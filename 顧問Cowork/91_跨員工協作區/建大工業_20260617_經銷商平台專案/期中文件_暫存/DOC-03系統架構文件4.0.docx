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62B4" w14:textId="694C9F6D" w:rsidR="006671D6" w:rsidRDefault="002A6A41">
      <w:pPr>
        <w:spacing w:before="88"/>
        <w:ind w:left="897"/>
        <w:rPr>
          <w:rFonts w:ascii="Arial Black"/>
          <w:sz w:val="4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1EC6852E" wp14:editId="2E3CAA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130"/>
                <wp:effectExtent l="0" t="0" r="190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92130"/>
                          <a:chOff x="0" y="0"/>
                          <a:chExt cx="7560945" cy="106921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468" cy="10691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32434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0692130">
                                <a:moveTo>
                                  <a:pt x="432196" y="10691812"/>
                                </a:moveTo>
                                <a:lnTo>
                                  <a:pt x="0" y="10691812"/>
                                </a:lnTo>
                                <a:lnTo>
                                  <a:pt x="0" y="0"/>
                                </a:lnTo>
                                <a:lnTo>
                                  <a:pt x="432196" y="0"/>
                                </a:lnTo>
                                <a:lnTo>
                                  <a:pt x="432196" y="10691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23378" y="1412455"/>
                            <a:ext cx="148971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36830">
                                <a:moveTo>
                                  <a:pt x="1489621" y="0"/>
                                </a:moveTo>
                                <a:lnTo>
                                  <a:pt x="1334744" y="0"/>
                                </a:lnTo>
                                <a:lnTo>
                                  <a:pt x="1311960" y="11391"/>
                                </a:lnTo>
                                <a:lnTo>
                                  <a:pt x="1311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36"/>
                                </a:lnTo>
                                <a:lnTo>
                                  <a:pt x="1261859" y="36436"/>
                                </a:lnTo>
                                <a:lnTo>
                                  <a:pt x="1311960" y="36436"/>
                                </a:lnTo>
                                <a:lnTo>
                                  <a:pt x="1416735" y="36436"/>
                                </a:lnTo>
                                <a:lnTo>
                                  <a:pt x="1489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97140" y="1089421"/>
                            <a:ext cx="98996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989965">
                                <a:moveTo>
                                  <a:pt x="0" y="494942"/>
                                </a:moveTo>
                                <a:lnTo>
                                  <a:pt x="0" y="494466"/>
                                </a:lnTo>
                                <a:lnTo>
                                  <a:pt x="149" y="482329"/>
                                </a:lnTo>
                                <a:lnTo>
                                  <a:pt x="3718" y="433939"/>
                                </a:lnTo>
                                <a:lnTo>
                                  <a:pt x="12012" y="386125"/>
                                </a:lnTo>
                                <a:lnTo>
                                  <a:pt x="24956" y="339361"/>
                                </a:lnTo>
                                <a:lnTo>
                                  <a:pt x="42421" y="294087"/>
                                </a:lnTo>
                                <a:lnTo>
                                  <a:pt x="64239" y="250745"/>
                                </a:lnTo>
                                <a:lnTo>
                                  <a:pt x="90201" y="209743"/>
                                </a:lnTo>
                                <a:lnTo>
                                  <a:pt x="120056" y="171492"/>
                                </a:lnTo>
                                <a:lnTo>
                                  <a:pt x="153516" y="136348"/>
                                </a:lnTo>
                                <a:lnTo>
                                  <a:pt x="190258" y="104653"/>
                                </a:lnTo>
                                <a:lnTo>
                                  <a:pt x="229930" y="76713"/>
                                </a:lnTo>
                                <a:lnTo>
                                  <a:pt x="272156" y="52795"/>
                                </a:lnTo>
                                <a:lnTo>
                                  <a:pt x="316514" y="33131"/>
                                </a:lnTo>
                                <a:lnTo>
                                  <a:pt x="362592" y="17910"/>
                                </a:lnTo>
                                <a:lnTo>
                                  <a:pt x="409936" y="7278"/>
                                </a:lnTo>
                                <a:lnTo>
                                  <a:pt x="458098" y="1339"/>
                                </a:lnTo>
                                <a:lnTo>
                                  <a:pt x="494466" y="0"/>
                                </a:lnTo>
                                <a:lnTo>
                                  <a:pt x="494942" y="0"/>
                                </a:lnTo>
                                <a:lnTo>
                                  <a:pt x="543401" y="2381"/>
                                </a:lnTo>
                                <a:lnTo>
                                  <a:pt x="591407" y="9501"/>
                                </a:lnTo>
                                <a:lnTo>
                                  <a:pt x="638472" y="21291"/>
                                </a:lnTo>
                                <a:lnTo>
                                  <a:pt x="684168" y="37639"/>
                                </a:lnTo>
                                <a:lnTo>
                                  <a:pt x="728031" y="58387"/>
                                </a:lnTo>
                                <a:lnTo>
                                  <a:pt x="769655" y="83333"/>
                                </a:lnTo>
                                <a:lnTo>
                                  <a:pt x="808624" y="112240"/>
                                </a:lnTo>
                                <a:lnTo>
                                  <a:pt x="844581" y="144827"/>
                                </a:lnTo>
                                <a:lnTo>
                                  <a:pt x="877169" y="180784"/>
                                </a:lnTo>
                                <a:lnTo>
                                  <a:pt x="906077" y="219753"/>
                                </a:lnTo>
                                <a:lnTo>
                                  <a:pt x="931021" y="261377"/>
                                </a:lnTo>
                                <a:lnTo>
                                  <a:pt x="951773" y="305240"/>
                                </a:lnTo>
                                <a:lnTo>
                                  <a:pt x="968121" y="350936"/>
                                </a:lnTo>
                                <a:lnTo>
                                  <a:pt x="979908" y="398002"/>
                                </a:lnTo>
                                <a:lnTo>
                                  <a:pt x="987028" y="446008"/>
                                </a:lnTo>
                                <a:lnTo>
                                  <a:pt x="989409" y="494466"/>
                                </a:lnTo>
                                <a:lnTo>
                                  <a:pt x="989409" y="494942"/>
                                </a:lnTo>
                                <a:lnTo>
                                  <a:pt x="987028" y="543401"/>
                                </a:lnTo>
                                <a:lnTo>
                                  <a:pt x="979908" y="591407"/>
                                </a:lnTo>
                                <a:lnTo>
                                  <a:pt x="968121" y="638472"/>
                                </a:lnTo>
                                <a:lnTo>
                                  <a:pt x="951773" y="684168"/>
                                </a:lnTo>
                                <a:lnTo>
                                  <a:pt x="931021" y="728031"/>
                                </a:lnTo>
                                <a:lnTo>
                                  <a:pt x="906077" y="769655"/>
                                </a:lnTo>
                                <a:lnTo>
                                  <a:pt x="877169" y="808624"/>
                                </a:lnTo>
                                <a:lnTo>
                                  <a:pt x="844581" y="844581"/>
                                </a:lnTo>
                                <a:lnTo>
                                  <a:pt x="808624" y="877169"/>
                                </a:lnTo>
                                <a:lnTo>
                                  <a:pt x="769655" y="906077"/>
                                </a:lnTo>
                                <a:lnTo>
                                  <a:pt x="728031" y="931021"/>
                                </a:lnTo>
                                <a:lnTo>
                                  <a:pt x="684168" y="951773"/>
                                </a:lnTo>
                                <a:lnTo>
                                  <a:pt x="638472" y="968120"/>
                                </a:lnTo>
                                <a:lnTo>
                                  <a:pt x="591407" y="979908"/>
                                </a:lnTo>
                                <a:lnTo>
                                  <a:pt x="543401" y="987028"/>
                                </a:lnTo>
                                <a:lnTo>
                                  <a:pt x="494942" y="989409"/>
                                </a:lnTo>
                                <a:lnTo>
                                  <a:pt x="494466" y="989409"/>
                                </a:lnTo>
                                <a:lnTo>
                                  <a:pt x="446008" y="987028"/>
                                </a:lnTo>
                                <a:lnTo>
                                  <a:pt x="398002" y="979908"/>
                                </a:lnTo>
                                <a:lnTo>
                                  <a:pt x="350936" y="968120"/>
                                </a:lnTo>
                                <a:lnTo>
                                  <a:pt x="305240" y="951773"/>
                                </a:lnTo>
                                <a:lnTo>
                                  <a:pt x="261377" y="931021"/>
                                </a:lnTo>
                                <a:lnTo>
                                  <a:pt x="219753" y="906077"/>
                                </a:lnTo>
                                <a:lnTo>
                                  <a:pt x="180784" y="877169"/>
                                </a:lnTo>
                                <a:lnTo>
                                  <a:pt x="144827" y="844581"/>
                                </a:lnTo>
                                <a:lnTo>
                                  <a:pt x="112240" y="808624"/>
                                </a:lnTo>
                                <a:lnTo>
                                  <a:pt x="83331" y="769655"/>
                                </a:lnTo>
                                <a:lnTo>
                                  <a:pt x="58388" y="728031"/>
                                </a:lnTo>
                                <a:lnTo>
                                  <a:pt x="37635" y="684168"/>
                                </a:lnTo>
                                <a:lnTo>
                                  <a:pt x="21288" y="638472"/>
                                </a:lnTo>
                                <a:lnTo>
                                  <a:pt x="9501" y="591407"/>
                                </a:lnTo>
                                <a:lnTo>
                                  <a:pt x="2381" y="543401"/>
                                </a:lnTo>
                                <a:lnTo>
                                  <a:pt x="0" y="49494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456384"/>
                            <a:ext cx="75609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9050">
                                <a:moveTo>
                                  <a:pt x="7560468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7560468" y="0"/>
                                </a:lnTo>
                                <a:lnTo>
                                  <a:pt x="7560468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108471" y="5424487"/>
                            <a:ext cx="122301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010" h="475615">
                                <a:moveTo>
                                  <a:pt x="1121866" y="475059"/>
                                </a:moveTo>
                                <a:lnTo>
                                  <a:pt x="100909" y="475059"/>
                                </a:lnTo>
                                <a:lnTo>
                                  <a:pt x="93885" y="474368"/>
                                </a:lnTo>
                                <a:lnTo>
                                  <a:pt x="53894" y="460795"/>
                                </a:lnTo>
                                <a:lnTo>
                                  <a:pt x="22140" y="432958"/>
                                </a:lnTo>
                                <a:lnTo>
                                  <a:pt x="3458" y="395085"/>
                                </a:lnTo>
                                <a:lnTo>
                                  <a:pt x="0" y="374153"/>
                                </a:lnTo>
                                <a:lnTo>
                                  <a:pt x="0" y="367057"/>
                                </a:lnTo>
                                <a:lnTo>
                                  <a:pt x="0" y="100905"/>
                                </a:lnTo>
                                <a:lnTo>
                                  <a:pt x="10934" y="60114"/>
                                </a:lnTo>
                                <a:lnTo>
                                  <a:pt x="36646" y="26622"/>
                                </a:lnTo>
                                <a:lnTo>
                                  <a:pt x="73222" y="5500"/>
                                </a:lnTo>
                                <a:lnTo>
                                  <a:pt x="100909" y="0"/>
                                </a:lnTo>
                                <a:lnTo>
                                  <a:pt x="1121866" y="0"/>
                                </a:lnTo>
                                <a:lnTo>
                                  <a:pt x="1162657" y="10929"/>
                                </a:lnTo>
                                <a:lnTo>
                                  <a:pt x="1196149" y="36647"/>
                                </a:lnTo>
                                <a:lnTo>
                                  <a:pt x="1217259" y="73223"/>
                                </a:lnTo>
                                <a:lnTo>
                                  <a:pt x="1222771" y="100905"/>
                                </a:lnTo>
                                <a:lnTo>
                                  <a:pt x="1222771" y="374153"/>
                                </a:lnTo>
                                <a:lnTo>
                                  <a:pt x="1211841" y="414944"/>
                                </a:lnTo>
                                <a:lnTo>
                                  <a:pt x="1186124" y="448437"/>
                                </a:lnTo>
                                <a:lnTo>
                                  <a:pt x="1149548" y="469546"/>
                                </a:lnTo>
                                <a:lnTo>
                                  <a:pt x="1128891" y="474368"/>
                                </a:lnTo>
                                <a:lnTo>
                                  <a:pt x="1121866" y="475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313FA" id="Group 1" o:spid="_x0000_s1026" style="position:absolute;margin-left:0;margin-top:0;width:595.35pt;height:841.9pt;z-index:-251669504;mso-wrap-distance-left:0;mso-wrap-distance-right:0;mso-position-horizontal-relative:page;mso-position-vertical-relative:page" coordsize="75609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">
                <v:shape id="Image 2" o:spid="_x0000_s1027" type="#_x0000_t75" style="position:absolute;width:75604;height:10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">
                  <v:imagedata r:id="rId9" o:title=""/>
                </v:shape>
                <v:shape id="Graphic 3" o:spid="_x0000_s1028" style="position:absolute;width:4324;height:106921;visibility:visible;mso-wrap-style:square;v-text-anchor:top" coordsize="432434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" path="m432196,10691812r-432196,l,,432196,r,10691812xe" fillcolor="#1a1a1a" stroked="f">
                  <v:path arrowok="t"/>
                </v:shape>
                <v:shape id="Graphic 4" o:spid="_x0000_s1029" style="position:absolute;left:11233;top:14124;width:14897;height:368;visibility:visible;mso-wrap-style:square;v-text-anchor:top" coordsize="148971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" path="m1489621,l1334744,r-22784,11391l1311960,,,,,36436r1261859,l1311960,36436r104775,l1489621,xe" stroked="f">
                  <v:path arrowok="t"/>
                </v:shape>
                <v:shape id="Graphic 5" o:spid="_x0000_s1030" style="position:absolute;left:56971;top:10894;width:9900;height:9899;visibility:visible;mso-wrap-style:square;v-text-anchor:top" coordsize="989965,98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" path="m,494942r,-476l149,482329,3718,433939r8294,-47814l24956,339361,42421,294087,64239,250745,90201,209743r29855,-38251l153516,136348r36742,-31695l229930,76713,272156,52795,316514,33131,362592,17910,409936,7278,458098,1339,494466,r476,l543401,2381r48006,7120l638472,21291r45696,16348l728031,58387r41624,24946l808624,112240r35957,32587l877169,180784r28908,38969l931021,261377r20752,43863l968121,350936r11787,47066l987028,446008r2381,48458l989409,494942r-2381,48459l979908,591407r-11787,47065l951773,684168r-20752,43863l906077,769655r-28908,38969l844581,844581r-35957,32588l769655,906077r-41624,24944l684168,951773r-45696,16347l591407,979908r-48006,7120l494942,989409r-476,l446008,987028r-48006,-7120l350936,968120,305240,951773,261377,931021,219753,906077,180784,877169,144827,844581,112240,808624,83331,769655,58388,728031,37635,684168,21288,638472,9501,591407,2381,543401,,494942xe" filled="f" strokecolor="white" strokeweight="1.5pt">
                  <v:path arrowok="t"/>
                </v:shape>
                <v:shape id="Graphic 6" o:spid="_x0000_s1031" style="position:absolute;top:34563;width:75609;height:191;visibility:visible;mso-wrap-style:square;v-text-anchor:top" coordsize="7560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" path="m7560468,19050l,19050,,,7560468,r,19050xe" stroked="f">
                  <v:fill opacity="19789f"/>
                  <v:path arrowok="t"/>
                </v:shape>
                <v:shape id="Graphic 7" o:spid="_x0000_s1032" style="position:absolute;left:11084;top:54244;width:12230;height:4757;visibility:visible;mso-wrap-style:square;v-text-anchor:top" coordsize="122301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" path="m1121866,475059r-1020957,l93885,474368,53894,460795,22140,432958,3458,395085,,374153r,-7096l,100905,10934,60114,36646,26622,73222,5500,100909,,1121866,r40791,10929l1196149,36647r21110,36576l1222771,100905r,273248l1211841,414944r-25717,33493l1149548,469546r-20657,4822l1121866,475059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Black"/>
          <w:color w:val="FFFFFF"/>
          <w:spacing w:val="16"/>
          <w:sz w:val="44"/>
        </w:rPr>
        <w:t>KENDA</w:t>
      </w:r>
    </w:p>
    <w:p w14:paraId="79E6497C" w14:textId="77777777" w:rsidR="006671D6" w:rsidRDefault="00000000">
      <w:pPr>
        <w:rPr>
          <w:rFonts w:ascii="Arial Black"/>
          <w:sz w:val="17"/>
        </w:rPr>
      </w:pPr>
      <w:r>
        <w:br w:type="column"/>
      </w:r>
    </w:p>
    <w:p w14:paraId="129E1FCC" w14:textId="77777777" w:rsidR="006671D6" w:rsidRDefault="006671D6">
      <w:pPr>
        <w:pStyle w:val="a3"/>
        <w:spacing w:before="101"/>
        <w:rPr>
          <w:rFonts w:ascii="Arial Black"/>
          <w:sz w:val="17"/>
        </w:rPr>
      </w:pPr>
    </w:p>
    <w:p w14:paraId="5736916D" w14:textId="187C6799" w:rsidR="006671D6" w:rsidRDefault="00000000">
      <w:pPr>
        <w:spacing w:line="189" w:lineRule="auto"/>
        <w:ind w:left="897" w:right="1013"/>
        <w:jc w:val="center"/>
        <w:rPr>
          <w:sz w:val="17"/>
        </w:rPr>
      </w:pPr>
      <w:r>
        <w:rPr>
          <w:color w:val="FFE2E4"/>
          <w:spacing w:val="-2"/>
          <w:sz w:val="17"/>
        </w:rPr>
        <w:t xml:space="preserve">KENDA </w:t>
      </w:r>
      <w:r w:rsidRPr="008A2518">
        <w:rPr>
          <w:color w:val="FFE2E4"/>
          <w:spacing w:val="-2"/>
          <w:sz w:val="17"/>
        </w:rPr>
        <w:t xml:space="preserve">B2B </w:t>
      </w:r>
      <w:ins w:id="0" w:author="盧晏臻Jenny" w:date="2026-06-24T16:30:00Z" w16du:dateUtc="2026-06-24T08:30:00Z">
        <w:r>
          <w:rPr>
            <w:color w:val="FFE2E4"/>
            <w:spacing w:val="-2"/>
            <w:sz w:val="17"/>
          </w:rPr>
          <w:t>v3</w:t>
        </w:r>
      </w:ins>
      <w:r>
        <w:rPr>
          <w:color w:val="FFE2E4"/>
          <w:spacing w:val="-2"/>
          <w:sz w:val="17"/>
          <w:rPrChange w:id="1" w:author="盧晏臻Jenny" w:date="2026-06-24T16:30:00Z" w16du:dateUtc="2026-06-24T08:30:00Z">
            <w:rPr>
              <w:color w:val="FFE2E4"/>
              <w:spacing w:val="-4"/>
              <w:sz w:val="17"/>
            </w:rPr>
          </w:rPrChange>
        </w:rPr>
        <w:t>.0</w:t>
      </w:r>
    </w:p>
    <w:p w14:paraId="6375E4E7" w14:textId="77777777" w:rsidR="006671D6" w:rsidRDefault="006671D6">
      <w:pPr>
        <w:spacing w:line="189" w:lineRule="auto"/>
        <w:jc w:val="center"/>
        <w:rPr>
          <w:sz w:val="17"/>
        </w:rPr>
        <w:sectPr w:rsidR="006671D6">
          <w:headerReference w:type="default" r:id="rId10"/>
          <w:footerReference w:type="default" r:id="rId11"/>
          <w:type w:val="continuous"/>
          <w:pgSz w:w="11910" w:h="16840"/>
          <w:pgMar w:top="1540" w:right="850" w:bottom="280" w:left="850" w:header="720" w:footer="720" w:gutter="0"/>
          <w:cols w:num="2" w:space="720" w:equalWidth="0">
            <w:col w:w="2788" w:space="4927"/>
            <w:col w:w="2495"/>
          </w:cols>
        </w:sectPr>
      </w:pPr>
    </w:p>
    <w:p w14:paraId="3CDB57BF" w14:textId="5433FBB8" w:rsidR="006671D6" w:rsidRDefault="00000000">
      <w:pPr>
        <w:pStyle w:val="a3"/>
        <w:rPr>
          <w:sz w:val="22"/>
        </w:rPr>
      </w:pPr>
      <w:del w:id="2" w:author="盧晏臻Jenny" w:date="2026-06-24T16:30:00Z" w16du:dateUtc="2026-06-24T08:30:00Z">
        <w:r>
          <w:rPr>
            <w:noProof/>
            <w:sz w:val="22"/>
          </w:rPr>
          <mc:AlternateContent>
            <mc:Choice Requires="wpg">
              <w:drawing>
                <wp:anchor distT="0" distB="0" distL="0" distR="0" simplePos="0" relativeHeight="487715840" behindDoc="1" locked="0" layoutInCell="1" allowOverlap="1" wp14:anchorId="104E080D" wp14:editId="1C978848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7560945" cy="10692130"/>
                  <wp:effectExtent l="0" t="0" r="0" b="0"/>
                  <wp:wrapNone/>
                  <wp:docPr id="122166844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7560945" cy="10692130"/>
                            <a:chOff x="0" y="0"/>
                            <a:chExt cx="7560945" cy="10692130"/>
                          </a:xfrm>
                        </wpg:grpSpPr>
                        <pic:pic xmlns:pic="http://schemas.openxmlformats.org/drawingml/2006/picture">
                          <pic:nvPicPr>
                            <pic:cNvPr id="1593820044" name="Image 2"/>
                            <pic:cNvPicPr/>
                          </pic:nvPicPr>
                          <pic:blipFill>
                            <a:blip r:embed="rId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60468" cy="10691812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27476226" name="Graphic 3"/>
                          <wps:cNvSpPr/>
                          <wps:spPr>
                            <a:xfrm>
                              <a:off x="0" y="0"/>
                              <a:ext cx="432434" cy="10692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2434" h="10692130">
                                  <a:moveTo>
                                    <a:pt x="432196" y="10691812"/>
                                  </a:moveTo>
                                  <a:lnTo>
                                    <a:pt x="0" y="106918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32196" y="0"/>
                                  </a:lnTo>
                                  <a:lnTo>
                                    <a:pt x="432196" y="106918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A1A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6352266" name="Graphic 4"/>
                          <wps:cNvSpPr/>
                          <wps:spPr>
                            <a:xfrm>
                              <a:off x="1123378" y="1412455"/>
                              <a:ext cx="1489710" cy="368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9710" h="36830">
                                  <a:moveTo>
                                    <a:pt x="1489621" y="0"/>
                                  </a:moveTo>
                                  <a:lnTo>
                                    <a:pt x="1334744" y="0"/>
                                  </a:lnTo>
                                  <a:lnTo>
                                    <a:pt x="1311960" y="11391"/>
                                  </a:lnTo>
                                  <a:lnTo>
                                    <a:pt x="13119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6436"/>
                                  </a:lnTo>
                                  <a:lnTo>
                                    <a:pt x="1261859" y="36436"/>
                                  </a:lnTo>
                                  <a:lnTo>
                                    <a:pt x="1311960" y="36436"/>
                                  </a:lnTo>
                                  <a:lnTo>
                                    <a:pt x="1416735" y="36436"/>
                                  </a:lnTo>
                                  <a:lnTo>
                                    <a:pt x="14896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9470642" name="Graphic 5"/>
                          <wps:cNvSpPr/>
                          <wps:spPr>
                            <a:xfrm>
                              <a:off x="5697140" y="1089421"/>
                              <a:ext cx="989965" cy="9899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9965" h="989965">
                                  <a:moveTo>
                                    <a:pt x="0" y="494942"/>
                                  </a:moveTo>
                                  <a:lnTo>
                                    <a:pt x="0" y="494466"/>
                                  </a:lnTo>
                                  <a:lnTo>
                                    <a:pt x="149" y="482329"/>
                                  </a:lnTo>
                                  <a:lnTo>
                                    <a:pt x="3718" y="433939"/>
                                  </a:lnTo>
                                  <a:lnTo>
                                    <a:pt x="12012" y="386125"/>
                                  </a:lnTo>
                                  <a:lnTo>
                                    <a:pt x="24956" y="339361"/>
                                  </a:lnTo>
                                  <a:lnTo>
                                    <a:pt x="42421" y="294087"/>
                                  </a:lnTo>
                                  <a:lnTo>
                                    <a:pt x="64239" y="250745"/>
                                  </a:lnTo>
                                  <a:lnTo>
                                    <a:pt x="90201" y="209743"/>
                                  </a:lnTo>
                                  <a:lnTo>
                                    <a:pt x="120056" y="171492"/>
                                  </a:lnTo>
                                  <a:lnTo>
                                    <a:pt x="153516" y="136348"/>
                                  </a:lnTo>
                                  <a:lnTo>
                                    <a:pt x="190258" y="104653"/>
                                  </a:lnTo>
                                  <a:lnTo>
                                    <a:pt x="229930" y="76713"/>
                                  </a:lnTo>
                                  <a:lnTo>
                                    <a:pt x="272156" y="52795"/>
                                  </a:lnTo>
                                  <a:lnTo>
                                    <a:pt x="316514" y="33131"/>
                                  </a:lnTo>
                                  <a:lnTo>
                                    <a:pt x="362592" y="17910"/>
                                  </a:lnTo>
                                  <a:lnTo>
                                    <a:pt x="409936" y="7278"/>
                                  </a:lnTo>
                                  <a:lnTo>
                                    <a:pt x="458098" y="1339"/>
                                  </a:lnTo>
                                  <a:lnTo>
                                    <a:pt x="494466" y="0"/>
                                  </a:lnTo>
                                  <a:lnTo>
                                    <a:pt x="494942" y="0"/>
                                  </a:lnTo>
                                  <a:lnTo>
                                    <a:pt x="543401" y="2381"/>
                                  </a:lnTo>
                                  <a:lnTo>
                                    <a:pt x="591407" y="9501"/>
                                  </a:lnTo>
                                  <a:lnTo>
                                    <a:pt x="638472" y="21291"/>
                                  </a:lnTo>
                                  <a:lnTo>
                                    <a:pt x="684168" y="37639"/>
                                  </a:lnTo>
                                  <a:lnTo>
                                    <a:pt x="728031" y="58387"/>
                                  </a:lnTo>
                                  <a:lnTo>
                                    <a:pt x="769655" y="83333"/>
                                  </a:lnTo>
                                  <a:lnTo>
                                    <a:pt x="808624" y="112240"/>
                                  </a:lnTo>
                                  <a:lnTo>
                                    <a:pt x="844581" y="144827"/>
                                  </a:lnTo>
                                  <a:lnTo>
                                    <a:pt x="877169" y="180784"/>
                                  </a:lnTo>
                                  <a:lnTo>
                                    <a:pt x="906077" y="219753"/>
                                  </a:lnTo>
                                  <a:lnTo>
                                    <a:pt x="931021" y="261377"/>
                                  </a:lnTo>
                                  <a:lnTo>
                                    <a:pt x="951773" y="305240"/>
                                  </a:lnTo>
                                  <a:lnTo>
                                    <a:pt x="968121" y="350936"/>
                                  </a:lnTo>
                                  <a:lnTo>
                                    <a:pt x="979908" y="398002"/>
                                  </a:lnTo>
                                  <a:lnTo>
                                    <a:pt x="987028" y="446008"/>
                                  </a:lnTo>
                                  <a:lnTo>
                                    <a:pt x="989409" y="494466"/>
                                  </a:lnTo>
                                  <a:lnTo>
                                    <a:pt x="989409" y="494942"/>
                                  </a:lnTo>
                                  <a:lnTo>
                                    <a:pt x="987028" y="543401"/>
                                  </a:lnTo>
                                  <a:lnTo>
                                    <a:pt x="979908" y="591407"/>
                                  </a:lnTo>
                                  <a:lnTo>
                                    <a:pt x="968121" y="638472"/>
                                  </a:lnTo>
                                  <a:lnTo>
                                    <a:pt x="951773" y="684168"/>
                                  </a:lnTo>
                                  <a:lnTo>
                                    <a:pt x="931021" y="728031"/>
                                  </a:lnTo>
                                  <a:lnTo>
                                    <a:pt x="906077" y="769655"/>
                                  </a:lnTo>
                                  <a:lnTo>
                                    <a:pt x="877169" y="808624"/>
                                  </a:lnTo>
                                  <a:lnTo>
                                    <a:pt x="844581" y="844581"/>
                                  </a:lnTo>
                                  <a:lnTo>
                                    <a:pt x="808624" y="877169"/>
                                  </a:lnTo>
                                  <a:lnTo>
                                    <a:pt x="769655" y="906077"/>
                                  </a:lnTo>
                                  <a:lnTo>
                                    <a:pt x="728031" y="931021"/>
                                  </a:lnTo>
                                  <a:lnTo>
                                    <a:pt x="684168" y="951773"/>
                                  </a:lnTo>
                                  <a:lnTo>
                                    <a:pt x="638472" y="968120"/>
                                  </a:lnTo>
                                  <a:lnTo>
                                    <a:pt x="591407" y="979908"/>
                                  </a:lnTo>
                                  <a:lnTo>
                                    <a:pt x="543401" y="987028"/>
                                  </a:lnTo>
                                  <a:lnTo>
                                    <a:pt x="494942" y="989409"/>
                                  </a:lnTo>
                                  <a:lnTo>
                                    <a:pt x="494466" y="989409"/>
                                  </a:lnTo>
                                  <a:lnTo>
                                    <a:pt x="446008" y="987028"/>
                                  </a:lnTo>
                                  <a:lnTo>
                                    <a:pt x="398002" y="979908"/>
                                  </a:lnTo>
                                  <a:lnTo>
                                    <a:pt x="350936" y="968120"/>
                                  </a:lnTo>
                                  <a:lnTo>
                                    <a:pt x="305240" y="951773"/>
                                  </a:lnTo>
                                  <a:lnTo>
                                    <a:pt x="261377" y="931021"/>
                                  </a:lnTo>
                                  <a:lnTo>
                                    <a:pt x="219753" y="906077"/>
                                  </a:lnTo>
                                  <a:lnTo>
                                    <a:pt x="180784" y="877169"/>
                                  </a:lnTo>
                                  <a:lnTo>
                                    <a:pt x="144827" y="844581"/>
                                  </a:lnTo>
                                  <a:lnTo>
                                    <a:pt x="112240" y="808624"/>
                                  </a:lnTo>
                                  <a:lnTo>
                                    <a:pt x="83331" y="769655"/>
                                  </a:lnTo>
                                  <a:lnTo>
                                    <a:pt x="58388" y="728031"/>
                                  </a:lnTo>
                                  <a:lnTo>
                                    <a:pt x="37635" y="684168"/>
                                  </a:lnTo>
                                  <a:lnTo>
                                    <a:pt x="21288" y="638472"/>
                                  </a:lnTo>
                                  <a:lnTo>
                                    <a:pt x="9501" y="591407"/>
                                  </a:lnTo>
                                  <a:lnTo>
                                    <a:pt x="2381" y="543401"/>
                                  </a:lnTo>
                                  <a:lnTo>
                                    <a:pt x="0" y="494942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FFFF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3772648" name="Graphic 6"/>
                          <wps:cNvSpPr/>
                          <wps:spPr>
                            <a:xfrm>
                              <a:off x="0" y="3456384"/>
                              <a:ext cx="7560945" cy="19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0945" h="19050">
                                  <a:moveTo>
                                    <a:pt x="7560468" y="19050"/>
                                  </a:move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0468" y="0"/>
                                  </a:lnTo>
                                  <a:lnTo>
                                    <a:pt x="7560468" y="190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301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1092844" name="Graphic 7"/>
                          <wps:cNvSpPr/>
                          <wps:spPr>
                            <a:xfrm>
                              <a:off x="1079896" y="5653087"/>
                              <a:ext cx="1223010" cy="475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23010" h="475615">
                                  <a:moveTo>
                                    <a:pt x="1121866" y="475059"/>
                                  </a:moveTo>
                                  <a:lnTo>
                                    <a:pt x="100909" y="475059"/>
                                  </a:lnTo>
                                  <a:lnTo>
                                    <a:pt x="93885" y="474368"/>
                                  </a:lnTo>
                                  <a:lnTo>
                                    <a:pt x="53894" y="460795"/>
                                  </a:lnTo>
                                  <a:lnTo>
                                    <a:pt x="22140" y="432958"/>
                                  </a:lnTo>
                                  <a:lnTo>
                                    <a:pt x="3458" y="395085"/>
                                  </a:lnTo>
                                  <a:lnTo>
                                    <a:pt x="0" y="374153"/>
                                  </a:lnTo>
                                  <a:lnTo>
                                    <a:pt x="0" y="367057"/>
                                  </a:lnTo>
                                  <a:lnTo>
                                    <a:pt x="0" y="100905"/>
                                  </a:lnTo>
                                  <a:lnTo>
                                    <a:pt x="10934" y="60114"/>
                                  </a:lnTo>
                                  <a:lnTo>
                                    <a:pt x="36646" y="26622"/>
                                  </a:lnTo>
                                  <a:lnTo>
                                    <a:pt x="73222" y="5500"/>
                                  </a:lnTo>
                                  <a:lnTo>
                                    <a:pt x="100909" y="0"/>
                                  </a:lnTo>
                                  <a:lnTo>
                                    <a:pt x="1121866" y="0"/>
                                  </a:lnTo>
                                  <a:lnTo>
                                    <a:pt x="1162657" y="10929"/>
                                  </a:lnTo>
                                  <a:lnTo>
                                    <a:pt x="1196149" y="36647"/>
                                  </a:lnTo>
                                  <a:lnTo>
                                    <a:pt x="1217259" y="73223"/>
                                  </a:lnTo>
                                  <a:lnTo>
                                    <a:pt x="1222771" y="100905"/>
                                  </a:lnTo>
                                  <a:lnTo>
                                    <a:pt x="1222771" y="374153"/>
                                  </a:lnTo>
                                  <a:lnTo>
                                    <a:pt x="1211841" y="414944"/>
                                  </a:lnTo>
                                  <a:lnTo>
                                    <a:pt x="1186124" y="448437"/>
                                  </a:lnTo>
                                  <a:lnTo>
                                    <a:pt x="1149548" y="469546"/>
                                  </a:lnTo>
                                  <a:lnTo>
                                    <a:pt x="1128891" y="474368"/>
                                  </a:lnTo>
                                  <a:lnTo>
                                    <a:pt x="1121866" y="475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1A1A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4BA2C7C" id="Group 1" o:spid="_x0000_s1026" style="position:absolute;margin-left:0;margin-top:0;width:595.35pt;height:841.9pt;z-index:-15600640;mso-wrap-distance-left:0;mso-wrap-distance-right:0;mso-position-horizontal-relative:page;mso-position-vertical-relative:page" coordsize="75609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">
                  <v:shape id="Image 2" o:spid="_x0000_s1027" type="#_x0000_t75" style="position:absolute;width:75604;height:10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">
                    <v:imagedata r:id="rId9" o:title=""/>
                  </v:shape>
                  <v:shape id="Graphic 3" o:spid="_x0000_s1028" style="position:absolute;width:4324;height:106921;visibility:visible;mso-wrap-style:square;v-text-anchor:top" coordsize="432434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" path="m432196,10691812r-432196,l,,432196,r,10691812xe" fillcolor="#1a1a1a" stroked="f">
                    <v:path arrowok="t"/>
                  </v:shape>
                  <v:shape id="Graphic 4" o:spid="_x0000_s1029" style="position:absolute;left:11233;top:14124;width:14897;height:368;visibility:visible;mso-wrap-style:square;v-text-anchor:top" coordsize="148971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" path="m1489621,l1334744,r-22784,11391l1311960,,,,,36436r1261859,l1311960,36436r104775,l1489621,xe" stroked="f">
                    <v:path arrowok="t"/>
                  </v:shape>
                  <v:shape id="Graphic 5" o:spid="_x0000_s1030" style="position:absolute;left:56971;top:10894;width:9900;height:9899;visibility:visible;mso-wrap-style:square;v-text-anchor:top" coordsize="989965,98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" path="m,494942r,-476l149,482329,3718,433939r8294,-47814l24956,339361,42421,294087,64239,250745,90201,209743r29855,-38251l153516,136348r36742,-31695l229930,76713,272156,52795,316514,33131,362592,17910,409936,7278,458098,1339,494466,r476,l543401,2381r48006,7120l638472,21291r45696,16348l728031,58387r41624,24946l808624,112240r35957,32587l877169,180784r28908,38969l931021,261377r20752,43863l968121,350936r11787,47066l987028,446008r2381,48458l989409,494942r-2381,48459l979908,591407r-11787,47065l951773,684168r-20752,43863l906077,769655r-28908,38969l844581,844581r-35957,32588l769655,906077r-41624,24944l684168,951773r-45696,16347l591407,979908r-48006,7120l494942,989409r-476,l446008,987028r-48006,-7120l350936,968120,305240,951773,261377,931021,219753,906077,180784,877169,144827,844581,112240,808624,83331,769655,58388,728031,37635,684168,21288,638472,9501,591407,2381,543401,,494942xe" filled="f" strokecolor="white" strokeweight="1.5pt">
                    <v:path arrowok="t"/>
                  </v:shape>
                  <v:shape id="Graphic 6" o:spid="_x0000_s1031" style="position:absolute;top:34563;width:75609;height:191;visibility:visible;mso-wrap-style:square;v-text-anchor:top" coordsize="7560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" path="m7560468,19050l,19050,,,7560468,r,19050xe" stroked="f">
                    <v:fill opacity="19789f"/>
                    <v:path arrowok="t"/>
                  </v:shape>
                  <v:shape id="Graphic 7" o:spid="_x0000_s1032" style="position:absolute;left:10798;top:56530;width:12231;height:4757;visibility:visible;mso-wrap-style:square;v-text-anchor:top" coordsize="122301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" path="m1121866,475059r-1020957,l93885,474368,53894,460795,22140,432958,3458,395085,,374153r,-7096l,100905,10934,60114,36646,26622,73222,5500,100909,,1121866,r40791,10929l1196149,36647r21110,36576l1222771,100905r,273248l1211841,414944r-25717,33493l1149548,469546r-20657,4822l1121866,475059xe" fillcolor="#1a1a1a" stroked="f">
                    <v:path arrowok="t"/>
                  </v:shape>
                  <w10:wrap anchorx="page" anchory="page"/>
                </v:group>
              </w:pict>
            </mc:Fallback>
          </mc:AlternateContent>
        </w:r>
      </w:del>
    </w:p>
    <w:p w14:paraId="45C20E75" w14:textId="77777777" w:rsidR="006671D6" w:rsidRDefault="006671D6">
      <w:pPr>
        <w:pStyle w:val="a3"/>
        <w:rPr>
          <w:sz w:val="22"/>
        </w:rPr>
      </w:pPr>
    </w:p>
    <w:p w14:paraId="40B170B3" w14:textId="77777777" w:rsidR="006671D6" w:rsidRDefault="006671D6">
      <w:pPr>
        <w:pStyle w:val="a3"/>
        <w:rPr>
          <w:sz w:val="22"/>
        </w:rPr>
      </w:pPr>
    </w:p>
    <w:p w14:paraId="723D66D4" w14:textId="77777777" w:rsidR="006671D6" w:rsidRDefault="006671D6">
      <w:pPr>
        <w:pStyle w:val="a3"/>
        <w:rPr>
          <w:sz w:val="22"/>
        </w:rPr>
      </w:pPr>
    </w:p>
    <w:p w14:paraId="389ED11F" w14:textId="77777777" w:rsidR="006671D6" w:rsidRDefault="006671D6">
      <w:pPr>
        <w:pStyle w:val="a3"/>
        <w:rPr>
          <w:sz w:val="22"/>
        </w:rPr>
      </w:pPr>
    </w:p>
    <w:p w14:paraId="3FC960B6" w14:textId="77777777" w:rsidR="006671D6" w:rsidRDefault="006671D6">
      <w:pPr>
        <w:pStyle w:val="a3"/>
        <w:rPr>
          <w:sz w:val="22"/>
        </w:rPr>
      </w:pPr>
    </w:p>
    <w:p w14:paraId="2B9006C7" w14:textId="77777777" w:rsidR="006671D6" w:rsidRDefault="006671D6">
      <w:pPr>
        <w:pStyle w:val="a3"/>
        <w:spacing w:before="395"/>
        <w:rPr>
          <w:sz w:val="22"/>
        </w:rPr>
      </w:pPr>
    </w:p>
    <w:p w14:paraId="4F60BFE8" w14:textId="77777777" w:rsidR="006671D6" w:rsidRDefault="00000000">
      <w:pPr>
        <w:tabs>
          <w:tab w:val="left" w:pos="2533"/>
          <w:tab w:val="left" w:pos="2984"/>
        </w:tabs>
        <w:ind w:left="850"/>
      </w:pPr>
      <w:r>
        <w:rPr>
          <w:color w:val="FFC8CF"/>
        </w:rPr>
        <w:t>經</w:t>
      </w:r>
      <w:r>
        <w:rPr>
          <w:color w:val="FFC8CF"/>
          <w:spacing w:val="33"/>
        </w:rPr>
        <w:t xml:space="preserve"> </w:t>
      </w:r>
      <w:r>
        <w:rPr>
          <w:color w:val="FFC8CF"/>
        </w:rPr>
        <w:t>銷</w:t>
      </w:r>
      <w:r>
        <w:rPr>
          <w:color w:val="FFC8CF"/>
          <w:spacing w:val="33"/>
        </w:rPr>
        <w:t xml:space="preserve"> </w:t>
      </w:r>
      <w:r>
        <w:rPr>
          <w:color w:val="FFC8CF"/>
        </w:rPr>
        <w:t>商</w:t>
      </w:r>
      <w:r>
        <w:rPr>
          <w:color w:val="FFC8CF"/>
          <w:spacing w:val="33"/>
        </w:rPr>
        <w:t xml:space="preserve"> </w:t>
      </w:r>
      <w:r>
        <w:rPr>
          <w:color w:val="FFC8CF"/>
        </w:rPr>
        <w:t>平</w:t>
      </w:r>
      <w:r>
        <w:rPr>
          <w:color w:val="FFC8CF"/>
          <w:spacing w:val="33"/>
        </w:rPr>
        <w:t xml:space="preserve"> </w:t>
      </w:r>
      <w:r>
        <w:rPr>
          <w:color w:val="FFC8CF"/>
          <w:spacing w:val="-10"/>
        </w:rPr>
        <w:t>台</w:t>
      </w:r>
      <w:r>
        <w:rPr>
          <w:color w:val="FFC8CF"/>
        </w:rPr>
        <w:tab/>
      </w:r>
      <w:r>
        <w:rPr>
          <w:color w:val="FFC8CF"/>
          <w:spacing w:val="-10"/>
        </w:rPr>
        <w:t>・</w:t>
      </w:r>
      <w:r>
        <w:rPr>
          <w:color w:val="FFC8CF"/>
        </w:rPr>
        <w:tab/>
        <w:t>交</w:t>
      </w:r>
      <w:r>
        <w:rPr>
          <w:color w:val="FFC8CF"/>
          <w:spacing w:val="33"/>
        </w:rPr>
        <w:t xml:space="preserve"> </w:t>
      </w:r>
      <w:r>
        <w:rPr>
          <w:color w:val="FFC8CF"/>
        </w:rPr>
        <w:t>付</w:t>
      </w:r>
      <w:r>
        <w:rPr>
          <w:color w:val="FFC8CF"/>
          <w:spacing w:val="33"/>
        </w:rPr>
        <w:t xml:space="preserve"> </w:t>
      </w:r>
      <w:r>
        <w:rPr>
          <w:color w:val="FFC8CF"/>
        </w:rPr>
        <w:t>文</w:t>
      </w:r>
      <w:r>
        <w:rPr>
          <w:color w:val="FFC8CF"/>
          <w:spacing w:val="33"/>
        </w:rPr>
        <w:t xml:space="preserve"> </w:t>
      </w:r>
      <w:r>
        <w:rPr>
          <w:color w:val="FFC8CF"/>
          <w:spacing w:val="-10"/>
        </w:rPr>
        <w:t>件</w:t>
      </w:r>
    </w:p>
    <w:p w14:paraId="4DAF0949" w14:textId="77777777" w:rsidR="006671D6" w:rsidRDefault="00000000">
      <w:pPr>
        <w:pStyle w:val="1"/>
      </w:pPr>
      <w:bookmarkStart w:id="3" w:name="_TOC_250017"/>
      <w:bookmarkEnd w:id="3"/>
      <w:proofErr w:type="spellStart"/>
      <w:r>
        <w:rPr>
          <w:color w:val="FFFFFF"/>
          <w:spacing w:val="-2"/>
        </w:rPr>
        <w:t>系統架構文件</w:t>
      </w:r>
      <w:proofErr w:type="spellEnd"/>
    </w:p>
    <w:p w14:paraId="4F0425D6" w14:textId="77777777" w:rsidR="006671D6" w:rsidRDefault="00000000">
      <w:pPr>
        <w:spacing w:before="55"/>
        <w:ind w:left="850"/>
        <w:rPr>
          <w:sz w:val="26"/>
        </w:rPr>
      </w:pPr>
      <w:r>
        <w:rPr>
          <w:color w:val="FFD9DD"/>
          <w:sz w:val="26"/>
        </w:rPr>
        <w:t>System</w:t>
      </w:r>
      <w:r>
        <w:rPr>
          <w:color w:val="FFD9DD"/>
          <w:spacing w:val="-13"/>
          <w:sz w:val="26"/>
        </w:rPr>
        <w:t xml:space="preserve"> </w:t>
      </w:r>
      <w:r>
        <w:rPr>
          <w:color w:val="FFD9DD"/>
          <w:sz w:val="26"/>
        </w:rPr>
        <w:t>Architecture</w:t>
      </w:r>
      <w:r>
        <w:rPr>
          <w:color w:val="FFD9DD"/>
          <w:spacing w:val="-10"/>
          <w:sz w:val="26"/>
        </w:rPr>
        <w:t xml:space="preserve"> </w:t>
      </w:r>
      <w:r>
        <w:rPr>
          <w:color w:val="FFD9DD"/>
          <w:spacing w:val="-2"/>
          <w:sz w:val="26"/>
        </w:rPr>
        <w:t>Document</w:t>
      </w:r>
    </w:p>
    <w:p w14:paraId="6D2C674B" w14:textId="77777777" w:rsidR="006671D6" w:rsidRDefault="006671D6">
      <w:pPr>
        <w:pStyle w:val="a3"/>
        <w:spacing w:before="203"/>
        <w:rPr>
          <w:sz w:val="24"/>
        </w:rPr>
      </w:pPr>
    </w:p>
    <w:p w14:paraId="5B839F4E" w14:textId="77777777" w:rsidR="006671D6" w:rsidRDefault="00000000">
      <w:pPr>
        <w:spacing w:before="1"/>
        <w:ind w:left="1304"/>
        <w:rPr>
          <w:b/>
          <w:sz w:val="24"/>
        </w:rPr>
      </w:pPr>
      <w:r>
        <w:rPr>
          <w:b/>
          <w:color w:val="FFFFFF"/>
          <w:spacing w:val="14"/>
          <w:sz w:val="24"/>
        </w:rPr>
        <w:t>DOC-</w:t>
      </w:r>
      <w:r>
        <w:rPr>
          <w:b/>
          <w:color w:val="FFFFFF"/>
          <w:spacing w:val="-5"/>
          <w:sz w:val="24"/>
        </w:rPr>
        <w:t>03</w:t>
      </w:r>
    </w:p>
    <w:p w14:paraId="6383654D" w14:textId="77777777" w:rsidR="006671D6" w:rsidRDefault="006671D6">
      <w:pPr>
        <w:pStyle w:val="a3"/>
        <w:rPr>
          <w:b/>
          <w:sz w:val="24"/>
        </w:rPr>
      </w:pPr>
    </w:p>
    <w:p w14:paraId="42D21F60" w14:textId="77777777" w:rsidR="006671D6" w:rsidRDefault="006671D6">
      <w:pPr>
        <w:pStyle w:val="a3"/>
        <w:rPr>
          <w:b/>
          <w:sz w:val="24"/>
        </w:rPr>
      </w:pPr>
    </w:p>
    <w:p w14:paraId="120A8F01" w14:textId="77777777" w:rsidR="006671D6" w:rsidRDefault="006671D6">
      <w:pPr>
        <w:pStyle w:val="a3"/>
        <w:rPr>
          <w:b/>
          <w:sz w:val="24"/>
        </w:rPr>
      </w:pPr>
    </w:p>
    <w:p w14:paraId="3A1CC6C5" w14:textId="77777777" w:rsidR="006671D6" w:rsidRDefault="006671D6">
      <w:pPr>
        <w:pStyle w:val="a3"/>
        <w:rPr>
          <w:b/>
          <w:sz w:val="24"/>
        </w:rPr>
      </w:pPr>
    </w:p>
    <w:p w14:paraId="7D025040" w14:textId="77777777" w:rsidR="006671D6" w:rsidRDefault="006671D6">
      <w:pPr>
        <w:pStyle w:val="a3"/>
        <w:rPr>
          <w:b/>
          <w:sz w:val="24"/>
        </w:rPr>
      </w:pPr>
    </w:p>
    <w:p w14:paraId="5CCD9B8A" w14:textId="77777777" w:rsidR="006671D6" w:rsidRDefault="006671D6">
      <w:pPr>
        <w:pStyle w:val="a3"/>
        <w:rPr>
          <w:b/>
          <w:sz w:val="24"/>
        </w:rPr>
      </w:pPr>
    </w:p>
    <w:p w14:paraId="56D4D360" w14:textId="77777777" w:rsidR="006671D6" w:rsidRDefault="006671D6">
      <w:pPr>
        <w:pStyle w:val="a3"/>
        <w:spacing w:before="354"/>
        <w:rPr>
          <w:b/>
          <w:sz w:val="24"/>
        </w:rPr>
      </w:pPr>
    </w:p>
    <w:p w14:paraId="3DBDE656" w14:textId="779F1F9C" w:rsidR="006671D6" w:rsidRDefault="00000000">
      <w:pPr>
        <w:tabs>
          <w:tab w:val="left" w:pos="2438"/>
        </w:tabs>
        <w:spacing w:line="309" w:lineRule="auto"/>
        <w:ind w:left="850" w:right="4474"/>
        <w:rPr>
          <w:lang w:eastAsia="zh-TW"/>
        </w:rPr>
      </w:pPr>
      <w:r>
        <w:rPr>
          <w:color w:val="FFB3BA"/>
          <w:spacing w:val="22"/>
          <w:lang w:eastAsia="zh-TW"/>
        </w:rPr>
        <w:t>專案名</w:t>
      </w:r>
      <w:r w:rsidRPr="008A2518">
        <w:rPr>
          <w:color w:val="FFB3BA"/>
          <w:spacing w:val="22"/>
          <w:lang w:eastAsia="zh-TW"/>
        </w:rPr>
        <w:t>稱</w:t>
      </w:r>
      <w:r w:rsidRPr="008A2518">
        <w:rPr>
          <w:color w:val="FFB3BA"/>
          <w:spacing w:val="22"/>
          <w:lang w:eastAsia="zh-TW"/>
        </w:rPr>
        <w:tab/>
        <w:t>建⼤⼯業 KENDA B2B 經銷商平台</w:t>
      </w:r>
      <w:r>
        <w:rPr>
          <w:color w:val="FFB3BA"/>
          <w:spacing w:val="22"/>
          <w:lang w:eastAsia="zh-TW"/>
        </w:rPr>
        <w:t>文件版</w:t>
      </w:r>
      <w:r w:rsidRPr="008A2518">
        <w:rPr>
          <w:color w:val="FFB3BA"/>
          <w:spacing w:val="22"/>
          <w:lang w:eastAsia="zh-TW"/>
        </w:rPr>
        <w:t>本</w:t>
      </w:r>
      <w:r w:rsidRPr="008A2518">
        <w:rPr>
          <w:color w:val="FFB3BA"/>
          <w:spacing w:val="22"/>
          <w:lang w:eastAsia="zh-TW"/>
        </w:rPr>
        <w:tab/>
      </w:r>
      <w:ins w:id="4" w:author="盧晏臻Jenny" w:date="2026-06-24T16:30:00Z" w16du:dateUtc="2026-06-24T08:30:00Z">
        <w:r>
          <w:rPr>
            <w:color w:val="FFB3BA"/>
            <w:spacing w:val="22"/>
            <w:lang w:eastAsia="zh-TW"/>
          </w:rPr>
          <w:t>v3</w:t>
        </w:r>
      </w:ins>
      <w:r w:rsidRPr="008A2518">
        <w:rPr>
          <w:color w:val="FFB3BA"/>
          <w:spacing w:val="22"/>
          <w:lang w:eastAsia="zh-TW"/>
        </w:rPr>
        <w:t>.0</w:t>
      </w:r>
    </w:p>
    <w:p w14:paraId="393A50A0" w14:textId="6EE1D4AF" w:rsidR="006671D6" w:rsidRDefault="00000000">
      <w:pPr>
        <w:tabs>
          <w:tab w:val="right" w:pos="3647"/>
        </w:tabs>
        <w:spacing w:line="403" w:lineRule="exact"/>
        <w:ind w:left="850"/>
        <w:rPr>
          <w:lang w:eastAsia="zh-TW"/>
        </w:rPr>
      </w:pPr>
      <w:r>
        <w:rPr>
          <w:color w:val="FFB3BA"/>
          <w:spacing w:val="26"/>
          <w:lang w:eastAsia="zh-TW"/>
        </w:rPr>
        <w:t>發行日期</w:t>
      </w:r>
      <w:r w:rsidRPr="008A2518">
        <w:rPr>
          <w:color w:val="FFB3BA"/>
          <w:spacing w:val="26"/>
          <w:lang w:eastAsia="zh-TW"/>
        </w:rPr>
        <w:tab/>
        <w:t>2026-06-</w:t>
      </w:r>
      <w:r>
        <w:rPr>
          <w:color w:val="FFB3BA"/>
          <w:spacing w:val="26"/>
          <w:lang w:eastAsia="zh-TW"/>
        </w:rPr>
        <w:t>22</w:t>
      </w:r>
    </w:p>
    <w:p w14:paraId="0D33ECBC" w14:textId="77777777" w:rsidR="006671D6" w:rsidRDefault="00000000">
      <w:pPr>
        <w:tabs>
          <w:tab w:val="left" w:pos="2438"/>
        </w:tabs>
        <w:spacing w:before="117"/>
        <w:ind w:left="850"/>
        <w:rPr>
          <w:lang w:eastAsia="zh-TW"/>
        </w:rPr>
      </w:pPr>
      <w:r>
        <w:rPr>
          <w:color w:val="FFB3BA"/>
          <w:spacing w:val="26"/>
          <w:lang w:eastAsia="zh-TW"/>
        </w:rPr>
        <w:t>機密等</w:t>
      </w:r>
      <w:r>
        <w:rPr>
          <w:color w:val="FFB3BA"/>
          <w:spacing w:val="-10"/>
          <w:lang w:eastAsia="zh-TW"/>
        </w:rPr>
        <w:t>級</w:t>
      </w:r>
      <w:r>
        <w:rPr>
          <w:color w:val="FFB3BA"/>
          <w:lang w:eastAsia="zh-TW"/>
        </w:rPr>
        <w:tab/>
      </w:r>
      <w:r>
        <w:rPr>
          <w:color w:val="FFE9EC"/>
          <w:lang w:eastAsia="zh-TW"/>
        </w:rPr>
        <w:t>限專案關係</w:t>
      </w:r>
      <w:r>
        <w:rPr>
          <w:color w:val="FFE9EC"/>
          <w:spacing w:val="-10"/>
          <w:lang w:eastAsia="zh-TW"/>
        </w:rPr>
        <w:t>⼈</w:t>
      </w:r>
    </w:p>
    <w:p w14:paraId="1C0D9D46" w14:textId="77777777" w:rsidR="006671D6" w:rsidRDefault="00000000">
      <w:pPr>
        <w:spacing w:before="839"/>
        <w:ind w:left="850"/>
        <w:rPr>
          <w:sz w:val="20"/>
          <w:lang w:eastAsia="zh-TW"/>
        </w:rPr>
      </w:pPr>
      <w:proofErr w:type="gramStart"/>
      <w:r>
        <w:rPr>
          <w:color w:val="FFC2C7"/>
          <w:spacing w:val="3"/>
          <w:sz w:val="20"/>
          <w:lang w:eastAsia="zh-TW"/>
        </w:rPr>
        <w:t>艾創點 ╳</w:t>
      </w:r>
      <w:proofErr w:type="gramEnd"/>
      <w:r>
        <w:rPr>
          <w:color w:val="FFC2C7"/>
          <w:spacing w:val="3"/>
          <w:sz w:val="20"/>
          <w:lang w:eastAsia="zh-TW"/>
        </w:rPr>
        <w:t xml:space="preserve"> 建⼤⼯業 </w:t>
      </w:r>
      <w:r>
        <w:rPr>
          <w:color w:val="FFC2C7"/>
          <w:spacing w:val="3"/>
          <w:sz w:val="20"/>
        </w:rPr>
        <w:t>・</w:t>
      </w:r>
      <w:r>
        <w:rPr>
          <w:color w:val="FFC2C7"/>
          <w:spacing w:val="3"/>
          <w:sz w:val="20"/>
          <w:lang w:eastAsia="zh-TW"/>
        </w:rPr>
        <w:t xml:space="preserve"> 專案編號 </w:t>
      </w:r>
      <w:r>
        <w:rPr>
          <w:color w:val="FFC2C7"/>
          <w:spacing w:val="-2"/>
          <w:sz w:val="20"/>
          <w:lang w:eastAsia="zh-TW"/>
        </w:rPr>
        <w:t>2603022</w:t>
      </w:r>
    </w:p>
    <w:p w14:paraId="51574A04" w14:textId="77777777" w:rsidR="006671D6" w:rsidRDefault="006671D6">
      <w:pPr>
        <w:rPr>
          <w:sz w:val="20"/>
          <w:lang w:eastAsia="zh-TW"/>
        </w:rPr>
        <w:sectPr w:rsidR="006671D6">
          <w:type w:val="continuous"/>
          <w:pgSz w:w="11910" w:h="16840"/>
          <w:pgMar w:top="1540" w:right="850" w:bottom="280" w:left="850" w:header="720" w:footer="720" w:gutter="0"/>
          <w:cols w:space="720"/>
        </w:sectPr>
      </w:pPr>
    </w:p>
    <w:p w14:paraId="1CBF4F27" w14:textId="77777777" w:rsidR="006671D6" w:rsidRDefault="00000000">
      <w:pPr>
        <w:tabs>
          <w:tab w:val="left" w:pos="895"/>
          <w:tab w:val="left" w:pos="7373"/>
        </w:tabs>
        <w:spacing w:before="80"/>
        <w:ind w:left="55"/>
        <w:rPr>
          <w:rFonts w:ascii="Arial Black" w:eastAsia="Arial Black"/>
          <w:sz w:val="44"/>
          <w:lang w:eastAsia="zh-TW"/>
        </w:rPr>
      </w:pPr>
      <w:r>
        <w:rPr>
          <w:rFonts w:ascii="Arial Black" w:eastAsia="Arial Black"/>
          <w:noProof/>
          <w:sz w:val="44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52EDB8C6" wp14:editId="04D6778C">
                <wp:simplePos x="0" y="0"/>
                <wp:positionH relativeFrom="page">
                  <wp:posOffset>575071</wp:posOffset>
                </wp:positionH>
                <wp:positionV relativeFrom="paragraph">
                  <wp:posOffset>632047</wp:posOffset>
                </wp:positionV>
                <wp:extent cx="6408420" cy="285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0CFBD" id="Graphic 11" o:spid="_x0000_s1026" style="position:absolute;margin-left:45.3pt;margin-top:49.75pt;width:504.6pt;height:2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" path="m6407943,28575l,28575,,,6407943,r,28575xe" fillcolor="#c70f2e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 w:eastAsia="Arial Black"/>
          <w:noProof/>
          <w:sz w:val="44"/>
        </w:rPr>
        <mc:AlternateContent>
          <mc:Choice Requires="wps">
            <w:drawing>
              <wp:anchor distT="0" distB="0" distL="0" distR="0" simplePos="0" relativeHeight="485453312" behindDoc="1" locked="0" layoutInCell="1" allowOverlap="1" wp14:anchorId="32B4F3C0" wp14:editId="62F7E7F0">
                <wp:simplePos x="0" y="0"/>
                <wp:positionH relativeFrom="page">
                  <wp:posOffset>5235803</wp:posOffset>
                </wp:positionH>
                <wp:positionV relativeFrom="paragraph">
                  <wp:posOffset>420483</wp:posOffset>
                </wp:positionV>
                <wp:extent cx="1489710" cy="368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971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9710" h="36830">
                              <a:moveTo>
                                <a:pt x="1489621" y="0"/>
                              </a:moveTo>
                              <a:lnTo>
                                <a:pt x="1334744" y="0"/>
                              </a:lnTo>
                              <a:lnTo>
                                <a:pt x="1311960" y="11404"/>
                              </a:lnTo>
                              <a:lnTo>
                                <a:pt x="1311960" y="0"/>
                              </a:lnTo>
                              <a:lnTo>
                                <a:pt x="0" y="0"/>
                              </a:lnTo>
                              <a:lnTo>
                                <a:pt x="0" y="36449"/>
                              </a:lnTo>
                              <a:lnTo>
                                <a:pt x="1261859" y="36449"/>
                              </a:lnTo>
                              <a:lnTo>
                                <a:pt x="1311960" y="36449"/>
                              </a:lnTo>
                              <a:lnTo>
                                <a:pt x="1416735" y="36449"/>
                              </a:lnTo>
                              <a:lnTo>
                                <a:pt x="14896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CB617" id="Graphic 12" o:spid="_x0000_s1026" style="position:absolute;margin-left:412.25pt;margin-top:33.1pt;width:117.3pt;height:2.9pt;z-index:-1786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971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" path="m1489621,l1334744,r-22784,11404l1311960,,,,,36449r1261859,l1311960,36449r104775,l1489621,xe" fillcolor="#c70f2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A1A1A"/>
          <w:spacing w:val="-10"/>
          <w:position w:val="-6"/>
          <w:sz w:val="42"/>
          <w:lang w:eastAsia="zh-TW"/>
        </w:rPr>
        <w:t>⽬</w:t>
      </w:r>
      <w:r>
        <w:rPr>
          <w:b/>
          <w:color w:val="1A1A1A"/>
          <w:position w:val="-6"/>
          <w:sz w:val="42"/>
          <w:lang w:eastAsia="zh-TW"/>
        </w:rPr>
        <w:tab/>
      </w:r>
      <w:r>
        <w:rPr>
          <w:b/>
          <w:color w:val="1A1A1A"/>
          <w:spacing w:val="-10"/>
          <w:position w:val="-6"/>
          <w:sz w:val="42"/>
          <w:lang w:eastAsia="zh-TW"/>
        </w:rPr>
        <w:t>錄</w:t>
      </w:r>
      <w:r>
        <w:rPr>
          <w:b/>
          <w:color w:val="1A1A1A"/>
          <w:position w:val="-6"/>
          <w:sz w:val="42"/>
          <w:lang w:eastAsia="zh-TW"/>
        </w:rPr>
        <w:tab/>
      </w:r>
      <w:r>
        <w:rPr>
          <w:rFonts w:ascii="Arial Black" w:eastAsia="Arial Black"/>
          <w:color w:val="C70F2E"/>
          <w:spacing w:val="16"/>
          <w:sz w:val="44"/>
          <w:lang w:eastAsia="zh-TW"/>
        </w:rPr>
        <w:t>KENDA</w:t>
      </w:r>
    </w:p>
    <w:sdt>
      <w:sdtPr>
        <w:id w:val="-1271157929"/>
        <w:docPartObj>
          <w:docPartGallery w:val="Table of Contents"/>
          <w:docPartUnique/>
        </w:docPartObj>
      </w:sdtPr>
      <w:sdtContent>
        <w:p w14:paraId="724C3A85" w14:textId="77777777" w:rsidR="006671D6" w:rsidRDefault="00000000">
          <w:pPr>
            <w:pStyle w:val="10"/>
            <w:tabs>
              <w:tab w:val="right" w:pos="10146"/>
            </w:tabs>
            <w:spacing w:before="624"/>
            <w:rPr>
              <w:lang w:eastAsia="zh-TW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5453824" behindDoc="1" locked="0" layoutInCell="1" allowOverlap="1" wp14:anchorId="5B89BE33" wp14:editId="4E528677">
                    <wp:simplePos x="0" y="0"/>
                    <wp:positionH relativeFrom="page">
                      <wp:posOffset>1546622</wp:posOffset>
                    </wp:positionH>
                    <wp:positionV relativeFrom="paragraph">
                      <wp:posOffset>567070</wp:posOffset>
                    </wp:positionV>
                    <wp:extent cx="5088890" cy="13335"/>
                    <wp:effectExtent l="0" t="0" r="0" b="0"/>
                    <wp:wrapNone/>
                    <wp:docPr id="13" name="Graphic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08889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8889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4520" y="13096"/>
                                  </a:moveTo>
                                  <a:lnTo>
                                    <a:pt x="30903" y="13096"/>
                                  </a:lnTo>
                                  <a:lnTo>
                                    <a:pt x="29360" y="12457"/>
                                  </a:lnTo>
                                  <a:lnTo>
                                    <a:pt x="26802" y="9900"/>
                                  </a:lnTo>
                                  <a:lnTo>
                                    <a:pt x="26163" y="8356"/>
                                  </a:lnTo>
                                  <a:lnTo>
                                    <a:pt x="26163" y="4740"/>
                                  </a:lnTo>
                                  <a:lnTo>
                                    <a:pt x="26802" y="3196"/>
                                  </a:lnTo>
                                  <a:lnTo>
                                    <a:pt x="29360" y="639"/>
                                  </a:lnTo>
                                  <a:lnTo>
                                    <a:pt x="30903" y="0"/>
                                  </a:lnTo>
                                  <a:lnTo>
                                    <a:pt x="34520" y="0"/>
                                  </a:lnTo>
                                  <a:lnTo>
                                    <a:pt x="36063" y="639"/>
                                  </a:lnTo>
                                  <a:lnTo>
                                    <a:pt x="38621" y="3196"/>
                                  </a:lnTo>
                                  <a:lnTo>
                                    <a:pt x="39260" y="4740"/>
                                  </a:lnTo>
                                  <a:lnTo>
                                    <a:pt x="39260" y="8356"/>
                                  </a:lnTo>
                                  <a:lnTo>
                                    <a:pt x="38621" y="9900"/>
                                  </a:lnTo>
                                  <a:lnTo>
                                    <a:pt x="36063" y="12457"/>
                                  </a:lnTo>
                                  <a:lnTo>
                                    <a:pt x="3452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60683" y="13096"/>
                                  </a:moveTo>
                                  <a:lnTo>
                                    <a:pt x="57067" y="13096"/>
                                  </a:lnTo>
                                  <a:lnTo>
                                    <a:pt x="55523" y="12457"/>
                                  </a:lnTo>
                                  <a:lnTo>
                                    <a:pt x="52966" y="9900"/>
                                  </a:lnTo>
                                  <a:lnTo>
                                    <a:pt x="52326" y="8356"/>
                                  </a:lnTo>
                                  <a:lnTo>
                                    <a:pt x="52326" y="4740"/>
                                  </a:lnTo>
                                  <a:lnTo>
                                    <a:pt x="52966" y="3196"/>
                                  </a:lnTo>
                                  <a:lnTo>
                                    <a:pt x="55523" y="639"/>
                                  </a:lnTo>
                                  <a:lnTo>
                                    <a:pt x="57067" y="0"/>
                                  </a:lnTo>
                                  <a:lnTo>
                                    <a:pt x="60683" y="0"/>
                                  </a:lnTo>
                                  <a:lnTo>
                                    <a:pt x="62227" y="639"/>
                                  </a:lnTo>
                                  <a:lnTo>
                                    <a:pt x="64784" y="3196"/>
                                  </a:lnTo>
                                  <a:lnTo>
                                    <a:pt x="65423" y="4740"/>
                                  </a:lnTo>
                                  <a:lnTo>
                                    <a:pt x="65423" y="8356"/>
                                  </a:lnTo>
                                  <a:lnTo>
                                    <a:pt x="64784" y="9900"/>
                                  </a:lnTo>
                                  <a:lnTo>
                                    <a:pt x="62227" y="12457"/>
                                  </a:lnTo>
                                  <a:lnTo>
                                    <a:pt x="6068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86847" y="13096"/>
                                  </a:moveTo>
                                  <a:lnTo>
                                    <a:pt x="83230" y="13096"/>
                                  </a:lnTo>
                                  <a:lnTo>
                                    <a:pt x="81686" y="12457"/>
                                  </a:lnTo>
                                  <a:lnTo>
                                    <a:pt x="79129" y="9900"/>
                                  </a:lnTo>
                                  <a:lnTo>
                                    <a:pt x="78490" y="8356"/>
                                  </a:lnTo>
                                  <a:lnTo>
                                    <a:pt x="78490" y="4740"/>
                                  </a:lnTo>
                                  <a:lnTo>
                                    <a:pt x="79129" y="3196"/>
                                  </a:lnTo>
                                  <a:lnTo>
                                    <a:pt x="81686" y="639"/>
                                  </a:lnTo>
                                  <a:lnTo>
                                    <a:pt x="83230" y="0"/>
                                  </a:lnTo>
                                  <a:lnTo>
                                    <a:pt x="86847" y="0"/>
                                  </a:lnTo>
                                  <a:lnTo>
                                    <a:pt x="88390" y="639"/>
                                  </a:lnTo>
                                  <a:lnTo>
                                    <a:pt x="90947" y="3196"/>
                                  </a:lnTo>
                                  <a:lnTo>
                                    <a:pt x="91587" y="4740"/>
                                  </a:lnTo>
                                  <a:lnTo>
                                    <a:pt x="91587" y="8356"/>
                                  </a:lnTo>
                                  <a:lnTo>
                                    <a:pt x="90947" y="9900"/>
                                  </a:lnTo>
                                  <a:lnTo>
                                    <a:pt x="88390" y="12457"/>
                                  </a:lnTo>
                                  <a:lnTo>
                                    <a:pt x="8684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13010" y="13096"/>
                                  </a:moveTo>
                                  <a:lnTo>
                                    <a:pt x="109393" y="13096"/>
                                  </a:lnTo>
                                  <a:lnTo>
                                    <a:pt x="107850" y="12457"/>
                                  </a:lnTo>
                                  <a:lnTo>
                                    <a:pt x="105293" y="9900"/>
                                  </a:lnTo>
                                  <a:lnTo>
                                    <a:pt x="104653" y="8356"/>
                                  </a:lnTo>
                                  <a:lnTo>
                                    <a:pt x="104653" y="4740"/>
                                  </a:lnTo>
                                  <a:lnTo>
                                    <a:pt x="105293" y="3196"/>
                                  </a:lnTo>
                                  <a:lnTo>
                                    <a:pt x="107850" y="639"/>
                                  </a:lnTo>
                                  <a:lnTo>
                                    <a:pt x="109393" y="0"/>
                                  </a:lnTo>
                                  <a:lnTo>
                                    <a:pt x="113010" y="0"/>
                                  </a:lnTo>
                                  <a:lnTo>
                                    <a:pt x="114553" y="639"/>
                                  </a:lnTo>
                                  <a:lnTo>
                                    <a:pt x="117111" y="3196"/>
                                  </a:lnTo>
                                  <a:lnTo>
                                    <a:pt x="117750" y="4740"/>
                                  </a:lnTo>
                                  <a:lnTo>
                                    <a:pt x="117750" y="8356"/>
                                  </a:lnTo>
                                  <a:lnTo>
                                    <a:pt x="117111" y="9900"/>
                                  </a:lnTo>
                                  <a:lnTo>
                                    <a:pt x="114553" y="12457"/>
                                  </a:lnTo>
                                  <a:lnTo>
                                    <a:pt x="11301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39173" y="13096"/>
                                  </a:moveTo>
                                  <a:lnTo>
                                    <a:pt x="135557" y="13096"/>
                                  </a:lnTo>
                                  <a:lnTo>
                                    <a:pt x="134014" y="12457"/>
                                  </a:lnTo>
                                  <a:lnTo>
                                    <a:pt x="131456" y="9900"/>
                                  </a:lnTo>
                                  <a:lnTo>
                                    <a:pt x="130817" y="8356"/>
                                  </a:lnTo>
                                  <a:lnTo>
                                    <a:pt x="130817" y="4740"/>
                                  </a:lnTo>
                                  <a:lnTo>
                                    <a:pt x="131456" y="3196"/>
                                  </a:lnTo>
                                  <a:lnTo>
                                    <a:pt x="134014" y="639"/>
                                  </a:lnTo>
                                  <a:lnTo>
                                    <a:pt x="135557" y="0"/>
                                  </a:lnTo>
                                  <a:lnTo>
                                    <a:pt x="139173" y="0"/>
                                  </a:lnTo>
                                  <a:lnTo>
                                    <a:pt x="140717" y="639"/>
                                  </a:lnTo>
                                  <a:lnTo>
                                    <a:pt x="143275" y="3196"/>
                                  </a:lnTo>
                                  <a:lnTo>
                                    <a:pt x="143914" y="4740"/>
                                  </a:lnTo>
                                  <a:lnTo>
                                    <a:pt x="143914" y="8356"/>
                                  </a:lnTo>
                                  <a:lnTo>
                                    <a:pt x="143275" y="9900"/>
                                  </a:lnTo>
                                  <a:lnTo>
                                    <a:pt x="140717" y="12457"/>
                                  </a:lnTo>
                                  <a:lnTo>
                                    <a:pt x="13917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65337" y="13096"/>
                                  </a:moveTo>
                                  <a:lnTo>
                                    <a:pt x="161720" y="13096"/>
                                  </a:lnTo>
                                  <a:lnTo>
                                    <a:pt x="160177" y="12457"/>
                                  </a:lnTo>
                                  <a:lnTo>
                                    <a:pt x="157619" y="9900"/>
                                  </a:lnTo>
                                  <a:lnTo>
                                    <a:pt x="156980" y="8356"/>
                                  </a:lnTo>
                                  <a:lnTo>
                                    <a:pt x="156980" y="4740"/>
                                  </a:lnTo>
                                  <a:lnTo>
                                    <a:pt x="157619" y="3196"/>
                                  </a:lnTo>
                                  <a:lnTo>
                                    <a:pt x="160177" y="639"/>
                                  </a:lnTo>
                                  <a:lnTo>
                                    <a:pt x="161720" y="0"/>
                                  </a:lnTo>
                                  <a:lnTo>
                                    <a:pt x="165337" y="0"/>
                                  </a:lnTo>
                                  <a:lnTo>
                                    <a:pt x="166880" y="639"/>
                                  </a:lnTo>
                                  <a:lnTo>
                                    <a:pt x="169437" y="3196"/>
                                  </a:lnTo>
                                  <a:lnTo>
                                    <a:pt x="170077" y="4740"/>
                                  </a:lnTo>
                                  <a:lnTo>
                                    <a:pt x="170077" y="8356"/>
                                  </a:lnTo>
                                  <a:lnTo>
                                    <a:pt x="169437" y="9900"/>
                                  </a:lnTo>
                                  <a:lnTo>
                                    <a:pt x="166880" y="12457"/>
                                  </a:lnTo>
                                  <a:lnTo>
                                    <a:pt x="16533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91501" y="13096"/>
                                  </a:moveTo>
                                  <a:lnTo>
                                    <a:pt x="187884" y="13096"/>
                                  </a:lnTo>
                                  <a:lnTo>
                                    <a:pt x="186341" y="12457"/>
                                  </a:lnTo>
                                  <a:lnTo>
                                    <a:pt x="183783" y="9900"/>
                                  </a:lnTo>
                                  <a:lnTo>
                                    <a:pt x="183144" y="8356"/>
                                  </a:lnTo>
                                  <a:lnTo>
                                    <a:pt x="183144" y="4740"/>
                                  </a:lnTo>
                                  <a:lnTo>
                                    <a:pt x="183783" y="3196"/>
                                  </a:lnTo>
                                  <a:lnTo>
                                    <a:pt x="186341" y="639"/>
                                  </a:lnTo>
                                  <a:lnTo>
                                    <a:pt x="187884" y="0"/>
                                  </a:lnTo>
                                  <a:lnTo>
                                    <a:pt x="191501" y="0"/>
                                  </a:lnTo>
                                  <a:lnTo>
                                    <a:pt x="193044" y="639"/>
                                  </a:lnTo>
                                  <a:lnTo>
                                    <a:pt x="195601" y="3196"/>
                                  </a:lnTo>
                                  <a:lnTo>
                                    <a:pt x="196241" y="4740"/>
                                  </a:lnTo>
                                  <a:lnTo>
                                    <a:pt x="196241" y="8356"/>
                                  </a:lnTo>
                                  <a:lnTo>
                                    <a:pt x="195601" y="9900"/>
                                  </a:lnTo>
                                  <a:lnTo>
                                    <a:pt x="193044" y="12457"/>
                                  </a:lnTo>
                                  <a:lnTo>
                                    <a:pt x="19150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17664" y="13096"/>
                                  </a:moveTo>
                                  <a:lnTo>
                                    <a:pt x="214046" y="13096"/>
                                  </a:lnTo>
                                  <a:lnTo>
                                    <a:pt x="212503" y="12457"/>
                                  </a:lnTo>
                                  <a:lnTo>
                                    <a:pt x="209946" y="9900"/>
                                  </a:lnTo>
                                  <a:lnTo>
                                    <a:pt x="209307" y="8356"/>
                                  </a:lnTo>
                                  <a:lnTo>
                                    <a:pt x="209307" y="4740"/>
                                  </a:lnTo>
                                  <a:lnTo>
                                    <a:pt x="209946" y="3196"/>
                                  </a:lnTo>
                                  <a:lnTo>
                                    <a:pt x="212503" y="639"/>
                                  </a:lnTo>
                                  <a:lnTo>
                                    <a:pt x="214046" y="0"/>
                                  </a:lnTo>
                                  <a:lnTo>
                                    <a:pt x="217664" y="0"/>
                                  </a:lnTo>
                                  <a:lnTo>
                                    <a:pt x="219207" y="639"/>
                                  </a:lnTo>
                                  <a:lnTo>
                                    <a:pt x="221764" y="3196"/>
                                  </a:lnTo>
                                  <a:lnTo>
                                    <a:pt x="222403" y="4740"/>
                                  </a:lnTo>
                                  <a:lnTo>
                                    <a:pt x="222403" y="8356"/>
                                  </a:lnTo>
                                  <a:lnTo>
                                    <a:pt x="221764" y="9900"/>
                                  </a:lnTo>
                                  <a:lnTo>
                                    <a:pt x="219207" y="12457"/>
                                  </a:lnTo>
                                  <a:lnTo>
                                    <a:pt x="21766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43828" y="13096"/>
                                  </a:moveTo>
                                  <a:lnTo>
                                    <a:pt x="240210" y="13096"/>
                                  </a:lnTo>
                                  <a:lnTo>
                                    <a:pt x="238667" y="12457"/>
                                  </a:lnTo>
                                  <a:lnTo>
                                    <a:pt x="236110" y="9900"/>
                                  </a:lnTo>
                                  <a:lnTo>
                                    <a:pt x="235471" y="8356"/>
                                  </a:lnTo>
                                  <a:lnTo>
                                    <a:pt x="235471" y="4740"/>
                                  </a:lnTo>
                                  <a:lnTo>
                                    <a:pt x="236110" y="3196"/>
                                  </a:lnTo>
                                  <a:lnTo>
                                    <a:pt x="238667" y="639"/>
                                  </a:lnTo>
                                  <a:lnTo>
                                    <a:pt x="240210" y="0"/>
                                  </a:lnTo>
                                  <a:lnTo>
                                    <a:pt x="243828" y="0"/>
                                  </a:lnTo>
                                  <a:lnTo>
                                    <a:pt x="245371" y="639"/>
                                  </a:lnTo>
                                  <a:lnTo>
                                    <a:pt x="247928" y="3196"/>
                                  </a:lnTo>
                                  <a:lnTo>
                                    <a:pt x="248567" y="4740"/>
                                  </a:lnTo>
                                  <a:lnTo>
                                    <a:pt x="248567" y="8356"/>
                                  </a:lnTo>
                                  <a:lnTo>
                                    <a:pt x="247928" y="9900"/>
                                  </a:lnTo>
                                  <a:lnTo>
                                    <a:pt x="245371" y="12457"/>
                                  </a:lnTo>
                                  <a:lnTo>
                                    <a:pt x="24382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69990" y="13096"/>
                                  </a:moveTo>
                                  <a:lnTo>
                                    <a:pt x="266374" y="13096"/>
                                  </a:lnTo>
                                  <a:lnTo>
                                    <a:pt x="264830" y="12457"/>
                                  </a:lnTo>
                                  <a:lnTo>
                                    <a:pt x="262273" y="9900"/>
                                  </a:lnTo>
                                  <a:lnTo>
                                    <a:pt x="261633" y="8356"/>
                                  </a:lnTo>
                                  <a:lnTo>
                                    <a:pt x="261633" y="4740"/>
                                  </a:lnTo>
                                  <a:lnTo>
                                    <a:pt x="262273" y="3196"/>
                                  </a:lnTo>
                                  <a:lnTo>
                                    <a:pt x="264830" y="639"/>
                                  </a:lnTo>
                                  <a:lnTo>
                                    <a:pt x="266374" y="0"/>
                                  </a:lnTo>
                                  <a:lnTo>
                                    <a:pt x="269990" y="0"/>
                                  </a:lnTo>
                                  <a:lnTo>
                                    <a:pt x="271533" y="639"/>
                                  </a:lnTo>
                                  <a:lnTo>
                                    <a:pt x="274091" y="3196"/>
                                  </a:lnTo>
                                  <a:lnTo>
                                    <a:pt x="274730" y="4740"/>
                                  </a:lnTo>
                                  <a:lnTo>
                                    <a:pt x="274730" y="8356"/>
                                  </a:lnTo>
                                  <a:lnTo>
                                    <a:pt x="274091" y="9900"/>
                                  </a:lnTo>
                                  <a:lnTo>
                                    <a:pt x="271533" y="12457"/>
                                  </a:lnTo>
                                  <a:lnTo>
                                    <a:pt x="26999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96154" y="13096"/>
                                  </a:moveTo>
                                  <a:lnTo>
                                    <a:pt x="292537" y="13096"/>
                                  </a:lnTo>
                                  <a:lnTo>
                                    <a:pt x="290994" y="12457"/>
                                  </a:lnTo>
                                  <a:lnTo>
                                    <a:pt x="288437" y="9900"/>
                                  </a:lnTo>
                                  <a:lnTo>
                                    <a:pt x="287797" y="8356"/>
                                  </a:lnTo>
                                  <a:lnTo>
                                    <a:pt x="287797" y="4740"/>
                                  </a:lnTo>
                                  <a:lnTo>
                                    <a:pt x="288437" y="3196"/>
                                  </a:lnTo>
                                  <a:lnTo>
                                    <a:pt x="290994" y="639"/>
                                  </a:lnTo>
                                  <a:lnTo>
                                    <a:pt x="292537" y="0"/>
                                  </a:lnTo>
                                  <a:lnTo>
                                    <a:pt x="296154" y="0"/>
                                  </a:lnTo>
                                  <a:lnTo>
                                    <a:pt x="297697" y="639"/>
                                  </a:lnTo>
                                  <a:lnTo>
                                    <a:pt x="300255" y="3196"/>
                                  </a:lnTo>
                                  <a:lnTo>
                                    <a:pt x="300894" y="4740"/>
                                  </a:lnTo>
                                  <a:lnTo>
                                    <a:pt x="300894" y="8356"/>
                                  </a:lnTo>
                                  <a:lnTo>
                                    <a:pt x="300255" y="9900"/>
                                  </a:lnTo>
                                  <a:lnTo>
                                    <a:pt x="297697" y="12457"/>
                                  </a:lnTo>
                                  <a:lnTo>
                                    <a:pt x="29615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22317" y="13096"/>
                                  </a:moveTo>
                                  <a:lnTo>
                                    <a:pt x="318701" y="13096"/>
                                  </a:lnTo>
                                  <a:lnTo>
                                    <a:pt x="317157" y="12457"/>
                                  </a:lnTo>
                                  <a:lnTo>
                                    <a:pt x="314600" y="9900"/>
                                  </a:lnTo>
                                  <a:lnTo>
                                    <a:pt x="313960" y="8356"/>
                                  </a:lnTo>
                                  <a:lnTo>
                                    <a:pt x="313960" y="4740"/>
                                  </a:lnTo>
                                  <a:lnTo>
                                    <a:pt x="314600" y="3196"/>
                                  </a:lnTo>
                                  <a:lnTo>
                                    <a:pt x="317157" y="639"/>
                                  </a:lnTo>
                                  <a:lnTo>
                                    <a:pt x="318701" y="0"/>
                                  </a:lnTo>
                                  <a:lnTo>
                                    <a:pt x="322317" y="0"/>
                                  </a:lnTo>
                                  <a:lnTo>
                                    <a:pt x="323861" y="639"/>
                                  </a:lnTo>
                                  <a:lnTo>
                                    <a:pt x="326418" y="3196"/>
                                  </a:lnTo>
                                  <a:lnTo>
                                    <a:pt x="327057" y="4740"/>
                                  </a:lnTo>
                                  <a:lnTo>
                                    <a:pt x="327057" y="8356"/>
                                  </a:lnTo>
                                  <a:lnTo>
                                    <a:pt x="326418" y="9900"/>
                                  </a:lnTo>
                                  <a:lnTo>
                                    <a:pt x="323861" y="12457"/>
                                  </a:lnTo>
                                  <a:lnTo>
                                    <a:pt x="32231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48481" y="13096"/>
                                  </a:moveTo>
                                  <a:lnTo>
                                    <a:pt x="344864" y="13096"/>
                                  </a:lnTo>
                                  <a:lnTo>
                                    <a:pt x="343321" y="12457"/>
                                  </a:lnTo>
                                  <a:lnTo>
                                    <a:pt x="340764" y="9900"/>
                                  </a:lnTo>
                                  <a:lnTo>
                                    <a:pt x="340124" y="8356"/>
                                  </a:lnTo>
                                  <a:lnTo>
                                    <a:pt x="340124" y="4740"/>
                                  </a:lnTo>
                                  <a:lnTo>
                                    <a:pt x="340764" y="3196"/>
                                  </a:lnTo>
                                  <a:lnTo>
                                    <a:pt x="343321" y="639"/>
                                  </a:lnTo>
                                  <a:lnTo>
                                    <a:pt x="344864" y="0"/>
                                  </a:lnTo>
                                  <a:lnTo>
                                    <a:pt x="348481" y="0"/>
                                  </a:lnTo>
                                  <a:lnTo>
                                    <a:pt x="350024" y="639"/>
                                  </a:lnTo>
                                  <a:lnTo>
                                    <a:pt x="352582" y="3196"/>
                                  </a:lnTo>
                                  <a:lnTo>
                                    <a:pt x="353221" y="4740"/>
                                  </a:lnTo>
                                  <a:lnTo>
                                    <a:pt x="353221" y="8356"/>
                                  </a:lnTo>
                                  <a:lnTo>
                                    <a:pt x="352582" y="9900"/>
                                  </a:lnTo>
                                  <a:lnTo>
                                    <a:pt x="350024" y="12457"/>
                                  </a:lnTo>
                                  <a:lnTo>
                                    <a:pt x="34848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74644" y="13096"/>
                                  </a:moveTo>
                                  <a:lnTo>
                                    <a:pt x="371028" y="13096"/>
                                  </a:lnTo>
                                  <a:lnTo>
                                    <a:pt x="369484" y="12457"/>
                                  </a:lnTo>
                                  <a:lnTo>
                                    <a:pt x="366926" y="9900"/>
                                  </a:lnTo>
                                  <a:lnTo>
                                    <a:pt x="366287" y="8356"/>
                                  </a:lnTo>
                                  <a:lnTo>
                                    <a:pt x="366287" y="4740"/>
                                  </a:lnTo>
                                  <a:lnTo>
                                    <a:pt x="366926" y="3196"/>
                                  </a:lnTo>
                                  <a:lnTo>
                                    <a:pt x="369484" y="639"/>
                                  </a:lnTo>
                                  <a:lnTo>
                                    <a:pt x="371028" y="0"/>
                                  </a:lnTo>
                                  <a:lnTo>
                                    <a:pt x="374644" y="0"/>
                                  </a:lnTo>
                                  <a:lnTo>
                                    <a:pt x="376188" y="639"/>
                                  </a:lnTo>
                                  <a:lnTo>
                                    <a:pt x="378746" y="3196"/>
                                  </a:lnTo>
                                  <a:lnTo>
                                    <a:pt x="379384" y="4740"/>
                                  </a:lnTo>
                                  <a:lnTo>
                                    <a:pt x="379384" y="8356"/>
                                  </a:lnTo>
                                  <a:lnTo>
                                    <a:pt x="378746" y="9900"/>
                                  </a:lnTo>
                                  <a:lnTo>
                                    <a:pt x="376188" y="12457"/>
                                  </a:lnTo>
                                  <a:lnTo>
                                    <a:pt x="37464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00808" y="13096"/>
                                  </a:moveTo>
                                  <a:lnTo>
                                    <a:pt x="397191" y="13096"/>
                                  </a:lnTo>
                                  <a:lnTo>
                                    <a:pt x="395648" y="12457"/>
                                  </a:lnTo>
                                  <a:lnTo>
                                    <a:pt x="393090" y="9900"/>
                                  </a:lnTo>
                                  <a:lnTo>
                                    <a:pt x="392451" y="8356"/>
                                  </a:lnTo>
                                  <a:lnTo>
                                    <a:pt x="392451" y="4740"/>
                                  </a:lnTo>
                                  <a:lnTo>
                                    <a:pt x="393090" y="3196"/>
                                  </a:lnTo>
                                  <a:lnTo>
                                    <a:pt x="395648" y="639"/>
                                  </a:lnTo>
                                  <a:lnTo>
                                    <a:pt x="397191" y="0"/>
                                  </a:lnTo>
                                  <a:lnTo>
                                    <a:pt x="400808" y="0"/>
                                  </a:lnTo>
                                  <a:lnTo>
                                    <a:pt x="402351" y="639"/>
                                  </a:lnTo>
                                  <a:lnTo>
                                    <a:pt x="404908" y="3196"/>
                                  </a:lnTo>
                                  <a:lnTo>
                                    <a:pt x="405548" y="4740"/>
                                  </a:lnTo>
                                  <a:lnTo>
                                    <a:pt x="405548" y="8356"/>
                                  </a:lnTo>
                                  <a:lnTo>
                                    <a:pt x="404908" y="9900"/>
                                  </a:lnTo>
                                  <a:lnTo>
                                    <a:pt x="402351" y="12457"/>
                                  </a:lnTo>
                                  <a:lnTo>
                                    <a:pt x="40080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26971" y="13096"/>
                                  </a:moveTo>
                                  <a:lnTo>
                                    <a:pt x="423355" y="13096"/>
                                  </a:lnTo>
                                  <a:lnTo>
                                    <a:pt x="421811" y="12457"/>
                                  </a:lnTo>
                                  <a:lnTo>
                                    <a:pt x="419254" y="9900"/>
                                  </a:lnTo>
                                  <a:lnTo>
                                    <a:pt x="418615" y="8356"/>
                                  </a:lnTo>
                                  <a:lnTo>
                                    <a:pt x="418615" y="4740"/>
                                  </a:lnTo>
                                  <a:lnTo>
                                    <a:pt x="419254" y="3196"/>
                                  </a:lnTo>
                                  <a:lnTo>
                                    <a:pt x="421811" y="639"/>
                                  </a:lnTo>
                                  <a:lnTo>
                                    <a:pt x="423355" y="0"/>
                                  </a:lnTo>
                                  <a:lnTo>
                                    <a:pt x="426971" y="0"/>
                                  </a:lnTo>
                                  <a:lnTo>
                                    <a:pt x="428515" y="639"/>
                                  </a:lnTo>
                                  <a:lnTo>
                                    <a:pt x="431072" y="3196"/>
                                  </a:lnTo>
                                  <a:lnTo>
                                    <a:pt x="431712" y="4740"/>
                                  </a:lnTo>
                                  <a:lnTo>
                                    <a:pt x="431712" y="8356"/>
                                  </a:lnTo>
                                  <a:lnTo>
                                    <a:pt x="431072" y="9900"/>
                                  </a:lnTo>
                                  <a:lnTo>
                                    <a:pt x="428515" y="12457"/>
                                  </a:lnTo>
                                  <a:lnTo>
                                    <a:pt x="42697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53135" y="13096"/>
                                  </a:moveTo>
                                  <a:lnTo>
                                    <a:pt x="449518" y="13096"/>
                                  </a:lnTo>
                                  <a:lnTo>
                                    <a:pt x="447975" y="12457"/>
                                  </a:lnTo>
                                  <a:lnTo>
                                    <a:pt x="445417" y="9900"/>
                                  </a:lnTo>
                                  <a:lnTo>
                                    <a:pt x="444778" y="8356"/>
                                  </a:lnTo>
                                  <a:lnTo>
                                    <a:pt x="444778" y="4740"/>
                                  </a:lnTo>
                                  <a:lnTo>
                                    <a:pt x="445417" y="3196"/>
                                  </a:lnTo>
                                  <a:lnTo>
                                    <a:pt x="447975" y="639"/>
                                  </a:lnTo>
                                  <a:lnTo>
                                    <a:pt x="449518" y="0"/>
                                  </a:lnTo>
                                  <a:lnTo>
                                    <a:pt x="453135" y="0"/>
                                  </a:lnTo>
                                  <a:lnTo>
                                    <a:pt x="454678" y="639"/>
                                  </a:lnTo>
                                  <a:lnTo>
                                    <a:pt x="457235" y="3196"/>
                                  </a:lnTo>
                                  <a:lnTo>
                                    <a:pt x="457875" y="4740"/>
                                  </a:lnTo>
                                  <a:lnTo>
                                    <a:pt x="457875" y="8356"/>
                                  </a:lnTo>
                                  <a:lnTo>
                                    <a:pt x="457235" y="9900"/>
                                  </a:lnTo>
                                  <a:lnTo>
                                    <a:pt x="454678" y="12457"/>
                                  </a:lnTo>
                                  <a:lnTo>
                                    <a:pt x="45313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79298" y="13096"/>
                                  </a:moveTo>
                                  <a:lnTo>
                                    <a:pt x="475682" y="13096"/>
                                  </a:lnTo>
                                  <a:lnTo>
                                    <a:pt x="474137" y="12457"/>
                                  </a:lnTo>
                                  <a:lnTo>
                                    <a:pt x="471581" y="9900"/>
                                  </a:lnTo>
                                  <a:lnTo>
                                    <a:pt x="470942" y="8356"/>
                                  </a:lnTo>
                                  <a:lnTo>
                                    <a:pt x="470942" y="4740"/>
                                  </a:lnTo>
                                  <a:lnTo>
                                    <a:pt x="471581" y="3196"/>
                                  </a:lnTo>
                                  <a:lnTo>
                                    <a:pt x="474137" y="639"/>
                                  </a:lnTo>
                                  <a:lnTo>
                                    <a:pt x="475682" y="0"/>
                                  </a:lnTo>
                                  <a:lnTo>
                                    <a:pt x="479298" y="0"/>
                                  </a:lnTo>
                                  <a:lnTo>
                                    <a:pt x="480842" y="639"/>
                                  </a:lnTo>
                                  <a:lnTo>
                                    <a:pt x="483399" y="3196"/>
                                  </a:lnTo>
                                  <a:lnTo>
                                    <a:pt x="484039" y="4740"/>
                                  </a:lnTo>
                                  <a:lnTo>
                                    <a:pt x="484039" y="8356"/>
                                  </a:lnTo>
                                  <a:lnTo>
                                    <a:pt x="483399" y="9900"/>
                                  </a:lnTo>
                                  <a:lnTo>
                                    <a:pt x="480842" y="12457"/>
                                  </a:lnTo>
                                  <a:lnTo>
                                    <a:pt x="47929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505461" y="13096"/>
                                  </a:moveTo>
                                  <a:lnTo>
                                    <a:pt x="501844" y="13096"/>
                                  </a:lnTo>
                                  <a:lnTo>
                                    <a:pt x="500301" y="12457"/>
                                  </a:lnTo>
                                  <a:lnTo>
                                    <a:pt x="497744" y="9900"/>
                                  </a:lnTo>
                                  <a:lnTo>
                                    <a:pt x="497105" y="8356"/>
                                  </a:lnTo>
                                  <a:lnTo>
                                    <a:pt x="497105" y="4740"/>
                                  </a:lnTo>
                                  <a:lnTo>
                                    <a:pt x="497744" y="3196"/>
                                  </a:lnTo>
                                  <a:lnTo>
                                    <a:pt x="500301" y="639"/>
                                  </a:lnTo>
                                  <a:lnTo>
                                    <a:pt x="501844" y="0"/>
                                  </a:lnTo>
                                  <a:lnTo>
                                    <a:pt x="505461" y="0"/>
                                  </a:lnTo>
                                  <a:lnTo>
                                    <a:pt x="507005" y="639"/>
                                  </a:lnTo>
                                  <a:lnTo>
                                    <a:pt x="509562" y="3196"/>
                                  </a:lnTo>
                                  <a:lnTo>
                                    <a:pt x="510201" y="4740"/>
                                  </a:lnTo>
                                  <a:lnTo>
                                    <a:pt x="510201" y="8356"/>
                                  </a:lnTo>
                                  <a:lnTo>
                                    <a:pt x="509562" y="9900"/>
                                  </a:lnTo>
                                  <a:lnTo>
                                    <a:pt x="507005" y="12457"/>
                                  </a:lnTo>
                                  <a:lnTo>
                                    <a:pt x="50546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531624" y="13096"/>
                                  </a:moveTo>
                                  <a:lnTo>
                                    <a:pt x="528008" y="13096"/>
                                  </a:lnTo>
                                  <a:lnTo>
                                    <a:pt x="526465" y="12457"/>
                                  </a:lnTo>
                                  <a:lnTo>
                                    <a:pt x="523908" y="9900"/>
                                  </a:lnTo>
                                  <a:lnTo>
                                    <a:pt x="523268" y="8356"/>
                                  </a:lnTo>
                                  <a:lnTo>
                                    <a:pt x="523268" y="4740"/>
                                  </a:lnTo>
                                  <a:lnTo>
                                    <a:pt x="523908" y="3196"/>
                                  </a:lnTo>
                                  <a:lnTo>
                                    <a:pt x="526465" y="639"/>
                                  </a:lnTo>
                                  <a:lnTo>
                                    <a:pt x="528008" y="0"/>
                                  </a:lnTo>
                                  <a:lnTo>
                                    <a:pt x="531624" y="0"/>
                                  </a:lnTo>
                                  <a:lnTo>
                                    <a:pt x="533169" y="639"/>
                                  </a:lnTo>
                                  <a:lnTo>
                                    <a:pt x="535726" y="3196"/>
                                  </a:lnTo>
                                  <a:lnTo>
                                    <a:pt x="536365" y="4740"/>
                                  </a:lnTo>
                                  <a:lnTo>
                                    <a:pt x="536365" y="8356"/>
                                  </a:lnTo>
                                  <a:lnTo>
                                    <a:pt x="535726" y="9900"/>
                                  </a:lnTo>
                                  <a:lnTo>
                                    <a:pt x="533169" y="12457"/>
                                  </a:lnTo>
                                  <a:lnTo>
                                    <a:pt x="53162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557788" y="13096"/>
                                  </a:moveTo>
                                  <a:lnTo>
                                    <a:pt x="554171" y="13096"/>
                                  </a:lnTo>
                                  <a:lnTo>
                                    <a:pt x="552628" y="12457"/>
                                  </a:lnTo>
                                  <a:lnTo>
                                    <a:pt x="550071" y="9900"/>
                                  </a:lnTo>
                                  <a:lnTo>
                                    <a:pt x="549431" y="8356"/>
                                  </a:lnTo>
                                  <a:lnTo>
                                    <a:pt x="549431" y="4740"/>
                                  </a:lnTo>
                                  <a:lnTo>
                                    <a:pt x="550071" y="3196"/>
                                  </a:lnTo>
                                  <a:lnTo>
                                    <a:pt x="552628" y="639"/>
                                  </a:lnTo>
                                  <a:lnTo>
                                    <a:pt x="554171" y="0"/>
                                  </a:lnTo>
                                  <a:lnTo>
                                    <a:pt x="557788" y="0"/>
                                  </a:lnTo>
                                  <a:lnTo>
                                    <a:pt x="559331" y="639"/>
                                  </a:lnTo>
                                  <a:lnTo>
                                    <a:pt x="561889" y="3196"/>
                                  </a:lnTo>
                                  <a:lnTo>
                                    <a:pt x="562528" y="4740"/>
                                  </a:lnTo>
                                  <a:lnTo>
                                    <a:pt x="562528" y="8356"/>
                                  </a:lnTo>
                                  <a:lnTo>
                                    <a:pt x="561889" y="9900"/>
                                  </a:lnTo>
                                  <a:lnTo>
                                    <a:pt x="559331" y="12457"/>
                                  </a:lnTo>
                                  <a:lnTo>
                                    <a:pt x="55778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583952" y="13096"/>
                                  </a:moveTo>
                                  <a:lnTo>
                                    <a:pt x="580335" y="13096"/>
                                  </a:lnTo>
                                  <a:lnTo>
                                    <a:pt x="578792" y="12457"/>
                                  </a:lnTo>
                                  <a:lnTo>
                                    <a:pt x="576235" y="9900"/>
                                  </a:lnTo>
                                  <a:lnTo>
                                    <a:pt x="575595" y="8356"/>
                                  </a:lnTo>
                                  <a:lnTo>
                                    <a:pt x="575595" y="4740"/>
                                  </a:lnTo>
                                  <a:lnTo>
                                    <a:pt x="576235" y="3196"/>
                                  </a:lnTo>
                                  <a:lnTo>
                                    <a:pt x="578792" y="639"/>
                                  </a:lnTo>
                                  <a:lnTo>
                                    <a:pt x="580335" y="0"/>
                                  </a:lnTo>
                                  <a:lnTo>
                                    <a:pt x="583952" y="0"/>
                                  </a:lnTo>
                                  <a:lnTo>
                                    <a:pt x="585495" y="639"/>
                                  </a:lnTo>
                                  <a:lnTo>
                                    <a:pt x="588053" y="3196"/>
                                  </a:lnTo>
                                  <a:lnTo>
                                    <a:pt x="588692" y="4740"/>
                                  </a:lnTo>
                                  <a:lnTo>
                                    <a:pt x="588692" y="8356"/>
                                  </a:lnTo>
                                  <a:lnTo>
                                    <a:pt x="588053" y="9900"/>
                                  </a:lnTo>
                                  <a:lnTo>
                                    <a:pt x="585495" y="12457"/>
                                  </a:lnTo>
                                  <a:lnTo>
                                    <a:pt x="58395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610115" y="13096"/>
                                  </a:moveTo>
                                  <a:lnTo>
                                    <a:pt x="606498" y="13096"/>
                                  </a:lnTo>
                                  <a:lnTo>
                                    <a:pt x="604955" y="12457"/>
                                  </a:lnTo>
                                  <a:lnTo>
                                    <a:pt x="602397" y="9900"/>
                                  </a:lnTo>
                                  <a:lnTo>
                                    <a:pt x="601758" y="8356"/>
                                  </a:lnTo>
                                  <a:lnTo>
                                    <a:pt x="601758" y="4740"/>
                                  </a:lnTo>
                                  <a:lnTo>
                                    <a:pt x="602397" y="3196"/>
                                  </a:lnTo>
                                  <a:lnTo>
                                    <a:pt x="604955" y="639"/>
                                  </a:lnTo>
                                  <a:lnTo>
                                    <a:pt x="606498" y="0"/>
                                  </a:lnTo>
                                  <a:lnTo>
                                    <a:pt x="610115" y="0"/>
                                  </a:lnTo>
                                  <a:lnTo>
                                    <a:pt x="611658" y="639"/>
                                  </a:lnTo>
                                  <a:lnTo>
                                    <a:pt x="614216" y="3196"/>
                                  </a:lnTo>
                                  <a:lnTo>
                                    <a:pt x="614855" y="4740"/>
                                  </a:lnTo>
                                  <a:lnTo>
                                    <a:pt x="614855" y="8356"/>
                                  </a:lnTo>
                                  <a:lnTo>
                                    <a:pt x="614216" y="9900"/>
                                  </a:lnTo>
                                  <a:lnTo>
                                    <a:pt x="611658" y="12457"/>
                                  </a:lnTo>
                                  <a:lnTo>
                                    <a:pt x="61011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636279" y="13096"/>
                                  </a:moveTo>
                                  <a:lnTo>
                                    <a:pt x="632662" y="13096"/>
                                  </a:lnTo>
                                  <a:lnTo>
                                    <a:pt x="631119" y="12457"/>
                                  </a:lnTo>
                                  <a:lnTo>
                                    <a:pt x="628561" y="9900"/>
                                  </a:lnTo>
                                  <a:lnTo>
                                    <a:pt x="627922" y="8356"/>
                                  </a:lnTo>
                                  <a:lnTo>
                                    <a:pt x="627922" y="4740"/>
                                  </a:lnTo>
                                  <a:lnTo>
                                    <a:pt x="628561" y="3196"/>
                                  </a:lnTo>
                                  <a:lnTo>
                                    <a:pt x="631119" y="639"/>
                                  </a:lnTo>
                                  <a:lnTo>
                                    <a:pt x="632662" y="0"/>
                                  </a:lnTo>
                                  <a:lnTo>
                                    <a:pt x="636279" y="0"/>
                                  </a:lnTo>
                                  <a:lnTo>
                                    <a:pt x="637822" y="639"/>
                                  </a:lnTo>
                                  <a:lnTo>
                                    <a:pt x="640380" y="3196"/>
                                  </a:lnTo>
                                  <a:lnTo>
                                    <a:pt x="641019" y="4740"/>
                                  </a:lnTo>
                                  <a:lnTo>
                                    <a:pt x="641019" y="8356"/>
                                  </a:lnTo>
                                  <a:lnTo>
                                    <a:pt x="640380" y="9900"/>
                                  </a:lnTo>
                                  <a:lnTo>
                                    <a:pt x="637822" y="12457"/>
                                  </a:lnTo>
                                  <a:lnTo>
                                    <a:pt x="63627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662442" y="13096"/>
                                  </a:moveTo>
                                  <a:lnTo>
                                    <a:pt x="658826" y="13096"/>
                                  </a:lnTo>
                                  <a:lnTo>
                                    <a:pt x="657282" y="12457"/>
                                  </a:lnTo>
                                  <a:lnTo>
                                    <a:pt x="654724" y="9900"/>
                                  </a:lnTo>
                                  <a:lnTo>
                                    <a:pt x="654085" y="8356"/>
                                  </a:lnTo>
                                  <a:lnTo>
                                    <a:pt x="654085" y="4740"/>
                                  </a:lnTo>
                                  <a:lnTo>
                                    <a:pt x="654724" y="3196"/>
                                  </a:lnTo>
                                  <a:lnTo>
                                    <a:pt x="657282" y="639"/>
                                  </a:lnTo>
                                  <a:lnTo>
                                    <a:pt x="658826" y="0"/>
                                  </a:lnTo>
                                  <a:lnTo>
                                    <a:pt x="662442" y="0"/>
                                  </a:lnTo>
                                  <a:lnTo>
                                    <a:pt x="663986" y="639"/>
                                  </a:lnTo>
                                  <a:lnTo>
                                    <a:pt x="666542" y="3196"/>
                                  </a:lnTo>
                                  <a:lnTo>
                                    <a:pt x="667182" y="4740"/>
                                  </a:lnTo>
                                  <a:lnTo>
                                    <a:pt x="667182" y="8356"/>
                                  </a:lnTo>
                                  <a:lnTo>
                                    <a:pt x="666542" y="9900"/>
                                  </a:lnTo>
                                  <a:lnTo>
                                    <a:pt x="663986" y="12457"/>
                                  </a:lnTo>
                                  <a:lnTo>
                                    <a:pt x="66244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688606" y="13096"/>
                                  </a:moveTo>
                                  <a:lnTo>
                                    <a:pt x="684989" y="13096"/>
                                  </a:lnTo>
                                  <a:lnTo>
                                    <a:pt x="683446" y="12457"/>
                                  </a:lnTo>
                                  <a:lnTo>
                                    <a:pt x="680888" y="9900"/>
                                  </a:lnTo>
                                  <a:lnTo>
                                    <a:pt x="680249" y="8356"/>
                                  </a:lnTo>
                                  <a:lnTo>
                                    <a:pt x="680249" y="4740"/>
                                  </a:lnTo>
                                  <a:lnTo>
                                    <a:pt x="680888" y="3196"/>
                                  </a:lnTo>
                                  <a:lnTo>
                                    <a:pt x="683446" y="639"/>
                                  </a:lnTo>
                                  <a:lnTo>
                                    <a:pt x="684989" y="0"/>
                                  </a:lnTo>
                                  <a:lnTo>
                                    <a:pt x="688606" y="0"/>
                                  </a:lnTo>
                                  <a:lnTo>
                                    <a:pt x="690149" y="639"/>
                                  </a:lnTo>
                                  <a:lnTo>
                                    <a:pt x="692706" y="3196"/>
                                  </a:lnTo>
                                  <a:lnTo>
                                    <a:pt x="693346" y="4740"/>
                                  </a:lnTo>
                                  <a:lnTo>
                                    <a:pt x="693346" y="8356"/>
                                  </a:lnTo>
                                  <a:lnTo>
                                    <a:pt x="692706" y="9900"/>
                                  </a:lnTo>
                                  <a:lnTo>
                                    <a:pt x="690149" y="12457"/>
                                  </a:lnTo>
                                  <a:lnTo>
                                    <a:pt x="68860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714769" y="13096"/>
                                  </a:moveTo>
                                  <a:lnTo>
                                    <a:pt x="711153" y="13096"/>
                                  </a:lnTo>
                                  <a:lnTo>
                                    <a:pt x="709608" y="12457"/>
                                  </a:lnTo>
                                  <a:lnTo>
                                    <a:pt x="707051" y="9900"/>
                                  </a:lnTo>
                                  <a:lnTo>
                                    <a:pt x="706412" y="8356"/>
                                  </a:lnTo>
                                  <a:lnTo>
                                    <a:pt x="706412" y="4740"/>
                                  </a:lnTo>
                                  <a:lnTo>
                                    <a:pt x="707051" y="3196"/>
                                  </a:lnTo>
                                  <a:lnTo>
                                    <a:pt x="709608" y="639"/>
                                  </a:lnTo>
                                  <a:lnTo>
                                    <a:pt x="711153" y="0"/>
                                  </a:lnTo>
                                  <a:lnTo>
                                    <a:pt x="714769" y="0"/>
                                  </a:lnTo>
                                  <a:lnTo>
                                    <a:pt x="716312" y="639"/>
                                  </a:lnTo>
                                  <a:lnTo>
                                    <a:pt x="718869" y="3196"/>
                                  </a:lnTo>
                                  <a:lnTo>
                                    <a:pt x="719508" y="4740"/>
                                  </a:lnTo>
                                  <a:lnTo>
                                    <a:pt x="719508" y="8356"/>
                                  </a:lnTo>
                                  <a:lnTo>
                                    <a:pt x="718869" y="9900"/>
                                  </a:lnTo>
                                  <a:lnTo>
                                    <a:pt x="716312" y="12457"/>
                                  </a:lnTo>
                                  <a:lnTo>
                                    <a:pt x="71476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740933" y="13096"/>
                                  </a:moveTo>
                                  <a:lnTo>
                                    <a:pt x="737315" y="13096"/>
                                  </a:lnTo>
                                  <a:lnTo>
                                    <a:pt x="735772" y="12457"/>
                                  </a:lnTo>
                                  <a:lnTo>
                                    <a:pt x="733215" y="9900"/>
                                  </a:lnTo>
                                  <a:lnTo>
                                    <a:pt x="732576" y="8356"/>
                                  </a:lnTo>
                                  <a:lnTo>
                                    <a:pt x="732576" y="4740"/>
                                  </a:lnTo>
                                  <a:lnTo>
                                    <a:pt x="733215" y="3196"/>
                                  </a:lnTo>
                                  <a:lnTo>
                                    <a:pt x="735772" y="639"/>
                                  </a:lnTo>
                                  <a:lnTo>
                                    <a:pt x="737315" y="0"/>
                                  </a:lnTo>
                                  <a:lnTo>
                                    <a:pt x="740933" y="0"/>
                                  </a:lnTo>
                                  <a:lnTo>
                                    <a:pt x="742476" y="639"/>
                                  </a:lnTo>
                                  <a:lnTo>
                                    <a:pt x="745033" y="3196"/>
                                  </a:lnTo>
                                  <a:lnTo>
                                    <a:pt x="745672" y="4740"/>
                                  </a:lnTo>
                                  <a:lnTo>
                                    <a:pt x="745672" y="8356"/>
                                  </a:lnTo>
                                  <a:lnTo>
                                    <a:pt x="745033" y="9900"/>
                                  </a:lnTo>
                                  <a:lnTo>
                                    <a:pt x="742476" y="12457"/>
                                  </a:lnTo>
                                  <a:lnTo>
                                    <a:pt x="74093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767095" y="13096"/>
                                  </a:moveTo>
                                  <a:lnTo>
                                    <a:pt x="763479" y="13096"/>
                                  </a:lnTo>
                                  <a:lnTo>
                                    <a:pt x="761935" y="12457"/>
                                  </a:lnTo>
                                  <a:lnTo>
                                    <a:pt x="759378" y="9900"/>
                                  </a:lnTo>
                                  <a:lnTo>
                                    <a:pt x="758740" y="8356"/>
                                  </a:lnTo>
                                  <a:lnTo>
                                    <a:pt x="758740" y="4740"/>
                                  </a:lnTo>
                                  <a:lnTo>
                                    <a:pt x="759378" y="3196"/>
                                  </a:lnTo>
                                  <a:lnTo>
                                    <a:pt x="761935" y="639"/>
                                  </a:lnTo>
                                  <a:lnTo>
                                    <a:pt x="763479" y="0"/>
                                  </a:lnTo>
                                  <a:lnTo>
                                    <a:pt x="767095" y="0"/>
                                  </a:lnTo>
                                  <a:lnTo>
                                    <a:pt x="768640" y="639"/>
                                  </a:lnTo>
                                  <a:lnTo>
                                    <a:pt x="771196" y="3196"/>
                                  </a:lnTo>
                                  <a:lnTo>
                                    <a:pt x="771835" y="4740"/>
                                  </a:lnTo>
                                  <a:lnTo>
                                    <a:pt x="771835" y="8356"/>
                                  </a:lnTo>
                                  <a:lnTo>
                                    <a:pt x="771196" y="9900"/>
                                  </a:lnTo>
                                  <a:lnTo>
                                    <a:pt x="768640" y="12457"/>
                                  </a:lnTo>
                                  <a:lnTo>
                                    <a:pt x="76709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793259" y="13096"/>
                                  </a:moveTo>
                                  <a:lnTo>
                                    <a:pt x="789642" y="13096"/>
                                  </a:lnTo>
                                  <a:lnTo>
                                    <a:pt x="788099" y="12457"/>
                                  </a:lnTo>
                                  <a:lnTo>
                                    <a:pt x="785542" y="9900"/>
                                  </a:lnTo>
                                  <a:lnTo>
                                    <a:pt x="784902" y="8356"/>
                                  </a:lnTo>
                                  <a:lnTo>
                                    <a:pt x="784902" y="4740"/>
                                  </a:lnTo>
                                  <a:lnTo>
                                    <a:pt x="785542" y="3196"/>
                                  </a:lnTo>
                                  <a:lnTo>
                                    <a:pt x="788099" y="639"/>
                                  </a:lnTo>
                                  <a:lnTo>
                                    <a:pt x="789642" y="0"/>
                                  </a:lnTo>
                                  <a:lnTo>
                                    <a:pt x="793259" y="0"/>
                                  </a:lnTo>
                                  <a:lnTo>
                                    <a:pt x="794802" y="639"/>
                                  </a:lnTo>
                                  <a:lnTo>
                                    <a:pt x="797360" y="3196"/>
                                  </a:lnTo>
                                  <a:lnTo>
                                    <a:pt x="797999" y="4740"/>
                                  </a:lnTo>
                                  <a:lnTo>
                                    <a:pt x="797999" y="8356"/>
                                  </a:lnTo>
                                  <a:lnTo>
                                    <a:pt x="797360" y="9900"/>
                                  </a:lnTo>
                                  <a:lnTo>
                                    <a:pt x="794802" y="12457"/>
                                  </a:lnTo>
                                  <a:lnTo>
                                    <a:pt x="79325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819422" y="13096"/>
                                  </a:moveTo>
                                  <a:lnTo>
                                    <a:pt x="815806" y="13096"/>
                                  </a:lnTo>
                                  <a:lnTo>
                                    <a:pt x="814262" y="12457"/>
                                  </a:lnTo>
                                  <a:lnTo>
                                    <a:pt x="811705" y="9900"/>
                                  </a:lnTo>
                                  <a:lnTo>
                                    <a:pt x="811066" y="8356"/>
                                  </a:lnTo>
                                  <a:lnTo>
                                    <a:pt x="811066" y="4740"/>
                                  </a:lnTo>
                                  <a:lnTo>
                                    <a:pt x="811705" y="3196"/>
                                  </a:lnTo>
                                  <a:lnTo>
                                    <a:pt x="814262" y="639"/>
                                  </a:lnTo>
                                  <a:lnTo>
                                    <a:pt x="815806" y="0"/>
                                  </a:lnTo>
                                  <a:lnTo>
                                    <a:pt x="819422" y="0"/>
                                  </a:lnTo>
                                  <a:lnTo>
                                    <a:pt x="820966" y="639"/>
                                  </a:lnTo>
                                  <a:lnTo>
                                    <a:pt x="823524" y="3196"/>
                                  </a:lnTo>
                                  <a:lnTo>
                                    <a:pt x="824163" y="4740"/>
                                  </a:lnTo>
                                  <a:lnTo>
                                    <a:pt x="824163" y="8356"/>
                                  </a:lnTo>
                                  <a:lnTo>
                                    <a:pt x="823524" y="9900"/>
                                  </a:lnTo>
                                  <a:lnTo>
                                    <a:pt x="820966" y="12457"/>
                                  </a:lnTo>
                                  <a:lnTo>
                                    <a:pt x="81942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845586" y="13096"/>
                                  </a:moveTo>
                                  <a:lnTo>
                                    <a:pt x="841969" y="13096"/>
                                  </a:lnTo>
                                  <a:lnTo>
                                    <a:pt x="840426" y="12457"/>
                                  </a:lnTo>
                                  <a:lnTo>
                                    <a:pt x="837869" y="9900"/>
                                  </a:lnTo>
                                  <a:lnTo>
                                    <a:pt x="837229" y="8356"/>
                                  </a:lnTo>
                                  <a:lnTo>
                                    <a:pt x="837229" y="4740"/>
                                  </a:lnTo>
                                  <a:lnTo>
                                    <a:pt x="837869" y="3196"/>
                                  </a:lnTo>
                                  <a:lnTo>
                                    <a:pt x="840426" y="639"/>
                                  </a:lnTo>
                                  <a:lnTo>
                                    <a:pt x="841969" y="0"/>
                                  </a:lnTo>
                                  <a:lnTo>
                                    <a:pt x="845586" y="0"/>
                                  </a:lnTo>
                                  <a:lnTo>
                                    <a:pt x="847129" y="639"/>
                                  </a:lnTo>
                                  <a:lnTo>
                                    <a:pt x="849687" y="3196"/>
                                  </a:lnTo>
                                  <a:lnTo>
                                    <a:pt x="850326" y="4740"/>
                                  </a:lnTo>
                                  <a:lnTo>
                                    <a:pt x="850326" y="8356"/>
                                  </a:lnTo>
                                  <a:lnTo>
                                    <a:pt x="849687" y="9900"/>
                                  </a:lnTo>
                                  <a:lnTo>
                                    <a:pt x="847129" y="12457"/>
                                  </a:lnTo>
                                  <a:lnTo>
                                    <a:pt x="84558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871749" y="13096"/>
                                  </a:moveTo>
                                  <a:lnTo>
                                    <a:pt x="868133" y="13096"/>
                                  </a:lnTo>
                                  <a:lnTo>
                                    <a:pt x="866589" y="12457"/>
                                  </a:lnTo>
                                  <a:lnTo>
                                    <a:pt x="864033" y="9900"/>
                                  </a:lnTo>
                                  <a:lnTo>
                                    <a:pt x="863393" y="8356"/>
                                  </a:lnTo>
                                  <a:lnTo>
                                    <a:pt x="863393" y="4740"/>
                                  </a:lnTo>
                                  <a:lnTo>
                                    <a:pt x="864033" y="3196"/>
                                  </a:lnTo>
                                  <a:lnTo>
                                    <a:pt x="866589" y="639"/>
                                  </a:lnTo>
                                  <a:lnTo>
                                    <a:pt x="868133" y="0"/>
                                  </a:lnTo>
                                  <a:lnTo>
                                    <a:pt x="871749" y="0"/>
                                  </a:lnTo>
                                  <a:lnTo>
                                    <a:pt x="873293" y="639"/>
                                  </a:lnTo>
                                  <a:lnTo>
                                    <a:pt x="875851" y="3196"/>
                                  </a:lnTo>
                                  <a:lnTo>
                                    <a:pt x="876490" y="4740"/>
                                  </a:lnTo>
                                  <a:lnTo>
                                    <a:pt x="876490" y="8356"/>
                                  </a:lnTo>
                                  <a:lnTo>
                                    <a:pt x="875851" y="9900"/>
                                  </a:lnTo>
                                  <a:lnTo>
                                    <a:pt x="873293" y="12457"/>
                                  </a:lnTo>
                                  <a:lnTo>
                                    <a:pt x="87174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897913" y="13096"/>
                                  </a:moveTo>
                                  <a:lnTo>
                                    <a:pt x="894296" y="13096"/>
                                  </a:lnTo>
                                  <a:lnTo>
                                    <a:pt x="892753" y="12457"/>
                                  </a:lnTo>
                                  <a:lnTo>
                                    <a:pt x="890195" y="9900"/>
                                  </a:lnTo>
                                  <a:lnTo>
                                    <a:pt x="889556" y="8356"/>
                                  </a:lnTo>
                                  <a:lnTo>
                                    <a:pt x="889556" y="4740"/>
                                  </a:lnTo>
                                  <a:lnTo>
                                    <a:pt x="890195" y="3196"/>
                                  </a:lnTo>
                                  <a:lnTo>
                                    <a:pt x="892753" y="639"/>
                                  </a:lnTo>
                                  <a:lnTo>
                                    <a:pt x="894296" y="0"/>
                                  </a:lnTo>
                                  <a:lnTo>
                                    <a:pt x="897913" y="0"/>
                                  </a:lnTo>
                                  <a:lnTo>
                                    <a:pt x="899456" y="639"/>
                                  </a:lnTo>
                                  <a:lnTo>
                                    <a:pt x="902013" y="3196"/>
                                  </a:lnTo>
                                  <a:lnTo>
                                    <a:pt x="902653" y="4740"/>
                                  </a:lnTo>
                                  <a:lnTo>
                                    <a:pt x="902653" y="8356"/>
                                  </a:lnTo>
                                  <a:lnTo>
                                    <a:pt x="902013" y="9900"/>
                                  </a:lnTo>
                                  <a:lnTo>
                                    <a:pt x="899456" y="12457"/>
                                  </a:lnTo>
                                  <a:lnTo>
                                    <a:pt x="89791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924076" y="13096"/>
                                  </a:moveTo>
                                  <a:lnTo>
                                    <a:pt x="920460" y="13096"/>
                                  </a:lnTo>
                                  <a:lnTo>
                                    <a:pt x="918917" y="12457"/>
                                  </a:lnTo>
                                  <a:lnTo>
                                    <a:pt x="916359" y="9900"/>
                                  </a:lnTo>
                                  <a:lnTo>
                                    <a:pt x="915720" y="8356"/>
                                  </a:lnTo>
                                  <a:lnTo>
                                    <a:pt x="915720" y="4740"/>
                                  </a:lnTo>
                                  <a:lnTo>
                                    <a:pt x="916359" y="3196"/>
                                  </a:lnTo>
                                  <a:lnTo>
                                    <a:pt x="918917" y="639"/>
                                  </a:lnTo>
                                  <a:lnTo>
                                    <a:pt x="920460" y="0"/>
                                  </a:lnTo>
                                  <a:lnTo>
                                    <a:pt x="924076" y="0"/>
                                  </a:lnTo>
                                  <a:lnTo>
                                    <a:pt x="925620" y="639"/>
                                  </a:lnTo>
                                  <a:lnTo>
                                    <a:pt x="928177" y="3196"/>
                                  </a:lnTo>
                                  <a:lnTo>
                                    <a:pt x="928817" y="4740"/>
                                  </a:lnTo>
                                  <a:lnTo>
                                    <a:pt x="928817" y="8356"/>
                                  </a:lnTo>
                                  <a:lnTo>
                                    <a:pt x="928177" y="9900"/>
                                  </a:lnTo>
                                  <a:lnTo>
                                    <a:pt x="925620" y="12457"/>
                                  </a:lnTo>
                                  <a:lnTo>
                                    <a:pt x="92407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950240" y="13096"/>
                                  </a:moveTo>
                                  <a:lnTo>
                                    <a:pt x="946623" y="13096"/>
                                  </a:lnTo>
                                  <a:lnTo>
                                    <a:pt x="945080" y="12457"/>
                                  </a:lnTo>
                                  <a:lnTo>
                                    <a:pt x="942522" y="9900"/>
                                  </a:lnTo>
                                  <a:lnTo>
                                    <a:pt x="941883" y="8356"/>
                                  </a:lnTo>
                                  <a:lnTo>
                                    <a:pt x="941883" y="4740"/>
                                  </a:lnTo>
                                  <a:lnTo>
                                    <a:pt x="942522" y="3196"/>
                                  </a:lnTo>
                                  <a:lnTo>
                                    <a:pt x="945080" y="639"/>
                                  </a:lnTo>
                                  <a:lnTo>
                                    <a:pt x="946623" y="0"/>
                                  </a:lnTo>
                                  <a:lnTo>
                                    <a:pt x="950240" y="0"/>
                                  </a:lnTo>
                                  <a:lnTo>
                                    <a:pt x="951783" y="639"/>
                                  </a:lnTo>
                                  <a:lnTo>
                                    <a:pt x="954340" y="3196"/>
                                  </a:lnTo>
                                  <a:lnTo>
                                    <a:pt x="954980" y="4740"/>
                                  </a:lnTo>
                                  <a:lnTo>
                                    <a:pt x="954980" y="8356"/>
                                  </a:lnTo>
                                  <a:lnTo>
                                    <a:pt x="954340" y="9900"/>
                                  </a:lnTo>
                                  <a:lnTo>
                                    <a:pt x="951783" y="12457"/>
                                  </a:lnTo>
                                  <a:lnTo>
                                    <a:pt x="95024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976404" y="13096"/>
                                  </a:moveTo>
                                  <a:lnTo>
                                    <a:pt x="972787" y="13096"/>
                                  </a:lnTo>
                                  <a:lnTo>
                                    <a:pt x="971244" y="12457"/>
                                  </a:lnTo>
                                  <a:lnTo>
                                    <a:pt x="968686" y="9900"/>
                                  </a:lnTo>
                                  <a:lnTo>
                                    <a:pt x="968047" y="8356"/>
                                  </a:lnTo>
                                  <a:lnTo>
                                    <a:pt x="968047" y="4740"/>
                                  </a:lnTo>
                                  <a:lnTo>
                                    <a:pt x="968686" y="3196"/>
                                  </a:lnTo>
                                  <a:lnTo>
                                    <a:pt x="971244" y="639"/>
                                  </a:lnTo>
                                  <a:lnTo>
                                    <a:pt x="972787" y="0"/>
                                  </a:lnTo>
                                  <a:lnTo>
                                    <a:pt x="976404" y="0"/>
                                  </a:lnTo>
                                  <a:lnTo>
                                    <a:pt x="977947" y="639"/>
                                  </a:lnTo>
                                  <a:lnTo>
                                    <a:pt x="980504" y="3196"/>
                                  </a:lnTo>
                                  <a:lnTo>
                                    <a:pt x="981144" y="4740"/>
                                  </a:lnTo>
                                  <a:lnTo>
                                    <a:pt x="981144" y="8356"/>
                                  </a:lnTo>
                                  <a:lnTo>
                                    <a:pt x="980504" y="9900"/>
                                  </a:lnTo>
                                  <a:lnTo>
                                    <a:pt x="977947" y="12457"/>
                                  </a:lnTo>
                                  <a:lnTo>
                                    <a:pt x="97640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002567" y="13096"/>
                                  </a:moveTo>
                                  <a:lnTo>
                                    <a:pt x="998951" y="13096"/>
                                  </a:lnTo>
                                  <a:lnTo>
                                    <a:pt x="997406" y="12457"/>
                                  </a:lnTo>
                                  <a:lnTo>
                                    <a:pt x="994849" y="9900"/>
                                  </a:lnTo>
                                  <a:lnTo>
                                    <a:pt x="994210" y="8356"/>
                                  </a:lnTo>
                                  <a:lnTo>
                                    <a:pt x="994210" y="4740"/>
                                  </a:lnTo>
                                  <a:lnTo>
                                    <a:pt x="994849" y="3196"/>
                                  </a:lnTo>
                                  <a:lnTo>
                                    <a:pt x="997406" y="639"/>
                                  </a:lnTo>
                                  <a:lnTo>
                                    <a:pt x="998951" y="0"/>
                                  </a:lnTo>
                                  <a:lnTo>
                                    <a:pt x="1002567" y="0"/>
                                  </a:lnTo>
                                  <a:lnTo>
                                    <a:pt x="1004110" y="639"/>
                                  </a:lnTo>
                                  <a:lnTo>
                                    <a:pt x="1006667" y="3196"/>
                                  </a:lnTo>
                                  <a:lnTo>
                                    <a:pt x="1007306" y="4740"/>
                                  </a:lnTo>
                                  <a:lnTo>
                                    <a:pt x="1007306" y="8356"/>
                                  </a:lnTo>
                                  <a:lnTo>
                                    <a:pt x="1006667" y="9900"/>
                                  </a:lnTo>
                                  <a:lnTo>
                                    <a:pt x="1004110" y="12457"/>
                                  </a:lnTo>
                                  <a:lnTo>
                                    <a:pt x="100256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028730" y="13096"/>
                                  </a:moveTo>
                                  <a:lnTo>
                                    <a:pt x="1025113" y="13096"/>
                                  </a:lnTo>
                                  <a:lnTo>
                                    <a:pt x="1023570" y="12457"/>
                                  </a:lnTo>
                                  <a:lnTo>
                                    <a:pt x="1021013" y="9900"/>
                                  </a:lnTo>
                                  <a:lnTo>
                                    <a:pt x="1020373" y="8356"/>
                                  </a:lnTo>
                                  <a:lnTo>
                                    <a:pt x="1020373" y="4740"/>
                                  </a:lnTo>
                                  <a:lnTo>
                                    <a:pt x="1021013" y="3196"/>
                                  </a:lnTo>
                                  <a:lnTo>
                                    <a:pt x="1023570" y="639"/>
                                  </a:lnTo>
                                  <a:lnTo>
                                    <a:pt x="1025113" y="0"/>
                                  </a:lnTo>
                                  <a:lnTo>
                                    <a:pt x="1028730" y="0"/>
                                  </a:lnTo>
                                  <a:lnTo>
                                    <a:pt x="1030274" y="639"/>
                                  </a:lnTo>
                                  <a:lnTo>
                                    <a:pt x="1032831" y="3196"/>
                                  </a:lnTo>
                                  <a:lnTo>
                                    <a:pt x="1033470" y="4740"/>
                                  </a:lnTo>
                                  <a:lnTo>
                                    <a:pt x="1033470" y="8356"/>
                                  </a:lnTo>
                                  <a:lnTo>
                                    <a:pt x="1032831" y="9900"/>
                                  </a:lnTo>
                                  <a:lnTo>
                                    <a:pt x="1030274" y="12457"/>
                                  </a:lnTo>
                                  <a:lnTo>
                                    <a:pt x="102873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054893" y="13096"/>
                                  </a:moveTo>
                                  <a:lnTo>
                                    <a:pt x="1051277" y="13096"/>
                                  </a:lnTo>
                                  <a:lnTo>
                                    <a:pt x="1049733" y="12457"/>
                                  </a:lnTo>
                                  <a:lnTo>
                                    <a:pt x="1047176" y="9900"/>
                                  </a:lnTo>
                                  <a:lnTo>
                                    <a:pt x="1046536" y="8356"/>
                                  </a:lnTo>
                                  <a:lnTo>
                                    <a:pt x="1046536" y="4740"/>
                                  </a:lnTo>
                                  <a:lnTo>
                                    <a:pt x="1047176" y="3196"/>
                                  </a:lnTo>
                                  <a:lnTo>
                                    <a:pt x="1049733" y="639"/>
                                  </a:lnTo>
                                  <a:lnTo>
                                    <a:pt x="1051277" y="0"/>
                                  </a:lnTo>
                                  <a:lnTo>
                                    <a:pt x="1054893" y="0"/>
                                  </a:lnTo>
                                  <a:lnTo>
                                    <a:pt x="1056436" y="639"/>
                                  </a:lnTo>
                                  <a:lnTo>
                                    <a:pt x="1058994" y="3196"/>
                                  </a:lnTo>
                                  <a:lnTo>
                                    <a:pt x="1059633" y="4740"/>
                                  </a:lnTo>
                                  <a:lnTo>
                                    <a:pt x="1059633" y="8356"/>
                                  </a:lnTo>
                                  <a:lnTo>
                                    <a:pt x="1058994" y="9900"/>
                                  </a:lnTo>
                                  <a:lnTo>
                                    <a:pt x="1056436" y="12457"/>
                                  </a:lnTo>
                                  <a:lnTo>
                                    <a:pt x="105489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081057" y="13096"/>
                                  </a:moveTo>
                                  <a:lnTo>
                                    <a:pt x="1077440" y="13096"/>
                                  </a:lnTo>
                                  <a:lnTo>
                                    <a:pt x="1075897" y="12457"/>
                                  </a:lnTo>
                                  <a:lnTo>
                                    <a:pt x="1073340" y="9900"/>
                                  </a:lnTo>
                                  <a:lnTo>
                                    <a:pt x="1072700" y="8356"/>
                                  </a:lnTo>
                                  <a:lnTo>
                                    <a:pt x="1072700" y="4740"/>
                                  </a:lnTo>
                                  <a:lnTo>
                                    <a:pt x="1073340" y="3196"/>
                                  </a:lnTo>
                                  <a:lnTo>
                                    <a:pt x="1075897" y="639"/>
                                  </a:lnTo>
                                  <a:lnTo>
                                    <a:pt x="1077440" y="0"/>
                                  </a:lnTo>
                                  <a:lnTo>
                                    <a:pt x="1081057" y="0"/>
                                  </a:lnTo>
                                  <a:lnTo>
                                    <a:pt x="1082600" y="639"/>
                                  </a:lnTo>
                                  <a:lnTo>
                                    <a:pt x="1085158" y="3196"/>
                                  </a:lnTo>
                                  <a:lnTo>
                                    <a:pt x="1085797" y="4740"/>
                                  </a:lnTo>
                                  <a:lnTo>
                                    <a:pt x="1085797" y="8356"/>
                                  </a:lnTo>
                                  <a:lnTo>
                                    <a:pt x="1085158" y="9900"/>
                                  </a:lnTo>
                                  <a:lnTo>
                                    <a:pt x="1082600" y="12457"/>
                                  </a:lnTo>
                                  <a:lnTo>
                                    <a:pt x="108105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107220" y="13096"/>
                                  </a:moveTo>
                                  <a:lnTo>
                                    <a:pt x="1103604" y="13096"/>
                                  </a:lnTo>
                                  <a:lnTo>
                                    <a:pt x="1102060" y="12457"/>
                                  </a:lnTo>
                                  <a:lnTo>
                                    <a:pt x="1099502" y="9900"/>
                                  </a:lnTo>
                                  <a:lnTo>
                                    <a:pt x="1098863" y="8356"/>
                                  </a:lnTo>
                                  <a:lnTo>
                                    <a:pt x="1098863" y="4740"/>
                                  </a:lnTo>
                                  <a:lnTo>
                                    <a:pt x="1099502" y="3196"/>
                                  </a:lnTo>
                                  <a:lnTo>
                                    <a:pt x="1102060" y="639"/>
                                  </a:lnTo>
                                  <a:lnTo>
                                    <a:pt x="1103604" y="0"/>
                                  </a:lnTo>
                                  <a:lnTo>
                                    <a:pt x="1107220" y="0"/>
                                  </a:lnTo>
                                  <a:lnTo>
                                    <a:pt x="1108764" y="639"/>
                                  </a:lnTo>
                                  <a:lnTo>
                                    <a:pt x="1111321" y="3196"/>
                                  </a:lnTo>
                                  <a:lnTo>
                                    <a:pt x="1111960" y="4740"/>
                                  </a:lnTo>
                                  <a:lnTo>
                                    <a:pt x="1111960" y="8356"/>
                                  </a:lnTo>
                                  <a:lnTo>
                                    <a:pt x="1111321" y="9900"/>
                                  </a:lnTo>
                                  <a:lnTo>
                                    <a:pt x="1108764" y="12457"/>
                                  </a:lnTo>
                                  <a:lnTo>
                                    <a:pt x="110722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133384" y="13096"/>
                                  </a:moveTo>
                                  <a:lnTo>
                                    <a:pt x="1129767" y="13096"/>
                                  </a:lnTo>
                                  <a:lnTo>
                                    <a:pt x="1128224" y="12457"/>
                                  </a:lnTo>
                                  <a:lnTo>
                                    <a:pt x="1125666" y="9900"/>
                                  </a:lnTo>
                                  <a:lnTo>
                                    <a:pt x="1125027" y="8356"/>
                                  </a:lnTo>
                                  <a:lnTo>
                                    <a:pt x="1125027" y="4740"/>
                                  </a:lnTo>
                                  <a:lnTo>
                                    <a:pt x="1125666" y="3196"/>
                                  </a:lnTo>
                                  <a:lnTo>
                                    <a:pt x="1128224" y="639"/>
                                  </a:lnTo>
                                  <a:lnTo>
                                    <a:pt x="1129767" y="0"/>
                                  </a:lnTo>
                                  <a:lnTo>
                                    <a:pt x="1133384" y="0"/>
                                  </a:lnTo>
                                  <a:lnTo>
                                    <a:pt x="1134927" y="639"/>
                                  </a:lnTo>
                                  <a:lnTo>
                                    <a:pt x="1137485" y="3196"/>
                                  </a:lnTo>
                                  <a:lnTo>
                                    <a:pt x="1138124" y="4740"/>
                                  </a:lnTo>
                                  <a:lnTo>
                                    <a:pt x="1138124" y="8356"/>
                                  </a:lnTo>
                                  <a:lnTo>
                                    <a:pt x="1137485" y="9900"/>
                                  </a:lnTo>
                                  <a:lnTo>
                                    <a:pt x="1134927" y="12457"/>
                                  </a:lnTo>
                                  <a:lnTo>
                                    <a:pt x="113338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159547" y="13096"/>
                                  </a:moveTo>
                                  <a:lnTo>
                                    <a:pt x="1155931" y="13096"/>
                                  </a:lnTo>
                                  <a:lnTo>
                                    <a:pt x="1154387" y="12457"/>
                                  </a:lnTo>
                                  <a:lnTo>
                                    <a:pt x="1151829" y="9900"/>
                                  </a:lnTo>
                                  <a:lnTo>
                                    <a:pt x="1151191" y="8356"/>
                                  </a:lnTo>
                                  <a:lnTo>
                                    <a:pt x="1151191" y="4740"/>
                                  </a:lnTo>
                                  <a:lnTo>
                                    <a:pt x="1151829" y="3196"/>
                                  </a:lnTo>
                                  <a:lnTo>
                                    <a:pt x="1154387" y="639"/>
                                  </a:lnTo>
                                  <a:lnTo>
                                    <a:pt x="1155931" y="0"/>
                                  </a:lnTo>
                                  <a:lnTo>
                                    <a:pt x="1159547" y="0"/>
                                  </a:lnTo>
                                  <a:lnTo>
                                    <a:pt x="1161091" y="639"/>
                                  </a:lnTo>
                                  <a:lnTo>
                                    <a:pt x="1163647" y="3196"/>
                                  </a:lnTo>
                                  <a:lnTo>
                                    <a:pt x="1164287" y="4740"/>
                                  </a:lnTo>
                                  <a:lnTo>
                                    <a:pt x="1164287" y="8356"/>
                                  </a:lnTo>
                                  <a:lnTo>
                                    <a:pt x="1163647" y="9900"/>
                                  </a:lnTo>
                                  <a:lnTo>
                                    <a:pt x="1161091" y="12457"/>
                                  </a:lnTo>
                                  <a:lnTo>
                                    <a:pt x="115954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185711" y="13096"/>
                                  </a:moveTo>
                                  <a:lnTo>
                                    <a:pt x="1182094" y="13096"/>
                                  </a:lnTo>
                                  <a:lnTo>
                                    <a:pt x="1180551" y="12457"/>
                                  </a:lnTo>
                                  <a:lnTo>
                                    <a:pt x="1177993" y="9900"/>
                                  </a:lnTo>
                                  <a:lnTo>
                                    <a:pt x="1177354" y="8356"/>
                                  </a:lnTo>
                                  <a:lnTo>
                                    <a:pt x="1177354" y="4740"/>
                                  </a:lnTo>
                                  <a:lnTo>
                                    <a:pt x="1177993" y="3196"/>
                                  </a:lnTo>
                                  <a:lnTo>
                                    <a:pt x="1180551" y="639"/>
                                  </a:lnTo>
                                  <a:lnTo>
                                    <a:pt x="1182094" y="0"/>
                                  </a:lnTo>
                                  <a:lnTo>
                                    <a:pt x="1185711" y="0"/>
                                  </a:lnTo>
                                  <a:lnTo>
                                    <a:pt x="1187254" y="639"/>
                                  </a:lnTo>
                                  <a:lnTo>
                                    <a:pt x="1189811" y="3196"/>
                                  </a:lnTo>
                                  <a:lnTo>
                                    <a:pt x="1190451" y="4740"/>
                                  </a:lnTo>
                                  <a:lnTo>
                                    <a:pt x="1190451" y="8356"/>
                                  </a:lnTo>
                                  <a:lnTo>
                                    <a:pt x="1189811" y="9900"/>
                                  </a:lnTo>
                                  <a:lnTo>
                                    <a:pt x="1187254" y="12457"/>
                                  </a:lnTo>
                                  <a:lnTo>
                                    <a:pt x="118571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211877" y="13096"/>
                                  </a:moveTo>
                                  <a:lnTo>
                                    <a:pt x="1208258" y="13096"/>
                                  </a:lnTo>
                                  <a:lnTo>
                                    <a:pt x="1206710" y="12457"/>
                                  </a:lnTo>
                                  <a:lnTo>
                                    <a:pt x="1204162" y="9900"/>
                                  </a:lnTo>
                                  <a:lnTo>
                                    <a:pt x="1203519" y="8356"/>
                                  </a:lnTo>
                                  <a:lnTo>
                                    <a:pt x="1203519" y="4740"/>
                                  </a:lnTo>
                                  <a:lnTo>
                                    <a:pt x="1204162" y="3196"/>
                                  </a:lnTo>
                                  <a:lnTo>
                                    <a:pt x="1206710" y="639"/>
                                  </a:lnTo>
                                  <a:lnTo>
                                    <a:pt x="1208258" y="0"/>
                                  </a:lnTo>
                                  <a:lnTo>
                                    <a:pt x="1211877" y="0"/>
                                  </a:lnTo>
                                  <a:lnTo>
                                    <a:pt x="1213413" y="639"/>
                                  </a:lnTo>
                                  <a:lnTo>
                                    <a:pt x="1215973" y="3196"/>
                                  </a:lnTo>
                                  <a:lnTo>
                                    <a:pt x="1216616" y="4740"/>
                                  </a:lnTo>
                                  <a:lnTo>
                                    <a:pt x="1216616" y="8356"/>
                                  </a:lnTo>
                                  <a:lnTo>
                                    <a:pt x="1215973" y="9900"/>
                                  </a:lnTo>
                                  <a:lnTo>
                                    <a:pt x="1213413" y="12457"/>
                                  </a:lnTo>
                                  <a:lnTo>
                                    <a:pt x="121187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238035" y="13096"/>
                                  </a:moveTo>
                                  <a:lnTo>
                                    <a:pt x="1234416" y="13096"/>
                                  </a:lnTo>
                                  <a:lnTo>
                                    <a:pt x="1232880" y="12457"/>
                                  </a:lnTo>
                                  <a:lnTo>
                                    <a:pt x="1230320" y="9900"/>
                                  </a:lnTo>
                                  <a:lnTo>
                                    <a:pt x="1229677" y="8356"/>
                                  </a:lnTo>
                                  <a:lnTo>
                                    <a:pt x="1229677" y="4740"/>
                                  </a:lnTo>
                                  <a:lnTo>
                                    <a:pt x="1230320" y="3196"/>
                                  </a:lnTo>
                                  <a:lnTo>
                                    <a:pt x="1232880" y="639"/>
                                  </a:lnTo>
                                  <a:lnTo>
                                    <a:pt x="1234416" y="0"/>
                                  </a:lnTo>
                                  <a:lnTo>
                                    <a:pt x="1238035" y="0"/>
                                  </a:lnTo>
                                  <a:lnTo>
                                    <a:pt x="1239583" y="639"/>
                                  </a:lnTo>
                                  <a:lnTo>
                                    <a:pt x="1242143" y="3196"/>
                                  </a:lnTo>
                                  <a:lnTo>
                                    <a:pt x="1242774" y="4740"/>
                                  </a:lnTo>
                                  <a:lnTo>
                                    <a:pt x="1242774" y="8356"/>
                                  </a:lnTo>
                                  <a:lnTo>
                                    <a:pt x="1242143" y="9900"/>
                                  </a:lnTo>
                                  <a:lnTo>
                                    <a:pt x="1239583" y="12457"/>
                                  </a:lnTo>
                                  <a:lnTo>
                                    <a:pt x="123803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264205" y="13096"/>
                                  </a:moveTo>
                                  <a:lnTo>
                                    <a:pt x="1260586" y="13096"/>
                                  </a:lnTo>
                                  <a:lnTo>
                                    <a:pt x="1259038" y="12457"/>
                                  </a:lnTo>
                                  <a:lnTo>
                                    <a:pt x="1256478" y="9900"/>
                                  </a:lnTo>
                                  <a:lnTo>
                                    <a:pt x="1255847" y="8356"/>
                                  </a:lnTo>
                                  <a:lnTo>
                                    <a:pt x="1255847" y="4740"/>
                                  </a:lnTo>
                                  <a:lnTo>
                                    <a:pt x="1256478" y="3196"/>
                                  </a:lnTo>
                                  <a:lnTo>
                                    <a:pt x="1259038" y="639"/>
                                  </a:lnTo>
                                  <a:lnTo>
                                    <a:pt x="1260586" y="0"/>
                                  </a:lnTo>
                                  <a:lnTo>
                                    <a:pt x="1264205" y="0"/>
                                  </a:lnTo>
                                  <a:lnTo>
                                    <a:pt x="1265741" y="639"/>
                                  </a:lnTo>
                                  <a:lnTo>
                                    <a:pt x="1268301" y="3196"/>
                                  </a:lnTo>
                                  <a:lnTo>
                                    <a:pt x="1268944" y="4740"/>
                                  </a:lnTo>
                                  <a:lnTo>
                                    <a:pt x="1268944" y="8356"/>
                                  </a:lnTo>
                                  <a:lnTo>
                                    <a:pt x="1268301" y="9900"/>
                                  </a:lnTo>
                                  <a:lnTo>
                                    <a:pt x="1265741" y="12457"/>
                                  </a:lnTo>
                                  <a:lnTo>
                                    <a:pt x="126420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290363" y="13096"/>
                                  </a:moveTo>
                                  <a:lnTo>
                                    <a:pt x="1286744" y="13096"/>
                                  </a:lnTo>
                                  <a:lnTo>
                                    <a:pt x="1285208" y="12457"/>
                                  </a:lnTo>
                                  <a:lnTo>
                                    <a:pt x="1282648" y="9900"/>
                                  </a:lnTo>
                                  <a:lnTo>
                                    <a:pt x="1282005" y="8356"/>
                                  </a:lnTo>
                                  <a:lnTo>
                                    <a:pt x="1282005" y="4740"/>
                                  </a:lnTo>
                                  <a:lnTo>
                                    <a:pt x="1282648" y="3196"/>
                                  </a:lnTo>
                                  <a:lnTo>
                                    <a:pt x="1285208" y="639"/>
                                  </a:lnTo>
                                  <a:lnTo>
                                    <a:pt x="1286744" y="0"/>
                                  </a:lnTo>
                                  <a:lnTo>
                                    <a:pt x="1290363" y="0"/>
                                  </a:lnTo>
                                  <a:lnTo>
                                    <a:pt x="1291911" y="639"/>
                                  </a:lnTo>
                                  <a:lnTo>
                                    <a:pt x="1294471" y="3196"/>
                                  </a:lnTo>
                                  <a:lnTo>
                                    <a:pt x="1295102" y="4740"/>
                                  </a:lnTo>
                                  <a:lnTo>
                                    <a:pt x="1295102" y="8356"/>
                                  </a:lnTo>
                                  <a:lnTo>
                                    <a:pt x="1294471" y="9900"/>
                                  </a:lnTo>
                                  <a:lnTo>
                                    <a:pt x="1291911" y="12457"/>
                                  </a:lnTo>
                                  <a:lnTo>
                                    <a:pt x="129036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316533" y="13096"/>
                                  </a:moveTo>
                                  <a:lnTo>
                                    <a:pt x="1312914" y="13096"/>
                                  </a:lnTo>
                                  <a:lnTo>
                                    <a:pt x="1311366" y="12457"/>
                                  </a:lnTo>
                                  <a:lnTo>
                                    <a:pt x="1308806" y="9900"/>
                                  </a:lnTo>
                                  <a:lnTo>
                                    <a:pt x="1308175" y="8356"/>
                                  </a:lnTo>
                                  <a:lnTo>
                                    <a:pt x="1308175" y="4740"/>
                                  </a:lnTo>
                                  <a:lnTo>
                                    <a:pt x="1308806" y="3196"/>
                                  </a:lnTo>
                                  <a:lnTo>
                                    <a:pt x="1311366" y="639"/>
                                  </a:lnTo>
                                  <a:lnTo>
                                    <a:pt x="1312914" y="0"/>
                                  </a:lnTo>
                                  <a:lnTo>
                                    <a:pt x="1316533" y="0"/>
                                  </a:lnTo>
                                  <a:lnTo>
                                    <a:pt x="1318069" y="639"/>
                                  </a:lnTo>
                                  <a:lnTo>
                                    <a:pt x="1320629" y="3196"/>
                                  </a:lnTo>
                                  <a:lnTo>
                                    <a:pt x="1321272" y="4740"/>
                                  </a:lnTo>
                                  <a:lnTo>
                                    <a:pt x="1321272" y="8356"/>
                                  </a:lnTo>
                                  <a:lnTo>
                                    <a:pt x="1320629" y="9900"/>
                                  </a:lnTo>
                                  <a:lnTo>
                                    <a:pt x="1318069" y="12457"/>
                                  </a:lnTo>
                                  <a:lnTo>
                                    <a:pt x="131653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342691" y="13096"/>
                                  </a:moveTo>
                                  <a:lnTo>
                                    <a:pt x="1339072" y="13096"/>
                                  </a:lnTo>
                                  <a:lnTo>
                                    <a:pt x="1337536" y="12457"/>
                                  </a:lnTo>
                                  <a:lnTo>
                                    <a:pt x="1334976" y="9900"/>
                                  </a:lnTo>
                                  <a:lnTo>
                                    <a:pt x="1334333" y="8356"/>
                                  </a:lnTo>
                                  <a:lnTo>
                                    <a:pt x="1334333" y="4740"/>
                                  </a:lnTo>
                                  <a:lnTo>
                                    <a:pt x="1334976" y="3196"/>
                                  </a:lnTo>
                                  <a:lnTo>
                                    <a:pt x="1337536" y="639"/>
                                  </a:lnTo>
                                  <a:lnTo>
                                    <a:pt x="1339072" y="0"/>
                                  </a:lnTo>
                                  <a:lnTo>
                                    <a:pt x="1342691" y="0"/>
                                  </a:lnTo>
                                  <a:lnTo>
                                    <a:pt x="1344239" y="639"/>
                                  </a:lnTo>
                                  <a:lnTo>
                                    <a:pt x="1346787" y="3196"/>
                                  </a:lnTo>
                                  <a:lnTo>
                                    <a:pt x="1347430" y="4740"/>
                                  </a:lnTo>
                                  <a:lnTo>
                                    <a:pt x="1347430" y="8356"/>
                                  </a:lnTo>
                                  <a:lnTo>
                                    <a:pt x="1346787" y="9900"/>
                                  </a:lnTo>
                                  <a:lnTo>
                                    <a:pt x="1344239" y="12457"/>
                                  </a:lnTo>
                                  <a:lnTo>
                                    <a:pt x="134269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368849" y="13096"/>
                                  </a:moveTo>
                                  <a:lnTo>
                                    <a:pt x="1365242" y="13096"/>
                                  </a:lnTo>
                                  <a:lnTo>
                                    <a:pt x="1363694" y="12457"/>
                                  </a:lnTo>
                                  <a:lnTo>
                                    <a:pt x="1361134" y="9900"/>
                                  </a:lnTo>
                                  <a:lnTo>
                                    <a:pt x="1360503" y="8356"/>
                                  </a:lnTo>
                                  <a:lnTo>
                                    <a:pt x="1360503" y="4740"/>
                                  </a:lnTo>
                                  <a:lnTo>
                                    <a:pt x="1361134" y="3196"/>
                                  </a:lnTo>
                                  <a:lnTo>
                                    <a:pt x="1363694" y="639"/>
                                  </a:lnTo>
                                  <a:lnTo>
                                    <a:pt x="1365242" y="0"/>
                                  </a:lnTo>
                                  <a:lnTo>
                                    <a:pt x="1368849" y="0"/>
                                  </a:lnTo>
                                  <a:lnTo>
                                    <a:pt x="1370397" y="639"/>
                                  </a:lnTo>
                                  <a:lnTo>
                                    <a:pt x="1372957" y="3196"/>
                                  </a:lnTo>
                                  <a:lnTo>
                                    <a:pt x="1373600" y="4740"/>
                                  </a:lnTo>
                                  <a:lnTo>
                                    <a:pt x="1373600" y="8356"/>
                                  </a:lnTo>
                                  <a:lnTo>
                                    <a:pt x="1372957" y="9900"/>
                                  </a:lnTo>
                                  <a:lnTo>
                                    <a:pt x="1370397" y="12457"/>
                                  </a:lnTo>
                                  <a:lnTo>
                                    <a:pt x="136884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395019" y="13096"/>
                                  </a:moveTo>
                                  <a:lnTo>
                                    <a:pt x="1391400" y="13096"/>
                                  </a:lnTo>
                                  <a:lnTo>
                                    <a:pt x="1389864" y="12457"/>
                                  </a:lnTo>
                                  <a:lnTo>
                                    <a:pt x="1387304" y="9900"/>
                                  </a:lnTo>
                                  <a:lnTo>
                                    <a:pt x="1386661" y="8356"/>
                                  </a:lnTo>
                                  <a:lnTo>
                                    <a:pt x="1386661" y="4740"/>
                                  </a:lnTo>
                                  <a:lnTo>
                                    <a:pt x="1387304" y="3196"/>
                                  </a:lnTo>
                                  <a:lnTo>
                                    <a:pt x="1389864" y="639"/>
                                  </a:lnTo>
                                  <a:lnTo>
                                    <a:pt x="1391400" y="0"/>
                                  </a:lnTo>
                                  <a:lnTo>
                                    <a:pt x="1395019" y="0"/>
                                  </a:lnTo>
                                  <a:lnTo>
                                    <a:pt x="1396567" y="639"/>
                                  </a:lnTo>
                                  <a:lnTo>
                                    <a:pt x="1399115" y="3196"/>
                                  </a:lnTo>
                                  <a:lnTo>
                                    <a:pt x="1399758" y="4740"/>
                                  </a:lnTo>
                                  <a:lnTo>
                                    <a:pt x="1399758" y="8356"/>
                                  </a:lnTo>
                                  <a:lnTo>
                                    <a:pt x="1399115" y="9900"/>
                                  </a:lnTo>
                                  <a:lnTo>
                                    <a:pt x="1396567" y="12457"/>
                                  </a:lnTo>
                                  <a:lnTo>
                                    <a:pt x="139501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421177" y="13096"/>
                                  </a:moveTo>
                                  <a:lnTo>
                                    <a:pt x="1417570" y="13096"/>
                                  </a:lnTo>
                                  <a:lnTo>
                                    <a:pt x="1416022" y="12457"/>
                                  </a:lnTo>
                                  <a:lnTo>
                                    <a:pt x="1413462" y="9900"/>
                                  </a:lnTo>
                                  <a:lnTo>
                                    <a:pt x="1412819" y="8356"/>
                                  </a:lnTo>
                                  <a:lnTo>
                                    <a:pt x="1412819" y="4740"/>
                                  </a:lnTo>
                                  <a:lnTo>
                                    <a:pt x="1413462" y="3196"/>
                                  </a:lnTo>
                                  <a:lnTo>
                                    <a:pt x="1416022" y="639"/>
                                  </a:lnTo>
                                  <a:lnTo>
                                    <a:pt x="1417570" y="0"/>
                                  </a:lnTo>
                                  <a:lnTo>
                                    <a:pt x="1421177" y="0"/>
                                  </a:lnTo>
                                  <a:lnTo>
                                    <a:pt x="1422725" y="639"/>
                                  </a:lnTo>
                                  <a:lnTo>
                                    <a:pt x="1425285" y="3196"/>
                                  </a:lnTo>
                                  <a:lnTo>
                                    <a:pt x="1425916" y="4740"/>
                                  </a:lnTo>
                                  <a:lnTo>
                                    <a:pt x="1425916" y="8356"/>
                                  </a:lnTo>
                                  <a:lnTo>
                                    <a:pt x="1425285" y="9900"/>
                                  </a:lnTo>
                                  <a:lnTo>
                                    <a:pt x="1422725" y="12457"/>
                                  </a:lnTo>
                                  <a:lnTo>
                                    <a:pt x="142117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447347" y="13096"/>
                                  </a:moveTo>
                                  <a:lnTo>
                                    <a:pt x="1443728" y="13096"/>
                                  </a:lnTo>
                                  <a:lnTo>
                                    <a:pt x="1442180" y="12457"/>
                                  </a:lnTo>
                                  <a:lnTo>
                                    <a:pt x="1439632" y="9900"/>
                                  </a:lnTo>
                                  <a:lnTo>
                                    <a:pt x="1438989" y="8356"/>
                                  </a:lnTo>
                                  <a:lnTo>
                                    <a:pt x="1438989" y="4740"/>
                                  </a:lnTo>
                                  <a:lnTo>
                                    <a:pt x="1439632" y="3196"/>
                                  </a:lnTo>
                                  <a:lnTo>
                                    <a:pt x="1442180" y="639"/>
                                  </a:lnTo>
                                  <a:lnTo>
                                    <a:pt x="1443728" y="0"/>
                                  </a:lnTo>
                                  <a:lnTo>
                                    <a:pt x="1447347" y="0"/>
                                  </a:lnTo>
                                  <a:lnTo>
                                    <a:pt x="1448883" y="639"/>
                                  </a:lnTo>
                                  <a:lnTo>
                                    <a:pt x="1451443" y="3196"/>
                                  </a:lnTo>
                                  <a:lnTo>
                                    <a:pt x="1452086" y="4740"/>
                                  </a:lnTo>
                                  <a:lnTo>
                                    <a:pt x="1452086" y="8356"/>
                                  </a:lnTo>
                                  <a:lnTo>
                                    <a:pt x="1451443" y="9900"/>
                                  </a:lnTo>
                                  <a:lnTo>
                                    <a:pt x="1448883" y="12457"/>
                                  </a:lnTo>
                                  <a:lnTo>
                                    <a:pt x="144734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473505" y="13096"/>
                                  </a:moveTo>
                                  <a:lnTo>
                                    <a:pt x="1469898" y="13096"/>
                                  </a:lnTo>
                                  <a:lnTo>
                                    <a:pt x="1468350" y="12457"/>
                                  </a:lnTo>
                                  <a:lnTo>
                                    <a:pt x="1465790" y="9900"/>
                                  </a:lnTo>
                                  <a:lnTo>
                                    <a:pt x="1465147" y="8356"/>
                                  </a:lnTo>
                                  <a:lnTo>
                                    <a:pt x="1465147" y="4740"/>
                                  </a:lnTo>
                                  <a:lnTo>
                                    <a:pt x="1465790" y="3196"/>
                                  </a:lnTo>
                                  <a:lnTo>
                                    <a:pt x="1468350" y="639"/>
                                  </a:lnTo>
                                  <a:lnTo>
                                    <a:pt x="1469898" y="0"/>
                                  </a:lnTo>
                                  <a:lnTo>
                                    <a:pt x="1473505" y="0"/>
                                  </a:lnTo>
                                  <a:lnTo>
                                    <a:pt x="1475053" y="639"/>
                                  </a:lnTo>
                                  <a:lnTo>
                                    <a:pt x="1477613" y="3196"/>
                                  </a:lnTo>
                                  <a:lnTo>
                                    <a:pt x="1478244" y="4740"/>
                                  </a:lnTo>
                                  <a:lnTo>
                                    <a:pt x="1478244" y="8356"/>
                                  </a:lnTo>
                                  <a:lnTo>
                                    <a:pt x="1477613" y="9900"/>
                                  </a:lnTo>
                                  <a:lnTo>
                                    <a:pt x="1475053" y="12457"/>
                                  </a:lnTo>
                                  <a:lnTo>
                                    <a:pt x="147350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499675" y="13096"/>
                                  </a:moveTo>
                                  <a:lnTo>
                                    <a:pt x="1496056" y="13096"/>
                                  </a:lnTo>
                                  <a:lnTo>
                                    <a:pt x="1494508" y="12457"/>
                                  </a:lnTo>
                                  <a:lnTo>
                                    <a:pt x="1491960" y="9900"/>
                                  </a:lnTo>
                                  <a:lnTo>
                                    <a:pt x="1491317" y="8356"/>
                                  </a:lnTo>
                                  <a:lnTo>
                                    <a:pt x="1491317" y="4740"/>
                                  </a:lnTo>
                                  <a:lnTo>
                                    <a:pt x="1491960" y="3196"/>
                                  </a:lnTo>
                                  <a:lnTo>
                                    <a:pt x="1494508" y="639"/>
                                  </a:lnTo>
                                  <a:lnTo>
                                    <a:pt x="1496056" y="0"/>
                                  </a:lnTo>
                                  <a:lnTo>
                                    <a:pt x="1499675" y="0"/>
                                  </a:lnTo>
                                  <a:lnTo>
                                    <a:pt x="1501211" y="639"/>
                                  </a:lnTo>
                                  <a:lnTo>
                                    <a:pt x="1503771" y="3196"/>
                                  </a:lnTo>
                                  <a:lnTo>
                                    <a:pt x="1504414" y="4740"/>
                                  </a:lnTo>
                                  <a:lnTo>
                                    <a:pt x="1504414" y="8356"/>
                                  </a:lnTo>
                                  <a:lnTo>
                                    <a:pt x="1503771" y="9900"/>
                                  </a:lnTo>
                                  <a:lnTo>
                                    <a:pt x="1501211" y="12457"/>
                                  </a:lnTo>
                                  <a:lnTo>
                                    <a:pt x="149967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525833" y="13096"/>
                                  </a:moveTo>
                                  <a:lnTo>
                                    <a:pt x="1522214" y="13096"/>
                                  </a:lnTo>
                                  <a:lnTo>
                                    <a:pt x="1520678" y="12457"/>
                                  </a:lnTo>
                                  <a:lnTo>
                                    <a:pt x="1518118" y="9900"/>
                                  </a:lnTo>
                                  <a:lnTo>
                                    <a:pt x="1517475" y="8356"/>
                                  </a:lnTo>
                                  <a:lnTo>
                                    <a:pt x="1517475" y="4740"/>
                                  </a:lnTo>
                                  <a:lnTo>
                                    <a:pt x="1518118" y="3196"/>
                                  </a:lnTo>
                                  <a:lnTo>
                                    <a:pt x="1520678" y="639"/>
                                  </a:lnTo>
                                  <a:lnTo>
                                    <a:pt x="1522214" y="0"/>
                                  </a:lnTo>
                                  <a:lnTo>
                                    <a:pt x="1525833" y="0"/>
                                  </a:lnTo>
                                  <a:lnTo>
                                    <a:pt x="1527381" y="639"/>
                                  </a:lnTo>
                                  <a:lnTo>
                                    <a:pt x="1529941" y="3196"/>
                                  </a:lnTo>
                                  <a:lnTo>
                                    <a:pt x="1530572" y="4740"/>
                                  </a:lnTo>
                                  <a:lnTo>
                                    <a:pt x="1530572" y="8356"/>
                                  </a:lnTo>
                                  <a:lnTo>
                                    <a:pt x="1529941" y="9900"/>
                                  </a:lnTo>
                                  <a:lnTo>
                                    <a:pt x="1527381" y="12457"/>
                                  </a:lnTo>
                                  <a:lnTo>
                                    <a:pt x="152583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552003" y="13096"/>
                                  </a:moveTo>
                                  <a:lnTo>
                                    <a:pt x="1548384" y="13096"/>
                                  </a:lnTo>
                                  <a:lnTo>
                                    <a:pt x="1546836" y="12457"/>
                                  </a:lnTo>
                                  <a:lnTo>
                                    <a:pt x="1544276" y="9900"/>
                                  </a:lnTo>
                                  <a:lnTo>
                                    <a:pt x="1543645" y="8356"/>
                                  </a:lnTo>
                                  <a:lnTo>
                                    <a:pt x="1543645" y="4740"/>
                                  </a:lnTo>
                                  <a:lnTo>
                                    <a:pt x="1544276" y="3196"/>
                                  </a:lnTo>
                                  <a:lnTo>
                                    <a:pt x="1546836" y="639"/>
                                  </a:lnTo>
                                  <a:lnTo>
                                    <a:pt x="1548384" y="0"/>
                                  </a:lnTo>
                                  <a:lnTo>
                                    <a:pt x="1552003" y="0"/>
                                  </a:lnTo>
                                  <a:lnTo>
                                    <a:pt x="1553539" y="639"/>
                                  </a:lnTo>
                                  <a:lnTo>
                                    <a:pt x="1556099" y="3196"/>
                                  </a:lnTo>
                                  <a:lnTo>
                                    <a:pt x="1556742" y="4740"/>
                                  </a:lnTo>
                                  <a:lnTo>
                                    <a:pt x="1556742" y="8356"/>
                                  </a:lnTo>
                                  <a:lnTo>
                                    <a:pt x="1556099" y="9900"/>
                                  </a:lnTo>
                                  <a:lnTo>
                                    <a:pt x="1553539" y="12457"/>
                                  </a:lnTo>
                                  <a:lnTo>
                                    <a:pt x="155200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578161" y="13096"/>
                                  </a:moveTo>
                                  <a:lnTo>
                                    <a:pt x="1574542" y="13096"/>
                                  </a:lnTo>
                                  <a:lnTo>
                                    <a:pt x="1573006" y="12457"/>
                                  </a:lnTo>
                                  <a:lnTo>
                                    <a:pt x="1570446" y="9900"/>
                                  </a:lnTo>
                                  <a:lnTo>
                                    <a:pt x="1569803" y="8356"/>
                                  </a:lnTo>
                                  <a:lnTo>
                                    <a:pt x="1569803" y="4740"/>
                                  </a:lnTo>
                                  <a:lnTo>
                                    <a:pt x="1570446" y="3196"/>
                                  </a:lnTo>
                                  <a:lnTo>
                                    <a:pt x="1573006" y="639"/>
                                  </a:lnTo>
                                  <a:lnTo>
                                    <a:pt x="1574542" y="0"/>
                                  </a:lnTo>
                                  <a:lnTo>
                                    <a:pt x="1578161" y="0"/>
                                  </a:lnTo>
                                  <a:lnTo>
                                    <a:pt x="1579709" y="639"/>
                                  </a:lnTo>
                                  <a:lnTo>
                                    <a:pt x="1582269" y="3196"/>
                                  </a:lnTo>
                                  <a:lnTo>
                                    <a:pt x="1582900" y="4740"/>
                                  </a:lnTo>
                                  <a:lnTo>
                                    <a:pt x="1582900" y="8356"/>
                                  </a:lnTo>
                                  <a:lnTo>
                                    <a:pt x="1582269" y="9900"/>
                                  </a:lnTo>
                                  <a:lnTo>
                                    <a:pt x="1579709" y="12457"/>
                                  </a:lnTo>
                                  <a:lnTo>
                                    <a:pt x="157816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604331" y="13096"/>
                                  </a:moveTo>
                                  <a:lnTo>
                                    <a:pt x="1600712" y="13096"/>
                                  </a:lnTo>
                                  <a:lnTo>
                                    <a:pt x="1599164" y="12457"/>
                                  </a:lnTo>
                                  <a:lnTo>
                                    <a:pt x="1596604" y="9900"/>
                                  </a:lnTo>
                                  <a:lnTo>
                                    <a:pt x="1595973" y="8356"/>
                                  </a:lnTo>
                                  <a:lnTo>
                                    <a:pt x="1595973" y="4740"/>
                                  </a:lnTo>
                                  <a:lnTo>
                                    <a:pt x="1596604" y="3196"/>
                                  </a:lnTo>
                                  <a:lnTo>
                                    <a:pt x="1599164" y="639"/>
                                  </a:lnTo>
                                  <a:lnTo>
                                    <a:pt x="1600712" y="0"/>
                                  </a:lnTo>
                                  <a:lnTo>
                                    <a:pt x="1604331" y="0"/>
                                  </a:lnTo>
                                  <a:lnTo>
                                    <a:pt x="1605867" y="639"/>
                                  </a:lnTo>
                                  <a:lnTo>
                                    <a:pt x="1608427" y="3196"/>
                                  </a:lnTo>
                                  <a:lnTo>
                                    <a:pt x="1609070" y="4740"/>
                                  </a:lnTo>
                                  <a:lnTo>
                                    <a:pt x="1609070" y="8356"/>
                                  </a:lnTo>
                                  <a:lnTo>
                                    <a:pt x="1608427" y="9900"/>
                                  </a:lnTo>
                                  <a:lnTo>
                                    <a:pt x="1605867" y="12457"/>
                                  </a:lnTo>
                                  <a:lnTo>
                                    <a:pt x="160433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630489" y="13096"/>
                                  </a:moveTo>
                                  <a:lnTo>
                                    <a:pt x="1626870" y="13096"/>
                                  </a:lnTo>
                                  <a:lnTo>
                                    <a:pt x="1625334" y="12457"/>
                                  </a:lnTo>
                                  <a:lnTo>
                                    <a:pt x="1622774" y="9900"/>
                                  </a:lnTo>
                                  <a:lnTo>
                                    <a:pt x="1622131" y="8356"/>
                                  </a:lnTo>
                                  <a:lnTo>
                                    <a:pt x="1622131" y="4740"/>
                                  </a:lnTo>
                                  <a:lnTo>
                                    <a:pt x="1622774" y="3196"/>
                                  </a:lnTo>
                                  <a:lnTo>
                                    <a:pt x="1625334" y="639"/>
                                  </a:lnTo>
                                  <a:lnTo>
                                    <a:pt x="1626870" y="0"/>
                                  </a:lnTo>
                                  <a:lnTo>
                                    <a:pt x="1630489" y="0"/>
                                  </a:lnTo>
                                  <a:lnTo>
                                    <a:pt x="1632037" y="639"/>
                                  </a:lnTo>
                                  <a:lnTo>
                                    <a:pt x="1634585" y="3196"/>
                                  </a:lnTo>
                                  <a:lnTo>
                                    <a:pt x="1635228" y="4740"/>
                                  </a:lnTo>
                                  <a:lnTo>
                                    <a:pt x="1635228" y="8356"/>
                                  </a:lnTo>
                                  <a:lnTo>
                                    <a:pt x="1634585" y="9900"/>
                                  </a:lnTo>
                                  <a:lnTo>
                                    <a:pt x="1632037" y="12457"/>
                                  </a:lnTo>
                                  <a:lnTo>
                                    <a:pt x="163048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656647" y="13096"/>
                                  </a:moveTo>
                                  <a:lnTo>
                                    <a:pt x="1653039" y="13096"/>
                                  </a:lnTo>
                                  <a:lnTo>
                                    <a:pt x="1651492" y="12457"/>
                                  </a:lnTo>
                                  <a:lnTo>
                                    <a:pt x="1648932" y="9900"/>
                                  </a:lnTo>
                                  <a:lnTo>
                                    <a:pt x="1648301" y="8356"/>
                                  </a:lnTo>
                                  <a:lnTo>
                                    <a:pt x="1648301" y="4740"/>
                                  </a:lnTo>
                                  <a:lnTo>
                                    <a:pt x="1648932" y="3196"/>
                                  </a:lnTo>
                                  <a:lnTo>
                                    <a:pt x="1651492" y="639"/>
                                  </a:lnTo>
                                  <a:lnTo>
                                    <a:pt x="1653039" y="0"/>
                                  </a:lnTo>
                                  <a:lnTo>
                                    <a:pt x="1656647" y="0"/>
                                  </a:lnTo>
                                  <a:lnTo>
                                    <a:pt x="1658195" y="639"/>
                                  </a:lnTo>
                                  <a:lnTo>
                                    <a:pt x="1660755" y="3196"/>
                                  </a:lnTo>
                                  <a:lnTo>
                                    <a:pt x="1661398" y="4740"/>
                                  </a:lnTo>
                                  <a:lnTo>
                                    <a:pt x="1661398" y="8356"/>
                                  </a:lnTo>
                                  <a:lnTo>
                                    <a:pt x="1660755" y="9900"/>
                                  </a:lnTo>
                                  <a:lnTo>
                                    <a:pt x="1658195" y="12457"/>
                                  </a:lnTo>
                                  <a:lnTo>
                                    <a:pt x="165664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682817" y="13096"/>
                                  </a:moveTo>
                                  <a:lnTo>
                                    <a:pt x="1679198" y="13096"/>
                                  </a:lnTo>
                                  <a:lnTo>
                                    <a:pt x="1677662" y="12457"/>
                                  </a:lnTo>
                                  <a:lnTo>
                                    <a:pt x="1675102" y="9900"/>
                                  </a:lnTo>
                                  <a:lnTo>
                                    <a:pt x="1674459" y="8356"/>
                                  </a:lnTo>
                                  <a:lnTo>
                                    <a:pt x="1674459" y="4740"/>
                                  </a:lnTo>
                                  <a:lnTo>
                                    <a:pt x="1675102" y="3196"/>
                                  </a:lnTo>
                                  <a:lnTo>
                                    <a:pt x="1677662" y="639"/>
                                  </a:lnTo>
                                  <a:lnTo>
                                    <a:pt x="1679198" y="0"/>
                                  </a:lnTo>
                                  <a:lnTo>
                                    <a:pt x="1682817" y="0"/>
                                  </a:lnTo>
                                  <a:lnTo>
                                    <a:pt x="1684365" y="639"/>
                                  </a:lnTo>
                                  <a:lnTo>
                                    <a:pt x="1686913" y="3196"/>
                                  </a:lnTo>
                                  <a:lnTo>
                                    <a:pt x="1687556" y="4740"/>
                                  </a:lnTo>
                                  <a:lnTo>
                                    <a:pt x="1687556" y="8356"/>
                                  </a:lnTo>
                                  <a:lnTo>
                                    <a:pt x="1686913" y="9900"/>
                                  </a:lnTo>
                                  <a:lnTo>
                                    <a:pt x="1684365" y="12457"/>
                                  </a:lnTo>
                                  <a:lnTo>
                                    <a:pt x="168281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708975" y="13096"/>
                                  </a:moveTo>
                                  <a:lnTo>
                                    <a:pt x="1705367" y="13096"/>
                                  </a:lnTo>
                                  <a:lnTo>
                                    <a:pt x="1703820" y="12457"/>
                                  </a:lnTo>
                                  <a:lnTo>
                                    <a:pt x="1701260" y="9900"/>
                                  </a:lnTo>
                                  <a:lnTo>
                                    <a:pt x="1700617" y="8356"/>
                                  </a:lnTo>
                                  <a:lnTo>
                                    <a:pt x="1700617" y="4740"/>
                                  </a:lnTo>
                                  <a:lnTo>
                                    <a:pt x="1701260" y="3196"/>
                                  </a:lnTo>
                                  <a:lnTo>
                                    <a:pt x="1703820" y="639"/>
                                  </a:lnTo>
                                  <a:lnTo>
                                    <a:pt x="1705367" y="0"/>
                                  </a:lnTo>
                                  <a:lnTo>
                                    <a:pt x="1708975" y="0"/>
                                  </a:lnTo>
                                  <a:lnTo>
                                    <a:pt x="1710523" y="639"/>
                                  </a:lnTo>
                                  <a:lnTo>
                                    <a:pt x="1713083" y="3196"/>
                                  </a:lnTo>
                                  <a:lnTo>
                                    <a:pt x="1713714" y="4740"/>
                                  </a:lnTo>
                                  <a:lnTo>
                                    <a:pt x="1713714" y="8356"/>
                                  </a:lnTo>
                                  <a:lnTo>
                                    <a:pt x="1713083" y="9900"/>
                                  </a:lnTo>
                                  <a:lnTo>
                                    <a:pt x="1710523" y="12457"/>
                                  </a:lnTo>
                                  <a:lnTo>
                                    <a:pt x="170897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735145" y="13096"/>
                                  </a:moveTo>
                                  <a:lnTo>
                                    <a:pt x="1731525" y="13096"/>
                                  </a:lnTo>
                                  <a:lnTo>
                                    <a:pt x="1729978" y="12457"/>
                                  </a:lnTo>
                                  <a:lnTo>
                                    <a:pt x="1727430" y="9900"/>
                                  </a:lnTo>
                                  <a:lnTo>
                                    <a:pt x="1726787" y="8356"/>
                                  </a:lnTo>
                                  <a:lnTo>
                                    <a:pt x="1726787" y="4740"/>
                                  </a:lnTo>
                                  <a:lnTo>
                                    <a:pt x="1727430" y="3196"/>
                                  </a:lnTo>
                                  <a:lnTo>
                                    <a:pt x="1729978" y="639"/>
                                  </a:lnTo>
                                  <a:lnTo>
                                    <a:pt x="1731525" y="0"/>
                                  </a:lnTo>
                                  <a:lnTo>
                                    <a:pt x="1735145" y="0"/>
                                  </a:lnTo>
                                  <a:lnTo>
                                    <a:pt x="1736681" y="639"/>
                                  </a:lnTo>
                                  <a:lnTo>
                                    <a:pt x="1739241" y="3196"/>
                                  </a:lnTo>
                                  <a:lnTo>
                                    <a:pt x="1739884" y="4740"/>
                                  </a:lnTo>
                                  <a:lnTo>
                                    <a:pt x="1739884" y="8356"/>
                                  </a:lnTo>
                                  <a:lnTo>
                                    <a:pt x="1739241" y="9900"/>
                                  </a:lnTo>
                                  <a:lnTo>
                                    <a:pt x="1736681" y="12457"/>
                                  </a:lnTo>
                                  <a:lnTo>
                                    <a:pt x="173514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761303" y="13096"/>
                                  </a:moveTo>
                                  <a:lnTo>
                                    <a:pt x="1757695" y="13096"/>
                                  </a:lnTo>
                                  <a:lnTo>
                                    <a:pt x="1756148" y="12457"/>
                                  </a:lnTo>
                                  <a:lnTo>
                                    <a:pt x="1753588" y="9900"/>
                                  </a:lnTo>
                                  <a:lnTo>
                                    <a:pt x="1752945" y="8356"/>
                                  </a:lnTo>
                                  <a:lnTo>
                                    <a:pt x="1752945" y="4740"/>
                                  </a:lnTo>
                                  <a:lnTo>
                                    <a:pt x="1753588" y="3196"/>
                                  </a:lnTo>
                                  <a:lnTo>
                                    <a:pt x="1756148" y="639"/>
                                  </a:lnTo>
                                  <a:lnTo>
                                    <a:pt x="1757695" y="0"/>
                                  </a:lnTo>
                                  <a:lnTo>
                                    <a:pt x="1761303" y="0"/>
                                  </a:lnTo>
                                  <a:lnTo>
                                    <a:pt x="1762851" y="639"/>
                                  </a:lnTo>
                                  <a:lnTo>
                                    <a:pt x="1765411" y="3196"/>
                                  </a:lnTo>
                                  <a:lnTo>
                                    <a:pt x="1766042" y="4740"/>
                                  </a:lnTo>
                                  <a:lnTo>
                                    <a:pt x="1766042" y="8356"/>
                                  </a:lnTo>
                                  <a:lnTo>
                                    <a:pt x="1765411" y="9900"/>
                                  </a:lnTo>
                                  <a:lnTo>
                                    <a:pt x="1762851" y="12457"/>
                                  </a:lnTo>
                                  <a:lnTo>
                                    <a:pt x="176130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787473" y="13096"/>
                                  </a:moveTo>
                                  <a:lnTo>
                                    <a:pt x="1783853" y="13096"/>
                                  </a:lnTo>
                                  <a:lnTo>
                                    <a:pt x="1782306" y="12457"/>
                                  </a:lnTo>
                                  <a:lnTo>
                                    <a:pt x="1779758" y="9900"/>
                                  </a:lnTo>
                                  <a:lnTo>
                                    <a:pt x="1779115" y="8356"/>
                                  </a:lnTo>
                                  <a:lnTo>
                                    <a:pt x="1779115" y="4740"/>
                                  </a:lnTo>
                                  <a:lnTo>
                                    <a:pt x="1779758" y="3196"/>
                                  </a:lnTo>
                                  <a:lnTo>
                                    <a:pt x="1782306" y="639"/>
                                  </a:lnTo>
                                  <a:lnTo>
                                    <a:pt x="1783853" y="0"/>
                                  </a:lnTo>
                                  <a:lnTo>
                                    <a:pt x="1787473" y="0"/>
                                  </a:lnTo>
                                  <a:lnTo>
                                    <a:pt x="1789009" y="639"/>
                                  </a:lnTo>
                                  <a:lnTo>
                                    <a:pt x="1791569" y="3196"/>
                                  </a:lnTo>
                                  <a:lnTo>
                                    <a:pt x="1792212" y="4740"/>
                                  </a:lnTo>
                                  <a:lnTo>
                                    <a:pt x="1792212" y="8356"/>
                                  </a:lnTo>
                                  <a:lnTo>
                                    <a:pt x="1791569" y="9900"/>
                                  </a:lnTo>
                                  <a:lnTo>
                                    <a:pt x="1789009" y="12457"/>
                                  </a:lnTo>
                                  <a:lnTo>
                                    <a:pt x="178747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813631" y="13096"/>
                                  </a:moveTo>
                                  <a:lnTo>
                                    <a:pt x="1810011" y="13096"/>
                                  </a:lnTo>
                                  <a:lnTo>
                                    <a:pt x="1808476" y="12457"/>
                                  </a:lnTo>
                                  <a:lnTo>
                                    <a:pt x="1805916" y="9900"/>
                                  </a:lnTo>
                                  <a:lnTo>
                                    <a:pt x="1805273" y="8356"/>
                                  </a:lnTo>
                                  <a:lnTo>
                                    <a:pt x="1805273" y="4740"/>
                                  </a:lnTo>
                                  <a:lnTo>
                                    <a:pt x="1805916" y="3196"/>
                                  </a:lnTo>
                                  <a:lnTo>
                                    <a:pt x="1808476" y="639"/>
                                  </a:lnTo>
                                  <a:lnTo>
                                    <a:pt x="1810011" y="0"/>
                                  </a:lnTo>
                                  <a:lnTo>
                                    <a:pt x="1813631" y="0"/>
                                  </a:lnTo>
                                  <a:lnTo>
                                    <a:pt x="1815179" y="639"/>
                                  </a:lnTo>
                                  <a:lnTo>
                                    <a:pt x="1817739" y="3196"/>
                                  </a:lnTo>
                                  <a:lnTo>
                                    <a:pt x="1818370" y="4740"/>
                                  </a:lnTo>
                                  <a:lnTo>
                                    <a:pt x="1818370" y="8356"/>
                                  </a:lnTo>
                                  <a:lnTo>
                                    <a:pt x="1817739" y="9900"/>
                                  </a:lnTo>
                                  <a:lnTo>
                                    <a:pt x="1815179" y="12457"/>
                                  </a:lnTo>
                                  <a:lnTo>
                                    <a:pt x="181363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839801" y="13096"/>
                                  </a:moveTo>
                                  <a:lnTo>
                                    <a:pt x="1836181" y="13096"/>
                                  </a:lnTo>
                                  <a:lnTo>
                                    <a:pt x="1834634" y="12457"/>
                                  </a:lnTo>
                                  <a:lnTo>
                                    <a:pt x="1832074" y="9900"/>
                                  </a:lnTo>
                                  <a:lnTo>
                                    <a:pt x="1831443" y="8356"/>
                                  </a:lnTo>
                                  <a:lnTo>
                                    <a:pt x="1831443" y="4740"/>
                                  </a:lnTo>
                                  <a:lnTo>
                                    <a:pt x="1832074" y="3196"/>
                                  </a:lnTo>
                                  <a:lnTo>
                                    <a:pt x="1834634" y="639"/>
                                  </a:lnTo>
                                  <a:lnTo>
                                    <a:pt x="1836181" y="0"/>
                                  </a:lnTo>
                                  <a:lnTo>
                                    <a:pt x="1839801" y="0"/>
                                  </a:lnTo>
                                  <a:lnTo>
                                    <a:pt x="1841337" y="639"/>
                                  </a:lnTo>
                                  <a:lnTo>
                                    <a:pt x="1843897" y="3196"/>
                                  </a:lnTo>
                                  <a:lnTo>
                                    <a:pt x="1844540" y="4740"/>
                                  </a:lnTo>
                                  <a:lnTo>
                                    <a:pt x="1844540" y="8356"/>
                                  </a:lnTo>
                                  <a:lnTo>
                                    <a:pt x="1843897" y="9900"/>
                                  </a:lnTo>
                                  <a:lnTo>
                                    <a:pt x="1841337" y="12457"/>
                                  </a:lnTo>
                                  <a:lnTo>
                                    <a:pt x="183980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865959" y="13096"/>
                                  </a:moveTo>
                                  <a:lnTo>
                                    <a:pt x="1862339" y="13096"/>
                                  </a:lnTo>
                                  <a:lnTo>
                                    <a:pt x="1860804" y="12457"/>
                                  </a:lnTo>
                                  <a:lnTo>
                                    <a:pt x="1858244" y="9900"/>
                                  </a:lnTo>
                                  <a:lnTo>
                                    <a:pt x="1857601" y="8356"/>
                                  </a:lnTo>
                                  <a:lnTo>
                                    <a:pt x="1857601" y="4740"/>
                                  </a:lnTo>
                                  <a:lnTo>
                                    <a:pt x="1858244" y="3196"/>
                                  </a:lnTo>
                                  <a:lnTo>
                                    <a:pt x="1860804" y="639"/>
                                  </a:lnTo>
                                  <a:lnTo>
                                    <a:pt x="1862339" y="0"/>
                                  </a:lnTo>
                                  <a:lnTo>
                                    <a:pt x="1865959" y="0"/>
                                  </a:lnTo>
                                  <a:lnTo>
                                    <a:pt x="1867507" y="639"/>
                                  </a:lnTo>
                                  <a:lnTo>
                                    <a:pt x="1870055" y="3196"/>
                                  </a:lnTo>
                                  <a:lnTo>
                                    <a:pt x="1870698" y="4740"/>
                                  </a:lnTo>
                                  <a:lnTo>
                                    <a:pt x="1870698" y="8356"/>
                                  </a:lnTo>
                                  <a:lnTo>
                                    <a:pt x="1870055" y="9900"/>
                                  </a:lnTo>
                                  <a:lnTo>
                                    <a:pt x="1867507" y="12457"/>
                                  </a:lnTo>
                                  <a:lnTo>
                                    <a:pt x="186595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892129" y="13096"/>
                                  </a:moveTo>
                                  <a:lnTo>
                                    <a:pt x="1888509" y="13096"/>
                                  </a:lnTo>
                                  <a:lnTo>
                                    <a:pt x="1886962" y="12457"/>
                                  </a:lnTo>
                                  <a:lnTo>
                                    <a:pt x="1884402" y="9900"/>
                                  </a:lnTo>
                                  <a:lnTo>
                                    <a:pt x="1883771" y="8356"/>
                                  </a:lnTo>
                                  <a:lnTo>
                                    <a:pt x="1883771" y="4740"/>
                                  </a:lnTo>
                                  <a:lnTo>
                                    <a:pt x="1884402" y="3196"/>
                                  </a:lnTo>
                                  <a:lnTo>
                                    <a:pt x="1886962" y="639"/>
                                  </a:lnTo>
                                  <a:lnTo>
                                    <a:pt x="1888509" y="0"/>
                                  </a:lnTo>
                                  <a:lnTo>
                                    <a:pt x="1892129" y="0"/>
                                  </a:lnTo>
                                  <a:lnTo>
                                    <a:pt x="1893665" y="639"/>
                                  </a:lnTo>
                                  <a:lnTo>
                                    <a:pt x="1896225" y="3196"/>
                                  </a:lnTo>
                                  <a:lnTo>
                                    <a:pt x="1896868" y="4740"/>
                                  </a:lnTo>
                                  <a:lnTo>
                                    <a:pt x="1896868" y="8356"/>
                                  </a:lnTo>
                                  <a:lnTo>
                                    <a:pt x="1896225" y="9900"/>
                                  </a:lnTo>
                                  <a:lnTo>
                                    <a:pt x="1893665" y="12457"/>
                                  </a:lnTo>
                                  <a:lnTo>
                                    <a:pt x="189212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918287" y="13096"/>
                                  </a:moveTo>
                                  <a:lnTo>
                                    <a:pt x="1914667" y="13096"/>
                                  </a:lnTo>
                                  <a:lnTo>
                                    <a:pt x="1913132" y="12457"/>
                                  </a:lnTo>
                                  <a:lnTo>
                                    <a:pt x="1910572" y="9900"/>
                                  </a:lnTo>
                                  <a:lnTo>
                                    <a:pt x="1909929" y="8356"/>
                                  </a:lnTo>
                                  <a:lnTo>
                                    <a:pt x="1909929" y="4740"/>
                                  </a:lnTo>
                                  <a:lnTo>
                                    <a:pt x="1910572" y="3196"/>
                                  </a:lnTo>
                                  <a:lnTo>
                                    <a:pt x="1913132" y="639"/>
                                  </a:lnTo>
                                  <a:lnTo>
                                    <a:pt x="1914667" y="0"/>
                                  </a:lnTo>
                                  <a:lnTo>
                                    <a:pt x="1918287" y="0"/>
                                  </a:lnTo>
                                  <a:lnTo>
                                    <a:pt x="1919835" y="639"/>
                                  </a:lnTo>
                                  <a:lnTo>
                                    <a:pt x="1922383" y="3196"/>
                                  </a:lnTo>
                                  <a:lnTo>
                                    <a:pt x="1923026" y="4740"/>
                                  </a:lnTo>
                                  <a:lnTo>
                                    <a:pt x="1923026" y="8356"/>
                                  </a:lnTo>
                                  <a:lnTo>
                                    <a:pt x="1922383" y="9900"/>
                                  </a:lnTo>
                                  <a:lnTo>
                                    <a:pt x="1919835" y="12457"/>
                                  </a:lnTo>
                                  <a:lnTo>
                                    <a:pt x="191828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944445" y="13096"/>
                                  </a:moveTo>
                                  <a:lnTo>
                                    <a:pt x="1940837" y="13096"/>
                                  </a:lnTo>
                                  <a:lnTo>
                                    <a:pt x="1939290" y="12457"/>
                                  </a:lnTo>
                                  <a:lnTo>
                                    <a:pt x="1936730" y="9900"/>
                                  </a:lnTo>
                                  <a:lnTo>
                                    <a:pt x="1936099" y="8356"/>
                                  </a:lnTo>
                                  <a:lnTo>
                                    <a:pt x="1936099" y="4740"/>
                                  </a:lnTo>
                                  <a:lnTo>
                                    <a:pt x="1936730" y="3196"/>
                                  </a:lnTo>
                                  <a:lnTo>
                                    <a:pt x="1939290" y="639"/>
                                  </a:lnTo>
                                  <a:lnTo>
                                    <a:pt x="1940837" y="0"/>
                                  </a:lnTo>
                                  <a:lnTo>
                                    <a:pt x="1944445" y="0"/>
                                  </a:lnTo>
                                  <a:lnTo>
                                    <a:pt x="1945993" y="639"/>
                                  </a:lnTo>
                                  <a:lnTo>
                                    <a:pt x="1948553" y="3196"/>
                                  </a:lnTo>
                                  <a:lnTo>
                                    <a:pt x="1949196" y="4740"/>
                                  </a:lnTo>
                                  <a:lnTo>
                                    <a:pt x="1949196" y="8356"/>
                                  </a:lnTo>
                                  <a:lnTo>
                                    <a:pt x="1948553" y="9900"/>
                                  </a:lnTo>
                                  <a:lnTo>
                                    <a:pt x="1945993" y="12457"/>
                                  </a:lnTo>
                                  <a:lnTo>
                                    <a:pt x="194444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970615" y="13096"/>
                                  </a:moveTo>
                                  <a:lnTo>
                                    <a:pt x="1966995" y="13096"/>
                                  </a:lnTo>
                                  <a:lnTo>
                                    <a:pt x="1965448" y="12457"/>
                                  </a:lnTo>
                                  <a:lnTo>
                                    <a:pt x="1962900" y="9900"/>
                                  </a:lnTo>
                                  <a:lnTo>
                                    <a:pt x="1962257" y="8356"/>
                                  </a:lnTo>
                                  <a:lnTo>
                                    <a:pt x="1962257" y="4740"/>
                                  </a:lnTo>
                                  <a:lnTo>
                                    <a:pt x="1962900" y="3196"/>
                                  </a:lnTo>
                                  <a:lnTo>
                                    <a:pt x="1965448" y="639"/>
                                  </a:lnTo>
                                  <a:lnTo>
                                    <a:pt x="1966995" y="0"/>
                                  </a:lnTo>
                                  <a:lnTo>
                                    <a:pt x="1970615" y="0"/>
                                  </a:lnTo>
                                  <a:lnTo>
                                    <a:pt x="1972163" y="639"/>
                                  </a:lnTo>
                                  <a:lnTo>
                                    <a:pt x="1974711" y="3196"/>
                                  </a:lnTo>
                                  <a:lnTo>
                                    <a:pt x="1975354" y="4740"/>
                                  </a:lnTo>
                                  <a:lnTo>
                                    <a:pt x="1975354" y="8356"/>
                                  </a:lnTo>
                                  <a:lnTo>
                                    <a:pt x="1974711" y="9900"/>
                                  </a:lnTo>
                                  <a:lnTo>
                                    <a:pt x="1972163" y="12457"/>
                                  </a:lnTo>
                                  <a:lnTo>
                                    <a:pt x="197061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1996773" y="13096"/>
                                  </a:moveTo>
                                  <a:lnTo>
                                    <a:pt x="1993165" y="13096"/>
                                  </a:lnTo>
                                  <a:lnTo>
                                    <a:pt x="1991618" y="12457"/>
                                  </a:lnTo>
                                  <a:lnTo>
                                    <a:pt x="1989058" y="9900"/>
                                  </a:lnTo>
                                  <a:lnTo>
                                    <a:pt x="1988415" y="8356"/>
                                  </a:lnTo>
                                  <a:lnTo>
                                    <a:pt x="1988415" y="4740"/>
                                  </a:lnTo>
                                  <a:lnTo>
                                    <a:pt x="1989058" y="3196"/>
                                  </a:lnTo>
                                  <a:lnTo>
                                    <a:pt x="1991618" y="639"/>
                                  </a:lnTo>
                                  <a:lnTo>
                                    <a:pt x="1993165" y="0"/>
                                  </a:lnTo>
                                  <a:lnTo>
                                    <a:pt x="1996773" y="0"/>
                                  </a:lnTo>
                                  <a:lnTo>
                                    <a:pt x="1998321" y="639"/>
                                  </a:lnTo>
                                  <a:lnTo>
                                    <a:pt x="2000881" y="3196"/>
                                  </a:lnTo>
                                  <a:lnTo>
                                    <a:pt x="2001512" y="4740"/>
                                  </a:lnTo>
                                  <a:lnTo>
                                    <a:pt x="2001512" y="8356"/>
                                  </a:lnTo>
                                  <a:lnTo>
                                    <a:pt x="2000881" y="9900"/>
                                  </a:lnTo>
                                  <a:lnTo>
                                    <a:pt x="1998321" y="12457"/>
                                  </a:lnTo>
                                  <a:lnTo>
                                    <a:pt x="199677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022943" y="13096"/>
                                  </a:moveTo>
                                  <a:lnTo>
                                    <a:pt x="2019323" y="13096"/>
                                  </a:lnTo>
                                  <a:lnTo>
                                    <a:pt x="2017776" y="12457"/>
                                  </a:lnTo>
                                  <a:lnTo>
                                    <a:pt x="2015228" y="9900"/>
                                  </a:lnTo>
                                  <a:lnTo>
                                    <a:pt x="2014585" y="8356"/>
                                  </a:lnTo>
                                  <a:lnTo>
                                    <a:pt x="2014585" y="4740"/>
                                  </a:lnTo>
                                  <a:lnTo>
                                    <a:pt x="2015228" y="3196"/>
                                  </a:lnTo>
                                  <a:lnTo>
                                    <a:pt x="2017776" y="639"/>
                                  </a:lnTo>
                                  <a:lnTo>
                                    <a:pt x="2019323" y="0"/>
                                  </a:lnTo>
                                  <a:lnTo>
                                    <a:pt x="2022943" y="0"/>
                                  </a:lnTo>
                                  <a:lnTo>
                                    <a:pt x="2024479" y="639"/>
                                  </a:lnTo>
                                  <a:lnTo>
                                    <a:pt x="2027039" y="3196"/>
                                  </a:lnTo>
                                  <a:lnTo>
                                    <a:pt x="2027682" y="4740"/>
                                  </a:lnTo>
                                  <a:lnTo>
                                    <a:pt x="2027682" y="8356"/>
                                  </a:lnTo>
                                  <a:lnTo>
                                    <a:pt x="2027039" y="9900"/>
                                  </a:lnTo>
                                  <a:lnTo>
                                    <a:pt x="2024479" y="12457"/>
                                  </a:lnTo>
                                  <a:lnTo>
                                    <a:pt x="202294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049101" y="13096"/>
                                  </a:moveTo>
                                  <a:lnTo>
                                    <a:pt x="2045481" y="13096"/>
                                  </a:lnTo>
                                  <a:lnTo>
                                    <a:pt x="2043945" y="12457"/>
                                  </a:lnTo>
                                  <a:lnTo>
                                    <a:pt x="2041386" y="9900"/>
                                  </a:lnTo>
                                  <a:lnTo>
                                    <a:pt x="2040743" y="8356"/>
                                  </a:lnTo>
                                  <a:lnTo>
                                    <a:pt x="2040743" y="4740"/>
                                  </a:lnTo>
                                  <a:lnTo>
                                    <a:pt x="2041386" y="3196"/>
                                  </a:lnTo>
                                  <a:lnTo>
                                    <a:pt x="2043945" y="639"/>
                                  </a:lnTo>
                                  <a:lnTo>
                                    <a:pt x="2045481" y="0"/>
                                  </a:lnTo>
                                  <a:lnTo>
                                    <a:pt x="2049101" y="0"/>
                                  </a:lnTo>
                                  <a:lnTo>
                                    <a:pt x="2050649" y="639"/>
                                  </a:lnTo>
                                  <a:lnTo>
                                    <a:pt x="2053209" y="3196"/>
                                  </a:lnTo>
                                  <a:lnTo>
                                    <a:pt x="2053840" y="4740"/>
                                  </a:lnTo>
                                  <a:lnTo>
                                    <a:pt x="2053840" y="8356"/>
                                  </a:lnTo>
                                  <a:lnTo>
                                    <a:pt x="2053209" y="9900"/>
                                  </a:lnTo>
                                  <a:lnTo>
                                    <a:pt x="2050649" y="12457"/>
                                  </a:lnTo>
                                  <a:lnTo>
                                    <a:pt x="204910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075271" y="13096"/>
                                  </a:moveTo>
                                  <a:lnTo>
                                    <a:pt x="2071651" y="13096"/>
                                  </a:lnTo>
                                  <a:lnTo>
                                    <a:pt x="2070104" y="12457"/>
                                  </a:lnTo>
                                  <a:lnTo>
                                    <a:pt x="2067556" y="9900"/>
                                  </a:lnTo>
                                  <a:lnTo>
                                    <a:pt x="2066913" y="8356"/>
                                  </a:lnTo>
                                  <a:lnTo>
                                    <a:pt x="2066913" y="4740"/>
                                  </a:lnTo>
                                  <a:lnTo>
                                    <a:pt x="2067556" y="3196"/>
                                  </a:lnTo>
                                  <a:lnTo>
                                    <a:pt x="2070104" y="639"/>
                                  </a:lnTo>
                                  <a:lnTo>
                                    <a:pt x="2071651" y="0"/>
                                  </a:lnTo>
                                  <a:lnTo>
                                    <a:pt x="2075271" y="0"/>
                                  </a:lnTo>
                                  <a:lnTo>
                                    <a:pt x="2076807" y="639"/>
                                  </a:lnTo>
                                  <a:lnTo>
                                    <a:pt x="2079367" y="3196"/>
                                  </a:lnTo>
                                  <a:lnTo>
                                    <a:pt x="2080010" y="4740"/>
                                  </a:lnTo>
                                  <a:lnTo>
                                    <a:pt x="2080010" y="8356"/>
                                  </a:lnTo>
                                  <a:lnTo>
                                    <a:pt x="2079367" y="9900"/>
                                  </a:lnTo>
                                  <a:lnTo>
                                    <a:pt x="2076807" y="12457"/>
                                  </a:lnTo>
                                  <a:lnTo>
                                    <a:pt x="207527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101429" y="13096"/>
                                  </a:moveTo>
                                  <a:lnTo>
                                    <a:pt x="2097809" y="13096"/>
                                  </a:lnTo>
                                  <a:lnTo>
                                    <a:pt x="2096273" y="12457"/>
                                  </a:lnTo>
                                  <a:lnTo>
                                    <a:pt x="2093714" y="9900"/>
                                  </a:lnTo>
                                  <a:lnTo>
                                    <a:pt x="2093071" y="8356"/>
                                  </a:lnTo>
                                  <a:lnTo>
                                    <a:pt x="2093071" y="4740"/>
                                  </a:lnTo>
                                  <a:lnTo>
                                    <a:pt x="2093714" y="3196"/>
                                  </a:lnTo>
                                  <a:lnTo>
                                    <a:pt x="2096273" y="639"/>
                                  </a:lnTo>
                                  <a:lnTo>
                                    <a:pt x="2097809" y="0"/>
                                  </a:lnTo>
                                  <a:lnTo>
                                    <a:pt x="2101429" y="0"/>
                                  </a:lnTo>
                                  <a:lnTo>
                                    <a:pt x="2102977" y="639"/>
                                  </a:lnTo>
                                  <a:lnTo>
                                    <a:pt x="2105537" y="3196"/>
                                  </a:lnTo>
                                  <a:lnTo>
                                    <a:pt x="2106168" y="4740"/>
                                  </a:lnTo>
                                  <a:lnTo>
                                    <a:pt x="2106168" y="8356"/>
                                  </a:lnTo>
                                  <a:lnTo>
                                    <a:pt x="2105537" y="9900"/>
                                  </a:lnTo>
                                  <a:lnTo>
                                    <a:pt x="2102977" y="12457"/>
                                  </a:lnTo>
                                  <a:lnTo>
                                    <a:pt x="210142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127599" y="13096"/>
                                  </a:moveTo>
                                  <a:lnTo>
                                    <a:pt x="2123979" y="13096"/>
                                  </a:lnTo>
                                  <a:lnTo>
                                    <a:pt x="2122432" y="12457"/>
                                  </a:lnTo>
                                  <a:lnTo>
                                    <a:pt x="2119872" y="9900"/>
                                  </a:lnTo>
                                  <a:lnTo>
                                    <a:pt x="2119241" y="8356"/>
                                  </a:lnTo>
                                  <a:lnTo>
                                    <a:pt x="2119241" y="4740"/>
                                  </a:lnTo>
                                  <a:lnTo>
                                    <a:pt x="2119872" y="3196"/>
                                  </a:lnTo>
                                  <a:lnTo>
                                    <a:pt x="2122432" y="639"/>
                                  </a:lnTo>
                                  <a:lnTo>
                                    <a:pt x="2123979" y="0"/>
                                  </a:lnTo>
                                  <a:lnTo>
                                    <a:pt x="2127599" y="0"/>
                                  </a:lnTo>
                                  <a:lnTo>
                                    <a:pt x="2129135" y="639"/>
                                  </a:lnTo>
                                  <a:lnTo>
                                    <a:pt x="2131695" y="3196"/>
                                  </a:lnTo>
                                  <a:lnTo>
                                    <a:pt x="2132338" y="4740"/>
                                  </a:lnTo>
                                  <a:lnTo>
                                    <a:pt x="2132338" y="8356"/>
                                  </a:lnTo>
                                  <a:lnTo>
                                    <a:pt x="2131695" y="9900"/>
                                  </a:lnTo>
                                  <a:lnTo>
                                    <a:pt x="2129135" y="12457"/>
                                  </a:lnTo>
                                  <a:lnTo>
                                    <a:pt x="212759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153757" y="13096"/>
                                  </a:moveTo>
                                  <a:lnTo>
                                    <a:pt x="2150137" y="13096"/>
                                  </a:lnTo>
                                  <a:lnTo>
                                    <a:pt x="2148601" y="12457"/>
                                  </a:lnTo>
                                  <a:lnTo>
                                    <a:pt x="2146042" y="9900"/>
                                  </a:lnTo>
                                  <a:lnTo>
                                    <a:pt x="2145399" y="8356"/>
                                  </a:lnTo>
                                  <a:lnTo>
                                    <a:pt x="2145399" y="4740"/>
                                  </a:lnTo>
                                  <a:lnTo>
                                    <a:pt x="2146042" y="3196"/>
                                  </a:lnTo>
                                  <a:lnTo>
                                    <a:pt x="2148601" y="639"/>
                                  </a:lnTo>
                                  <a:lnTo>
                                    <a:pt x="2150137" y="0"/>
                                  </a:lnTo>
                                  <a:lnTo>
                                    <a:pt x="2153757" y="0"/>
                                  </a:lnTo>
                                  <a:lnTo>
                                    <a:pt x="2155305" y="639"/>
                                  </a:lnTo>
                                  <a:lnTo>
                                    <a:pt x="2157853" y="3196"/>
                                  </a:lnTo>
                                  <a:lnTo>
                                    <a:pt x="2158496" y="4740"/>
                                  </a:lnTo>
                                  <a:lnTo>
                                    <a:pt x="2158496" y="8356"/>
                                  </a:lnTo>
                                  <a:lnTo>
                                    <a:pt x="2157853" y="9900"/>
                                  </a:lnTo>
                                  <a:lnTo>
                                    <a:pt x="2155305" y="12457"/>
                                  </a:lnTo>
                                  <a:lnTo>
                                    <a:pt x="215375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179927" y="13096"/>
                                  </a:moveTo>
                                  <a:lnTo>
                                    <a:pt x="2176307" y="13096"/>
                                  </a:lnTo>
                                  <a:lnTo>
                                    <a:pt x="2174759" y="12457"/>
                                  </a:lnTo>
                                  <a:lnTo>
                                    <a:pt x="2172200" y="9900"/>
                                  </a:lnTo>
                                  <a:lnTo>
                                    <a:pt x="2171569" y="8356"/>
                                  </a:lnTo>
                                  <a:lnTo>
                                    <a:pt x="2171569" y="4740"/>
                                  </a:lnTo>
                                  <a:lnTo>
                                    <a:pt x="2172200" y="3196"/>
                                  </a:lnTo>
                                  <a:lnTo>
                                    <a:pt x="2174759" y="639"/>
                                  </a:lnTo>
                                  <a:lnTo>
                                    <a:pt x="2176307" y="0"/>
                                  </a:lnTo>
                                  <a:lnTo>
                                    <a:pt x="2179927" y="0"/>
                                  </a:lnTo>
                                  <a:lnTo>
                                    <a:pt x="2181463" y="639"/>
                                  </a:lnTo>
                                  <a:lnTo>
                                    <a:pt x="2184023" y="3196"/>
                                  </a:lnTo>
                                  <a:lnTo>
                                    <a:pt x="2184665" y="4740"/>
                                  </a:lnTo>
                                  <a:lnTo>
                                    <a:pt x="2184665" y="8356"/>
                                  </a:lnTo>
                                  <a:lnTo>
                                    <a:pt x="2184023" y="9900"/>
                                  </a:lnTo>
                                  <a:lnTo>
                                    <a:pt x="2181463" y="12457"/>
                                  </a:lnTo>
                                  <a:lnTo>
                                    <a:pt x="217992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206085" y="13096"/>
                                  </a:moveTo>
                                  <a:lnTo>
                                    <a:pt x="2202465" y="13096"/>
                                  </a:lnTo>
                                  <a:lnTo>
                                    <a:pt x="2200929" y="12457"/>
                                  </a:lnTo>
                                  <a:lnTo>
                                    <a:pt x="2198370" y="9900"/>
                                  </a:lnTo>
                                  <a:lnTo>
                                    <a:pt x="2197727" y="8356"/>
                                  </a:lnTo>
                                  <a:lnTo>
                                    <a:pt x="2197727" y="4740"/>
                                  </a:lnTo>
                                  <a:lnTo>
                                    <a:pt x="2198370" y="3196"/>
                                  </a:lnTo>
                                  <a:lnTo>
                                    <a:pt x="2200929" y="639"/>
                                  </a:lnTo>
                                  <a:lnTo>
                                    <a:pt x="2202465" y="0"/>
                                  </a:lnTo>
                                  <a:lnTo>
                                    <a:pt x="2206085" y="0"/>
                                  </a:lnTo>
                                  <a:lnTo>
                                    <a:pt x="2207633" y="639"/>
                                  </a:lnTo>
                                  <a:lnTo>
                                    <a:pt x="2210181" y="3196"/>
                                  </a:lnTo>
                                  <a:lnTo>
                                    <a:pt x="2210824" y="4740"/>
                                  </a:lnTo>
                                  <a:lnTo>
                                    <a:pt x="2210824" y="8356"/>
                                  </a:lnTo>
                                  <a:lnTo>
                                    <a:pt x="2210181" y="9900"/>
                                  </a:lnTo>
                                  <a:lnTo>
                                    <a:pt x="2207633" y="12457"/>
                                  </a:lnTo>
                                  <a:lnTo>
                                    <a:pt x="220608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232243" y="13096"/>
                                  </a:moveTo>
                                  <a:lnTo>
                                    <a:pt x="2228635" y="13096"/>
                                  </a:lnTo>
                                  <a:lnTo>
                                    <a:pt x="2227087" y="12457"/>
                                  </a:lnTo>
                                  <a:lnTo>
                                    <a:pt x="2224528" y="9900"/>
                                  </a:lnTo>
                                  <a:lnTo>
                                    <a:pt x="2223897" y="8356"/>
                                  </a:lnTo>
                                  <a:lnTo>
                                    <a:pt x="2223897" y="4740"/>
                                  </a:lnTo>
                                  <a:lnTo>
                                    <a:pt x="2224528" y="3196"/>
                                  </a:lnTo>
                                  <a:lnTo>
                                    <a:pt x="2227087" y="639"/>
                                  </a:lnTo>
                                  <a:lnTo>
                                    <a:pt x="2228635" y="0"/>
                                  </a:lnTo>
                                  <a:lnTo>
                                    <a:pt x="2232243" y="0"/>
                                  </a:lnTo>
                                  <a:lnTo>
                                    <a:pt x="2233791" y="639"/>
                                  </a:lnTo>
                                  <a:lnTo>
                                    <a:pt x="2236351" y="3196"/>
                                  </a:lnTo>
                                  <a:lnTo>
                                    <a:pt x="2236993" y="4740"/>
                                  </a:lnTo>
                                  <a:lnTo>
                                    <a:pt x="2236993" y="8356"/>
                                  </a:lnTo>
                                  <a:lnTo>
                                    <a:pt x="2236351" y="9900"/>
                                  </a:lnTo>
                                  <a:lnTo>
                                    <a:pt x="2233791" y="12457"/>
                                  </a:lnTo>
                                  <a:lnTo>
                                    <a:pt x="223224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258413" y="13096"/>
                                  </a:moveTo>
                                  <a:lnTo>
                                    <a:pt x="2254793" y="13096"/>
                                  </a:lnTo>
                                  <a:lnTo>
                                    <a:pt x="2253245" y="12457"/>
                                  </a:lnTo>
                                  <a:lnTo>
                                    <a:pt x="2250698" y="9900"/>
                                  </a:lnTo>
                                  <a:lnTo>
                                    <a:pt x="2250055" y="8356"/>
                                  </a:lnTo>
                                  <a:lnTo>
                                    <a:pt x="2250055" y="4740"/>
                                  </a:lnTo>
                                  <a:lnTo>
                                    <a:pt x="2250698" y="3196"/>
                                  </a:lnTo>
                                  <a:lnTo>
                                    <a:pt x="2253245" y="639"/>
                                  </a:lnTo>
                                  <a:lnTo>
                                    <a:pt x="2254793" y="0"/>
                                  </a:lnTo>
                                  <a:lnTo>
                                    <a:pt x="2258413" y="0"/>
                                  </a:lnTo>
                                  <a:lnTo>
                                    <a:pt x="2259961" y="639"/>
                                  </a:lnTo>
                                  <a:lnTo>
                                    <a:pt x="2262509" y="3196"/>
                                  </a:lnTo>
                                  <a:lnTo>
                                    <a:pt x="2263151" y="4740"/>
                                  </a:lnTo>
                                  <a:lnTo>
                                    <a:pt x="2263151" y="8356"/>
                                  </a:lnTo>
                                  <a:lnTo>
                                    <a:pt x="2262509" y="9900"/>
                                  </a:lnTo>
                                  <a:lnTo>
                                    <a:pt x="2259961" y="12457"/>
                                  </a:lnTo>
                                  <a:lnTo>
                                    <a:pt x="225841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284571" y="13096"/>
                                  </a:moveTo>
                                  <a:lnTo>
                                    <a:pt x="2280963" y="13096"/>
                                  </a:lnTo>
                                  <a:lnTo>
                                    <a:pt x="2279415" y="12457"/>
                                  </a:lnTo>
                                  <a:lnTo>
                                    <a:pt x="2276856" y="9900"/>
                                  </a:lnTo>
                                  <a:lnTo>
                                    <a:pt x="2276213" y="8356"/>
                                  </a:lnTo>
                                  <a:lnTo>
                                    <a:pt x="2276213" y="4740"/>
                                  </a:lnTo>
                                  <a:lnTo>
                                    <a:pt x="2276856" y="3196"/>
                                  </a:lnTo>
                                  <a:lnTo>
                                    <a:pt x="2279415" y="639"/>
                                  </a:lnTo>
                                  <a:lnTo>
                                    <a:pt x="2280963" y="0"/>
                                  </a:lnTo>
                                  <a:lnTo>
                                    <a:pt x="2284571" y="0"/>
                                  </a:lnTo>
                                  <a:lnTo>
                                    <a:pt x="2286119" y="639"/>
                                  </a:lnTo>
                                  <a:lnTo>
                                    <a:pt x="2288678" y="3196"/>
                                  </a:lnTo>
                                  <a:lnTo>
                                    <a:pt x="2289310" y="4740"/>
                                  </a:lnTo>
                                  <a:lnTo>
                                    <a:pt x="2289310" y="8356"/>
                                  </a:lnTo>
                                  <a:lnTo>
                                    <a:pt x="2288678" y="9900"/>
                                  </a:lnTo>
                                  <a:lnTo>
                                    <a:pt x="2286119" y="12457"/>
                                  </a:lnTo>
                                  <a:lnTo>
                                    <a:pt x="228457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310741" y="13096"/>
                                  </a:moveTo>
                                  <a:lnTo>
                                    <a:pt x="2307121" y="13096"/>
                                  </a:lnTo>
                                  <a:lnTo>
                                    <a:pt x="2305573" y="12457"/>
                                  </a:lnTo>
                                  <a:lnTo>
                                    <a:pt x="2303026" y="9900"/>
                                  </a:lnTo>
                                  <a:lnTo>
                                    <a:pt x="2302383" y="8356"/>
                                  </a:lnTo>
                                  <a:lnTo>
                                    <a:pt x="2302383" y="4740"/>
                                  </a:lnTo>
                                  <a:lnTo>
                                    <a:pt x="2303026" y="3196"/>
                                  </a:lnTo>
                                  <a:lnTo>
                                    <a:pt x="2305573" y="639"/>
                                  </a:lnTo>
                                  <a:lnTo>
                                    <a:pt x="2307121" y="0"/>
                                  </a:lnTo>
                                  <a:lnTo>
                                    <a:pt x="2310741" y="0"/>
                                  </a:lnTo>
                                  <a:lnTo>
                                    <a:pt x="2312277" y="639"/>
                                  </a:lnTo>
                                  <a:lnTo>
                                    <a:pt x="2314837" y="3196"/>
                                  </a:lnTo>
                                  <a:lnTo>
                                    <a:pt x="2315479" y="4740"/>
                                  </a:lnTo>
                                  <a:lnTo>
                                    <a:pt x="2315479" y="8356"/>
                                  </a:lnTo>
                                  <a:lnTo>
                                    <a:pt x="2314837" y="9900"/>
                                  </a:lnTo>
                                  <a:lnTo>
                                    <a:pt x="2312277" y="12457"/>
                                  </a:lnTo>
                                  <a:lnTo>
                                    <a:pt x="231074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336899" y="13096"/>
                                  </a:moveTo>
                                  <a:lnTo>
                                    <a:pt x="2333279" y="13096"/>
                                  </a:lnTo>
                                  <a:lnTo>
                                    <a:pt x="2331743" y="12457"/>
                                  </a:lnTo>
                                  <a:lnTo>
                                    <a:pt x="2329184" y="9900"/>
                                  </a:lnTo>
                                  <a:lnTo>
                                    <a:pt x="2328541" y="8356"/>
                                  </a:lnTo>
                                  <a:lnTo>
                                    <a:pt x="2328541" y="4740"/>
                                  </a:lnTo>
                                  <a:lnTo>
                                    <a:pt x="2329184" y="3196"/>
                                  </a:lnTo>
                                  <a:lnTo>
                                    <a:pt x="2331743" y="639"/>
                                  </a:lnTo>
                                  <a:lnTo>
                                    <a:pt x="2333279" y="0"/>
                                  </a:lnTo>
                                  <a:lnTo>
                                    <a:pt x="2336899" y="0"/>
                                  </a:lnTo>
                                  <a:lnTo>
                                    <a:pt x="2338447" y="639"/>
                                  </a:lnTo>
                                  <a:lnTo>
                                    <a:pt x="2341006" y="3196"/>
                                  </a:lnTo>
                                  <a:lnTo>
                                    <a:pt x="2341637" y="4740"/>
                                  </a:lnTo>
                                  <a:lnTo>
                                    <a:pt x="2341637" y="8356"/>
                                  </a:lnTo>
                                  <a:lnTo>
                                    <a:pt x="2341006" y="9900"/>
                                  </a:lnTo>
                                  <a:lnTo>
                                    <a:pt x="2338447" y="12457"/>
                                  </a:lnTo>
                                  <a:lnTo>
                                    <a:pt x="233689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363069" y="13096"/>
                                  </a:moveTo>
                                  <a:lnTo>
                                    <a:pt x="2359449" y="13096"/>
                                  </a:lnTo>
                                  <a:lnTo>
                                    <a:pt x="2357901" y="12457"/>
                                  </a:lnTo>
                                  <a:lnTo>
                                    <a:pt x="2355342" y="9900"/>
                                  </a:lnTo>
                                  <a:lnTo>
                                    <a:pt x="2354711" y="8356"/>
                                  </a:lnTo>
                                  <a:lnTo>
                                    <a:pt x="2354711" y="4740"/>
                                  </a:lnTo>
                                  <a:lnTo>
                                    <a:pt x="2355342" y="3196"/>
                                  </a:lnTo>
                                  <a:lnTo>
                                    <a:pt x="2357901" y="639"/>
                                  </a:lnTo>
                                  <a:lnTo>
                                    <a:pt x="2359449" y="0"/>
                                  </a:lnTo>
                                  <a:lnTo>
                                    <a:pt x="2363069" y="0"/>
                                  </a:lnTo>
                                  <a:lnTo>
                                    <a:pt x="2364605" y="639"/>
                                  </a:lnTo>
                                  <a:lnTo>
                                    <a:pt x="2367164" y="3196"/>
                                  </a:lnTo>
                                  <a:lnTo>
                                    <a:pt x="2367807" y="4740"/>
                                  </a:lnTo>
                                  <a:lnTo>
                                    <a:pt x="2367807" y="8356"/>
                                  </a:lnTo>
                                  <a:lnTo>
                                    <a:pt x="2367164" y="9900"/>
                                  </a:lnTo>
                                  <a:lnTo>
                                    <a:pt x="2364605" y="12457"/>
                                  </a:lnTo>
                                  <a:lnTo>
                                    <a:pt x="236306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389227" y="13096"/>
                                  </a:moveTo>
                                  <a:lnTo>
                                    <a:pt x="2385607" y="13096"/>
                                  </a:lnTo>
                                  <a:lnTo>
                                    <a:pt x="2384071" y="12457"/>
                                  </a:lnTo>
                                  <a:lnTo>
                                    <a:pt x="2381512" y="9900"/>
                                  </a:lnTo>
                                  <a:lnTo>
                                    <a:pt x="2380869" y="8356"/>
                                  </a:lnTo>
                                  <a:lnTo>
                                    <a:pt x="2380869" y="4740"/>
                                  </a:lnTo>
                                  <a:lnTo>
                                    <a:pt x="2381512" y="3196"/>
                                  </a:lnTo>
                                  <a:lnTo>
                                    <a:pt x="2384071" y="639"/>
                                  </a:lnTo>
                                  <a:lnTo>
                                    <a:pt x="2385607" y="0"/>
                                  </a:lnTo>
                                  <a:lnTo>
                                    <a:pt x="2389227" y="0"/>
                                  </a:lnTo>
                                  <a:lnTo>
                                    <a:pt x="2390775" y="639"/>
                                  </a:lnTo>
                                  <a:lnTo>
                                    <a:pt x="2393334" y="3196"/>
                                  </a:lnTo>
                                  <a:lnTo>
                                    <a:pt x="2393965" y="4740"/>
                                  </a:lnTo>
                                  <a:lnTo>
                                    <a:pt x="2393965" y="8356"/>
                                  </a:lnTo>
                                  <a:lnTo>
                                    <a:pt x="2393334" y="9900"/>
                                  </a:lnTo>
                                  <a:lnTo>
                                    <a:pt x="2390775" y="12457"/>
                                  </a:lnTo>
                                  <a:lnTo>
                                    <a:pt x="238922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415397" y="13096"/>
                                  </a:moveTo>
                                  <a:lnTo>
                                    <a:pt x="2411777" y="13096"/>
                                  </a:lnTo>
                                  <a:lnTo>
                                    <a:pt x="2410229" y="12457"/>
                                  </a:lnTo>
                                  <a:lnTo>
                                    <a:pt x="2407670" y="9900"/>
                                  </a:lnTo>
                                  <a:lnTo>
                                    <a:pt x="2407039" y="8356"/>
                                  </a:lnTo>
                                  <a:lnTo>
                                    <a:pt x="2407039" y="4740"/>
                                  </a:lnTo>
                                  <a:lnTo>
                                    <a:pt x="2407670" y="3196"/>
                                  </a:lnTo>
                                  <a:lnTo>
                                    <a:pt x="2410229" y="639"/>
                                  </a:lnTo>
                                  <a:lnTo>
                                    <a:pt x="2411777" y="0"/>
                                  </a:lnTo>
                                  <a:lnTo>
                                    <a:pt x="2415397" y="0"/>
                                  </a:lnTo>
                                  <a:lnTo>
                                    <a:pt x="2416933" y="639"/>
                                  </a:lnTo>
                                  <a:lnTo>
                                    <a:pt x="2419492" y="3196"/>
                                  </a:lnTo>
                                  <a:lnTo>
                                    <a:pt x="2420135" y="4740"/>
                                  </a:lnTo>
                                  <a:lnTo>
                                    <a:pt x="2420135" y="8356"/>
                                  </a:lnTo>
                                  <a:lnTo>
                                    <a:pt x="2419492" y="9900"/>
                                  </a:lnTo>
                                  <a:lnTo>
                                    <a:pt x="2416933" y="12457"/>
                                  </a:lnTo>
                                  <a:lnTo>
                                    <a:pt x="241539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441555" y="13096"/>
                                  </a:moveTo>
                                  <a:lnTo>
                                    <a:pt x="2437935" y="13096"/>
                                  </a:lnTo>
                                  <a:lnTo>
                                    <a:pt x="2436399" y="12457"/>
                                  </a:lnTo>
                                  <a:lnTo>
                                    <a:pt x="2433839" y="9900"/>
                                  </a:lnTo>
                                  <a:lnTo>
                                    <a:pt x="2433197" y="8356"/>
                                  </a:lnTo>
                                  <a:lnTo>
                                    <a:pt x="2433197" y="4740"/>
                                  </a:lnTo>
                                  <a:lnTo>
                                    <a:pt x="2433839" y="3196"/>
                                  </a:lnTo>
                                  <a:lnTo>
                                    <a:pt x="2436399" y="639"/>
                                  </a:lnTo>
                                  <a:lnTo>
                                    <a:pt x="2437935" y="0"/>
                                  </a:lnTo>
                                  <a:lnTo>
                                    <a:pt x="2441555" y="0"/>
                                  </a:lnTo>
                                  <a:lnTo>
                                    <a:pt x="2443103" y="639"/>
                                  </a:lnTo>
                                  <a:lnTo>
                                    <a:pt x="2445662" y="3196"/>
                                  </a:lnTo>
                                  <a:lnTo>
                                    <a:pt x="2446293" y="4740"/>
                                  </a:lnTo>
                                  <a:lnTo>
                                    <a:pt x="2446293" y="8356"/>
                                  </a:lnTo>
                                  <a:lnTo>
                                    <a:pt x="2445662" y="9900"/>
                                  </a:lnTo>
                                  <a:lnTo>
                                    <a:pt x="2443103" y="12457"/>
                                  </a:lnTo>
                                  <a:lnTo>
                                    <a:pt x="244155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467713" y="13096"/>
                                  </a:moveTo>
                                  <a:lnTo>
                                    <a:pt x="2464105" y="13096"/>
                                  </a:lnTo>
                                  <a:lnTo>
                                    <a:pt x="2462557" y="12457"/>
                                  </a:lnTo>
                                  <a:lnTo>
                                    <a:pt x="2459998" y="9900"/>
                                  </a:lnTo>
                                  <a:lnTo>
                                    <a:pt x="2459366" y="8356"/>
                                  </a:lnTo>
                                  <a:lnTo>
                                    <a:pt x="2459366" y="4740"/>
                                  </a:lnTo>
                                  <a:lnTo>
                                    <a:pt x="2459998" y="3196"/>
                                  </a:lnTo>
                                  <a:lnTo>
                                    <a:pt x="2462557" y="639"/>
                                  </a:lnTo>
                                  <a:lnTo>
                                    <a:pt x="2464105" y="0"/>
                                  </a:lnTo>
                                  <a:lnTo>
                                    <a:pt x="2467713" y="0"/>
                                  </a:lnTo>
                                  <a:lnTo>
                                    <a:pt x="2469261" y="639"/>
                                  </a:lnTo>
                                  <a:lnTo>
                                    <a:pt x="2471820" y="3196"/>
                                  </a:lnTo>
                                  <a:lnTo>
                                    <a:pt x="2472463" y="4740"/>
                                  </a:lnTo>
                                  <a:lnTo>
                                    <a:pt x="2472463" y="8356"/>
                                  </a:lnTo>
                                  <a:lnTo>
                                    <a:pt x="2471820" y="9900"/>
                                  </a:lnTo>
                                  <a:lnTo>
                                    <a:pt x="2469261" y="12457"/>
                                  </a:lnTo>
                                  <a:lnTo>
                                    <a:pt x="246771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493883" y="13096"/>
                                  </a:moveTo>
                                  <a:lnTo>
                                    <a:pt x="2490263" y="13096"/>
                                  </a:lnTo>
                                  <a:lnTo>
                                    <a:pt x="2488727" y="12457"/>
                                  </a:lnTo>
                                  <a:lnTo>
                                    <a:pt x="2486167" y="9900"/>
                                  </a:lnTo>
                                  <a:lnTo>
                                    <a:pt x="2485525" y="8356"/>
                                  </a:lnTo>
                                  <a:lnTo>
                                    <a:pt x="2485525" y="4740"/>
                                  </a:lnTo>
                                  <a:lnTo>
                                    <a:pt x="2486167" y="3196"/>
                                  </a:lnTo>
                                  <a:lnTo>
                                    <a:pt x="2488727" y="639"/>
                                  </a:lnTo>
                                  <a:lnTo>
                                    <a:pt x="2490263" y="0"/>
                                  </a:lnTo>
                                  <a:lnTo>
                                    <a:pt x="2493883" y="0"/>
                                  </a:lnTo>
                                  <a:lnTo>
                                    <a:pt x="2495431" y="639"/>
                                  </a:lnTo>
                                  <a:lnTo>
                                    <a:pt x="2497978" y="3196"/>
                                  </a:lnTo>
                                  <a:lnTo>
                                    <a:pt x="2498621" y="4740"/>
                                  </a:lnTo>
                                  <a:lnTo>
                                    <a:pt x="2498621" y="8356"/>
                                  </a:lnTo>
                                  <a:lnTo>
                                    <a:pt x="2497978" y="9900"/>
                                  </a:lnTo>
                                  <a:lnTo>
                                    <a:pt x="2495431" y="12457"/>
                                  </a:lnTo>
                                  <a:lnTo>
                                    <a:pt x="249388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520041" y="13096"/>
                                  </a:moveTo>
                                  <a:lnTo>
                                    <a:pt x="2516433" y="13096"/>
                                  </a:lnTo>
                                  <a:lnTo>
                                    <a:pt x="2514885" y="12457"/>
                                  </a:lnTo>
                                  <a:lnTo>
                                    <a:pt x="2512325" y="9900"/>
                                  </a:lnTo>
                                  <a:lnTo>
                                    <a:pt x="2511694" y="8356"/>
                                  </a:lnTo>
                                  <a:lnTo>
                                    <a:pt x="2511694" y="4740"/>
                                  </a:lnTo>
                                  <a:lnTo>
                                    <a:pt x="2512325" y="3196"/>
                                  </a:lnTo>
                                  <a:lnTo>
                                    <a:pt x="2514885" y="639"/>
                                  </a:lnTo>
                                  <a:lnTo>
                                    <a:pt x="2516433" y="0"/>
                                  </a:lnTo>
                                  <a:lnTo>
                                    <a:pt x="2520041" y="0"/>
                                  </a:lnTo>
                                  <a:lnTo>
                                    <a:pt x="2521589" y="639"/>
                                  </a:lnTo>
                                  <a:lnTo>
                                    <a:pt x="2524148" y="3196"/>
                                  </a:lnTo>
                                  <a:lnTo>
                                    <a:pt x="2524791" y="4740"/>
                                  </a:lnTo>
                                  <a:lnTo>
                                    <a:pt x="2524791" y="8356"/>
                                  </a:lnTo>
                                  <a:lnTo>
                                    <a:pt x="2524148" y="9900"/>
                                  </a:lnTo>
                                  <a:lnTo>
                                    <a:pt x="2521589" y="12457"/>
                                  </a:lnTo>
                                  <a:lnTo>
                                    <a:pt x="252004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546211" y="13096"/>
                                  </a:moveTo>
                                  <a:lnTo>
                                    <a:pt x="2542591" y="13096"/>
                                  </a:lnTo>
                                  <a:lnTo>
                                    <a:pt x="2541043" y="12457"/>
                                  </a:lnTo>
                                  <a:lnTo>
                                    <a:pt x="2538495" y="9900"/>
                                  </a:lnTo>
                                  <a:lnTo>
                                    <a:pt x="2537852" y="8356"/>
                                  </a:lnTo>
                                  <a:lnTo>
                                    <a:pt x="2537852" y="4740"/>
                                  </a:lnTo>
                                  <a:lnTo>
                                    <a:pt x="2538495" y="3196"/>
                                  </a:lnTo>
                                  <a:lnTo>
                                    <a:pt x="2541043" y="639"/>
                                  </a:lnTo>
                                  <a:lnTo>
                                    <a:pt x="2542591" y="0"/>
                                  </a:lnTo>
                                  <a:lnTo>
                                    <a:pt x="2546211" y="0"/>
                                  </a:lnTo>
                                  <a:lnTo>
                                    <a:pt x="2547747" y="639"/>
                                  </a:lnTo>
                                  <a:lnTo>
                                    <a:pt x="2550306" y="3196"/>
                                  </a:lnTo>
                                  <a:lnTo>
                                    <a:pt x="2550949" y="4740"/>
                                  </a:lnTo>
                                  <a:lnTo>
                                    <a:pt x="2550949" y="8356"/>
                                  </a:lnTo>
                                  <a:lnTo>
                                    <a:pt x="2550306" y="9900"/>
                                  </a:lnTo>
                                  <a:lnTo>
                                    <a:pt x="2547747" y="12457"/>
                                  </a:lnTo>
                                  <a:lnTo>
                                    <a:pt x="254621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572369" y="13096"/>
                                  </a:moveTo>
                                  <a:lnTo>
                                    <a:pt x="2568761" y="13096"/>
                                  </a:lnTo>
                                  <a:lnTo>
                                    <a:pt x="2567213" y="12457"/>
                                  </a:lnTo>
                                  <a:lnTo>
                                    <a:pt x="2564653" y="9900"/>
                                  </a:lnTo>
                                  <a:lnTo>
                                    <a:pt x="2564011" y="8356"/>
                                  </a:lnTo>
                                  <a:lnTo>
                                    <a:pt x="2564011" y="4740"/>
                                  </a:lnTo>
                                  <a:lnTo>
                                    <a:pt x="2564653" y="3196"/>
                                  </a:lnTo>
                                  <a:lnTo>
                                    <a:pt x="2567213" y="639"/>
                                  </a:lnTo>
                                  <a:lnTo>
                                    <a:pt x="2568761" y="0"/>
                                  </a:lnTo>
                                  <a:lnTo>
                                    <a:pt x="2572369" y="0"/>
                                  </a:lnTo>
                                  <a:lnTo>
                                    <a:pt x="2573917" y="639"/>
                                  </a:lnTo>
                                  <a:lnTo>
                                    <a:pt x="2576476" y="3196"/>
                                  </a:lnTo>
                                  <a:lnTo>
                                    <a:pt x="2577107" y="4740"/>
                                  </a:lnTo>
                                  <a:lnTo>
                                    <a:pt x="2577107" y="8356"/>
                                  </a:lnTo>
                                  <a:lnTo>
                                    <a:pt x="2576476" y="9900"/>
                                  </a:lnTo>
                                  <a:lnTo>
                                    <a:pt x="2573917" y="12457"/>
                                  </a:lnTo>
                                  <a:lnTo>
                                    <a:pt x="257236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598539" y="13096"/>
                                  </a:moveTo>
                                  <a:lnTo>
                                    <a:pt x="2594919" y="13096"/>
                                  </a:lnTo>
                                  <a:lnTo>
                                    <a:pt x="2593371" y="12457"/>
                                  </a:lnTo>
                                  <a:lnTo>
                                    <a:pt x="2590823" y="9900"/>
                                  </a:lnTo>
                                  <a:lnTo>
                                    <a:pt x="2590180" y="8356"/>
                                  </a:lnTo>
                                  <a:lnTo>
                                    <a:pt x="2590180" y="4740"/>
                                  </a:lnTo>
                                  <a:lnTo>
                                    <a:pt x="2590823" y="3196"/>
                                  </a:lnTo>
                                  <a:lnTo>
                                    <a:pt x="2593371" y="639"/>
                                  </a:lnTo>
                                  <a:lnTo>
                                    <a:pt x="2594919" y="0"/>
                                  </a:lnTo>
                                  <a:lnTo>
                                    <a:pt x="2598539" y="0"/>
                                  </a:lnTo>
                                  <a:lnTo>
                                    <a:pt x="2600075" y="639"/>
                                  </a:lnTo>
                                  <a:lnTo>
                                    <a:pt x="2602634" y="3196"/>
                                  </a:lnTo>
                                  <a:lnTo>
                                    <a:pt x="2603277" y="4740"/>
                                  </a:lnTo>
                                  <a:lnTo>
                                    <a:pt x="2603277" y="8356"/>
                                  </a:lnTo>
                                  <a:lnTo>
                                    <a:pt x="2602634" y="9900"/>
                                  </a:lnTo>
                                  <a:lnTo>
                                    <a:pt x="2600075" y="12457"/>
                                  </a:lnTo>
                                  <a:lnTo>
                                    <a:pt x="259853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624697" y="13096"/>
                                  </a:moveTo>
                                  <a:lnTo>
                                    <a:pt x="2621077" y="13096"/>
                                  </a:lnTo>
                                  <a:lnTo>
                                    <a:pt x="2619541" y="12457"/>
                                  </a:lnTo>
                                  <a:lnTo>
                                    <a:pt x="2616981" y="9900"/>
                                  </a:lnTo>
                                  <a:lnTo>
                                    <a:pt x="2616338" y="8356"/>
                                  </a:lnTo>
                                  <a:lnTo>
                                    <a:pt x="2616338" y="4740"/>
                                  </a:lnTo>
                                  <a:lnTo>
                                    <a:pt x="2616981" y="3196"/>
                                  </a:lnTo>
                                  <a:lnTo>
                                    <a:pt x="2619541" y="639"/>
                                  </a:lnTo>
                                  <a:lnTo>
                                    <a:pt x="2621077" y="0"/>
                                  </a:lnTo>
                                  <a:lnTo>
                                    <a:pt x="2624697" y="0"/>
                                  </a:lnTo>
                                  <a:lnTo>
                                    <a:pt x="2626244" y="639"/>
                                  </a:lnTo>
                                  <a:lnTo>
                                    <a:pt x="2628804" y="3196"/>
                                  </a:lnTo>
                                  <a:lnTo>
                                    <a:pt x="2629435" y="4740"/>
                                  </a:lnTo>
                                  <a:lnTo>
                                    <a:pt x="2629435" y="8356"/>
                                  </a:lnTo>
                                  <a:lnTo>
                                    <a:pt x="2628804" y="9900"/>
                                  </a:lnTo>
                                  <a:lnTo>
                                    <a:pt x="2626244" y="12457"/>
                                  </a:lnTo>
                                  <a:lnTo>
                                    <a:pt x="262469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650867" y="13096"/>
                                  </a:moveTo>
                                  <a:lnTo>
                                    <a:pt x="2647247" y="13096"/>
                                  </a:lnTo>
                                  <a:lnTo>
                                    <a:pt x="2645699" y="12457"/>
                                  </a:lnTo>
                                  <a:lnTo>
                                    <a:pt x="2643139" y="9900"/>
                                  </a:lnTo>
                                  <a:lnTo>
                                    <a:pt x="2642508" y="8356"/>
                                  </a:lnTo>
                                  <a:lnTo>
                                    <a:pt x="2642508" y="4740"/>
                                  </a:lnTo>
                                  <a:lnTo>
                                    <a:pt x="2643139" y="3196"/>
                                  </a:lnTo>
                                  <a:lnTo>
                                    <a:pt x="2645699" y="639"/>
                                  </a:lnTo>
                                  <a:lnTo>
                                    <a:pt x="2647247" y="0"/>
                                  </a:lnTo>
                                  <a:lnTo>
                                    <a:pt x="2650867" y="0"/>
                                  </a:lnTo>
                                  <a:lnTo>
                                    <a:pt x="2652403" y="639"/>
                                  </a:lnTo>
                                  <a:lnTo>
                                    <a:pt x="2654962" y="3196"/>
                                  </a:lnTo>
                                  <a:lnTo>
                                    <a:pt x="2655605" y="4740"/>
                                  </a:lnTo>
                                  <a:lnTo>
                                    <a:pt x="2655605" y="8356"/>
                                  </a:lnTo>
                                  <a:lnTo>
                                    <a:pt x="2654962" y="9900"/>
                                  </a:lnTo>
                                  <a:lnTo>
                                    <a:pt x="2652403" y="12457"/>
                                  </a:lnTo>
                                  <a:lnTo>
                                    <a:pt x="265086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677025" y="13096"/>
                                  </a:moveTo>
                                  <a:lnTo>
                                    <a:pt x="2673405" y="13096"/>
                                  </a:lnTo>
                                  <a:lnTo>
                                    <a:pt x="2671869" y="12457"/>
                                  </a:lnTo>
                                  <a:lnTo>
                                    <a:pt x="2669309" y="9900"/>
                                  </a:lnTo>
                                  <a:lnTo>
                                    <a:pt x="2668666" y="8356"/>
                                  </a:lnTo>
                                  <a:lnTo>
                                    <a:pt x="2668666" y="4740"/>
                                  </a:lnTo>
                                  <a:lnTo>
                                    <a:pt x="2669309" y="3196"/>
                                  </a:lnTo>
                                  <a:lnTo>
                                    <a:pt x="2671869" y="639"/>
                                  </a:lnTo>
                                  <a:lnTo>
                                    <a:pt x="2673405" y="0"/>
                                  </a:lnTo>
                                  <a:lnTo>
                                    <a:pt x="2677025" y="0"/>
                                  </a:lnTo>
                                  <a:lnTo>
                                    <a:pt x="2678572" y="639"/>
                                  </a:lnTo>
                                  <a:lnTo>
                                    <a:pt x="2681132" y="3196"/>
                                  </a:lnTo>
                                  <a:lnTo>
                                    <a:pt x="2681763" y="4740"/>
                                  </a:lnTo>
                                  <a:lnTo>
                                    <a:pt x="2681763" y="8356"/>
                                  </a:lnTo>
                                  <a:lnTo>
                                    <a:pt x="2681132" y="9900"/>
                                  </a:lnTo>
                                  <a:lnTo>
                                    <a:pt x="2678572" y="12457"/>
                                  </a:lnTo>
                                  <a:lnTo>
                                    <a:pt x="267702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703195" y="13096"/>
                                  </a:moveTo>
                                  <a:lnTo>
                                    <a:pt x="2699575" y="13096"/>
                                  </a:lnTo>
                                  <a:lnTo>
                                    <a:pt x="2698027" y="12457"/>
                                  </a:lnTo>
                                  <a:lnTo>
                                    <a:pt x="2695467" y="9900"/>
                                  </a:lnTo>
                                  <a:lnTo>
                                    <a:pt x="2694836" y="8356"/>
                                  </a:lnTo>
                                  <a:lnTo>
                                    <a:pt x="2694836" y="4740"/>
                                  </a:lnTo>
                                  <a:lnTo>
                                    <a:pt x="2695467" y="3196"/>
                                  </a:lnTo>
                                  <a:lnTo>
                                    <a:pt x="2698027" y="639"/>
                                  </a:lnTo>
                                  <a:lnTo>
                                    <a:pt x="2699575" y="0"/>
                                  </a:lnTo>
                                  <a:lnTo>
                                    <a:pt x="2703195" y="0"/>
                                  </a:lnTo>
                                  <a:lnTo>
                                    <a:pt x="2704730" y="639"/>
                                  </a:lnTo>
                                  <a:lnTo>
                                    <a:pt x="2707290" y="3196"/>
                                  </a:lnTo>
                                  <a:lnTo>
                                    <a:pt x="2707933" y="4740"/>
                                  </a:lnTo>
                                  <a:lnTo>
                                    <a:pt x="2707933" y="8356"/>
                                  </a:lnTo>
                                  <a:lnTo>
                                    <a:pt x="2707290" y="9900"/>
                                  </a:lnTo>
                                  <a:lnTo>
                                    <a:pt x="2704730" y="12457"/>
                                  </a:lnTo>
                                  <a:lnTo>
                                    <a:pt x="270319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729353" y="13096"/>
                                  </a:moveTo>
                                  <a:lnTo>
                                    <a:pt x="2725733" y="13096"/>
                                  </a:lnTo>
                                  <a:lnTo>
                                    <a:pt x="2724197" y="12457"/>
                                  </a:lnTo>
                                  <a:lnTo>
                                    <a:pt x="2721637" y="9900"/>
                                  </a:lnTo>
                                  <a:lnTo>
                                    <a:pt x="2720994" y="8356"/>
                                  </a:lnTo>
                                  <a:lnTo>
                                    <a:pt x="2720994" y="4740"/>
                                  </a:lnTo>
                                  <a:lnTo>
                                    <a:pt x="2721637" y="3196"/>
                                  </a:lnTo>
                                  <a:lnTo>
                                    <a:pt x="2724197" y="639"/>
                                  </a:lnTo>
                                  <a:lnTo>
                                    <a:pt x="2725733" y="0"/>
                                  </a:lnTo>
                                  <a:lnTo>
                                    <a:pt x="2729353" y="0"/>
                                  </a:lnTo>
                                  <a:lnTo>
                                    <a:pt x="2730900" y="639"/>
                                  </a:lnTo>
                                  <a:lnTo>
                                    <a:pt x="2733448" y="3196"/>
                                  </a:lnTo>
                                  <a:lnTo>
                                    <a:pt x="2734091" y="4740"/>
                                  </a:lnTo>
                                  <a:lnTo>
                                    <a:pt x="2734091" y="8356"/>
                                  </a:lnTo>
                                  <a:lnTo>
                                    <a:pt x="2733448" y="9900"/>
                                  </a:lnTo>
                                  <a:lnTo>
                                    <a:pt x="2730900" y="12457"/>
                                  </a:lnTo>
                                  <a:lnTo>
                                    <a:pt x="272935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755523" y="13096"/>
                                  </a:moveTo>
                                  <a:lnTo>
                                    <a:pt x="2751903" y="13096"/>
                                  </a:lnTo>
                                  <a:lnTo>
                                    <a:pt x="2750355" y="12457"/>
                                  </a:lnTo>
                                  <a:lnTo>
                                    <a:pt x="2747795" y="9900"/>
                                  </a:lnTo>
                                  <a:lnTo>
                                    <a:pt x="2747164" y="8356"/>
                                  </a:lnTo>
                                  <a:lnTo>
                                    <a:pt x="2747164" y="4740"/>
                                  </a:lnTo>
                                  <a:lnTo>
                                    <a:pt x="2747795" y="3196"/>
                                  </a:lnTo>
                                  <a:lnTo>
                                    <a:pt x="2750355" y="639"/>
                                  </a:lnTo>
                                  <a:lnTo>
                                    <a:pt x="2751903" y="0"/>
                                  </a:lnTo>
                                  <a:lnTo>
                                    <a:pt x="2755523" y="0"/>
                                  </a:lnTo>
                                  <a:lnTo>
                                    <a:pt x="2757058" y="639"/>
                                  </a:lnTo>
                                  <a:lnTo>
                                    <a:pt x="2759618" y="3196"/>
                                  </a:lnTo>
                                  <a:lnTo>
                                    <a:pt x="2760261" y="4740"/>
                                  </a:lnTo>
                                  <a:lnTo>
                                    <a:pt x="2760261" y="8356"/>
                                  </a:lnTo>
                                  <a:lnTo>
                                    <a:pt x="2759618" y="9900"/>
                                  </a:lnTo>
                                  <a:lnTo>
                                    <a:pt x="2757058" y="12457"/>
                                  </a:lnTo>
                                  <a:lnTo>
                                    <a:pt x="275552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781681" y="13096"/>
                                  </a:moveTo>
                                  <a:lnTo>
                                    <a:pt x="2778061" y="13096"/>
                                  </a:lnTo>
                                  <a:lnTo>
                                    <a:pt x="2776525" y="12457"/>
                                  </a:lnTo>
                                  <a:lnTo>
                                    <a:pt x="2773965" y="9900"/>
                                  </a:lnTo>
                                  <a:lnTo>
                                    <a:pt x="2773322" y="8356"/>
                                  </a:lnTo>
                                  <a:lnTo>
                                    <a:pt x="2773322" y="4740"/>
                                  </a:lnTo>
                                  <a:lnTo>
                                    <a:pt x="2773965" y="3196"/>
                                  </a:lnTo>
                                  <a:lnTo>
                                    <a:pt x="2776525" y="639"/>
                                  </a:lnTo>
                                  <a:lnTo>
                                    <a:pt x="2778061" y="0"/>
                                  </a:lnTo>
                                  <a:lnTo>
                                    <a:pt x="2781681" y="0"/>
                                  </a:lnTo>
                                  <a:lnTo>
                                    <a:pt x="2783228" y="639"/>
                                  </a:lnTo>
                                  <a:lnTo>
                                    <a:pt x="2785776" y="3196"/>
                                  </a:lnTo>
                                  <a:lnTo>
                                    <a:pt x="2786419" y="4740"/>
                                  </a:lnTo>
                                  <a:lnTo>
                                    <a:pt x="2786419" y="8356"/>
                                  </a:lnTo>
                                  <a:lnTo>
                                    <a:pt x="2785776" y="9900"/>
                                  </a:lnTo>
                                  <a:lnTo>
                                    <a:pt x="2783228" y="12457"/>
                                  </a:lnTo>
                                  <a:lnTo>
                                    <a:pt x="2781681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807839" y="13096"/>
                                  </a:moveTo>
                                  <a:lnTo>
                                    <a:pt x="2804231" y="13096"/>
                                  </a:lnTo>
                                  <a:lnTo>
                                    <a:pt x="2802683" y="12457"/>
                                  </a:lnTo>
                                  <a:lnTo>
                                    <a:pt x="2800123" y="9900"/>
                                  </a:lnTo>
                                  <a:lnTo>
                                    <a:pt x="2799480" y="8356"/>
                                  </a:lnTo>
                                  <a:lnTo>
                                    <a:pt x="2799480" y="4740"/>
                                  </a:lnTo>
                                  <a:lnTo>
                                    <a:pt x="2800123" y="3196"/>
                                  </a:lnTo>
                                  <a:lnTo>
                                    <a:pt x="2802683" y="639"/>
                                  </a:lnTo>
                                  <a:lnTo>
                                    <a:pt x="2804231" y="0"/>
                                  </a:lnTo>
                                  <a:lnTo>
                                    <a:pt x="2807839" y="0"/>
                                  </a:lnTo>
                                  <a:lnTo>
                                    <a:pt x="2809386" y="639"/>
                                  </a:lnTo>
                                  <a:lnTo>
                                    <a:pt x="2811946" y="3196"/>
                                  </a:lnTo>
                                  <a:lnTo>
                                    <a:pt x="2812577" y="4740"/>
                                  </a:lnTo>
                                  <a:lnTo>
                                    <a:pt x="2812577" y="8356"/>
                                  </a:lnTo>
                                  <a:lnTo>
                                    <a:pt x="2811946" y="9900"/>
                                  </a:lnTo>
                                  <a:lnTo>
                                    <a:pt x="2809386" y="12457"/>
                                  </a:lnTo>
                                  <a:lnTo>
                                    <a:pt x="280783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834009" y="13096"/>
                                  </a:moveTo>
                                  <a:lnTo>
                                    <a:pt x="2830389" y="13096"/>
                                  </a:lnTo>
                                  <a:lnTo>
                                    <a:pt x="2828841" y="12457"/>
                                  </a:lnTo>
                                  <a:lnTo>
                                    <a:pt x="2826293" y="9900"/>
                                  </a:lnTo>
                                  <a:lnTo>
                                    <a:pt x="2825650" y="8356"/>
                                  </a:lnTo>
                                  <a:lnTo>
                                    <a:pt x="2825650" y="4740"/>
                                  </a:lnTo>
                                  <a:lnTo>
                                    <a:pt x="2826293" y="3196"/>
                                  </a:lnTo>
                                  <a:lnTo>
                                    <a:pt x="2828841" y="639"/>
                                  </a:lnTo>
                                  <a:lnTo>
                                    <a:pt x="2830389" y="0"/>
                                  </a:lnTo>
                                  <a:lnTo>
                                    <a:pt x="2834009" y="0"/>
                                  </a:lnTo>
                                  <a:lnTo>
                                    <a:pt x="2835544" y="639"/>
                                  </a:lnTo>
                                  <a:lnTo>
                                    <a:pt x="2838104" y="3196"/>
                                  </a:lnTo>
                                  <a:lnTo>
                                    <a:pt x="2838747" y="4740"/>
                                  </a:lnTo>
                                  <a:lnTo>
                                    <a:pt x="2838747" y="8356"/>
                                  </a:lnTo>
                                  <a:lnTo>
                                    <a:pt x="2838104" y="9900"/>
                                  </a:lnTo>
                                  <a:lnTo>
                                    <a:pt x="2835544" y="12457"/>
                                  </a:lnTo>
                                  <a:lnTo>
                                    <a:pt x="283400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860167" y="13096"/>
                                  </a:moveTo>
                                  <a:lnTo>
                                    <a:pt x="2856559" y="13096"/>
                                  </a:lnTo>
                                  <a:lnTo>
                                    <a:pt x="2855011" y="12457"/>
                                  </a:lnTo>
                                  <a:lnTo>
                                    <a:pt x="2852451" y="9900"/>
                                  </a:lnTo>
                                  <a:lnTo>
                                    <a:pt x="2851808" y="8356"/>
                                  </a:lnTo>
                                  <a:lnTo>
                                    <a:pt x="2851808" y="4740"/>
                                  </a:lnTo>
                                  <a:lnTo>
                                    <a:pt x="2852451" y="3196"/>
                                  </a:lnTo>
                                  <a:lnTo>
                                    <a:pt x="2855011" y="639"/>
                                  </a:lnTo>
                                  <a:lnTo>
                                    <a:pt x="2856559" y="0"/>
                                  </a:lnTo>
                                  <a:lnTo>
                                    <a:pt x="2860167" y="0"/>
                                  </a:lnTo>
                                  <a:lnTo>
                                    <a:pt x="2861714" y="639"/>
                                  </a:lnTo>
                                  <a:lnTo>
                                    <a:pt x="2864274" y="3196"/>
                                  </a:lnTo>
                                  <a:lnTo>
                                    <a:pt x="2864905" y="4740"/>
                                  </a:lnTo>
                                  <a:lnTo>
                                    <a:pt x="2864905" y="8356"/>
                                  </a:lnTo>
                                  <a:lnTo>
                                    <a:pt x="2864274" y="9900"/>
                                  </a:lnTo>
                                  <a:lnTo>
                                    <a:pt x="2861714" y="12457"/>
                                  </a:lnTo>
                                  <a:lnTo>
                                    <a:pt x="286016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886337" y="13096"/>
                                  </a:moveTo>
                                  <a:lnTo>
                                    <a:pt x="2882717" y="13096"/>
                                  </a:lnTo>
                                  <a:lnTo>
                                    <a:pt x="2881169" y="12457"/>
                                  </a:lnTo>
                                  <a:lnTo>
                                    <a:pt x="2878621" y="9900"/>
                                  </a:lnTo>
                                  <a:lnTo>
                                    <a:pt x="2877978" y="8356"/>
                                  </a:lnTo>
                                  <a:lnTo>
                                    <a:pt x="2877978" y="4740"/>
                                  </a:lnTo>
                                  <a:lnTo>
                                    <a:pt x="2878621" y="3196"/>
                                  </a:lnTo>
                                  <a:lnTo>
                                    <a:pt x="2881169" y="639"/>
                                  </a:lnTo>
                                  <a:lnTo>
                                    <a:pt x="2882717" y="0"/>
                                  </a:lnTo>
                                  <a:lnTo>
                                    <a:pt x="2886337" y="0"/>
                                  </a:lnTo>
                                  <a:lnTo>
                                    <a:pt x="2887872" y="639"/>
                                  </a:lnTo>
                                  <a:lnTo>
                                    <a:pt x="2890432" y="3196"/>
                                  </a:lnTo>
                                  <a:lnTo>
                                    <a:pt x="2891075" y="4740"/>
                                  </a:lnTo>
                                  <a:lnTo>
                                    <a:pt x="2891075" y="8356"/>
                                  </a:lnTo>
                                  <a:lnTo>
                                    <a:pt x="2890432" y="9900"/>
                                  </a:lnTo>
                                  <a:lnTo>
                                    <a:pt x="2887872" y="12457"/>
                                  </a:lnTo>
                                  <a:lnTo>
                                    <a:pt x="2886337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912495" y="13096"/>
                                  </a:moveTo>
                                  <a:lnTo>
                                    <a:pt x="2908875" y="13096"/>
                                  </a:lnTo>
                                  <a:lnTo>
                                    <a:pt x="2907339" y="12457"/>
                                  </a:lnTo>
                                  <a:lnTo>
                                    <a:pt x="2904779" y="9900"/>
                                  </a:lnTo>
                                  <a:lnTo>
                                    <a:pt x="2904136" y="8356"/>
                                  </a:lnTo>
                                  <a:lnTo>
                                    <a:pt x="2904136" y="4740"/>
                                  </a:lnTo>
                                  <a:lnTo>
                                    <a:pt x="2904779" y="3196"/>
                                  </a:lnTo>
                                  <a:lnTo>
                                    <a:pt x="2907339" y="639"/>
                                  </a:lnTo>
                                  <a:lnTo>
                                    <a:pt x="2908875" y="0"/>
                                  </a:lnTo>
                                  <a:lnTo>
                                    <a:pt x="2912495" y="0"/>
                                  </a:lnTo>
                                  <a:lnTo>
                                    <a:pt x="2914042" y="639"/>
                                  </a:lnTo>
                                  <a:lnTo>
                                    <a:pt x="2916602" y="3196"/>
                                  </a:lnTo>
                                  <a:lnTo>
                                    <a:pt x="2917233" y="4740"/>
                                  </a:lnTo>
                                  <a:lnTo>
                                    <a:pt x="2917233" y="8356"/>
                                  </a:lnTo>
                                  <a:lnTo>
                                    <a:pt x="2916602" y="9900"/>
                                  </a:lnTo>
                                  <a:lnTo>
                                    <a:pt x="2914042" y="12457"/>
                                  </a:lnTo>
                                  <a:lnTo>
                                    <a:pt x="2912495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938664" y="13096"/>
                                  </a:moveTo>
                                  <a:lnTo>
                                    <a:pt x="2935045" y="13096"/>
                                  </a:lnTo>
                                  <a:lnTo>
                                    <a:pt x="2933497" y="12457"/>
                                  </a:lnTo>
                                  <a:lnTo>
                                    <a:pt x="2930937" y="9900"/>
                                  </a:lnTo>
                                  <a:lnTo>
                                    <a:pt x="2930306" y="8356"/>
                                  </a:lnTo>
                                  <a:lnTo>
                                    <a:pt x="2930306" y="4740"/>
                                  </a:lnTo>
                                  <a:lnTo>
                                    <a:pt x="2930937" y="3196"/>
                                  </a:lnTo>
                                  <a:lnTo>
                                    <a:pt x="2933497" y="639"/>
                                  </a:lnTo>
                                  <a:lnTo>
                                    <a:pt x="2935045" y="0"/>
                                  </a:lnTo>
                                  <a:lnTo>
                                    <a:pt x="2938664" y="0"/>
                                  </a:lnTo>
                                  <a:lnTo>
                                    <a:pt x="2940200" y="639"/>
                                  </a:lnTo>
                                  <a:lnTo>
                                    <a:pt x="2942760" y="3196"/>
                                  </a:lnTo>
                                  <a:lnTo>
                                    <a:pt x="2943403" y="4740"/>
                                  </a:lnTo>
                                  <a:lnTo>
                                    <a:pt x="2943403" y="8356"/>
                                  </a:lnTo>
                                  <a:lnTo>
                                    <a:pt x="2942760" y="9900"/>
                                  </a:lnTo>
                                  <a:lnTo>
                                    <a:pt x="2940200" y="12457"/>
                                  </a:lnTo>
                                  <a:lnTo>
                                    <a:pt x="293866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964823" y="13096"/>
                                  </a:moveTo>
                                  <a:lnTo>
                                    <a:pt x="2961203" y="13096"/>
                                  </a:lnTo>
                                  <a:lnTo>
                                    <a:pt x="2959667" y="12457"/>
                                  </a:lnTo>
                                  <a:lnTo>
                                    <a:pt x="2957107" y="9900"/>
                                  </a:lnTo>
                                  <a:lnTo>
                                    <a:pt x="2956464" y="8356"/>
                                  </a:lnTo>
                                  <a:lnTo>
                                    <a:pt x="2956464" y="4740"/>
                                  </a:lnTo>
                                  <a:lnTo>
                                    <a:pt x="2957107" y="3196"/>
                                  </a:lnTo>
                                  <a:lnTo>
                                    <a:pt x="2959667" y="639"/>
                                  </a:lnTo>
                                  <a:lnTo>
                                    <a:pt x="2961203" y="0"/>
                                  </a:lnTo>
                                  <a:lnTo>
                                    <a:pt x="2964823" y="0"/>
                                  </a:lnTo>
                                  <a:lnTo>
                                    <a:pt x="2966370" y="639"/>
                                  </a:lnTo>
                                  <a:lnTo>
                                    <a:pt x="2968930" y="3196"/>
                                  </a:lnTo>
                                  <a:lnTo>
                                    <a:pt x="2969561" y="4740"/>
                                  </a:lnTo>
                                  <a:lnTo>
                                    <a:pt x="2969561" y="8356"/>
                                  </a:lnTo>
                                  <a:lnTo>
                                    <a:pt x="2968930" y="9900"/>
                                  </a:lnTo>
                                  <a:lnTo>
                                    <a:pt x="2966370" y="12457"/>
                                  </a:lnTo>
                                  <a:lnTo>
                                    <a:pt x="2964823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2990992" y="13096"/>
                                  </a:moveTo>
                                  <a:lnTo>
                                    <a:pt x="2987373" y="13096"/>
                                  </a:lnTo>
                                  <a:lnTo>
                                    <a:pt x="2985825" y="12457"/>
                                  </a:lnTo>
                                  <a:lnTo>
                                    <a:pt x="2983265" y="9900"/>
                                  </a:lnTo>
                                  <a:lnTo>
                                    <a:pt x="2982634" y="8356"/>
                                  </a:lnTo>
                                  <a:lnTo>
                                    <a:pt x="2982634" y="4740"/>
                                  </a:lnTo>
                                  <a:lnTo>
                                    <a:pt x="2983265" y="3196"/>
                                  </a:lnTo>
                                  <a:lnTo>
                                    <a:pt x="2985825" y="639"/>
                                  </a:lnTo>
                                  <a:lnTo>
                                    <a:pt x="2987373" y="0"/>
                                  </a:lnTo>
                                  <a:lnTo>
                                    <a:pt x="2990992" y="0"/>
                                  </a:lnTo>
                                  <a:lnTo>
                                    <a:pt x="2992528" y="639"/>
                                  </a:lnTo>
                                  <a:lnTo>
                                    <a:pt x="2995088" y="3196"/>
                                  </a:lnTo>
                                  <a:lnTo>
                                    <a:pt x="2995731" y="4740"/>
                                  </a:lnTo>
                                  <a:lnTo>
                                    <a:pt x="2995731" y="8356"/>
                                  </a:lnTo>
                                  <a:lnTo>
                                    <a:pt x="2995088" y="9900"/>
                                  </a:lnTo>
                                  <a:lnTo>
                                    <a:pt x="2992528" y="12457"/>
                                  </a:lnTo>
                                  <a:lnTo>
                                    <a:pt x="299099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017150" y="13096"/>
                                  </a:moveTo>
                                  <a:lnTo>
                                    <a:pt x="3013531" y="13096"/>
                                  </a:lnTo>
                                  <a:lnTo>
                                    <a:pt x="3011995" y="12457"/>
                                  </a:lnTo>
                                  <a:lnTo>
                                    <a:pt x="3009435" y="9900"/>
                                  </a:lnTo>
                                  <a:lnTo>
                                    <a:pt x="3008792" y="8356"/>
                                  </a:lnTo>
                                  <a:lnTo>
                                    <a:pt x="3008792" y="4740"/>
                                  </a:lnTo>
                                  <a:lnTo>
                                    <a:pt x="3009435" y="3196"/>
                                  </a:lnTo>
                                  <a:lnTo>
                                    <a:pt x="3011995" y="639"/>
                                  </a:lnTo>
                                  <a:lnTo>
                                    <a:pt x="3013531" y="0"/>
                                  </a:lnTo>
                                  <a:lnTo>
                                    <a:pt x="3017150" y="0"/>
                                  </a:lnTo>
                                  <a:lnTo>
                                    <a:pt x="3018698" y="639"/>
                                  </a:lnTo>
                                  <a:lnTo>
                                    <a:pt x="3021246" y="3196"/>
                                  </a:lnTo>
                                  <a:lnTo>
                                    <a:pt x="3021889" y="4740"/>
                                  </a:lnTo>
                                  <a:lnTo>
                                    <a:pt x="3021889" y="8356"/>
                                  </a:lnTo>
                                  <a:lnTo>
                                    <a:pt x="3021246" y="9900"/>
                                  </a:lnTo>
                                  <a:lnTo>
                                    <a:pt x="3018698" y="12457"/>
                                  </a:lnTo>
                                  <a:lnTo>
                                    <a:pt x="301715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043309" y="13096"/>
                                  </a:moveTo>
                                  <a:lnTo>
                                    <a:pt x="3039701" y="13096"/>
                                  </a:lnTo>
                                  <a:lnTo>
                                    <a:pt x="3038153" y="12457"/>
                                  </a:lnTo>
                                  <a:lnTo>
                                    <a:pt x="3035593" y="9900"/>
                                  </a:lnTo>
                                  <a:lnTo>
                                    <a:pt x="3034962" y="8356"/>
                                  </a:lnTo>
                                  <a:lnTo>
                                    <a:pt x="3034962" y="4740"/>
                                  </a:lnTo>
                                  <a:lnTo>
                                    <a:pt x="3035593" y="3196"/>
                                  </a:lnTo>
                                  <a:lnTo>
                                    <a:pt x="3038153" y="639"/>
                                  </a:lnTo>
                                  <a:lnTo>
                                    <a:pt x="3039701" y="0"/>
                                  </a:lnTo>
                                  <a:lnTo>
                                    <a:pt x="3043309" y="0"/>
                                  </a:lnTo>
                                  <a:lnTo>
                                    <a:pt x="3044856" y="639"/>
                                  </a:lnTo>
                                  <a:lnTo>
                                    <a:pt x="3047416" y="3196"/>
                                  </a:lnTo>
                                  <a:lnTo>
                                    <a:pt x="3048059" y="4740"/>
                                  </a:lnTo>
                                  <a:lnTo>
                                    <a:pt x="3048059" y="8356"/>
                                  </a:lnTo>
                                  <a:lnTo>
                                    <a:pt x="3047416" y="9900"/>
                                  </a:lnTo>
                                  <a:lnTo>
                                    <a:pt x="3044856" y="12457"/>
                                  </a:lnTo>
                                  <a:lnTo>
                                    <a:pt x="3043309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069478" y="13096"/>
                                  </a:moveTo>
                                  <a:lnTo>
                                    <a:pt x="3065859" y="13096"/>
                                  </a:lnTo>
                                  <a:lnTo>
                                    <a:pt x="3064323" y="12457"/>
                                  </a:lnTo>
                                  <a:lnTo>
                                    <a:pt x="3061763" y="9900"/>
                                  </a:lnTo>
                                  <a:lnTo>
                                    <a:pt x="3061120" y="8356"/>
                                  </a:lnTo>
                                  <a:lnTo>
                                    <a:pt x="3061120" y="4740"/>
                                  </a:lnTo>
                                  <a:lnTo>
                                    <a:pt x="3061763" y="3196"/>
                                  </a:lnTo>
                                  <a:lnTo>
                                    <a:pt x="3064323" y="639"/>
                                  </a:lnTo>
                                  <a:lnTo>
                                    <a:pt x="3065859" y="0"/>
                                  </a:lnTo>
                                  <a:lnTo>
                                    <a:pt x="3069478" y="0"/>
                                  </a:lnTo>
                                  <a:lnTo>
                                    <a:pt x="3071026" y="639"/>
                                  </a:lnTo>
                                  <a:lnTo>
                                    <a:pt x="3073574" y="3196"/>
                                  </a:lnTo>
                                  <a:lnTo>
                                    <a:pt x="3074217" y="4740"/>
                                  </a:lnTo>
                                  <a:lnTo>
                                    <a:pt x="3074217" y="8356"/>
                                  </a:lnTo>
                                  <a:lnTo>
                                    <a:pt x="3073574" y="9900"/>
                                  </a:lnTo>
                                  <a:lnTo>
                                    <a:pt x="3071026" y="12457"/>
                                  </a:lnTo>
                                  <a:lnTo>
                                    <a:pt x="306947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095636" y="13096"/>
                                  </a:moveTo>
                                  <a:lnTo>
                                    <a:pt x="3092029" y="13096"/>
                                  </a:lnTo>
                                  <a:lnTo>
                                    <a:pt x="3090481" y="12457"/>
                                  </a:lnTo>
                                  <a:lnTo>
                                    <a:pt x="3087921" y="9900"/>
                                  </a:lnTo>
                                  <a:lnTo>
                                    <a:pt x="3087278" y="8356"/>
                                  </a:lnTo>
                                  <a:lnTo>
                                    <a:pt x="3087278" y="4740"/>
                                  </a:lnTo>
                                  <a:lnTo>
                                    <a:pt x="3087921" y="3196"/>
                                  </a:lnTo>
                                  <a:lnTo>
                                    <a:pt x="3090481" y="639"/>
                                  </a:lnTo>
                                  <a:lnTo>
                                    <a:pt x="3092029" y="0"/>
                                  </a:lnTo>
                                  <a:lnTo>
                                    <a:pt x="3095636" y="0"/>
                                  </a:lnTo>
                                  <a:lnTo>
                                    <a:pt x="3097184" y="639"/>
                                  </a:lnTo>
                                  <a:lnTo>
                                    <a:pt x="3099744" y="3196"/>
                                  </a:lnTo>
                                  <a:lnTo>
                                    <a:pt x="3100387" y="4740"/>
                                  </a:lnTo>
                                  <a:lnTo>
                                    <a:pt x="3100387" y="8356"/>
                                  </a:lnTo>
                                  <a:lnTo>
                                    <a:pt x="3099744" y="9900"/>
                                  </a:lnTo>
                                  <a:lnTo>
                                    <a:pt x="3097184" y="12457"/>
                                  </a:lnTo>
                                  <a:lnTo>
                                    <a:pt x="309563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121806" y="13096"/>
                                  </a:moveTo>
                                  <a:lnTo>
                                    <a:pt x="3118187" y="13096"/>
                                  </a:lnTo>
                                  <a:lnTo>
                                    <a:pt x="3116639" y="12457"/>
                                  </a:lnTo>
                                  <a:lnTo>
                                    <a:pt x="3114091" y="9900"/>
                                  </a:lnTo>
                                  <a:lnTo>
                                    <a:pt x="3113448" y="8356"/>
                                  </a:lnTo>
                                  <a:lnTo>
                                    <a:pt x="3113448" y="4740"/>
                                  </a:lnTo>
                                  <a:lnTo>
                                    <a:pt x="3114091" y="3196"/>
                                  </a:lnTo>
                                  <a:lnTo>
                                    <a:pt x="3116639" y="639"/>
                                  </a:lnTo>
                                  <a:lnTo>
                                    <a:pt x="3118187" y="0"/>
                                  </a:lnTo>
                                  <a:lnTo>
                                    <a:pt x="3121806" y="0"/>
                                  </a:lnTo>
                                  <a:lnTo>
                                    <a:pt x="3123342" y="639"/>
                                  </a:lnTo>
                                  <a:lnTo>
                                    <a:pt x="3125902" y="3196"/>
                                  </a:lnTo>
                                  <a:lnTo>
                                    <a:pt x="3126545" y="4740"/>
                                  </a:lnTo>
                                  <a:lnTo>
                                    <a:pt x="3126545" y="8356"/>
                                  </a:lnTo>
                                  <a:lnTo>
                                    <a:pt x="3125902" y="9900"/>
                                  </a:lnTo>
                                  <a:lnTo>
                                    <a:pt x="3123342" y="12457"/>
                                  </a:lnTo>
                                  <a:lnTo>
                                    <a:pt x="312180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147964" y="13096"/>
                                  </a:moveTo>
                                  <a:lnTo>
                                    <a:pt x="3144345" y="13096"/>
                                  </a:lnTo>
                                  <a:lnTo>
                                    <a:pt x="3142809" y="12457"/>
                                  </a:lnTo>
                                  <a:lnTo>
                                    <a:pt x="3140249" y="9900"/>
                                  </a:lnTo>
                                  <a:lnTo>
                                    <a:pt x="3139606" y="8356"/>
                                  </a:lnTo>
                                  <a:lnTo>
                                    <a:pt x="3139606" y="4740"/>
                                  </a:lnTo>
                                  <a:lnTo>
                                    <a:pt x="3140249" y="3196"/>
                                  </a:lnTo>
                                  <a:lnTo>
                                    <a:pt x="3142809" y="639"/>
                                  </a:lnTo>
                                  <a:lnTo>
                                    <a:pt x="3144345" y="0"/>
                                  </a:lnTo>
                                  <a:lnTo>
                                    <a:pt x="3147964" y="0"/>
                                  </a:lnTo>
                                  <a:lnTo>
                                    <a:pt x="3149512" y="639"/>
                                  </a:lnTo>
                                  <a:lnTo>
                                    <a:pt x="3152072" y="3196"/>
                                  </a:lnTo>
                                  <a:lnTo>
                                    <a:pt x="3152703" y="4740"/>
                                  </a:lnTo>
                                  <a:lnTo>
                                    <a:pt x="3152703" y="8356"/>
                                  </a:lnTo>
                                  <a:lnTo>
                                    <a:pt x="3152072" y="9900"/>
                                  </a:lnTo>
                                  <a:lnTo>
                                    <a:pt x="3149512" y="12457"/>
                                  </a:lnTo>
                                  <a:lnTo>
                                    <a:pt x="314796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174134" y="13096"/>
                                  </a:moveTo>
                                  <a:lnTo>
                                    <a:pt x="3170515" y="13096"/>
                                  </a:lnTo>
                                  <a:lnTo>
                                    <a:pt x="3168967" y="12457"/>
                                  </a:lnTo>
                                  <a:lnTo>
                                    <a:pt x="3166419" y="9900"/>
                                  </a:lnTo>
                                  <a:lnTo>
                                    <a:pt x="3165776" y="8356"/>
                                  </a:lnTo>
                                  <a:lnTo>
                                    <a:pt x="3165776" y="4740"/>
                                  </a:lnTo>
                                  <a:lnTo>
                                    <a:pt x="3166419" y="3196"/>
                                  </a:lnTo>
                                  <a:lnTo>
                                    <a:pt x="3168967" y="639"/>
                                  </a:lnTo>
                                  <a:lnTo>
                                    <a:pt x="3170515" y="0"/>
                                  </a:lnTo>
                                  <a:lnTo>
                                    <a:pt x="3174134" y="0"/>
                                  </a:lnTo>
                                  <a:lnTo>
                                    <a:pt x="3175670" y="639"/>
                                  </a:lnTo>
                                  <a:lnTo>
                                    <a:pt x="3178230" y="3196"/>
                                  </a:lnTo>
                                  <a:lnTo>
                                    <a:pt x="3178873" y="4740"/>
                                  </a:lnTo>
                                  <a:lnTo>
                                    <a:pt x="3178873" y="8356"/>
                                  </a:lnTo>
                                  <a:lnTo>
                                    <a:pt x="3178230" y="9900"/>
                                  </a:lnTo>
                                  <a:lnTo>
                                    <a:pt x="3175670" y="12457"/>
                                  </a:lnTo>
                                  <a:lnTo>
                                    <a:pt x="317413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200292" y="13096"/>
                                  </a:moveTo>
                                  <a:lnTo>
                                    <a:pt x="3196673" y="13096"/>
                                  </a:lnTo>
                                  <a:lnTo>
                                    <a:pt x="3195137" y="12457"/>
                                  </a:lnTo>
                                  <a:lnTo>
                                    <a:pt x="3192577" y="9900"/>
                                  </a:lnTo>
                                  <a:lnTo>
                                    <a:pt x="3191934" y="8356"/>
                                  </a:lnTo>
                                  <a:lnTo>
                                    <a:pt x="3191934" y="4740"/>
                                  </a:lnTo>
                                  <a:lnTo>
                                    <a:pt x="3192577" y="3196"/>
                                  </a:lnTo>
                                  <a:lnTo>
                                    <a:pt x="3195137" y="639"/>
                                  </a:lnTo>
                                  <a:lnTo>
                                    <a:pt x="3196673" y="0"/>
                                  </a:lnTo>
                                  <a:lnTo>
                                    <a:pt x="3200292" y="0"/>
                                  </a:lnTo>
                                  <a:lnTo>
                                    <a:pt x="3201840" y="639"/>
                                  </a:lnTo>
                                  <a:lnTo>
                                    <a:pt x="3204400" y="3196"/>
                                  </a:lnTo>
                                  <a:lnTo>
                                    <a:pt x="3205031" y="4740"/>
                                  </a:lnTo>
                                  <a:lnTo>
                                    <a:pt x="3205031" y="8356"/>
                                  </a:lnTo>
                                  <a:lnTo>
                                    <a:pt x="3204400" y="9900"/>
                                  </a:lnTo>
                                  <a:lnTo>
                                    <a:pt x="3201840" y="12457"/>
                                  </a:lnTo>
                                  <a:lnTo>
                                    <a:pt x="320029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226462" y="13096"/>
                                  </a:moveTo>
                                  <a:lnTo>
                                    <a:pt x="3222843" y="13096"/>
                                  </a:lnTo>
                                  <a:lnTo>
                                    <a:pt x="3221295" y="12457"/>
                                  </a:lnTo>
                                  <a:lnTo>
                                    <a:pt x="3218735" y="9900"/>
                                  </a:lnTo>
                                  <a:lnTo>
                                    <a:pt x="3218104" y="8356"/>
                                  </a:lnTo>
                                  <a:lnTo>
                                    <a:pt x="3218104" y="4740"/>
                                  </a:lnTo>
                                  <a:lnTo>
                                    <a:pt x="3218735" y="3196"/>
                                  </a:lnTo>
                                  <a:lnTo>
                                    <a:pt x="3221295" y="639"/>
                                  </a:lnTo>
                                  <a:lnTo>
                                    <a:pt x="3222843" y="0"/>
                                  </a:lnTo>
                                  <a:lnTo>
                                    <a:pt x="3226462" y="0"/>
                                  </a:lnTo>
                                  <a:lnTo>
                                    <a:pt x="3227998" y="639"/>
                                  </a:lnTo>
                                  <a:lnTo>
                                    <a:pt x="3230558" y="3196"/>
                                  </a:lnTo>
                                  <a:lnTo>
                                    <a:pt x="3231201" y="4740"/>
                                  </a:lnTo>
                                  <a:lnTo>
                                    <a:pt x="3231201" y="8356"/>
                                  </a:lnTo>
                                  <a:lnTo>
                                    <a:pt x="3230558" y="9900"/>
                                  </a:lnTo>
                                  <a:lnTo>
                                    <a:pt x="3227998" y="12457"/>
                                  </a:lnTo>
                                  <a:lnTo>
                                    <a:pt x="322646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252620" y="13096"/>
                                  </a:moveTo>
                                  <a:lnTo>
                                    <a:pt x="3249001" y="13096"/>
                                  </a:lnTo>
                                  <a:lnTo>
                                    <a:pt x="3247465" y="12457"/>
                                  </a:lnTo>
                                  <a:lnTo>
                                    <a:pt x="3244905" y="9900"/>
                                  </a:lnTo>
                                  <a:lnTo>
                                    <a:pt x="3244262" y="8356"/>
                                  </a:lnTo>
                                  <a:lnTo>
                                    <a:pt x="3244262" y="4740"/>
                                  </a:lnTo>
                                  <a:lnTo>
                                    <a:pt x="3244905" y="3196"/>
                                  </a:lnTo>
                                  <a:lnTo>
                                    <a:pt x="3247465" y="639"/>
                                  </a:lnTo>
                                  <a:lnTo>
                                    <a:pt x="3249001" y="0"/>
                                  </a:lnTo>
                                  <a:lnTo>
                                    <a:pt x="3252620" y="0"/>
                                  </a:lnTo>
                                  <a:lnTo>
                                    <a:pt x="3254168" y="639"/>
                                  </a:lnTo>
                                  <a:lnTo>
                                    <a:pt x="3256728" y="3196"/>
                                  </a:lnTo>
                                  <a:lnTo>
                                    <a:pt x="3257359" y="4740"/>
                                  </a:lnTo>
                                  <a:lnTo>
                                    <a:pt x="3257359" y="8356"/>
                                  </a:lnTo>
                                  <a:lnTo>
                                    <a:pt x="3256728" y="9900"/>
                                  </a:lnTo>
                                  <a:lnTo>
                                    <a:pt x="3254168" y="12457"/>
                                  </a:lnTo>
                                  <a:lnTo>
                                    <a:pt x="325262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278790" y="13096"/>
                                  </a:moveTo>
                                  <a:lnTo>
                                    <a:pt x="3275171" y="13096"/>
                                  </a:lnTo>
                                  <a:lnTo>
                                    <a:pt x="3273623" y="12457"/>
                                  </a:lnTo>
                                  <a:lnTo>
                                    <a:pt x="3271063" y="9900"/>
                                  </a:lnTo>
                                  <a:lnTo>
                                    <a:pt x="3270432" y="8356"/>
                                  </a:lnTo>
                                  <a:lnTo>
                                    <a:pt x="3270432" y="4740"/>
                                  </a:lnTo>
                                  <a:lnTo>
                                    <a:pt x="3271063" y="3196"/>
                                  </a:lnTo>
                                  <a:lnTo>
                                    <a:pt x="3273623" y="639"/>
                                  </a:lnTo>
                                  <a:lnTo>
                                    <a:pt x="3275171" y="0"/>
                                  </a:lnTo>
                                  <a:lnTo>
                                    <a:pt x="3278790" y="0"/>
                                  </a:lnTo>
                                  <a:lnTo>
                                    <a:pt x="3280326" y="639"/>
                                  </a:lnTo>
                                  <a:lnTo>
                                    <a:pt x="3282886" y="3196"/>
                                  </a:lnTo>
                                  <a:lnTo>
                                    <a:pt x="3283529" y="4740"/>
                                  </a:lnTo>
                                  <a:lnTo>
                                    <a:pt x="3283529" y="8356"/>
                                  </a:lnTo>
                                  <a:lnTo>
                                    <a:pt x="3282886" y="9900"/>
                                  </a:lnTo>
                                  <a:lnTo>
                                    <a:pt x="3280326" y="12457"/>
                                  </a:lnTo>
                                  <a:lnTo>
                                    <a:pt x="327879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304948" y="13096"/>
                                  </a:moveTo>
                                  <a:lnTo>
                                    <a:pt x="3301329" y="13096"/>
                                  </a:lnTo>
                                  <a:lnTo>
                                    <a:pt x="3299793" y="12457"/>
                                  </a:lnTo>
                                  <a:lnTo>
                                    <a:pt x="3297233" y="9900"/>
                                  </a:lnTo>
                                  <a:lnTo>
                                    <a:pt x="3296590" y="8356"/>
                                  </a:lnTo>
                                  <a:lnTo>
                                    <a:pt x="3296590" y="4740"/>
                                  </a:lnTo>
                                  <a:lnTo>
                                    <a:pt x="3297233" y="3196"/>
                                  </a:lnTo>
                                  <a:lnTo>
                                    <a:pt x="3299793" y="639"/>
                                  </a:lnTo>
                                  <a:lnTo>
                                    <a:pt x="3301329" y="0"/>
                                  </a:lnTo>
                                  <a:lnTo>
                                    <a:pt x="3304948" y="0"/>
                                  </a:lnTo>
                                  <a:lnTo>
                                    <a:pt x="3306496" y="639"/>
                                  </a:lnTo>
                                  <a:lnTo>
                                    <a:pt x="3309044" y="3196"/>
                                  </a:lnTo>
                                  <a:lnTo>
                                    <a:pt x="3309687" y="4740"/>
                                  </a:lnTo>
                                  <a:lnTo>
                                    <a:pt x="3309687" y="8356"/>
                                  </a:lnTo>
                                  <a:lnTo>
                                    <a:pt x="3309044" y="9900"/>
                                  </a:lnTo>
                                  <a:lnTo>
                                    <a:pt x="3306496" y="12457"/>
                                  </a:lnTo>
                                  <a:lnTo>
                                    <a:pt x="330494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331106" y="13096"/>
                                  </a:moveTo>
                                  <a:lnTo>
                                    <a:pt x="3327499" y="13096"/>
                                  </a:lnTo>
                                  <a:lnTo>
                                    <a:pt x="3325951" y="12457"/>
                                  </a:lnTo>
                                  <a:lnTo>
                                    <a:pt x="3323391" y="9900"/>
                                  </a:lnTo>
                                  <a:lnTo>
                                    <a:pt x="3322760" y="8356"/>
                                  </a:lnTo>
                                  <a:lnTo>
                                    <a:pt x="3322760" y="4740"/>
                                  </a:lnTo>
                                  <a:lnTo>
                                    <a:pt x="3323391" y="3196"/>
                                  </a:lnTo>
                                  <a:lnTo>
                                    <a:pt x="3325951" y="639"/>
                                  </a:lnTo>
                                  <a:lnTo>
                                    <a:pt x="3327499" y="0"/>
                                  </a:lnTo>
                                  <a:lnTo>
                                    <a:pt x="3331106" y="0"/>
                                  </a:lnTo>
                                  <a:lnTo>
                                    <a:pt x="3332654" y="639"/>
                                  </a:lnTo>
                                  <a:lnTo>
                                    <a:pt x="3335214" y="3196"/>
                                  </a:lnTo>
                                  <a:lnTo>
                                    <a:pt x="3335857" y="4740"/>
                                  </a:lnTo>
                                  <a:lnTo>
                                    <a:pt x="3335857" y="8356"/>
                                  </a:lnTo>
                                  <a:lnTo>
                                    <a:pt x="3335214" y="9900"/>
                                  </a:lnTo>
                                  <a:lnTo>
                                    <a:pt x="3332654" y="12457"/>
                                  </a:lnTo>
                                  <a:lnTo>
                                    <a:pt x="333110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357276" y="13096"/>
                                  </a:moveTo>
                                  <a:lnTo>
                                    <a:pt x="3353657" y="13096"/>
                                  </a:lnTo>
                                  <a:lnTo>
                                    <a:pt x="3352121" y="12457"/>
                                  </a:lnTo>
                                  <a:lnTo>
                                    <a:pt x="3349561" y="9900"/>
                                  </a:lnTo>
                                  <a:lnTo>
                                    <a:pt x="3348918" y="8356"/>
                                  </a:lnTo>
                                  <a:lnTo>
                                    <a:pt x="3348918" y="4740"/>
                                  </a:lnTo>
                                  <a:lnTo>
                                    <a:pt x="3349561" y="3196"/>
                                  </a:lnTo>
                                  <a:lnTo>
                                    <a:pt x="3352121" y="639"/>
                                  </a:lnTo>
                                  <a:lnTo>
                                    <a:pt x="3353657" y="0"/>
                                  </a:lnTo>
                                  <a:lnTo>
                                    <a:pt x="3357276" y="0"/>
                                  </a:lnTo>
                                  <a:lnTo>
                                    <a:pt x="3358824" y="639"/>
                                  </a:lnTo>
                                  <a:lnTo>
                                    <a:pt x="3361372" y="3196"/>
                                  </a:lnTo>
                                  <a:lnTo>
                                    <a:pt x="3362015" y="4740"/>
                                  </a:lnTo>
                                  <a:lnTo>
                                    <a:pt x="3362015" y="8356"/>
                                  </a:lnTo>
                                  <a:lnTo>
                                    <a:pt x="3361372" y="9900"/>
                                  </a:lnTo>
                                  <a:lnTo>
                                    <a:pt x="3358824" y="12457"/>
                                  </a:lnTo>
                                  <a:lnTo>
                                    <a:pt x="335727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383434" y="13096"/>
                                  </a:moveTo>
                                  <a:lnTo>
                                    <a:pt x="3379827" y="13096"/>
                                  </a:lnTo>
                                  <a:lnTo>
                                    <a:pt x="3378279" y="12457"/>
                                  </a:lnTo>
                                  <a:lnTo>
                                    <a:pt x="3375719" y="9900"/>
                                  </a:lnTo>
                                  <a:lnTo>
                                    <a:pt x="3375076" y="8356"/>
                                  </a:lnTo>
                                  <a:lnTo>
                                    <a:pt x="3375076" y="4740"/>
                                  </a:lnTo>
                                  <a:lnTo>
                                    <a:pt x="3375719" y="3196"/>
                                  </a:lnTo>
                                  <a:lnTo>
                                    <a:pt x="3378279" y="639"/>
                                  </a:lnTo>
                                  <a:lnTo>
                                    <a:pt x="3379827" y="0"/>
                                  </a:lnTo>
                                  <a:lnTo>
                                    <a:pt x="3383434" y="0"/>
                                  </a:lnTo>
                                  <a:lnTo>
                                    <a:pt x="3384982" y="639"/>
                                  </a:lnTo>
                                  <a:lnTo>
                                    <a:pt x="3387542" y="3196"/>
                                  </a:lnTo>
                                  <a:lnTo>
                                    <a:pt x="3388173" y="4740"/>
                                  </a:lnTo>
                                  <a:lnTo>
                                    <a:pt x="3388173" y="8356"/>
                                  </a:lnTo>
                                  <a:lnTo>
                                    <a:pt x="3387542" y="9900"/>
                                  </a:lnTo>
                                  <a:lnTo>
                                    <a:pt x="3384982" y="12457"/>
                                  </a:lnTo>
                                  <a:lnTo>
                                    <a:pt x="338343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409604" y="13096"/>
                                  </a:moveTo>
                                  <a:lnTo>
                                    <a:pt x="3405985" y="13096"/>
                                  </a:lnTo>
                                  <a:lnTo>
                                    <a:pt x="3404437" y="12457"/>
                                  </a:lnTo>
                                  <a:lnTo>
                                    <a:pt x="3401889" y="9900"/>
                                  </a:lnTo>
                                  <a:lnTo>
                                    <a:pt x="3401246" y="8356"/>
                                  </a:lnTo>
                                  <a:lnTo>
                                    <a:pt x="3401246" y="4740"/>
                                  </a:lnTo>
                                  <a:lnTo>
                                    <a:pt x="3401889" y="3196"/>
                                  </a:lnTo>
                                  <a:lnTo>
                                    <a:pt x="3404437" y="639"/>
                                  </a:lnTo>
                                  <a:lnTo>
                                    <a:pt x="3405985" y="0"/>
                                  </a:lnTo>
                                  <a:lnTo>
                                    <a:pt x="3409604" y="0"/>
                                  </a:lnTo>
                                  <a:lnTo>
                                    <a:pt x="3411140" y="639"/>
                                  </a:lnTo>
                                  <a:lnTo>
                                    <a:pt x="3413700" y="3196"/>
                                  </a:lnTo>
                                  <a:lnTo>
                                    <a:pt x="3414343" y="4740"/>
                                  </a:lnTo>
                                  <a:lnTo>
                                    <a:pt x="3414343" y="8356"/>
                                  </a:lnTo>
                                  <a:lnTo>
                                    <a:pt x="3413700" y="9900"/>
                                  </a:lnTo>
                                  <a:lnTo>
                                    <a:pt x="3411140" y="12457"/>
                                  </a:lnTo>
                                  <a:lnTo>
                                    <a:pt x="340960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435762" y="13096"/>
                                  </a:moveTo>
                                  <a:lnTo>
                                    <a:pt x="3432155" y="13096"/>
                                  </a:lnTo>
                                  <a:lnTo>
                                    <a:pt x="3430607" y="12457"/>
                                  </a:lnTo>
                                  <a:lnTo>
                                    <a:pt x="3428047" y="9900"/>
                                  </a:lnTo>
                                  <a:lnTo>
                                    <a:pt x="3427404" y="8356"/>
                                  </a:lnTo>
                                  <a:lnTo>
                                    <a:pt x="3427404" y="4740"/>
                                  </a:lnTo>
                                  <a:lnTo>
                                    <a:pt x="3428047" y="3196"/>
                                  </a:lnTo>
                                  <a:lnTo>
                                    <a:pt x="3430607" y="639"/>
                                  </a:lnTo>
                                  <a:lnTo>
                                    <a:pt x="3432155" y="0"/>
                                  </a:lnTo>
                                  <a:lnTo>
                                    <a:pt x="3435762" y="0"/>
                                  </a:lnTo>
                                  <a:lnTo>
                                    <a:pt x="3437310" y="639"/>
                                  </a:lnTo>
                                  <a:lnTo>
                                    <a:pt x="3439870" y="3196"/>
                                  </a:lnTo>
                                  <a:lnTo>
                                    <a:pt x="3440501" y="4740"/>
                                  </a:lnTo>
                                  <a:lnTo>
                                    <a:pt x="3440501" y="8356"/>
                                  </a:lnTo>
                                  <a:lnTo>
                                    <a:pt x="3439870" y="9900"/>
                                  </a:lnTo>
                                  <a:lnTo>
                                    <a:pt x="3437310" y="12457"/>
                                  </a:lnTo>
                                  <a:lnTo>
                                    <a:pt x="343576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461932" y="13096"/>
                                  </a:moveTo>
                                  <a:lnTo>
                                    <a:pt x="3458313" y="13096"/>
                                  </a:lnTo>
                                  <a:lnTo>
                                    <a:pt x="3456765" y="12457"/>
                                  </a:lnTo>
                                  <a:lnTo>
                                    <a:pt x="3454217" y="9900"/>
                                  </a:lnTo>
                                  <a:lnTo>
                                    <a:pt x="3453574" y="8356"/>
                                  </a:lnTo>
                                  <a:lnTo>
                                    <a:pt x="3453574" y="4740"/>
                                  </a:lnTo>
                                  <a:lnTo>
                                    <a:pt x="3454217" y="3196"/>
                                  </a:lnTo>
                                  <a:lnTo>
                                    <a:pt x="3456765" y="639"/>
                                  </a:lnTo>
                                  <a:lnTo>
                                    <a:pt x="3458313" y="0"/>
                                  </a:lnTo>
                                  <a:lnTo>
                                    <a:pt x="3461932" y="0"/>
                                  </a:lnTo>
                                  <a:lnTo>
                                    <a:pt x="3463468" y="639"/>
                                  </a:lnTo>
                                  <a:lnTo>
                                    <a:pt x="3466028" y="3196"/>
                                  </a:lnTo>
                                  <a:lnTo>
                                    <a:pt x="3466671" y="4740"/>
                                  </a:lnTo>
                                  <a:lnTo>
                                    <a:pt x="3466671" y="8356"/>
                                  </a:lnTo>
                                  <a:lnTo>
                                    <a:pt x="3466028" y="9900"/>
                                  </a:lnTo>
                                  <a:lnTo>
                                    <a:pt x="3463468" y="12457"/>
                                  </a:lnTo>
                                  <a:lnTo>
                                    <a:pt x="346193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488090" y="13096"/>
                                  </a:moveTo>
                                  <a:lnTo>
                                    <a:pt x="3484471" y="13096"/>
                                  </a:lnTo>
                                  <a:lnTo>
                                    <a:pt x="3482935" y="12457"/>
                                  </a:lnTo>
                                  <a:lnTo>
                                    <a:pt x="3480375" y="9900"/>
                                  </a:lnTo>
                                  <a:lnTo>
                                    <a:pt x="3479732" y="8356"/>
                                  </a:lnTo>
                                  <a:lnTo>
                                    <a:pt x="3479732" y="4740"/>
                                  </a:lnTo>
                                  <a:lnTo>
                                    <a:pt x="3480375" y="3196"/>
                                  </a:lnTo>
                                  <a:lnTo>
                                    <a:pt x="3482935" y="639"/>
                                  </a:lnTo>
                                  <a:lnTo>
                                    <a:pt x="3484471" y="0"/>
                                  </a:lnTo>
                                  <a:lnTo>
                                    <a:pt x="3488090" y="0"/>
                                  </a:lnTo>
                                  <a:lnTo>
                                    <a:pt x="3489638" y="639"/>
                                  </a:lnTo>
                                  <a:lnTo>
                                    <a:pt x="3492198" y="3196"/>
                                  </a:lnTo>
                                  <a:lnTo>
                                    <a:pt x="3492829" y="4740"/>
                                  </a:lnTo>
                                  <a:lnTo>
                                    <a:pt x="3492829" y="8356"/>
                                  </a:lnTo>
                                  <a:lnTo>
                                    <a:pt x="3492198" y="9900"/>
                                  </a:lnTo>
                                  <a:lnTo>
                                    <a:pt x="3489638" y="12457"/>
                                  </a:lnTo>
                                  <a:lnTo>
                                    <a:pt x="348809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514260" y="13096"/>
                                  </a:moveTo>
                                  <a:lnTo>
                                    <a:pt x="3510641" y="13096"/>
                                  </a:lnTo>
                                  <a:lnTo>
                                    <a:pt x="3509093" y="12457"/>
                                  </a:lnTo>
                                  <a:lnTo>
                                    <a:pt x="3506533" y="9900"/>
                                  </a:lnTo>
                                  <a:lnTo>
                                    <a:pt x="3505902" y="8356"/>
                                  </a:lnTo>
                                  <a:lnTo>
                                    <a:pt x="3505902" y="4740"/>
                                  </a:lnTo>
                                  <a:lnTo>
                                    <a:pt x="3506533" y="3196"/>
                                  </a:lnTo>
                                  <a:lnTo>
                                    <a:pt x="3509093" y="639"/>
                                  </a:lnTo>
                                  <a:lnTo>
                                    <a:pt x="3510641" y="0"/>
                                  </a:lnTo>
                                  <a:lnTo>
                                    <a:pt x="3514260" y="0"/>
                                  </a:lnTo>
                                  <a:lnTo>
                                    <a:pt x="3515796" y="639"/>
                                  </a:lnTo>
                                  <a:lnTo>
                                    <a:pt x="3518356" y="3196"/>
                                  </a:lnTo>
                                  <a:lnTo>
                                    <a:pt x="3518999" y="4740"/>
                                  </a:lnTo>
                                  <a:lnTo>
                                    <a:pt x="3518999" y="8356"/>
                                  </a:lnTo>
                                  <a:lnTo>
                                    <a:pt x="3518356" y="9900"/>
                                  </a:lnTo>
                                  <a:lnTo>
                                    <a:pt x="3515796" y="12457"/>
                                  </a:lnTo>
                                  <a:lnTo>
                                    <a:pt x="351426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540418" y="13096"/>
                                  </a:moveTo>
                                  <a:lnTo>
                                    <a:pt x="3536799" y="13096"/>
                                  </a:lnTo>
                                  <a:lnTo>
                                    <a:pt x="3535263" y="12457"/>
                                  </a:lnTo>
                                  <a:lnTo>
                                    <a:pt x="3532703" y="9900"/>
                                  </a:lnTo>
                                  <a:lnTo>
                                    <a:pt x="3532060" y="8356"/>
                                  </a:lnTo>
                                  <a:lnTo>
                                    <a:pt x="3532060" y="4740"/>
                                  </a:lnTo>
                                  <a:lnTo>
                                    <a:pt x="3532703" y="3196"/>
                                  </a:lnTo>
                                  <a:lnTo>
                                    <a:pt x="3535263" y="639"/>
                                  </a:lnTo>
                                  <a:lnTo>
                                    <a:pt x="3536799" y="0"/>
                                  </a:lnTo>
                                  <a:lnTo>
                                    <a:pt x="3540418" y="0"/>
                                  </a:lnTo>
                                  <a:lnTo>
                                    <a:pt x="3541966" y="639"/>
                                  </a:lnTo>
                                  <a:lnTo>
                                    <a:pt x="3544526" y="3196"/>
                                  </a:lnTo>
                                  <a:lnTo>
                                    <a:pt x="3545157" y="4740"/>
                                  </a:lnTo>
                                  <a:lnTo>
                                    <a:pt x="3545157" y="8356"/>
                                  </a:lnTo>
                                  <a:lnTo>
                                    <a:pt x="3544526" y="9900"/>
                                  </a:lnTo>
                                  <a:lnTo>
                                    <a:pt x="3541966" y="12457"/>
                                  </a:lnTo>
                                  <a:lnTo>
                                    <a:pt x="354041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566588" y="13096"/>
                                  </a:moveTo>
                                  <a:lnTo>
                                    <a:pt x="3562969" y="13096"/>
                                  </a:lnTo>
                                  <a:lnTo>
                                    <a:pt x="3561421" y="12457"/>
                                  </a:lnTo>
                                  <a:lnTo>
                                    <a:pt x="3558861" y="9900"/>
                                  </a:lnTo>
                                  <a:lnTo>
                                    <a:pt x="3558230" y="8356"/>
                                  </a:lnTo>
                                  <a:lnTo>
                                    <a:pt x="3558230" y="4740"/>
                                  </a:lnTo>
                                  <a:lnTo>
                                    <a:pt x="3558861" y="3196"/>
                                  </a:lnTo>
                                  <a:lnTo>
                                    <a:pt x="3561421" y="639"/>
                                  </a:lnTo>
                                  <a:lnTo>
                                    <a:pt x="3562969" y="0"/>
                                  </a:lnTo>
                                  <a:lnTo>
                                    <a:pt x="3566588" y="0"/>
                                  </a:lnTo>
                                  <a:lnTo>
                                    <a:pt x="3568124" y="639"/>
                                  </a:lnTo>
                                  <a:lnTo>
                                    <a:pt x="3570684" y="3196"/>
                                  </a:lnTo>
                                  <a:lnTo>
                                    <a:pt x="3571327" y="4740"/>
                                  </a:lnTo>
                                  <a:lnTo>
                                    <a:pt x="3571327" y="8356"/>
                                  </a:lnTo>
                                  <a:lnTo>
                                    <a:pt x="3570684" y="9900"/>
                                  </a:lnTo>
                                  <a:lnTo>
                                    <a:pt x="3568124" y="12457"/>
                                  </a:lnTo>
                                  <a:lnTo>
                                    <a:pt x="356658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592746" y="13096"/>
                                  </a:moveTo>
                                  <a:lnTo>
                                    <a:pt x="3589127" y="13096"/>
                                  </a:lnTo>
                                  <a:lnTo>
                                    <a:pt x="3587591" y="12457"/>
                                  </a:lnTo>
                                  <a:lnTo>
                                    <a:pt x="3585031" y="9900"/>
                                  </a:lnTo>
                                  <a:lnTo>
                                    <a:pt x="3584388" y="8356"/>
                                  </a:lnTo>
                                  <a:lnTo>
                                    <a:pt x="3584388" y="4740"/>
                                  </a:lnTo>
                                  <a:lnTo>
                                    <a:pt x="3585031" y="3196"/>
                                  </a:lnTo>
                                  <a:lnTo>
                                    <a:pt x="3587591" y="639"/>
                                  </a:lnTo>
                                  <a:lnTo>
                                    <a:pt x="3589127" y="0"/>
                                  </a:lnTo>
                                  <a:lnTo>
                                    <a:pt x="3592746" y="0"/>
                                  </a:lnTo>
                                  <a:lnTo>
                                    <a:pt x="3594294" y="639"/>
                                  </a:lnTo>
                                  <a:lnTo>
                                    <a:pt x="3596842" y="3196"/>
                                  </a:lnTo>
                                  <a:lnTo>
                                    <a:pt x="3597485" y="4740"/>
                                  </a:lnTo>
                                  <a:lnTo>
                                    <a:pt x="3597485" y="8356"/>
                                  </a:lnTo>
                                  <a:lnTo>
                                    <a:pt x="3596842" y="9900"/>
                                  </a:lnTo>
                                  <a:lnTo>
                                    <a:pt x="3594294" y="12457"/>
                                  </a:lnTo>
                                  <a:lnTo>
                                    <a:pt x="359274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618904" y="13096"/>
                                  </a:moveTo>
                                  <a:lnTo>
                                    <a:pt x="3615297" y="13096"/>
                                  </a:lnTo>
                                  <a:lnTo>
                                    <a:pt x="3613749" y="12457"/>
                                  </a:lnTo>
                                  <a:lnTo>
                                    <a:pt x="3611189" y="9900"/>
                                  </a:lnTo>
                                  <a:lnTo>
                                    <a:pt x="3610558" y="8356"/>
                                  </a:lnTo>
                                  <a:lnTo>
                                    <a:pt x="3610558" y="4740"/>
                                  </a:lnTo>
                                  <a:lnTo>
                                    <a:pt x="3611189" y="3196"/>
                                  </a:lnTo>
                                  <a:lnTo>
                                    <a:pt x="3613749" y="639"/>
                                  </a:lnTo>
                                  <a:lnTo>
                                    <a:pt x="3615297" y="0"/>
                                  </a:lnTo>
                                  <a:lnTo>
                                    <a:pt x="3618904" y="0"/>
                                  </a:lnTo>
                                  <a:lnTo>
                                    <a:pt x="3620452" y="639"/>
                                  </a:lnTo>
                                  <a:lnTo>
                                    <a:pt x="3623012" y="3196"/>
                                  </a:lnTo>
                                  <a:lnTo>
                                    <a:pt x="3623655" y="4740"/>
                                  </a:lnTo>
                                  <a:lnTo>
                                    <a:pt x="3623655" y="8356"/>
                                  </a:lnTo>
                                  <a:lnTo>
                                    <a:pt x="3623012" y="9900"/>
                                  </a:lnTo>
                                  <a:lnTo>
                                    <a:pt x="3620452" y="12457"/>
                                  </a:lnTo>
                                  <a:lnTo>
                                    <a:pt x="361890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645074" y="13096"/>
                                  </a:moveTo>
                                  <a:lnTo>
                                    <a:pt x="3641455" y="13096"/>
                                  </a:lnTo>
                                  <a:lnTo>
                                    <a:pt x="3639907" y="12457"/>
                                  </a:lnTo>
                                  <a:lnTo>
                                    <a:pt x="3637359" y="9900"/>
                                  </a:lnTo>
                                  <a:lnTo>
                                    <a:pt x="3636716" y="8356"/>
                                  </a:lnTo>
                                  <a:lnTo>
                                    <a:pt x="3636716" y="4740"/>
                                  </a:lnTo>
                                  <a:lnTo>
                                    <a:pt x="3637359" y="3196"/>
                                  </a:lnTo>
                                  <a:lnTo>
                                    <a:pt x="3639907" y="639"/>
                                  </a:lnTo>
                                  <a:lnTo>
                                    <a:pt x="3641455" y="0"/>
                                  </a:lnTo>
                                  <a:lnTo>
                                    <a:pt x="3645074" y="0"/>
                                  </a:lnTo>
                                  <a:lnTo>
                                    <a:pt x="3646622" y="639"/>
                                  </a:lnTo>
                                  <a:lnTo>
                                    <a:pt x="3649170" y="3196"/>
                                  </a:lnTo>
                                  <a:lnTo>
                                    <a:pt x="3649813" y="4740"/>
                                  </a:lnTo>
                                  <a:lnTo>
                                    <a:pt x="3649813" y="8356"/>
                                  </a:lnTo>
                                  <a:lnTo>
                                    <a:pt x="3649170" y="9900"/>
                                  </a:lnTo>
                                  <a:lnTo>
                                    <a:pt x="3646622" y="12457"/>
                                  </a:lnTo>
                                  <a:lnTo>
                                    <a:pt x="364507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671232" y="13096"/>
                                  </a:moveTo>
                                  <a:lnTo>
                                    <a:pt x="3667625" y="13096"/>
                                  </a:lnTo>
                                  <a:lnTo>
                                    <a:pt x="3666077" y="12457"/>
                                  </a:lnTo>
                                  <a:lnTo>
                                    <a:pt x="3663517" y="9900"/>
                                  </a:lnTo>
                                  <a:lnTo>
                                    <a:pt x="3662874" y="8356"/>
                                  </a:lnTo>
                                  <a:lnTo>
                                    <a:pt x="3662874" y="4740"/>
                                  </a:lnTo>
                                  <a:lnTo>
                                    <a:pt x="3663517" y="3196"/>
                                  </a:lnTo>
                                  <a:lnTo>
                                    <a:pt x="3666077" y="639"/>
                                  </a:lnTo>
                                  <a:lnTo>
                                    <a:pt x="3667625" y="0"/>
                                  </a:lnTo>
                                  <a:lnTo>
                                    <a:pt x="3671232" y="0"/>
                                  </a:lnTo>
                                  <a:lnTo>
                                    <a:pt x="3672780" y="639"/>
                                  </a:lnTo>
                                  <a:lnTo>
                                    <a:pt x="3675340" y="3196"/>
                                  </a:lnTo>
                                  <a:lnTo>
                                    <a:pt x="3675971" y="4740"/>
                                  </a:lnTo>
                                  <a:lnTo>
                                    <a:pt x="3675971" y="8356"/>
                                  </a:lnTo>
                                  <a:lnTo>
                                    <a:pt x="3675340" y="9900"/>
                                  </a:lnTo>
                                  <a:lnTo>
                                    <a:pt x="3672780" y="12457"/>
                                  </a:lnTo>
                                  <a:lnTo>
                                    <a:pt x="367123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697402" y="13096"/>
                                  </a:moveTo>
                                  <a:lnTo>
                                    <a:pt x="3693783" y="13096"/>
                                  </a:lnTo>
                                  <a:lnTo>
                                    <a:pt x="3692235" y="12457"/>
                                  </a:lnTo>
                                  <a:lnTo>
                                    <a:pt x="3689687" y="9900"/>
                                  </a:lnTo>
                                  <a:lnTo>
                                    <a:pt x="3689044" y="8356"/>
                                  </a:lnTo>
                                  <a:lnTo>
                                    <a:pt x="3689044" y="4740"/>
                                  </a:lnTo>
                                  <a:lnTo>
                                    <a:pt x="3689687" y="3196"/>
                                  </a:lnTo>
                                  <a:lnTo>
                                    <a:pt x="3692235" y="639"/>
                                  </a:lnTo>
                                  <a:lnTo>
                                    <a:pt x="3693783" y="0"/>
                                  </a:lnTo>
                                  <a:lnTo>
                                    <a:pt x="3697402" y="0"/>
                                  </a:lnTo>
                                  <a:lnTo>
                                    <a:pt x="3698938" y="639"/>
                                  </a:lnTo>
                                  <a:lnTo>
                                    <a:pt x="3701498" y="3196"/>
                                  </a:lnTo>
                                  <a:lnTo>
                                    <a:pt x="3702141" y="4740"/>
                                  </a:lnTo>
                                  <a:lnTo>
                                    <a:pt x="3702141" y="8356"/>
                                  </a:lnTo>
                                  <a:lnTo>
                                    <a:pt x="3701498" y="9900"/>
                                  </a:lnTo>
                                  <a:lnTo>
                                    <a:pt x="3698938" y="12457"/>
                                  </a:lnTo>
                                  <a:lnTo>
                                    <a:pt x="369740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723560" y="13096"/>
                                  </a:moveTo>
                                  <a:lnTo>
                                    <a:pt x="3719953" y="13096"/>
                                  </a:lnTo>
                                  <a:lnTo>
                                    <a:pt x="3718405" y="12457"/>
                                  </a:lnTo>
                                  <a:lnTo>
                                    <a:pt x="3715845" y="9900"/>
                                  </a:lnTo>
                                  <a:lnTo>
                                    <a:pt x="3715202" y="8356"/>
                                  </a:lnTo>
                                  <a:lnTo>
                                    <a:pt x="3715202" y="4740"/>
                                  </a:lnTo>
                                  <a:lnTo>
                                    <a:pt x="3715845" y="3196"/>
                                  </a:lnTo>
                                  <a:lnTo>
                                    <a:pt x="3718405" y="639"/>
                                  </a:lnTo>
                                  <a:lnTo>
                                    <a:pt x="3719953" y="0"/>
                                  </a:lnTo>
                                  <a:lnTo>
                                    <a:pt x="3723560" y="0"/>
                                  </a:lnTo>
                                  <a:lnTo>
                                    <a:pt x="3725108" y="639"/>
                                  </a:lnTo>
                                  <a:lnTo>
                                    <a:pt x="3727668" y="3196"/>
                                  </a:lnTo>
                                  <a:lnTo>
                                    <a:pt x="3728299" y="4740"/>
                                  </a:lnTo>
                                  <a:lnTo>
                                    <a:pt x="3728299" y="8356"/>
                                  </a:lnTo>
                                  <a:lnTo>
                                    <a:pt x="3727668" y="9900"/>
                                  </a:lnTo>
                                  <a:lnTo>
                                    <a:pt x="3725108" y="12457"/>
                                  </a:lnTo>
                                  <a:lnTo>
                                    <a:pt x="372356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749730" y="13096"/>
                                  </a:moveTo>
                                  <a:lnTo>
                                    <a:pt x="3746111" y="13096"/>
                                  </a:lnTo>
                                  <a:lnTo>
                                    <a:pt x="3744563" y="12457"/>
                                  </a:lnTo>
                                  <a:lnTo>
                                    <a:pt x="3742015" y="9900"/>
                                  </a:lnTo>
                                  <a:lnTo>
                                    <a:pt x="3741372" y="8356"/>
                                  </a:lnTo>
                                  <a:lnTo>
                                    <a:pt x="3741372" y="4740"/>
                                  </a:lnTo>
                                  <a:lnTo>
                                    <a:pt x="3742015" y="3196"/>
                                  </a:lnTo>
                                  <a:lnTo>
                                    <a:pt x="3744563" y="639"/>
                                  </a:lnTo>
                                  <a:lnTo>
                                    <a:pt x="3746111" y="0"/>
                                  </a:lnTo>
                                  <a:lnTo>
                                    <a:pt x="3749730" y="0"/>
                                  </a:lnTo>
                                  <a:lnTo>
                                    <a:pt x="3751266" y="639"/>
                                  </a:lnTo>
                                  <a:lnTo>
                                    <a:pt x="3753826" y="3196"/>
                                  </a:lnTo>
                                  <a:lnTo>
                                    <a:pt x="3754469" y="4740"/>
                                  </a:lnTo>
                                  <a:lnTo>
                                    <a:pt x="3754469" y="8356"/>
                                  </a:lnTo>
                                  <a:lnTo>
                                    <a:pt x="3753826" y="9900"/>
                                  </a:lnTo>
                                  <a:lnTo>
                                    <a:pt x="3751266" y="12457"/>
                                  </a:lnTo>
                                  <a:lnTo>
                                    <a:pt x="374973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775888" y="13096"/>
                                  </a:moveTo>
                                  <a:lnTo>
                                    <a:pt x="3772269" y="13096"/>
                                  </a:lnTo>
                                  <a:lnTo>
                                    <a:pt x="3770733" y="12457"/>
                                  </a:lnTo>
                                  <a:lnTo>
                                    <a:pt x="3768173" y="9900"/>
                                  </a:lnTo>
                                  <a:lnTo>
                                    <a:pt x="3767530" y="8356"/>
                                  </a:lnTo>
                                  <a:lnTo>
                                    <a:pt x="3767530" y="4740"/>
                                  </a:lnTo>
                                  <a:lnTo>
                                    <a:pt x="3768173" y="3196"/>
                                  </a:lnTo>
                                  <a:lnTo>
                                    <a:pt x="3770733" y="639"/>
                                  </a:lnTo>
                                  <a:lnTo>
                                    <a:pt x="3772269" y="0"/>
                                  </a:lnTo>
                                  <a:lnTo>
                                    <a:pt x="3775888" y="0"/>
                                  </a:lnTo>
                                  <a:lnTo>
                                    <a:pt x="3777436" y="639"/>
                                  </a:lnTo>
                                  <a:lnTo>
                                    <a:pt x="3779996" y="3196"/>
                                  </a:lnTo>
                                  <a:lnTo>
                                    <a:pt x="3780627" y="4740"/>
                                  </a:lnTo>
                                  <a:lnTo>
                                    <a:pt x="3780627" y="8356"/>
                                  </a:lnTo>
                                  <a:lnTo>
                                    <a:pt x="3779996" y="9900"/>
                                  </a:lnTo>
                                  <a:lnTo>
                                    <a:pt x="3777436" y="12457"/>
                                  </a:lnTo>
                                  <a:lnTo>
                                    <a:pt x="377588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802058" y="13096"/>
                                  </a:moveTo>
                                  <a:lnTo>
                                    <a:pt x="3798439" y="13096"/>
                                  </a:lnTo>
                                  <a:lnTo>
                                    <a:pt x="3796891" y="12457"/>
                                  </a:lnTo>
                                  <a:lnTo>
                                    <a:pt x="3794331" y="9900"/>
                                  </a:lnTo>
                                  <a:lnTo>
                                    <a:pt x="3793700" y="8356"/>
                                  </a:lnTo>
                                  <a:lnTo>
                                    <a:pt x="3793700" y="4740"/>
                                  </a:lnTo>
                                  <a:lnTo>
                                    <a:pt x="3794331" y="3196"/>
                                  </a:lnTo>
                                  <a:lnTo>
                                    <a:pt x="3796891" y="639"/>
                                  </a:lnTo>
                                  <a:lnTo>
                                    <a:pt x="3798439" y="0"/>
                                  </a:lnTo>
                                  <a:lnTo>
                                    <a:pt x="3802058" y="0"/>
                                  </a:lnTo>
                                  <a:lnTo>
                                    <a:pt x="3803594" y="639"/>
                                  </a:lnTo>
                                  <a:lnTo>
                                    <a:pt x="3806154" y="3196"/>
                                  </a:lnTo>
                                  <a:lnTo>
                                    <a:pt x="3806797" y="4740"/>
                                  </a:lnTo>
                                  <a:lnTo>
                                    <a:pt x="3806797" y="8356"/>
                                  </a:lnTo>
                                  <a:lnTo>
                                    <a:pt x="3806154" y="9900"/>
                                  </a:lnTo>
                                  <a:lnTo>
                                    <a:pt x="3803594" y="12457"/>
                                  </a:lnTo>
                                  <a:lnTo>
                                    <a:pt x="380205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828216" y="13096"/>
                                  </a:moveTo>
                                  <a:lnTo>
                                    <a:pt x="3824597" y="13096"/>
                                  </a:lnTo>
                                  <a:lnTo>
                                    <a:pt x="3823061" y="12457"/>
                                  </a:lnTo>
                                  <a:lnTo>
                                    <a:pt x="3820501" y="9900"/>
                                  </a:lnTo>
                                  <a:lnTo>
                                    <a:pt x="3819858" y="8356"/>
                                  </a:lnTo>
                                  <a:lnTo>
                                    <a:pt x="3819858" y="4740"/>
                                  </a:lnTo>
                                  <a:lnTo>
                                    <a:pt x="3820501" y="3196"/>
                                  </a:lnTo>
                                  <a:lnTo>
                                    <a:pt x="3823061" y="639"/>
                                  </a:lnTo>
                                  <a:lnTo>
                                    <a:pt x="3824597" y="0"/>
                                  </a:lnTo>
                                  <a:lnTo>
                                    <a:pt x="3828216" y="0"/>
                                  </a:lnTo>
                                  <a:lnTo>
                                    <a:pt x="3829764" y="639"/>
                                  </a:lnTo>
                                  <a:lnTo>
                                    <a:pt x="3832312" y="3196"/>
                                  </a:lnTo>
                                  <a:lnTo>
                                    <a:pt x="3832955" y="4740"/>
                                  </a:lnTo>
                                  <a:lnTo>
                                    <a:pt x="3832955" y="8356"/>
                                  </a:lnTo>
                                  <a:lnTo>
                                    <a:pt x="3832312" y="9900"/>
                                  </a:lnTo>
                                  <a:lnTo>
                                    <a:pt x="3829764" y="12457"/>
                                  </a:lnTo>
                                  <a:lnTo>
                                    <a:pt x="382821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854386" y="13096"/>
                                  </a:moveTo>
                                  <a:lnTo>
                                    <a:pt x="3850767" y="13096"/>
                                  </a:lnTo>
                                  <a:lnTo>
                                    <a:pt x="3849219" y="12457"/>
                                  </a:lnTo>
                                  <a:lnTo>
                                    <a:pt x="3846659" y="9900"/>
                                  </a:lnTo>
                                  <a:lnTo>
                                    <a:pt x="3846028" y="8356"/>
                                  </a:lnTo>
                                  <a:lnTo>
                                    <a:pt x="3846028" y="4740"/>
                                  </a:lnTo>
                                  <a:lnTo>
                                    <a:pt x="3846659" y="3196"/>
                                  </a:lnTo>
                                  <a:lnTo>
                                    <a:pt x="3849219" y="639"/>
                                  </a:lnTo>
                                  <a:lnTo>
                                    <a:pt x="3850767" y="0"/>
                                  </a:lnTo>
                                  <a:lnTo>
                                    <a:pt x="3854386" y="0"/>
                                  </a:lnTo>
                                  <a:lnTo>
                                    <a:pt x="3855922" y="639"/>
                                  </a:lnTo>
                                  <a:lnTo>
                                    <a:pt x="3858482" y="3196"/>
                                  </a:lnTo>
                                  <a:lnTo>
                                    <a:pt x="3859125" y="4740"/>
                                  </a:lnTo>
                                  <a:lnTo>
                                    <a:pt x="3859125" y="8356"/>
                                  </a:lnTo>
                                  <a:lnTo>
                                    <a:pt x="3858482" y="9900"/>
                                  </a:lnTo>
                                  <a:lnTo>
                                    <a:pt x="3855922" y="12457"/>
                                  </a:lnTo>
                                  <a:lnTo>
                                    <a:pt x="385438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880544" y="13096"/>
                                  </a:moveTo>
                                  <a:lnTo>
                                    <a:pt x="3876925" y="13096"/>
                                  </a:lnTo>
                                  <a:lnTo>
                                    <a:pt x="3875389" y="12457"/>
                                  </a:lnTo>
                                  <a:lnTo>
                                    <a:pt x="3872829" y="9900"/>
                                  </a:lnTo>
                                  <a:lnTo>
                                    <a:pt x="3872186" y="8356"/>
                                  </a:lnTo>
                                  <a:lnTo>
                                    <a:pt x="3872186" y="4740"/>
                                  </a:lnTo>
                                  <a:lnTo>
                                    <a:pt x="3872829" y="3196"/>
                                  </a:lnTo>
                                  <a:lnTo>
                                    <a:pt x="3875389" y="639"/>
                                  </a:lnTo>
                                  <a:lnTo>
                                    <a:pt x="3876925" y="0"/>
                                  </a:lnTo>
                                  <a:lnTo>
                                    <a:pt x="3880544" y="0"/>
                                  </a:lnTo>
                                  <a:lnTo>
                                    <a:pt x="3882092" y="639"/>
                                  </a:lnTo>
                                  <a:lnTo>
                                    <a:pt x="3884640" y="3196"/>
                                  </a:lnTo>
                                  <a:lnTo>
                                    <a:pt x="3885283" y="4740"/>
                                  </a:lnTo>
                                  <a:lnTo>
                                    <a:pt x="3885283" y="8356"/>
                                  </a:lnTo>
                                  <a:lnTo>
                                    <a:pt x="3884640" y="9900"/>
                                  </a:lnTo>
                                  <a:lnTo>
                                    <a:pt x="3882092" y="12457"/>
                                  </a:lnTo>
                                  <a:lnTo>
                                    <a:pt x="388054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906702" y="13096"/>
                                  </a:moveTo>
                                  <a:lnTo>
                                    <a:pt x="3903095" y="13096"/>
                                  </a:lnTo>
                                  <a:lnTo>
                                    <a:pt x="3901547" y="12457"/>
                                  </a:lnTo>
                                  <a:lnTo>
                                    <a:pt x="3898987" y="9900"/>
                                  </a:lnTo>
                                  <a:lnTo>
                                    <a:pt x="3898356" y="8356"/>
                                  </a:lnTo>
                                  <a:lnTo>
                                    <a:pt x="3898356" y="4740"/>
                                  </a:lnTo>
                                  <a:lnTo>
                                    <a:pt x="3898987" y="3196"/>
                                  </a:lnTo>
                                  <a:lnTo>
                                    <a:pt x="3901547" y="639"/>
                                  </a:lnTo>
                                  <a:lnTo>
                                    <a:pt x="3903095" y="0"/>
                                  </a:lnTo>
                                  <a:lnTo>
                                    <a:pt x="3906702" y="0"/>
                                  </a:lnTo>
                                  <a:lnTo>
                                    <a:pt x="3908250" y="639"/>
                                  </a:lnTo>
                                  <a:lnTo>
                                    <a:pt x="3910810" y="3196"/>
                                  </a:lnTo>
                                  <a:lnTo>
                                    <a:pt x="3911453" y="4740"/>
                                  </a:lnTo>
                                  <a:lnTo>
                                    <a:pt x="3911453" y="8356"/>
                                  </a:lnTo>
                                  <a:lnTo>
                                    <a:pt x="3910810" y="9900"/>
                                  </a:lnTo>
                                  <a:lnTo>
                                    <a:pt x="3908250" y="12457"/>
                                  </a:lnTo>
                                  <a:lnTo>
                                    <a:pt x="390670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932872" y="13096"/>
                                  </a:moveTo>
                                  <a:lnTo>
                                    <a:pt x="3929253" y="13096"/>
                                  </a:lnTo>
                                  <a:lnTo>
                                    <a:pt x="3927705" y="12457"/>
                                  </a:lnTo>
                                  <a:lnTo>
                                    <a:pt x="3925157" y="9900"/>
                                  </a:lnTo>
                                  <a:lnTo>
                                    <a:pt x="3924514" y="8356"/>
                                  </a:lnTo>
                                  <a:lnTo>
                                    <a:pt x="3924514" y="4740"/>
                                  </a:lnTo>
                                  <a:lnTo>
                                    <a:pt x="3925157" y="3196"/>
                                  </a:lnTo>
                                  <a:lnTo>
                                    <a:pt x="3927705" y="639"/>
                                  </a:lnTo>
                                  <a:lnTo>
                                    <a:pt x="3929253" y="0"/>
                                  </a:lnTo>
                                  <a:lnTo>
                                    <a:pt x="3932872" y="0"/>
                                  </a:lnTo>
                                  <a:lnTo>
                                    <a:pt x="3934420" y="639"/>
                                  </a:lnTo>
                                  <a:lnTo>
                                    <a:pt x="3936968" y="3196"/>
                                  </a:lnTo>
                                  <a:lnTo>
                                    <a:pt x="3937611" y="4740"/>
                                  </a:lnTo>
                                  <a:lnTo>
                                    <a:pt x="3937611" y="8356"/>
                                  </a:lnTo>
                                  <a:lnTo>
                                    <a:pt x="3936968" y="9900"/>
                                  </a:lnTo>
                                  <a:lnTo>
                                    <a:pt x="3934420" y="12457"/>
                                  </a:lnTo>
                                  <a:lnTo>
                                    <a:pt x="393287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959030" y="13096"/>
                                  </a:moveTo>
                                  <a:lnTo>
                                    <a:pt x="3955423" y="13096"/>
                                  </a:lnTo>
                                  <a:lnTo>
                                    <a:pt x="3953875" y="12457"/>
                                  </a:lnTo>
                                  <a:lnTo>
                                    <a:pt x="3951315" y="9900"/>
                                  </a:lnTo>
                                  <a:lnTo>
                                    <a:pt x="3950672" y="8356"/>
                                  </a:lnTo>
                                  <a:lnTo>
                                    <a:pt x="3950672" y="4740"/>
                                  </a:lnTo>
                                  <a:lnTo>
                                    <a:pt x="3951315" y="3196"/>
                                  </a:lnTo>
                                  <a:lnTo>
                                    <a:pt x="3953875" y="639"/>
                                  </a:lnTo>
                                  <a:lnTo>
                                    <a:pt x="3955423" y="0"/>
                                  </a:lnTo>
                                  <a:lnTo>
                                    <a:pt x="3959030" y="0"/>
                                  </a:lnTo>
                                  <a:lnTo>
                                    <a:pt x="3960578" y="639"/>
                                  </a:lnTo>
                                  <a:lnTo>
                                    <a:pt x="3963138" y="3196"/>
                                  </a:lnTo>
                                  <a:lnTo>
                                    <a:pt x="3963769" y="4740"/>
                                  </a:lnTo>
                                  <a:lnTo>
                                    <a:pt x="3963769" y="8356"/>
                                  </a:lnTo>
                                  <a:lnTo>
                                    <a:pt x="3963138" y="9900"/>
                                  </a:lnTo>
                                  <a:lnTo>
                                    <a:pt x="3960578" y="12457"/>
                                  </a:lnTo>
                                  <a:lnTo>
                                    <a:pt x="395903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3985200" y="13096"/>
                                  </a:moveTo>
                                  <a:lnTo>
                                    <a:pt x="3981581" y="13096"/>
                                  </a:lnTo>
                                  <a:lnTo>
                                    <a:pt x="3980033" y="12457"/>
                                  </a:lnTo>
                                  <a:lnTo>
                                    <a:pt x="3977485" y="9900"/>
                                  </a:lnTo>
                                  <a:lnTo>
                                    <a:pt x="3976842" y="8356"/>
                                  </a:lnTo>
                                  <a:lnTo>
                                    <a:pt x="3976842" y="4740"/>
                                  </a:lnTo>
                                  <a:lnTo>
                                    <a:pt x="3977485" y="3196"/>
                                  </a:lnTo>
                                  <a:lnTo>
                                    <a:pt x="3980033" y="639"/>
                                  </a:lnTo>
                                  <a:lnTo>
                                    <a:pt x="3981581" y="0"/>
                                  </a:lnTo>
                                  <a:lnTo>
                                    <a:pt x="3985200" y="0"/>
                                  </a:lnTo>
                                  <a:lnTo>
                                    <a:pt x="3986736" y="639"/>
                                  </a:lnTo>
                                  <a:lnTo>
                                    <a:pt x="3989296" y="3196"/>
                                  </a:lnTo>
                                  <a:lnTo>
                                    <a:pt x="3989939" y="4740"/>
                                  </a:lnTo>
                                  <a:lnTo>
                                    <a:pt x="3989939" y="8356"/>
                                  </a:lnTo>
                                  <a:lnTo>
                                    <a:pt x="3989296" y="9900"/>
                                  </a:lnTo>
                                  <a:lnTo>
                                    <a:pt x="3986736" y="12457"/>
                                  </a:lnTo>
                                  <a:lnTo>
                                    <a:pt x="398520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011358" y="13096"/>
                                  </a:moveTo>
                                  <a:lnTo>
                                    <a:pt x="4007739" y="13096"/>
                                  </a:lnTo>
                                  <a:lnTo>
                                    <a:pt x="4006203" y="12457"/>
                                  </a:lnTo>
                                  <a:lnTo>
                                    <a:pt x="4003643" y="9900"/>
                                  </a:lnTo>
                                  <a:lnTo>
                                    <a:pt x="4003000" y="8356"/>
                                  </a:lnTo>
                                  <a:lnTo>
                                    <a:pt x="4003000" y="4740"/>
                                  </a:lnTo>
                                  <a:lnTo>
                                    <a:pt x="4003643" y="3196"/>
                                  </a:lnTo>
                                  <a:lnTo>
                                    <a:pt x="4006203" y="639"/>
                                  </a:lnTo>
                                  <a:lnTo>
                                    <a:pt x="4007739" y="0"/>
                                  </a:lnTo>
                                  <a:lnTo>
                                    <a:pt x="4011358" y="0"/>
                                  </a:lnTo>
                                  <a:lnTo>
                                    <a:pt x="4012906" y="639"/>
                                  </a:lnTo>
                                  <a:lnTo>
                                    <a:pt x="4015466" y="3196"/>
                                  </a:lnTo>
                                  <a:lnTo>
                                    <a:pt x="4016097" y="4740"/>
                                  </a:lnTo>
                                  <a:lnTo>
                                    <a:pt x="4016097" y="8356"/>
                                  </a:lnTo>
                                  <a:lnTo>
                                    <a:pt x="4015466" y="9900"/>
                                  </a:lnTo>
                                  <a:lnTo>
                                    <a:pt x="4012906" y="12457"/>
                                  </a:lnTo>
                                  <a:lnTo>
                                    <a:pt x="401135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037528" y="13096"/>
                                  </a:moveTo>
                                  <a:lnTo>
                                    <a:pt x="4033909" y="13096"/>
                                  </a:lnTo>
                                  <a:lnTo>
                                    <a:pt x="4032361" y="12457"/>
                                  </a:lnTo>
                                  <a:lnTo>
                                    <a:pt x="4029813" y="9900"/>
                                  </a:lnTo>
                                  <a:lnTo>
                                    <a:pt x="4029170" y="8356"/>
                                  </a:lnTo>
                                  <a:lnTo>
                                    <a:pt x="4029170" y="4740"/>
                                  </a:lnTo>
                                  <a:lnTo>
                                    <a:pt x="4029813" y="3196"/>
                                  </a:lnTo>
                                  <a:lnTo>
                                    <a:pt x="4032361" y="639"/>
                                  </a:lnTo>
                                  <a:lnTo>
                                    <a:pt x="4033909" y="0"/>
                                  </a:lnTo>
                                  <a:lnTo>
                                    <a:pt x="4037528" y="0"/>
                                  </a:lnTo>
                                  <a:lnTo>
                                    <a:pt x="4039064" y="639"/>
                                  </a:lnTo>
                                  <a:lnTo>
                                    <a:pt x="4041624" y="3196"/>
                                  </a:lnTo>
                                  <a:lnTo>
                                    <a:pt x="4042267" y="4740"/>
                                  </a:lnTo>
                                  <a:lnTo>
                                    <a:pt x="4042267" y="8356"/>
                                  </a:lnTo>
                                  <a:lnTo>
                                    <a:pt x="4041624" y="9900"/>
                                  </a:lnTo>
                                  <a:lnTo>
                                    <a:pt x="4039064" y="12457"/>
                                  </a:lnTo>
                                  <a:lnTo>
                                    <a:pt x="403752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063686" y="13096"/>
                                  </a:moveTo>
                                  <a:lnTo>
                                    <a:pt x="4060067" y="13096"/>
                                  </a:lnTo>
                                  <a:lnTo>
                                    <a:pt x="4058531" y="12457"/>
                                  </a:lnTo>
                                  <a:lnTo>
                                    <a:pt x="4055971" y="9900"/>
                                  </a:lnTo>
                                  <a:lnTo>
                                    <a:pt x="4055328" y="8356"/>
                                  </a:lnTo>
                                  <a:lnTo>
                                    <a:pt x="4055328" y="4740"/>
                                  </a:lnTo>
                                  <a:lnTo>
                                    <a:pt x="4055971" y="3196"/>
                                  </a:lnTo>
                                  <a:lnTo>
                                    <a:pt x="4058531" y="639"/>
                                  </a:lnTo>
                                  <a:lnTo>
                                    <a:pt x="4060067" y="0"/>
                                  </a:lnTo>
                                  <a:lnTo>
                                    <a:pt x="4063686" y="0"/>
                                  </a:lnTo>
                                  <a:lnTo>
                                    <a:pt x="4065234" y="639"/>
                                  </a:lnTo>
                                  <a:lnTo>
                                    <a:pt x="4067794" y="3196"/>
                                  </a:lnTo>
                                  <a:lnTo>
                                    <a:pt x="4068425" y="4740"/>
                                  </a:lnTo>
                                  <a:lnTo>
                                    <a:pt x="4068425" y="8356"/>
                                  </a:lnTo>
                                  <a:lnTo>
                                    <a:pt x="4067794" y="9900"/>
                                  </a:lnTo>
                                  <a:lnTo>
                                    <a:pt x="4065234" y="12457"/>
                                  </a:lnTo>
                                  <a:lnTo>
                                    <a:pt x="406368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089856" y="13096"/>
                                  </a:moveTo>
                                  <a:lnTo>
                                    <a:pt x="4086237" y="13096"/>
                                  </a:lnTo>
                                  <a:lnTo>
                                    <a:pt x="4084689" y="12457"/>
                                  </a:lnTo>
                                  <a:lnTo>
                                    <a:pt x="4082129" y="9900"/>
                                  </a:lnTo>
                                  <a:lnTo>
                                    <a:pt x="4081498" y="8356"/>
                                  </a:lnTo>
                                  <a:lnTo>
                                    <a:pt x="4081498" y="4740"/>
                                  </a:lnTo>
                                  <a:lnTo>
                                    <a:pt x="4082129" y="3196"/>
                                  </a:lnTo>
                                  <a:lnTo>
                                    <a:pt x="4084689" y="639"/>
                                  </a:lnTo>
                                  <a:lnTo>
                                    <a:pt x="4086237" y="0"/>
                                  </a:lnTo>
                                  <a:lnTo>
                                    <a:pt x="4089856" y="0"/>
                                  </a:lnTo>
                                  <a:lnTo>
                                    <a:pt x="4091392" y="639"/>
                                  </a:lnTo>
                                  <a:lnTo>
                                    <a:pt x="4093952" y="3196"/>
                                  </a:lnTo>
                                  <a:lnTo>
                                    <a:pt x="4094595" y="4740"/>
                                  </a:lnTo>
                                  <a:lnTo>
                                    <a:pt x="4094595" y="8356"/>
                                  </a:lnTo>
                                  <a:lnTo>
                                    <a:pt x="4093952" y="9900"/>
                                  </a:lnTo>
                                  <a:lnTo>
                                    <a:pt x="4091392" y="12457"/>
                                  </a:lnTo>
                                  <a:lnTo>
                                    <a:pt x="408985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116014" y="13096"/>
                                  </a:moveTo>
                                  <a:lnTo>
                                    <a:pt x="4112395" y="13096"/>
                                  </a:lnTo>
                                  <a:lnTo>
                                    <a:pt x="4110859" y="12457"/>
                                  </a:lnTo>
                                  <a:lnTo>
                                    <a:pt x="4108299" y="9900"/>
                                  </a:lnTo>
                                  <a:lnTo>
                                    <a:pt x="4107656" y="8356"/>
                                  </a:lnTo>
                                  <a:lnTo>
                                    <a:pt x="4107656" y="4740"/>
                                  </a:lnTo>
                                  <a:lnTo>
                                    <a:pt x="4108299" y="3196"/>
                                  </a:lnTo>
                                  <a:lnTo>
                                    <a:pt x="4110859" y="639"/>
                                  </a:lnTo>
                                  <a:lnTo>
                                    <a:pt x="4112395" y="0"/>
                                  </a:lnTo>
                                  <a:lnTo>
                                    <a:pt x="4116014" y="0"/>
                                  </a:lnTo>
                                  <a:lnTo>
                                    <a:pt x="4117562" y="639"/>
                                  </a:lnTo>
                                  <a:lnTo>
                                    <a:pt x="4120110" y="3196"/>
                                  </a:lnTo>
                                  <a:lnTo>
                                    <a:pt x="4120753" y="4740"/>
                                  </a:lnTo>
                                  <a:lnTo>
                                    <a:pt x="4120753" y="8356"/>
                                  </a:lnTo>
                                  <a:lnTo>
                                    <a:pt x="4120110" y="9900"/>
                                  </a:lnTo>
                                  <a:lnTo>
                                    <a:pt x="4117562" y="12457"/>
                                  </a:lnTo>
                                  <a:lnTo>
                                    <a:pt x="411601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142184" y="13096"/>
                                  </a:moveTo>
                                  <a:lnTo>
                                    <a:pt x="4138564" y="13096"/>
                                  </a:lnTo>
                                  <a:lnTo>
                                    <a:pt x="4137017" y="12457"/>
                                  </a:lnTo>
                                  <a:lnTo>
                                    <a:pt x="4134457" y="9900"/>
                                  </a:lnTo>
                                  <a:lnTo>
                                    <a:pt x="4133826" y="8356"/>
                                  </a:lnTo>
                                  <a:lnTo>
                                    <a:pt x="4133826" y="4740"/>
                                  </a:lnTo>
                                  <a:lnTo>
                                    <a:pt x="4134457" y="3196"/>
                                  </a:lnTo>
                                  <a:lnTo>
                                    <a:pt x="4137017" y="639"/>
                                  </a:lnTo>
                                  <a:lnTo>
                                    <a:pt x="4138564" y="0"/>
                                  </a:lnTo>
                                  <a:lnTo>
                                    <a:pt x="4142184" y="0"/>
                                  </a:lnTo>
                                  <a:lnTo>
                                    <a:pt x="4143720" y="639"/>
                                  </a:lnTo>
                                  <a:lnTo>
                                    <a:pt x="4146280" y="3196"/>
                                  </a:lnTo>
                                  <a:lnTo>
                                    <a:pt x="4146923" y="4740"/>
                                  </a:lnTo>
                                  <a:lnTo>
                                    <a:pt x="4146923" y="8356"/>
                                  </a:lnTo>
                                  <a:lnTo>
                                    <a:pt x="4146280" y="9900"/>
                                  </a:lnTo>
                                  <a:lnTo>
                                    <a:pt x="4143720" y="12457"/>
                                  </a:lnTo>
                                  <a:lnTo>
                                    <a:pt x="414218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168342" y="13096"/>
                                  </a:moveTo>
                                  <a:lnTo>
                                    <a:pt x="4164723" y="13096"/>
                                  </a:lnTo>
                                  <a:lnTo>
                                    <a:pt x="4163187" y="12457"/>
                                  </a:lnTo>
                                  <a:lnTo>
                                    <a:pt x="4160627" y="9900"/>
                                  </a:lnTo>
                                  <a:lnTo>
                                    <a:pt x="4159984" y="8356"/>
                                  </a:lnTo>
                                  <a:lnTo>
                                    <a:pt x="4159984" y="4740"/>
                                  </a:lnTo>
                                  <a:lnTo>
                                    <a:pt x="4160627" y="3196"/>
                                  </a:lnTo>
                                  <a:lnTo>
                                    <a:pt x="4163187" y="639"/>
                                  </a:lnTo>
                                  <a:lnTo>
                                    <a:pt x="4164723" y="0"/>
                                  </a:lnTo>
                                  <a:lnTo>
                                    <a:pt x="4168342" y="0"/>
                                  </a:lnTo>
                                  <a:lnTo>
                                    <a:pt x="4169890" y="639"/>
                                  </a:lnTo>
                                  <a:lnTo>
                                    <a:pt x="4172438" y="3196"/>
                                  </a:lnTo>
                                  <a:lnTo>
                                    <a:pt x="4173081" y="4740"/>
                                  </a:lnTo>
                                  <a:lnTo>
                                    <a:pt x="4173081" y="8356"/>
                                  </a:lnTo>
                                  <a:lnTo>
                                    <a:pt x="4172438" y="9900"/>
                                  </a:lnTo>
                                  <a:lnTo>
                                    <a:pt x="4169890" y="12457"/>
                                  </a:lnTo>
                                  <a:lnTo>
                                    <a:pt x="416834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194500" y="13096"/>
                                  </a:moveTo>
                                  <a:lnTo>
                                    <a:pt x="4190892" y="13096"/>
                                  </a:lnTo>
                                  <a:lnTo>
                                    <a:pt x="4189345" y="12457"/>
                                  </a:lnTo>
                                  <a:lnTo>
                                    <a:pt x="4186785" y="9900"/>
                                  </a:lnTo>
                                  <a:lnTo>
                                    <a:pt x="4186154" y="8356"/>
                                  </a:lnTo>
                                  <a:lnTo>
                                    <a:pt x="4186154" y="4740"/>
                                  </a:lnTo>
                                  <a:lnTo>
                                    <a:pt x="4186785" y="3196"/>
                                  </a:lnTo>
                                  <a:lnTo>
                                    <a:pt x="4189345" y="639"/>
                                  </a:lnTo>
                                  <a:lnTo>
                                    <a:pt x="4190892" y="0"/>
                                  </a:lnTo>
                                  <a:lnTo>
                                    <a:pt x="4194500" y="0"/>
                                  </a:lnTo>
                                  <a:lnTo>
                                    <a:pt x="4196048" y="639"/>
                                  </a:lnTo>
                                  <a:lnTo>
                                    <a:pt x="4198608" y="3196"/>
                                  </a:lnTo>
                                  <a:lnTo>
                                    <a:pt x="4199251" y="4740"/>
                                  </a:lnTo>
                                  <a:lnTo>
                                    <a:pt x="4199251" y="8356"/>
                                  </a:lnTo>
                                  <a:lnTo>
                                    <a:pt x="4198608" y="9900"/>
                                  </a:lnTo>
                                  <a:lnTo>
                                    <a:pt x="4196048" y="12457"/>
                                  </a:lnTo>
                                  <a:lnTo>
                                    <a:pt x="419450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220670" y="13096"/>
                                  </a:moveTo>
                                  <a:lnTo>
                                    <a:pt x="4217051" y="13096"/>
                                  </a:lnTo>
                                  <a:lnTo>
                                    <a:pt x="4215503" y="12457"/>
                                  </a:lnTo>
                                  <a:lnTo>
                                    <a:pt x="4212955" y="9900"/>
                                  </a:lnTo>
                                  <a:lnTo>
                                    <a:pt x="4212312" y="8356"/>
                                  </a:lnTo>
                                  <a:lnTo>
                                    <a:pt x="4212312" y="4740"/>
                                  </a:lnTo>
                                  <a:lnTo>
                                    <a:pt x="4212955" y="3196"/>
                                  </a:lnTo>
                                  <a:lnTo>
                                    <a:pt x="4215503" y="639"/>
                                  </a:lnTo>
                                  <a:lnTo>
                                    <a:pt x="4217051" y="0"/>
                                  </a:lnTo>
                                  <a:lnTo>
                                    <a:pt x="4220670" y="0"/>
                                  </a:lnTo>
                                  <a:lnTo>
                                    <a:pt x="4222218" y="639"/>
                                  </a:lnTo>
                                  <a:lnTo>
                                    <a:pt x="4224766" y="3196"/>
                                  </a:lnTo>
                                  <a:lnTo>
                                    <a:pt x="4225409" y="4740"/>
                                  </a:lnTo>
                                  <a:lnTo>
                                    <a:pt x="4225409" y="8356"/>
                                  </a:lnTo>
                                  <a:lnTo>
                                    <a:pt x="4224766" y="9900"/>
                                  </a:lnTo>
                                  <a:lnTo>
                                    <a:pt x="4222218" y="12457"/>
                                  </a:lnTo>
                                  <a:lnTo>
                                    <a:pt x="422067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246828" y="13096"/>
                                  </a:moveTo>
                                  <a:lnTo>
                                    <a:pt x="4243220" y="13096"/>
                                  </a:lnTo>
                                  <a:lnTo>
                                    <a:pt x="4241673" y="12457"/>
                                  </a:lnTo>
                                  <a:lnTo>
                                    <a:pt x="4239113" y="9900"/>
                                  </a:lnTo>
                                  <a:lnTo>
                                    <a:pt x="4238470" y="8356"/>
                                  </a:lnTo>
                                  <a:lnTo>
                                    <a:pt x="4238470" y="4740"/>
                                  </a:lnTo>
                                  <a:lnTo>
                                    <a:pt x="4239113" y="3196"/>
                                  </a:lnTo>
                                  <a:lnTo>
                                    <a:pt x="4241673" y="639"/>
                                  </a:lnTo>
                                  <a:lnTo>
                                    <a:pt x="4243220" y="0"/>
                                  </a:lnTo>
                                  <a:lnTo>
                                    <a:pt x="4246828" y="0"/>
                                  </a:lnTo>
                                  <a:lnTo>
                                    <a:pt x="4248376" y="639"/>
                                  </a:lnTo>
                                  <a:lnTo>
                                    <a:pt x="4250936" y="3196"/>
                                  </a:lnTo>
                                  <a:lnTo>
                                    <a:pt x="4251567" y="4740"/>
                                  </a:lnTo>
                                  <a:lnTo>
                                    <a:pt x="4251567" y="8356"/>
                                  </a:lnTo>
                                  <a:lnTo>
                                    <a:pt x="4250936" y="9900"/>
                                  </a:lnTo>
                                  <a:lnTo>
                                    <a:pt x="4248376" y="12457"/>
                                  </a:lnTo>
                                  <a:lnTo>
                                    <a:pt x="424682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272998" y="13096"/>
                                  </a:moveTo>
                                  <a:lnTo>
                                    <a:pt x="4269378" y="13096"/>
                                  </a:lnTo>
                                  <a:lnTo>
                                    <a:pt x="4267831" y="12457"/>
                                  </a:lnTo>
                                  <a:lnTo>
                                    <a:pt x="4265283" y="9900"/>
                                  </a:lnTo>
                                  <a:lnTo>
                                    <a:pt x="4264640" y="8356"/>
                                  </a:lnTo>
                                  <a:lnTo>
                                    <a:pt x="4264640" y="4740"/>
                                  </a:lnTo>
                                  <a:lnTo>
                                    <a:pt x="4265283" y="3196"/>
                                  </a:lnTo>
                                  <a:lnTo>
                                    <a:pt x="4267831" y="639"/>
                                  </a:lnTo>
                                  <a:lnTo>
                                    <a:pt x="4269378" y="0"/>
                                  </a:lnTo>
                                  <a:lnTo>
                                    <a:pt x="4272998" y="0"/>
                                  </a:lnTo>
                                  <a:lnTo>
                                    <a:pt x="4274534" y="639"/>
                                  </a:lnTo>
                                  <a:lnTo>
                                    <a:pt x="4277094" y="3196"/>
                                  </a:lnTo>
                                  <a:lnTo>
                                    <a:pt x="4277737" y="4740"/>
                                  </a:lnTo>
                                  <a:lnTo>
                                    <a:pt x="4277737" y="8356"/>
                                  </a:lnTo>
                                  <a:lnTo>
                                    <a:pt x="4277094" y="9900"/>
                                  </a:lnTo>
                                  <a:lnTo>
                                    <a:pt x="4274534" y="12457"/>
                                  </a:lnTo>
                                  <a:lnTo>
                                    <a:pt x="427299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299156" y="13096"/>
                                  </a:moveTo>
                                  <a:lnTo>
                                    <a:pt x="4295537" y="13096"/>
                                  </a:lnTo>
                                  <a:lnTo>
                                    <a:pt x="4294001" y="12457"/>
                                  </a:lnTo>
                                  <a:lnTo>
                                    <a:pt x="4291441" y="9900"/>
                                  </a:lnTo>
                                  <a:lnTo>
                                    <a:pt x="4290798" y="8356"/>
                                  </a:lnTo>
                                  <a:lnTo>
                                    <a:pt x="4290798" y="4740"/>
                                  </a:lnTo>
                                  <a:lnTo>
                                    <a:pt x="4291441" y="3196"/>
                                  </a:lnTo>
                                  <a:lnTo>
                                    <a:pt x="4294001" y="639"/>
                                  </a:lnTo>
                                  <a:lnTo>
                                    <a:pt x="4295537" y="0"/>
                                  </a:lnTo>
                                  <a:lnTo>
                                    <a:pt x="4299156" y="0"/>
                                  </a:lnTo>
                                  <a:lnTo>
                                    <a:pt x="4300704" y="639"/>
                                  </a:lnTo>
                                  <a:lnTo>
                                    <a:pt x="4303264" y="3196"/>
                                  </a:lnTo>
                                  <a:lnTo>
                                    <a:pt x="4303895" y="4740"/>
                                  </a:lnTo>
                                  <a:lnTo>
                                    <a:pt x="4303895" y="8356"/>
                                  </a:lnTo>
                                  <a:lnTo>
                                    <a:pt x="4303264" y="9900"/>
                                  </a:lnTo>
                                  <a:lnTo>
                                    <a:pt x="4300704" y="12457"/>
                                  </a:lnTo>
                                  <a:lnTo>
                                    <a:pt x="429915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325326" y="13096"/>
                                  </a:moveTo>
                                  <a:lnTo>
                                    <a:pt x="4321706" y="13096"/>
                                  </a:lnTo>
                                  <a:lnTo>
                                    <a:pt x="4320159" y="12457"/>
                                  </a:lnTo>
                                  <a:lnTo>
                                    <a:pt x="4317611" y="9900"/>
                                  </a:lnTo>
                                  <a:lnTo>
                                    <a:pt x="4316968" y="8356"/>
                                  </a:lnTo>
                                  <a:lnTo>
                                    <a:pt x="4316968" y="4740"/>
                                  </a:lnTo>
                                  <a:lnTo>
                                    <a:pt x="4317611" y="3196"/>
                                  </a:lnTo>
                                  <a:lnTo>
                                    <a:pt x="4320159" y="639"/>
                                  </a:lnTo>
                                  <a:lnTo>
                                    <a:pt x="4321706" y="0"/>
                                  </a:lnTo>
                                  <a:lnTo>
                                    <a:pt x="4325326" y="0"/>
                                  </a:lnTo>
                                  <a:lnTo>
                                    <a:pt x="4326862" y="639"/>
                                  </a:lnTo>
                                  <a:lnTo>
                                    <a:pt x="4329422" y="3196"/>
                                  </a:lnTo>
                                  <a:lnTo>
                                    <a:pt x="4330065" y="4740"/>
                                  </a:lnTo>
                                  <a:lnTo>
                                    <a:pt x="4330065" y="8356"/>
                                  </a:lnTo>
                                  <a:lnTo>
                                    <a:pt x="4329422" y="9900"/>
                                  </a:lnTo>
                                  <a:lnTo>
                                    <a:pt x="4326862" y="12457"/>
                                  </a:lnTo>
                                  <a:lnTo>
                                    <a:pt x="432532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351484" y="13096"/>
                                  </a:moveTo>
                                  <a:lnTo>
                                    <a:pt x="4347864" y="13096"/>
                                  </a:lnTo>
                                  <a:lnTo>
                                    <a:pt x="4346329" y="12457"/>
                                  </a:lnTo>
                                  <a:lnTo>
                                    <a:pt x="4343769" y="9900"/>
                                  </a:lnTo>
                                  <a:lnTo>
                                    <a:pt x="4343126" y="8356"/>
                                  </a:lnTo>
                                  <a:lnTo>
                                    <a:pt x="4343126" y="4740"/>
                                  </a:lnTo>
                                  <a:lnTo>
                                    <a:pt x="4343769" y="3196"/>
                                  </a:lnTo>
                                  <a:lnTo>
                                    <a:pt x="4346329" y="639"/>
                                  </a:lnTo>
                                  <a:lnTo>
                                    <a:pt x="4347864" y="0"/>
                                  </a:lnTo>
                                  <a:lnTo>
                                    <a:pt x="4351484" y="0"/>
                                  </a:lnTo>
                                  <a:lnTo>
                                    <a:pt x="4353032" y="639"/>
                                  </a:lnTo>
                                  <a:lnTo>
                                    <a:pt x="4355592" y="3196"/>
                                  </a:lnTo>
                                  <a:lnTo>
                                    <a:pt x="4356223" y="4740"/>
                                  </a:lnTo>
                                  <a:lnTo>
                                    <a:pt x="4356223" y="8356"/>
                                  </a:lnTo>
                                  <a:lnTo>
                                    <a:pt x="4355592" y="9900"/>
                                  </a:lnTo>
                                  <a:lnTo>
                                    <a:pt x="4353032" y="12457"/>
                                  </a:lnTo>
                                  <a:lnTo>
                                    <a:pt x="435148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377654" y="13096"/>
                                  </a:moveTo>
                                  <a:lnTo>
                                    <a:pt x="4374034" y="13096"/>
                                  </a:lnTo>
                                  <a:lnTo>
                                    <a:pt x="4372487" y="12457"/>
                                  </a:lnTo>
                                  <a:lnTo>
                                    <a:pt x="4369927" y="9900"/>
                                  </a:lnTo>
                                  <a:lnTo>
                                    <a:pt x="4369296" y="8356"/>
                                  </a:lnTo>
                                  <a:lnTo>
                                    <a:pt x="4369296" y="4740"/>
                                  </a:lnTo>
                                  <a:lnTo>
                                    <a:pt x="4369927" y="3196"/>
                                  </a:lnTo>
                                  <a:lnTo>
                                    <a:pt x="4372487" y="639"/>
                                  </a:lnTo>
                                  <a:lnTo>
                                    <a:pt x="4374034" y="0"/>
                                  </a:lnTo>
                                  <a:lnTo>
                                    <a:pt x="4377654" y="0"/>
                                  </a:lnTo>
                                  <a:lnTo>
                                    <a:pt x="4379190" y="639"/>
                                  </a:lnTo>
                                  <a:lnTo>
                                    <a:pt x="4381750" y="3196"/>
                                  </a:lnTo>
                                  <a:lnTo>
                                    <a:pt x="4382393" y="4740"/>
                                  </a:lnTo>
                                  <a:lnTo>
                                    <a:pt x="4382393" y="8356"/>
                                  </a:lnTo>
                                  <a:lnTo>
                                    <a:pt x="4381750" y="9900"/>
                                  </a:lnTo>
                                  <a:lnTo>
                                    <a:pt x="4379190" y="12457"/>
                                  </a:lnTo>
                                  <a:lnTo>
                                    <a:pt x="437765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403812" y="13096"/>
                                  </a:moveTo>
                                  <a:lnTo>
                                    <a:pt x="4400192" y="13096"/>
                                  </a:lnTo>
                                  <a:lnTo>
                                    <a:pt x="4398657" y="12457"/>
                                  </a:lnTo>
                                  <a:lnTo>
                                    <a:pt x="4396097" y="9900"/>
                                  </a:lnTo>
                                  <a:lnTo>
                                    <a:pt x="4395454" y="8356"/>
                                  </a:lnTo>
                                  <a:lnTo>
                                    <a:pt x="4395454" y="4740"/>
                                  </a:lnTo>
                                  <a:lnTo>
                                    <a:pt x="4396097" y="3196"/>
                                  </a:lnTo>
                                  <a:lnTo>
                                    <a:pt x="4398657" y="639"/>
                                  </a:lnTo>
                                  <a:lnTo>
                                    <a:pt x="4400192" y="0"/>
                                  </a:lnTo>
                                  <a:lnTo>
                                    <a:pt x="4403812" y="0"/>
                                  </a:lnTo>
                                  <a:lnTo>
                                    <a:pt x="4405360" y="639"/>
                                  </a:lnTo>
                                  <a:lnTo>
                                    <a:pt x="4407908" y="3196"/>
                                  </a:lnTo>
                                  <a:lnTo>
                                    <a:pt x="4408551" y="4740"/>
                                  </a:lnTo>
                                  <a:lnTo>
                                    <a:pt x="4408551" y="8356"/>
                                  </a:lnTo>
                                  <a:lnTo>
                                    <a:pt x="4407908" y="9900"/>
                                  </a:lnTo>
                                  <a:lnTo>
                                    <a:pt x="4405360" y="12457"/>
                                  </a:lnTo>
                                  <a:lnTo>
                                    <a:pt x="440381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429982" y="13096"/>
                                  </a:moveTo>
                                  <a:lnTo>
                                    <a:pt x="4426362" y="13096"/>
                                  </a:lnTo>
                                  <a:lnTo>
                                    <a:pt x="4424815" y="12457"/>
                                  </a:lnTo>
                                  <a:lnTo>
                                    <a:pt x="4422255" y="9900"/>
                                  </a:lnTo>
                                  <a:lnTo>
                                    <a:pt x="4421624" y="8356"/>
                                  </a:lnTo>
                                  <a:lnTo>
                                    <a:pt x="4421624" y="4740"/>
                                  </a:lnTo>
                                  <a:lnTo>
                                    <a:pt x="4422255" y="3196"/>
                                  </a:lnTo>
                                  <a:lnTo>
                                    <a:pt x="4424815" y="639"/>
                                  </a:lnTo>
                                  <a:lnTo>
                                    <a:pt x="4426362" y="0"/>
                                  </a:lnTo>
                                  <a:lnTo>
                                    <a:pt x="4429982" y="0"/>
                                  </a:lnTo>
                                  <a:lnTo>
                                    <a:pt x="4431518" y="639"/>
                                  </a:lnTo>
                                  <a:lnTo>
                                    <a:pt x="4434078" y="3196"/>
                                  </a:lnTo>
                                  <a:lnTo>
                                    <a:pt x="4434721" y="4740"/>
                                  </a:lnTo>
                                  <a:lnTo>
                                    <a:pt x="4434721" y="8356"/>
                                  </a:lnTo>
                                  <a:lnTo>
                                    <a:pt x="4434078" y="9900"/>
                                  </a:lnTo>
                                  <a:lnTo>
                                    <a:pt x="4431518" y="12457"/>
                                  </a:lnTo>
                                  <a:lnTo>
                                    <a:pt x="442998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456140" y="13096"/>
                                  </a:moveTo>
                                  <a:lnTo>
                                    <a:pt x="4452520" y="13096"/>
                                  </a:lnTo>
                                  <a:lnTo>
                                    <a:pt x="4450985" y="12457"/>
                                  </a:lnTo>
                                  <a:lnTo>
                                    <a:pt x="4448425" y="9900"/>
                                  </a:lnTo>
                                  <a:lnTo>
                                    <a:pt x="4447782" y="8356"/>
                                  </a:lnTo>
                                  <a:lnTo>
                                    <a:pt x="4447782" y="4740"/>
                                  </a:lnTo>
                                  <a:lnTo>
                                    <a:pt x="4448425" y="3196"/>
                                  </a:lnTo>
                                  <a:lnTo>
                                    <a:pt x="4450985" y="639"/>
                                  </a:lnTo>
                                  <a:lnTo>
                                    <a:pt x="4452520" y="0"/>
                                  </a:lnTo>
                                  <a:lnTo>
                                    <a:pt x="4456140" y="0"/>
                                  </a:lnTo>
                                  <a:lnTo>
                                    <a:pt x="4457688" y="639"/>
                                  </a:lnTo>
                                  <a:lnTo>
                                    <a:pt x="4460236" y="3196"/>
                                  </a:lnTo>
                                  <a:lnTo>
                                    <a:pt x="4460879" y="4740"/>
                                  </a:lnTo>
                                  <a:lnTo>
                                    <a:pt x="4460879" y="8356"/>
                                  </a:lnTo>
                                  <a:lnTo>
                                    <a:pt x="4460236" y="9900"/>
                                  </a:lnTo>
                                  <a:lnTo>
                                    <a:pt x="4457688" y="12457"/>
                                  </a:lnTo>
                                  <a:lnTo>
                                    <a:pt x="445614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482298" y="13096"/>
                                  </a:moveTo>
                                  <a:lnTo>
                                    <a:pt x="4478690" y="13096"/>
                                  </a:lnTo>
                                  <a:lnTo>
                                    <a:pt x="4477143" y="12457"/>
                                  </a:lnTo>
                                  <a:lnTo>
                                    <a:pt x="4474583" y="9900"/>
                                  </a:lnTo>
                                  <a:lnTo>
                                    <a:pt x="4473952" y="8356"/>
                                  </a:lnTo>
                                  <a:lnTo>
                                    <a:pt x="4473952" y="4740"/>
                                  </a:lnTo>
                                  <a:lnTo>
                                    <a:pt x="4474583" y="3196"/>
                                  </a:lnTo>
                                  <a:lnTo>
                                    <a:pt x="4477143" y="639"/>
                                  </a:lnTo>
                                  <a:lnTo>
                                    <a:pt x="4478690" y="0"/>
                                  </a:lnTo>
                                  <a:lnTo>
                                    <a:pt x="4482298" y="0"/>
                                  </a:lnTo>
                                  <a:lnTo>
                                    <a:pt x="4483846" y="639"/>
                                  </a:lnTo>
                                  <a:lnTo>
                                    <a:pt x="4486406" y="3196"/>
                                  </a:lnTo>
                                  <a:lnTo>
                                    <a:pt x="4487049" y="4740"/>
                                  </a:lnTo>
                                  <a:lnTo>
                                    <a:pt x="4487049" y="8356"/>
                                  </a:lnTo>
                                  <a:lnTo>
                                    <a:pt x="4486406" y="9900"/>
                                  </a:lnTo>
                                  <a:lnTo>
                                    <a:pt x="4483846" y="12457"/>
                                  </a:lnTo>
                                  <a:lnTo>
                                    <a:pt x="448229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508468" y="13096"/>
                                  </a:moveTo>
                                  <a:lnTo>
                                    <a:pt x="4504848" y="13096"/>
                                  </a:lnTo>
                                  <a:lnTo>
                                    <a:pt x="4503301" y="12457"/>
                                  </a:lnTo>
                                  <a:lnTo>
                                    <a:pt x="4500753" y="9900"/>
                                  </a:lnTo>
                                  <a:lnTo>
                                    <a:pt x="4500110" y="8356"/>
                                  </a:lnTo>
                                  <a:lnTo>
                                    <a:pt x="4500110" y="4740"/>
                                  </a:lnTo>
                                  <a:lnTo>
                                    <a:pt x="4500753" y="3196"/>
                                  </a:lnTo>
                                  <a:lnTo>
                                    <a:pt x="4503301" y="639"/>
                                  </a:lnTo>
                                  <a:lnTo>
                                    <a:pt x="4504848" y="0"/>
                                  </a:lnTo>
                                  <a:lnTo>
                                    <a:pt x="4508468" y="0"/>
                                  </a:lnTo>
                                  <a:lnTo>
                                    <a:pt x="4510004" y="639"/>
                                  </a:lnTo>
                                  <a:lnTo>
                                    <a:pt x="4512564" y="3196"/>
                                  </a:lnTo>
                                  <a:lnTo>
                                    <a:pt x="4513207" y="4740"/>
                                  </a:lnTo>
                                  <a:lnTo>
                                    <a:pt x="4513207" y="8356"/>
                                  </a:lnTo>
                                  <a:lnTo>
                                    <a:pt x="4512564" y="9900"/>
                                  </a:lnTo>
                                  <a:lnTo>
                                    <a:pt x="4510004" y="12457"/>
                                  </a:lnTo>
                                  <a:lnTo>
                                    <a:pt x="450846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534626" y="13096"/>
                                  </a:moveTo>
                                  <a:lnTo>
                                    <a:pt x="4531018" y="13096"/>
                                  </a:lnTo>
                                  <a:lnTo>
                                    <a:pt x="4529471" y="12457"/>
                                  </a:lnTo>
                                  <a:lnTo>
                                    <a:pt x="4526911" y="9900"/>
                                  </a:lnTo>
                                  <a:lnTo>
                                    <a:pt x="4526268" y="8356"/>
                                  </a:lnTo>
                                  <a:lnTo>
                                    <a:pt x="4526268" y="4740"/>
                                  </a:lnTo>
                                  <a:lnTo>
                                    <a:pt x="4526911" y="3196"/>
                                  </a:lnTo>
                                  <a:lnTo>
                                    <a:pt x="4529471" y="639"/>
                                  </a:lnTo>
                                  <a:lnTo>
                                    <a:pt x="4531018" y="0"/>
                                  </a:lnTo>
                                  <a:lnTo>
                                    <a:pt x="4534626" y="0"/>
                                  </a:lnTo>
                                  <a:lnTo>
                                    <a:pt x="4536174" y="639"/>
                                  </a:lnTo>
                                  <a:lnTo>
                                    <a:pt x="4538734" y="3196"/>
                                  </a:lnTo>
                                  <a:lnTo>
                                    <a:pt x="4539365" y="4740"/>
                                  </a:lnTo>
                                  <a:lnTo>
                                    <a:pt x="4539365" y="8356"/>
                                  </a:lnTo>
                                  <a:lnTo>
                                    <a:pt x="4538734" y="9900"/>
                                  </a:lnTo>
                                  <a:lnTo>
                                    <a:pt x="4536174" y="12457"/>
                                  </a:lnTo>
                                  <a:lnTo>
                                    <a:pt x="453462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560796" y="13096"/>
                                  </a:moveTo>
                                  <a:lnTo>
                                    <a:pt x="4557176" y="13096"/>
                                  </a:lnTo>
                                  <a:lnTo>
                                    <a:pt x="4555629" y="12457"/>
                                  </a:lnTo>
                                  <a:lnTo>
                                    <a:pt x="4553081" y="9900"/>
                                  </a:lnTo>
                                  <a:lnTo>
                                    <a:pt x="4552438" y="8356"/>
                                  </a:lnTo>
                                  <a:lnTo>
                                    <a:pt x="4552438" y="4740"/>
                                  </a:lnTo>
                                  <a:lnTo>
                                    <a:pt x="4553081" y="3196"/>
                                  </a:lnTo>
                                  <a:lnTo>
                                    <a:pt x="4555629" y="639"/>
                                  </a:lnTo>
                                  <a:lnTo>
                                    <a:pt x="4557176" y="0"/>
                                  </a:lnTo>
                                  <a:lnTo>
                                    <a:pt x="4560796" y="0"/>
                                  </a:lnTo>
                                  <a:lnTo>
                                    <a:pt x="4562332" y="639"/>
                                  </a:lnTo>
                                  <a:lnTo>
                                    <a:pt x="4564892" y="3196"/>
                                  </a:lnTo>
                                  <a:lnTo>
                                    <a:pt x="4565535" y="4740"/>
                                  </a:lnTo>
                                  <a:lnTo>
                                    <a:pt x="4565535" y="8356"/>
                                  </a:lnTo>
                                  <a:lnTo>
                                    <a:pt x="4564892" y="9900"/>
                                  </a:lnTo>
                                  <a:lnTo>
                                    <a:pt x="4562332" y="12457"/>
                                  </a:lnTo>
                                  <a:lnTo>
                                    <a:pt x="456079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586954" y="13096"/>
                                  </a:moveTo>
                                  <a:lnTo>
                                    <a:pt x="4583334" y="13096"/>
                                  </a:lnTo>
                                  <a:lnTo>
                                    <a:pt x="4581798" y="12457"/>
                                  </a:lnTo>
                                  <a:lnTo>
                                    <a:pt x="4579239" y="9900"/>
                                  </a:lnTo>
                                  <a:lnTo>
                                    <a:pt x="4578596" y="8356"/>
                                  </a:lnTo>
                                  <a:lnTo>
                                    <a:pt x="4578596" y="4740"/>
                                  </a:lnTo>
                                  <a:lnTo>
                                    <a:pt x="4579239" y="3196"/>
                                  </a:lnTo>
                                  <a:lnTo>
                                    <a:pt x="4581798" y="639"/>
                                  </a:lnTo>
                                  <a:lnTo>
                                    <a:pt x="4583334" y="0"/>
                                  </a:lnTo>
                                  <a:lnTo>
                                    <a:pt x="4586954" y="0"/>
                                  </a:lnTo>
                                  <a:lnTo>
                                    <a:pt x="4588502" y="639"/>
                                  </a:lnTo>
                                  <a:lnTo>
                                    <a:pt x="4591062" y="3196"/>
                                  </a:lnTo>
                                  <a:lnTo>
                                    <a:pt x="4591693" y="4740"/>
                                  </a:lnTo>
                                  <a:lnTo>
                                    <a:pt x="4591693" y="8356"/>
                                  </a:lnTo>
                                  <a:lnTo>
                                    <a:pt x="4591062" y="9900"/>
                                  </a:lnTo>
                                  <a:lnTo>
                                    <a:pt x="4588502" y="12457"/>
                                  </a:lnTo>
                                  <a:lnTo>
                                    <a:pt x="458695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613124" y="13096"/>
                                  </a:moveTo>
                                  <a:lnTo>
                                    <a:pt x="4609504" y="13096"/>
                                  </a:lnTo>
                                  <a:lnTo>
                                    <a:pt x="4607957" y="12457"/>
                                  </a:lnTo>
                                  <a:lnTo>
                                    <a:pt x="4605397" y="9900"/>
                                  </a:lnTo>
                                  <a:lnTo>
                                    <a:pt x="4604766" y="8356"/>
                                  </a:lnTo>
                                  <a:lnTo>
                                    <a:pt x="4604766" y="4740"/>
                                  </a:lnTo>
                                  <a:lnTo>
                                    <a:pt x="4605397" y="3196"/>
                                  </a:lnTo>
                                  <a:lnTo>
                                    <a:pt x="4607957" y="639"/>
                                  </a:lnTo>
                                  <a:lnTo>
                                    <a:pt x="4609504" y="0"/>
                                  </a:lnTo>
                                  <a:lnTo>
                                    <a:pt x="4613124" y="0"/>
                                  </a:lnTo>
                                  <a:lnTo>
                                    <a:pt x="4614660" y="639"/>
                                  </a:lnTo>
                                  <a:lnTo>
                                    <a:pt x="4617220" y="3196"/>
                                  </a:lnTo>
                                  <a:lnTo>
                                    <a:pt x="4617863" y="4740"/>
                                  </a:lnTo>
                                  <a:lnTo>
                                    <a:pt x="4617863" y="8356"/>
                                  </a:lnTo>
                                  <a:lnTo>
                                    <a:pt x="4617220" y="9900"/>
                                  </a:lnTo>
                                  <a:lnTo>
                                    <a:pt x="4614660" y="12457"/>
                                  </a:lnTo>
                                  <a:lnTo>
                                    <a:pt x="461312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639282" y="13096"/>
                                  </a:moveTo>
                                  <a:lnTo>
                                    <a:pt x="4635662" y="13096"/>
                                  </a:lnTo>
                                  <a:lnTo>
                                    <a:pt x="4634126" y="12457"/>
                                  </a:lnTo>
                                  <a:lnTo>
                                    <a:pt x="4631567" y="9900"/>
                                  </a:lnTo>
                                  <a:lnTo>
                                    <a:pt x="4630924" y="8356"/>
                                  </a:lnTo>
                                  <a:lnTo>
                                    <a:pt x="4630924" y="4740"/>
                                  </a:lnTo>
                                  <a:lnTo>
                                    <a:pt x="4631567" y="3196"/>
                                  </a:lnTo>
                                  <a:lnTo>
                                    <a:pt x="4634126" y="639"/>
                                  </a:lnTo>
                                  <a:lnTo>
                                    <a:pt x="4635662" y="0"/>
                                  </a:lnTo>
                                  <a:lnTo>
                                    <a:pt x="4639282" y="0"/>
                                  </a:lnTo>
                                  <a:lnTo>
                                    <a:pt x="4640830" y="639"/>
                                  </a:lnTo>
                                  <a:lnTo>
                                    <a:pt x="4643390" y="3196"/>
                                  </a:lnTo>
                                  <a:lnTo>
                                    <a:pt x="4644021" y="4740"/>
                                  </a:lnTo>
                                  <a:lnTo>
                                    <a:pt x="4644021" y="8356"/>
                                  </a:lnTo>
                                  <a:lnTo>
                                    <a:pt x="4643390" y="9900"/>
                                  </a:lnTo>
                                  <a:lnTo>
                                    <a:pt x="4640830" y="12457"/>
                                  </a:lnTo>
                                  <a:lnTo>
                                    <a:pt x="463928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665452" y="13096"/>
                                  </a:moveTo>
                                  <a:lnTo>
                                    <a:pt x="4661832" y="13096"/>
                                  </a:lnTo>
                                  <a:lnTo>
                                    <a:pt x="4660284" y="12457"/>
                                  </a:lnTo>
                                  <a:lnTo>
                                    <a:pt x="4657725" y="9900"/>
                                  </a:lnTo>
                                  <a:lnTo>
                                    <a:pt x="4657094" y="8356"/>
                                  </a:lnTo>
                                  <a:lnTo>
                                    <a:pt x="4657094" y="4740"/>
                                  </a:lnTo>
                                  <a:lnTo>
                                    <a:pt x="4657725" y="3196"/>
                                  </a:lnTo>
                                  <a:lnTo>
                                    <a:pt x="4660284" y="639"/>
                                  </a:lnTo>
                                  <a:lnTo>
                                    <a:pt x="4661832" y="0"/>
                                  </a:lnTo>
                                  <a:lnTo>
                                    <a:pt x="4665452" y="0"/>
                                  </a:lnTo>
                                  <a:lnTo>
                                    <a:pt x="4666988" y="639"/>
                                  </a:lnTo>
                                  <a:lnTo>
                                    <a:pt x="4669548" y="3196"/>
                                  </a:lnTo>
                                  <a:lnTo>
                                    <a:pt x="4670190" y="4740"/>
                                  </a:lnTo>
                                  <a:lnTo>
                                    <a:pt x="4670190" y="8356"/>
                                  </a:lnTo>
                                  <a:lnTo>
                                    <a:pt x="4669548" y="9900"/>
                                  </a:lnTo>
                                  <a:lnTo>
                                    <a:pt x="4666988" y="12457"/>
                                  </a:lnTo>
                                  <a:lnTo>
                                    <a:pt x="466545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691610" y="13096"/>
                                  </a:moveTo>
                                  <a:lnTo>
                                    <a:pt x="4687990" y="13096"/>
                                  </a:lnTo>
                                  <a:lnTo>
                                    <a:pt x="4686454" y="12457"/>
                                  </a:lnTo>
                                  <a:lnTo>
                                    <a:pt x="4683895" y="9900"/>
                                  </a:lnTo>
                                  <a:lnTo>
                                    <a:pt x="4683252" y="8356"/>
                                  </a:lnTo>
                                  <a:lnTo>
                                    <a:pt x="4683252" y="4740"/>
                                  </a:lnTo>
                                  <a:lnTo>
                                    <a:pt x="4683895" y="3196"/>
                                  </a:lnTo>
                                  <a:lnTo>
                                    <a:pt x="4686454" y="639"/>
                                  </a:lnTo>
                                  <a:lnTo>
                                    <a:pt x="4687990" y="0"/>
                                  </a:lnTo>
                                  <a:lnTo>
                                    <a:pt x="4691610" y="0"/>
                                  </a:lnTo>
                                  <a:lnTo>
                                    <a:pt x="4693158" y="639"/>
                                  </a:lnTo>
                                  <a:lnTo>
                                    <a:pt x="4695706" y="3196"/>
                                  </a:lnTo>
                                  <a:lnTo>
                                    <a:pt x="4696349" y="4740"/>
                                  </a:lnTo>
                                  <a:lnTo>
                                    <a:pt x="4696349" y="8356"/>
                                  </a:lnTo>
                                  <a:lnTo>
                                    <a:pt x="4695706" y="9900"/>
                                  </a:lnTo>
                                  <a:lnTo>
                                    <a:pt x="4693158" y="12457"/>
                                  </a:lnTo>
                                  <a:lnTo>
                                    <a:pt x="469161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717768" y="13096"/>
                                  </a:moveTo>
                                  <a:lnTo>
                                    <a:pt x="4714160" y="13096"/>
                                  </a:lnTo>
                                  <a:lnTo>
                                    <a:pt x="4712612" y="12457"/>
                                  </a:lnTo>
                                  <a:lnTo>
                                    <a:pt x="4710053" y="9900"/>
                                  </a:lnTo>
                                  <a:lnTo>
                                    <a:pt x="4709422" y="8356"/>
                                  </a:lnTo>
                                  <a:lnTo>
                                    <a:pt x="4709422" y="4740"/>
                                  </a:lnTo>
                                  <a:lnTo>
                                    <a:pt x="4710053" y="3196"/>
                                  </a:lnTo>
                                  <a:lnTo>
                                    <a:pt x="4712612" y="639"/>
                                  </a:lnTo>
                                  <a:lnTo>
                                    <a:pt x="4714160" y="0"/>
                                  </a:lnTo>
                                  <a:lnTo>
                                    <a:pt x="4717768" y="0"/>
                                  </a:lnTo>
                                  <a:lnTo>
                                    <a:pt x="4719316" y="639"/>
                                  </a:lnTo>
                                  <a:lnTo>
                                    <a:pt x="4721876" y="3196"/>
                                  </a:lnTo>
                                  <a:lnTo>
                                    <a:pt x="4722518" y="4740"/>
                                  </a:lnTo>
                                  <a:lnTo>
                                    <a:pt x="4722518" y="8356"/>
                                  </a:lnTo>
                                  <a:lnTo>
                                    <a:pt x="4721876" y="9900"/>
                                  </a:lnTo>
                                  <a:lnTo>
                                    <a:pt x="4719316" y="12457"/>
                                  </a:lnTo>
                                  <a:lnTo>
                                    <a:pt x="471776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743938" y="13096"/>
                                  </a:moveTo>
                                  <a:lnTo>
                                    <a:pt x="4740318" y="13096"/>
                                  </a:lnTo>
                                  <a:lnTo>
                                    <a:pt x="4738782" y="12457"/>
                                  </a:lnTo>
                                  <a:lnTo>
                                    <a:pt x="4736223" y="9900"/>
                                  </a:lnTo>
                                  <a:lnTo>
                                    <a:pt x="4735580" y="8356"/>
                                  </a:lnTo>
                                  <a:lnTo>
                                    <a:pt x="4735580" y="4740"/>
                                  </a:lnTo>
                                  <a:lnTo>
                                    <a:pt x="4736223" y="3196"/>
                                  </a:lnTo>
                                  <a:lnTo>
                                    <a:pt x="4738782" y="639"/>
                                  </a:lnTo>
                                  <a:lnTo>
                                    <a:pt x="4740318" y="0"/>
                                  </a:lnTo>
                                  <a:lnTo>
                                    <a:pt x="4743938" y="0"/>
                                  </a:lnTo>
                                  <a:lnTo>
                                    <a:pt x="4745486" y="639"/>
                                  </a:lnTo>
                                  <a:lnTo>
                                    <a:pt x="4748034" y="3196"/>
                                  </a:lnTo>
                                  <a:lnTo>
                                    <a:pt x="4748676" y="4740"/>
                                  </a:lnTo>
                                  <a:lnTo>
                                    <a:pt x="4748676" y="8356"/>
                                  </a:lnTo>
                                  <a:lnTo>
                                    <a:pt x="4748034" y="9900"/>
                                  </a:lnTo>
                                  <a:lnTo>
                                    <a:pt x="4745486" y="12457"/>
                                  </a:lnTo>
                                  <a:lnTo>
                                    <a:pt x="474393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770096" y="13096"/>
                                  </a:moveTo>
                                  <a:lnTo>
                                    <a:pt x="4766488" y="13096"/>
                                  </a:lnTo>
                                  <a:lnTo>
                                    <a:pt x="4764940" y="12457"/>
                                  </a:lnTo>
                                  <a:lnTo>
                                    <a:pt x="4762381" y="9900"/>
                                  </a:lnTo>
                                  <a:lnTo>
                                    <a:pt x="4761750" y="8356"/>
                                  </a:lnTo>
                                  <a:lnTo>
                                    <a:pt x="4761750" y="4740"/>
                                  </a:lnTo>
                                  <a:lnTo>
                                    <a:pt x="4762381" y="3196"/>
                                  </a:lnTo>
                                  <a:lnTo>
                                    <a:pt x="4764940" y="639"/>
                                  </a:lnTo>
                                  <a:lnTo>
                                    <a:pt x="4766488" y="0"/>
                                  </a:lnTo>
                                  <a:lnTo>
                                    <a:pt x="4770096" y="0"/>
                                  </a:lnTo>
                                  <a:lnTo>
                                    <a:pt x="4771644" y="639"/>
                                  </a:lnTo>
                                  <a:lnTo>
                                    <a:pt x="4774203" y="3196"/>
                                  </a:lnTo>
                                  <a:lnTo>
                                    <a:pt x="4774846" y="4740"/>
                                  </a:lnTo>
                                  <a:lnTo>
                                    <a:pt x="4774846" y="8356"/>
                                  </a:lnTo>
                                  <a:lnTo>
                                    <a:pt x="4774203" y="9900"/>
                                  </a:lnTo>
                                  <a:lnTo>
                                    <a:pt x="4771644" y="12457"/>
                                  </a:lnTo>
                                  <a:lnTo>
                                    <a:pt x="477009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796266" y="13096"/>
                                  </a:moveTo>
                                  <a:lnTo>
                                    <a:pt x="4792646" y="13096"/>
                                  </a:lnTo>
                                  <a:lnTo>
                                    <a:pt x="4791098" y="12457"/>
                                  </a:lnTo>
                                  <a:lnTo>
                                    <a:pt x="4788551" y="9900"/>
                                  </a:lnTo>
                                  <a:lnTo>
                                    <a:pt x="4787908" y="8356"/>
                                  </a:lnTo>
                                  <a:lnTo>
                                    <a:pt x="4787908" y="4740"/>
                                  </a:lnTo>
                                  <a:lnTo>
                                    <a:pt x="4788551" y="3196"/>
                                  </a:lnTo>
                                  <a:lnTo>
                                    <a:pt x="4791098" y="639"/>
                                  </a:lnTo>
                                  <a:lnTo>
                                    <a:pt x="4792646" y="0"/>
                                  </a:lnTo>
                                  <a:lnTo>
                                    <a:pt x="4796266" y="0"/>
                                  </a:lnTo>
                                  <a:lnTo>
                                    <a:pt x="4797802" y="639"/>
                                  </a:lnTo>
                                  <a:lnTo>
                                    <a:pt x="4800362" y="3196"/>
                                  </a:lnTo>
                                  <a:lnTo>
                                    <a:pt x="4801004" y="4740"/>
                                  </a:lnTo>
                                  <a:lnTo>
                                    <a:pt x="4801004" y="8356"/>
                                  </a:lnTo>
                                  <a:lnTo>
                                    <a:pt x="4800362" y="9900"/>
                                  </a:lnTo>
                                  <a:lnTo>
                                    <a:pt x="4797802" y="12457"/>
                                  </a:lnTo>
                                  <a:lnTo>
                                    <a:pt x="479626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822424" y="13096"/>
                                  </a:moveTo>
                                  <a:lnTo>
                                    <a:pt x="4818816" y="13096"/>
                                  </a:lnTo>
                                  <a:lnTo>
                                    <a:pt x="4817268" y="12457"/>
                                  </a:lnTo>
                                  <a:lnTo>
                                    <a:pt x="4814709" y="9900"/>
                                  </a:lnTo>
                                  <a:lnTo>
                                    <a:pt x="4814066" y="8356"/>
                                  </a:lnTo>
                                  <a:lnTo>
                                    <a:pt x="4814066" y="4740"/>
                                  </a:lnTo>
                                  <a:lnTo>
                                    <a:pt x="4814709" y="3196"/>
                                  </a:lnTo>
                                  <a:lnTo>
                                    <a:pt x="4817268" y="639"/>
                                  </a:lnTo>
                                  <a:lnTo>
                                    <a:pt x="4818816" y="0"/>
                                  </a:lnTo>
                                  <a:lnTo>
                                    <a:pt x="4822424" y="0"/>
                                  </a:lnTo>
                                  <a:lnTo>
                                    <a:pt x="4823972" y="639"/>
                                  </a:lnTo>
                                  <a:lnTo>
                                    <a:pt x="4826531" y="3196"/>
                                  </a:lnTo>
                                  <a:lnTo>
                                    <a:pt x="4827162" y="4740"/>
                                  </a:lnTo>
                                  <a:lnTo>
                                    <a:pt x="4827162" y="8356"/>
                                  </a:lnTo>
                                  <a:lnTo>
                                    <a:pt x="4826531" y="9900"/>
                                  </a:lnTo>
                                  <a:lnTo>
                                    <a:pt x="4823972" y="12457"/>
                                  </a:lnTo>
                                  <a:lnTo>
                                    <a:pt x="482242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848594" y="13096"/>
                                  </a:moveTo>
                                  <a:lnTo>
                                    <a:pt x="4844974" y="13096"/>
                                  </a:lnTo>
                                  <a:lnTo>
                                    <a:pt x="4843426" y="12457"/>
                                  </a:lnTo>
                                  <a:lnTo>
                                    <a:pt x="4840878" y="9900"/>
                                  </a:lnTo>
                                  <a:lnTo>
                                    <a:pt x="4840236" y="8356"/>
                                  </a:lnTo>
                                  <a:lnTo>
                                    <a:pt x="4840236" y="4740"/>
                                  </a:lnTo>
                                  <a:lnTo>
                                    <a:pt x="4840878" y="3196"/>
                                  </a:lnTo>
                                  <a:lnTo>
                                    <a:pt x="4843426" y="639"/>
                                  </a:lnTo>
                                  <a:lnTo>
                                    <a:pt x="4844974" y="0"/>
                                  </a:lnTo>
                                  <a:lnTo>
                                    <a:pt x="4848594" y="0"/>
                                  </a:lnTo>
                                  <a:lnTo>
                                    <a:pt x="4850130" y="639"/>
                                  </a:lnTo>
                                  <a:lnTo>
                                    <a:pt x="4852689" y="3196"/>
                                  </a:lnTo>
                                  <a:lnTo>
                                    <a:pt x="4853332" y="4740"/>
                                  </a:lnTo>
                                  <a:lnTo>
                                    <a:pt x="4853332" y="8356"/>
                                  </a:lnTo>
                                  <a:lnTo>
                                    <a:pt x="4852689" y="9900"/>
                                  </a:lnTo>
                                  <a:lnTo>
                                    <a:pt x="4850130" y="12457"/>
                                  </a:lnTo>
                                  <a:lnTo>
                                    <a:pt x="484859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874752" y="13096"/>
                                  </a:moveTo>
                                  <a:lnTo>
                                    <a:pt x="4871132" y="13096"/>
                                  </a:lnTo>
                                  <a:lnTo>
                                    <a:pt x="4869596" y="12457"/>
                                  </a:lnTo>
                                  <a:lnTo>
                                    <a:pt x="4867037" y="9900"/>
                                  </a:lnTo>
                                  <a:lnTo>
                                    <a:pt x="4866394" y="8356"/>
                                  </a:lnTo>
                                  <a:lnTo>
                                    <a:pt x="4866394" y="4740"/>
                                  </a:lnTo>
                                  <a:lnTo>
                                    <a:pt x="4867037" y="3196"/>
                                  </a:lnTo>
                                  <a:lnTo>
                                    <a:pt x="4869596" y="639"/>
                                  </a:lnTo>
                                  <a:lnTo>
                                    <a:pt x="4871132" y="0"/>
                                  </a:lnTo>
                                  <a:lnTo>
                                    <a:pt x="4874752" y="0"/>
                                  </a:lnTo>
                                  <a:lnTo>
                                    <a:pt x="4876300" y="639"/>
                                  </a:lnTo>
                                  <a:lnTo>
                                    <a:pt x="4878859" y="3196"/>
                                  </a:lnTo>
                                  <a:lnTo>
                                    <a:pt x="4879490" y="4740"/>
                                  </a:lnTo>
                                  <a:lnTo>
                                    <a:pt x="4879490" y="8356"/>
                                  </a:lnTo>
                                  <a:lnTo>
                                    <a:pt x="4878859" y="9900"/>
                                  </a:lnTo>
                                  <a:lnTo>
                                    <a:pt x="4876300" y="12457"/>
                                  </a:lnTo>
                                  <a:lnTo>
                                    <a:pt x="487475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900922" y="13096"/>
                                  </a:moveTo>
                                  <a:lnTo>
                                    <a:pt x="4897302" y="13096"/>
                                  </a:lnTo>
                                  <a:lnTo>
                                    <a:pt x="4895754" y="12457"/>
                                  </a:lnTo>
                                  <a:lnTo>
                                    <a:pt x="4893195" y="9900"/>
                                  </a:lnTo>
                                  <a:lnTo>
                                    <a:pt x="4892564" y="8356"/>
                                  </a:lnTo>
                                  <a:lnTo>
                                    <a:pt x="4892564" y="4740"/>
                                  </a:lnTo>
                                  <a:lnTo>
                                    <a:pt x="4893195" y="3196"/>
                                  </a:lnTo>
                                  <a:lnTo>
                                    <a:pt x="4895754" y="639"/>
                                  </a:lnTo>
                                  <a:lnTo>
                                    <a:pt x="4897302" y="0"/>
                                  </a:lnTo>
                                  <a:lnTo>
                                    <a:pt x="4900922" y="0"/>
                                  </a:lnTo>
                                  <a:lnTo>
                                    <a:pt x="4902458" y="639"/>
                                  </a:lnTo>
                                  <a:lnTo>
                                    <a:pt x="4905017" y="3196"/>
                                  </a:lnTo>
                                  <a:lnTo>
                                    <a:pt x="4905660" y="4740"/>
                                  </a:lnTo>
                                  <a:lnTo>
                                    <a:pt x="4905660" y="8356"/>
                                  </a:lnTo>
                                  <a:lnTo>
                                    <a:pt x="4905017" y="9900"/>
                                  </a:lnTo>
                                  <a:lnTo>
                                    <a:pt x="4902458" y="12457"/>
                                  </a:lnTo>
                                  <a:lnTo>
                                    <a:pt x="4900922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927080" y="13096"/>
                                  </a:moveTo>
                                  <a:lnTo>
                                    <a:pt x="4923460" y="13096"/>
                                  </a:lnTo>
                                  <a:lnTo>
                                    <a:pt x="4921924" y="12457"/>
                                  </a:lnTo>
                                  <a:lnTo>
                                    <a:pt x="4919364" y="9900"/>
                                  </a:lnTo>
                                  <a:lnTo>
                                    <a:pt x="4918722" y="8356"/>
                                  </a:lnTo>
                                  <a:lnTo>
                                    <a:pt x="4918722" y="4740"/>
                                  </a:lnTo>
                                  <a:lnTo>
                                    <a:pt x="4919364" y="3196"/>
                                  </a:lnTo>
                                  <a:lnTo>
                                    <a:pt x="4921924" y="639"/>
                                  </a:lnTo>
                                  <a:lnTo>
                                    <a:pt x="4923460" y="0"/>
                                  </a:lnTo>
                                  <a:lnTo>
                                    <a:pt x="4927080" y="0"/>
                                  </a:lnTo>
                                  <a:lnTo>
                                    <a:pt x="4928628" y="639"/>
                                  </a:lnTo>
                                  <a:lnTo>
                                    <a:pt x="4931187" y="3196"/>
                                  </a:lnTo>
                                  <a:lnTo>
                                    <a:pt x="4931818" y="4740"/>
                                  </a:lnTo>
                                  <a:lnTo>
                                    <a:pt x="4931818" y="8356"/>
                                  </a:lnTo>
                                  <a:lnTo>
                                    <a:pt x="4931187" y="9900"/>
                                  </a:lnTo>
                                  <a:lnTo>
                                    <a:pt x="4928628" y="12457"/>
                                  </a:lnTo>
                                  <a:lnTo>
                                    <a:pt x="492708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953250" y="13096"/>
                                  </a:moveTo>
                                  <a:lnTo>
                                    <a:pt x="4949630" y="13096"/>
                                  </a:lnTo>
                                  <a:lnTo>
                                    <a:pt x="4948082" y="12457"/>
                                  </a:lnTo>
                                  <a:lnTo>
                                    <a:pt x="4945523" y="9900"/>
                                  </a:lnTo>
                                  <a:lnTo>
                                    <a:pt x="4944891" y="8356"/>
                                  </a:lnTo>
                                  <a:lnTo>
                                    <a:pt x="4944891" y="4740"/>
                                  </a:lnTo>
                                  <a:lnTo>
                                    <a:pt x="4945523" y="3196"/>
                                  </a:lnTo>
                                  <a:lnTo>
                                    <a:pt x="4948082" y="639"/>
                                  </a:lnTo>
                                  <a:lnTo>
                                    <a:pt x="4949630" y="0"/>
                                  </a:lnTo>
                                  <a:lnTo>
                                    <a:pt x="4953250" y="0"/>
                                  </a:lnTo>
                                  <a:lnTo>
                                    <a:pt x="4954786" y="639"/>
                                  </a:lnTo>
                                  <a:lnTo>
                                    <a:pt x="4957345" y="3196"/>
                                  </a:lnTo>
                                  <a:lnTo>
                                    <a:pt x="4957988" y="4740"/>
                                  </a:lnTo>
                                  <a:lnTo>
                                    <a:pt x="4957988" y="8356"/>
                                  </a:lnTo>
                                  <a:lnTo>
                                    <a:pt x="4957345" y="9900"/>
                                  </a:lnTo>
                                  <a:lnTo>
                                    <a:pt x="4954786" y="12457"/>
                                  </a:lnTo>
                                  <a:lnTo>
                                    <a:pt x="4953250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4979408" y="13096"/>
                                  </a:moveTo>
                                  <a:lnTo>
                                    <a:pt x="4975788" y="13096"/>
                                  </a:lnTo>
                                  <a:lnTo>
                                    <a:pt x="4974252" y="12457"/>
                                  </a:lnTo>
                                  <a:lnTo>
                                    <a:pt x="4971692" y="9900"/>
                                  </a:lnTo>
                                  <a:lnTo>
                                    <a:pt x="4971050" y="8356"/>
                                  </a:lnTo>
                                  <a:lnTo>
                                    <a:pt x="4971050" y="4740"/>
                                  </a:lnTo>
                                  <a:lnTo>
                                    <a:pt x="4971692" y="3196"/>
                                  </a:lnTo>
                                  <a:lnTo>
                                    <a:pt x="4974252" y="639"/>
                                  </a:lnTo>
                                  <a:lnTo>
                                    <a:pt x="4975788" y="0"/>
                                  </a:lnTo>
                                  <a:lnTo>
                                    <a:pt x="4979408" y="0"/>
                                  </a:lnTo>
                                  <a:lnTo>
                                    <a:pt x="4980956" y="639"/>
                                  </a:lnTo>
                                  <a:lnTo>
                                    <a:pt x="4983503" y="3196"/>
                                  </a:lnTo>
                                  <a:lnTo>
                                    <a:pt x="4984146" y="4740"/>
                                  </a:lnTo>
                                  <a:lnTo>
                                    <a:pt x="4984146" y="8356"/>
                                  </a:lnTo>
                                  <a:lnTo>
                                    <a:pt x="4983503" y="9900"/>
                                  </a:lnTo>
                                  <a:lnTo>
                                    <a:pt x="4980956" y="12457"/>
                                  </a:lnTo>
                                  <a:lnTo>
                                    <a:pt x="4979408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5005566" y="13096"/>
                                  </a:moveTo>
                                  <a:lnTo>
                                    <a:pt x="5001958" y="13096"/>
                                  </a:lnTo>
                                  <a:lnTo>
                                    <a:pt x="5000410" y="12457"/>
                                  </a:lnTo>
                                  <a:lnTo>
                                    <a:pt x="4997850" y="9900"/>
                                  </a:lnTo>
                                  <a:lnTo>
                                    <a:pt x="4997219" y="8356"/>
                                  </a:lnTo>
                                  <a:lnTo>
                                    <a:pt x="4997219" y="4740"/>
                                  </a:lnTo>
                                  <a:lnTo>
                                    <a:pt x="4997850" y="3196"/>
                                  </a:lnTo>
                                  <a:lnTo>
                                    <a:pt x="5000410" y="639"/>
                                  </a:lnTo>
                                  <a:lnTo>
                                    <a:pt x="5001958" y="0"/>
                                  </a:lnTo>
                                  <a:lnTo>
                                    <a:pt x="5005566" y="0"/>
                                  </a:lnTo>
                                  <a:lnTo>
                                    <a:pt x="5007114" y="639"/>
                                  </a:lnTo>
                                  <a:lnTo>
                                    <a:pt x="5009673" y="3196"/>
                                  </a:lnTo>
                                  <a:lnTo>
                                    <a:pt x="5010316" y="4740"/>
                                  </a:lnTo>
                                  <a:lnTo>
                                    <a:pt x="5010316" y="8356"/>
                                  </a:lnTo>
                                  <a:lnTo>
                                    <a:pt x="5009673" y="9900"/>
                                  </a:lnTo>
                                  <a:lnTo>
                                    <a:pt x="5007114" y="12457"/>
                                  </a:lnTo>
                                  <a:lnTo>
                                    <a:pt x="500556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5031736" y="13096"/>
                                  </a:moveTo>
                                  <a:lnTo>
                                    <a:pt x="5028116" y="13096"/>
                                  </a:lnTo>
                                  <a:lnTo>
                                    <a:pt x="5026580" y="12457"/>
                                  </a:lnTo>
                                  <a:lnTo>
                                    <a:pt x="5024020" y="9900"/>
                                  </a:lnTo>
                                  <a:lnTo>
                                    <a:pt x="5023377" y="8356"/>
                                  </a:lnTo>
                                  <a:lnTo>
                                    <a:pt x="5023377" y="4740"/>
                                  </a:lnTo>
                                  <a:lnTo>
                                    <a:pt x="5024020" y="3196"/>
                                  </a:lnTo>
                                  <a:lnTo>
                                    <a:pt x="5026580" y="639"/>
                                  </a:lnTo>
                                  <a:lnTo>
                                    <a:pt x="5028116" y="0"/>
                                  </a:lnTo>
                                  <a:lnTo>
                                    <a:pt x="5031736" y="0"/>
                                  </a:lnTo>
                                  <a:lnTo>
                                    <a:pt x="5033283" y="639"/>
                                  </a:lnTo>
                                  <a:lnTo>
                                    <a:pt x="5035831" y="3196"/>
                                  </a:lnTo>
                                  <a:lnTo>
                                    <a:pt x="5036474" y="4740"/>
                                  </a:lnTo>
                                  <a:lnTo>
                                    <a:pt x="5036474" y="8356"/>
                                  </a:lnTo>
                                  <a:lnTo>
                                    <a:pt x="5035831" y="9900"/>
                                  </a:lnTo>
                                  <a:lnTo>
                                    <a:pt x="5033283" y="12457"/>
                                  </a:lnTo>
                                  <a:lnTo>
                                    <a:pt x="5031736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5057894" y="13096"/>
                                  </a:moveTo>
                                  <a:lnTo>
                                    <a:pt x="5054286" y="13096"/>
                                  </a:lnTo>
                                  <a:lnTo>
                                    <a:pt x="5052738" y="12457"/>
                                  </a:lnTo>
                                  <a:lnTo>
                                    <a:pt x="5050178" y="9900"/>
                                  </a:lnTo>
                                  <a:lnTo>
                                    <a:pt x="5049536" y="8356"/>
                                  </a:lnTo>
                                  <a:lnTo>
                                    <a:pt x="5049536" y="4740"/>
                                  </a:lnTo>
                                  <a:lnTo>
                                    <a:pt x="5050178" y="3196"/>
                                  </a:lnTo>
                                  <a:lnTo>
                                    <a:pt x="5052738" y="639"/>
                                  </a:lnTo>
                                  <a:lnTo>
                                    <a:pt x="5054286" y="0"/>
                                  </a:lnTo>
                                  <a:lnTo>
                                    <a:pt x="5057894" y="0"/>
                                  </a:lnTo>
                                  <a:lnTo>
                                    <a:pt x="5059442" y="639"/>
                                  </a:lnTo>
                                  <a:lnTo>
                                    <a:pt x="5062001" y="3196"/>
                                  </a:lnTo>
                                  <a:lnTo>
                                    <a:pt x="5062632" y="4740"/>
                                  </a:lnTo>
                                  <a:lnTo>
                                    <a:pt x="5062632" y="8356"/>
                                  </a:lnTo>
                                  <a:lnTo>
                                    <a:pt x="5062001" y="9900"/>
                                  </a:lnTo>
                                  <a:lnTo>
                                    <a:pt x="5059442" y="12457"/>
                                  </a:lnTo>
                                  <a:lnTo>
                                    <a:pt x="5057894" y="13096"/>
                                  </a:lnTo>
                                  <a:close/>
                                </a:path>
                                <a:path w="5088890" h="13335">
                                  <a:moveTo>
                                    <a:pt x="5084064" y="13096"/>
                                  </a:moveTo>
                                  <a:lnTo>
                                    <a:pt x="5080444" y="13096"/>
                                  </a:lnTo>
                                  <a:lnTo>
                                    <a:pt x="5078896" y="12457"/>
                                  </a:lnTo>
                                  <a:lnTo>
                                    <a:pt x="5076348" y="9900"/>
                                  </a:lnTo>
                                  <a:lnTo>
                                    <a:pt x="5075705" y="8356"/>
                                  </a:lnTo>
                                  <a:lnTo>
                                    <a:pt x="5075705" y="4740"/>
                                  </a:lnTo>
                                  <a:lnTo>
                                    <a:pt x="5076348" y="3196"/>
                                  </a:lnTo>
                                  <a:lnTo>
                                    <a:pt x="5078896" y="639"/>
                                  </a:lnTo>
                                  <a:lnTo>
                                    <a:pt x="5080444" y="0"/>
                                  </a:lnTo>
                                  <a:lnTo>
                                    <a:pt x="5084064" y="0"/>
                                  </a:lnTo>
                                  <a:lnTo>
                                    <a:pt x="5085600" y="639"/>
                                  </a:lnTo>
                                  <a:lnTo>
                                    <a:pt x="5088159" y="3196"/>
                                  </a:lnTo>
                                  <a:lnTo>
                                    <a:pt x="5088802" y="4740"/>
                                  </a:lnTo>
                                  <a:lnTo>
                                    <a:pt x="5088802" y="8356"/>
                                  </a:lnTo>
                                  <a:lnTo>
                                    <a:pt x="5088159" y="9900"/>
                                  </a:lnTo>
                                  <a:lnTo>
                                    <a:pt x="5085600" y="12457"/>
                                  </a:lnTo>
                                  <a:lnTo>
                                    <a:pt x="5084064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0D39BC1" id="Graphic 13" o:spid="_x0000_s1026" style="position:absolute;margin-left:121.8pt;margin-top:44.65pt;width:400.7pt;height:1.05pt;z-index:-178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889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" path="m8356,13096r-3616,l3196,12457,639,9900,,8356,,4740,639,3196,3196,639,4740,,8356,,9900,639r2557,2557l13096,4740r,3616l12457,9900,9900,12457r-1544,639xem34520,13096r-3617,l29360,12457,26802,9900,26163,8356r,-3616l26802,3196,29360,639,30903,r3617,l36063,639r2558,2557l39260,4740r,3616l38621,9900r-2558,2557l34520,13096xem60683,13096r-3616,l55523,12457,52966,9900,52326,8356r,-3616l52966,3196,55523,639,57067,r3616,l62227,639r2557,2557l65423,4740r,3616l64784,9900r-2557,2557l60683,13096xem86847,13096r-3617,l81686,12457,79129,9900,78490,8356r,-3616l79129,3196,81686,639,83230,r3617,l88390,639r2557,2557l91587,4740r,3616l90947,9900r-2557,2557l86847,13096xem113010,13096r-3617,l107850,12457,105293,9900r-640,-1544l104653,4740r640,-1544l107850,639,109393,r3617,l114553,639r2558,2557l117750,4740r,3616l117111,9900r-2558,2557l113010,13096xem139173,13096r-3616,l134014,12457,131456,9900r-639,-1544l130817,4740r639,-1544l134014,639,135557,r3616,l140717,639r2558,2557l143914,4740r,3616l143275,9900r-2558,2557l139173,13096xem165337,13096r-3617,l160177,12457,157619,9900r-639,-1544l156980,4740r639,-1544l160177,639,161720,r3617,l166880,639r2557,2557l170077,4740r,3616l169437,9900r-2557,2557l165337,13096xem191501,13096r-3617,l186341,12457,183783,9900r-639,-1544l183144,4740r639,-1544l186341,639,187884,r3617,l193044,639r2557,2557l196241,4740r,3616l195601,9900r-2557,2557l191501,13096xem217664,13096r-3618,l212503,12457,209946,9900r-639,-1544l209307,4740r639,-1544l212503,639,214046,r3618,l219207,639r2557,2557l222403,4740r,3616l221764,9900r-2557,2557l217664,13096xem243828,13096r-3618,l238667,12457,236110,9900r-639,-1544l235471,4740r639,-1544l238667,639,240210,r3618,l245371,639r2557,2557l248567,4740r,3616l247928,9900r-2557,2557l243828,13096xem269990,13096r-3616,l264830,12457,262273,9900r-640,-1544l261633,4740r640,-1544l264830,639,266374,r3616,l271533,639r2558,2557l274730,4740r,3616l274091,9900r-2558,2557l269990,13096xem296154,13096r-3617,l290994,12457,288437,9900r-640,-1544l287797,4740r640,-1544l290994,639,292537,r3617,l297697,639r2558,2557l300894,4740r,3616l300255,9900r-2558,2557l296154,13096xem322317,13096r-3616,l317157,12457,314600,9900r-640,-1544l313960,4740r640,-1544l317157,639,318701,r3616,l323861,639r2557,2557l327057,4740r,3616l326418,9900r-2557,2557l322317,13096xem348481,13096r-3617,l343321,12457,340764,9900r-640,-1544l340124,4740r640,-1544l343321,639,344864,r3617,l350024,639r2558,2557l353221,4740r,3616l352582,9900r-2558,2557l348481,13096xem374644,13096r-3616,l369484,12457,366926,9900r-639,-1544l366287,4740r639,-1544l369484,639,371028,r3616,l376188,639r2558,2557l379384,4740r,3616l378746,9900r-2558,2557l374644,13096xem400808,13096r-3617,l395648,12457,393090,9900r-639,-1544l392451,4740r639,-1544l395648,639,397191,r3617,l402351,639r2557,2557l405548,4740r,3616l404908,9900r-2557,2557l400808,13096xem426971,13096r-3616,l421811,12457,419254,9900r-639,-1544l418615,4740r639,-1544l421811,639,423355,r3616,l428515,639r2557,2557l431712,4740r,3616l431072,9900r-2557,2557l426971,13096xem453135,13096r-3617,l447975,12457,445417,9900r-639,-1544l444778,4740r639,-1544l447975,639,449518,r3617,l454678,639r2557,2557l457875,4740r,3616l457235,9900r-2557,2557l453135,13096xem479298,13096r-3616,l474137,12457,471581,9900r-639,-1544l470942,4740r639,-1544l474137,639,475682,r3616,l480842,639r2557,2557l484039,4740r,3616l483399,9900r-2557,2557l479298,13096xem505461,13096r-3617,l500301,12457,497744,9900r-639,-1544l497105,4740r639,-1544l500301,639,501844,r3617,l507005,639r2557,2557l510201,4740r,3616l509562,9900r-2557,2557l505461,13096xem531624,13096r-3616,l526465,12457,523908,9900r-640,-1544l523268,4740r640,-1544l526465,639,528008,r3616,l533169,639r2557,2557l536365,4740r,3616l535726,9900r-2557,2557l531624,13096xem557788,13096r-3617,l552628,12457,550071,9900r-640,-1544l549431,4740r640,-1544l552628,639,554171,r3617,l559331,639r2558,2557l562528,4740r,3616l561889,9900r-2558,2557l557788,13096xem583952,13096r-3617,l578792,12457,576235,9900r-640,-1544l575595,4740r640,-1544l578792,639,580335,r3617,l585495,639r2558,2557l588692,4740r,3616l588053,9900r-2558,2557l583952,13096xem610115,13096r-3617,l604955,12457,602397,9900r-639,-1544l601758,4740r639,-1544l604955,639,606498,r3617,l611658,639r2558,2557l614855,4740r,3616l614216,9900r-2558,2557l610115,13096xem636279,13096r-3617,l631119,12457,628561,9900r-639,-1544l627922,4740r639,-1544l631119,639,632662,r3617,l637822,639r2558,2557l641019,4740r,3616l640380,9900r-2558,2557l636279,13096xem662442,13096r-3616,l657282,12457,654724,9900r-639,-1544l654085,4740r639,-1544l657282,639,658826,r3616,l663986,639r2556,2557l667182,4740r,3616l666542,9900r-2556,2557l662442,13096xem688606,13096r-3617,l683446,12457,680888,9900r-639,-1544l680249,4740r639,-1544l683446,639,684989,r3617,l690149,639r2557,2557l693346,4740r,3616l692706,9900r-2557,2557l688606,13096xem714769,13096r-3616,l709608,12457,707051,9900r-639,-1544l706412,4740r639,-1544l709608,639,711153,r3616,l716312,639r2557,2557l719508,4740r,3616l718869,9900r-2557,2557l714769,13096xem740933,13096r-3618,l735772,12457,733215,9900r-639,-1544l732576,4740r639,-1544l735772,639,737315,r3618,l742476,639r2557,2557l745672,4740r,3616l745033,9900r-2557,2557l740933,13096xem767095,13096r-3616,l761935,12457,759378,9900r-638,-1544l758740,4740r638,-1544l761935,639,763479,r3616,l768640,639r2556,2557l771835,4740r,3616l771196,9900r-2556,2557l767095,13096xem793259,13096r-3617,l788099,12457,785542,9900r-640,-1544l784902,4740r640,-1544l788099,639,789642,r3617,l794802,639r2558,2557l797999,4740r,3616l797360,9900r-2558,2557l793259,13096xem819422,13096r-3616,l814262,12457,811705,9900r-639,-1544l811066,4740r639,-1544l814262,639,815806,r3616,l820966,639r2558,2557l824163,4740r,3616l823524,9900r-2558,2557l819422,13096xem845586,13096r-3617,l840426,12457,837869,9900r-640,-1544l837229,4740r640,-1544l840426,639,841969,r3617,l847129,639r2558,2557l850326,4740r,3616l849687,9900r-2558,2557l845586,13096xem871749,13096r-3616,l866589,12457,864033,9900r-640,-1544l863393,4740r640,-1544l866589,639,868133,r3616,l873293,639r2558,2557l876490,4740r,3616l875851,9900r-2558,2557l871749,13096xem897913,13096r-3617,l892753,12457,890195,9900r-639,-1544l889556,4740r639,-1544l892753,639,894296,r3617,l899456,639r2557,2557l902653,4740r,3616l902013,9900r-2557,2557l897913,13096xem924076,13096r-3616,l918917,12457,916359,9900r-639,-1544l915720,4740r639,-1544l918917,639,920460,r3616,l925620,639r2557,2557l928817,4740r,3616l928177,9900r-2557,2557l924076,13096xem950240,13096r-3617,l945080,12457,942522,9900r-639,-1544l941883,4740r639,-1544l945080,639,946623,r3617,l951783,639r2557,2557l954980,4740r,3616l954340,9900r-2557,2557l950240,13096xem976404,13096r-3617,l971244,12457,968686,9900r-639,-1544l968047,4740r639,-1544l971244,639,972787,r3617,l977947,639r2557,2557l981144,4740r,3616l980504,9900r-2557,2557l976404,13096xem1002567,13096r-3616,l997406,12457,994849,9900r-639,-1544l994210,4740r639,-1544l997406,639,998951,r3616,l1004110,639r2557,2557l1007306,4740r,3616l1006667,9900r-2557,2557l1002567,13096xem1028730,13096r-3617,l1023570,12457r-2557,-2557l1020373,8356r,-3616l1021013,3196r2557,-2557l1025113,r3617,l1030274,639r2557,2557l1033470,4740r,3616l1032831,9900r-2557,2557l1028730,13096xem1054893,13096r-3616,l1049733,12457r-2557,-2557l1046536,8356r,-3616l1047176,3196r2557,-2557l1051277,r3616,l1056436,639r2558,2557l1059633,4740r,3616l1058994,9900r-2558,2557l1054893,13096xem1081057,13096r-3617,l1075897,12457r-2557,-2557l1072700,8356r,-3616l1073340,3196r2557,-2557l1077440,r3617,l1082600,639r2558,2557l1085797,4740r,3616l1085158,9900r-2558,2557l1081057,13096xem1107220,13096r-3616,l1102060,12457r-2558,-2557l1098863,8356r,-3616l1099502,3196r2558,-2557l1103604,r3616,l1108764,639r2557,2557l1111960,4740r,3616l1111321,9900r-2557,2557l1107220,13096xem1133384,13096r-3617,l1128224,12457r-2558,-2557l1125027,8356r,-3616l1125666,3196r2558,-2557l1129767,r3617,l1134927,639r2558,2557l1138124,4740r,3616l1137485,9900r-2558,2557l1133384,13096xem1159547,13096r-3616,l1154387,12457r-2558,-2557l1151191,8356r,-3616l1151829,3196r2558,-2557l1155931,r3616,l1161091,639r2556,2557l1164287,4740r,3616l1163647,9900r-2556,2557l1159547,13096xem1185711,13096r-3617,l1180551,12457r-2558,-2557l1177354,8356r,-3616l1177993,3196r2558,-2557l1182094,r3617,l1187254,639r2557,2557l1190451,4740r,3616l1189811,9900r-2557,2557l1185711,13096xem1211877,13096r-3619,l1206710,12457r-2548,-2557l1203519,8356r,-3616l1204162,3196r2548,-2557l1208258,r3619,l1213413,639r2560,2557l1216616,4740r,3616l1215973,9900r-2560,2557l1211877,13096xem1238035,13096r-3619,l1232880,12457r-2560,-2557l1229677,8356r,-3616l1230320,3196r2560,-2557l1234416,r3619,l1239583,639r2560,2557l1242774,4740r,3616l1242143,9900r-2560,2557l1238035,13096xem1264205,13096r-3619,l1259038,12457r-2560,-2557l1255847,8356r,-3616l1256478,3196r2560,-2557l1260586,r3619,l1265741,639r2560,2557l1268944,4740r,3616l1268301,9900r-2560,2557l1264205,13096xem1290363,13096r-3619,l1285208,12457r-2560,-2557l1282005,8356r,-3616l1282648,3196r2560,-2557l1286744,r3619,l1291911,639r2560,2557l1295102,4740r,3616l1294471,9900r-2560,2557l1290363,13096xem1316533,13096r-3619,l1311366,12457r-2560,-2557l1308175,8356r,-3616l1308806,3196r2560,-2557l1312914,r3619,l1318069,639r2560,2557l1321272,4740r,3616l1320629,9900r-2560,2557l1316533,13096xem1342691,13096r-3619,l1337536,12457r-2560,-2557l1334333,8356r,-3616l1334976,3196r2560,-2557l1339072,r3619,l1344239,639r2548,2557l1347430,4740r,3616l1346787,9900r-2548,2557l1342691,13096xem1368849,13096r-3607,l1363694,12457r-2560,-2557l1360503,8356r,-3616l1361134,3196r2560,-2557l1365242,r3607,l1370397,639r2560,2557l1373600,4740r,3616l1372957,9900r-2560,2557l1368849,13096xem1395019,13096r-3619,l1389864,12457r-2560,-2557l1386661,8356r,-3616l1387304,3196r2560,-2557l1391400,r3619,l1396567,639r2548,2557l1399758,4740r,3616l1399115,9900r-2548,2557l1395019,13096xem1421177,13096r-3607,l1416022,12457r-2560,-2557l1412819,8356r,-3616l1413462,3196r2560,-2557l1417570,r3607,l1422725,639r2560,2557l1425916,4740r,3616l1425285,9900r-2560,2557l1421177,13096xem1447347,13096r-3619,l1442180,12457r-2548,-2557l1438989,8356r,-3616l1439632,3196r2548,-2557l1443728,r3619,l1448883,639r2560,2557l1452086,4740r,3616l1451443,9900r-2560,2557l1447347,13096xem1473505,13096r-3607,l1468350,12457r-2560,-2557l1465147,8356r,-3616l1465790,3196r2560,-2557l1469898,r3607,l1475053,639r2560,2557l1478244,4740r,3616l1477613,9900r-2560,2557l1473505,13096xem1499675,13096r-3619,l1494508,12457r-2548,-2557l1491317,8356r,-3616l1491960,3196r2548,-2557l1496056,r3619,l1501211,639r2560,2557l1504414,4740r,3616l1503771,9900r-2560,2557l1499675,13096xem1525833,13096r-3619,l1520678,12457r-2560,-2557l1517475,8356r,-3616l1518118,3196r2560,-2557l1522214,r3619,l1527381,639r2560,2557l1530572,4740r,3616l1529941,9900r-2560,2557l1525833,13096xem1552003,13096r-3619,l1546836,12457r-2560,-2557l1543645,8356r,-3616l1544276,3196r2560,-2557l1548384,r3619,l1553539,639r2560,2557l1556742,4740r,3616l1556099,9900r-2560,2557l1552003,13096xem1578161,13096r-3619,l1573006,12457r-2560,-2557l1569803,8356r,-3616l1570446,3196r2560,-2557l1574542,r3619,l1579709,639r2560,2557l1582900,4740r,3616l1582269,9900r-2560,2557l1578161,13096xem1604331,13096r-3619,l1599164,12457r-2560,-2557l1595973,8356r,-3616l1596604,3196r2560,-2557l1600712,r3619,l1605867,639r2560,2557l1609070,4740r,3616l1608427,9900r-2560,2557l1604331,13096xem1630489,13096r-3619,l1625334,12457r-2560,-2557l1622131,8356r,-3616l1622774,3196r2560,-2557l1626870,r3619,l1632037,639r2548,2557l1635228,4740r,3616l1634585,9900r-2548,2557l1630489,13096xem1656647,13096r-3608,l1651492,12457r-2560,-2557l1648301,8356r,-3616l1648932,3196r2560,-2557l1653039,r3608,l1658195,639r2560,2557l1661398,4740r,3616l1660755,9900r-2560,2557l1656647,13096xem1682817,13096r-3619,l1677662,12457r-2560,-2557l1674459,8356r,-3616l1675102,3196r2560,-2557l1679198,r3619,l1684365,639r2548,2557l1687556,4740r,3616l1686913,9900r-2548,2557l1682817,13096xem1708975,13096r-3608,l1703820,12457r-2560,-2557l1700617,8356r,-3616l1701260,3196r2560,-2557l1705367,r3608,l1710523,639r2560,2557l1713714,4740r,3616l1713083,9900r-2560,2557l1708975,13096xem1735145,13096r-3620,l1729978,12457r-2548,-2557l1726787,8356r,-3616l1727430,3196r2548,-2557l1731525,r3620,l1736681,639r2560,2557l1739884,4740r,3616l1739241,9900r-2560,2557l1735145,13096xem1761303,13096r-3608,l1756148,12457r-2560,-2557l1752945,8356r,-3616l1753588,3196r2560,-2557l1757695,r3608,l1762851,639r2560,2557l1766042,4740r,3616l1765411,9900r-2560,2557l1761303,13096xem1787473,13096r-3620,l1782306,12457r-2548,-2557l1779115,8356r,-3616l1779758,3196r2548,-2557l1783853,r3620,l1789009,639r2560,2557l1792212,4740r,3616l1791569,9900r-2560,2557l1787473,13096xem1813631,13096r-3620,l1808476,12457r-2560,-2557l1805273,8356r,-3616l1805916,3196r2560,-2557l1810011,r3620,l1815179,639r2560,2557l1818370,4740r,3616l1817739,9900r-2560,2557l1813631,13096xem1839801,13096r-3620,l1834634,12457r-2560,-2557l1831443,8356r,-3616l1832074,3196r2560,-2557l1836181,r3620,l1841337,639r2560,2557l1844540,4740r,3616l1843897,9900r-2560,2557l1839801,13096xem1865959,13096r-3620,l1860804,12457r-2560,-2557l1857601,8356r,-3616l1858244,3196r2560,-2557l1862339,r3620,l1867507,639r2548,2557l1870698,4740r,3616l1870055,9900r-2548,2557l1865959,13096xem1892129,13096r-3620,l1886962,12457r-2560,-2557l1883771,8356r,-3616l1884402,3196r2560,-2557l1888509,r3620,l1893665,639r2560,2557l1896868,4740r,3616l1896225,9900r-2560,2557l1892129,13096xem1918287,13096r-3620,l1913132,12457r-2560,-2557l1909929,8356r,-3616l1910572,3196r2560,-2557l1914667,r3620,l1919835,639r2548,2557l1923026,4740r,3616l1922383,9900r-2548,2557l1918287,13096xem1944445,13096r-3608,l1939290,12457r-2560,-2557l1936099,8356r,-3616l1936730,3196r2560,-2557l1940837,r3608,l1945993,639r2560,2557l1949196,4740r,3616l1948553,9900r-2560,2557l1944445,13096xem1970615,13096r-3620,l1965448,12457r-2548,-2557l1962257,8356r,-3616l1962900,3196r2548,-2557l1966995,r3620,l1972163,639r2548,2557l1975354,4740r,3616l1974711,9900r-2548,2557l1970615,13096xem1996773,13096r-3608,l1991618,12457r-2560,-2557l1988415,8356r,-3616l1989058,3196r2560,-2557l1993165,r3608,l1998321,639r2560,2557l2001512,4740r,3616l2000881,9900r-2560,2557l1996773,13096xem2022943,13096r-3620,l2017776,12457r-2548,-2557l2014585,8356r,-3616l2015228,3196r2548,-2557l2019323,r3620,l2024479,639r2560,2557l2027682,4740r,3616l2027039,9900r-2560,2557l2022943,13096xem2049101,13096r-3620,l2043945,12457r-2559,-2557l2040743,8356r,-3616l2041386,3196r2559,-2557l2045481,r3620,l2050649,639r2560,2557l2053840,4740r,3616l2053209,9900r-2560,2557l2049101,13096xem2075271,13096r-3620,l2070104,12457r-2548,-2557l2066913,8356r,-3616l2067556,3196r2548,-2557l2071651,r3620,l2076807,639r2560,2557l2080010,4740r,3616l2079367,9900r-2560,2557l2075271,13096xem2101429,13096r-3620,l2096273,12457r-2559,-2557l2093071,8356r,-3616l2093714,3196r2559,-2557l2097809,r3620,l2102977,639r2560,2557l2106168,4740r,3616l2105537,9900r-2560,2557l2101429,13096xem2127599,13096r-3620,l2122432,12457r-2560,-2557l2119241,8356r,-3616l2119872,3196r2560,-2557l2123979,r3620,l2129135,639r2560,2557l2132338,4740r,3616l2131695,9900r-2560,2557l2127599,13096xem2153757,13096r-3620,l2148601,12457r-2559,-2557l2145399,8356r,-3616l2146042,3196r2559,-2557l2150137,r3620,l2155305,639r2548,2557l2158496,4740r,3616l2157853,9900r-2548,2557l2153757,13096xem2179927,13096r-3620,l2174759,12457r-2559,-2557l2171569,8356r,-3616l2172200,3196r2559,-2557l2176307,r3620,l2181463,639r2560,2557l2184665,4740r,3616l2184023,9900r-2560,2557l2179927,13096xem2206085,13096r-3620,l2200929,12457r-2559,-2557l2197727,8356r,-3616l2198370,3196r2559,-2557l2202465,r3620,l2207633,639r2548,2557l2210824,4740r,3616l2210181,9900r-2548,2557l2206085,13096xem2232243,13096r-3608,l2227087,12457r-2559,-2557l2223897,8356r,-3616l2224528,3196r2559,-2557l2228635,r3608,l2233791,639r2560,2557l2236993,4740r,3616l2236351,9900r-2560,2557l2232243,13096xem2258413,13096r-3620,l2253245,12457r-2547,-2557l2250055,8356r,-3616l2250698,3196r2547,-2557l2254793,r3620,l2259961,639r2548,2557l2263151,4740r,3616l2262509,9900r-2548,2557l2258413,13096xem2284571,13096r-3608,l2279415,12457r-2559,-2557l2276213,8356r,-3616l2276856,3196r2559,-2557l2280963,r3608,l2286119,639r2559,2557l2289310,4740r,3616l2288678,9900r-2559,2557l2284571,13096xem2310741,13096r-3620,l2305573,12457r-2547,-2557l2302383,8356r,-3616l2303026,3196r2547,-2557l2307121,r3620,l2312277,639r2560,2557l2315479,4740r,3616l2314837,9900r-2560,2557l2310741,13096xem2336899,13096r-3620,l2331743,12457r-2559,-2557l2328541,8356r,-3616l2329184,3196r2559,-2557l2333279,r3620,l2338447,639r2559,2557l2341637,4740r,3616l2341006,9900r-2559,2557l2336899,13096xem2363069,13096r-3620,l2357901,12457r-2559,-2557l2354711,8356r,-3616l2355342,3196r2559,-2557l2359449,r3620,l2364605,639r2559,2557l2367807,4740r,3616l2367164,9900r-2559,2557l2363069,13096xem2389227,13096r-3620,l2384071,12457r-2559,-2557l2380869,8356r,-3616l2381512,3196r2559,-2557l2385607,r3620,l2390775,639r2559,2557l2393965,4740r,3616l2393334,9900r-2559,2557l2389227,13096xem2415397,13096r-3620,l2410229,12457r-2559,-2557l2407039,8356r,-3616l2407670,3196r2559,-2557l2411777,r3620,l2416933,639r2559,2557l2420135,4740r,3616l2419492,9900r-2559,2557l2415397,13096xem2441555,13096r-3620,l2436399,12457r-2560,-2557l2433197,8356r,-3616l2433839,3196r2560,-2557l2437935,r3620,l2443103,639r2559,2557l2446293,4740r,3616l2445662,9900r-2559,2557l2441555,13096xem2467713,13096r-3608,l2462557,12457r-2559,-2557l2459366,8356r,-3616l2459998,3196r2559,-2557l2464105,r3608,l2469261,639r2559,2557l2472463,4740r,3616l2471820,9900r-2559,2557l2467713,13096xem2493883,13096r-3620,l2488727,12457r-2560,-2557l2485525,8356r,-3616l2486167,3196r2560,-2557l2490263,r3620,l2495431,639r2547,2557l2498621,4740r,3616l2497978,9900r-2547,2557l2493883,13096xem2520041,13096r-3608,l2514885,12457r-2560,-2557l2511694,8356r,-3616l2512325,3196r2560,-2557l2516433,r3608,l2521589,639r2559,2557l2524791,4740r,3616l2524148,9900r-2559,2557l2520041,13096xem2546211,13096r-3620,l2541043,12457r-2548,-2557l2537852,8356r,-3616l2538495,3196r2548,-2557l2542591,r3620,l2547747,639r2559,2557l2550949,4740r,3616l2550306,9900r-2559,2557l2546211,13096xem2572369,13096r-3608,l2567213,12457r-2560,-2557l2564011,8356r,-3616l2564653,3196r2560,-2557l2568761,r3608,l2573917,639r2559,2557l2577107,4740r,3616l2576476,9900r-2559,2557l2572369,13096xem2598539,13096r-3620,l2593371,12457r-2548,-2557l2590180,8356r,-3616l2590823,3196r2548,-2557l2594919,r3620,l2600075,639r2559,2557l2603277,4740r,3616l2602634,9900r-2559,2557l2598539,13096xem2624697,13096r-3620,l2619541,12457r-2560,-2557l2616338,8356r,-3616l2616981,3196r2560,-2557l2621077,r3620,l2626244,639r2560,2557l2629435,4740r,3616l2628804,9900r-2560,2557l2624697,13096xem2650867,13096r-3620,l2645699,12457r-2560,-2557l2642508,8356r,-3616l2643139,3196r2560,-2557l2647247,r3620,l2652403,639r2559,2557l2655605,4740r,3616l2654962,9900r-2559,2557l2650867,13096xem2677025,13096r-3620,l2671869,12457r-2560,-2557l2668666,8356r,-3616l2669309,3196r2560,-2557l2673405,r3620,l2678572,639r2560,2557l2681763,4740r,3616l2681132,9900r-2560,2557l2677025,13096xem2703195,13096r-3620,l2698027,12457r-2560,-2557l2694836,8356r,-3616l2695467,3196r2560,-2557l2699575,r3620,l2704730,639r2560,2557l2707933,4740r,3616l2707290,9900r-2560,2557l2703195,13096xem2729353,13096r-3620,l2724197,12457r-2560,-2557l2720994,8356r,-3616l2721637,3196r2560,-2557l2725733,r3620,l2730900,639r2548,2557l2734091,4740r,3616l2733448,9900r-2548,2557l2729353,13096xem2755523,13096r-3620,l2750355,12457r-2560,-2557l2747164,8356r,-3616l2747795,3196r2560,-2557l2751903,r3620,l2757058,639r2560,2557l2760261,4740r,3616l2759618,9900r-2560,2557l2755523,13096xem2781681,13096r-3620,l2776525,12457r-2560,-2557l2773322,8356r,-3616l2773965,3196r2560,-2557l2778061,r3620,l2783228,639r2548,2557l2786419,4740r,3616l2785776,9900r-2548,2557l2781681,13096xem2807839,13096r-3608,l2802683,12457r-2560,-2557l2799480,8356r,-3616l2800123,3196r2560,-2557l2804231,r3608,l2809386,639r2560,2557l2812577,4740r,3616l2811946,9900r-2560,2557l2807839,13096xem2834009,13096r-3620,l2828841,12457r-2548,-2557l2825650,8356r,-3616l2826293,3196r2548,-2557l2830389,r3620,l2835544,639r2560,2557l2838747,4740r,3616l2838104,9900r-2560,2557l2834009,13096xem2860167,13096r-3608,l2855011,12457r-2560,-2557l2851808,8356r,-3616l2852451,3196r2560,-2557l2856559,r3608,l2861714,639r2560,2557l2864905,4740r,3616l2864274,9900r-2560,2557l2860167,13096xem2886337,13096r-3620,l2881169,12457r-2548,-2557l2877978,8356r,-3616l2878621,3196r2548,-2557l2882717,r3620,l2887872,639r2560,2557l2891075,4740r,3616l2890432,9900r-2560,2557l2886337,13096xem2912495,13096r-3620,l2907339,12457r-2560,-2557l2904136,8356r,-3616l2904779,3196r2560,-2557l2908875,r3620,l2914042,639r2560,2557l2917233,4740r,3616l2916602,9900r-2560,2557l2912495,13096xem2938664,13096r-3619,l2933497,12457r-2560,-2557l2930306,8356r,-3616l2930937,3196r2560,-2557l2935045,r3619,l2940200,639r2560,2557l2943403,4740r,3616l2942760,9900r-2560,2557l2938664,13096xem2964823,13096r-3620,l2959667,12457r-2560,-2557l2956464,8356r,-3616l2957107,3196r2560,-2557l2961203,r3620,l2966370,639r2560,2557l2969561,4740r,3616l2968930,9900r-2560,2557l2964823,13096xem2990992,13096r-3619,l2985825,12457r-2560,-2557l2982634,8356r,-3616l2983265,3196r2560,-2557l2987373,r3619,l2992528,639r2560,2557l2995731,4740r,3616l2995088,9900r-2560,2557l2990992,13096xem3017150,13096r-3619,l3011995,12457r-2560,-2557l3008792,8356r,-3616l3009435,3196r2560,-2557l3013531,r3619,l3018698,639r2548,2557l3021889,4740r,3616l3021246,9900r-2548,2557l3017150,13096xem3043309,13096r-3608,l3038153,12457r-2560,-2557l3034962,8356r,-3616l3035593,3196r2560,-2557l3039701,r3608,l3044856,639r2560,2557l3048059,4740r,3616l3047416,9900r-2560,2557l3043309,13096xem3069478,13096r-3619,l3064323,12457r-2560,-2557l3061120,8356r,-3616l3061763,3196r2560,-2557l3065859,r3619,l3071026,639r2548,2557l3074217,4740r,3616l3073574,9900r-2548,2557l3069478,13096xem3095636,13096r-3607,l3090481,12457r-2560,-2557l3087278,8356r,-3616l3087921,3196r2560,-2557l3092029,r3607,l3097184,639r2560,2557l3100387,4740r,3616l3099744,9900r-2560,2557l3095636,13096xem3121806,13096r-3619,l3116639,12457r-2548,-2557l3113448,8356r,-3616l3114091,3196r2548,-2557l3118187,r3619,l3123342,639r2560,2557l3126545,4740r,3616l3125902,9900r-2560,2557l3121806,13096xem3147964,13096r-3619,l3142809,12457r-2560,-2557l3139606,8356r,-3616l3140249,3196r2560,-2557l3144345,r3619,l3149512,639r2560,2557l3152703,4740r,3616l3152072,9900r-2560,2557l3147964,13096xem3174134,13096r-3619,l3168967,12457r-2548,-2557l3165776,8356r,-3616l3166419,3196r2548,-2557l3170515,r3619,l3175670,639r2560,2557l3178873,4740r,3616l3178230,9900r-2560,2557l3174134,13096xem3200292,13096r-3619,l3195137,12457r-2560,-2557l3191934,8356r,-3616l3192577,3196r2560,-2557l3196673,r3619,l3201840,639r2560,2557l3205031,4740r,3616l3204400,9900r-2560,2557l3200292,13096xem3226462,13096r-3619,l3221295,12457r-2560,-2557l3218104,8356r,-3616l3218735,3196r2560,-2557l3222843,r3619,l3227998,639r2560,2557l3231201,4740r,3616l3230558,9900r-2560,2557l3226462,13096xem3252620,13096r-3619,l3247465,12457r-2560,-2557l3244262,8356r,-3616l3244905,3196r2560,-2557l3249001,r3619,l3254168,639r2560,2557l3257359,4740r,3616l3256728,9900r-2560,2557l3252620,13096xem3278790,13096r-3619,l3273623,12457r-2560,-2557l3270432,8356r,-3616l3271063,3196r2560,-2557l3275171,r3619,l3280326,639r2560,2557l3283529,4740r,3616l3282886,9900r-2560,2557l3278790,13096xem3304948,13096r-3619,l3299793,12457r-2560,-2557l3296590,8356r,-3616l3297233,3196r2560,-2557l3301329,r3619,l3306496,639r2548,2557l3309687,4740r,3616l3309044,9900r-2548,2557l3304948,13096xem3331106,13096r-3607,l3325951,12457r-2560,-2557l3322760,8356r,-3616l3323391,3196r2560,-2557l3327499,r3607,l3332654,639r2560,2557l3335857,4740r,3616l3335214,9900r-2560,2557l3331106,13096xem3357276,13096r-3619,l3352121,12457r-2560,-2557l3348918,8356r,-3616l3349561,3196r2560,-2557l3353657,r3619,l3358824,639r2548,2557l3362015,4740r,3616l3361372,9900r-2548,2557l3357276,13096xem3383434,13096r-3607,l3378279,12457r-2560,-2557l3375076,8356r,-3616l3375719,3196r2560,-2557l3379827,r3607,l3384982,639r2560,2557l3388173,4740r,3616l3387542,9900r-2560,2557l3383434,13096xem3409604,13096r-3619,l3404437,12457r-2548,-2557l3401246,8356r,-3616l3401889,3196r2548,-2557l3405985,r3619,l3411140,639r2560,2557l3414343,4740r,3616l3413700,9900r-2560,2557l3409604,13096xem3435762,13096r-3607,l3430607,12457r-2560,-2557l3427404,8356r,-3616l3428047,3196r2560,-2557l3432155,r3607,l3437310,639r2560,2557l3440501,4740r,3616l3439870,9900r-2560,2557l3435762,13096xem3461932,13096r-3619,l3456765,12457r-2548,-2557l3453574,8356r,-3616l3454217,3196r2548,-2557l3458313,r3619,l3463468,639r2560,2557l3466671,4740r,3616l3466028,9900r-2560,2557l3461932,13096xem3488090,13096r-3619,l3482935,12457r-2560,-2557l3479732,8356r,-3616l3480375,3196r2560,-2557l3484471,r3619,l3489638,639r2560,2557l3492829,4740r,3616l3492198,9900r-2560,2557l3488090,13096xem3514260,13096r-3619,l3509093,12457r-2560,-2557l3505902,8356r,-3616l3506533,3196r2560,-2557l3510641,r3619,l3515796,639r2560,2557l3518999,4740r,3616l3518356,9900r-2560,2557l3514260,13096xem3540418,13096r-3619,l3535263,12457r-2560,-2557l3532060,8356r,-3616l3532703,3196r2560,-2557l3536799,r3619,l3541966,639r2560,2557l3545157,4740r,3616l3544526,9900r-2560,2557l3540418,13096xem3566588,13096r-3619,l3561421,12457r-2560,-2557l3558230,8356r,-3616l3558861,3196r2560,-2557l3562969,r3619,l3568124,639r2560,2557l3571327,4740r,3616l3570684,9900r-2560,2557l3566588,13096xem3592746,13096r-3619,l3587591,12457r-2560,-2557l3584388,8356r,-3616l3585031,3196r2560,-2557l3589127,r3619,l3594294,639r2548,2557l3597485,4740r,3616l3596842,9900r-2548,2557l3592746,13096xem3618904,13096r-3607,l3613749,12457r-2560,-2557l3610558,8356r,-3616l3611189,3196r2560,-2557l3615297,r3607,l3620452,639r2560,2557l3623655,4740r,3616l3623012,9900r-2560,2557l3618904,13096xem3645074,13096r-3619,l3639907,12457r-2548,-2557l3636716,8356r,-3616l3637359,3196r2548,-2557l3641455,r3619,l3646622,639r2548,2557l3649813,4740r,3616l3649170,9900r-2548,2557l3645074,13096xem3671232,13096r-3607,l3666077,12457r-2560,-2557l3662874,8356r,-3616l3663517,3196r2560,-2557l3667625,r3607,l3672780,639r2560,2557l3675971,4740r,3616l3675340,9900r-2560,2557l3671232,13096xem3697402,13096r-3619,l3692235,12457r-2548,-2557l3689044,8356r,-3616l3689687,3196r2548,-2557l3693783,r3619,l3698938,639r2560,2557l3702141,4740r,3616l3701498,9900r-2560,2557l3697402,13096xem3723560,13096r-3607,l3718405,12457r-2560,-2557l3715202,8356r,-3616l3715845,3196r2560,-2557l3719953,r3607,l3725108,639r2560,2557l3728299,4740r,3616l3727668,9900r-2560,2557l3723560,13096xem3749730,13096r-3619,l3744563,12457r-2548,-2557l3741372,8356r,-3616l3742015,3196r2548,-2557l3746111,r3619,l3751266,639r2560,2557l3754469,4740r,3616l3753826,9900r-2560,2557l3749730,13096xem3775888,13096r-3619,l3770733,12457r-2560,-2557l3767530,8356r,-3616l3768173,3196r2560,-2557l3772269,r3619,l3777436,639r2560,2557l3780627,4740r,3616l3779996,9900r-2560,2557l3775888,13096xem3802058,13096r-3619,l3796891,12457r-2560,-2557l3793700,8356r,-3616l3794331,3196r2560,-2557l3798439,r3619,l3803594,639r2560,2557l3806797,4740r,3616l3806154,9900r-2560,2557l3802058,13096xem3828216,13096r-3619,l3823061,12457r-2560,-2557l3819858,8356r,-3616l3820501,3196r2560,-2557l3824597,r3619,l3829764,639r2548,2557l3832955,4740r,3616l3832312,9900r-2548,2557l3828216,13096xem3854386,13096r-3619,l3849219,12457r-2560,-2557l3846028,8356r,-3616l3846659,3196r2560,-2557l3850767,r3619,l3855922,639r2560,2557l3859125,4740r,3616l3858482,9900r-2560,2557l3854386,13096xem3880544,13096r-3619,l3875389,12457r-2560,-2557l3872186,8356r,-3616l3872829,3196r2560,-2557l3876925,r3619,l3882092,639r2548,2557l3885283,4740r,3616l3884640,9900r-2548,2557l3880544,13096xem3906702,13096r-3607,l3901547,12457r-2560,-2557l3898356,8356r,-3616l3898987,3196r2560,-2557l3903095,r3607,l3908250,639r2560,2557l3911453,4740r,3616l3910810,9900r-2560,2557l3906702,13096xem3932872,13096r-3619,l3927705,12457r-2548,-2557l3924514,8356r,-3616l3925157,3196r2548,-2557l3929253,r3619,l3934420,639r2548,2557l3937611,4740r,3616l3936968,9900r-2548,2557l3932872,13096xem3959030,13096r-3607,l3953875,12457r-2560,-2557l3950672,8356r,-3616l3951315,3196r2560,-2557l3955423,r3607,l3960578,639r2560,2557l3963769,4740r,3616l3963138,9900r-2560,2557l3959030,13096xem3985200,13096r-3619,l3980033,12457r-2548,-2557l3976842,8356r,-3616l3977485,3196r2548,-2557l3981581,r3619,l3986736,639r2560,2557l3989939,4740r,3616l3989296,9900r-2560,2557l3985200,13096xem4011358,13096r-3619,l4006203,12457r-2560,-2557l4003000,8356r,-3616l4003643,3196r2560,-2557l4007739,r3619,l4012906,639r2560,2557l4016097,4740r,3616l4015466,9900r-2560,2557l4011358,13096xem4037528,13096r-3619,l4032361,12457r-2548,-2557l4029170,8356r,-3616l4029813,3196r2548,-2557l4033909,r3619,l4039064,639r2560,2557l4042267,4740r,3616l4041624,9900r-2560,2557l4037528,13096xem4063686,13096r-3619,l4058531,12457r-2560,-2557l4055328,8356r,-3616l4055971,3196r2560,-2557l4060067,r3619,l4065234,639r2560,2557l4068425,4740r,3616l4067794,9900r-2560,2557l4063686,13096xem4089856,13096r-3619,l4084689,12457r-2560,-2557l4081498,8356r,-3616l4082129,3196r2560,-2557l4086237,r3619,l4091392,639r2560,2557l4094595,4740r,3616l4093952,9900r-2560,2557l4089856,13096xem4116014,13096r-3619,l4110859,12457r-2560,-2557l4107656,8356r,-3616l4108299,3196r2560,-2557l4112395,r3619,l4117562,639r2548,2557l4120753,4740r,3616l4120110,9900r-2548,2557l4116014,13096xem4142184,13096r-3620,l4137017,12457r-2560,-2557l4133826,8356r,-3616l4134457,3196r2560,-2557l4138564,r3620,l4143720,639r2560,2557l4146923,4740r,3616l4146280,9900r-2560,2557l4142184,13096xem4168342,13096r-3619,l4163187,12457r-2560,-2557l4159984,8356r,-3616l4160627,3196r2560,-2557l4164723,r3619,l4169890,639r2548,2557l4173081,4740r,3616l4172438,9900r-2548,2557l4168342,13096xem4194500,13096r-3608,l4189345,12457r-2560,-2557l4186154,8356r,-3616l4186785,3196r2560,-2557l4190892,r3608,l4196048,639r2560,2557l4199251,4740r,3616l4198608,9900r-2560,2557l4194500,13096xem4220670,13096r-3619,l4215503,12457r-2548,-2557l4212312,8356r,-3616l4212955,3196r2548,-2557l4217051,r3619,l4222218,639r2548,2557l4225409,4740r,3616l4224766,9900r-2548,2557l4220670,13096xem4246828,13096r-3608,l4241673,12457r-2560,-2557l4238470,8356r,-3616l4239113,3196r2560,-2557l4243220,r3608,l4248376,639r2560,2557l4251567,4740r,3616l4250936,9900r-2560,2557l4246828,13096xem4272998,13096r-3620,l4267831,12457r-2548,-2557l4264640,8356r,-3616l4265283,3196r2548,-2557l4269378,r3620,l4274534,639r2560,2557l4277737,4740r,3616l4277094,9900r-2560,2557l4272998,13096xem4299156,13096r-3619,l4294001,12457r-2560,-2557l4290798,8356r,-3616l4291441,3196r2560,-2557l4295537,r3619,l4300704,639r2560,2557l4303895,4740r,3616l4303264,9900r-2560,2557l4299156,13096xem4325326,13096r-3620,l4320159,12457r-2548,-2557l4316968,8356r,-3616l4317611,3196r2548,-2557l4321706,r3620,l4326862,639r2560,2557l4330065,4740r,3616l4329422,9900r-2560,2557l4325326,13096xem4351484,13096r-3620,l4346329,12457r-2560,-2557l4343126,8356r,-3616l4343769,3196r2560,-2557l4347864,r3620,l4353032,639r2560,2557l4356223,4740r,3616l4355592,9900r-2560,2557l4351484,13096xem4377654,13096r-3620,l4372487,12457r-2560,-2557l4369296,8356r,-3616l4369927,3196r2560,-2557l4374034,r3620,l4379190,639r2560,2557l4382393,4740r,3616l4381750,9900r-2560,2557l4377654,13096xem4403812,13096r-3620,l4398657,12457r-2560,-2557l4395454,8356r,-3616l4396097,3196r2560,-2557l4400192,r3620,l4405360,639r2548,2557l4408551,4740r,3616l4407908,9900r-2548,2557l4403812,13096xem4429982,13096r-3620,l4424815,12457r-2560,-2557l4421624,8356r,-3616l4422255,3196r2560,-2557l4426362,r3620,l4431518,639r2560,2557l4434721,4740r,3616l4434078,9900r-2560,2557l4429982,13096xem4456140,13096r-3620,l4450985,12457r-2560,-2557l4447782,8356r,-3616l4448425,3196r2560,-2557l4452520,r3620,l4457688,639r2548,2557l4460879,4740r,3616l4460236,9900r-2548,2557l4456140,13096xem4482298,13096r-3608,l4477143,12457r-2560,-2557l4473952,8356r,-3616l4474583,3196r2560,-2557l4478690,r3608,l4483846,639r2560,2557l4487049,4740r,3616l4486406,9900r-2560,2557l4482298,13096xem4508468,13096r-3620,l4503301,12457r-2548,-2557l4500110,8356r,-3616l4500753,3196r2548,-2557l4504848,r3620,l4510004,639r2560,2557l4513207,4740r,3616l4512564,9900r-2560,2557l4508468,13096xem4534626,13096r-3608,l4529471,12457r-2560,-2557l4526268,8356r,-3616l4526911,3196r2560,-2557l4531018,r3608,l4536174,639r2560,2557l4539365,4740r,3616l4538734,9900r-2560,2557l4534626,13096xem4560796,13096r-3620,l4555629,12457r-2548,-2557l4552438,8356r,-3616l4553081,3196r2548,-2557l4557176,r3620,l4562332,639r2560,2557l4565535,4740r,3616l4564892,9900r-2560,2557l4560796,13096xem4586954,13096r-3620,l4581798,12457r-2559,-2557l4578596,8356r,-3616l4579239,3196r2559,-2557l4583334,r3620,l4588502,639r2560,2557l4591693,4740r,3616l4591062,9900r-2560,2557l4586954,13096xem4613124,13096r-3620,l4607957,12457r-2560,-2557l4604766,8356r,-3616l4605397,3196r2560,-2557l4609504,r3620,l4614660,639r2560,2557l4617863,4740r,3616l4617220,9900r-2560,2557l4613124,13096xem4639282,13096r-3620,l4634126,12457r-2559,-2557l4630924,8356r,-3616l4631567,3196r2559,-2557l4635662,r3620,l4640830,639r2560,2557l4644021,4740r,3616l4643390,9900r-2560,2557l4639282,13096xem4665452,13096r-3620,l4660284,12457r-2559,-2557l4657094,8356r,-3616l4657725,3196r2559,-2557l4661832,r3620,l4666988,639r2560,2557l4670190,4740r,3616l4669548,9900r-2560,2557l4665452,13096xem4691610,13096r-3620,l4686454,12457r-2559,-2557l4683252,8356r,-3616l4683895,3196r2559,-2557l4687990,r3620,l4693158,639r2548,2557l4696349,4740r,3616l4695706,9900r-2548,2557l4691610,13096xem4717768,13096r-3608,l4712612,12457r-2559,-2557l4709422,8356r,-3616l4710053,3196r2559,-2557l4714160,r3608,l4719316,639r2560,2557l4722518,4740r,3616l4721876,9900r-2560,2557l4717768,13096xem4743938,13096r-3620,l4738782,12457r-2559,-2557l4735580,8356r,-3616l4736223,3196r2559,-2557l4740318,r3620,l4745486,639r2548,2557l4748676,4740r,3616l4748034,9900r-2548,2557l4743938,13096xem4770096,13096r-3608,l4764940,12457r-2559,-2557l4761750,8356r,-3616l4762381,3196r2559,-2557l4766488,r3608,l4771644,639r2559,2557l4774846,4740r,3616l4774203,9900r-2559,2557l4770096,13096xem4796266,13096r-3620,l4791098,12457r-2547,-2557l4787908,8356r,-3616l4788551,3196r2547,-2557l4792646,r3620,l4797802,639r2560,2557l4801004,4740r,3616l4800362,9900r-2560,2557l4796266,13096xem4822424,13096r-3608,l4817268,12457r-2559,-2557l4814066,8356r,-3616l4814709,3196r2559,-2557l4818816,r3608,l4823972,639r2559,2557l4827162,4740r,3616l4826531,9900r-2559,2557l4822424,13096xem4848594,13096r-3620,l4843426,12457r-2548,-2557l4840236,8356r,-3616l4840878,3196r2548,-2557l4844974,r3620,l4850130,639r2559,2557l4853332,4740r,3616l4852689,9900r-2559,2557l4848594,13096xem4874752,13096r-3620,l4869596,12457r-2559,-2557l4866394,8356r,-3616l4867037,3196r2559,-2557l4871132,r3620,l4876300,639r2559,2557l4879490,4740r,3616l4878859,9900r-2559,2557l4874752,13096xem4900922,13096r-3620,l4895754,12457r-2559,-2557l4892564,8356r,-3616l4893195,3196r2559,-2557l4897302,r3620,l4902458,639r2559,2557l4905660,4740r,3616l4905017,9900r-2559,2557l4900922,13096xem4927080,13096r-3620,l4921924,12457r-2560,-2557l4918722,8356r,-3616l4919364,3196r2560,-2557l4923460,r3620,l4928628,639r2559,2557l4931818,4740r,3616l4931187,9900r-2559,2557l4927080,13096xem4953250,13096r-3620,l4948082,12457r-2559,-2557l4944891,8356r,-3616l4945523,3196r2559,-2557l4949630,r3620,l4954786,639r2559,2557l4957988,4740r,3616l4957345,9900r-2559,2557l4953250,13096xem4979408,13096r-3620,l4974252,12457r-2560,-2557l4971050,8356r,-3616l4971692,3196r2560,-2557l4975788,r3620,l4980956,639r2547,2557l4984146,4740r,3616l4983503,9900r-2547,2557l4979408,13096xem5005566,13096r-3608,l5000410,12457r-2560,-2557l4997219,8356r,-3616l4997850,3196r2560,-2557l5001958,r3608,l5007114,639r2559,2557l5010316,4740r,3616l5009673,9900r-2559,2557l5005566,13096xem5031736,13096r-3620,l5026580,12457r-2560,-2557l5023377,8356r,-3616l5024020,3196r2560,-2557l5028116,r3620,l5033283,639r2548,2557l5036474,4740r,3616l5035831,9900r-2548,2557l5031736,13096xem5057894,13096r-3608,l5052738,12457r-2560,-2557l5049536,8356r,-3616l5050178,3196r2560,-2557l5054286,r3608,l5059442,639r2559,2557l5062632,4740r,3616l5062001,9900r-2559,2557l5057894,13096xem5084064,13096r-3620,l5078896,12457r-2548,-2557l5075705,8356r,-3616l5076348,3196r2548,-2557l5080444,r3620,l5085600,639r2559,2557l5088802,4740r,3616l5088159,9900r-2559,2557l5084064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7" w:history="1">
            <w:r w:rsidR="006671D6">
              <w:rPr>
                <w:color w:val="1A1A1A"/>
                <w:lang w:eastAsia="zh-TW"/>
              </w:rPr>
              <w:t>系統架構文</w:t>
            </w:r>
            <w:r w:rsidR="006671D6">
              <w:rPr>
                <w:color w:val="1A1A1A"/>
                <w:spacing w:val="-10"/>
                <w:lang w:eastAsia="zh-TW"/>
              </w:rPr>
              <w:t>件</w:t>
            </w:r>
            <w:r w:rsidR="006671D6">
              <w:rPr>
                <w:rFonts w:ascii="Times New Roman" w:eastAsia="Times New Roman"/>
                <w:b w:val="0"/>
                <w:color w:val="1A1A1A"/>
                <w:lang w:eastAsia="zh-TW"/>
              </w:rPr>
              <w:tab/>
            </w:r>
            <w:r w:rsidR="006671D6">
              <w:rPr>
                <w:color w:val="C70F2E"/>
                <w:spacing w:val="-10"/>
                <w:lang w:eastAsia="zh-TW"/>
              </w:rPr>
              <w:t>3</w:t>
            </w:r>
          </w:hyperlink>
        </w:p>
        <w:p w14:paraId="716DF8B9" w14:textId="77777777" w:rsidR="006671D6" w:rsidRDefault="00000000">
          <w:pPr>
            <w:pStyle w:val="20"/>
            <w:tabs>
              <w:tab w:val="right" w:pos="10146"/>
            </w:tabs>
            <w:spacing w:before="10"/>
            <w:rPr>
              <w:b/>
              <w:lang w:eastAsia="zh-TW"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54336" behindDoc="1" locked="0" layoutInCell="1" allowOverlap="1" wp14:anchorId="4EFD5833" wp14:editId="682D759D">
                    <wp:simplePos x="0" y="0"/>
                    <wp:positionH relativeFrom="page">
                      <wp:posOffset>3212317</wp:posOffset>
                    </wp:positionH>
                    <wp:positionV relativeFrom="paragraph">
                      <wp:posOffset>143001</wp:posOffset>
                    </wp:positionV>
                    <wp:extent cx="3423920" cy="13335"/>
                    <wp:effectExtent l="0" t="0" r="0" b="0"/>
                    <wp:wrapNone/>
                    <wp:docPr id="14" name="Graphic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42392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2392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4593" y="13096"/>
                                  </a:moveTo>
                                  <a:lnTo>
                                    <a:pt x="30976" y="13096"/>
                                  </a:lnTo>
                                  <a:lnTo>
                                    <a:pt x="29433" y="12457"/>
                                  </a:lnTo>
                                  <a:lnTo>
                                    <a:pt x="26876" y="9900"/>
                                  </a:lnTo>
                                  <a:lnTo>
                                    <a:pt x="26236" y="8356"/>
                                  </a:lnTo>
                                  <a:lnTo>
                                    <a:pt x="26236" y="4740"/>
                                  </a:lnTo>
                                  <a:lnTo>
                                    <a:pt x="26876" y="3196"/>
                                  </a:lnTo>
                                  <a:lnTo>
                                    <a:pt x="29433" y="639"/>
                                  </a:lnTo>
                                  <a:lnTo>
                                    <a:pt x="30976" y="0"/>
                                  </a:lnTo>
                                  <a:lnTo>
                                    <a:pt x="34593" y="0"/>
                                  </a:lnTo>
                                  <a:lnTo>
                                    <a:pt x="36137" y="639"/>
                                  </a:lnTo>
                                  <a:lnTo>
                                    <a:pt x="38694" y="3196"/>
                                  </a:lnTo>
                                  <a:lnTo>
                                    <a:pt x="39333" y="4740"/>
                                  </a:lnTo>
                                  <a:lnTo>
                                    <a:pt x="39333" y="8356"/>
                                  </a:lnTo>
                                  <a:lnTo>
                                    <a:pt x="38694" y="9900"/>
                                  </a:lnTo>
                                  <a:lnTo>
                                    <a:pt x="36137" y="12457"/>
                                  </a:lnTo>
                                  <a:lnTo>
                                    <a:pt x="3459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60830" y="13096"/>
                                  </a:moveTo>
                                  <a:lnTo>
                                    <a:pt x="57213" y="13096"/>
                                  </a:lnTo>
                                  <a:lnTo>
                                    <a:pt x="55670" y="12457"/>
                                  </a:lnTo>
                                  <a:lnTo>
                                    <a:pt x="53112" y="9900"/>
                                  </a:lnTo>
                                  <a:lnTo>
                                    <a:pt x="52473" y="8356"/>
                                  </a:lnTo>
                                  <a:lnTo>
                                    <a:pt x="52473" y="4740"/>
                                  </a:lnTo>
                                  <a:lnTo>
                                    <a:pt x="53112" y="3196"/>
                                  </a:lnTo>
                                  <a:lnTo>
                                    <a:pt x="55670" y="639"/>
                                  </a:lnTo>
                                  <a:lnTo>
                                    <a:pt x="57213" y="0"/>
                                  </a:lnTo>
                                  <a:lnTo>
                                    <a:pt x="60830" y="0"/>
                                  </a:lnTo>
                                  <a:lnTo>
                                    <a:pt x="62373" y="639"/>
                                  </a:lnTo>
                                  <a:lnTo>
                                    <a:pt x="64931" y="3196"/>
                                  </a:lnTo>
                                  <a:lnTo>
                                    <a:pt x="65570" y="4740"/>
                                  </a:lnTo>
                                  <a:lnTo>
                                    <a:pt x="65570" y="8356"/>
                                  </a:lnTo>
                                  <a:lnTo>
                                    <a:pt x="64931" y="9900"/>
                                  </a:lnTo>
                                  <a:lnTo>
                                    <a:pt x="62373" y="12457"/>
                                  </a:lnTo>
                                  <a:lnTo>
                                    <a:pt x="6083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87067" y="13096"/>
                                  </a:moveTo>
                                  <a:lnTo>
                                    <a:pt x="83450" y="13096"/>
                                  </a:lnTo>
                                  <a:lnTo>
                                    <a:pt x="81907" y="12457"/>
                                  </a:lnTo>
                                  <a:lnTo>
                                    <a:pt x="79349" y="9900"/>
                                  </a:lnTo>
                                  <a:lnTo>
                                    <a:pt x="78710" y="8356"/>
                                  </a:lnTo>
                                  <a:lnTo>
                                    <a:pt x="78710" y="4740"/>
                                  </a:lnTo>
                                  <a:lnTo>
                                    <a:pt x="79349" y="3196"/>
                                  </a:lnTo>
                                  <a:lnTo>
                                    <a:pt x="81907" y="639"/>
                                  </a:lnTo>
                                  <a:lnTo>
                                    <a:pt x="83450" y="0"/>
                                  </a:lnTo>
                                  <a:lnTo>
                                    <a:pt x="87067" y="0"/>
                                  </a:lnTo>
                                  <a:lnTo>
                                    <a:pt x="88610" y="639"/>
                                  </a:lnTo>
                                  <a:lnTo>
                                    <a:pt x="91167" y="3196"/>
                                  </a:lnTo>
                                  <a:lnTo>
                                    <a:pt x="91807" y="4740"/>
                                  </a:lnTo>
                                  <a:lnTo>
                                    <a:pt x="91807" y="8356"/>
                                  </a:lnTo>
                                  <a:lnTo>
                                    <a:pt x="91167" y="9900"/>
                                  </a:lnTo>
                                  <a:lnTo>
                                    <a:pt x="88610" y="12457"/>
                                  </a:lnTo>
                                  <a:lnTo>
                                    <a:pt x="8706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13303" y="13096"/>
                                  </a:moveTo>
                                  <a:lnTo>
                                    <a:pt x="109687" y="13096"/>
                                  </a:lnTo>
                                  <a:lnTo>
                                    <a:pt x="108143" y="12457"/>
                                  </a:lnTo>
                                  <a:lnTo>
                                    <a:pt x="105586" y="9900"/>
                                  </a:lnTo>
                                  <a:lnTo>
                                    <a:pt x="104947" y="8356"/>
                                  </a:lnTo>
                                  <a:lnTo>
                                    <a:pt x="104947" y="4740"/>
                                  </a:lnTo>
                                  <a:lnTo>
                                    <a:pt x="105586" y="3196"/>
                                  </a:lnTo>
                                  <a:lnTo>
                                    <a:pt x="108143" y="639"/>
                                  </a:lnTo>
                                  <a:lnTo>
                                    <a:pt x="109687" y="0"/>
                                  </a:lnTo>
                                  <a:lnTo>
                                    <a:pt x="113303" y="0"/>
                                  </a:lnTo>
                                  <a:lnTo>
                                    <a:pt x="114847" y="639"/>
                                  </a:lnTo>
                                  <a:lnTo>
                                    <a:pt x="117404" y="3196"/>
                                  </a:lnTo>
                                  <a:lnTo>
                                    <a:pt x="118044" y="4740"/>
                                  </a:lnTo>
                                  <a:lnTo>
                                    <a:pt x="118044" y="8356"/>
                                  </a:lnTo>
                                  <a:lnTo>
                                    <a:pt x="117404" y="9900"/>
                                  </a:lnTo>
                                  <a:lnTo>
                                    <a:pt x="114847" y="12457"/>
                                  </a:lnTo>
                                  <a:lnTo>
                                    <a:pt x="11330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39541" y="13096"/>
                                  </a:moveTo>
                                  <a:lnTo>
                                    <a:pt x="135924" y="13096"/>
                                  </a:lnTo>
                                  <a:lnTo>
                                    <a:pt x="134381" y="12457"/>
                                  </a:lnTo>
                                  <a:lnTo>
                                    <a:pt x="131823" y="9900"/>
                                  </a:lnTo>
                                  <a:lnTo>
                                    <a:pt x="131184" y="8356"/>
                                  </a:lnTo>
                                  <a:lnTo>
                                    <a:pt x="131184" y="4740"/>
                                  </a:lnTo>
                                  <a:lnTo>
                                    <a:pt x="131823" y="3196"/>
                                  </a:lnTo>
                                  <a:lnTo>
                                    <a:pt x="134381" y="639"/>
                                  </a:lnTo>
                                  <a:lnTo>
                                    <a:pt x="135924" y="0"/>
                                  </a:lnTo>
                                  <a:lnTo>
                                    <a:pt x="139541" y="0"/>
                                  </a:lnTo>
                                  <a:lnTo>
                                    <a:pt x="141084" y="639"/>
                                  </a:lnTo>
                                  <a:lnTo>
                                    <a:pt x="143641" y="3196"/>
                                  </a:lnTo>
                                  <a:lnTo>
                                    <a:pt x="144281" y="4740"/>
                                  </a:lnTo>
                                  <a:lnTo>
                                    <a:pt x="144281" y="8356"/>
                                  </a:lnTo>
                                  <a:lnTo>
                                    <a:pt x="143641" y="9900"/>
                                  </a:lnTo>
                                  <a:lnTo>
                                    <a:pt x="141084" y="12457"/>
                                  </a:lnTo>
                                  <a:lnTo>
                                    <a:pt x="13954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65777" y="13096"/>
                                  </a:moveTo>
                                  <a:lnTo>
                                    <a:pt x="162160" y="13096"/>
                                  </a:lnTo>
                                  <a:lnTo>
                                    <a:pt x="160617" y="12457"/>
                                  </a:lnTo>
                                  <a:lnTo>
                                    <a:pt x="158060" y="9900"/>
                                  </a:lnTo>
                                  <a:lnTo>
                                    <a:pt x="157420" y="8356"/>
                                  </a:lnTo>
                                  <a:lnTo>
                                    <a:pt x="157420" y="4740"/>
                                  </a:lnTo>
                                  <a:lnTo>
                                    <a:pt x="158060" y="3196"/>
                                  </a:lnTo>
                                  <a:lnTo>
                                    <a:pt x="160617" y="639"/>
                                  </a:lnTo>
                                  <a:lnTo>
                                    <a:pt x="162160" y="0"/>
                                  </a:lnTo>
                                  <a:lnTo>
                                    <a:pt x="165777" y="0"/>
                                  </a:lnTo>
                                  <a:lnTo>
                                    <a:pt x="167320" y="639"/>
                                  </a:lnTo>
                                  <a:lnTo>
                                    <a:pt x="169878" y="3196"/>
                                  </a:lnTo>
                                  <a:lnTo>
                                    <a:pt x="170517" y="4740"/>
                                  </a:lnTo>
                                  <a:lnTo>
                                    <a:pt x="170517" y="8356"/>
                                  </a:lnTo>
                                  <a:lnTo>
                                    <a:pt x="169878" y="9900"/>
                                  </a:lnTo>
                                  <a:lnTo>
                                    <a:pt x="167320" y="12457"/>
                                  </a:lnTo>
                                  <a:lnTo>
                                    <a:pt x="16577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92014" y="13096"/>
                                  </a:moveTo>
                                  <a:lnTo>
                                    <a:pt x="188397" y="13096"/>
                                  </a:lnTo>
                                  <a:lnTo>
                                    <a:pt x="186854" y="12457"/>
                                  </a:lnTo>
                                  <a:lnTo>
                                    <a:pt x="184296" y="9900"/>
                                  </a:lnTo>
                                  <a:lnTo>
                                    <a:pt x="183657" y="8356"/>
                                  </a:lnTo>
                                  <a:lnTo>
                                    <a:pt x="183657" y="4740"/>
                                  </a:lnTo>
                                  <a:lnTo>
                                    <a:pt x="184296" y="3196"/>
                                  </a:lnTo>
                                  <a:lnTo>
                                    <a:pt x="186854" y="639"/>
                                  </a:lnTo>
                                  <a:lnTo>
                                    <a:pt x="188397" y="0"/>
                                  </a:lnTo>
                                  <a:lnTo>
                                    <a:pt x="192014" y="0"/>
                                  </a:lnTo>
                                  <a:lnTo>
                                    <a:pt x="193557" y="639"/>
                                  </a:lnTo>
                                  <a:lnTo>
                                    <a:pt x="196114" y="3196"/>
                                  </a:lnTo>
                                  <a:lnTo>
                                    <a:pt x="196754" y="4740"/>
                                  </a:lnTo>
                                  <a:lnTo>
                                    <a:pt x="196754" y="8356"/>
                                  </a:lnTo>
                                  <a:lnTo>
                                    <a:pt x="196114" y="9900"/>
                                  </a:lnTo>
                                  <a:lnTo>
                                    <a:pt x="193557" y="12457"/>
                                  </a:lnTo>
                                  <a:lnTo>
                                    <a:pt x="19201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18251" y="13096"/>
                                  </a:moveTo>
                                  <a:lnTo>
                                    <a:pt x="214633" y="13096"/>
                                  </a:lnTo>
                                  <a:lnTo>
                                    <a:pt x="213090" y="12457"/>
                                  </a:lnTo>
                                  <a:lnTo>
                                    <a:pt x="210533" y="9900"/>
                                  </a:lnTo>
                                  <a:lnTo>
                                    <a:pt x="209894" y="8356"/>
                                  </a:lnTo>
                                  <a:lnTo>
                                    <a:pt x="209894" y="4740"/>
                                  </a:lnTo>
                                  <a:lnTo>
                                    <a:pt x="210533" y="3196"/>
                                  </a:lnTo>
                                  <a:lnTo>
                                    <a:pt x="213090" y="639"/>
                                  </a:lnTo>
                                  <a:lnTo>
                                    <a:pt x="214633" y="0"/>
                                  </a:lnTo>
                                  <a:lnTo>
                                    <a:pt x="218251" y="0"/>
                                  </a:lnTo>
                                  <a:lnTo>
                                    <a:pt x="219794" y="639"/>
                                  </a:lnTo>
                                  <a:lnTo>
                                    <a:pt x="222351" y="3196"/>
                                  </a:lnTo>
                                  <a:lnTo>
                                    <a:pt x="222990" y="4740"/>
                                  </a:lnTo>
                                  <a:lnTo>
                                    <a:pt x="222990" y="8356"/>
                                  </a:lnTo>
                                  <a:lnTo>
                                    <a:pt x="222351" y="9900"/>
                                  </a:lnTo>
                                  <a:lnTo>
                                    <a:pt x="219794" y="12457"/>
                                  </a:lnTo>
                                  <a:lnTo>
                                    <a:pt x="21825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44487" y="13096"/>
                                  </a:moveTo>
                                  <a:lnTo>
                                    <a:pt x="240871" y="13096"/>
                                  </a:lnTo>
                                  <a:lnTo>
                                    <a:pt x="239327" y="12457"/>
                                  </a:lnTo>
                                  <a:lnTo>
                                    <a:pt x="236770" y="9900"/>
                                  </a:lnTo>
                                  <a:lnTo>
                                    <a:pt x="236130" y="8356"/>
                                  </a:lnTo>
                                  <a:lnTo>
                                    <a:pt x="236130" y="4740"/>
                                  </a:lnTo>
                                  <a:lnTo>
                                    <a:pt x="236770" y="3196"/>
                                  </a:lnTo>
                                  <a:lnTo>
                                    <a:pt x="239327" y="639"/>
                                  </a:lnTo>
                                  <a:lnTo>
                                    <a:pt x="240871" y="0"/>
                                  </a:lnTo>
                                  <a:lnTo>
                                    <a:pt x="244487" y="0"/>
                                  </a:lnTo>
                                  <a:lnTo>
                                    <a:pt x="246030" y="639"/>
                                  </a:lnTo>
                                  <a:lnTo>
                                    <a:pt x="248588" y="3196"/>
                                  </a:lnTo>
                                  <a:lnTo>
                                    <a:pt x="249227" y="4740"/>
                                  </a:lnTo>
                                  <a:lnTo>
                                    <a:pt x="249227" y="8356"/>
                                  </a:lnTo>
                                  <a:lnTo>
                                    <a:pt x="248588" y="9900"/>
                                  </a:lnTo>
                                  <a:lnTo>
                                    <a:pt x="246030" y="12457"/>
                                  </a:lnTo>
                                  <a:lnTo>
                                    <a:pt x="24448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70724" y="13096"/>
                                  </a:moveTo>
                                  <a:lnTo>
                                    <a:pt x="267108" y="13096"/>
                                  </a:lnTo>
                                  <a:lnTo>
                                    <a:pt x="265564" y="12457"/>
                                  </a:lnTo>
                                  <a:lnTo>
                                    <a:pt x="263006" y="9900"/>
                                  </a:lnTo>
                                  <a:lnTo>
                                    <a:pt x="262368" y="8356"/>
                                  </a:lnTo>
                                  <a:lnTo>
                                    <a:pt x="262368" y="4740"/>
                                  </a:lnTo>
                                  <a:lnTo>
                                    <a:pt x="263006" y="3196"/>
                                  </a:lnTo>
                                  <a:lnTo>
                                    <a:pt x="265564" y="639"/>
                                  </a:lnTo>
                                  <a:lnTo>
                                    <a:pt x="267108" y="0"/>
                                  </a:lnTo>
                                  <a:lnTo>
                                    <a:pt x="270724" y="0"/>
                                  </a:lnTo>
                                  <a:lnTo>
                                    <a:pt x="272268" y="639"/>
                                  </a:lnTo>
                                  <a:lnTo>
                                    <a:pt x="274826" y="3196"/>
                                  </a:lnTo>
                                  <a:lnTo>
                                    <a:pt x="275465" y="4740"/>
                                  </a:lnTo>
                                  <a:lnTo>
                                    <a:pt x="275465" y="8356"/>
                                  </a:lnTo>
                                  <a:lnTo>
                                    <a:pt x="274826" y="9900"/>
                                  </a:lnTo>
                                  <a:lnTo>
                                    <a:pt x="272268" y="12457"/>
                                  </a:lnTo>
                                  <a:lnTo>
                                    <a:pt x="27072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96960" y="13096"/>
                                  </a:moveTo>
                                  <a:lnTo>
                                    <a:pt x="293345" y="13096"/>
                                  </a:lnTo>
                                  <a:lnTo>
                                    <a:pt x="291801" y="12457"/>
                                  </a:lnTo>
                                  <a:lnTo>
                                    <a:pt x="289244" y="9900"/>
                                  </a:lnTo>
                                  <a:lnTo>
                                    <a:pt x="288605" y="8356"/>
                                  </a:lnTo>
                                  <a:lnTo>
                                    <a:pt x="288605" y="4740"/>
                                  </a:lnTo>
                                  <a:lnTo>
                                    <a:pt x="289244" y="3196"/>
                                  </a:lnTo>
                                  <a:lnTo>
                                    <a:pt x="291801" y="639"/>
                                  </a:lnTo>
                                  <a:lnTo>
                                    <a:pt x="293345" y="0"/>
                                  </a:lnTo>
                                  <a:lnTo>
                                    <a:pt x="296960" y="0"/>
                                  </a:lnTo>
                                  <a:lnTo>
                                    <a:pt x="298505" y="639"/>
                                  </a:lnTo>
                                  <a:lnTo>
                                    <a:pt x="301062" y="3196"/>
                                  </a:lnTo>
                                  <a:lnTo>
                                    <a:pt x="301702" y="4740"/>
                                  </a:lnTo>
                                  <a:lnTo>
                                    <a:pt x="301702" y="8356"/>
                                  </a:lnTo>
                                  <a:lnTo>
                                    <a:pt x="301062" y="9900"/>
                                  </a:lnTo>
                                  <a:lnTo>
                                    <a:pt x="298505" y="12457"/>
                                  </a:lnTo>
                                  <a:lnTo>
                                    <a:pt x="29696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23198" y="13096"/>
                                  </a:moveTo>
                                  <a:lnTo>
                                    <a:pt x="319581" y="13096"/>
                                  </a:lnTo>
                                  <a:lnTo>
                                    <a:pt x="318038" y="12457"/>
                                  </a:lnTo>
                                  <a:lnTo>
                                    <a:pt x="315481" y="9900"/>
                                  </a:lnTo>
                                  <a:lnTo>
                                    <a:pt x="314841" y="8356"/>
                                  </a:lnTo>
                                  <a:lnTo>
                                    <a:pt x="314841" y="4740"/>
                                  </a:lnTo>
                                  <a:lnTo>
                                    <a:pt x="315481" y="3196"/>
                                  </a:lnTo>
                                  <a:lnTo>
                                    <a:pt x="318038" y="639"/>
                                  </a:lnTo>
                                  <a:lnTo>
                                    <a:pt x="319581" y="0"/>
                                  </a:lnTo>
                                  <a:lnTo>
                                    <a:pt x="323198" y="0"/>
                                  </a:lnTo>
                                  <a:lnTo>
                                    <a:pt x="324741" y="639"/>
                                  </a:lnTo>
                                  <a:lnTo>
                                    <a:pt x="327299" y="3196"/>
                                  </a:lnTo>
                                  <a:lnTo>
                                    <a:pt x="327938" y="4740"/>
                                  </a:lnTo>
                                  <a:lnTo>
                                    <a:pt x="327938" y="8356"/>
                                  </a:lnTo>
                                  <a:lnTo>
                                    <a:pt x="327299" y="9900"/>
                                  </a:lnTo>
                                  <a:lnTo>
                                    <a:pt x="324741" y="12457"/>
                                  </a:lnTo>
                                  <a:lnTo>
                                    <a:pt x="32319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49435" y="13096"/>
                                  </a:moveTo>
                                  <a:lnTo>
                                    <a:pt x="345818" y="13096"/>
                                  </a:lnTo>
                                  <a:lnTo>
                                    <a:pt x="344275" y="12457"/>
                                  </a:lnTo>
                                  <a:lnTo>
                                    <a:pt x="341717" y="9900"/>
                                  </a:lnTo>
                                  <a:lnTo>
                                    <a:pt x="341078" y="8356"/>
                                  </a:lnTo>
                                  <a:lnTo>
                                    <a:pt x="341078" y="4740"/>
                                  </a:lnTo>
                                  <a:lnTo>
                                    <a:pt x="341717" y="3196"/>
                                  </a:lnTo>
                                  <a:lnTo>
                                    <a:pt x="344275" y="639"/>
                                  </a:lnTo>
                                  <a:lnTo>
                                    <a:pt x="345818" y="0"/>
                                  </a:lnTo>
                                  <a:lnTo>
                                    <a:pt x="349435" y="0"/>
                                  </a:lnTo>
                                  <a:lnTo>
                                    <a:pt x="350978" y="639"/>
                                  </a:lnTo>
                                  <a:lnTo>
                                    <a:pt x="353535" y="3196"/>
                                  </a:lnTo>
                                  <a:lnTo>
                                    <a:pt x="354175" y="4740"/>
                                  </a:lnTo>
                                  <a:lnTo>
                                    <a:pt x="354175" y="8356"/>
                                  </a:lnTo>
                                  <a:lnTo>
                                    <a:pt x="353535" y="9900"/>
                                  </a:lnTo>
                                  <a:lnTo>
                                    <a:pt x="350978" y="12457"/>
                                  </a:lnTo>
                                  <a:lnTo>
                                    <a:pt x="34943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75671" y="13096"/>
                                  </a:moveTo>
                                  <a:lnTo>
                                    <a:pt x="372054" y="13096"/>
                                  </a:lnTo>
                                  <a:lnTo>
                                    <a:pt x="370511" y="12457"/>
                                  </a:lnTo>
                                  <a:lnTo>
                                    <a:pt x="367954" y="9900"/>
                                  </a:lnTo>
                                  <a:lnTo>
                                    <a:pt x="367314" y="8356"/>
                                  </a:lnTo>
                                  <a:lnTo>
                                    <a:pt x="367314" y="4740"/>
                                  </a:lnTo>
                                  <a:lnTo>
                                    <a:pt x="367954" y="3196"/>
                                  </a:lnTo>
                                  <a:lnTo>
                                    <a:pt x="370511" y="639"/>
                                  </a:lnTo>
                                  <a:lnTo>
                                    <a:pt x="372054" y="0"/>
                                  </a:lnTo>
                                  <a:lnTo>
                                    <a:pt x="375671" y="0"/>
                                  </a:lnTo>
                                  <a:lnTo>
                                    <a:pt x="377215" y="639"/>
                                  </a:lnTo>
                                  <a:lnTo>
                                    <a:pt x="379772" y="3196"/>
                                  </a:lnTo>
                                  <a:lnTo>
                                    <a:pt x="380411" y="4740"/>
                                  </a:lnTo>
                                  <a:lnTo>
                                    <a:pt x="380411" y="8356"/>
                                  </a:lnTo>
                                  <a:lnTo>
                                    <a:pt x="379772" y="9900"/>
                                  </a:lnTo>
                                  <a:lnTo>
                                    <a:pt x="377215" y="12457"/>
                                  </a:lnTo>
                                  <a:lnTo>
                                    <a:pt x="37567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401908" y="13096"/>
                                  </a:moveTo>
                                  <a:lnTo>
                                    <a:pt x="398291" y="13096"/>
                                  </a:lnTo>
                                  <a:lnTo>
                                    <a:pt x="396748" y="12457"/>
                                  </a:lnTo>
                                  <a:lnTo>
                                    <a:pt x="394190" y="9900"/>
                                  </a:lnTo>
                                  <a:lnTo>
                                    <a:pt x="393551" y="8356"/>
                                  </a:lnTo>
                                  <a:lnTo>
                                    <a:pt x="393551" y="4740"/>
                                  </a:lnTo>
                                  <a:lnTo>
                                    <a:pt x="394190" y="3196"/>
                                  </a:lnTo>
                                  <a:lnTo>
                                    <a:pt x="396748" y="639"/>
                                  </a:lnTo>
                                  <a:lnTo>
                                    <a:pt x="398291" y="0"/>
                                  </a:lnTo>
                                  <a:lnTo>
                                    <a:pt x="401908" y="0"/>
                                  </a:lnTo>
                                  <a:lnTo>
                                    <a:pt x="403451" y="639"/>
                                  </a:lnTo>
                                  <a:lnTo>
                                    <a:pt x="406009" y="3196"/>
                                  </a:lnTo>
                                  <a:lnTo>
                                    <a:pt x="406648" y="4740"/>
                                  </a:lnTo>
                                  <a:lnTo>
                                    <a:pt x="406648" y="8356"/>
                                  </a:lnTo>
                                  <a:lnTo>
                                    <a:pt x="406009" y="9900"/>
                                  </a:lnTo>
                                  <a:lnTo>
                                    <a:pt x="403451" y="12457"/>
                                  </a:lnTo>
                                  <a:lnTo>
                                    <a:pt x="40190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428145" y="13096"/>
                                  </a:moveTo>
                                  <a:lnTo>
                                    <a:pt x="424529" y="13096"/>
                                  </a:lnTo>
                                  <a:lnTo>
                                    <a:pt x="422985" y="12457"/>
                                  </a:lnTo>
                                  <a:lnTo>
                                    <a:pt x="420427" y="9900"/>
                                  </a:lnTo>
                                  <a:lnTo>
                                    <a:pt x="419788" y="8356"/>
                                  </a:lnTo>
                                  <a:lnTo>
                                    <a:pt x="419788" y="4740"/>
                                  </a:lnTo>
                                  <a:lnTo>
                                    <a:pt x="420427" y="3196"/>
                                  </a:lnTo>
                                  <a:lnTo>
                                    <a:pt x="422985" y="639"/>
                                  </a:lnTo>
                                  <a:lnTo>
                                    <a:pt x="424529" y="0"/>
                                  </a:lnTo>
                                  <a:lnTo>
                                    <a:pt x="428145" y="0"/>
                                  </a:lnTo>
                                  <a:lnTo>
                                    <a:pt x="429689" y="639"/>
                                  </a:lnTo>
                                  <a:lnTo>
                                    <a:pt x="432245" y="3196"/>
                                  </a:lnTo>
                                  <a:lnTo>
                                    <a:pt x="432885" y="4740"/>
                                  </a:lnTo>
                                  <a:lnTo>
                                    <a:pt x="432885" y="8356"/>
                                  </a:lnTo>
                                  <a:lnTo>
                                    <a:pt x="432245" y="9900"/>
                                  </a:lnTo>
                                  <a:lnTo>
                                    <a:pt x="429689" y="12457"/>
                                  </a:lnTo>
                                  <a:lnTo>
                                    <a:pt x="42814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454381" y="13096"/>
                                  </a:moveTo>
                                  <a:lnTo>
                                    <a:pt x="450765" y="13096"/>
                                  </a:lnTo>
                                  <a:lnTo>
                                    <a:pt x="449221" y="12457"/>
                                  </a:lnTo>
                                  <a:lnTo>
                                    <a:pt x="446665" y="9900"/>
                                  </a:lnTo>
                                  <a:lnTo>
                                    <a:pt x="446025" y="8356"/>
                                  </a:lnTo>
                                  <a:lnTo>
                                    <a:pt x="446025" y="4740"/>
                                  </a:lnTo>
                                  <a:lnTo>
                                    <a:pt x="446665" y="3196"/>
                                  </a:lnTo>
                                  <a:lnTo>
                                    <a:pt x="449221" y="639"/>
                                  </a:lnTo>
                                  <a:lnTo>
                                    <a:pt x="450765" y="0"/>
                                  </a:lnTo>
                                  <a:lnTo>
                                    <a:pt x="454381" y="0"/>
                                  </a:lnTo>
                                  <a:lnTo>
                                    <a:pt x="455926" y="639"/>
                                  </a:lnTo>
                                  <a:lnTo>
                                    <a:pt x="458483" y="3196"/>
                                  </a:lnTo>
                                  <a:lnTo>
                                    <a:pt x="459122" y="4740"/>
                                  </a:lnTo>
                                  <a:lnTo>
                                    <a:pt x="459122" y="8356"/>
                                  </a:lnTo>
                                  <a:lnTo>
                                    <a:pt x="458483" y="9900"/>
                                  </a:lnTo>
                                  <a:lnTo>
                                    <a:pt x="455926" y="12457"/>
                                  </a:lnTo>
                                  <a:lnTo>
                                    <a:pt x="45438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480618" y="13096"/>
                                  </a:moveTo>
                                  <a:lnTo>
                                    <a:pt x="477002" y="13096"/>
                                  </a:lnTo>
                                  <a:lnTo>
                                    <a:pt x="475459" y="12457"/>
                                  </a:lnTo>
                                  <a:lnTo>
                                    <a:pt x="472901" y="9900"/>
                                  </a:lnTo>
                                  <a:lnTo>
                                    <a:pt x="472262" y="8356"/>
                                  </a:lnTo>
                                  <a:lnTo>
                                    <a:pt x="472262" y="4740"/>
                                  </a:lnTo>
                                  <a:lnTo>
                                    <a:pt x="472901" y="3196"/>
                                  </a:lnTo>
                                  <a:lnTo>
                                    <a:pt x="475459" y="639"/>
                                  </a:lnTo>
                                  <a:lnTo>
                                    <a:pt x="477002" y="0"/>
                                  </a:lnTo>
                                  <a:lnTo>
                                    <a:pt x="480618" y="0"/>
                                  </a:lnTo>
                                  <a:lnTo>
                                    <a:pt x="482162" y="639"/>
                                  </a:lnTo>
                                  <a:lnTo>
                                    <a:pt x="484720" y="3196"/>
                                  </a:lnTo>
                                  <a:lnTo>
                                    <a:pt x="485359" y="4740"/>
                                  </a:lnTo>
                                  <a:lnTo>
                                    <a:pt x="485359" y="8356"/>
                                  </a:lnTo>
                                  <a:lnTo>
                                    <a:pt x="484720" y="9900"/>
                                  </a:lnTo>
                                  <a:lnTo>
                                    <a:pt x="482162" y="12457"/>
                                  </a:lnTo>
                                  <a:lnTo>
                                    <a:pt x="48061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506856" y="13096"/>
                                  </a:moveTo>
                                  <a:lnTo>
                                    <a:pt x="503239" y="13096"/>
                                  </a:lnTo>
                                  <a:lnTo>
                                    <a:pt x="501696" y="12457"/>
                                  </a:lnTo>
                                  <a:lnTo>
                                    <a:pt x="499138" y="9900"/>
                                  </a:lnTo>
                                  <a:lnTo>
                                    <a:pt x="498499" y="8356"/>
                                  </a:lnTo>
                                  <a:lnTo>
                                    <a:pt x="498499" y="4740"/>
                                  </a:lnTo>
                                  <a:lnTo>
                                    <a:pt x="499138" y="3196"/>
                                  </a:lnTo>
                                  <a:lnTo>
                                    <a:pt x="501696" y="639"/>
                                  </a:lnTo>
                                  <a:lnTo>
                                    <a:pt x="503239" y="0"/>
                                  </a:lnTo>
                                  <a:lnTo>
                                    <a:pt x="506856" y="0"/>
                                  </a:lnTo>
                                  <a:lnTo>
                                    <a:pt x="508399" y="639"/>
                                  </a:lnTo>
                                  <a:lnTo>
                                    <a:pt x="510956" y="3196"/>
                                  </a:lnTo>
                                  <a:lnTo>
                                    <a:pt x="511596" y="4740"/>
                                  </a:lnTo>
                                  <a:lnTo>
                                    <a:pt x="511596" y="8356"/>
                                  </a:lnTo>
                                  <a:lnTo>
                                    <a:pt x="510956" y="9900"/>
                                  </a:lnTo>
                                  <a:lnTo>
                                    <a:pt x="508399" y="12457"/>
                                  </a:lnTo>
                                  <a:lnTo>
                                    <a:pt x="50685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533092" y="13096"/>
                                  </a:moveTo>
                                  <a:lnTo>
                                    <a:pt x="529475" y="13096"/>
                                  </a:lnTo>
                                  <a:lnTo>
                                    <a:pt x="527932" y="12457"/>
                                  </a:lnTo>
                                  <a:lnTo>
                                    <a:pt x="525375" y="9900"/>
                                  </a:lnTo>
                                  <a:lnTo>
                                    <a:pt x="524735" y="8356"/>
                                  </a:lnTo>
                                  <a:lnTo>
                                    <a:pt x="524735" y="4740"/>
                                  </a:lnTo>
                                  <a:lnTo>
                                    <a:pt x="525375" y="3196"/>
                                  </a:lnTo>
                                  <a:lnTo>
                                    <a:pt x="527932" y="639"/>
                                  </a:lnTo>
                                  <a:lnTo>
                                    <a:pt x="529475" y="0"/>
                                  </a:lnTo>
                                  <a:lnTo>
                                    <a:pt x="533092" y="0"/>
                                  </a:lnTo>
                                  <a:lnTo>
                                    <a:pt x="534635" y="639"/>
                                  </a:lnTo>
                                  <a:lnTo>
                                    <a:pt x="537193" y="3196"/>
                                  </a:lnTo>
                                  <a:lnTo>
                                    <a:pt x="537832" y="4740"/>
                                  </a:lnTo>
                                  <a:lnTo>
                                    <a:pt x="537832" y="8356"/>
                                  </a:lnTo>
                                  <a:lnTo>
                                    <a:pt x="537193" y="9900"/>
                                  </a:lnTo>
                                  <a:lnTo>
                                    <a:pt x="534635" y="12457"/>
                                  </a:lnTo>
                                  <a:lnTo>
                                    <a:pt x="53309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559329" y="13096"/>
                                  </a:moveTo>
                                  <a:lnTo>
                                    <a:pt x="555712" y="13096"/>
                                  </a:lnTo>
                                  <a:lnTo>
                                    <a:pt x="554169" y="12457"/>
                                  </a:lnTo>
                                  <a:lnTo>
                                    <a:pt x="551611" y="9900"/>
                                  </a:lnTo>
                                  <a:lnTo>
                                    <a:pt x="550972" y="8356"/>
                                  </a:lnTo>
                                  <a:lnTo>
                                    <a:pt x="550972" y="4740"/>
                                  </a:lnTo>
                                  <a:lnTo>
                                    <a:pt x="551611" y="3196"/>
                                  </a:lnTo>
                                  <a:lnTo>
                                    <a:pt x="554169" y="639"/>
                                  </a:lnTo>
                                  <a:lnTo>
                                    <a:pt x="555712" y="0"/>
                                  </a:lnTo>
                                  <a:lnTo>
                                    <a:pt x="559329" y="0"/>
                                  </a:lnTo>
                                  <a:lnTo>
                                    <a:pt x="560872" y="639"/>
                                  </a:lnTo>
                                  <a:lnTo>
                                    <a:pt x="563429" y="3196"/>
                                  </a:lnTo>
                                  <a:lnTo>
                                    <a:pt x="564069" y="4740"/>
                                  </a:lnTo>
                                  <a:lnTo>
                                    <a:pt x="564069" y="8356"/>
                                  </a:lnTo>
                                  <a:lnTo>
                                    <a:pt x="563429" y="9900"/>
                                  </a:lnTo>
                                  <a:lnTo>
                                    <a:pt x="560872" y="12457"/>
                                  </a:lnTo>
                                  <a:lnTo>
                                    <a:pt x="55932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585566" y="13096"/>
                                  </a:moveTo>
                                  <a:lnTo>
                                    <a:pt x="581950" y="13096"/>
                                  </a:lnTo>
                                  <a:lnTo>
                                    <a:pt x="580405" y="12457"/>
                                  </a:lnTo>
                                  <a:lnTo>
                                    <a:pt x="577848" y="9900"/>
                                  </a:lnTo>
                                  <a:lnTo>
                                    <a:pt x="577209" y="8356"/>
                                  </a:lnTo>
                                  <a:lnTo>
                                    <a:pt x="577209" y="4740"/>
                                  </a:lnTo>
                                  <a:lnTo>
                                    <a:pt x="577848" y="3196"/>
                                  </a:lnTo>
                                  <a:lnTo>
                                    <a:pt x="580405" y="639"/>
                                  </a:lnTo>
                                  <a:lnTo>
                                    <a:pt x="581950" y="0"/>
                                  </a:lnTo>
                                  <a:lnTo>
                                    <a:pt x="585566" y="0"/>
                                  </a:lnTo>
                                  <a:lnTo>
                                    <a:pt x="587109" y="639"/>
                                  </a:lnTo>
                                  <a:lnTo>
                                    <a:pt x="589666" y="3196"/>
                                  </a:lnTo>
                                  <a:lnTo>
                                    <a:pt x="590305" y="4740"/>
                                  </a:lnTo>
                                  <a:lnTo>
                                    <a:pt x="590305" y="8356"/>
                                  </a:lnTo>
                                  <a:lnTo>
                                    <a:pt x="589666" y="9900"/>
                                  </a:lnTo>
                                  <a:lnTo>
                                    <a:pt x="587109" y="12457"/>
                                  </a:lnTo>
                                  <a:lnTo>
                                    <a:pt x="58556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611802" y="13096"/>
                                  </a:moveTo>
                                  <a:lnTo>
                                    <a:pt x="608186" y="13096"/>
                                  </a:lnTo>
                                  <a:lnTo>
                                    <a:pt x="606642" y="12457"/>
                                  </a:lnTo>
                                  <a:lnTo>
                                    <a:pt x="604086" y="9900"/>
                                  </a:lnTo>
                                  <a:lnTo>
                                    <a:pt x="603446" y="8356"/>
                                  </a:lnTo>
                                  <a:lnTo>
                                    <a:pt x="603446" y="4740"/>
                                  </a:lnTo>
                                  <a:lnTo>
                                    <a:pt x="604086" y="3196"/>
                                  </a:lnTo>
                                  <a:lnTo>
                                    <a:pt x="606642" y="639"/>
                                  </a:lnTo>
                                  <a:lnTo>
                                    <a:pt x="608186" y="0"/>
                                  </a:lnTo>
                                  <a:lnTo>
                                    <a:pt x="611802" y="0"/>
                                  </a:lnTo>
                                  <a:lnTo>
                                    <a:pt x="613346" y="639"/>
                                  </a:lnTo>
                                  <a:lnTo>
                                    <a:pt x="615904" y="3196"/>
                                  </a:lnTo>
                                  <a:lnTo>
                                    <a:pt x="616543" y="4740"/>
                                  </a:lnTo>
                                  <a:lnTo>
                                    <a:pt x="616543" y="8356"/>
                                  </a:lnTo>
                                  <a:lnTo>
                                    <a:pt x="615904" y="9900"/>
                                  </a:lnTo>
                                  <a:lnTo>
                                    <a:pt x="613346" y="12457"/>
                                  </a:lnTo>
                                  <a:lnTo>
                                    <a:pt x="61180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638039" y="13096"/>
                                  </a:moveTo>
                                  <a:lnTo>
                                    <a:pt x="634423" y="13096"/>
                                  </a:lnTo>
                                  <a:lnTo>
                                    <a:pt x="632879" y="12457"/>
                                  </a:lnTo>
                                  <a:lnTo>
                                    <a:pt x="630322" y="9900"/>
                                  </a:lnTo>
                                  <a:lnTo>
                                    <a:pt x="629683" y="8356"/>
                                  </a:lnTo>
                                  <a:lnTo>
                                    <a:pt x="629683" y="4740"/>
                                  </a:lnTo>
                                  <a:lnTo>
                                    <a:pt x="630322" y="3196"/>
                                  </a:lnTo>
                                  <a:lnTo>
                                    <a:pt x="632879" y="639"/>
                                  </a:lnTo>
                                  <a:lnTo>
                                    <a:pt x="634423" y="0"/>
                                  </a:lnTo>
                                  <a:lnTo>
                                    <a:pt x="638039" y="0"/>
                                  </a:lnTo>
                                  <a:lnTo>
                                    <a:pt x="639583" y="639"/>
                                  </a:lnTo>
                                  <a:lnTo>
                                    <a:pt x="642140" y="3196"/>
                                  </a:lnTo>
                                  <a:lnTo>
                                    <a:pt x="642780" y="4740"/>
                                  </a:lnTo>
                                  <a:lnTo>
                                    <a:pt x="642780" y="8356"/>
                                  </a:lnTo>
                                  <a:lnTo>
                                    <a:pt x="642140" y="9900"/>
                                  </a:lnTo>
                                  <a:lnTo>
                                    <a:pt x="639583" y="12457"/>
                                  </a:lnTo>
                                  <a:lnTo>
                                    <a:pt x="63803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664277" y="13096"/>
                                  </a:moveTo>
                                  <a:lnTo>
                                    <a:pt x="660659" y="13096"/>
                                  </a:lnTo>
                                  <a:lnTo>
                                    <a:pt x="659116" y="12457"/>
                                  </a:lnTo>
                                  <a:lnTo>
                                    <a:pt x="656559" y="9900"/>
                                  </a:lnTo>
                                  <a:lnTo>
                                    <a:pt x="655920" y="8356"/>
                                  </a:lnTo>
                                  <a:lnTo>
                                    <a:pt x="655920" y="4740"/>
                                  </a:lnTo>
                                  <a:lnTo>
                                    <a:pt x="656559" y="3196"/>
                                  </a:lnTo>
                                  <a:lnTo>
                                    <a:pt x="659116" y="639"/>
                                  </a:lnTo>
                                  <a:lnTo>
                                    <a:pt x="660659" y="0"/>
                                  </a:lnTo>
                                  <a:lnTo>
                                    <a:pt x="664277" y="0"/>
                                  </a:lnTo>
                                  <a:lnTo>
                                    <a:pt x="665820" y="639"/>
                                  </a:lnTo>
                                  <a:lnTo>
                                    <a:pt x="668377" y="3196"/>
                                  </a:lnTo>
                                  <a:lnTo>
                                    <a:pt x="669016" y="4740"/>
                                  </a:lnTo>
                                  <a:lnTo>
                                    <a:pt x="669016" y="8356"/>
                                  </a:lnTo>
                                  <a:lnTo>
                                    <a:pt x="668377" y="9900"/>
                                  </a:lnTo>
                                  <a:lnTo>
                                    <a:pt x="665820" y="12457"/>
                                  </a:lnTo>
                                  <a:lnTo>
                                    <a:pt x="66427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690513" y="13096"/>
                                  </a:moveTo>
                                  <a:lnTo>
                                    <a:pt x="686896" y="13096"/>
                                  </a:lnTo>
                                  <a:lnTo>
                                    <a:pt x="685353" y="12457"/>
                                  </a:lnTo>
                                  <a:lnTo>
                                    <a:pt x="682796" y="9900"/>
                                  </a:lnTo>
                                  <a:lnTo>
                                    <a:pt x="682156" y="8356"/>
                                  </a:lnTo>
                                  <a:lnTo>
                                    <a:pt x="682156" y="4740"/>
                                  </a:lnTo>
                                  <a:lnTo>
                                    <a:pt x="682796" y="3196"/>
                                  </a:lnTo>
                                  <a:lnTo>
                                    <a:pt x="685353" y="639"/>
                                  </a:lnTo>
                                  <a:lnTo>
                                    <a:pt x="686896" y="0"/>
                                  </a:lnTo>
                                  <a:lnTo>
                                    <a:pt x="690513" y="0"/>
                                  </a:lnTo>
                                  <a:lnTo>
                                    <a:pt x="692056" y="639"/>
                                  </a:lnTo>
                                  <a:lnTo>
                                    <a:pt x="694614" y="3196"/>
                                  </a:lnTo>
                                  <a:lnTo>
                                    <a:pt x="695253" y="4740"/>
                                  </a:lnTo>
                                  <a:lnTo>
                                    <a:pt x="695253" y="8356"/>
                                  </a:lnTo>
                                  <a:lnTo>
                                    <a:pt x="694614" y="9900"/>
                                  </a:lnTo>
                                  <a:lnTo>
                                    <a:pt x="692056" y="12457"/>
                                  </a:lnTo>
                                  <a:lnTo>
                                    <a:pt x="69051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716750" y="13096"/>
                                  </a:moveTo>
                                  <a:lnTo>
                                    <a:pt x="713133" y="13096"/>
                                  </a:lnTo>
                                  <a:lnTo>
                                    <a:pt x="711590" y="12457"/>
                                  </a:lnTo>
                                  <a:lnTo>
                                    <a:pt x="709032" y="9900"/>
                                  </a:lnTo>
                                  <a:lnTo>
                                    <a:pt x="708393" y="8356"/>
                                  </a:lnTo>
                                  <a:lnTo>
                                    <a:pt x="708393" y="4740"/>
                                  </a:lnTo>
                                  <a:lnTo>
                                    <a:pt x="709032" y="3196"/>
                                  </a:lnTo>
                                  <a:lnTo>
                                    <a:pt x="711590" y="639"/>
                                  </a:lnTo>
                                  <a:lnTo>
                                    <a:pt x="713133" y="0"/>
                                  </a:lnTo>
                                  <a:lnTo>
                                    <a:pt x="716750" y="0"/>
                                  </a:lnTo>
                                  <a:lnTo>
                                    <a:pt x="718293" y="639"/>
                                  </a:lnTo>
                                  <a:lnTo>
                                    <a:pt x="720850" y="3196"/>
                                  </a:lnTo>
                                  <a:lnTo>
                                    <a:pt x="721490" y="4740"/>
                                  </a:lnTo>
                                  <a:lnTo>
                                    <a:pt x="721490" y="8356"/>
                                  </a:lnTo>
                                  <a:lnTo>
                                    <a:pt x="720850" y="9900"/>
                                  </a:lnTo>
                                  <a:lnTo>
                                    <a:pt x="718293" y="12457"/>
                                  </a:lnTo>
                                  <a:lnTo>
                                    <a:pt x="71675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742986" y="13096"/>
                                  </a:moveTo>
                                  <a:lnTo>
                                    <a:pt x="739371" y="13096"/>
                                  </a:lnTo>
                                  <a:lnTo>
                                    <a:pt x="737826" y="12457"/>
                                  </a:lnTo>
                                  <a:lnTo>
                                    <a:pt x="735269" y="9900"/>
                                  </a:lnTo>
                                  <a:lnTo>
                                    <a:pt x="734629" y="8356"/>
                                  </a:lnTo>
                                  <a:lnTo>
                                    <a:pt x="734629" y="4740"/>
                                  </a:lnTo>
                                  <a:lnTo>
                                    <a:pt x="735269" y="3196"/>
                                  </a:lnTo>
                                  <a:lnTo>
                                    <a:pt x="737826" y="639"/>
                                  </a:lnTo>
                                  <a:lnTo>
                                    <a:pt x="739371" y="0"/>
                                  </a:lnTo>
                                  <a:lnTo>
                                    <a:pt x="742986" y="0"/>
                                  </a:lnTo>
                                  <a:lnTo>
                                    <a:pt x="744529" y="639"/>
                                  </a:lnTo>
                                  <a:lnTo>
                                    <a:pt x="747087" y="3196"/>
                                  </a:lnTo>
                                  <a:lnTo>
                                    <a:pt x="747726" y="4740"/>
                                  </a:lnTo>
                                  <a:lnTo>
                                    <a:pt x="747726" y="8356"/>
                                  </a:lnTo>
                                  <a:lnTo>
                                    <a:pt x="747087" y="9900"/>
                                  </a:lnTo>
                                  <a:lnTo>
                                    <a:pt x="744529" y="12457"/>
                                  </a:lnTo>
                                  <a:lnTo>
                                    <a:pt x="74298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769223" y="13096"/>
                                  </a:moveTo>
                                  <a:lnTo>
                                    <a:pt x="765607" y="13096"/>
                                  </a:lnTo>
                                  <a:lnTo>
                                    <a:pt x="764063" y="12457"/>
                                  </a:lnTo>
                                  <a:lnTo>
                                    <a:pt x="761505" y="9900"/>
                                  </a:lnTo>
                                  <a:lnTo>
                                    <a:pt x="760866" y="8356"/>
                                  </a:lnTo>
                                  <a:lnTo>
                                    <a:pt x="760866" y="4740"/>
                                  </a:lnTo>
                                  <a:lnTo>
                                    <a:pt x="761505" y="3196"/>
                                  </a:lnTo>
                                  <a:lnTo>
                                    <a:pt x="764063" y="639"/>
                                  </a:lnTo>
                                  <a:lnTo>
                                    <a:pt x="765607" y="0"/>
                                  </a:lnTo>
                                  <a:lnTo>
                                    <a:pt x="769223" y="0"/>
                                  </a:lnTo>
                                  <a:lnTo>
                                    <a:pt x="770767" y="639"/>
                                  </a:lnTo>
                                  <a:lnTo>
                                    <a:pt x="773324" y="3196"/>
                                  </a:lnTo>
                                  <a:lnTo>
                                    <a:pt x="773963" y="4740"/>
                                  </a:lnTo>
                                  <a:lnTo>
                                    <a:pt x="773963" y="8356"/>
                                  </a:lnTo>
                                  <a:lnTo>
                                    <a:pt x="773324" y="9900"/>
                                  </a:lnTo>
                                  <a:lnTo>
                                    <a:pt x="770767" y="12457"/>
                                  </a:lnTo>
                                  <a:lnTo>
                                    <a:pt x="76922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795460" y="13096"/>
                                  </a:moveTo>
                                  <a:lnTo>
                                    <a:pt x="791844" y="13096"/>
                                  </a:lnTo>
                                  <a:lnTo>
                                    <a:pt x="790299" y="12457"/>
                                  </a:lnTo>
                                  <a:lnTo>
                                    <a:pt x="787743" y="9900"/>
                                  </a:lnTo>
                                  <a:lnTo>
                                    <a:pt x="787104" y="8356"/>
                                  </a:lnTo>
                                  <a:lnTo>
                                    <a:pt x="787104" y="4740"/>
                                  </a:lnTo>
                                  <a:lnTo>
                                    <a:pt x="787743" y="3196"/>
                                  </a:lnTo>
                                  <a:lnTo>
                                    <a:pt x="790299" y="639"/>
                                  </a:lnTo>
                                  <a:lnTo>
                                    <a:pt x="791844" y="0"/>
                                  </a:lnTo>
                                  <a:lnTo>
                                    <a:pt x="795460" y="0"/>
                                  </a:lnTo>
                                  <a:lnTo>
                                    <a:pt x="797004" y="639"/>
                                  </a:lnTo>
                                  <a:lnTo>
                                    <a:pt x="799561" y="3196"/>
                                  </a:lnTo>
                                  <a:lnTo>
                                    <a:pt x="800201" y="4740"/>
                                  </a:lnTo>
                                  <a:lnTo>
                                    <a:pt x="800201" y="8356"/>
                                  </a:lnTo>
                                  <a:lnTo>
                                    <a:pt x="799561" y="9900"/>
                                  </a:lnTo>
                                  <a:lnTo>
                                    <a:pt x="797004" y="12457"/>
                                  </a:lnTo>
                                  <a:lnTo>
                                    <a:pt x="79546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821697" y="13096"/>
                                  </a:moveTo>
                                  <a:lnTo>
                                    <a:pt x="818080" y="13096"/>
                                  </a:lnTo>
                                  <a:lnTo>
                                    <a:pt x="816537" y="12457"/>
                                  </a:lnTo>
                                  <a:lnTo>
                                    <a:pt x="813980" y="9900"/>
                                  </a:lnTo>
                                  <a:lnTo>
                                    <a:pt x="813340" y="8356"/>
                                  </a:lnTo>
                                  <a:lnTo>
                                    <a:pt x="813340" y="4740"/>
                                  </a:lnTo>
                                  <a:lnTo>
                                    <a:pt x="813980" y="3196"/>
                                  </a:lnTo>
                                  <a:lnTo>
                                    <a:pt x="816537" y="639"/>
                                  </a:lnTo>
                                  <a:lnTo>
                                    <a:pt x="818080" y="0"/>
                                  </a:lnTo>
                                  <a:lnTo>
                                    <a:pt x="821697" y="0"/>
                                  </a:lnTo>
                                  <a:lnTo>
                                    <a:pt x="823241" y="639"/>
                                  </a:lnTo>
                                  <a:lnTo>
                                    <a:pt x="825798" y="3196"/>
                                  </a:lnTo>
                                  <a:lnTo>
                                    <a:pt x="826437" y="4740"/>
                                  </a:lnTo>
                                  <a:lnTo>
                                    <a:pt x="826437" y="8356"/>
                                  </a:lnTo>
                                  <a:lnTo>
                                    <a:pt x="825798" y="9900"/>
                                  </a:lnTo>
                                  <a:lnTo>
                                    <a:pt x="823241" y="12457"/>
                                  </a:lnTo>
                                  <a:lnTo>
                                    <a:pt x="82169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847934" y="13096"/>
                                  </a:moveTo>
                                  <a:lnTo>
                                    <a:pt x="844317" y="13096"/>
                                  </a:lnTo>
                                  <a:lnTo>
                                    <a:pt x="842774" y="12457"/>
                                  </a:lnTo>
                                  <a:lnTo>
                                    <a:pt x="840216" y="9900"/>
                                  </a:lnTo>
                                  <a:lnTo>
                                    <a:pt x="839577" y="8356"/>
                                  </a:lnTo>
                                  <a:lnTo>
                                    <a:pt x="839577" y="4740"/>
                                  </a:lnTo>
                                  <a:lnTo>
                                    <a:pt x="840216" y="3196"/>
                                  </a:lnTo>
                                  <a:lnTo>
                                    <a:pt x="842774" y="639"/>
                                  </a:lnTo>
                                  <a:lnTo>
                                    <a:pt x="844317" y="0"/>
                                  </a:lnTo>
                                  <a:lnTo>
                                    <a:pt x="847934" y="0"/>
                                  </a:lnTo>
                                  <a:lnTo>
                                    <a:pt x="849477" y="639"/>
                                  </a:lnTo>
                                  <a:lnTo>
                                    <a:pt x="852035" y="3196"/>
                                  </a:lnTo>
                                  <a:lnTo>
                                    <a:pt x="852674" y="4740"/>
                                  </a:lnTo>
                                  <a:lnTo>
                                    <a:pt x="852674" y="8356"/>
                                  </a:lnTo>
                                  <a:lnTo>
                                    <a:pt x="852035" y="9900"/>
                                  </a:lnTo>
                                  <a:lnTo>
                                    <a:pt x="849477" y="12457"/>
                                  </a:lnTo>
                                  <a:lnTo>
                                    <a:pt x="84793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874171" y="13096"/>
                                  </a:moveTo>
                                  <a:lnTo>
                                    <a:pt x="870554" y="13096"/>
                                  </a:lnTo>
                                  <a:lnTo>
                                    <a:pt x="869011" y="12457"/>
                                  </a:lnTo>
                                  <a:lnTo>
                                    <a:pt x="866453" y="9900"/>
                                  </a:lnTo>
                                  <a:lnTo>
                                    <a:pt x="865814" y="8356"/>
                                  </a:lnTo>
                                  <a:lnTo>
                                    <a:pt x="865814" y="4740"/>
                                  </a:lnTo>
                                  <a:lnTo>
                                    <a:pt x="866453" y="3196"/>
                                  </a:lnTo>
                                  <a:lnTo>
                                    <a:pt x="869011" y="639"/>
                                  </a:lnTo>
                                  <a:lnTo>
                                    <a:pt x="870554" y="0"/>
                                  </a:lnTo>
                                  <a:lnTo>
                                    <a:pt x="874171" y="0"/>
                                  </a:lnTo>
                                  <a:lnTo>
                                    <a:pt x="875714" y="639"/>
                                  </a:lnTo>
                                  <a:lnTo>
                                    <a:pt x="878271" y="3196"/>
                                  </a:lnTo>
                                  <a:lnTo>
                                    <a:pt x="878911" y="4740"/>
                                  </a:lnTo>
                                  <a:lnTo>
                                    <a:pt x="878911" y="8356"/>
                                  </a:lnTo>
                                  <a:lnTo>
                                    <a:pt x="878271" y="9900"/>
                                  </a:lnTo>
                                  <a:lnTo>
                                    <a:pt x="875714" y="12457"/>
                                  </a:lnTo>
                                  <a:lnTo>
                                    <a:pt x="87417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900407" y="13096"/>
                                  </a:moveTo>
                                  <a:lnTo>
                                    <a:pt x="896790" y="13096"/>
                                  </a:lnTo>
                                  <a:lnTo>
                                    <a:pt x="895247" y="12457"/>
                                  </a:lnTo>
                                  <a:lnTo>
                                    <a:pt x="892690" y="9900"/>
                                  </a:lnTo>
                                  <a:lnTo>
                                    <a:pt x="892050" y="8356"/>
                                  </a:lnTo>
                                  <a:lnTo>
                                    <a:pt x="892050" y="4740"/>
                                  </a:lnTo>
                                  <a:lnTo>
                                    <a:pt x="892690" y="3196"/>
                                  </a:lnTo>
                                  <a:lnTo>
                                    <a:pt x="895247" y="639"/>
                                  </a:lnTo>
                                  <a:lnTo>
                                    <a:pt x="896790" y="0"/>
                                  </a:lnTo>
                                  <a:lnTo>
                                    <a:pt x="900407" y="0"/>
                                  </a:lnTo>
                                  <a:lnTo>
                                    <a:pt x="901950" y="639"/>
                                  </a:lnTo>
                                  <a:lnTo>
                                    <a:pt x="904508" y="3196"/>
                                  </a:lnTo>
                                  <a:lnTo>
                                    <a:pt x="905147" y="4740"/>
                                  </a:lnTo>
                                  <a:lnTo>
                                    <a:pt x="905147" y="8356"/>
                                  </a:lnTo>
                                  <a:lnTo>
                                    <a:pt x="904508" y="9900"/>
                                  </a:lnTo>
                                  <a:lnTo>
                                    <a:pt x="901950" y="12457"/>
                                  </a:lnTo>
                                  <a:lnTo>
                                    <a:pt x="90040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926644" y="13096"/>
                                  </a:moveTo>
                                  <a:lnTo>
                                    <a:pt x="923028" y="13096"/>
                                  </a:lnTo>
                                  <a:lnTo>
                                    <a:pt x="921484" y="12457"/>
                                  </a:lnTo>
                                  <a:lnTo>
                                    <a:pt x="918926" y="9900"/>
                                  </a:lnTo>
                                  <a:lnTo>
                                    <a:pt x="918287" y="8356"/>
                                  </a:lnTo>
                                  <a:lnTo>
                                    <a:pt x="918287" y="4740"/>
                                  </a:lnTo>
                                  <a:lnTo>
                                    <a:pt x="918926" y="3196"/>
                                  </a:lnTo>
                                  <a:lnTo>
                                    <a:pt x="921484" y="639"/>
                                  </a:lnTo>
                                  <a:lnTo>
                                    <a:pt x="923028" y="0"/>
                                  </a:lnTo>
                                  <a:lnTo>
                                    <a:pt x="926644" y="0"/>
                                  </a:lnTo>
                                  <a:lnTo>
                                    <a:pt x="928188" y="639"/>
                                  </a:lnTo>
                                  <a:lnTo>
                                    <a:pt x="930744" y="3196"/>
                                  </a:lnTo>
                                  <a:lnTo>
                                    <a:pt x="931384" y="4740"/>
                                  </a:lnTo>
                                  <a:lnTo>
                                    <a:pt x="931384" y="8356"/>
                                  </a:lnTo>
                                  <a:lnTo>
                                    <a:pt x="930744" y="9900"/>
                                  </a:lnTo>
                                  <a:lnTo>
                                    <a:pt x="928188" y="12457"/>
                                  </a:lnTo>
                                  <a:lnTo>
                                    <a:pt x="92664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952881" y="13096"/>
                                  </a:moveTo>
                                  <a:lnTo>
                                    <a:pt x="949265" y="13096"/>
                                  </a:lnTo>
                                  <a:lnTo>
                                    <a:pt x="947720" y="12457"/>
                                  </a:lnTo>
                                  <a:lnTo>
                                    <a:pt x="945163" y="9900"/>
                                  </a:lnTo>
                                  <a:lnTo>
                                    <a:pt x="944524" y="8356"/>
                                  </a:lnTo>
                                  <a:lnTo>
                                    <a:pt x="944524" y="4740"/>
                                  </a:lnTo>
                                  <a:lnTo>
                                    <a:pt x="945163" y="3196"/>
                                  </a:lnTo>
                                  <a:lnTo>
                                    <a:pt x="947720" y="639"/>
                                  </a:lnTo>
                                  <a:lnTo>
                                    <a:pt x="949265" y="0"/>
                                  </a:lnTo>
                                  <a:lnTo>
                                    <a:pt x="952881" y="0"/>
                                  </a:lnTo>
                                  <a:lnTo>
                                    <a:pt x="954425" y="639"/>
                                  </a:lnTo>
                                  <a:lnTo>
                                    <a:pt x="956981" y="3196"/>
                                  </a:lnTo>
                                  <a:lnTo>
                                    <a:pt x="957620" y="4740"/>
                                  </a:lnTo>
                                  <a:lnTo>
                                    <a:pt x="957620" y="8356"/>
                                  </a:lnTo>
                                  <a:lnTo>
                                    <a:pt x="956981" y="9900"/>
                                  </a:lnTo>
                                  <a:lnTo>
                                    <a:pt x="954425" y="12457"/>
                                  </a:lnTo>
                                  <a:lnTo>
                                    <a:pt x="95288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979117" y="13096"/>
                                  </a:moveTo>
                                  <a:lnTo>
                                    <a:pt x="975501" y="13096"/>
                                  </a:lnTo>
                                  <a:lnTo>
                                    <a:pt x="973958" y="12457"/>
                                  </a:lnTo>
                                  <a:lnTo>
                                    <a:pt x="971401" y="9900"/>
                                  </a:lnTo>
                                  <a:lnTo>
                                    <a:pt x="970761" y="8356"/>
                                  </a:lnTo>
                                  <a:lnTo>
                                    <a:pt x="970761" y="4740"/>
                                  </a:lnTo>
                                  <a:lnTo>
                                    <a:pt x="971401" y="3196"/>
                                  </a:lnTo>
                                  <a:lnTo>
                                    <a:pt x="973958" y="639"/>
                                  </a:lnTo>
                                  <a:lnTo>
                                    <a:pt x="975501" y="0"/>
                                  </a:lnTo>
                                  <a:lnTo>
                                    <a:pt x="979117" y="0"/>
                                  </a:lnTo>
                                  <a:lnTo>
                                    <a:pt x="980661" y="639"/>
                                  </a:lnTo>
                                  <a:lnTo>
                                    <a:pt x="983219" y="3196"/>
                                  </a:lnTo>
                                  <a:lnTo>
                                    <a:pt x="983858" y="4740"/>
                                  </a:lnTo>
                                  <a:lnTo>
                                    <a:pt x="983858" y="8356"/>
                                  </a:lnTo>
                                  <a:lnTo>
                                    <a:pt x="983219" y="9900"/>
                                  </a:lnTo>
                                  <a:lnTo>
                                    <a:pt x="980661" y="12457"/>
                                  </a:lnTo>
                                  <a:lnTo>
                                    <a:pt x="97911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005355" y="13096"/>
                                  </a:moveTo>
                                  <a:lnTo>
                                    <a:pt x="1001738" y="13096"/>
                                  </a:lnTo>
                                  <a:lnTo>
                                    <a:pt x="1000195" y="12457"/>
                                  </a:lnTo>
                                  <a:lnTo>
                                    <a:pt x="997637" y="9900"/>
                                  </a:lnTo>
                                  <a:lnTo>
                                    <a:pt x="996998" y="8356"/>
                                  </a:lnTo>
                                  <a:lnTo>
                                    <a:pt x="996998" y="4740"/>
                                  </a:lnTo>
                                  <a:lnTo>
                                    <a:pt x="997637" y="3196"/>
                                  </a:lnTo>
                                  <a:lnTo>
                                    <a:pt x="1000195" y="639"/>
                                  </a:lnTo>
                                  <a:lnTo>
                                    <a:pt x="1001738" y="0"/>
                                  </a:lnTo>
                                  <a:lnTo>
                                    <a:pt x="1005355" y="0"/>
                                  </a:lnTo>
                                  <a:lnTo>
                                    <a:pt x="1006898" y="639"/>
                                  </a:lnTo>
                                  <a:lnTo>
                                    <a:pt x="1009455" y="3196"/>
                                  </a:lnTo>
                                  <a:lnTo>
                                    <a:pt x="1010095" y="4740"/>
                                  </a:lnTo>
                                  <a:lnTo>
                                    <a:pt x="1010095" y="8356"/>
                                  </a:lnTo>
                                  <a:lnTo>
                                    <a:pt x="1009455" y="9900"/>
                                  </a:lnTo>
                                  <a:lnTo>
                                    <a:pt x="1006898" y="12457"/>
                                  </a:lnTo>
                                  <a:lnTo>
                                    <a:pt x="100535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031592" y="13096"/>
                                  </a:moveTo>
                                  <a:lnTo>
                                    <a:pt x="1027974" y="13096"/>
                                  </a:lnTo>
                                  <a:lnTo>
                                    <a:pt x="1026431" y="12457"/>
                                  </a:lnTo>
                                  <a:lnTo>
                                    <a:pt x="1023874" y="9900"/>
                                  </a:lnTo>
                                  <a:lnTo>
                                    <a:pt x="1023235" y="8356"/>
                                  </a:lnTo>
                                  <a:lnTo>
                                    <a:pt x="1023235" y="4740"/>
                                  </a:lnTo>
                                  <a:lnTo>
                                    <a:pt x="1023874" y="3196"/>
                                  </a:lnTo>
                                  <a:lnTo>
                                    <a:pt x="1026431" y="639"/>
                                  </a:lnTo>
                                  <a:lnTo>
                                    <a:pt x="1027974" y="0"/>
                                  </a:lnTo>
                                  <a:lnTo>
                                    <a:pt x="1031592" y="0"/>
                                  </a:lnTo>
                                  <a:lnTo>
                                    <a:pt x="1033135" y="639"/>
                                  </a:lnTo>
                                  <a:lnTo>
                                    <a:pt x="1035692" y="3196"/>
                                  </a:lnTo>
                                  <a:lnTo>
                                    <a:pt x="1036331" y="4740"/>
                                  </a:lnTo>
                                  <a:lnTo>
                                    <a:pt x="1036331" y="8356"/>
                                  </a:lnTo>
                                  <a:lnTo>
                                    <a:pt x="1035692" y="9900"/>
                                  </a:lnTo>
                                  <a:lnTo>
                                    <a:pt x="1033135" y="12457"/>
                                  </a:lnTo>
                                  <a:lnTo>
                                    <a:pt x="103159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057828" y="13096"/>
                                  </a:moveTo>
                                  <a:lnTo>
                                    <a:pt x="1054211" y="13096"/>
                                  </a:lnTo>
                                  <a:lnTo>
                                    <a:pt x="1052668" y="12457"/>
                                  </a:lnTo>
                                  <a:lnTo>
                                    <a:pt x="1050111" y="9900"/>
                                  </a:lnTo>
                                  <a:lnTo>
                                    <a:pt x="1049471" y="8356"/>
                                  </a:lnTo>
                                  <a:lnTo>
                                    <a:pt x="1049471" y="4740"/>
                                  </a:lnTo>
                                  <a:lnTo>
                                    <a:pt x="1050111" y="3196"/>
                                  </a:lnTo>
                                  <a:lnTo>
                                    <a:pt x="1052668" y="639"/>
                                  </a:lnTo>
                                  <a:lnTo>
                                    <a:pt x="1054211" y="0"/>
                                  </a:lnTo>
                                  <a:lnTo>
                                    <a:pt x="1057828" y="0"/>
                                  </a:lnTo>
                                  <a:lnTo>
                                    <a:pt x="1059371" y="639"/>
                                  </a:lnTo>
                                  <a:lnTo>
                                    <a:pt x="1061929" y="3196"/>
                                  </a:lnTo>
                                  <a:lnTo>
                                    <a:pt x="1062568" y="4740"/>
                                  </a:lnTo>
                                  <a:lnTo>
                                    <a:pt x="1062568" y="8356"/>
                                  </a:lnTo>
                                  <a:lnTo>
                                    <a:pt x="1061929" y="9900"/>
                                  </a:lnTo>
                                  <a:lnTo>
                                    <a:pt x="1059371" y="12457"/>
                                  </a:lnTo>
                                  <a:lnTo>
                                    <a:pt x="105782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084065" y="13096"/>
                                  </a:moveTo>
                                  <a:lnTo>
                                    <a:pt x="1080448" y="13096"/>
                                  </a:lnTo>
                                  <a:lnTo>
                                    <a:pt x="1078905" y="12457"/>
                                  </a:lnTo>
                                  <a:lnTo>
                                    <a:pt x="1076347" y="9900"/>
                                  </a:lnTo>
                                  <a:lnTo>
                                    <a:pt x="1075708" y="8356"/>
                                  </a:lnTo>
                                  <a:lnTo>
                                    <a:pt x="1075708" y="4740"/>
                                  </a:lnTo>
                                  <a:lnTo>
                                    <a:pt x="1076347" y="3196"/>
                                  </a:lnTo>
                                  <a:lnTo>
                                    <a:pt x="1078905" y="639"/>
                                  </a:lnTo>
                                  <a:lnTo>
                                    <a:pt x="1080448" y="0"/>
                                  </a:lnTo>
                                  <a:lnTo>
                                    <a:pt x="1084065" y="0"/>
                                  </a:lnTo>
                                  <a:lnTo>
                                    <a:pt x="1085608" y="639"/>
                                  </a:lnTo>
                                  <a:lnTo>
                                    <a:pt x="1088165" y="3196"/>
                                  </a:lnTo>
                                  <a:lnTo>
                                    <a:pt x="1088805" y="4740"/>
                                  </a:lnTo>
                                  <a:lnTo>
                                    <a:pt x="1088805" y="8356"/>
                                  </a:lnTo>
                                  <a:lnTo>
                                    <a:pt x="1088165" y="9900"/>
                                  </a:lnTo>
                                  <a:lnTo>
                                    <a:pt x="1085608" y="12457"/>
                                  </a:lnTo>
                                  <a:lnTo>
                                    <a:pt x="108406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110301" y="13096"/>
                                  </a:moveTo>
                                  <a:lnTo>
                                    <a:pt x="1106685" y="13096"/>
                                  </a:lnTo>
                                  <a:lnTo>
                                    <a:pt x="1105141" y="12457"/>
                                  </a:lnTo>
                                  <a:lnTo>
                                    <a:pt x="1102584" y="9900"/>
                                  </a:lnTo>
                                  <a:lnTo>
                                    <a:pt x="1101944" y="8356"/>
                                  </a:lnTo>
                                  <a:lnTo>
                                    <a:pt x="1101944" y="4740"/>
                                  </a:lnTo>
                                  <a:lnTo>
                                    <a:pt x="1102584" y="3196"/>
                                  </a:lnTo>
                                  <a:lnTo>
                                    <a:pt x="1105141" y="639"/>
                                  </a:lnTo>
                                  <a:lnTo>
                                    <a:pt x="1106685" y="0"/>
                                  </a:lnTo>
                                  <a:lnTo>
                                    <a:pt x="1110301" y="0"/>
                                  </a:lnTo>
                                  <a:lnTo>
                                    <a:pt x="1111844" y="639"/>
                                  </a:lnTo>
                                  <a:lnTo>
                                    <a:pt x="1114402" y="3196"/>
                                  </a:lnTo>
                                  <a:lnTo>
                                    <a:pt x="1115041" y="4740"/>
                                  </a:lnTo>
                                  <a:lnTo>
                                    <a:pt x="1115041" y="8356"/>
                                  </a:lnTo>
                                  <a:lnTo>
                                    <a:pt x="1114402" y="9900"/>
                                  </a:lnTo>
                                  <a:lnTo>
                                    <a:pt x="1111844" y="12457"/>
                                  </a:lnTo>
                                  <a:lnTo>
                                    <a:pt x="111030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136538" y="13096"/>
                                  </a:moveTo>
                                  <a:lnTo>
                                    <a:pt x="1132922" y="13096"/>
                                  </a:lnTo>
                                  <a:lnTo>
                                    <a:pt x="1131378" y="12457"/>
                                  </a:lnTo>
                                  <a:lnTo>
                                    <a:pt x="1128820" y="9900"/>
                                  </a:lnTo>
                                  <a:lnTo>
                                    <a:pt x="1128182" y="8356"/>
                                  </a:lnTo>
                                  <a:lnTo>
                                    <a:pt x="1128182" y="4740"/>
                                  </a:lnTo>
                                  <a:lnTo>
                                    <a:pt x="1128820" y="3196"/>
                                  </a:lnTo>
                                  <a:lnTo>
                                    <a:pt x="1131378" y="639"/>
                                  </a:lnTo>
                                  <a:lnTo>
                                    <a:pt x="1132922" y="0"/>
                                  </a:lnTo>
                                  <a:lnTo>
                                    <a:pt x="1136538" y="0"/>
                                  </a:lnTo>
                                  <a:lnTo>
                                    <a:pt x="1138082" y="639"/>
                                  </a:lnTo>
                                  <a:lnTo>
                                    <a:pt x="1140640" y="3196"/>
                                  </a:lnTo>
                                  <a:lnTo>
                                    <a:pt x="1141278" y="4740"/>
                                  </a:lnTo>
                                  <a:lnTo>
                                    <a:pt x="1141278" y="8356"/>
                                  </a:lnTo>
                                  <a:lnTo>
                                    <a:pt x="1140640" y="9900"/>
                                  </a:lnTo>
                                  <a:lnTo>
                                    <a:pt x="1138082" y="12457"/>
                                  </a:lnTo>
                                  <a:lnTo>
                                    <a:pt x="113653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162775" y="13096"/>
                                  </a:moveTo>
                                  <a:lnTo>
                                    <a:pt x="1159159" y="13096"/>
                                  </a:lnTo>
                                  <a:lnTo>
                                    <a:pt x="1157616" y="12457"/>
                                  </a:lnTo>
                                  <a:lnTo>
                                    <a:pt x="1155058" y="9900"/>
                                  </a:lnTo>
                                  <a:lnTo>
                                    <a:pt x="1154419" y="8356"/>
                                  </a:lnTo>
                                  <a:lnTo>
                                    <a:pt x="1154419" y="4740"/>
                                  </a:lnTo>
                                  <a:lnTo>
                                    <a:pt x="1155058" y="3196"/>
                                  </a:lnTo>
                                  <a:lnTo>
                                    <a:pt x="1157616" y="639"/>
                                  </a:lnTo>
                                  <a:lnTo>
                                    <a:pt x="1159159" y="0"/>
                                  </a:lnTo>
                                  <a:lnTo>
                                    <a:pt x="1162775" y="0"/>
                                  </a:lnTo>
                                  <a:lnTo>
                                    <a:pt x="1164319" y="639"/>
                                  </a:lnTo>
                                  <a:lnTo>
                                    <a:pt x="1166876" y="3196"/>
                                  </a:lnTo>
                                  <a:lnTo>
                                    <a:pt x="1167516" y="4740"/>
                                  </a:lnTo>
                                  <a:lnTo>
                                    <a:pt x="1167516" y="8356"/>
                                  </a:lnTo>
                                  <a:lnTo>
                                    <a:pt x="1166876" y="9900"/>
                                  </a:lnTo>
                                  <a:lnTo>
                                    <a:pt x="1164319" y="12457"/>
                                  </a:lnTo>
                                  <a:lnTo>
                                    <a:pt x="116277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189012" y="13096"/>
                                  </a:moveTo>
                                  <a:lnTo>
                                    <a:pt x="1185395" y="13096"/>
                                  </a:lnTo>
                                  <a:lnTo>
                                    <a:pt x="1183852" y="12457"/>
                                  </a:lnTo>
                                  <a:lnTo>
                                    <a:pt x="1181295" y="9900"/>
                                  </a:lnTo>
                                  <a:lnTo>
                                    <a:pt x="1180655" y="8356"/>
                                  </a:lnTo>
                                  <a:lnTo>
                                    <a:pt x="1180655" y="4740"/>
                                  </a:lnTo>
                                  <a:lnTo>
                                    <a:pt x="1181295" y="3196"/>
                                  </a:lnTo>
                                  <a:lnTo>
                                    <a:pt x="1183852" y="639"/>
                                  </a:lnTo>
                                  <a:lnTo>
                                    <a:pt x="1185395" y="0"/>
                                  </a:lnTo>
                                  <a:lnTo>
                                    <a:pt x="1189012" y="0"/>
                                  </a:lnTo>
                                  <a:lnTo>
                                    <a:pt x="1190555" y="639"/>
                                  </a:lnTo>
                                  <a:lnTo>
                                    <a:pt x="1193113" y="3196"/>
                                  </a:lnTo>
                                  <a:lnTo>
                                    <a:pt x="1193756" y="4740"/>
                                  </a:lnTo>
                                  <a:lnTo>
                                    <a:pt x="1193756" y="8356"/>
                                  </a:lnTo>
                                  <a:lnTo>
                                    <a:pt x="1193113" y="9900"/>
                                  </a:lnTo>
                                  <a:lnTo>
                                    <a:pt x="1190555" y="12457"/>
                                  </a:lnTo>
                                  <a:lnTo>
                                    <a:pt x="118901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215247" y="13096"/>
                                  </a:moveTo>
                                  <a:lnTo>
                                    <a:pt x="1211627" y="13096"/>
                                  </a:lnTo>
                                  <a:lnTo>
                                    <a:pt x="1210091" y="12457"/>
                                  </a:lnTo>
                                  <a:lnTo>
                                    <a:pt x="1207531" y="9900"/>
                                  </a:lnTo>
                                  <a:lnTo>
                                    <a:pt x="1206888" y="8356"/>
                                  </a:lnTo>
                                  <a:lnTo>
                                    <a:pt x="1206888" y="4740"/>
                                  </a:lnTo>
                                  <a:lnTo>
                                    <a:pt x="1207531" y="3196"/>
                                  </a:lnTo>
                                  <a:lnTo>
                                    <a:pt x="1210091" y="639"/>
                                  </a:lnTo>
                                  <a:lnTo>
                                    <a:pt x="1211627" y="0"/>
                                  </a:lnTo>
                                  <a:lnTo>
                                    <a:pt x="1215247" y="0"/>
                                  </a:lnTo>
                                  <a:lnTo>
                                    <a:pt x="1216794" y="639"/>
                                  </a:lnTo>
                                  <a:lnTo>
                                    <a:pt x="1219354" y="3196"/>
                                  </a:lnTo>
                                  <a:lnTo>
                                    <a:pt x="1219985" y="4740"/>
                                  </a:lnTo>
                                  <a:lnTo>
                                    <a:pt x="1219985" y="8356"/>
                                  </a:lnTo>
                                  <a:lnTo>
                                    <a:pt x="1219354" y="9900"/>
                                  </a:lnTo>
                                  <a:lnTo>
                                    <a:pt x="1216794" y="12457"/>
                                  </a:lnTo>
                                  <a:lnTo>
                                    <a:pt x="121524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241488" y="13096"/>
                                  </a:moveTo>
                                  <a:lnTo>
                                    <a:pt x="1237869" y="13096"/>
                                  </a:lnTo>
                                  <a:lnTo>
                                    <a:pt x="1236321" y="12457"/>
                                  </a:lnTo>
                                  <a:lnTo>
                                    <a:pt x="1233773" y="9900"/>
                                  </a:lnTo>
                                  <a:lnTo>
                                    <a:pt x="1233130" y="8356"/>
                                  </a:lnTo>
                                  <a:lnTo>
                                    <a:pt x="1233130" y="4740"/>
                                  </a:lnTo>
                                  <a:lnTo>
                                    <a:pt x="1233773" y="3196"/>
                                  </a:lnTo>
                                  <a:lnTo>
                                    <a:pt x="1236321" y="639"/>
                                  </a:lnTo>
                                  <a:lnTo>
                                    <a:pt x="1237869" y="0"/>
                                  </a:lnTo>
                                  <a:lnTo>
                                    <a:pt x="1241488" y="0"/>
                                  </a:lnTo>
                                  <a:lnTo>
                                    <a:pt x="1243024" y="639"/>
                                  </a:lnTo>
                                  <a:lnTo>
                                    <a:pt x="1245584" y="3196"/>
                                  </a:lnTo>
                                  <a:lnTo>
                                    <a:pt x="1246227" y="4740"/>
                                  </a:lnTo>
                                  <a:lnTo>
                                    <a:pt x="1246227" y="8356"/>
                                  </a:lnTo>
                                  <a:lnTo>
                                    <a:pt x="1245584" y="9900"/>
                                  </a:lnTo>
                                  <a:lnTo>
                                    <a:pt x="1243024" y="12457"/>
                                  </a:lnTo>
                                  <a:lnTo>
                                    <a:pt x="124148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267718" y="13096"/>
                                  </a:moveTo>
                                  <a:lnTo>
                                    <a:pt x="1264110" y="13096"/>
                                  </a:lnTo>
                                  <a:lnTo>
                                    <a:pt x="1262562" y="12457"/>
                                  </a:lnTo>
                                  <a:lnTo>
                                    <a:pt x="1260002" y="9900"/>
                                  </a:lnTo>
                                  <a:lnTo>
                                    <a:pt x="1259371" y="8356"/>
                                  </a:lnTo>
                                  <a:lnTo>
                                    <a:pt x="1259371" y="4740"/>
                                  </a:lnTo>
                                  <a:lnTo>
                                    <a:pt x="1260002" y="3196"/>
                                  </a:lnTo>
                                  <a:lnTo>
                                    <a:pt x="1262562" y="639"/>
                                  </a:lnTo>
                                  <a:lnTo>
                                    <a:pt x="1264110" y="0"/>
                                  </a:lnTo>
                                  <a:lnTo>
                                    <a:pt x="1267718" y="0"/>
                                  </a:lnTo>
                                  <a:lnTo>
                                    <a:pt x="1269265" y="639"/>
                                  </a:lnTo>
                                  <a:lnTo>
                                    <a:pt x="1271825" y="3196"/>
                                  </a:lnTo>
                                  <a:lnTo>
                                    <a:pt x="1272468" y="4740"/>
                                  </a:lnTo>
                                  <a:lnTo>
                                    <a:pt x="1272468" y="8356"/>
                                  </a:lnTo>
                                  <a:lnTo>
                                    <a:pt x="1271825" y="9900"/>
                                  </a:lnTo>
                                  <a:lnTo>
                                    <a:pt x="1269265" y="12457"/>
                                  </a:lnTo>
                                  <a:lnTo>
                                    <a:pt x="126771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293959" y="13096"/>
                                  </a:moveTo>
                                  <a:lnTo>
                                    <a:pt x="1290339" y="13096"/>
                                  </a:lnTo>
                                  <a:lnTo>
                                    <a:pt x="1288803" y="12457"/>
                                  </a:lnTo>
                                  <a:lnTo>
                                    <a:pt x="1286244" y="9900"/>
                                  </a:lnTo>
                                  <a:lnTo>
                                    <a:pt x="1285601" y="8356"/>
                                  </a:lnTo>
                                  <a:lnTo>
                                    <a:pt x="1285601" y="4740"/>
                                  </a:lnTo>
                                  <a:lnTo>
                                    <a:pt x="1286244" y="3196"/>
                                  </a:lnTo>
                                  <a:lnTo>
                                    <a:pt x="1288803" y="639"/>
                                  </a:lnTo>
                                  <a:lnTo>
                                    <a:pt x="1290339" y="0"/>
                                  </a:lnTo>
                                  <a:lnTo>
                                    <a:pt x="1293959" y="0"/>
                                  </a:lnTo>
                                  <a:lnTo>
                                    <a:pt x="1295507" y="639"/>
                                  </a:lnTo>
                                  <a:lnTo>
                                    <a:pt x="1298055" y="3196"/>
                                  </a:lnTo>
                                  <a:lnTo>
                                    <a:pt x="1298698" y="4740"/>
                                  </a:lnTo>
                                  <a:lnTo>
                                    <a:pt x="1298698" y="8356"/>
                                  </a:lnTo>
                                  <a:lnTo>
                                    <a:pt x="1298055" y="9900"/>
                                  </a:lnTo>
                                  <a:lnTo>
                                    <a:pt x="1295507" y="12457"/>
                                  </a:lnTo>
                                  <a:lnTo>
                                    <a:pt x="129395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320200" y="13096"/>
                                  </a:moveTo>
                                  <a:lnTo>
                                    <a:pt x="1316581" y="13096"/>
                                  </a:lnTo>
                                  <a:lnTo>
                                    <a:pt x="1315033" y="12457"/>
                                  </a:lnTo>
                                  <a:lnTo>
                                    <a:pt x="1312473" y="9900"/>
                                  </a:lnTo>
                                  <a:lnTo>
                                    <a:pt x="1311842" y="8356"/>
                                  </a:lnTo>
                                  <a:lnTo>
                                    <a:pt x="1311842" y="4740"/>
                                  </a:lnTo>
                                  <a:lnTo>
                                    <a:pt x="1312473" y="3196"/>
                                  </a:lnTo>
                                  <a:lnTo>
                                    <a:pt x="1315033" y="639"/>
                                  </a:lnTo>
                                  <a:lnTo>
                                    <a:pt x="1316581" y="0"/>
                                  </a:lnTo>
                                  <a:lnTo>
                                    <a:pt x="1320200" y="0"/>
                                  </a:lnTo>
                                  <a:lnTo>
                                    <a:pt x="1321736" y="639"/>
                                  </a:lnTo>
                                  <a:lnTo>
                                    <a:pt x="1324296" y="3196"/>
                                  </a:lnTo>
                                  <a:lnTo>
                                    <a:pt x="1324939" y="4740"/>
                                  </a:lnTo>
                                  <a:lnTo>
                                    <a:pt x="1324939" y="8356"/>
                                  </a:lnTo>
                                  <a:lnTo>
                                    <a:pt x="1324296" y="9900"/>
                                  </a:lnTo>
                                  <a:lnTo>
                                    <a:pt x="1321736" y="12457"/>
                                  </a:lnTo>
                                  <a:lnTo>
                                    <a:pt x="132020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346430" y="13096"/>
                                  </a:moveTo>
                                  <a:lnTo>
                                    <a:pt x="1342822" y="13096"/>
                                  </a:lnTo>
                                  <a:lnTo>
                                    <a:pt x="1341274" y="12457"/>
                                  </a:lnTo>
                                  <a:lnTo>
                                    <a:pt x="1338714" y="9900"/>
                                  </a:lnTo>
                                  <a:lnTo>
                                    <a:pt x="1338072" y="8356"/>
                                  </a:lnTo>
                                  <a:lnTo>
                                    <a:pt x="1338072" y="4740"/>
                                  </a:lnTo>
                                  <a:lnTo>
                                    <a:pt x="1338714" y="3196"/>
                                  </a:lnTo>
                                  <a:lnTo>
                                    <a:pt x="1341274" y="639"/>
                                  </a:lnTo>
                                  <a:lnTo>
                                    <a:pt x="1342822" y="0"/>
                                  </a:lnTo>
                                  <a:lnTo>
                                    <a:pt x="1346430" y="0"/>
                                  </a:lnTo>
                                  <a:lnTo>
                                    <a:pt x="1347978" y="639"/>
                                  </a:lnTo>
                                  <a:lnTo>
                                    <a:pt x="1350537" y="3196"/>
                                  </a:lnTo>
                                  <a:lnTo>
                                    <a:pt x="1351168" y="4740"/>
                                  </a:lnTo>
                                  <a:lnTo>
                                    <a:pt x="1351168" y="8356"/>
                                  </a:lnTo>
                                  <a:lnTo>
                                    <a:pt x="1350537" y="9900"/>
                                  </a:lnTo>
                                  <a:lnTo>
                                    <a:pt x="1347978" y="12457"/>
                                  </a:lnTo>
                                  <a:lnTo>
                                    <a:pt x="134643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372671" y="13096"/>
                                  </a:moveTo>
                                  <a:lnTo>
                                    <a:pt x="1369052" y="13096"/>
                                  </a:lnTo>
                                  <a:lnTo>
                                    <a:pt x="1367504" y="12457"/>
                                  </a:lnTo>
                                  <a:lnTo>
                                    <a:pt x="1364956" y="9900"/>
                                  </a:lnTo>
                                  <a:lnTo>
                                    <a:pt x="1364313" y="8356"/>
                                  </a:lnTo>
                                  <a:lnTo>
                                    <a:pt x="1364313" y="4740"/>
                                  </a:lnTo>
                                  <a:lnTo>
                                    <a:pt x="1364956" y="3196"/>
                                  </a:lnTo>
                                  <a:lnTo>
                                    <a:pt x="1367504" y="639"/>
                                  </a:lnTo>
                                  <a:lnTo>
                                    <a:pt x="1369052" y="0"/>
                                  </a:lnTo>
                                  <a:lnTo>
                                    <a:pt x="1372671" y="0"/>
                                  </a:lnTo>
                                  <a:lnTo>
                                    <a:pt x="1374219" y="639"/>
                                  </a:lnTo>
                                  <a:lnTo>
                                    <a:pt x="1376767" y="3196"/>
                                  </a:lnTo>
                                  <a:lnTo>
                                    <a:pt x="1377410" y="4740"/>
                                  </a:lnTo>
                                  <a:lnTo>
                                    <a:pt x="1377410" y="8356"/>
                                  </a:lnTo>
                                  <a:lnTo>
                                    <a:pt x="1376767" y="9900"/>
                                  </a:lnTo>
                                  <a:lnTo>
                                    <a:pt x="1374219" y="12457"/>
                                  </a:lnTo>
                                  <a:lnTo>
                                    <a:pt x="137267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398901" y="13096"/>
                                  </a:moveTo>
                                  <a:lnTo>
                                    <a:pt x="1395293" y="13096"/>
                                  </a:lnTo>
                                  <a:lnTo>
                                    <a:pt x="1393745" y="12457"/>
                                  </a:lnTo>
                                  <a:lnTo>
                                    <a:pt x="1391185" y="9900"/>
                                  </a:lnTo>
                                  <a:lnTo>
                                    <a:pt x="1390554" y="8356"/>
                                  </a:lnTo>
                                  <a:lnTo>
                                    <a:pt x="1390554" y="4740"/>
                                  </a:lnTo>
                                  <a:lnTo>
                                    <a:pt x="1391185" y="3196"/>
                                  </a:lnTo>
                                  <a:lnTo>
                                    <a:pt x="1393745" y="639"/>
                                  </a:lnTo>
                                  <a:lnTo>
                                    <a:pt x="1395293" y="0"/>
                                  </a:lnTo>
                                  <a:lnTo>
                                    <a:pt x="1398901" y="0"/>
                                  </a:lnTo>
                                  <a:lnTo>
                                    <a:pt x="1400448" y="639"/>
                                  </a:lnTo>
                                  <a:lnTo>
                                    <a:pt x="1403008" y="3196"/>
                                  </a:lnTo>
                                  <a:lnTo>
                                    <a:pt x="1403651" y="4740"/>
                                  </a:lnTo>
                                  <a:lnTo>
                                    <a:pt x="1403651" y="8356"/>
                                  </a:lnTo>
                                  <a:lnTo>
                                    <a:pt x="1403008" y="9900"/>
                                  </a:lnTo>
                                  <a:lnTo>
                                    <a:pt x="1400448" y="12457"/>
                                  </a:lnTo>
                                  <a:lnTo>
                                    <a:pt x="139890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425142" y="13096"/>
                                  </a:moveTo>
                                  <a:lnTo>
                                    <a:pt x="1421522" y="13096"/>
                                  </a:lnTo>
                                  <a:lnTo>
                                    <a:pt x="1419987" y="12457"/>
                                  </a:lnTo>
                                  <a:lnTo>
                                    <a:pt x="1417427" y="9900"/>
                                  </a:lnTo>
                                  <a:lnTo>
                                    <a:pt x="1416784" y="8356"/>
                                  </a:lnTo>
                                  <a:lnTo>
                                    <a:pt x="1416784" y="4740"/>
                                  </a:lnTo>
                                  <a:lnTo>
                                    <a:pt x="1417427" y="3196"/>
                                  </a:lnTo>
                                  <a:lnTo>
                                    <a:pt x="1419987" y="639"/>
                                  </a:lnTo>
                                  <a:lnTo>
                                    <a:pt x="1421522" y="0"/>
                                  </a:lnTo>
                                  <a:lnTo>
                                    <a:pt x="1425142" y="0"/>
                                  </a:lnTo>
                                  <a:lnTo>
                                    <a:pt x="1426690" y="639"/>
                                  </a:lnTo>
                                  <a:lnTo>
                                    <a:pt x="1429250" y="3196"/>
                                  </a:lnTo>
                                  <a:lnTo>
                                    <a:pt x="1429881" y="4740"/>
                                  </a:lnTo>
                                  <a:lnTo>
                                    <a:pt x="1429881" y="8356"/>
                                  </a:lnTo>
                                  <a:lnTo>
                                    <a:pt x="1429250" y="9900"/>
                                  </a:lnTo>
                                  <a:lnTo>
                                    <a:pt x="1426690" y="12457"/>
                                  </a:lnTo>
                                  <a:lnTo>
                                    <a:pt x="142514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451383" y="13096"/>
                                  </a:moveTo>
                                  <a:lnTo>
                                    <a:pt x="1447764" y="13096"/>
                                  </a:lnTo>
                                  <a:lnTo>
                                    <a:pt x="1446216" y="12457"/>
                                  </a:lnTo>
                                  <a:lnTo>
                                    <a:pt x="1443668" y="9900"/>
                                  </a:lnTo>
                                  <a:lnTo>
                                    <a:pt x="1443025" y="8356"/>
                                  </a:lnTo>
                                  <a:lnTo>
                                    <a:pt x="1443025" y="4740"/>
                                  </a:lnTo>
                                  <a:lnTo>
                                    <a:pt x="1443668" y="3196"/>
                                  </a:lnTo>
                                  <a:lnTo>
                                    <a:pt x="1446216" y="639"/>
                                  </a:lnTo>
                                  <a:lnTo>
                                    <a:pt x="1447764" y="0"/>
                                  </a:lnTo>
                                  <a:lnTo>
                                    <a:pt x="1451383" y="0"/>
                                  </a:lnTo>
                                  <a:lnTo>
                                    <a:pt x="1452919" y="639"/>
                                  </a:lnTo>
                                  <a:lnTo>
                                    <a:pt x="1455479" y="3196"/>
                                  </a:lnTo>
                                  <a:lnTo>
                                    <a:pt x="1456122" y="4740"/>
                                  </a:lnTo>
                                  <a:lnTo>
                                    <a:pt x="1456122" y="8356"/>
                                  </a:lnTo>
                                  <a:lnTo>
                                    <a:pt x="1455479" y="9900"/>
                                  </a:lnTo>
                                  <a:lnTo>
                                    <a:pt x="1452919" y="12457"/>
                                  </a:lnTo>
                                  <a:lnTo>
                                    <a:pt x="145138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477613" y="13096"/>
                                  </a:moveTo>
                                  <a:lnTo>
                                    <a:pt x="1474005" y="13096"/>
                                  </a:lnTo>
                                  <a:lnTo>
                                    <a:pt x="1472457" y="12457"/>
                                  </a:lnTo>
                                  <a:lnTo>
                                    <a:pt x="1469898" y="9900"/>
                                  </a:lnTo>
                                  <a:lnTo>
                                    <a:pt x="1469255" y="8356"/>
                                  </a:lnTo>
                                  <a:lnTo>
                                    <a:pt x="1469255" y="4740"/>
                                  </a:lnTo>
                                  <a:lnTo>
                                    <a:pt x="1469898" y="3196"/>
                                  </a:lnTo>
                                  <a:lnTo>
                                    <a:pt x="1472457" y="639"/>
                                  </a:lnTo>
                                  <a:lnTo>
                                    <a:pt x="1474005" y="0"/>
                                  </a:lnTo>
                                  <a:lnTo>
                                    <a:pt x="1477613" y="0"/>
                                  </a:lnTo>
                                  <a:lnTo>
                                    <a:pt x="1479161" y="639"/>
                                  </a:lnTo>
                                  <a:lnTo>
                                    <a:pt x="1481720" y="3196"/>
                                  </a:lnTo>
                                  <a:lnTo>
                                    <a:pt x="1482351" y="4740"/>
                                  </a:lnTo>
                                  <a:lnTo>
                                    <a:pt x="1482351" y="8356"/>
                                  </a:lnTo>
                                  <a:lnTo>
                                    <a:pt x="1481720" y="9900"/>
                                  </a:lnTo>
                                  <a:lnTo>
                                    <a:pt x="1479161" y="12457"/>
                                  </a:lnTo>
                                  <a:lnTo>
                                    <a:pt x="147761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503854" y="13096"/>
                                  </a:moveTo>
                                  <a:lnTo>
                                    <a:pt x="1500235" y="13096"/>
                                  </a:lnTo>
                                  <a:lnTo>
                                    <a:pt x="1498699" y="12457"/>
                                  </a:lnTo>
                                  <a:lnTo>
                                    <a:pt x="1496139" y="9900"/>
                                  </a:lnTo>
                                  <a:lnTo>
                                    <a:pt x="1495496" y="8356"/>
                                  </a:lnTo>
                                  <a:lnTo>
                                    <a:pt x="1495496" y="4740"/>
                                  </a:lnTo>
                                  <a:lnTo>
                                    <a:pt x="1496139" y="3196"/>
                                  </a:lnTo>
                                  <a:lnTo>
                                    <a:pt x="1498699" y="639"/>
                                  </a:lnTo>
                                  <a:lnTo>
                                    <a:pt x="1500235" y="0"/>
                                  </a:lnTo>
                                  <a:lnTo>
                                    <a:pt x="1503854" y="0"/>
                                  </a:lnTo>
                                  <a:lnTo>
                                    <a:pt x="1505402" y="639"/>
                                  </a:lnTo>
                                  <a:lnTo>
                                    <a:pt x="1507950" y="3196"/>
                                  </a:lnTo>
                                  <a:lnTo>
                                    <a:pt x="1508593" y="4740"/>
                                  </a:lnTo>
                                  <a:lnTo>
                                    <a:pt x="1508593" y="8356"/>
                                  </a:lnTo>
                                  <a:lnTo>
                                    <a:pt x="1507950" y="9900"/>
                                  </a:lnTo>
                                  <a:lnTo>
                                    <a:pt x="1505402" y="12457"/>
                                  </a:lnTo>
                                  <a:lnTo>
                                    <a:pt x="150385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530096" y="13096"/>
                                  </a:moveTo>
                                  <a:lnTo>
                                    <a:pt x="1526476" y="13096"/>
                                  </a:lnTo>
                                  <a:lnTo>
                                    <a:pt x="1524928" y="12457"/>
                                  </a:lnTo>
                                  <a:lnTo>
                                    <a:pt x="1522368" y="9900"/>
                                  </a:lnTo>
                                  <a:lnTo>
                                    <a:pt x="1521737" y="8356"/>
                                  </a:lnTo>
                                  <a:lnTo>
                                    <a:pt x="1521737" y="4740"/>
                                  </a:lnTo>
                                  <a:lnTo>
                                    <a:pt x="1522368" y="3196"/>
                                  </a:lnTo>
                                  <a:lnTo>
                                    <a:pt x="1524928" y="639"/>
                                  </a:lnTo>
                                  <a:lnTo>
                                    <a:pt x="1526476" y="0"/>
                                  </a:lnTo>
                                  <a:lnTo>
                                    <a:pt x="1530096" y="0"/>
                                  </a:lnTo>
                                  <a:lnTo>
                                    <a:pt x="1531631" y="639"/>
                                  </a:lnTo>
                                  <a:lnTo>
                                    <a:pt x="1534191" y="3196"/>
                                  </a:lnTo>
                                  <a:lnTo>
                                    <a:pt x="1534834" y="4740"/>
                                  </a:lnTo>
                                  <a:lnTo>
                                    <a:pt x="1534834" y="8356"/>
                                  </a:lnTo>
                                  <a:lnTo>
                                    <a:pt x="1534191" y="9900"/>
                                  </a:lnTo>
                                  <a:lnTo>
                                    <a:pt x="1531631" y="12457"/>
                                  </a:lnTo>
                                  <a:lnTo>
                                    <a:pt x="153009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556325" y="13096"/>
                                  </a:moveTo>
                                  <a:lnTo>
                                    <a:pt x="1552706" y="13096"/>
                                  </a:lnTo>
                                  <a:lnTo>
                                    <a:pt x="1551170" y="12457"/>
                                  </a:lnTo>
                                  <a:lnTo>
                                    <a:pt x="1548610" y="9900"/>
                                  </a:lnTo>
                                  <a:lnTo>
                                    <a:pt x="1547967" y="8356"/>
                                  </a:lnTo>
                                  <a:lnTo>
                                    <a:pt x="1547967" y="4740"/>
                                  </a:lnTo>
                                  <a:lnTo>
                                    <a:pt x="1548610" y="3196"/>
                                  </a:lnTo>
                                  <a:lnTo>
                                    <a:pt x="1551170" y="639"/>
                                  </a:lnTo>
                                  <a:lnTo>
                                    <a:pt x="1552706" y="0"/>
                                  </a:lnTo>
                                  <a:lnTo>
                                    <a:pt x="1556325" y="0"/>
                                  </a:lnTo>
                                  <a:lnTo>
                                    <a:pt x="1557873" y="639"/>
                                  </a:lnTo>
                                  <a:lnTo>
                                    <a:pt x="1560433" y="3196"/>
                                  </a:lnTo>
                                  <a:lnTo>
                                    <a:pt x="1561064" y="4740"/>
                                  </a:lnTo>
                                  <a:lnTo>
                                    <a:pt x="1561064" y="8356"/>
                                  </a:lnTo>
                                  <a:lnTo>
                                    <a:pt x="1560433" y="9900"/>
                                  </a:lnTo>
                                  <a:lnTo>
                                    <a:pt x="1557873" y="12457"/>
                                  </a:lnTo>
                                  <a:lnTo>
                                    <a:pt x="155632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582566" y="13096"/>
                                  </a:moveTo>
                                  <a:lnTo>
                                    <a:pt x="1578947" y="13096"/>
                                  </a:lnTo>
                                  <a:lnTo>
                                    <a:pt x="1577399" y="12457"/>
                                  </a:lnTo>
                                  <a:lnTo>
                                    <a:pt x="1574851" y="9900"/>
                                  </a:lnTo>
                                  <a:lnTo>
                                    <a:pt x="1574208" y="8356"/>
                                  </a:lnTo>
                                  <a:lnTo>
                                    <a:pt x="1574208" y="4740"/>
                                  </a:lnTo>
                                  <a:lnTo>
                                    <a:pt x="1574851" y="3196"/>
                                  </a:lnTo>
                                  <a:lnTo>
                                    <a:pt x="1577399" y="639"/>
                                  </a:lnTo>
                                  <a:lnTo>
                                    <a:pt x="1578947" y="0"/>
                                  </a:lnTo>
                                  <a:lnTo>
                                    <a:pt x="1582566" y="0"/>
                                  </a:lnTo>
                                  <a:lnTo>
                                    <a:pt x="1584102" y="639"/>
                                  </a:lnTo>
                                  <a:lnTo>
                                    <a:pt x="1586662" y="3196"/>
                                  </a:lnTo>
                                  <a:lnTo>
                                    <a:pt x="1587305" y="4740"/>
                                  </a:lnTo>
                                  <a:lnTo>
                                    <a:pt x="1587305" y="8356"/>
                                  </a:lnTo>
                                  <a:lnTo>
                                    <a:pt x="1586662" y="9900"/>
                                  </a:lnTo>
                                  <a:lnTo>
                                    <a:pt x="1584102" y="12457"/>
                                  </a:lnTo>
                                  <a:lnTo>
                                    <a:pt x="158256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608796" y="13096"/>
                                  </a:moveTo>
                                  <a:lnTo>
                                    <a:pt x="1605188" y="13096"/>
                                  </a:lnTo>
                                  <a:lnTo>
                                    <a:pt x="1603640" y="12457"/>
                                  </a:lnTo>
                                  <a:lnTo>
                                    <a:pt x="1601081" y="9900"/>
                                  </a:lnTo>
                                  <a:lnTo>
                                    <a:pt x="1600450" y="8356"/>
                                  </a:lnTo>
                                  <a:lnTo>
                                    <a:pt x="1600450" y="4740"/>
                                  </a:lnTo>
                                  <a:lnTo>
                                    <a:pt x="1601081" y="3196"/>
                                  </a:lnTo>
                                  <a:lnTo>
                                    <a:pt x="1603640" y="639"/>
                                  </a:lnTo>
                                  <a:lnTo>
                                    <a:pt x="1605188" y="0"/>
                                  </a:lnTo>
                                  <a:lnTo>
                                    <a:pt x="1608796" y="0"/>
                                  </a:lnTo>
                                  <a:lnTo>
                                    <a:pt x="1610344" y="639"/>
                                  </a:lnTo>
                                  <a:lnTo>
                                    <a:pt x="1612904" y="3196"/>
                                  </a:lnTo>
                                  <a:lnTo>
                                    <a:pt x="1613546" y="4740"/>
                                  </a:lnTo>
                                  <a:lnTo>
                                    <a:pt x="1613546" y="8356"/>
                                  </a:lnTo>
                                  <a:lnTo>
                                    <a:pt x="1612904" y="9900"/>
                                  </a:lnTo>
                                  <a:lnTo>
                                    <a:pt x="1610344" y="12457"/>
                                  </a:lnTo>
                                  <a:lnTo>
                                    <a:pt x="160879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635037" y="13096"/>
                                  </a:moveTo>
                                  <a:lnTo>
                                    <a:pt x="1631418" y="13096"/>
                                  </a:lnTo>
                                  <a:lnTo>
                                    <a:pt x="1629882" y="12457"/>
                                  </a:lnTo>
                                  <a:lnTo>
                                    <a:pt x="1627322" y="9900"/>
                                  </a:lnTo>
                                  <a:lnTo>
                                    <a:pt x="1626679" y="8356"/>
                                  </a:lnTo>
                                  <a:lnTo>
                                    <a:pt x="1626679" y="4740"/>
                                  </a:lnTo>
                                  <a:lnTo>
                                    <a:pt x="1627322" y="3196"/>
                                  </a:lnTo>
                                  <a:lnTo>
                                    <a:pt x="1629882" y="639"/>
                                  </a:lnTo>
                                  <a:lnTo>
                                    <a:pt x="1631418" y="0"/>
                                  </a:lnTo>
                                  <a:lnTo>
                                    <a:pt x="1635037" y="0"/>
                                  </a:lnTo>
                                  <a:lnTo>
                                    <a:pt x="1636585" y="639"/>
                                  </a:lnTo>
                                  <a:lnTo>
                                    <a:pt x="1639133" y="3196"/>
                                  </a:lnTo>
                                  <a:lnTo>
                                    <a:pt x="1639776" y="4740"/>
                                  </a:lnTo>
                                  <a:lnTo>
                                    <a:pt x="1639776" y="8356"/>
                                  </a:lnTo>
                                  <a:lnTo>
                                    <a:pt x="1639133" y="9900"/>
                                  </a:lnTo>
                                  <a:lnTo>
                                    <a:pt x="1636585" y="12457"/>
                                  </a:lnTo>
                                  <a:lnTo>
                                    <a:pt x="163503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661279" y="13096"/>
                                  </a:moveTo>
                                  <a:lnTo>
                                    <a:pt x="1657659" y="13096"/>
                                  </a:lnTo>
                                  <a:lnTo>
                                    <a:pt x="1656111" y="12457"/>
                                  </a:lnTo>
                                  <a:lnTo>
                                    <a:pt x="1653551" y="9900"/>
                                  </a:lnTo>
                                  <a:lnTo>
                                    <a:pt x="1652920" y="8356"/>
                                  </a:lnTo>
                                  <a:lnTo>
                                    <a:pt x="1652920" y="4740"/>
                                  </a:lnTo>
                                  <a:lnTo>
                                    <a:pt x="1653551" y="3196"/>
                                  </a:lnTo>
                                  <a:lnTo>
                                    <a:pt x="1656111" y="639"/>
                                  </a:lnTo>
                                  <a:lnTo>
                                    <a:pt x="1657659" y="0"/>
                                  </a:lnTo>
                                  <a:lnTo>
                                    <a:pt x="1661279" y="0"/>
                                  </a:lnTo>
                                  <a:lnTo>
                                    <a:pt x="1662815" y="639"/>
                                  </a:lnTo>
                                  <a:lnTo>
                                    <a:pt x="1665374" y="3196"/>
                                  </a:lnTo>
                                  <a:lnTo>
                                    <a:pt x="1666017" y="4740"/>
                                  </a:lnTo>
                                  <a:lnTo>
                                    <a:pt x="1666017" y="8356"/>
                                  </a:lnTo>
                                  <a:lnTo>
                                    <a:pt x="1665374" y="9900"/>
                                  </a:lnTo>
                                  <a:lnTo>
                                    <a:pt x="1662815" y="12457"/>
                                  </a:lnTo>
                                  <a:lnTo>
                                    <a:pt x="166127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687508" y="13096"/>
                                  </a:moveTo>
                                  <a:lnTo>
                                    <a:pt x="1683900" y="13096"/>
                                  </a:lnTo>
                                  <a:lnTo>
                                    <a:pt x="1682353" y="12457"/>
                                  </a:lnTo>
                                  <a:lnTo>
                                    <a:pt x="1679793" y="9900"/>
                                  </a:lnTo>
                                  <a:lnTo>
                                    <a:pt x="1679150" y="8356"/>
                                  </a:lnTo>
                                  <a:lnTo>
                                    <a:pt x="1679150" y="4740"/>
                                  </a:lnTo>
                                  <a:lnTo>
                                    <a:pt x="1679793" y="3196"/>
                                  </a:lnTo>
                                  <a:lnTo>
                                    <a:pt x="1682353" y="639"/>
                                  </a:lnTo>
                                  <a:lnTo>
                                    <a:pt x="1683900" y="0"/>
                                  </a:lnTo>
                                  <a:lnTo>
                                    <a:pt x="1687508" y="0"/>
                                  </a:lnTo>
                                  <a:lnTo>
                                    <a:pt x="1689056" y="639"/>
                                  </a:lnTo>
                                  <a:lnTo>
                                    <a:pt x="1691616" y="3196"/>
                                  </a:lnTo>
                                  <a:lnTo>
                                    <a:pt x="1692247" y="4740"/>
                                  </a:lnTo>
                                  <a:lnTo>
                                    <a:pt x="1692247" y="8356"/>
                                  </a:lnTo>
                                  <a:lnTo>
                                    <a:pt x="1691616" y="9900"/>
                                  </a:lnTo>
                                  <a:lnTo>
                                    <a:pt x="1689056" y="12457"/>
                                  </a:lnTo>
                                  <a:lnTo>
                                    <a:pt x="168750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713749" y="13096"/>
                                  </a:moveTo>
                                  <a:lnTo>
                                    <a:pt x="1710130" y="13096"/>
                                  </a:lnTo>
                                  <a:lnTo>
                                    <a:pt x="1708582" y="12457"/>
                                  </a:lnTo>
                                  <a:lnTo>
                                    <a:pt x="1706034" y="9900"/>
                                  </a:lnTo>
                                  <a:lnTo>
                                    <a:pt x="1705391" y="8356"/>
                                  </a:lnTo>
                                  <a:lnTo>
                                    <a:pt x="1705391" y="4740"/>
                                  </a:lnTo>
                                  <a:lnTo>
                                    <a:pt x="1706034" y="3196"/>
                                  </a:lnTo>
                                  <a:lnTo>
                                    <a:pt x="1708582" y="639"/>
                                  </a:lnTo>
                                  <a:lnTo>
                                    <a:pt x="1710130" y="0"/>
                                  </a:lnTo>
                                  <a:lnTo>
                                    <a:pt x="1713749" y="0"/>
                                  </a:lnTo>
                                  <a:lnTo>
                                    <a:pt x="1715297" y="639"/>
                                  </a:lnTo>
                                  <a:lnTo>
                                    <a:pt x="1717845" y="3196"/>
                                  </a:lnTo>
                                  <a:lnTo>
                                    <a:pt x="1718488" y="4740"/>
                                  </a:lnTo>
                                  <a:lnTo>
                                    <a:pt x="1718488" y="8356"/>
                                  </a:lnTo>
                                  <a:lnTo>
                                    <a:pt x="1717845" y="9900"/>
                                  </a:lnTo>
                                  <a:lnTo>
                                    <a:pt x="1715297" y="12457"/>
                                  </a:lnTo>
                                  <a:lnTo>
                                    <a:pt x="171374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739979" y="13096"/>
                                  </a:moveTo>
                                  <a:lnTo>
                                    <a:pt x="1736371" y="13096"/>
                                  </a:lnTo>
                                  <a:lnTo>
                                    <a:pt x="1734824" y="12457"/>
                                  </a:lnTo>
                                  <a:lnTo>
                                    <a:pt x="1732264" y="9900"/>
                                  </a:lnTo>
                                  <a:lnTo>
                                    <a:pt x="1731633" y="8356"/>
                                  </a:lnTo>
                                  <a:lnTo>
                                    <a:pt x="1731633" y="4740"/>
                                  </a:lnTo>
                                  <a:lnTo>
                                    <a:pt x="1732264" y="3196"/>
                                  </a:lnTo>
                                  <a:lnTo>
                                    <a:pt x="1734824" y="639"/>
                                  </a:lnTo>
                                  <a:lnTo>
                                    <a:pt x="1736371" y="0"/>
                                  </a:lnTo>
                                  <a:lnTo>
                                    <a:pt x="1739979" y="0"/>
                                  </a:lnTo>
                                  <a:lnTo>
                                    <a:pt x="1741527" y="639"/>
                                  </a:lnTo>
                                  <a:lnTo>
                                    <a:pt x="1744087" y="3196"/>
                                  </a:lnTo>
                                  <a:lnTo>
                                    <a:pt x="1744730" y="4740"/>
                                  </a:lnTo>
                                  <a:lnTo>
                                    <a:pt x="1744730" y="8356"/>
                                  </a:lnTo>
                                  <a:lnTo>
                                    <a:pt x="1744087" y="9900"/>
                                  </a:lnTo>
                                  <a:lnTo>
                                    <a:pt x="1741527" y="12457"/>
                                  </a:lnTo>
                                  <a:lnTo>
                                    <a:pt x="173997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766220" y="13096"/>
                                  </a:moveTo>
                                  <a:lnTo>
                                    <a:pt x="1762601" y="13096"/>
                                  </a:lnTo>
                                  <a:lnTo>
                                    <a:pt x="1761065" y="12457"/>
                                  </a:lnTo>
                                  <a:lnTo>
                                    <a:pt x="1758505" y="9900"/>
                                  </a:lnTo>
                                  <a:lnTo>
                                    <a:pt x="1757862" y="8356"/>
                                  </a:lnTo>
                                  <a:lnTo>
                                    <a:pt x="1757862" y="4740"/>
                                  </a:lnTo>
                                  <a:lnTo>
                                    <a:pt x="1758505" y="3196"/>
                                  </a:lnTo>
                                  <a:lnTo>
                                    <a:pt x="1761065" y="639"/>
                                  </a:lnTo>
                                  <a:lnTo>
                                    <a:pt x="1762601" y="0"/>
                                  </a:lnTo>
                                  <a:lnTo>
                                    <a:pt x="1766220" y="0"/>
                                  </a:lnTo>
                                  <a:lnTo>
                                    <a:pt x="1767768" y="639"/>
                                  </a:lnTo>
                                  <a:lnTo>
                                    <a:pt x="1770328" y="3196"/>
                                  </a:lnTo>
                                  <a:lnTo>
                                    <a:pt x="1770959" y="4740"/>
                                  </a:lnTo>
                                  <a:lnTo>
                                    <a:pt x="1770959" y="8356"/>
                                  </a:lnTo>
                                  <a:lnTo>
                                    <a:pt x="1770328" y="9900"/>
                                  </a:lnTo>
                                  <a:lnTo>
                                    <a:pt x="1767768" y="12457"/>
                                  </a:lnTo>
                                  <a:lnTo>
                                    <a:pt x="176622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792462" y="13096"/>
                                  </a:moveTo>
                                  <a:lnTo>
                                    <a:pt x="1788842" y="13096"/>
                                  </a:lnTo>
                                  <a:lnTo>
                                    <a:pt x="1787294" y="12457"/>
                                  </a:lnTo>
                                  <a:lnTo>
                                    <a:pt x="1784746" y="9900"/>
                                  </a:lnTo>
                                  <a:lnTo>
                                    <a:pt x="1784103" y="8356"/>
                                  </a:lnTo>
                                  <a:lnTo>
                                    <a:pt x="1784103" y="4740"/>
                                  </a:lnTo>
                                  <a:lnTo>
                                    <a:pt x="1784746" y="3196"/>
                                  </a:lnTo>
                                  <a:lnTo>
                                    <a:pt x="1787294" y="639"/>
                                  </a:lnTo>
                                  <a:lnTo>
                                    <a:pt x="1788842" y="0"/>
                                  </a:lnTo>
                                  <a:lnTo>
                                    <a:pt x="1792462" y="0"/>
                                  </a:lnTo>
                                  <a:lnTo>
                                    <a:pt x="1793998" y="639"/>
                                  </a:lnTo>
                                  <a:lnTo>
                                    <a:pt x="1796557" y="3196"/>
                                  </a:lnTo>
                                  <a:lnTo>
                                    <a:pt x="1797200" y="4740"/>
                                  </a:lnTo>
                                  <a:lnTo>
                                    <a:pt x="1797200" y="8356"/>
                                  </a:lnTo>
                                  <a:lnTo>
                                    <a:pt x="1796557" y="9900"/>
                                  </a:lnTo>
                                  <a:lnTo>
                                    <a:pt x="1793998" y="12457"/>
                                  </a:lnTo>
                                  <a:lnTo>
                                    <a:pt x="179246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818691" y="13096"/>
                                  </a:moveTo>
                                  <a:lnTo>
                                    <a:pt x="1815084" y="13096"/>
                                  </a:lnTo>
                                  <a:lnTo>
                                    <a:pt x="1813536" y="12457"/>
                                  </a:lnTo>
                                  <a:lnTo>
                                    <a:pt x="1810976" y="9900"/>
                                  </a:lnTo>
                                  <a:lnTo>
                                    <a:pt x="1810333" y="8356"/>
                                  </a:lnTo>
                                  <a:lnTo>
                                    <a:pt x="1810333" y="4740"/>
                                  </a:lnTo>
                                  <a:lnTo>
                                    <a:pt x="1810976" y="3196"/>
                                  </a:lnTo>
                                  <a:lnTo>
                                    <a:pt x="1813536" y="639"/>
                                  </a:lnTo>
                                  <a:lnTo>
                                    <a:pt x="1815084" y="0"/>
                                  </a:lnTo>
                                  <a:lnTo>
                                    <a:pt x="1818691" y="0"/>
                                  </a:lnTo>
                                  <a:lnTo>
                                    <a:pt x="1820239" y="639"/>
                                  </a:lnTo>
                                  <a:lnTo>
                                    <a:pt x="1822799" y="3196"/>
                                  </a:lnTo>
                                  <a:lnTo>
                                    <a:pt x="1823430" y="4740"/>
                                  </a:lnTo>
                                  <a:lnTo>
                                    <a:pt x="1823430" y="8356"/>
                                  </a:lnTo>
                                  <a:lnTo>
                                    <a:pt x="1822799" y="9900"/>
                                  </a:lnTo>
                                  <a:lnTo>
                                    <a:pt x="1820239" y="12457"/>
                                  </a:lnTo>
                                  <a:lnTo>
                                    <a:pt x="181869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844933" y="13096"/>
                                  </a:moveTo>
                                  <a:lnTo>
                                    <a:pt x="1841313" y="13096"/>
                                  </a:lnTo>
                                  <a:lnTo>
                                    <a:pt x="1839777" y="12457"/>
                                  </a:lnTo>
                                  <a:lnTo>
                                    <a:pt x="1837217" y="9900"/>
                                  </a:lnTo>
                                  <a:lnTo>
                                    <a:pt x="1836574" y="8356"/>
                                  </a:lnTo>
                                  <a:lnTo>
                                    <a:pt x="1836574" y="4740"/>
                                  </a:lnTo>
                                  <a:lnTo>
                                    <a:pt x="1837217" y="3196"/>
                                  </a:lnTo>
                                  <a:lnTo>
                                    <a:pt x="1839777" y="639"/>
                                  </a:lnTo>
                                  <a:lnTo>
                                    <a:pt x="1841313" y="0"/>
                                  </a:lnTo>
                                  <a:lnTo>
                                    <a:pt x="1844933" y="0"/>
                                  </a:lnTo>
                                  <a:lnTo>
                                    <a:pt x="1846480" y="639"/>
                                  </a:lnTo>
                                  <a:lnTo>
                                    <a:pt x="1849028" y="3196"/>
                                  </a:lnTo>
                                  <a:lnTo>
                                    <a:pt x="1849671" y="4740"/>
                                  </a:lnTo>
                                  <a:lnTo>
                                    <a:pt x="1849671" y="8356"/>
                                  </a:lnTo>
                                  <a:lnTo>
                                    <a:pt x="1849028" y="9900"/>
                                  </a:lnTo>
                                  <a:lnTo>
                                    <a:pt x="1846480" y="12457"/>
                                  </a:lnTo>
                                  <a:lnTo>
                                    <a:pt x="184493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871174" y="13096"/>
                                  </a:moveTo>
                                  <a:lnTo>
                                    <a:pt x="1867554" y="13096"/>
                                  </a:lnTo>
                                  <a:lnTo>
                                    <a:pt x="1866007" y="12457"/>
                                  </a:lnTo>
                                  <a:lnTo>
                                    <a:pt x="1863447" y="9900"/>
                                  </a:lnTo>
                                  <a:lnTo>
                                    <a:pt x="1862816" y="8356"/>
                                  </a:lnTo>
                                  <a:lnTo>
                                    <a:pt x="1862816" y="4740"/>
                                  </a:lnTo>
                                  <a:lnTo>
                                    <a:pt x="1863447" y="3196"/>
                                  </a:lnTo>
                                  <a:lnTo>
                                    <a:pt x="1866007" y="639"/>
                                  </a:lnTo>
                                  <a:lnTo>
                                    <a:pt x="1867554" y="0"/>
                                  </a:lnTo>
                                  <a:lnTo>
                                    <a:pt x="1871174" y="0"/>
                                  </a:lnTo>
                                  <a:lnTo>
                                    <a:pt x="1872710" y="639"/>
                                  </a:lnTo>
                                  <a:lnTo>
                                    <a:pt x="1875270" y="3196"/>
                                  </a:lnTo>
                                  <a:lnTo>
                                    <a:pt x="1875913" y="4740"/>
                                  </a:lnTo>
                                  <a:lnTo>
                                    <a:pt x="1875913" y="8356"/>
                                  </a:lnTo>
                                  <a:lnTo>
                                    <a:pt x="1875270" y="9900"/>
                                  </a:lnTo>
                                  <a:lnTo>
                                    <a:pt x="1872710" y="12457"/>
                                  </a:lnTo>
                                  <a:lnTo>
                                    <a:pt x="187117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897403" y="13096"/>
                                  </a:moveTo>
                                  <a:lnTo>
                                    <a:pt x="1893784" y="13096"/>
                                  </a:lnTo>
                                  <a:lnTo>
                                    <a:pt x="1892248" y="12457"/>
                                  </a:lnTo>
                                  <a:lnTo>
                                    <a:pt x="1889688" y="9900"/>
                                  </a:lnTo>
                                  <a:lnTo>
                                    <a:pt x="1889045" y="8356"/>
                                  </a:lnTo>
                                  <a:lnTo>
                                    <a:pt x="1889045" y="4740"/>
                                  </a:lnTo>
                                  <a:lnTo>
                                    <a:pt x="1889688" y="3196"/>
                                  </a:lnTo>
                                  <a:lnTo>
                                    <a:pt x="1892248" y="639"/>
                                  </a:lnTo>
                                  <a:lnTo>
                                    <a:pt x="1893784" y="0"/>
                                  </a:lnTo>
                                  <a:lnTo>
                                    <a:pt x="1897403" y="0"/>
                                  </a:lnTo>
                                  <a:lnTo>
                                    <a:pt x="1898951" y="639"/>
                                  </a:lnTo>
                                  <a:lnTo>
                                    <a:pt x="1901511" y="3196"/>
                                  </a:lnTo>
                                  <a:lnTo>
                                    <a:pt x="1902142" y="4740"/>
                                  </a:lnTo>
                                  <a:lnTo>
                                    <a:pt x="1902142" y="8356"/>
                                  </a:lnTo>
                                  <a:lnTo>
                                    <a:pt x="1901511" y="9900"/>
                                  </a:lnTo>
                                  <a:lnTo>
                                    <a:pt x="1898951" y="12457"/>
                                  </a:lnTo>
                                  <a:lnTo>
                                    <a:pt x="189740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923645" y="13096"/>
                                  </a:moveTo>
                                  <a:lnTo>
                                    <a:pt x="1920025" y="13096"/>
                                  </a:lnTo>
                                  <a:lnTo>
                                    <a:pt x="1918477" y="12457"/>
                                  </a:lnTo>
                                  <a:lnTo>
                                    <a:pt x="1915929" y="9900"/>
                                  </a:lnTo>
                                  <a:lnTo>
                                    <a:pt x="1915287" y="8356"/>
                                  </a:lnTo>
                                  <a:lnTo>
                                    <a:pt x="1915287" y="4740"/>
                                  </a:lnTo>
                                  <a:lnTo>
                                    <a:pt x="1915929" y="3196"/>
                                  </a:lnTo>
                                  <a:lnTo>
                                    <a:pt x="1918477" y="639"/>
                                  </a:lnTo>
                                  <a:lnTo>
                                    <a:pt x="1920025" y="0"/>
                                  </a:lnTo>
                                  <a:lnTo>
                                    <a:pt x="1923645" y="0"/>
                                  </a:lnTo>
                                  <a:lnTo>
                                    <a:pt x="1925181" y="639"/>
                                  </a:lnTo>
                                  <a:lnTo>
                                    <a:pt x="1927740" y="3196"/>
                                  </a:lnTo>
                                  <a:lnTo>
                                    <a:pt x="1928383" y="4740"/>
                                  </a:lnTo>
                                  <a:lnTo>
                                    <a:pt x="1928383" y="8356"/>
                                  </a:lnTo>
                                  <a:lnTo>
                                    <a:pt x="1927740" y="9900"/>
                                  </a:lnTo>
                                  <a:lnTo>
                                    <a:pt x="1925181" y="12457"/>
                                  </a:lnTo>
                                  <a:lnTo>
                                    <a:pt x="192364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949874" y="13096"/>
                                  </a:moveTo>
                                  <a:lnTo>
                                    <a:pt x="1946267" y="13096"/>
                                  </a:lnTo>
                                  <a:lnTo>
                                    <a:pt x="1944719" y="12457"/>
                                  </a:lnTo>
                                  <a:lnTo>
                                    <a:pt x="1942159" y="9900"/>
                                  </a:lnTo>
                                  <a:lnTo>
                                    <a:pt x="1941528" y="8356"/>
                                  </a:lnTo>
                                  <a:lnTo>
                                    <a:pt x="1941528" y="4740"/>
                                  </a:lnTo>
                                  <a:lnTo>
                                    <a:pt x="1942159" y="3196"/>
                                  </a:lnTo>
                                  <a:lnTo>
                                    <a:pt x="1944719" y="639"/>
                                  </a:lnTo>
                                  <a:lnTo>
                                    <a:pt x="1946267" y="0"/>
                                  </a:lnTo>
                                  <a:lnTo>
                                    <a:pt x="1949874" y="0"/>
                                  </a:lnTo>
                                  <a:lnTo>
                                    <a:pt x="1951422" y="639"/>
                                  </a:lnTo>
                                  <a:lnTo>
                                    <a:pt x="1953982" y="3196"/>
                                  </a:lnTo>
                                  <a:lnTo>
                                    <a:pt x="1954625" y="4740"/>
                                  </a:lnTo>
                                  <a:lnTo>
                                    <a:pt x="1954625" y="8356"/>
                                  </a:lnTo>
                                  <a:lnTo>
                                    <a:pt x="1953982" y="9900"/>
                                  </a:lnTo>
                                  <a:lnTo>
                                    <a:pt x="1951422" y="12457"/>
                                  </a:lnTo>
                                  <a:lnTo>
                                    <a:pt x="194987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1976116" y="13096"/>
                                  </a:moveTo>
                                  <a:lnTo>
                                    <a:pt x="1972496" y="13096"/>
                                  </a:lnTo>
                                  <a:lnTo>
                                    <a:pt x="1970960" y="12457"/>
                                  </a:lnTo>
                                  <a:lnTo>
                                    <a:pt x="1968400" y="9900"/>
                                  </a:lnTo>
                                  <a:lnTo>
                                    <a:pt x="1967757" y="8356"/>
                                  </a:lnTo>
                                  <a:lnTo>
                                    <a:pt x="1967757" y="4740"/>
                                  </a:lnTo>
                                  <a:lnTo>
                                    <a:pt x="1968400" y="3196"/>
                                  </a:lnTo>
                                  <a:lnTo>
                                    <a:pt x="1970960" y="639"/>
                                  </a:lnTo>
                                  <a:lnTo>
                                    <a:pt x="1972496" y="0"/>
                                  </a:lnTo>
                                  <a:lnTo>
                                    <a:pt x="1976116" y="0"/>
                                  </a:lnTo>
                                  <a:lnTo>
                                    <a:pt x="1977663" y="639"/>
                                  </a:lnTo>
                                  <a:lnTo>
                                    <a:pt x="1980211" y="3196"/>
                                  </a:lnTo>
                                  <a:lnTo>
                                    <a:pt x="1980854" y="4740"/>
                                  </a:lnTo>
                                  <a:lnTo>
                                    <a:pt x="1980854" y="8356"/>
                                  </a:lnTo>
                                  <a:lnTo>
                                    <a:pt x="1980211" y="9900"/>
                                  </a:lnTo>
                                  <a:lnTo>
                                    <a:pt x="1977663" y="12457"/>
                                  </a:lnTo>
                                  <a:lnTo>
                                    <a:pt x="197611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002357" y="13096"/>
                                  </a:moveTo>
                                  <a:lnTo>
                                    <a:pt x="1998737" y="13096"/>
                                  </a:lnTo>
                                  <a:lnTo>
                                    <a:pt x="1997190" y="12457"/>
                                  </a:lnTo>
                                  <a:lnTo>
                                    <a:pt x="1994630" y="9900"/>
                                  </a:lnTo>
                                  <a:lnTo>
                                    <a:pt x="1993999" y="8356"/>
                                  </a:lnTo>
                                  <a:lnTo>
                                    <a:pt x="1993999" y="4740"/>
                                  </a:lnTo>
                                  <a:lnTo>
                                    <a:pt x="1994630" y="3196"/>
                                  </a:lnTo>
                                  <a:lnTo>
                                    <a:pt x="1997190" y="639"/>
                                  </a:lnTo>
                                  <a:lnTo>
                                    <a:pt x="1998737" y="0"/>
                                  </a:lnTo>
                                  <a:lnTo>
                                    <a:pt x="2002357" y="0"/>
                                  </a:lnTo>
                                  <a:lnTo>
                                    <a:pt x="2003893" y="639"/>
                                  </a:lnTo>
                                  <a:lnTo>
                                    <a:pt x="2006453" y="3196"/>
                                  </a:lnTo>
                                  <a:lnTo>
                                    <a:pt x="2007096" y="4740"/>
                                  </a:lnTo>
                                  <a:lnTo>
                                    <a:pt x="2007096" y="8356"/>
                                  </a:lnTo>
                                  <a:lnTo>
                                    <a:pt x="2006453" y="9900"/>
                                  </a:lnTo>
                                  <a:lnTo>
                                    <a:pt x="2003893" y="12457"/>
                                  </a:lnTo>
                                  <a:lnTo>
                                    <a:pt x="200235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028586" y="13096"/>
                                  </a:moveTo>
                                  <a:lnTo>
                                    <a:pt x="2024967" y="13096"/>
                                  </a:lnTo>
                                  <a:lnTo>
                                    <a:pt x="2023431" y="12457"/>
                                  </a:lnTo>
                                  <a:lnTo>
                                    <a:pt x="2020871" y="9900"/>
                                  </a:lnTo>
                                  <a:lnTo>
                                    <a:pt x="2020228" y="8356"/>
                                  </a:lnTo>
                                  <a:lnTo>
                                    <a:pt x="2020228" y="4740"/>
                                  </a:lnTo>
                                  <a:lnTo>
                                    <a:pt x="2020871" y="3196"/>
                                  </a:lnTo>
                                  <a:lnTo>
                                    <a:pt x="2023431" y="639"/>
                                  </a:lnTo>
                                  <a:lnTo>
                                    <a:pt x="2024967" y="0"/>
                                  </a:lnTo>
                                  <a:lnTo>
                                    <a:pt x="2028586" y="0"/>
                                  </a:lnTo>
                                  <a:lnTo>
                                    <a:pt x="2030134" y="639"/>
                                  </a:lnTo>
                                  <a:lnTo>
                                    <a:pt x="2032694" y="3196"/>
                                  </a:lnTo>
                                  <a:lnTo>
                                    <a:pt x="2033325" y="4740"/>
                                  </a:lnTo>
                                  <a:lnTo>
                                    <a:pt x="2033325" y="8356"/>
                                  </a:lnTo>
                                  <a:lnTo>
                                    <a:pt x="2032694" y="9900"/>
                                  </a:lnTo>
                                  <a:lnTo>
                                    <a:pt x="2030134" y="12457"/>
                                  </a:lnTo>
                                  <a:lnTo>
                                    <a:pt x="202858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054828" y="13096"/>
                                  </a:moveTo>
                                  <a:lnTo>
                                    <a:pt x="2051208" y="13096"/>
                                  </a:lnTo>
                                  <a:lnTo>
                                    <a:pt x="2049660" y="12457"/>
                                  </a:lnTo>
                                  <a:lnTo>
                                    <a:pt x="2047113" y="9900"/>
                                  </a:lnTo>
                                  <a:lnTo>
                                    <a:pt x="2046470" y="8356"/>
                                  </a:lnTo>
                                  <a:lnTo>
                                    <a:pt x="2046470" y="4740"/>
                                  </a:lnTo>
                                  <a:lnTo>
                                    <a:pt x="2047113" y="3196"/>
                                  </a:lnTo>
                                  <a:lnTo>
                                    <a:pt x="2049660" y="639"/>
                                  </a:lnTo>
                                  <a:lnTo>
                                    <a:pt x="2051208" y="0"/>
                                  </a:lnTo>
                                  <a:lnTo>
                                    <a:pt x="2054828" y="0"/>
                                  </a:lnTo>
                                  <a:lnTo>
                                    <a:pt x="2056376" y="639"/>
                                  </a:lnTo>
                                  <a:lnTo>
                                    <a:pt x="2058924" y="3196"/>
                                  </a:lnTo>
                                  <a:lnTo>
                                    <a:pt x="2059566" y="4740"/>
                                  </a:lnTo>
                                  <a:lnTo>
                                    <a:pt x="2059566" y="8356"/>
                                  </a:lnTo>
                                  <a:lnTo>
                                    <a:pt x="2058924" y="9900"/>
                                  </a:lnTo>
                                  <a:lnTo>
                                    <a:pt x="2056376" y="12457"/>
                                  </a:lnTo>
                                  <a:lnTo>
                                    <a:pt x="205482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081057" y="13096"/>
                                  </a:moveTo>
                                  <a:lnTo>
                                    <a:pt x="2077450" y="13096"/>
                                  </a:lnTo>
                                  <a:lnTo>
                                    <a:pt x="2075902" y="12457"/>
                                  </a:lnTo>
                                  <a:lnTo>
                                    <a:pt x="2073342" y="9900"/>
                                  </a:lnTo>
                                  <a:lnTo>
                                    <a:pt x="2072711" y="8356"/>
                                  </a:lnTo>
                                  <a:lnTo>
                                    <a:pt x="2072711" y="4740"/>
                                  </a:lnTo>
                                  <a:lnTo>
                                    <a:pt x="2073342" y="3196"/>
                                  </a:lnTo>
                                  <a:lnTo>
                                    <a:pt x="2075902" y="639"/>
                                  </a:lnTo>
                                  <a:lnTo>
                                    <a:pt x="2077450" y="0"/>
                                  </a:lnTo>
                                  <a:lnTo>
                                    <a:pt x="2081057" y="0"/>
                                  </a:lnTo>
                                  <a:lnTo>
                                    <a:pt x="2082605" y="639"/>
                                  </a:lnTo>
                                  <a:lnTo>
                                    <a:pt x="2085165" y="3196"/>
                                  </a:lnTo>
                                  <a:lnTo>
                                    <a:pt x="2085808" y="4740"/>
                                  </a:lnTo>
                                  <a:lnTo>
                                    <a:pt x="2085808" y="8356"/>
                                  </a:lnTo>
                                  <a:lnTo>
                                    <a:pt x="2085165" y="9900"/>
                                  </a:lnTo>
                                  <a:lnTo>
                                    <a:pt x="2082605" y="12457"/>
                                  </a:lnTo>
                                  <a:lnTo>
                                    <a:pt x="208105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107299" y="13096"/>
                                  </a:moveTo>
                                  <a:lnTo>
                                    <a:pt x="2103679" y="13096"/>
                                  </a:lnTo>
                                  <a:lnTo>
                                    <a:pt x="2102143" y="12457"/>
                                  </a:lnTo>
                                  <a:lnTo>
                                    <a:pt x="2099583" y="9900"/>
                                  </a:lnTo>
                                  <a:lnTo>
                                    <a:pt x="2098940" y="8356"/>
                                  </a:lnTo>
                                  <a:lnTo>
                                    <a:pt x="2098940" y="4740"/>
                                  </a:lnTo>
                                  <a:lnTo>
                                    <a:pt x="2099583" y="3196"/>
                                  </a:lnTo>
                                  <a:lnTo>
                                    <a:pt x="2102143" y="639"/>
                                  </a:lnTo>
                                  <a:lnTo>
                                    <a:pt x="2103679" y="0"/>
                                  </a:lnTo>
                                  <a:lnTo>
                                    <a:pt x="2107299" y="0"/>
                                  </a:lnTo>
                                  <a:lnTo>
                                    <a:pt x="2108846" y="639"/>
                                  </a:lnTo>
                                  <a:lnTo>
                                    <a:pt x="2111406" y="3196"/>
                                  </a:lnTo>
                                  <a:lnTo>
                                    <a:pt x="2112037" y="4740"/>
                                  </a:lnTo>
                                  <a:lnTo>
                                    <a:pt x="2112037" y="8356"/>
                                  </a:lnTo>
                                  <a:lnTo>
                                    <a:pt x="2111406" y="9900"/>
                                  </a:lnTo>
                                  <a:lnTo>
                                    <a:pt x="2108846" y="12457"/>
                                  </a:lnTo>
                                  <a:lnTo>
                                    <a:pt x="210729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133540" y="13096"/>
                                  </a:moveTo>
                                  <a:lnTo>
                                    <a:pt x="2129921" y="13096"/>
                                  </a:lnTo>
                                  <a:lnTo>
                                    <a:pt x="2128373" y="12457"/>
                                  </a:lnTo>
                                  <a:lnTo>
                                    <a:pt x="2125825" y="9900"/>
                                  </a:lnTo>
                                  <a:lnTo>
                                    <a:pt x="2125182" y="8356"/>
                                  </a:lnTo>
                                  <a:lnTo>
                                    <a:pt x="2125182" y="4740"/>
                                  </a:lnTo>
                                  <a:lnTo>
                                    <a:pt x="2125825" y="3196"/>
                                  </a:lnTo>
                                  <a:lnTo>
                                    <a:pt x="2128373" y="639"/>
                                  </a:lnTo>
                                  <a:lnTo>
                                    <a:pt x="2129921" y="0"/>
                                  </a:lnTo>
                                  <a:lnTo>
                                    <a:pt x="2133540" y="0"/>
                                  </a:lnTo>
                                  <a:lnTo>
                                    <a:pt x="2135076" y="639"/>
                                  </a:lnTo>
                                  <a:lnTo>
                                    <a:pt x="2137636" y="3196"/>
                                  </a:lnTo>
                                  <a:lnTo>
                                    <a:pt x="2138279" y="4740"/>
                                  </a:lnTo>
                                  <a:lnTo>
                                    <a:pt x="2138279" y="8356"/>
                                  </a:lnTo>
                                  <a:lnTo>
                                    <a:pt x="2137636" y="9900"/>
                                  </a:lnTo>
                                  <a:lnTo>
                                    <a:pt x="2135076" y="12457"/>
                                  </a:lnTo>
                                  <a:lnTo>
                                    <a:pt x="213354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159770" y="13096"/>
                                  </a:moveTo>
                                  <a:lnTo>
                                    <a:pt x="2156162" y="13096"/>
                                  </a:lnTo>
                                  <a:lnTo>
                                    <a:pt x="2154614" y="12457"/>
                                  </a:lnTo>
                                  <a:lnTo>
                                    <a:pt x="2152054" y="9900"/>
                                  </a:lnTo>
                                  <a:lnTo>
                                    <a:pt x="2151411" y="8356"/>
                                  </a:lnTo>
                                  <a:lnTo>
                                    <a:pt x="2151411" y="4740"/>
                                  </a:lnTo>
                                  <a:lnTo>
                                    <a:pt x="2152054" y="3196"/>
                                  </a:lnTo>
                                  <a:lnTo>
                                    <a:pt x="2154614" y="639"/>
                                  </a:lnTo>
                                  <a:lnTo>
                                    <a:pt x="2156162" y="0"/>
                                  </a:lnTo>
                                  <a:lnTo>
                                    <a:pt x="2159770" y="0"/>
                                  </a:lnTo>
                                  <a:lnTo>
                                    <a:pt x="2161317" y="639"/>
                                  </a:lnTo>
                                  <a:lnTo>
                                    <a:pt x="2163877" y="3196"/>
                                  </a:lnTo>
                                  <a:lnTo>
                                    <a:pt x="2164508" y="4740"/>
                                  </a:lnTo>
                                  <a:lnTo>
                                    <a:pt x="2164508" y="8356"/>
                                  </a:lnTo>
                                  <a:lnTo>
                                    <a:pt x="2163877" y="9900"/>
                                  </a:lnTo>
                                  <a:lnTo>
                                    <a:pt x="2161317" y="12457"/>
                                  </a:lnTo>
                                  <a:lnTo>
                                    <a:pt x="215977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186011" y="13096"/>
                                  </a:moveTo>
                                  <a:lnTo>
                                    <a:pt x="2182391" y="13096"/>
                                  </a:lnTo>
                                  <a:lnTo>
                                    <a:pt x="2180855" y="12457"/>
                                  </a:lnTo>
                                  <a:lnTo>
                                    <a:pt x="2178296" y="9900"/>
                                  </a:lnTo>
                                  <a:lnTo>
                                    <a:pt x="2177653" y="8356"/>
                                  </a:lnTo>
                                  <a:lnTo>
                                    <a:pt x="2177653" y="4740"/>
                                  </a:lnTo>
                                  <a:lnTo>
                                    <a:pt x="2178296" y="3196"/>
                                  </a:lnTo>
                                  <a:lnTo>
                                    <a:pt x="2180855" y="639"/>
                                  </a:lnTo>
                                  <a:lnTo>
                                    <a:pt x="2182391" y="0"/>
                                  </a:lnTo>
                                  <a:lnTo>
                                    <a:pt x="2186011" y="0"/>
                                  </a:lnTo>
                                  <a:lnTo>
                                    <a:pt x="2187559" y="639"/>
                                  </a:lnTo>
                                  <a:lnTo>
                                    <a:pt x="2190107" y="3196"/>
                                  </a:lnTo>
                                  <a:lnTo>
                                    <a:pt x="2190750" y="4740"/>
                                  </a:lnTo>
                                  <a:lnTo>
                                    <a:pt x="2190750" y="8356"/>
                                  </a:lnTo>
                                  <a:lnTo>
                                    <a:pt x="2190107" y="9900"/>
                                  </a:lnTo>
                                  <a:lnTo>
                                    <a:pt x="2187559" y="12457"/>
                                  </a:lnTo>
                                  <a:lnTo>
                                    <a:pt x="218601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212252" y="13096"/>
                                  </a:moveTo>
                                  <a:lnTo>
                                    <a:pt x="2208633" y="13096"/>
                                  </a:lnTo>
                                  <a:lnTo>
                                    <a:pt x="2207085" y="12457"/>
                                  </a:lnTo>
                                  <a:lnTo>
                                    <a:pt x="2204525" y="9900"/>
                                  </a:lnTo>
                                  <a:lnTo>
                                    <a:pt x="2203894" y="8356"/>
                                  </a:lnTo>
                                  <a:lnTo>
                                    <a:pt x="2203894" y="4740"/>
                                  </a:lnTo>
                                  <a:lnTo>
                                    <a:pt x="2204525" y="3196"/>
                                  </a:lnTo>
                                  <a:lnTo>
                                    <a:pt x="2207085" y="639"/>
                                  </a:lnTo>
                                  <a:lnTo>
                                    <a:pt x="2208633" y="0"/>
                                  </a:lnTo>
                                  <a:lnTo>
                                    <a:pt x="2212252" y="0"/>
                                  </a:lnTo>
                                  <a:lnTo>
                                    <a:pt x="2213788" y="639"/>
                                  </a:lnTo>
                                  <a:lnTo>
                                    <a:pt x="2216348" y="3196"/>
                                  </a:lnTo>
                                  <a:lnTo>
                                    <a:pt x="2216991" y="4740"/>
                                  </a:lnTo>
                                  <a:lnTo>
                                    <a:pt x="2216991" y="8356"/>
                                  </a:lnTo>
                                  <a:lnTo>
                                    <a:pt x="2216348" y="9900"/>
                                  </a:lnTo>
                                  <a:lnTo>
                                    <a:pt x="2213788" y="12457"/>
                                  </a:lnTo>
                                  <a:lnTo>
                                    <a:pt x="221225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238482" y="13096"/>
                                  </a:moveTo>
                                  <a:lnTo>
                                    <a:pt x="2234862" y="13096"/>
                                  </a:lnTo>
                                  <a:lnTo>
                                    <a:pt x="2233326" y="12457"/>
                                  </a:lnTo>
                                  <a:lnTo>
                                    <a:pt x="2230766" y="9900"/>
                                  </a:lnTo>
                                  <a:lnTo>
                                    <a:pt x="2230124" y="8356"/>
                                  </a:lnTo>
                                  <a:lnTo>
                                    <a:pt x="2230124" y="4740"/>
                                  </a:lnTo>
                                  <a:lnTo>
                                    <a:pt x="2230766" y="3196"/>
                                  </a:lnTo>
                                  <a:lnTo>
                                    <a:pt x="2233326" y="639"/>
                                  </a:lnTo>
                                  <a:lnTo>
                                    <a:pt x="2234862" y="0"/>
                                  </a:lnTo>
                                  <a:lnTo>
                                    <a:pt x="2238482" y="0"/>
                                  </a:lnTo>
                                  <a:lnTo>
                                    <a:pt x="2240030" y="639"/>
                                  </a:lnTo>
                                  <a:lnTo>
                                    <a:pt x="2242589" y="3196"/>
                                  </a:lnTo>
                                  <a:lnTo>
                                    <a:pt x="2243220" y="4740"/>
                                  </a:lnTo>
                                  <a:lnTo>
                                    <a:pt x="2243220" y="8356"/>
                                  </a:lnTo>
                                  <a:lnTo>
                                    <a:pt x="2242589" y="9900"/>
                                  </a:lnTo>
                                  <a:lnTo>
                                    <a:pt x="2240030" y="12457"/>
                                  </a:lnTo>
                                  <a:lnTo>
                                    <a:pt x="223848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264723" y="13096"/>
                                  </a:moveTo>
                                  <a:lnTo>
                                    <a:pt x="2261104" y="13096"/>
                                  </a:lnTo>
                                  <a:lnTo>
                                    <a:pt x="2259556" y="12457"/>
                                  </a:lnTo>
                                  <a:lnTo>
                                    <a:pt x="2257008" y="9900"/>
                                  </a:lnTo>
                                  <a:lnTo>
                                    <a:pt x="2256365" y="8356"/>
                                  </a:lnTo>
                                  <a:lnTo>
                                    <a:pt x="2256365" y="4740"/>
                                  </a:lnTo>
                                  <a:lnTo>
                                    <a:pt x="2257008" y="3196"/>
                                  </a:lnTo>
                                  <a:lnTo>
                                    <a:pt x="2259556" y="639"/>
                                  </a:lnTo>
                                  <a:lnTo>
                                    <a:pt x="2261104" y="0"/>
                                  </a:lnTo>
                                  <a:lnTo>
                                    <a:pt x="2264723" y="0"/>
                                  </a:lnTo>
                                  <a:lnTo>
                                    <a:pt x="2266259" y="639"/>
                                  </a:lnTo>
                                  <a:lnTo>
                                    <a:pt x="2268819" y="3196"/>
                                  </a:lnTo>
                                  <a:lnTo>
                                    <a:pt x="2269462" y="4740"/>
                                  </a:lnTo>
                                  <a:lnTo>
                                    <a:pt x="2269462" y="8356"/>
                                  </a:lnTo>
                                  <a:lnTo>
                                    <a:pt x="2268819" y="9900"/>
                                  </a:lnTo>
                                  <a:lnTo>
                                    <a:pt x="2266259" y="12457"/>
                                  </a:lnTo>
                                  <a:lnTo>
                                    <a:pt x="226472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290953" y="13096"/>
                                  </a:moveTo>
                                  <a:lnTo>
                                    <a:pt x="2287345" y="13096"/>
                                  </a:lnTo>
                                  <a:lnTo>
                                    <a:pt x="2285797" y="12457"/>
                                  </a:lnTo>
                                  <a:lnTo>
                                    <a:pt x="2283237" y="9900"/>
                                  </a:lnTo>
                                  <a:lnTo>
                                    <a:pt x="2282606" y="8356"/>
                                  </a:lnTo>
                                  <a:lnTo>
                                    <a:pt x="2282606" y="4740"/>
                                  </a:lnTo>
                                  <a:lnTo>
                                    <a:pt x="2283237" y="3196"/>
                                  </a:lnTo>
                                  <a:lnTo>
                                    <a:pt x="2285797" y="639"/>
                                  </a:lnTo>
                                  <a:lnTo>
                                    <a:pt x="2287345" y="0"/>
                                  </a:lnTo>
                                  <a:lnTo>
                                    <a:pt x="2290953" y="0"/>
                                  </a:lnTo>
                                  <a:lnTo>
                                    <a:pt x="2292500" y="639"/>
                                  </a:lnTo>
                                  <a:lnTo>
                                    <a:pt x="2295060" y="3196"/>
                                  </a:lnTo>
                                  <a:lnTo>
                                    <a:pt x="2295703" y="4740"/>
                                  </a:lnTo>
                                  <a:lnTo>
                                    <a:pt x="2295703" y="8356"/>
                                  </a:lnTo>
                                  <a:lnTo>
                                    <a:pt x="2295060" y="9900"/>
                                  </a:lnTo>
                                  <a:lnTo>
                                    <a:pt x="2292500" y="12457"/>
                                  </a:lnTo>
                                  <a:lnTo>
                                    <a:pt x="229095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317194" y="13096"/>
                                  </a:moveTo>
                                  <a:lnTo>
                                    <a:pt x="2313574" y="13096"/>
                                  </a:lnTo>
                                  <a:lnTo>
                                    <a:pt x="2312039" y="12457"/>
                                  </a:lnTo>
                                  <a:lnTo>
                                    <a:pt x="2309479" y="9900"/>
                                  </a:lnTo>
                                  <a:lnTo>
                                    <a:pt x="2308836" y="8356"/>
                                  </a:lnTo>
                                  <a:lnTo>
                                    <a:pt x="2308836" y="4740"/>
                                  </a:lnTo>
                                  <a:lnTo>
                                    <a:pt x="2309479" y="3196"/>
                                  </a:lnTo>
                                  <a:lnTo>
                                    <a:pt x="2312039" y="639"/>
                                  </a:lnTo>
                                  <a:lnTo>
                                    <a:pt x="2313574" y="0"/>
                                  </a:lnTo>
                                  <a:lnTo>
                                    <a:pt x="2317194" y="0"/>
                                  </a:lnTo>
                                  <a:lnTo>
                                    <a:pt x="2318742" y="639"/>
                                  </a:lnTo>
                                  <a:lnTo>
                                    <a:pt x="2321290" y="3196"/>
                                  </a:lnTo>
                                  <a:lnTo>
                                    <a:pt x="2321933" y="4740"/>
                                  </a:lnTo>
                                  <a:lnTo>
                                    <a:pt x="2321933" y="8356"/>
                                  </a:lnTo>
                                  <a:lnTo>
                                    <a:pt x="2321290" y="9900"/>
                                  </a:lnTo>
                                  <a:lnTo>
                                    <a:pt x="2318742" y="12457"/>
                                  </a:lnTo>
                                  <a:lnTo>
                                    <a:pt x="231719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343435" y="13096"/>
                                  </a:moveTo>
                                  <a:lnTo>
                                    <a:pt x="2339816" y="13096"/>
                                  </a:lnTo>
                                  <a:lnTo>
                                    <a:pt x="2338268" y="12457"/>
                                  </a:lnTo>
                                  <a:lnTo>
                                    <a:pt x="2335708" y="9900"/>
                                  </a:lnTo>
                                  <a:lnTo>
                                    <a:pt x="2335077" y="8356"/>
                                  </a:lnTo>
                                  <a:lnTo>
                                    <a:pt x="2335077" y="4740"/>
                                  </a:lnTo>
                                  <a:lnTo>
                                    <a:pt x="2335708" y="3196"/>
                                  </a:lnTo>
                                  <a:lnTo>
                                    <a:pt x="2338268" y="639"/>
                                  </a:lnTo>
                                  <a:lnTo>
                                    <a:pt x="2339816" y="0"/>
                                  </a:lnTo>
                                  <a:lnTo>
                                    <a:pt x="2343435" y="0"/>
                                  </a:lnTo>
                                  <a:lnTo>
                                    <a:pt x="2344971" y="639"/>
                                  </a:lnTo>
                                  <a:lnTo>
                                    <a:pt x="2347531" y="3196"/>
                                  </a:lnTo>
                                  <a:lnTo>
                                    <a:pt x="2348174" y="4740"/>
                                  </a:lnTo>
                                  <a:lnTo>
                                    <a:pt x="2348174" y="8356"/>
                                  </a:lnTo>
                                  <a:lnTo>
                                    <a:pt x="2347531" y="9900"/>
                                  </a:lnTo>
                                  <a:lnTo>
                                    <a:pt x="2344971" y="12457"/>
                                  </a:lnTo>
                                  <a:lnTo>
                                    <a:pt x="234343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369665" y="13096"/>
                                  </a:moveTo>
                                  <a:lnTo>
                                    <a:pt x="2366045" y="13096"/>
                                  </a:lnTo>
                                  <a:lnTo>
                                    <a:pt x="2364509" y="12457"/>
                                  </a:lnTo>
                                  <a:lnTo>
                                    <a:pt x="2361950" y="9900"/>
                                  </a:lnTo>
                                  <a:lnTo>
                                    <a:pt x="2361307" y="8356"/>
                                  </a:lnTo>
                                  <a:lnTo>
                                    <a:pt x="2361307" y="4740"/>
                                  </a:lnTo>
                                  <a:lnTo>
                                    <a:pt x="2361950" y="3196"/>
                                  </a:lnTo>
                                  <a:lnTo>
                                    <a:pt x="2364509" y="639"/>
                                  </a:lnTo>
                                  <a:lnTo>
                                    <a:pt x="2366045" y="0"/>
                                  </a:lnTo>
                                  <a:lnTo>
                                    <a:pt x="2369665" y="0"/>
                                  </a:lnTo>
                                  <a:lnTo>
                                    <a:pt x="2371213" y="639"/>
                                  </a:lnTo>
                                  <a:lnTo>
                                    <a:pt x="2373772" y="3196"/>
                                  </a:lnTo>
                                  <a:lnTo>
                                    <a:pt x="2374403" y="4740"/>
                                  </a:lnTo>
                                  <a:lnTo>
                                    <a:pt x="2374403" y="8356"/>
                                  </a:lnTo>
                                  <a:lnTo>
                                    <a:pt x="2373772" y="9900"/>
                                  </a:lnTo>
                                  <a:lnTo>
                                    <a:pt x="2371213" y="12457"/>
                                  </a:lnTo>
                                  <a:lnTo>
                                    <a:pt x="236966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395906" y="13096"/>
                                  </a:moveTo>
                                  <a:lnTo>
                                    <a:pt x="2392287" y="13096"/>
                                  </a:lnTo>
                                  <a:lnTo>
                                    <a:pt x="2390739" y="12457"/>
                                  </a:lnTo>
                                  <a:lnTo>
                                    <a:pt x="2388191" y="9900"/>
                                  </a:lnTo>
                                  <a:lnTo>
                                    <a:pt x="2387548" y="8356"/>
                                  </a:lnTo>
                                  <a:lnTo>
                                    <a:pt x="2387548" y="4740"/>
                                  </a:lnTo>
                                  <a:lnTo>
                                    <a:pt x="2388191" y="3196"/>
                                  </a:lnTo>
                                  <a:lnTo>
                                    <a:pt x="2390739" y="639"/>
                                  </a:lnTo>
                                  <a:lnTo>
                                    <a:pt x="2392287" y="0"/>
                                  </a:lnTo>
                                  <a:lnTo>
                                    <a:pt x="2395906" y="0"/>
                                  </a:lnTo>
                                  <a:lnTo>
                                    <a:pt x="2397442" y="639"/>
                                  </a:lnTo>
                                  <a:lnTo>
                                    <a:pt x="2400002" y="3196"/>
                                  </a:lnTo>
                                  <a:lnTo>
                                    <a:pt x="2400645" y="4740"/>
                                  </a:lnTo>
                                  <a:lnTo>
                                    <a:pt x="2400645" y="8356"/>
                                  </a:lnTo>
                                  <a:lnTo>
                                    <a:pt x="2400002" y="9900"/>
                                  </a:lnTo>
                                  <a:lnTo>
                                    <a:pt x="2397442" y="12457"/>
                                  </a:lnTo>
                                  <a:lnTo>
                                    <a:pt x="239590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422136" y="13096"/>
                                  </a:moveTo>
                                  <a:lnTo>
                                    <a:pt x="2418528" y="13096"/>
                                  </a:lnTo>
                                  <a:lnTo>
                                    <a:pt x="2416980" y="12457"/>
                                  </a:lnTo>
                                  <a:lnTo>
                                    <a:pt x="2414420" y="9900"/>
                                  </a:lnTo>
                                  <a:lnTo>
                                    <a:pt x="2413789" y="8356"/>
                                  </a:lnTo>
                                  <a:lnTo>
                                    <a:pt x="2413789" y="4740"/>
                                  </a:lnTo>
                                  <a:lnTo>
                                    <a:pt x="2414420" y="3196"/>
                                  </a:lnTo>
                                  <a:lnTo>
                                    <a:pt x="2416980" y="639"/>
                                  </a:lnTo>
                                  <a:lnTo>
                                    <a:pt x="2418528" y="0"/>
                                  </a:lnTo>
                                  <a:lnTo>
                                    <a:pt x="2422136" y="0"/>
                                  </a:lnTo>
                                  <a:lnTo>
                                    <a:pt x="2423683" y="639"/>
                                  </a:lnTo>
                                  <a:lnTo>
                                    <a:pt x="2426243" y="3196"/>
                                  </a:lnTo>
                                  <a:lnTo>
                                    <a:pt x="2426886" y="4740"/>
                                  </a:lnTo>
                                  <a:lnTo>
                                    <a:pt x="2426886" y="8356"/>
                                  </a:lnTo>
                                  <a:lnTo>
                                    <a:pt x="2426243" y="9900"/>
                                  </a:lnTo>
                                  <a:lnTo>
                                    <a:pt x="2423683" y="12457"/>
                                  </a:lnTo>
                                  <a:lnTo>
                                    <a:pt x="242213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448377" y="13096"/>
                                  </a:moveTo>
                                  <a:lnTo>
                                    <a:pt x="2444758" y="13096"/>
                                  </a:lnTo>
                                  <a:lnTo>
                                    <a:pt x="2443222" y="12457"/>
                                  </a:lnTo>
                                  <a:lnTo>
                                    <a:pt x="2440662" y="9900"/>
                                  </a:lnTo>
                                  <a:lnTo>
                                    <a:pt x="2440019" y="8356"/>
                                  </a:lnTo>
                                  <a:lnTo>
                                    <a:pt x="2440019" y="4740"/>
                                  </a:lnTo>
                                  <a:lnTo>
                                    <a:pt x="2440662" y="3196"/>
                                  </a:lnTo>
                                  <a:lnTo>
                                    <a:pt x="2443222" y="639"/>
                                  </a:lnTo>
                                  <a:lnTo>
                                    <a:pt x="2444758" y="0"/>
                                  </a:lnTo>
                                  <a:lnTo>
                                    <a:pt x="2448377" y="0"/>
                                  </a:lnTo>
                                  <a:lnTo>
                                    <a:pt x="2449925" y="639"/>
                                  </a:lnTo>
                                  <a:lnTo>
                                    <a:pt x="2452485" y="3196"/>
                                  </a:lnTo>
                                  <a:lnTo>
                                    <a:pt x="2453116" y="4740"/>
                                  </a:lnTo>
                                  <a:lnTo>
                                    <a:pt x="2453116" y="8356"/>
                                  </a:lnTo>
                                  <a:lnTo>
                                    <a:pt x="2452485" y="9900"/>
                                  </a:lnTo>
                                  <a:lnTo>
                                    <a:pt x="2449925" y="12457"/>
                                  </a:lnTo>
                                  <a:lnTo>
                                    <a:pt x="244837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474618" y="13096"/>
                                  </a:moveTo>
                                  <a:lnTo>
                                    <a:pt x="2470999" y="13096"/>
                                  </a:lnTo>
                                  <a:lnTo>
                                    <a:pt x="2469451" y="12457"/>
                                  </a:lnTo>
                                  <a:lnTo>
                                    <a:pt x="2466903" y="9900"/>
                                  </a:lnTo>
                                  <a:lnTo>
                                    <a:pt x="2466260" y="8356"/>
                                  </a:lnTo>
                                  <a:lnTo>
                                    <a:pt x="2466260" y="4740"/>
                                  </a:lnTo>
                                  <a:lnTo>
                                    <a:pt x="2466903" y="3196"/>
                                  </a:lnTo>
                                  <a:lnTo>
                                    <a:pt x="2469451" y="639"/>
                                  </a:lnTo>
                                  <a:lnTo>
                                    <a:pt x="2470999" y="0"/>
                                  </a:lnTo>
                                  <a:lnTo>
                                    <a:pt x="2474618" y="0"/>
                                  </a:lnTo>
                                  <a:lnTo>
                                    <a:pt x="2476154" y="639"/>
                                  </a:lnTo>
                                  <a:lnTo>
                                    <a:pt x="2478714" y="3196"/>
                                  </a:lnTo>
                                  <a:lnTo>
                                    <a:pt x="2479357" y="4740"/>
                                  </a:lnTo>
                                  <a:lnTo>
                                    <a:pt x="2479357" y="8356"/>
                                  </a:lnTo>
                                  <a:lnTo>
                                    <a:pt x="2478714" y="9900"/>
                                  </a:lnTo>
                                  <a:lnTo>
                                    <a:pt x="2476154" y="12457"/>
                                  </a:lnTo>
                                  <a:lnTo>
                                    <a:pt x="247461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500848" y="13096"/>
                                  </a:moveTo>
                                  <a:lnTo>
                                    <a:pt x="2497240" y="13096"/>
                                  </a:lnTo>
                                  <a:lnTo>
                                    <a:pt x="2495692" y="12457"/>
                                  </a:lnTo>
                                  <a:lnTo>
                                    <a:pt x="2493133" y="9900"/>
                                  </a:lnTo>
                                  <a:lnTo>
                                    <a:pt x="2492490" y="8356"/>
                                  </a:lnTo>
                                  <a:lnTo>
                                    <a:pt x="2492490" y="4740"/>
                                  </a:lnTo>
                                  <a:lnTo>
                                    <a:pt x="2493133" y="3196"/>
                                  </a:lnTo>
                                  <a:lnTo>
                                    <a:pt x="2495692" y="639"/>
                                  </a:lnTo>
                                  <a:lnTo>
                                    <a:pt x="2497240" y="0"/>
                                  </a:lnTo>
                                  <a:lnTo>
                                    <a:pt x="2500848" y="0"/>
                                  </a:lnTo>
                                  <a:lnTo>
                                    <a:pt x="2502396" y="639"/>
                                  </a:lnTo>
                                  <a:lnTo>
                                    <a:pt x="2504956" y="3196"/>
                                  </a:lnTo>
                                  <a:lnTo>
                                    <a:pt x="2505587" y="4740"/>
                                  </a:lnTo>
                                  <a:lnTo>
                                    <a:pt x="2505587" y="8356"/>
                                  </a:lnTo>
                                  <a:lnTo>
                                    <a:pt x="2504956" y="9900"/>
                                  </a:lnTo>
                                  <a:lnTo>
                                    <a:pt x="2502396" y="12457"/>
                                  </a:lnTo>
                                  <a:lnTo>
                                    <a:pt x="250084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527089" y="13096"/>
                                  </a:moveTo>
                                  <a:lnTo>
                                    <a:pt x="2523470" y="13096"/>
                                  </a:lnTo>
                                  <a:lnTo>
                                    <a:pt x="2521934" y="12457"/>
                                  </a:lnTo>
                                  <a:lnTo>
                                    <a:pt x="2519374" y="9900"/>
                                  </a:lnTo>
                                  <a:lnTo>
                                    <a:pt x="2518731" y="8356"/>
                                  </a:lnTo>
                                  <a:lnTo>
                                    <a:pt x="2518731" y="4740"/>
                                  </a:lnTo>
                                  <a:lnTo>
                                    <a:pt x="2519374" y="3196"/>
                                  </a:lnTo>
                                  <a:lnTo>
                                    <a:pt x="2521934" y="639"/>
                                  </a:lnTo>
                                  <a:lnTo>
                                    <a:pt x="2523470" y="0"/>
                                  </a:lnTo>
                                  <a:lnTo>
                                    <a:pt x="2527089" y="0"/>
                                  </a:lnTo>
                                  <a:lnTo>
                                    <a:pt x="2528637" y="639"/>
                                  </a:lnTo>
                                  <a:lnTo>
                                    <a:pt x="2531185" y="3196"/>
                                  </a:lnTo>
                                  <a:lnTo>
                                    <a:pt x="2531828" y="4740"/>
                                  </a:lnTo>
                                  <a:lnTo>
                                    <a:pt x="2531828" y="8356"/>
                                  </a:lnTo>
                                  <a:lnTo>
                                    <a:pt x="2531185" y="9900"/>
                                  </a:lnTo>
                                  <a:lnTo>
                                    <a:pt x="2528637" y="12457"/>
                                  </a:lnTo>
                                  <a:lnTo>
                                    <a:pt x="252708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553331" y="13096"/>
                                  </a:moveTo>
                                  <a:lnTo>
                                    <a:pt x="2549711" y="13096"/>
                                  </a:lnTo>
                                  <a:lnTo>
                                    <a:pt x="2548163" y="12457"/>
                                  </a:lnTo>
                                  <a:lnTo>
                                    <a:pt x="2545603" y="9900"/>
                                  </a:lnTo>
                                  <a:lnTo>
                                    <a:pt x="2544972" y="8356"/>
                                  </a:lnTo>
                                  <a:lnTo>
                                    <a:pt x="2544972" y="4740"/>
                                  </a:lnTo>
                                  <a:lnTo>
                                    <a:pt x="2545603" y="3196"/>
                                  </a:lnTo>
                                  <a:lnTo>
                                    <a:pt x="2548163" y="639"/>
                                  </a:lnTo>
                                  <a:lnTo>
                                    <a:pt x="2549711" y="0"/>
                                  </a:lnTo>
                                  <a:lnTo>
                                    <a:pt x="2553331" y="0"/>
                                  </a:lnTo>
                                  <a:lnTo>
                                    <a:pt x="2554867" y="639"/>
                                  </a:lnTo>
                                  <a:lnTo>
                                    <a:pt x="2557426" y="3196"/>
                                  </a:lnTo>
                                  <a:lnTo>
                                    <a:pt x="2558069" y="4740"/>
                                  </a:lnTo>
                                  <a:lnTo>
                                    <a:pt x="2558069" y="8356"/>
                                  </a:lnTo>
                                  <a:lnTo>
                                    <a:pt x="2557426" y="9900"/>
                                  </a:lnTo>
                                  <a:lnTo>
                                    <a:pt x="2554867" y="12457"/>
                                  </a:lnTo>
                                  <a:lnTo>
                                    <a:pt x="255333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579560" y="13096"/>
                                  </a:moveTo>
                                  <a:lnTo>
                                    <a:pt x="2575941" y="13096"/>
                                  </a:lnTo>
                                  <a:lnTo>
                                    <a:pt x="2574405" y="12457"/>
                                  </a:lnTo>
                                  <a:lnTo>
                                    <a:pt x="2571845" y="9900"/>
                                  </a:lnTo>
                                  <a:lnTo>
                                    <a:pt x="2571202" y="8356"/>
                                  </a:lnTo>
                                  <a:lnTo>
                                    <a:pt x="2571202" y="4740"/>
                                  </a:lnTo>
                                  <a:lnTo>
                                    <a:pt x="2571845" y="3196"/>
                                  </a:lnTo>
                                  <a:lnTo>
                                    <a:pt x="2574405" y="639"/>
                                  </a:lnTo>
                                  <a:lnTo>
                                    <a:pt x="2575941" y="0"/>
                                  </a:lnTo>
                                  <a:lnTo>
                                    <a:pt x="2579560" y="0"/>
                                  </a:lnTo>
                                  <a:lnTo>
                                    <a:pt x="2581108" y="639"/>
                                  </a:lnTo>
                                  <a:lnTo>
                                    <a:pt x="2583668" y="3196"/>
                                  </a:lnTo>
                                  <a:lnTo>
                                    <a:pt x="2584299" y="4740"/>
                                  </a:lnTo>
                                  <a:lnTo>
                                    <a:pt x="2584299" y="8356"/>
                                  </a:lnTo>
                                  <a:lnTo>
                                    <a:pt x="2583668" y="9900"/>
                                  </a:lnTo>
                                  <a:lnTo>
                                    <a:pt x="2581108" y="12457"/>
                                  </a:lnTo>
                                  <a:lnTo>
                                    <a:pt x="257956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605801" y="13096"/>
                                  </a:moveTo>
                                  <a:lnTo>
                                    <a:pt x="2602182" y="13096"/>
                                  </a:lnTo>
                                  <a:lnTo>
                                    <a:pt x="2600634" y="12457"/>
                                  </a:lnTo>
                                  <a:lnTo>
                                    <a:pt x="2598086" y="9900"/>
                                  </a:lnTo>
                                  <a:lnTo>
                                    <a:pt x="2597443" y="8356"/>
                                  </a:lnTo>
                                  <a:lnTo>
                                    <a:pt x="2597443" y="4740"/>
                                  </a:lnTo>
                                  <a:lnTo>
                                    <a:pt x="2598086" y="3196"/>
                                  </a:lnTo>
                                  <a:lnTo>
                                    <a:pt x="2600634" y="639"/>
                                  </a:lnTo>
                                  <a:lnTo>
                                    <a:pt x="2602182" y="0"/>
                                  </a:lnTo>
                                  <a:lnTo>
                                    <a:pt x="2605801" y="0"/>
                                  </a:lnTo>
                                  <a:lnTo>
                                    <a:pt x="2607337" y="639"/>
                                  </a:lnTo>
                                  <a:lnTo>
                                    <a:pt x="2609897" y="3196"/>
                                  </a:lnTo>
                                  <a:lnTo>
                                    <a:pt x="2610540" y="4740"/>
                                  </a:lnTo>
                                  <a:lnTo>
                                    <a:pt x="2610540" y="8356"/>
                                  </a:lnTo>
                                  <a:lnTo>
                                    <a:pt x="2609897" y="9900"/>
                                  </a:lnTo>
                                  <a:lnTo>
                                    <a:pt x="2607337" y="12457"/>
                                  </a:lnTo>
                                  <a:lnTo>
                                    <a:pt x="260580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632031" y="13096"/>
                                  </a:moveTo>
                                  <a:lnTo>
                                    <a:pt x="2628423" y="13096"/>
                                  </a:lnTo>
                                  <a:lnTo>
                                    <a:pt x="2626876" y="12457"/>
                                  </a:lnTo>
                                  <a:lnTo>
                                    <a:pt x="2624316" y="9900"/>
                                  </a:lnTo>
                                  <a:lnTo>
                                    <a:pt x="2623685" y="8356"/>
                                  </a:lnTo>
                                  <a:lnTo>
                                    <a:pt x="2623685" y="4740"/>
                                  </a:lnTo>
                                  <a:lnTo>
                                    <a:pt x="2624316" y="3196"/>
                                  </a:lnTo>
                                  <a:lnTo>
                                    <a:pt x="2626876" y="639"/>
                                  </a:lnTo>
                                  <a:lnTo>
                                    <a:pt x="2628423" y="0"/>
                                  </a:lnTo>
                                  <a:lnTo>
                                    <a:pt x="2632031" y="0"/>
                                  </a:lnTo>
                                  <a:lnTo>
                                    <a:pt x="2633579" y="639"/>
                                  </a:lnTo>
                                  <a:lnTo>
                                    <a:pt x="2636139" y="3196"/>
                                  </a:lnTo>
                                  <a:lnTo>
                                    <a:pt x="2636782" y="4740"/>
                                  </a:lnTo>
                                  <a:lnTo>
                                    <a:pt x="2636782" y="8356"/>
                                  </a:lnTo>
                                  <a:lnTo>
                                    <a:pt x="2636139" y="9900"/>
                                  </a:lnTo>
                                  <a:lnTo>
                                    <a:pt x="2633579" y="12457"/>
                                  </a:lnTo>
                                  <a:lnTo>
                                    <a:pt x="263203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658272" y="13096"/>
                                  </a:moveTo>
                                  <a:lnTo>
                                    <a:pt x="2654653" y="13096"/>
                                  </a:lnTo>
                                  <a:lnTo>
                                    <a:pt x="2653117" y="12457"/>
                                  </a:lnTo>
                                  <a:lnTo>
                                    <a:pt x="2650557" y="9900"/>
                                  </a:lnTo>
                                  <a:lnTo>
                                    <a:pt x="2649914" y="8356"/>
                                  </a:lnTo>
                                  <a:lnTo>
                                    <a:pt x="2649914" y="4740"/>
                                  </a:lnTo>
                                  <a:lnTo>
                                    <a:pt x="2650557" y="3196"/>
                                  </a:lnTo>
                                  <a:lnTo>
                                    <a:pt x="2653117" y="639"/>
                                  </a:lnTo>
                                  <a:lnTo>
                                    <a:pt x="2654653" y="0"/>
                                  </a:lnTo>
                                  <a:lnTo>
                                    <a:pt x="2658272" y="0"/>
                                  </a:lnTo>
                                  <a:lnTo>
                                    <a:pt x="2659820" y="639"/>
                                  </a:lnTo>
                                  <a:lnTo>
                                    <a:pt x="2662368" y="3196"/>
                                  </a:lnTo>
                                  <a:lnTo>
                                    <a:pt x="2663011" y="4740"/>
                                  </a:lnTo>
                                  <a:lnTo>
                                    <a:pt x="2663011" y="8356"/>
                                  </a:lnTo>
                                  <a:lnTo>
                                    <a:pt x="2662368" y="9900"/>
                                  </a:lnTo>
                                  <a:lnTo>
                                    <a:pt x="2659820" y="12457"/>
                                  </a:lnTo>
                                  <a:lnTo>
                                    <a:pt x="265827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684514" y="13096"/>
                                  </a:moveTo>
                                  <a:lnTo>
                                    <a:pt x="2680894" y="13096"/>
                                  </a:lnTo>
                                  <a:lnTo>
                                    <a:pt x="2679346" y="12457"/>
                                  </a:lnTo>
                                  <a:lnTo>
                                    <a:pt x="2676787" y="9900"/>
                                  </a:lnTo>
                                  <a:lnTo>
                                    <a:pt x="2676155" y="8356"/>
                                  </a:lnTo>
                                  <a:lnTo>
                                    <a:pt x="2676155" y="4740"/>
                                  </a:lnTo>
                                  <a:lnTo>
                                    <a:pt x="2676787" y="3196"/>
                                  </a:lnTo>
                                  <a:lnTo>
                                    <a:pt x="2679346" y="639"/>
                                  </a:lnTo>
                                  <a:lnTo>
                                    <a:pt x="2680894" y="0"/>
                                  </a:lnTo>
                                  <a:lnTo>
                                    <a:pt x="2684514" y="0"/>
                                  </a:lnTo>
                                  <a:lnTo>
                                    <a:pt x="2686050" y="639"/>
                                  </a:lnTo>
                                  <a:lnTo>
                                    <a:pt x="2688609" y="3196"/>
                                  </a:lnTo>
                                  <a:lnTo>
                                    <a:pt x="2689252" y="4740"/>
                                  </a:lnTo>
                                  <a:lnTo>
                                    <a:pt x="2689252" y="8356"/>
                                  </a:lnTo>
                                  <a:lnTo>
                                    <a:pt x="2688609" y="9900"/>
                                  </a:lnTo>
                                  <a:lnTo>
                                    <a:pt x="2686050" y="12457"/>
                                  </a:lnTo>
                                  <a:lnTo>
                                    <a:pt x="268451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710743" y="13096"/>
                                  </a:moveTo>
                                  <a:lnTo>
                                    <a:pt x="2707136" y="13096"/>
                                  </a:lnTo>
                                  <a:lnTo>
                                    <a:pt x="2705588" y="12457"/>
                                  </a:lnTo>
                                  <a:lnTo>
                                    <a:pt x="2703028" y="9900"/>
                                  </a:lnTo>
                                  <a:lnTo>
                                    <a:pt x="2702385" y="8356"/>
                                  </a:lnTo>
                                  <a:lnTo>
                                    <a:pt x="2702385" y="4740"/>
                                  </a:lnTo>
                                  <a:lnTo>
                                    <a:pt x="2703028" y="3196"/>
                                  </a:lnTo>
                                  <a:lnTo>
                                    <a:pt x="2705588" y="639"/>
                                  </a:lnTo>
                                  <a:lnTo>
                                    <a:pt x="2707136" y="0"/>
                                  </a:lnTo>
                                  <a:lnTo>
                                    <a:pt x="2710743" y="0"/>
                                  </a:lnTo>
                                  <a:lnTo>
                                    <a:pt x="2712291" y="639"/>
                                  </a:lnTo>
                                  <a:lnTo>
                                    <a:pt x="2714851" y="3196"/>
                                  </a:lnTo>
                                  <a:lnTo>
                                    <a:pt x="2715482" y="4740"/>
                                  </a:lnTo>
                                  <a:lnTo>
                                    <a:pt x="2715482" y="8356"/>
                                  </a:lnTo>
                                  <a:lnTo>
                                    <a:pt x="2714851" y="9900"/>
                                  </a:lnTo>
                                  <a:lnTo>
                                    <a:pt x="2712291" y="12457"/>
                                  </a:lnTo>
                                  <a:lnTo>
                                    <a:pt x="271074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736985" y="13096"/>
                                  </a:moveTo>
                                  <a:lnTo>
                                    <a:pt x="2733365" y="13096"/>
                                  </a:lnTo>
                                  <a:lnTo>
                                    <a:pt x="2731817" y="12457"/>
                                  </a:lnTo>
                                  <a:lnTo>
                                    <a:pt x="2729269" y="9900"/>
                                  </a:lnTo>
                                  <a:lnTo>
                                    <a:pt x="2728626" y="8356"/>
                                  </a:lnTo>
                                  <a:lnTo>
                                    <a:pt x="2728626" y="4740"/>
                                  </a:lnTo>
                                  <a:lnTo>
                                    <a:pt x="2729269" y="3196"/>
                                  </a:lnTo>
                                  <a:lnTo>
                                    <a:pt x="2731817" y="639"/>
                                  </a:lnTo>
                                  <a:lnTo>
                                    <a:pt x="2733365" y="0"/>
                                  </a:lnTo>
                                  <a:lnTo>
                                    <a:pt x="2736985" y="0"/>
                                  </a:lnTo>
                                  <a:lnTo>
                                    <a:pt x="2738520" y="639"/>
                                  </a:lnTo>
                                  <a:lnTo>
                                    <a:pt x="2741080" y="3196"/>
                                  </a:lnTo>
                                  <a:lnTo>
                                    <a:pt x="2741723" y="4740"/>
                                  </a:lnTo>
                                  <a:lnTo>
                                    <a:pt x="2741723" y="8356"/>
                                  </a:lnTo>
                                  <a:lnTo>
                                    <a:pt x="2741080" y="9900"/>
                                  </a:lnTo>
                                  <a:lnTo>
                                    <a:pt x="2738520" y="12457"/>
                                  </a:lnTo>
                                  <a:lnTo>
                                    <a:pt x="273698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763214" y="13096"/>
                                  </a:moveTo>
                                  <a:lnTo>
                                    <a:pt x="2759606" y="13096"/>
                                  </a:lnTo>
                                  <a:lnTo>
                                    <a:pt x="2758059" y="12457"/>
                                  </a:lnTo>
                                  <a:lnTo>
                                    <a:pt x="2755499" y="9900"/>
                                  </a:lnTo>
                                  <a:lnTo>
                                    <a:pt x="2754868" y="8356"/>
                                  </a:lnTo>
                                  <a:lnTo>
                                    <a:pt x="2754868" y="4740"/>
                                  </a:lnTo>
                                  <a:lnTo>
                                    <a:pt x="2755499" y="3196"/>
                                  </a:lnTo>
                                  <a:lnTo>
                                    <a:pt x="2758059" y="639"/>
                                  </a:lnTo>
                                  <a:lnTo>
                                    <a:pt x="2759606" y="0"/>
                                  </a:lnTo>
                                  <a:lnTo>
                                    <a:pt x="2763214" y="0"/>
                                  </a:lnTo>
                                  <a:lnTo>
                                    <a:pt x="2764762" y="639"/>
                                  </a:lnTo>
                                  <a:lnTo>
                                    <a:pt x="2767322" y="3196"/>
                                  </a:lnTo>
                                  <a:lnTo>
                                    <a:pt x="2767965" y="4740"/>
                                  </a:lnTo>
                                  <a:lnTo>
                                    <a:pt x="2767965" y="8356"/>
                                  </a:lnTo>
                                  <a:lnTo>
                                    <a:pt x="2767322" y="9900"/>
                                  </a:lnTo>
                                  <a:lnTo>
                                    <a:pt x="2764762" y="12457"/>
                                  </a:lnTo>
                                  <a:lnTo>
                                    <a:pt x="276321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789455" y="13096"/>
                                  </a:moveTo>
                                  <a:lnTo>
                                    <a:pt x="2785836" y="13096"/>
                                  </a:lnTo>
                                  <a:lnTo>
                                    <a:pt x="2784300" y="12457"/>
                                  </a:lnTo>
                                  <a:lnTo>
                                    <a:pt x="2781740" y="9900"/>
                                  </a:lnTo>
                                  <a:lnTo>
                                    <a:pt x="2781097" y="8356"/>
                                  </a:lnTo>
                                  <a:lnTo>
                                    <a:pt x="2781097" y="4740"/>
                                  </a:lnTo>
                                  <a:lnTo>
                                    <a:pt x="2781740" y="3196"/>
                                  </a:lnTo>
                                  <a:lnTo>
                                    <a:pt x="2784300" y="639"/>
                                  </a:lnTo>
                                  <a:lnTo>
                                    <a:pt x="2785836" y="0"/>
                                  </a:lnTo>
                                  <a:lnTo>
                                    <a:pt x="2789455" y="0"/>
                                  </a:lnTo>
                                  <a:lnTo>
                                    <a:pt x="2791003" y="639"/>
                                  </a:lnTo>
                                  <a:lnTo>
                                    <a:pt x="2793551" y="3196"/>
                                  </a:lnTo>
                                  <a:lnTo>
                                    <a:pt x="2794194" y="4740"/>
                                  </a:lnTo>
                                  <a:lnTo>
                                    <a:pt x="2794194" y="8356"/>
                                  </a:lnTo>
                                  <a:lnTo>
                                    <a:pt x="2793551" y="9900"/>
                                  </a:lnTo>
                                  <a:lnTo>
                                    <a:pt x="2791003" y="12457"/>
                                  </a:lnTo>
                                  <a:lnTo>
                                    <a:pt x="278945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815697" y="13096"/>
                                  </a:moveTo>
                                  <a:lnTo>
                                    <a:pt x="2812077" y="13096"/>
                                  </a:lnTo>
                                  <a:lnTo>
                                    <a:pt x="2810529" y="12457"/>
                                  </a:lnTo>
                                  <a:lnTo>
                                    <a:pt x="2807981" y="9900"/>
                                  </a:lnTo>
                                  <a:lnTo>
                                    <a:pt x="2807339" y="8356"/>
                                  </a:lnTo>
                                  <a:lnTo>
                                    <a:pt x="2807339" y="4740"/>
                                  </a:lnTo>
                                  <a:lnTo>
                                    <a:pt x="2807981" y="3196"/>
                                  </a:lnTo>
                                  <a:lnTo>
                                    <a:pt x="2810529" y="639"/>
                                  </a:lnTo>
                                  <a:lnTo>
                                    <a:pt x="2812077" y="0"/>
                                  </a:lnTo>
                                  <a:lnTo>
                                    <a:pt x="2815697" y="0"/>
                                  </a:lnTo>
                                  <a:lnTo>
                                    <a:pt x="2817233" y="639"/>
                                  </a:lnTo>
                                  <a:lnTo>
                                    <a:pt x="2819792" y="3196"/>
                                  </a:lnTo>
                                  <a:lnTo>
                                    <a:pt x="2820435" y="4740"/>
                                  </a:lnTo>
                                  <a:lnTo>
                                    <a:pt x="2820435" y="8356"/>
                                  </a:lnTo>
                                  <a:lnTo>
                                    <a:pt x="2819792" y="9900"/>
                                  </a:lnTo>
                                  <a:lnTo>
                                    <a:pt x="2817233" y="12457"/>
                                  </a:lnTo>
                                  <a:lnTo>
                                    <a:pt x="281569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841926" y="13096"/>
                                  </a:moveTo>
                                  <a:lnTo>
                                    <a:pt x="2838319" y="13096"/>
                                  </a:lnTo>
                                  <a:lnTo>
                                    <a:pt x="2836771" y="12457"/>
                                  </a:lnTo>
                                  <a:lnTo>
                                    <a:pt x="2834211" y="9900"/>
                                  </a:lnTo>
                                  <a:lnTo>
                                    <a:pt x="2833568" y="8356"/>
                                  </a:lnTo>
                                  <a:lnTo>
                                    <a:pt x="2833568" y="4740"/>
                                  </a:lnTo>
                                  <a:lnTo>
                                    <a:pt x="2834211" y="3196"/>
                                  </a:lnTo>
                                  <a:lnTo>
                                    <a:pt x="2836771" y="639"/>
                                  </a:lnTo>
                                  <a:lnTo>
                                    <a:pt x="2838319" y="0"/>
                                  </a:lnTo>
                                  <a:lnTo>
                                    <a:pt x="2841926" y="0"/>
                                  </a:lnTo>
                                  <a:lnTo>
                                    <a:pt x="2843474" y="639"/>
                                  </a:lnTo>
                                  <a:lnTo>
                                    <a:pt x="2846034" y="3196"/>
                                  </a:lnTo>
                                  <a:lnTo>
                                    <a:pt x="2846665" y="4740"/>
                                  </a:lnTo>
                                  <a:lnTo>
                                    <a:pt x="2846665" y="8356"/>
                                  </a:lnTo>
                                  <a:lnTo>
                                    <a:pt x="2846034" y="9900"/>
                                  </a:lnTo>
                                  <a:lnTo>
                                    <a:pt x="2843474" y="12457"/>
                                  </a:lnTo>
                                  <a:lnTo>
                                    <a:pt x="284192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868168" y="13096"/>
                                  </a:moveTo>
                                  <a:lnTo>
                                    <a:pt x="2864548" y="13096"/>
                                  </a:lnTo>
                                  <a:lnTo>
                                    <a:pt x="2863012" y="12457"/>
                                  </a:lnTo>
                                  <a:lnTo>
                                    <a:pt x="2860452" y="9900"/>
                                  </a:lnTo>
                                  <a:lnTo>
                                    <a:pt x="2859809" y="8356"/>
                                  </a:lnTo>
                                  <a:lnTo>
                                    <a:pt x="2859809" y="4740"/>
                                  </a:lnTo>
                                  <a:lnTo>
                                    <a:pt x="2860452" y="3196"/>
                                  </a:lnTo>
                                  <a:lnTo>
                                    <a:pt x="2863012" y="639"/>
                                  </a:lnTo>
                                  <a:lnTo>
                                    <a:pt x="2864548" y="0"/>
                                  </a:lnTo>
                                  <a:lnTo>
                                    <a:pt x="2868168" y="0"/>
                                  </a:lnTo>
                                  <a:lnTo>
                                    <a:pt x="2869715" y="639"/>
                                  </a:lnTo>
                                  <a:lnTo>
                                    <a:pt x="2872263" y="3196"/>
                                  </a:lnTo>
                                  <a:lnTo>
                                    <a:pt x="2872906" y="4740"/>
                                  </a:lnTo>
                                  <a:lnTo>
                                    <a:pt x="2872906" y="8356"/>
                                  </a:lnTo>
                                  <a:lnTo>
                                    <a:pt x="2872263" y="9900"/>
                                  </a:lnTo>
                                  <a:lnTo>
                                    <a:pt x="2869715" y="12457"/>
                                  </a:lnTo>
                                  <a:lnTo>
                                    <a:pt x="286816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894409" y="13096"/>
                                  </a:moveTo>
                                  <a:lnTo>
                                    <a:pt x="2890789" y="13096"/>
                                  </a:lnTo>
                                  <a:lnTo>
                                    <a:pt x="2889242" y="12457"/>
                                  </a:lnTo>
                                  <a:lnTo>
                                    <a:pt x="2886682" y="9900"/>
                                  </a:lnTo>
                                  <a:lnTo>
                                    <a:pt x="2886051" y="8356"/>
                                  </a:lnTo>
                                  <a:lnTo>
                                    <a:pt x="2886051" y="4740"/>
                                  </a:lnTo>
                                  <a:lnTo>
                                    <a:pt x="2886682" y="3196"/>
                                  </a:lnTo>
                                  <a:lnTo>
                                    <a:pt x="2889242" y="639"/>
                                  </a:lnTo>
                                  <a:lnTo>
                                    <a:pt x="2890789" y="0"/>
                                  </a:lnTo>
                                  <a:lnTo>
                                    <a:pt x="2894409" y="0"/>
                                  </a:lnTo>
                                  <a:lnTo>
                                    <a:pt x="2895945" y="639"/>
                                  </a:lnTo>
                                  <a:lnTo>
                                    <a:pt x="2898505" y="3196"/>
                                  </a:lnTo>
                                  <a:lnTo>
                                    <a:pt x="2899148" y="4740"/>
                                  </a:lnTo>
                                  <a:lnTo>
                                    <a:pt x="2899148" y="8356"/>
                                  </a:lnTo>
                                  <a:lnTo>
                                    <a:pt x="2898505" y="9900"/>
                                  </a:lnTo>
                                  <a:lnTo>
                                    <a:pt x="2895945" y="12457"/>
                                  </a:lnTo>
                                  <a:lnTo>
                                    <a:pt x="289440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920638" y="13096"/>
                                  </a:moveTo>
                                  <a:lnTo>
                                    <a:pt x="2917019" y="13096"/>
                                  </a:lnTo>
                                  <a:lnTo>
                                    <a:pt x="2915483" y="12457"/>
                                  </a:lnTo>
                                  <a:lnTo>
                                    <a:pt x="2912923" y="9900"/>
                                  </a:lnTo>
                                  <a:lnTo>
                                    <a:pt x="2912280" y="8356"/>
                                  </a:lnTo>
                                  <a:lnTo>
                                    <a:pt x="2912280" y="4740"/>
                                  </a:lnTo>
                                  <a:lnTo>
                                    <a:pt x="2912923" y="3196"/>
                                  </a:lnTo>
                                  <a:lnTo>
                                    <a:pt x="2915483" y="639"/>
                                  </a:lnTo>
                                  <a:lnTo>
                                    <a:pt x="2917019" y="0"/>
                                  </a:lnTo>
                                  <a:lnTo>
                                    <a:pt x="2920638" y="0"/>
                                  </a:lnTo>
                                  <a:lnTo>
                                    <a:pt x="2922186" y="639"/>
                                  </a:lnTo>
                                  <a:lnTo>
                                    <a:pt x="2924746" y="3196"/>
                                  </a:lnTo>
                                  <a:lnTo>
                                    <a:pt x="2925377" y="4740"/>
                                  </a:lnTo>
                                  <a:lnTo>
                                    <a:pt x="2925377" y="8356"/>
                                  </a:lnTo>
                                  <a:lnTo>
                                    <a:pt x="2924746" y="9900"/>
                                  </a:lnTo>
                                  <a:lnTo>
                                    <a:pt x="2922186" y="12457"/>
                                  </a:lnTo>
                                  <a:lnTo>
                                    <a:pt x="292063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946880" y="13096"/>
                                  </a:moveTo>
                                  <a:lnTo>
                                    <a:pt x="2943260" y="13096"/>
                                  </a:lnTo>
                                  <a:lnTo>
                                    <a:pt x="2941712" y="12457"/>
                                  </a:lnTo>
                                  <a:lnTo>
                                    <a:pt x="2939165" y="9900"/>
                                  </a:lnTo>
                                  <a:lnTo>
                                    <a:pt x="2938522" y="8356"/>
                                  </a:lnTo>
                                  <a:lnTo>
                                    <a:pt x="2938522" y="4740"/>
                                  </a:lnTo>
                                  <a:lnTo>
                                    <a:pt x="2939165" y="3196"/>
                                  </a:lnTo>
                                  <a:lnTo>
                                    <a:pt x="2941712" y="639"/>
                                  </a:lnTo>
                                  <a:lnTo>
                                    <a:pt x="2943260" y="0"/>
                                  </a:lnTo>
                                  <a:lnTo>
                                    <a:pt x="2946880" y="0"/>
                                  </a:lnTo>
                                  <a:lnTo>
                                    <a:pt x="2948416" y="639"/>
                                  </a:lnTo>
                                  <a:lnTo>
                                    <a:pt x="2950976" y="3196"/>
                                  </a:lnTo>
                                  <a:lnTo>
                                    <a:pt x="2951618" y="4740"/>
                                  </a:lnTo>
                                  <a:lnTo>
                                    <a:pt x="2951618" y="8356"/>
                                  </a:lnTo>
                                  <a:lnTo>
                                    <a:pt x="2950976" y="9900"/>
                                  </a:lnTo>
                                  <a:lnTo>
                                    <a:pt x="2948416" y="12457"/>
                                  </a:lnTo>
                                  <a:lnTo>
                                    <a:pt x="294688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973109" y="13096"/>
                                  </a:moveTo>
                                  <a:lnTo>
                                    <a:pt x="2969502" y="13096"/>
                                  </a:lnTo>
                                  <a:lnTo>
                                    <a:pt x="2967954" y="12457"/>
                                  </a:lnTo>
                                  <a:lnTo>
                                    <a:pt x="2965394" y="9900"/>
                                  </a:lnTo>
                                  <a:lnTo>
                                    <a:pt x="2964763" y="8356"/>
                                  </a:lnTo>
                                  <a:lnTo>
                                    <a:pt x="2964763" y="4740"/>
                                  </a:lnTo>
                                  <a:lnTo>
                                    <a:pt x="2965394" y="3196"/>
                                  </a:lnTo>
                                  <a:lnTo>
                                    <a:pt x="2967954" y="639"/>
                                  </a:lnTo>
                                  <a:lnTo>
                                    <a:pt x="2969502" y="0"/>
                                  </a:lnTo>
                                  <a:lnTo>
                                    <a:pt x="2973109" y="0"/>
                                  </a:lnTo>
                                  <a:lnTo>
                                    <a:pt x="2974657" y="639"/>
                                  </a:lnTo>
                                  <a:lnTo>
                                    <a:pt x="2977217" y="3196"/>
                                  </a:lnTo>
                                  <a:lnTo>
                                    <a:pt x="2977860" y="4740"/>
                                  </a:lnTo>
                                  <a:lnTo>
                                    <a:pt x="2977860" y="8356"/>
                                  </a:lnTo>
                                  <a:lnTo>
                                    <a:pt x="2977217" y="9900"/>
                                  </a:lnTo>
                                  <a:lnTo>
                                    <a:pt x="2974657" y="12457"/>
                                  </a:lnTo>
                                  <a:lnTo>
                                    <a:pt x="297310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2999351" y="13096"/>
                                  </a:moveTo>
                                  <a:lnTo>
                                    <a:pt x="2995731" y="13096"/>
                                  </a:lnTo>
                                  <a:lnTo>
                                    <a:pt x="2994195" y="12457"/>
                                  </a:lnTo>
                                  <a:lnTo>
                                    <a:pt x="2991635" y="9900"/>
                                  </a:lnTo>
                                  <a:lnTo>
                                    <a:pt x="2990992" y="8356"/>
                                  </a:lnTo>
                                  <a:lnTo>
                                    <a:pt x="2990992" y="4740"/>
                                  </a:lnTo>
                                  <a:lnTo>
                                    <a:pt x="2991635" y="3196"/>
                                  </a:lnTo>
                                  <a:lnTo>
                                    <a:pt x="2994195" y="639"/>
                                  </a:lnTo>
                                  <a:lnTo>
                                    <a:pt x="2995731" y="0"/>
                                  </a:lnTo>
                                  <a:lnTo>
                                    <a:pt x="2999351" y="0"/>
                                  </a:lnTo>
                                  <a:lnTo>
                                    <a:pt x="3000898" y="639"/>
                                  </a:lnTo>
                                  <a:lnTo>
                                    <a:pt x="3003446" y="3196"/>
                                  </a:lnTo>
                                  <a:lnTo>
                                    <a:pt x="3004089" y="4740"/>
                                  </a:lnTo>
                                  <a:lnTo>
                                    <a:pt x="3004089" y="8356"/>
                                  </a:lnTo>
                                  <a:lnTo>
                                    <a:pt x="3003446" y="9900"/>
                                  </a:lnTo>
                                  <a:lnTo>
                                    <a:pt x="3000898" y="12457"/>
                                  </a:lnTo>
                                  <a:lnTo>
                                    <a:pt x="299935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025592" y="13096"/>
                                  </a:moveTo>
                                  <a:lnTo>
                                    <a:pt x="3021973" y="13096"/>
                                  </a:lnTo>
                                  <a:lnTo>
                                    <a:pt x="3020425" y="12457"/>
                                  </a:lnTo>
                                  <a:lnTo>
                                    <a:pt x="3017865" y="9900"/>
                                  </a:lnTo>
                                  <a:lnTo>
                                    <a:pt x="3017234" y="8356"/>
                                  </a:lnTo>
                                  <a:lnTo>
                                    <a:pt x="3017234" y="4740"/>
                                  </a:lnTo>
                                  <a:lnTo>
                                    <a:pt x="3017865" y="3196"/>
                                  </a:lnTo>
                                  <a:lnTo>
                                    <a:pt x="3020425" y="639"/>
                                  </a:lnTo>
                                  <a:lnTo>
                                    <a:pt x="3021973" y="0"/>
                                  </a:lnTo>
                                  <a:lnTo>
                                    <a:pt x="3025592" y="0"/>
                                  </a:lnTo>
                                  <a:lnTo>
                                    <a:pt x="3027128" y="639"/>
                                  </a:lnTo>
                                  <a:lnTo>
                                    <a:pt x="3029688" y="3196"/>
                                  </a:lnTo>
                                  <a:lnTo>
                                    <a:pt x="3030331" y="4740"/>
                                  </a:lnTo>
                                  <a:lnTo>
                                    <a:pt x="3030331" y="8356"/>
                                  </a:lnTo>
                                  <a:lnTo>
                                    <a:pt x="3029688" y="9900"/>
                                  </a:lnTo>
                                  <a:lnTo>
                                    <a:pt x="3027128" y="12457"/>
                                  </a:lnTo>
                                  <a:lnTo>
                                    <a:pt x="302559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051821" y="13096"/>
                                  </a:moveTo>
                                  <a:lnTo>
                                    <a:pt x="3048202" y="13096"/>
                                  </a:lnTo>
                                  <a:lnTo>
                                    <a:pt x="3046666" y="12457"/>
                                  </a:lnTo>
                                  <a:lnTo>
                                    <a:pt x="3044106" y="9900"/>
                                  </a:lnTo>
                                  <a:lnTo>
                                    <a:pt x="3043463" y="8356"/>
                                  </a:lnTo>
                                  <a:lnTo>
                                    <a:pt x="3043463" y="4740"/>
                                  </a:lnTo>
                                  <a:lnTo>
                                    <a:pt x="3044106" y="3196"/>
                                  </a:lnTo>
                                  <a:lnTo>
                                    <a:pt x="3046666" y="639"/>
                                  </a:lnTo>
                                  <a:lnTo>
                                    <a:pt x="3048202" y="0"/>
                                  </a:lnTo>
                                  <a:lnTo>
                                    <a:pt x="3051821" y="0"/>
                                  </a:lnTo>
                                  <a:lnTo>
                                    <a:pt x="3053369" y="639"/>
                                  </a:lnTo>
                                  <a:lnTo>
                                    <a:pt x="3055929" y="3196"/>
                                  </a:lnTo>
                                  <a:lnTo>
                                    <a:pt x="3056560" y="4740"/>
                                  </a:lnTo>
                                  <a:lnTo>
                                    <a:pt x="3056560" y="8356"/>
                                  </a:lnTo>
                                  <a:lnTo>
                                    <a:pt x="3055929" y="9900"/>
                                  </a:lnTo>
                                  <a:lnTo>
                                    <a:pt x="3053369" y="12457"/>
                                  </a:lnTo>
                                  <a:lnTo>
                                    <a:pt x="3051821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078063" y="13096"/>
                                  </a:moveTo>
                                  <a:lnTo>
                                    <a:pt x="3074443" y="13096"/>
                                  </a:lnTo>
                                  <a:lnTo>
                                    <a:pt x="3072896" y="12457"/>
                                  </a:lnTo>
                                  <a:lnTo>
                                    <a:pt x="3070348" y="9900"/>
                                  </a:lnTo>
                                  <a:lnTo>
                                    <a:pt x="3069705" y="8356"/>
                                  </a:lnTo>
                                  <a:lnTo>
                                    <a:pt x="3069705" y="4740"/>
                                  </a:lnTo>
                                  <a:lnTo>
                                    <a:pt x="3070348" y="3196"/>
                                  </a:lnTo>
                                  <a:lnTo>
                                    <a:pt x="3072896" y="639"/>
                                  </a:lnTo>
                                  <a:lnTo>
                                    <a:pt x="3074443" y="0"/>
                                  </a:lnTo>
                                  <a:lnTo>
                                    <a:pt x="3078063" y="0"/>
                                  </a:lnTo>
                                  <a:lnTo>
                                    <a:pt x="3079599" y="639"/>
                                  </a:lnTo>
                                  <a:lnTo>
                                    <a:pt x="3082159" y="3196"/>
                                  </a:lnTo>
                                  <a:lnTo>
                                    <a:pt x="3082802" y="4740"/>
                                  </a:lnTo>
                                  <a:lnTo>
                                    <a:pt x="3082802" y="8356"/>
                                  </a:lnTo>
                                  <a:lnTo>
                                    <a:pt x="3082159" y="9900"/>
                                  </a:lnTo>
                                  <a:lnTo>
                                    <a:pt x="3079599" y="12457"/>
                                  </a:lnTo>
                                  <a:lnTo>
                                    <a:pt x="3078063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104292" y="13096"/>
                                  </a:moveTo>
                                  <a:lnTo>
                                    <a:pt x="3100685" y="13096"/>
                                  </a:lnTo>
                                  <a:lnTo>
                                    <a:pt x="3099137" y="12457"/>
                                  </a:lnTo>
                                  <a:lnTo>
                                    <a:pt x="3096577" y="9900"/>
                                  </a:lnTo>
                                  <a:lnTo>
                                    <a:pt x="3095946" y="8356"/>
                                  </a:lnTo>
                                  <a:lnTo>
                                    <a:pt x="3095946" y="4740"/>
                                  </a:lnTo>
                                  <a:lnTo>
                                    <a:pt x="3096577" y="3196"/>
                                  </a:lnTo>
                                  <a:lnTo>
                                    <a:pt x="3099137" y="639"/>
                                  </a:lnTo>
                                  <a:lnTo>
                                    <a:pt x="3100685" y="0"/>
                                  </a:lnTo>
                                  <a:lnTo>
                                    <a:pt x="3104292" y="0"/>
                                  </a:lnTo>
                                  <a:lnTo>
                                    <a:pt x="3105840" y="639"/>
                                  </a:lnTo>
                                  <a:lnTo>
                                    <a:pt x="3108400" y="3196"/>
                                  </a:lnTo>
                                  <a:lnTo>
                                    <a:pt x="3109043" y="4740"/>
                                  </a:lnTo>
                                  <a:lnTo>
                                    <a:pt x="3109043" y="8356"/>
                                  </a:lnTo>
                                  <a:lnTo>
                                    <a:pt x="3108400" y="9900"/>
                                  </a:lnTo>
                                  <a:lnTo>
                                    <a:pt x="3105840" y="12457"/>
                                  </a:lnTo>
                                  <a:lnTo>
                                    <a:pt x="3104292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130534" y="13096"/>
                                  </a:moveTo>
                                  <a:lnTo>
                                    <a:pt x="3126914" y="13096"/>
                                  </a:lnTo>
                                  <a:lnTo>
                                    <a:pt x="3125378" y="12457"/>
                                  </a:lnTo>
                                  <a:lnTo>
                                    <a:pt x="3122818" y="9900"/>
                                  </a:lnTo>
                                  <a:lnTo>
                                    <a:pt x="3122176" y="8356"/>
                                  </a:lnTo>
                                  <a:lnTo>
                                    <a:pt x="3122176" y="4740"/>
                                  </a:lnTo>
                                  <a:lnTo>
                                    <a:pt x="3122818" y="3196"/>
                                  </a:lnTo>
                                  <a:lnTo>
                                    <a:pt x="3125378" y="639"/>
                                  </a:lnTo>
                                  <a:lnTo>
                                    <a:pt x="3126914" y="0"/>
                                  </a:lnTo>
                                  <a:lnTo>
                                    <a:pt x="3130534" y="0"/>
                                  </a:lnTo>
                                  <a:lnTo>
                                    <a:pt x="3132082" y="639"/>
                                  </a:lnTo>
                                  <a:lnTo>
                                    <a:pt x="3134641" y="3196"/>
                                  </a:lnTo>
                                  <a:lnTo>
                                    <a:pt x="3135272" y="4740"/>
                                  </a:lnTo>
                                  <a:lnTo>
                                    <a:pt x="3135272" y="8356"/>
                                  </a:lnTo>
                                  <a:lnTo>
                                    <a:pt x="3134641" y="9900"/>
                                  </a:lnTo>
                                  <a:lnTo>
                                    <a:pt x="3132082" y="12457"/>
                                  </a:lnTo>
                                  <a:lnTo>
                                    <a:pt x="3130534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156775" y="13096"/>
                                  </a:moveTo>
                                  <a:lnTo>
                                    <a:pt x="3153156" y="13096"/>
                                  </a:lnTo>
                                  <a:lnTo>
                                    <a:pt x="3151608" y="12457"/>
                                  </a:lnTo>
                                  <a:lnTo>
                                    <a:pt x="3149060" y="9900"/>
                                  </a:lnTo>
                                  <a:lnTo>
                                    <a:pt x="3148417" y="8356"/>
                                  </a:lnTo>
                                  <a:lnTo>
                                    <a:pt x="3148417" y="4740"/>
                                  </a:lnTo>
                                  <a:lnTo>
                                    <a:pt x="3149060" y="3196"/>
                                  </a:lnTo>
                                  <a:lnTo>
                                    <a:pt x="3151608" y="639"/>
                                  </a:lnTo>
                                  <a:lnTo>
                                    <a:pt x="3153156" y="0"/>
                                  </a:lnTo>
                                  <a:lnTo>
                                    <a:pt x="3156775" y="0"/>
                                  </a:lnTo>
                                  <a:lnTo>
                                    <a:pt x="3158311" y="639"/>
                                  </a:lnTo>
                                  <a:lnTo>
                                    <a:pt x="3160871" y="3196"/>
                                  </a:lnTo>
                                  <a:lnTo>
                                    <a:pt x="3161514" y="4740"/>
                                  </a:lnTo>
                                  <a:lnTo>
                                    <a:pt x="3161514" y="8356"/>
                                  </a:lnTo>
                                  <a:lnTo>
                                    <a:pt x="3160871" y="9900"/>
                                  </a:lnTo>
                                  <a:lnTo>
                                    <a:pt x="3158311" y="12457"/>
                                  </a:lnTo>
                                  <a:lnTo>
                                    <a:pt x="315677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183005" y="13096"/>
                                  </a:moveTo>
                                  <a:lnTo>
                                    <a:pt x="3179397" y="13096"/>
                                  </a:lnTo>
                                  <a:lnTo>
                                    <a:pt x="3177849" y="12457"/>
                                  </a:lnTo>
                                  <a:lnTo>
                                    <a:pt x="3175289" y="9900"/>
                                  </a:lnTo>
                                  <a:lnTo>
                                    <a:pt x="3174646" y="8356"/>
                                  </a:lnTo>
                                  <a:lnTo>
                                    <a:pt x="3174646" y="4740"/>
                                  </a:lnTo>
                                  <a:lnTo>
                                    <a:pt x="3175289" y="3196"/>
                                  </a:lnTo>
                                  <a:lnTo>
                                    <a:pt x="3177849" y="639"/>
                                  </a:lnTo>
                                  <a:lnTo>
                                    <a:pt x="3179397" y="0"/>
                                  </a:lnTo>
                                  <a:lnTo>
                                    <a:pt x="3183005" y="0"/>
                                  </a:lnTo>
                                  <a:lnTo>
                                    <a:pt x="3184552" y="639"/>
                                  </a:lnTo>
                                  <a:lnTo>
                                    <a:pt x="3187112" y="3196"/>
                                  </a:lnTo>
                                  <a:lnTo>
                                    <a:pt x="3187743" y="4740"/>
                                  </a:lnTo>
                                  <a:lnTo>
                                    <a:pt x="3187743" y="8356"/>
                                  </a:lnTo>
                                  <a:lnTo>
                                    <a:pt x="3187112" y="9900"/>
                                  </a:lnTo>
                                  <a:lnTo>
                                    <a:pt x="3184552" y="12457"/>
                                  </a:lnTo>
                                  <a:lnTo>
                                    <a:pt x="3183005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209246" y="13096"/>
                                  </a:moveTo>
                                  <a:lnTo>
                                    <a:pt x="3205626" y="13096"/>
                                  </a:lnTo>
                                  <a:lnTo>
                                    <a:pt x="3204091" y="12457"/>
                                  </a:lnTo>
                                  <a:lnTo>
                                    <a:pt x="3201531" y="9900"/>
                                  </a:lnTo>
                                  <a:lnTo>
                                    <a:pt x="3200888" y="8356"/>
                                  </a:lnTo>
                                  <a:lnTo>
                                    <a:pt x="3200888" y="4740"/>
                                  </a:lnTo>
                                  <a:lnTo>
                                    <a:pt x="3201531" y="3196"/>
                                  </a:lnTo>
                                  <a:lnTo>
                                    <a:pt x="3204091" y="639"/>
                                  </a:lnTo>
                                  <a:lnTo>
                                    <a:pt x="3205626" y="0"/>
                                  </a:lnTo>
                                  <a:lnTo>
                                    <a:pt x="3209246" y="0"/>
                                  </a:lnTo>
                                  <a:lnTo>
                                    <a:pt x="3210794" y="639"/>
                                  </a:lnTo>
                                  <a:lnTo>
                                    <a:pt x="3213342" y="3196"/>
                                  </a:lnTo>
                                  <a:lnTo>
                                    <a:pt x="3213985" y="4740"/>
                                  </a:lnTo>
                                  <a:lnTo>
                                    <a:pt x="3213985" y="8356"/>
                                  </a:lnTo>
                                  <a:lnTo>
                                    <a:pt x="3213342" y="9900"/>
                                  </a:lnTo>
                                  <a:lnTo>
                                    <a:pt x="3210794" y="12457"/>
                                  </a:lnTo>
                                  <a:lnTo>
                                    <a:pt x="3209246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235487" y="13096"/>
                                  </a:moveTo>
                                  <a:lnTo>
                                    <a:pt x="3231868" y="13096"/>
                                  </a:lnTo>
                                  <a:lnTo>
                                    <a:pt x="3230320" y="12457"/>
                                  </a:lnTo>
                                  <a:lnTo>
                                    <a:pt x="3227760" y="9900"/>
                                  </a:lnTo>
                                  <a:lnTo>
                                    <a:pt x="3227129" y="8356"/>
                                  </a:lnTo>
                                  <a:lnTo>
                                    <a:pt x="3227129" y="4740"/>
                                  </a:lnTo>
                                  <a:lnTo>
                                    <a:pt x="3227760" y="3196"/>
                                  </a:lnTo>
                                  <a:lnTo>
                                    <a:pt x="3230320" y="639"/>
                                  </a:lnTo>
                                  <a:lnTo>
                                    <a:pt x="3231868" y="0"/>
                                  </a:lnTo>
                                  <a:lnTo>
                                    <a:pt x="3235487" y="0"/>
                                  </a:lnTo>
                                  <a:lnTo>
                                    <a:pt x="3237023" y="639"/>
                                  </a:lnTo>
                                  <a:lnTo>
                                    <a:pt x="3239583" y="3196"/>
                                  </a:lnTo>
                                  <a:lnTo>
                                    <a:pt x="3240226" y="4740"/>
                                  </a:lnTo>
                                  <a:lnTo>
                                    <a:pt x="3240226" y="8356"/>
                                  </a:lnTo>
                                  <a:lnTo>
                                    <a:pt x="3239583" y="9900"/>
                                  </a:lnTo>
                                  <a:lnTo>
                                    <a:pt x="3237023" y="12457"/>
                                  </a:lnTo>
                                  <a:lnTo>
                                    <a:pt x="323548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261717" y="13096"/>
                                  </a:moveTo>
                                  <a:lnTo>
                                    <a:pt x="3258097" y="13096"/>
                                  </a:lnTo>
                                  <a:lnTo>
                                    <a:pt x="3256561" y="12457"/>
                                  </a:lnTo>
                                  <a:lnTo>
                                    <a:pt x="3254002" y="9900"/>
                                  </a:lnTo>
                                  <a:lnTo>
                                    <a:pt x="3253359" y="8356"/>
                                  </a:lnTo>
                                  <a:lnTo>
                                    <a:pt x="3253359" y="4740"/>
                                  </a:lnTo>
                                  <a:lnTo>
                                    <a:pt x="3254002" y="3196"/>
                                  </a:lnTo>
                                  <a:lnTo>
                                    <a:pt x="3256561" y="639"/>
                                  </a:lnTo>
                                  <a:lnTo>
                                    <a:pt x="3258097" y="0"/>
                                  </a:lnTo>
                                  <a:lnTo>
                                    <a:pt x="3261717" y="0"/>
                                  </a:lnTo>
                                  <a:lnTo>
                                    <a:pt x="3263265" y="639"/>
                                  </a:lnTo>
                                  <a:lnTo>
                                    <a:pt x="3265824" y="3196"/>
                                  </a:lnTo>
                                  <a:lnTo>
                                    <a:pt x="3266455" y="4740"/>
                                  </a:lnTo>
                                  <a:lnTo>
                                    <a:pt x="3266455" y="8356"/>
                                  </a:lnTo>
                                  <a:lnTo>
                                    <a:pt x="3265824" y="9900"/>
                                  </a:lnTo>
                                  <a:lnTo>
                                    <a:pt x="3263265" y="12457"/>
                                  </a:lnTo>
                                  <a:lnTo>
                                    <a:pt x="3261717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287958" y="13096"/>
                                  </a:moveTo>
                                  <a:lnTo>
                                    <a:pt x="3284339" y="13096"/>
                                  </a:lnTo>
                                  <a:lnTo>
                                    <a:pt x="3282791" y="12457"/>
                                  </a:lnTo>
                                  <a:lnTo>
                                    <a:pt x="3280243" y="9900"/>
                                  </a:lnTo>
                                  <a:lnTo>
                                    <a:pt x="3279600" y="8356"/>
                                  </a:lnTo>
                                  <a:lnTo>
                                    <a:pt x="3279600" y="4740"/>
                                  </a:lnTo>
                                  <a:lnTo>
                                    <a:pt x="3280243" y="3196"/>
                                  </a:lnTo>
                                  <a:lnTo>
                                    <a:pt x="3282791" y="639"/>
                                  </a:lnTo>
                                  <a:lnTo>
                                    <a:pt x="3284339" y="0"/>
                                  </a:lnTo>
                                  <a:lnTo>
                                    <a:pt x="3287958" y="0"/>
                                  </a:lnTo>
                                  <a:lnTo>
                                    <a:pt x="3289494" y="639"/>
                                  </a:lnTo>
                                  <a:lnTo>
                                    <a:pt x="3292054" y="3196"/>
                                  </a:lnTo>
                                  <a:lnTo>
                                    <a:pt x="3292697" y="4740"/>
                                  </a:lnTo>
                                  <a:lnTo>
                                    <a:pt x="3292697" y="8356"/>
                                  </a:lnTo>
                                  <a:lnTo>
                                    <a:pt x="3292054" y="9900"/>
                                  </a:lnTo>
                                  <a:lnTo>
                                    <a:pt x="3289494" y="12457"/>
                                  </a:lnTo>
                                  <a:lnTo>
                                    <a:pt x="328795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314188" y="13096"/>
                                  </a:moveTo>
                                  <a:lnTo>
                                    <a:pt x="3310580" y="13096"/>
                                  </a:lnTo>
                                  <a:lnTo>
                                    <a:pt x="3309032" y="12457"/>
                                  </a:lnTo>
                                  <a:lnTo>
                                    <a:pt x="3306472" y="9900"/>
                                  </a:lnTo>
                                  <a:lnTo>
                                    <a:pt x="3305841" y="8356"/>
                                  </a:lnTo>
                                  <a:lnTo>
                                    <a:pt x="3305841" y="4740"/>
                                  </a:lnTo>
                                  <a:lnTo>
                                    <a:pt x="3306472" y="3196"/>
                                  </a:lnTo>
                                  <a:lnTo>
                                    <a:pt x="3309032" y="639"/>
                                  </a:lnTo>
                                  <a:lnTo>
                                    <a:pt x="3310580" y="0"/>
                                  </a:lnTo>
                                  <a:lnTo>
                                    <a:pt x="3314188" y="0"/>
                                  </a:lnTo>
                                  <a:lnTo>
                                    <a:pt x="3315735" y="639"/>
                                  </a:lnTo>
                                  <a:lnTo>
                                    <a:pt x="3318295" y="3196"/>
                                  </a:lnTo>
                                  <a:lnTo>
                                    <a:pt x="3318938" y="4740"/>
                                  </a:lnTo>
                                  <a:lnTo>
                                    <a:pt x="3318938" y="8356"/>
                                  </a:lnTo>
                                  <a:lnTo>
                                    <a:pt x="3318295" y="9900"/>
                                  </a:lnTo>
                                  <a:lnTo>
                                    <a:pt x="3315735" y="12457"/>
                                  </a:lnTo>
                                  <a:lnTo>
                                    <a:pt x="3314188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340429" y="13096"/>
                                  </a:moveTo>
                                  <a:lnTo>
                                    <a:pt x="3336810" y="13096"/>
                                  </a:lnTo>
                                  <a:lnTo>
                                    <a:pt x="3335274" y="12457"/>
                                  </a:lnTo>
                                  <a:lnTo>
                                    <a:pt x="3332714" y="9900"/>
                                  </a:lnTo>
                                  <a:lnTo>
                                    <a:pt x="3332071" y="8356"/>
                                  </a:lnTo>
                                  <a:lnTo>
                                    <a:pt x="3332071" y="4740"/>
                                  </a:lnTo>
                                  <a:lnTo>
                                    <a:pt x="3332714" y="3196"/>
                                  </a:lnTo>
                                  <a:lnTo>
                                    <a:pt x="3335274" y="639"/>
                                  </a:lnTo>
                                  <a:lnTo>
                                    <a:pt x="3336810" y="0"/>
                                  </a:lnTo>
                                  <a:lnTo>
                                    <a:pt x="3340429" y="0"/>
                                  </a:lnTo>
                                  <a:lnTo>
                                    <a:pt x="3341977" y="639"/>
                                  </a:lnTo>
                                  <a:lnTo>
                                    <a:pt x="3344525" y="3196"/>
                                  </a:lnTo>
                                  <a:lnTo>
                                    <a:pt x="3345168" y="4740"/>
                                  </a:lnTo>
                                  <a:lnTo>
                                    <a:pt x="3345168" y="8356"/>
                                  </a:lnTo>
                                  <a:lnTo>
                                    <a:pt x="3344525" y="9900"/>
                                  </a:lnTo>
                                  <a:lnTo>
                                    <a:pt x="3341977" y="12457"/>
                                  </a:lnTo>
                                  <a:lnTo>
                                    <a:pt x="3340429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366670" y="13096"/>
                                  </a:moveTo>
                                  <a:lnTo>
                                    <a:pt x="3363051" y="13096"/>
                                  </a:lnTo>
                                  <a:lnTo>
                                    <a:pt x="3361503" y="12457"/>
                                  </a:lnTo>
                                  <a:lnTo>
                                    <a:pt x="3358943" y="9900"/>
                                  </a:lnTo>
                                  <a:lnTo>
                                    <a:pt x="3358312" y="8356"/>
                                  </a:lnTo>
                                  <a:lnTo>
                                    <a:pt x="3358312" y="4740"/>
                                  </a:lnTo>
                                  <a:lnTo>
                                    <a:pt x="3358943" y="3196"/>
                                  </a:lnTo>
                                  <a:lnTo>
                                    <a:pt x="3361503" y="639"/>
                                  </a:lnTo>
                                  <a:lnTo>
                                    <a:pt x="3363051" y="0"/>
                                  </a:lnTo>
                                  <a:lnTo>
                                    <a:pt x="3366670" y="0"/>
                                  </a:lnTo>
                                  <a:lnTo>
                                    <a:pt x="3368206" y="639"/>
                                  </a:lnTo>
                                  <a:lnTo>
                                    <a:pt x="3370766" y="3196"/>
                                  </a:lnTo>
                                  <a:lnTo>
                                    <a:pt x="3371409" y="4740"/>
                                  </a:lnTo>
                                  <a:lnTo>
                                    <a:pt x="3371409" y="8356"/>
                                  </a:lnTo>
                                  <a:lnTo>
                                    <a:pt x="3370766" y="9900"/>
                                  </a:lnTo>
                                  <a:lnTo>
                                    <a:pt x="3368206" y="12457"/>
                                  </a:lnTo>
                                  <a:lnTo>
                                    <a:pt x="336667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392900" y="13096"/>
                                  </a:moveTo>
                                  <a:lnTo>
                                    <a:pt x="3389280" y="13096"/>
                                  </a:lnTo>
                                  <a:lnTo>
                                    <a:pt x="3387744" y="12457"/>
                                  </a:lnTo>
                                  <a:lnTo>
                                    <a:pt x="3385185" y="9900"/>
                                  </a:lnTo>
                                  <a:lnTo>
                                    <a:pt x="3384542" y="8356"/>
                                  </a:lnTo>
                                  <a:lnTo>
                                    <a:pt x="3384542" y="4740"/>
                                  </a:lnTo>
                                  <a:lnTo>
                                    <a:pt x="3385185" y="3196"/>
                                  </a:lnTo>
                                  <a:lnTo>
                                    <a:pt x="3387744" y="639"/>
                                  </a:lnTo>
                                  <a:lnTo>
                                    <a:pt x="3389280" y="0"/>
                                  </a:lnTo>
                                  <a:lnTo>
                                    <a:pt x="3392900" y="0"/>
                                  </a:lnTo>
                                  <a:lnTo>
                                    <a:pt x="3394448" y="639"/>
                                  </a:lnTo>
                                  <a:lnTo>
                                    <a:pt x="3397008" y="3196"/>
                                  </a:lnTo>
                                  <a:lnTo>
                                    <a:pt x="3397639" y="4740"/>
                                  </a:lnTo>
                                  <a:lnTo>
                                    <a:pt x="3397639" y="8356"/>
                                  </a:lnTo>
                                  <a:lnTo>
                                    <a:pt x="3397008" y="9900"/>
                                  </a:lnTo>
                                  <a:lnTo>
                                    <a:pt x="3394448" y="12457"/>
                                  </a:lnTo>
                                  <a:lnTo>
                                    <a:pt x="3392900" y="13096"/>
                                  </a:lnTo>
                                  <a:close/>
                                </a:path>
                                <a:path w="3423920" h="13335">
                                  <a:moveTo>
                                    <a:pt x="3419141" y="13096"/>
                                  </a:moveTo>
                                  <a:lnTo>
                                    <a:pt x="3415522" y="13096"/>
                                  </a:lnTo>
                                  <a:lnTo>
                                    <a:pt x="3413974" y="12457"/>
                                  </a:lnTo>
                                  <a:lnTo>
                                    <a:pt x="3411426" y="9900"/>
                                  </a:lnTo>
                                  <a:lnTo>
                                    <a:pt x="3410783" y="8356"/>
                                  </a:lnTo>
                                  <a:lnTo>
                                    <a:pt x="3410783" y="4740"/>
                                  </a:lnTo>
                                  <a:lnTo>
                                    <a:pt x="3411426" y="3196"/>
                                  </a:lnTo>
                                  <a:lnTo>
                                    <a:pt x="3413974" y="639"/>
                                  </a:lnTo>
                                  <a:lnTo>
                                    <a:pt x="3415522" y="0"/>
                                  </a:lnTo>
                                  <a:lnTo>
                                    <a:pt x="3419141" y="0"/>
                                  </a:lnTo>
                                  <a:lnTo>
                                    <a:pt x="3420677" y="639"/>
                                  </a:lnTo>
                                  <a:lnTo>
                                    <a:pt x="3423237" y="3196"/>
                                  </a:lnTo>
                                  <a:lnTo>
                                    <a:pt x="3423880" y="4740"/>
                                  </a:lnTo>
                                  <a:lnTo>
                                    <a:pt x="3423880" y="8356"/>
                                  </a:lnTo>
                                  <a:lnTo>
                                    <a:pt x="3423237" y="9900"/>
                                  </a:lnTo>
                                  <a:lnTo>
                                    <a:pt x="3420677" y="12457"/>
                                  </a:lnTo>
                                  <a:lnTo>
                                    <a:pt x="3419141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CA254FF" id="Graphic 14" o:spid="_x0000_s1026" style="position:absolute;margin-left:252.95pt;margin-top:11.25pt;width:269.6pt;height:1.05pt;z-index:-1786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392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" path="m8356,13096r-3616,l3196,12457,639,9900,,8356,,4740,639,3196,3196,639,4740,,8356,,9900,639r2557,2557l13096,4740r,3616l12457,9900,9900,12457r-1544,639xem34593,13096r-3617,l29433,12457,26876,9900,26236,8356r,-3616l26876,3196,29433,639,30976,r3617,l36137,639r2557,2557l39333,4740r,3616l38694,9900r-2557,2557l34593,13096xem60830,13096r-3617,l55670,12457,53112,9900,52473,8356r,-3616l53112,3196,55670,639,57213,r3617,l62373,639r2558,2557l65570,4740r,3616l64931,9900r-2558,2557l60830,13096xem87067,13096r-3617,l81907,12457,79349,9900,78710,8356r,-3616l79349,3196,81907,639,83450,r3617,l88610,639r2557,2557l91807,4740r,3616l91167,9900r-2557,2557l87067,13096xem113303,13096r-3616,l108143,12457,105586,9900r-639,-1544l104947,4740r639,-1544l108143,639,109687,r3616,l114847,639r2557,2557l118044,4740r,3616l117404,9900r-2557,2557l113303,13096xem139541,13096r-3617,l134381,12457,131823,9900r-639,-1544l131184,4740r639,-1544l134381,639,135924,r3617,l141084,639r2557,2557l144281,4740r,3616l143641,9900r-2557,2557l139541,13096xem165777,13096r-3617,l160617,12457,158060,9900r-640,-1544l157420,4740r640,-1544l160617,639,162160,r3617,l167320,639r2558,2557l170517,4740r,3616l169878,9900r-2558,2557l165777,13096xem192014,13096r-3617,l186854,12457,184296,9900r-639,-1544l183657,4740r639,-1544l186854,639,188397,r3617,l193557,639r2557,2557l196754,4740r,3616l196114,9900r-2557,2557l192014,13096xem218251,13096r-3618,l213090,12457,210533,9900r-639,-1544l209894,4740r639,-1544l213090,639,214633,r3618,l219794,639r2557,2557l222990,4740r,3616l222351,9900r-2557,2557l218251,13096xem244487,13096r-3616,l239327,12457,236770,9900r-640,-1544l236130,4740r640,-1544l239327,639,240871,r3616,l246030,639r2558,2557l249227,4740r,3616l248588,9900r-2558,2557l244487,13096xem270724,13096r-3616,l265564,12457,263006,9900r-638,-1544l262368,4740r638,-1544l265564,639,267108,r3616,l272268,639r2558,2557l275465,4740r,3616l274826,9900r-2558,2557l270724,13096xem296960,13096r-3615,l291801,12457,289244,9900r-639,-1544l288605,4740r639,-1544l291801,639,293345,r3615,l298505,639r2557,2557l301702,4740r,3616l301062,9900r-2557,2557l296960,13096xem323198,13096r-3617,l318038,12457,315481,9900r-640,-1544l314841,4740r640,-1544l318038,639,319581,r3617,l324741,639r2558,2557l327938,4740r,3616l327299,9900r-2558,2557l323198,13096xem349435,13096r-3617,l344275,12457,341717,9900r-639,-1544l341078,4740r639,-1544l344275,639,345818,r3617,l350978,639r2557,2557l354175,4740r,3616l353535,9900r-2557,2557l349435,13096xem375671,13096r-3617,l370511,12457,367954,9900r-640,-1544l367314,4740r640,-1544l370511,639,372054,r3617,l377215,639r2557,2557l380411,4740r,3616l379772,9900r-2557,2557l375671,13096xem401908,13096r-3617,l396748,12457,394190,9900r-639,-1544l393551,4740r639,-1544l396748,639,398291,r3617,l403451,639r2558,2557l406648,4740r,3616l406009,9900r-2558,2557l401908,13096xem428145,13096r-3616,l422985,12457,420427,9900r-639,-1544l419788,4740r639,-1544l422985,639,424529,r3616,l429689,639r2556,2557l432885,4740r,3616l432245,9900r-2556,2557l428145,13096xem454381,13096r-3616,l449221,12457,446665,9900r-640,-1544l446025,4740r640,-1544l449221,639,450765,r3616,l455926,639r2557,2557l459122,4740r,3616l458483,9900r-2557,2557l454381,13096xem480618,13096r-3616,l475459,12457,472901,9900r-639,-1544l472262,4740r639,-1544l475459,639,477002,r3616,l482162,639r2558,2557l485359,4740r,3616l484720,9900r-2558,2557l480618,13096xem506856,13096r-3617,l501696,12457,499138,9900r-639,-1544l498499,4740r639,-1544l501696,639,503239,r3617,l508399,639r2557,2557l511596,4740r,3616l510956,9900r-2557,2557l506856,13096xem533092,13096r-3617,l527932,12457,525375,9900r-640,-1544l524735,4740r640,-1544l527932,639,529475,r3617,l534635,639r2558,2557l537832,4740r,3616l537193,9900r-2558,2557l533092,13096xem559329,13096r-3617,l554169,12457,551611,9900r-639,-1544l550972,4740r639,-1544l554169,639,555712,r3617,l560872,639r2557,2557l564069,4740r,3616l563429,9900r-2557,2557l559329,13096xem585566,13096r-3616,l580405,12457,577848,9900r-639,-1544l577209,4740r639,-1544l580405,639,581950,r3616,l587109,639r2557,2557l590305,4740r,3616l589666,9900r-2557,2557l585566,13096xem611802,13096r-3616,l606642,12457,604086,9900r-640,-1544l603446,4740r640,-1544l606642,639,608186,r3616,l613346,639r2558,2557l616543,4740r,3616l615904,9900r-2558,2557l611802,13096xem638039,13096r-3616,l632879,12457,630322,9900r-639,-1544l629683,4740r639,-1544l632879,639,634423,r3616,l639583,639r2557,2557l642780,4740r,3616l642140,9900r-2557,2557l638039,13096xem664277,13096r-3618,l659116,12457,656559,9900r-639,-1544l655920,4740r639,-1544l659116,639,660659,r3618,l665820,639r2557,2557l669016,4740r,3616l668377,9900r-2557,2557l664277,13096xem690513,13096r-3617,l685353,12457,682796,9900r-640,-1544l682156,4740r640,-1544l685353,639,686896,r3617,l692056,639r2558,2557l695253,4740r,3616l694614,9900r-2558,2557l690513,13096xem716750,13096r-3617,l711590,12457,709032,9900r-639,-1544l708393,4740r639,-1544l711590,639,713133,r3617,l718293,639r2557,2557l721490,4740r,3616l720850,9900r-2557,2557l716750,13096xem742986,13096r-3615,l737826,12457,735269,9900r-640,-1544l734629,4740r640,-1544l737826,639,739371,r3615,l744529,639r2558,2557l747726,4740r,3616l747087,9900r-2558,2557l742986,13096xem769223,13096r-3616,l764063,12457,761505,9900r-639,-1544l760866,4740r639,-1544l764063,639,765607,r3616,l770767,639r2557,2557l773963,4740r,3616l773324,9900r-2557,2557l769223,13096xem795460,13096r-3616,l790299,12457,787743,9900r-639,-1544l787104,4740r639,-1544l790299,639,791844,r3616,l797004,639r2557,2557l800201,4740r,3616l799561,9900r-2557,2557l795460,13096xem821697,13096r-3617,l816537,12457,813980,9900r-640,-1544l813340,4740r640,-1544l816537,639,818080,r3617,l823241,639r2557,2557l826437,4740r,3616l825798,9900r-2557,2557l821697,13096xem847934,13096r-3617,l842774,12457,840216,9900r-639,-1544l839577,4740r639,-1544l842774,639,844317,r3617,l849477,639r2558,2557l852674,4740r,3616l852035,9900r-2558,2557l847934,13096xem874171,13096r-3617,l869011,12457,866453,9900r-639,-1544l865814,4740r639,-1544l869011,639,870554,r3617,l875714,639r2557,2557l878911,4740r,3616l878271,9900r-2557,2557l874171,13096xem900407,13096r-3617,l895247,12457,892690,9900r-640,-1544l892050,4740r640,-1544l895247,639,896790,r3617,l901950,639r2558,2557l905147,4740r,3616l904508,9900r-2558,2557l900407,13096xem926644,13096r-3616,l921484,12457,918926,9900r-639,-1544l918287,4740r639,-1544l921484,639,923028,r3616,l928188,639r2556,2557l931384,4740r,3616l930744,9900r-2556,2557l926644,13096xem952881,13096r-3616,l947720,12457,945163,9900r-639,-1544l944524,4740r639,-1544l947720,639,949265,r3616,l954425,639r2556,2557l957620,4740r,3616l956981,9900r-2556,2557l952881,13096xem979117,13096r-3616,l973958,12457,971401,9900r-640,-1544l970761,4740r640,-1544l973958,639,975501,r3616,l980661,639r2558,2557l983858,4740r,3616l983219,9900r-2558,2557l979117,13096xem1005355,13096r-3617,l1000195,12457,997637,9900r-639,-1544l996998,4740r639,-1544l1000195,639,1001738,r3617,l1006898,639r2557,2557l1010095,4740r,3616l1009455,9900r-2557,2557l1005355,13096xem1031592,13096r-3618,l1026431,12457r-2557,-2557l1023235,8356r,-3616l1023874,3196r2557,-2557l1027974,r3618,l1033135,639r2557,2557l1036331,4740r,3616l1035692,9900r-2557,2557l1031592,13096xem1057828,13096r-3617,l1052668,12457r-2557,-2557l1049471,8356r,-3616l1050111,3196r2557,-2557l1054211,r3617,l1059371,639r2558,2557l1062568,4740r,3616l1061929,9900r-2558,2557l1057828,13096xem1084065,13096r-3617,l1078905,12457r-2558,-2557l1075708,8356r,-3616l1076347,3196r2558,-2557l1080448,r3617,l1085608,639r2557,2557l1088805,4740r,3616l1088165,9900r-2557,2557l1084065,13096xem1110301,13096r-3616,l1105141,12457r-2557,-2557l1101944,8356r,-3616l1102584,3196r2557,-2557l1106685,r3616,l1111844,639r2558,2557l1115041,4740r,3616l1114402,9900r-2558,2557l1110301,13096xem1136538,13096r-3616,l1131378,12457r-2558,-2557l1128182,8356r,-3616l1128820,3196r2558,-2557l1132922,r3616,l1138082,639r2558,2557l1141278,4740r,3616l1140640,9900r-2558,2557l1136538,13096xem1162775,13096r-3616,l1157616,12457r-2558,-2557l1154419,8356r,-3616l1155058,3196r2558,-2557l1159159,r3616,l1164319,639r2557,2557l1167516,4740r,3616l1166876,9900r-2557,2557l1162775,13096xem1189012,13096r-3617,l1183852,12457r-2557,-2557l1180655,8356r,-3616l1181295,3196r2557,-2557l1185395,r3617,l1190555,639r2558,2557l1193756,4740r,3616l1193113,9900r-2558,2557l1189012,13096xem1215247,13096r-3620,l1210091,12457r-2560,-2557l1206888,8356r,-3616l1207531,3196r2560,-2557l1211627,r3620,l1216794,639r2560,2557l1219985,4740r,3616l1219354,9900r-2560,2557l1215247,13096xem1241488,13096r-3619,l1236321,12457r-2548,-2557l1233130,8356r,-3616l1233773,3196r2548,-2557l1237869,r3619,l1243024,639r2560,2557l1246227,4740r,3616l1245584,9900r-2560,2557l1241488,13096xem1267718,13096r-3608,l1262562,12457r-2560,-2557l1259371,8356r,-3616l1260002,3196r2560,-2557l1264110,r3608,l1269265,639r2560,2557l1272468,4740r,3616l1271825,9900r-2560,2557l1267718,13096xem1293959,13096r-3620,l1288803,12457r-2559,-2557l1285601,8356r,-3616l1286244,3196r2559,-2557l1290339,r3620,l1295507,639r2548,2557l1298698,4740r,3616l1298055,9900r-2548,2557l1293959,13096xem1320200,13096r-3619,l1315033,12457r-2560,-2557l1311842,8356r,-3616l1312473,3196r2560,-2557l1316581,r3619,l1321736,639r2560,2557l1324939,4740r,3616l1324296,9900r-2560,2557l1320200,13096xem1346430,13096r-3608,l1341274,12457r-2560,-2557l1338072,8356r,-3616l1338714,3196r2560,-2557l1342822,r3608,l1347978,639r2559,2557l1351168,4740r,3616l1350537,9900r-2559,2557l1346430,13096xem1372671,13096r-3619,l1367504,12457r-2548,-2557l1364313,8356r,-3616l1364956,3196r2548,-2557l1369052,r3619,l1374219,639r2548,2557l1377410,4740r,3616l1376767,9900r-2548,2557l1372671,13096xem1398901,13096r-3608,l1393745,12457r-2560,-2557l1390554,8356r,-3616l1391185,3196r2560,-2557l1395293,r3608,l1400448,639r2560,2557l1403651,4740r,3616l1403008,9900r-2560,2557l1398901,13096xem1425142,13096r-3620,l1419987,12457r-2560,-2557l1416784,8356r,-3616l1417427,3196r2560,-2557l1421522,r3620,l1426690,639r2560,2557l1429881,4740r,3616l1429250,9900r-2560,2557l1425142,13096xem1451383,13096r-3619,l1446216,12457r-2548,-2557l1443025,8356r,-3616l1443668,3196r2548,-2557l1447764,r3619,l1452919,639r2560,2557l1456122,4740r,3616l1455479,9900r-2560,2557l1451383,13096xem1477613,13096r-3608,l1472457,12457r-2559,-2557l1469255,8356r,-3616l1469898,3196r2559,-2557l1474005,r3608,l1479161,639r2559,2557l1482351,4740r,3616l1481720,9900r-2559,2557l1477613,13096xem1503854,13096r-3619,l1498699,12457r-2560,-2557l1495496,8356r,-3616l1496139,3196r2560,-2557l1500235,r3619,l1505402,639r2548,2557l1508593,4740r,3616l1507950,9900r-2548,2557l1503854,13096xem1530096,13096r-3620,l1524928,12457r-2560,-2557l1521737,8356r,-3616l1522368,3196r2560,-2557l1526476,r3620,l1531631,639r2560,2557l1534834,4740r,3616l1534191,9900r-2560,2557l1530096,13096xem1556325,13096r-3619,l1551170,12457r-2560,-2557l1547967,8356r,-3616l1548610,3196r2560,-2557l1552706,r3619,l1557873,639r2560,2557l1561064,4740r,3616l1560433,9900r-2560,2557l1556325,13096xem1582566,13096r-3619,l1577399,12457r-2548,-2557l1574208,8356r,-3616l1574851,3196r2548,-2557l1578947,r3619,l1584102,639r2560,2557l1587305,4740r,3616l1586662,9900r-2560,2557l1582566,13096xem1608796,13096r-3608,l1603640,12457r-2559,-2557l1600450,8356r,-3616l1601081,3196r2559,-2557l1605188,r3608,l1610344,639r2560,2557l1613546,4740r,3616l1612904,9900r-2560,2557l1608796,13096xem1635037,13096r-3619,l1629882,12457r-2560,-2557l1626679,8356r,-3616l1627322,3196r2560,-2557l1631418,r3619,l1636585,639r2548,2557l1639776,4740r,3616l1639133,9900r-2548,2557l1635037,13096xem1661279,13096r-3620,l1656111,12457r-2560,-2557l1652920,8356r,-3616l1653551,3196r2560,-2557l1657659,r3620,l1662815,639r2559,2557l1666017,4740r,3616l1665374,9900r-2559,2557l1661279,13096xem1687508,13096r-3608,l1682353,12457r-2560,-2557l1679150,8356r,-3616l1679793,3196r2560,-2557l1683900,r3608,l1689056,639r2560,2557l1692247,4740r,3616l1691616,9900r-2560,2557l1687508,13096xem1713749,13096r-3619,l1708582,12457r-2548,-2557l1705391,8356r,-3616l1706034,3196r2548,-2557l1710130,r3619,l1715297,639r2548,2557l1718488,4740r,3616l1717845,9900r-2548,2557l1713749,13096xem1739979,13096r-3608,l1734824,12457r-2560,-2557l1731633,8356r,-3616l1732264,3196r2560,-2557l1736371,r3608,l1741527,639r2560,2557l1744730,4740r,3616l1744087,9900r-2560,2557l1739979,13096xem1766220,13096r-3619,l1761065,12457r-2560,-2557l1757862,8356r,-3616l1758505,3196r2560,-2557l1762601,r3619,l1767768,639r2560,2557l1770959,4740r,3616l1770328,9900r-2560,2557l1766220,13096xem1792462,13096r-3620,l1787294,12457r-2548,-2557l1784103,8356r,-3616l1784746,3196r2548,-2557l1788842,r3620,l1793998,639r2559,2557l1797200,4740r,3616l1796557,9900r-2559,2557l1792462,13096xem1818691,13096r-3607,l1813536,12457r-2560,-2557l1810333,8356r,-3616l1810976,3196r2560,-2557l1815084,r3607,l1820239,639r2560,2557l1823430,4740r,3616l1822799,9900r-2560,2557l1818691,13096xem1844933,13096r-3620,l1839777,12457r-2560,-2557l1836574,8356r,-3616l1837217,3196r2560,-2557l1841313,r3620,l1846480,639r2548,2557l1849671,4740r,3616l1849028,9900r-2548,2557l1844933,13096xem1871174,13096r-3620,l1866007,12457r-2560,-2557l1862816,8356r,-3616l1863447,3196r2560,-2557l1867554,r3620,l1872710,639r2560,2557l1875913,4740r,3616l1875270,9900r-2560,2557l1871174,13096xem1897403,13096r-3619,l1892248,12457r-2560,-2557l1889045,8356r,-3616l1889688,3196r2560,-2557l1893784,r3619,l1898951,639r2560,2557l1902142,4740r,3616l1901511,9900r-2560,2557l1897403,13096xem1923645,13096r-3620,l1918477,12457r-2548,-2557l1915287,8356r,-3616l1915929,3196r2548,-2557l1920025,r3620,l1925181,639r2559,2557l1928383,4740r,3616l1927740,9900r-2559,2557l1923645,13096xem1949874,13096r-3607,l1944719,12457r-2560,-2557l1941528,8356r,-3616l1942159,3196r2560,-2557l1946267,r3607,l1951422,639r2560,2557l1954625,4740r,3616l1953982,9900r-2560,2557l1949874,13096xem1976116,13096r-3620,l1970960,12457r-2560,-2557l1967757,8356r,-3616l1968400,3196r2560,-2557l1972496,r3620,l1977663,639r2548,2557l1980854,4740r,3616l1980211,9900r-2548,2557l1976116,13096xem2002357,13096r-3620,l1997190,12457r-2560,-2557l1993999,8356r,-3616l1994630,3196r2560,-2557l1998737,r3620,l2003893,639r2560,2557l2007096,4740r,3616l2006453,9900r-2560,2557l2002357,13096xem2028586,13096r-3619,l2023431,12457r-2560,-2557l2020228,8356r,-3616l2020871,3196r2560,-2557l2024967,r3619,l2030134,639r2560,2557l2033325,4740r,3616l2032694,9900r-2560,2557l2028586,13096xem2054828,13096r-3620,l2049660,12457r-2547,-2557l2046470,8356r,-3616l2047113,3196r2547,-2557l2051208,r3620,l2056376,639r2548,2557l2059566,4740r,3616l2058924,9900r-2548,2557l2054828,13096xem2081057,13096r-3607,l2075902,12457r-2560,-2557l2072711,8356r,-3616l2073342,3196r2560,-2557l2077450,r3607,l2082605,639r2560,2557l2085808,4740r,3616l2085165,9900r-2560,2557l2081057,13096xem2107299,13096r-3620,l2102143,12457r-2560,-2557l2098940,8356r,-3616l2099583,3196r2560,-2557l2103679,r3620,l2108846,639r2560,2557l2112037,4740r,3616l2111406,9900r-2560,2557l2107299,13096xem2133540,13096r-3619,l2128373,12457r-2548,-2557l2125182,8356r,-3616l2125825,3196r2548,-2557l2129921,r3619,l2135076,639r2560,2557l2138279,4740r,3616l2137636,9900r-2560,2557l2133540,13096xem2159770,13096r-3608,l2154614,12457r-2560,-2557l2151411,8356r,-3616l2152054,3196r2560,-2557l2156162,r3608,l2161317,639r2560,2557l2164508,4740r,3616l2163877,9900r-2560,2557l2159770,13096xem2186011,13096r-3620,l2180855,12457r-2559,-2557l2177653,8356r,-3616l2178296,3196r2559,-2557l2182391,r3620,l2187559,639r2548,2557l2190750,4740r,3616l2190107,9900r-2548,2557l2186011,13096xem2212252,13096r-3619,l2207085,12457r-2560,-2557l2203894,8356r,-3616l2204525,3196r2560,-2557l2208633,r3619,l2213788,639r2560,2557l2216991,4740r,3616l2216348,9900r-2560,2557l2212252,13096xem2238482,13096r-3620,l2233326,12457r-2560,-2557l2230124,8356r,-3616l2230766,3196r2560,-2557l2234862,r3620,l2240030,639r2559,2557l2243220,4740r,3616l2242589,9900r-2559,2557l2238482,13096xem2264723,13096r-3619,l2259556,12457r-2548,-2557l2256365,8356r,-3616l2257008,3196r2548,-2557l2261104,r3619,l2266259,639r2560,2557l2269462,4740r,3616l2268819,9900r-2560,2557l2264723,13096xem2290953,13096r-3608,l2285797,12457r-2560,-2557l2282606,8356r,-3616l2283237,3196r2560,-2557l2287345,r3608,l2292500,639r2560,2557l2295703,4740r,3616l2295060,9900r-2560,2557l2290953,13096xem2317194,13096r-3620,l2312039,12457r-2560,-2557l2308836,8356r,-3616l2309479,3196r2560,-2557l2313574,r3620,l2318742,639r2548,2557l2321933,4740r,3616l2321290,9900r-2548,2557l2317194,13096xem2343435,13096r-3619,l2338268,12457r-2560,-2557l2335077,8356r,-3616l2335708,3196r2560,-2557l2339816,r3619,l2344971,639r2560,2557l2348174,4740r,3616l2347531,9900r-2560,2557l2343435,13096xem2369665,13096r-3620,l2364509,12457r-2559,-2557l2361307,8356r,-3616l2361950,3196r2559,-2557l2366045,r3620,l2371213,639r2559,2557l2374403,4740r,3616l2373772,9900r-2559,2557l2369665,13096xem2395906,13096r-3619,l2390739,12457r-2548,-2557l2387548,8356r,-3616l2388191,3196r2548,-2557l2392287,r3619,l2397442,639r2560,2557l2400645,4740r,3616l2400002,9900r-2560,2557l2395906,13096xem2422136,13096r-3608,l2416980,12457r-2560,-2557l2413789,8356r,-3616l2414420,3196r2560,-2557l2418528,r3608,l2423683,639r2560,2557l2426886,4740r,3616l2426243,9900r-2560,2557l2422136,13096xem2448377,13096r-3619,l2443222,12457r-2560,-2557l2440019,8356r,-3616l2440662,3196r2560,-2557l2444758,r3619,l2449925,639r2560,2557l2453116,4740r,3616l2452485,9900r-2560,2557l2448377,13096xem2474618,13096r-3619,l2469451,12457r-2548,-2557l2466260,8356r,-3616l2466903,3196r2548,-2557l2470999,r3619,l2476154,639r2560,2557l2479357,4740r,3616l2478714,9900r-2560,2557l2474618,13096xem2500848,13096r-3608,l2495692,12457r-2559,-2557l2492490,8356r,-3616l2493133,3196r2559,-2557l2497240,r3608,l2502396,639r2560,2557l2505587,4740r,3616l2504956,9900r-2560,2557l2500848,13096xem2527089,13096r-3619,l2521934,12457r-2560,-2557l2518731,8356r,-3616l2519374,3196r2560,-2557l2523470,r3619,l2528637,639r2548,2557l2531828,4740r,3616l2531185,9900r-2548,2557l2527089,13096xem2553331,13096r-3620,l2548163,12457r-2560,-2557l2544972,8356r,-3616l2545603,3196r2560,-2557l2549711,r3620,l2554867,639r2559,2557l2558069,4740r,3616l2557426,9900r-2559,2557l2553331,13096xem2579560,13096r-3619,l2574405,12457r-2560,-2557l2571202,8356r,-3616l2571845,3196r2560,-2557l2575941,r3619,l2581108,639r2560,2557l2584299,4740r,3616l2583668,9900r-2560,2557l2579560,13096xem2605801,13096r-3619,l2600634,12457r-2548,-2557l2597443,8356r,-3616l2598086,3196r2548,-2557l2602182,r3619,l2607337,639r2560,2557l2610540,4740r,3616l2609897,9900r-2560,2557l2605801,13096xem2632031,13096r-3608,l2626876,12457r-2560,-2557l2623685,8356r,-3616l2624316,3196r2560,-2557l2628423,r3608,l2633579,639r2560,2557l2636782,4740r,3616l2636139,9900r-2560,2557l2632031,13096xem2658272,13096r-3619,l2653117,12457r-2560,-2557l2649914,8356r,-3616l2650557,3196r2560,-2557l2654653,r3619,l2659820,639r2548,2557l2663011,4740r,3616l2662368,9900r-2548,2557l2658272,13096xem2684514,13096r-3620,l2679346,12457r-2559,-2557l2676155,8356r,-3616l2676787,3196r2559,-2557l2680894,r3620,l2686050,639r2559,2557l2689252,4740r,3616l2688609,9900r-2559,2557l2684514,13096xem2710743,13096r-3607,l2705588,12457r-2560,-2557l2702385,8356r,-3616l2703028,3196r2560,-2557l2707136,r3607,l2712291,639r2560,2557l2715482,4740r,3616l2714851,9900r-2560,2557l2710743,13096xem2736985,13096r-3620,l2731817,12457r-2548,-2557l2728626,8356r,-3616l2729269,3196r2548,-2557l2733365,r3620,l2738520,639r2560,2557l2741723,4740r,3616l2741080,9900r-2560,2557l2736985,13096xem2763214,13096r-3608,l2758059,12457r-2560,-2557l2754868,8356r,-3616l2755499,3196r2560,-2557l2759606,r3608,l2764762,639r2560,2557l2767965,4740r,3616l2767322,9900r-2560,2557l2763214,13096xem2789455,13096r-3619,l2784300,12457r-2560,-2557l2781097,8356r,-3616l2781740,3196r2560,-2557l2785836,r3619,l2791003,639r2548,2557l2794194,4740r,3616l2793551,9900r-2548,2557l2789455,13096xem2815697,13096r-3620,l2810529,12457r-2548,-2557l2807339,8356r,-3616l2807981,3196r2548,-2557l2812077,r3620,l2817233,639r2559,2557l2820435,4740r,3616l2819792,9900r-2559,2557l2815697,13096xem2841926,13096r-3607,l2836771,12457r-2560,-2557l2833568,8356r,-3616l2834211,3196r2560,-2557l2838319,r3607,l2843474,639r2560,2557l2846665,4740r,3616l2846034,9900r-2560,2557l2841926,13096xem2868168,13096r-3620,l2863012,12457r-2560,-2557l2859809,8356r,-3616l2860452,3196r2560,-2557l2864548,r3620,l2869715,639r2548,2557l2872906,4740r,3616l2872263,9900r-2548,2557l2868168,13096xem2894409,13096r-3620,l2889242,12457r-2560,-2557l2886051,8356r,-3616l2886682,3196r2560,-2557l2890789,r3620,l2895945,639r2560,2557l2899148,4740r,3616l2898505,9900r-2560,2557l2894409,13096xem2920638,13096r-3619,l2915483,12457r-2560,-2557l2912280,8356r,-3616l2912923,3196r2560,-2557l2917019,r3619,l2922186,639r2560,2557l2925377,4740r,3616l2924746,9900r-2560,2557l2920638,13096xem2946880,13096r-3620,l2941712,12457r-2547,-2557l2938522,8356r,-3616l2939165,3196r2547,-2557l2943260,r3620,l2948416,639r2560,2557l2951618,4740r,3616l2950976,9900r-2560,2557l2946880,13096xem2973109,13096r-3607,l2967954,12457r-2560,-2557l2964763,8356r,-3616l2965394,3196r2560,-2557l2969502,r3607,l2974657,639r2560,2557l2977860,4740r,3616l2977217,9900r-2560,2557l2973109,13096xem2999351,13096r-3620,l2994195,12457r-2560,-2557l2990992,8356r,-3616l2991635,3196r2560,-2557l2995731,r3620,l3000898,639r2548,2557l3004089,4740r,3616l3003446,9900r-2548,2557l2999351,13096xem3025592,13096r-3619,l3020425,12457r-2560,-2557l3017234,8356r,-3616l3017865,3196r2560,-2557l3021973,r3619,l3027128,639r2560,2557l3030331,4740r,3616l3029688,9900r-2560,2557l3025592,13096xem3051821,13096r-3619,l3046666,12457r-2560,-2557l3043463,8356r,-3616l3044106,3196r2560,-2557l3048202,r3619,l3053369,639r2560,2557l3056560,4740r,3616l3055929,9900r-2560,2557l3051821,13096xem3078063,13096r-3620,l3072896,12457r-2548,-2557l3069705,8356r,-3616l3070348,3196r2548,-2557l3074443,r3620,l3079599,639r2560,2557l3082802,4740r,3616l3082159,9900r-2560,2557l3078063,13096xem3104292,13096r-3607,l3099137,12457r-2560,-2557l3095946,8356r,-3616l3096577,3196r2560,-2557l3100685,r3607,l3105840,639r2560,2557l3109043,4740r,3616l3108400,9900r-2560,2557l3104292,13096xem3130534,13096r-3620,l3125378,12457r-2560,-2557l3122176,8356r,-3616l3122818,3196r2560,-2557l3126914,r3620,l3132082,639r2559,2557l3135272,4740r,3616l3134641,9900r-2559,2557l3130534,13096xem3156775,13096r-3619,l3151608,12457r-2548,-2557l3148417,8356r,-3616l3149060,3196r2548,-2557l3153156,r3619,l3158311,639r2560,2557l3161514,4740r,3616l3160871,9900r-2560,2557l3156775,13096xem3183005,13096r-3608,l3177849,12457r-2560,-2557l3174646,8356r,-3616l3175289,3196r2560,-2557l3179397,r3608,l3184552,639r2560,2557l3187743,4740r,3616l3187112,9900r-2560,2557l3183005,13096xem3209246,13096r-3620,l3204091,12457r-2560,-2557l3200888,8356r,-3616l3201531,3196r2560,-2557l3205626,r3620,l3210794,639r2548,2557l3213985,4740r,3616l3213342,9900r-2548,2557l3209246,13096xem3235487,13096r-3619,l3230320,12457r-2560,-2557l3227129,8356r,-3616l3227760,3196r2560,-2557l3231868,r3619,l3237023,639r2560,2557l3240226,4740r,3616l3239583,9900r-2560,2557l3235487,13096xem3261717,13096r-3620,l3256561,12457r-2559,-2557l3253359,8356r,-3616l3254002,3196r2559,-2557l3258097,r3620,l3263265,639r2559,2557l3266455,4740r,3616l3265824,9900r-2559,2557l3261717,13096xem3287958,13096r-3619,l3282791,12457r-2548,-2557l3279600,8356r,-3616l3280243,3196r2548,-2557l3284339,r3619,l3289494,639r2560,2557l3292697,4740r,3616l3292054,9900r-2560,2557l3287958,13096xem3314188,13096r-3608,l3309032,12457r-2560,-2557l3305841,8356r,-3616l3306472,3196r2560,-2557l3310580,r3608,l3315735,639r2560,2557l3318938,4740r,3616l3318295,9900r-2560,2557l3314188,13096xem3340429,13096r-3619,l3335274,12457r-2560,-2557l3332071,8356r,-3616l3332714,3196r2560,-2557l3336810,r3619,l3341977,639r2548,2557l3345168,4740r,3616l3344525,9900r-2548,2557l3340429,13096xem3366670,13096r-3619,l3361503,12457r-2560,-2557l3358312,8356r,-3616l3358943,3196r2560,-2557l3363051,r3619,l3368206,639r2560,2557l3371409,4740r,3616l3370766,9900r-2560,2557l3366670,13096xem3392900,13096r-3620,l3387744,12457r-2559,-2557l3384542,8356r,-3616l3385185,3196r2559,-2557l3389280,r3620,l3394448,639r2560,2557l3397639,4740r,3616l3397008,9900r-2560,2557l3392900,13096xem3419141,13096r-3619,l3413974,12457r-2548,-2557l3410783,8356r,-3616l3411426,3196r2548,-2557l3415522,r3619,l3420677,639r2560,2557l3423880,4740r,3616l3423237,9900r-2560,2557l3419141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6" w:history="1">
            <w:r w:rsidR="006671D6">
              <w:rPr>
                <w:color w:val="4A3A3C"/>
                <w:lang w:eastAsia="zh-TW"/>
              </w:rPr>
              <w:t>建⼤⼯業</w:t>
            </w:r>
            <w:r w:rsidR="006671D6">
              <w:rPr>
                <w:color w:val="4A3A3C"/>
                <w:spacing w:val="-2"/>
                <w:lang w:eastAsia="zh-TW"/>
              </w:rPr>
              <w:t xml:space="preserve"> </w:t>
            </w:r>
            <w:r w:rsidR="006671D6">
              <w:rPr>
                <w:color w:val="4A3A3C"/>
                <w:lang w:eastAsia="zh-TW"/>
              </w:rPr>
              <w:t>KENDA</w:t>
            </w:r>
            <w:r w:rsidR="006671D6">
              <w:rPr>
                <w:color w:val="4A3A3C"/>
                <w:spacing w:val="-1"/>
                <w:lang w:eastAsia="zh-TW"/>
              </w:rPr>
              <w:t xml:space="preserve"> </w:t>
            </w:r>
            <w:r w:rsidR="006671D6">
              <w:rPr>
                <w:color w:val="4A3A3C"/>
                <w:lang w:eastAsia="zh-TW"/>
              </w:rPr>
              <w:t>B2B</w:t>
            </w:r>
            <w:r w:rsidR="006671D6">
              <w:rPr>
                <w:color w:val="4A3A3C"/>
                <w:spacing w:val="-1"/>
                <w:lang w:eastAsia="zh-TW"/>
              </w:rPr>
              <w:t xml:space="preserve"> </w:t>
            </w:r>
            <w:r w:rsidR="006671D6">
              <w:rPr>
                <w:color w:val="4A3A3C"/>
                <w:lang w:eastAsia="zh-TW"/>
              </w:rPr>
              <w:t>經銷商平台</w:t>
            </w:r>
            <w:r w:rsidR="006671D6">
              <w:rPr>
                <w:color w:val="4A3A3C"/>
                <w:spacing w:val="-4"/>
                <w:lang w:eastAsia="zh-TW"/>
              </w:rPr>
              <w:t>（v3）</w:t>
            </w:r>
            <w:r w:rsidR="006671D6">
              <w:rPr>
                <w:rFonts w:ascii="Times New Roman" w:eastAsia="Times New Roman"/>
                <w:color w:val="4A3A3C"/>
                <w:lang w:eastAsia="zh-TW"/>
              </w:rPr>
              <w:tab/>
            </w:r>
            <w:r w:rsidR="006671D6">
              <w:rPr>
                <w:b/>
                <w:color w:val="C70F2E"/>
                <w:spacing w:val="-10"/>
                <w:lang w:eastAsia="zh-TW"/>
              </w:rPr>
              <w:t>3</w:t>
            </w:r>
          </w:hyperlink>
        </w:p>
        <w:p w14:paraId="22EBCD84" w14:textId="77777777" w:rsidR="006671D6" w:rsidRDefault="00000000">
          <w:pPr>
            <w:pStyle w:val="20"/>
            <w:tabs>
              <w:tab w:val="right" w:pos="10146"/>
            </w:tabs>
            <w:spacing w:before="10"/>
            <w:rPr>
              <w:b/>
              <w:lang w:eastAsia="zh-TW"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54848" behindDoc="1" locked="0" layoutInCell="1" allowOverlap="1" wp14:anchorId="3306071D" wp14:editId="094BBFC7">
                    <wp:simplePos x="0" y="0"/>
                    <wp:positionH relativeFrom="page">
                      <wp:posOffset>1427558</wp:posOffset>
                    </wp:positionH>
                    <wp:positionV relativeFrom="paragraph">
                      <wp:posOffset>143620</wp:posOffset>
                    </wp:positionV>
                    <wp:extent cx="5208270" cy="13335"/>
                    <wp:effectExtent l="0" t="0" r="0" b="0"/>
                    <wp:wrapNone/>
                    <wp:docPr id="15" name="Graphic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0827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0827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4592" y="13096"/>
                                  </a:moveTo>
                                  <a:lnTo>
                                    <a:pt x="30976" y="13096"/>
                                  </a:lnTo>
                                  <a:lnTo>
                                    <a:pt x="29432" y="12457"/>
                                  </a:lnTo>
                                  <a:lnTo>
                                    <a:pt x="26875" y="9900"/>
                                  </a:lnTo>
                                  <a:lnTo>
                                    <a:pt x="26236" y="8356"/>
                                  </a:lnTo>
                                  <a:lnTo>
                                    <a:pt x="26236" y="4740"/>
                                  </a:lnTo>
                                  <a:lnTo>
                                    <a:pt x="26875" y="3196"/>
                                  </a:lnTo>
                                  <a:lnTo>
                                    <a:pt x="29432" y="639"/>
                                  </a:lnTo>
                                  <a:lnTo>
                                    <a:pt x="30976" y="0"/>
                                  </a:lnTo>
                                  <a:lnTo>
                                    <a:pt x="34592" y="0"/>
                                  </a:lnTo>
                                  <a:lnTo>
                                    <a:pt x="36136" y="639"/>
                                  </a:lnTo>
                                  <a:lnTo>
                                    <a:pt x="38693" y="3196"/>
                                  </a:lnTo>
                                  <a:lnTo>
                                    <a:pt x="39332" y="4740"/>
                                  </a:lnTo>
                                  <a:lnTo>
                                    <a:pt x="39332" y="8356"/>
                                  </a:lnTo>
                                  <a:lnTo>
                                    <a:pt x="38693" y="9900"/>
                                  </a:lnTo>
                                  <a:lnTo>
                                    <a:pt x="36136" y="12457"/>
                                  </a:lnTo>
                                  <a:lnTo>
                                    <a:pt x="3459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60828" y="13096"/>
                                  </a:moveTo>
                                  <a:lnTo>
                                    <a:pt x="57212" y="13096"/>
                                  </a:lnTo>
                                  <a:lnTo>
                                    <a:pt x="55668" y="12457"/>
                                  </a:lnTo>
                                  <a:lnTo>
                                    <a:pt x="53111" y="9900"/>
                                  </a:lnTo>
                                  <a:lnTo>
                                    <a:pt x="52471" y="8356"/>
                                  </a:lnTo>
                                  <a:lnTo>
                                    <a:pt x="52471" y="4740"/>
                                  </a:lnTo>
                                  <a:lnTo>
                                    <a:pt x="53111" y="3196"/>
                                  </a:lnTo>
                                  <a:lnTo>
                                    <a:pt x="55668" y="639"/>
                                  </a:lnTo>
                                  <a:lnTo>
                                    <a:pt x="57212" y="0"/>
                                  </a:lnTo>
                                  <a:lnTo>
                                    <a:pt x="60828" y="0"/>
                                  </a:lnTo>
                                  <a:lnTo>
                                    <a:pt x="62372" y="639"/>
                                  </a:lnTo>
                                  <a:lnTo>
                                    <a:pt x="64929" y="3196"/>
                                  </a:lnTo>
                                  <a:lnTo>
                                    <a:pt x="65568" y="4740"/>
                                  </a:lnTo>
                                  <a:lnTo>
                                    <a:pt x="65568" y="8356"/>
                                  </a:lnTo>
                                  <a:lnTo>
                                    <a:pt x="64929" y="9900"/>
                                  </a:lnTo>
                                  <a:lnTo>
                                    <a:pt x="62372" y="12457"/>
                                  </a:lnTo>
                                  <a:lnTo>
                                    <a:pt x="6082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87064" y="13096"/>
                                  </a:moveTo>
                                  <a:lnTo>
                                    <a:pt x="83448" y="13096"/>
                                  </a:lnTo>
                                  <a:lnTo>
                                    <a:pt x="81904" y="12457"/>
                                  </a:lnTo>
                                  <a:lnTo>
                                    <a:pt x="79347" y="9900"/>
                                  </a:lnTo>
                                  <a:lnTo>
                                    <a:pt x="78707" y="8356"/>
                                  </a:lnTo>
                                  <a:lnTo>
                                    <a:pt x="78707" y="4740"/>
                                  </a:lnTo>
                                  <a:lnTo>
                                    <a:pt x="79347" y="3196"/>
                                  </a:lnTo>
                                  <a:lnTo>
                                    <a:pt x="81904" y="639"/>
                                  </a:lnTo>
                                  <a:lnTo>
                                    <a:pt x="83448" y="0"/>
                                  </a:lnTo>
                                  <a:lnTo>
                                    <a:pt x="87064" y="0"/>
                                  </a:lnTo>
                                  <a:lnTo>
                                    <a:pt x="88608" y="639"/>
                                  </a:lnTo>
                                  <a:lnTo>
                                    <a:pt x="91165" y="3196"/>
                                  </a:lnTo>
                                  <a:lnTo>
                                    <a:pt x="91804" y="4740"/>
                                  </a:lnTo>
                                  <a:lnTo>
                                    <a:pt x="91804" y="8356"/>
                                  </a:lnTo>
                                  <a:lnTo>
                                    <a:pt x="91165" y="9900"/>
                                  </a:lnTo>
                                  <a:lnTo>
                                    <a:pt x="88608" y="12457"/>
                                  </a:lnTo>
                                  <a:lnTo>
                                    <a:pt x="8706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13300" y="13096"/>
                                  </a:moveTo>
                                  <a:lnTo>
                                    <a:pt x="109683" y="13096"/>
                                  </a:lnTo>
                                  <a:lnTo>
                                    <a:pt x="108140" y="12457"/>
                                  </a:lnTo>
                                  <a:lnTo>
                                    <a:pt x="105583" y="9900"/>
                                  </a:lnTo>
                                  <a:lnTo>
                                    <a:pt x="104943" y="8356"/>
                                  </a:lnTo>
                                  <a:lnTo>
                                    <a:pt x="104943" y="4740"/>
                                  </a:lnTo>
                                  <a:lnTo>
                                    <a:pt x="105583" y="3196"/>
                                  </a:lnTo>
                                  <a:lnTo>
                                    <a:pt x="108140" y="639"/>
                                  </a:lnTo>
                                  <a:lnTo>
                                    <a:pt x="109683" y="0"/>
                                  </a:lnTo>
                                  <a:lnTo>
                                    <a:pt x="113300" y="0"/>
                                  </a:lnTo>
                                  <a:lnTo>
                                    <a:pt x="114844" y="639"/>
                                  </a:lnTo>
                                  <a:lnTo>
                                    <a:pt x="117401" y="3196"/>
                                  </a:lnTo>
                                  <a:lnTo>
                                    <a:pt x="118040" y="4740"/>
                                  </a:lnTo>
                                  <a:lnTo>
                                    <a:pt x="118040" y="8356"/>
                                  </a:lnTo>
                                  <a:lnTo>
                                    <a:pt x="117401" y="9900"/>
                                  </a:lnTo>
                                  <a:lnTo>
                                    <a:pt x="114844" y="12457"/>
                                  </a:lnTo>
                                  <a:lnTo>
                                    <a:pt x="11330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39536" y="13096"/>
                                  </a:moveTo>
                                  <a:lnTo>
                                    <a:pt x="135919" y="13096"/>
                                  </a:lnTo>
                                  <a:lnTo>
                                    <a:pt x="134376" y="12457"/>
                                  </a:lnTo>
                                  <a:lnTo>
                                    <a:pt x="131818" y="9900"/>
                                  </a:lnTo>
                                  <a:lnTo>
                                    <a:pt x="131179" y="8356"/>
                                  </a:lnTo>
                                  <a:lnTo>
                                    <a:pt x="131179" y="4740"/>
                                  </a:lnTo>
                                  <a:lnTo>
                                    <a:pt x="131818" y="3196"/>
                                  </a:lnTo>
                                  <a:lnTo>
                                    <a:pt x="134376" y="639"/>
                                  </a:lnTo>
                                  <a:lnTo>
                                    <a:pt x="135919" y="0"/>
                                  </a:lnTo>
                                  <a:lnTo>
                                    <a:pt x="139536" y="0"/>
                                  </a:lnTo>
                                  <a:lnTo>
                                    <a:pt x="141079" y="639"/>
                                  </a:lnTo>
                                  <a:lnTo>
                                    <a:pt x="143637" y="3196"/>
                                  </a:lnTo>
                                  <a:lnTo>
                                    <a:pt x="144276" y="4740"/>
                                  </a:lnTo>
                                  <a:lnTo>
                                    <a:pt x="144276" y="8356"/>
                                  </a:lnTo>
                                  <a:lnTo>
                                    <a:pt x="143637" y="9900"/>
                                  </a:lnTo>
                                  <a:lnTo>
                                    <a:pt x="141079" y="12457"/>
                                  </a:lnTo>
                                  <a:lnTo>
                                    <a:pt x="13953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65773" y="13096"/>
                                  </a:moveTo>
                                  <a:lnTo>
                                    <a:pt x="162155" y="13096"/>
                                  </a:lnTo>
                                  <a:lnTo>
                                    <a:pt x="160612" y="12457"/>
                                  </a:lnTo>
                                  <a:lnTo>
                                    <a:pt x="158055" y="9900"/>
                                  </a:lnTo>
                                  <a:lnTo>
                                    <a:pt x="157416" y="8356"/>
                                  </a:lnTo>
                                  <a:lnTo>
                                    <a:pt x="157416" y="4740"/>
                                  </a:lnTo>
                                  <a:lnTo>
                                    <a:pt x="158055" y="3196"/>
                                  </a:lnTo>
                                  <a:lnTo>
                                    <a:pt x="160612" y="639"/>
                                  </a:lnTo>
                                  <a:lnTo>
                                    <a:pt x="162155" y="0"/>
                                  </a:lnTo>
                                  <a:lnTo>
                                    <a:pt x="165773" y="0"/>
                                  </a:lnTo>
                                  <a:lnTo>
                                    <a:pt x="167316" y="639"/>
                                  </a:lnTo>
                                  <a:lnTo>
                                    <a:pt x="169873" y="3196"/>
                                  </a:lnTo>
                                  <a:lnTo>
                                    <a:pt x="170512" y="4740"/>
                                  </a:lnTo>
                                  <a:lnTo>
                                    <a:pt x="170512" y="8356"/>
                                  </a:lnTo>
                                  <a:lnTo>
                                    <a:pt x="169873" y="9900"/>
                                  </a:lnTo>
                                  <a:lnTo>
                                    <a:pt x="167316" y="12457"/>
                                  </a:lnTo>
                                  <a:lnTo>
                                    <a:pt x="16577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92008" y="13096"/>
                                  </a:moveTo>
                                  <a:lnTo>
                                    <a:pt x="188391" y="13096"/>
                                  </a:lnTo>
                                  <a:lnTo>
                                    <a:pt x="186848" y="12457"/>
                                  </a:lnTo>
                                  <a:lnTo>
                                    <a:pt x="184290" y="9900"/>
                                  </a:lnTo>
                                  <a:lnTo>
                                    <a:pt x="183651" y="8356"/>
                                  </a:lnTo>
                                  <a:lnTo>
                                    <a:pt x="183651" y="4740"/>
                                  </a:lnTo>
                                  <a:lnTo>
                                    <a:pt x="184290" y="3196"/>
                                  </a:lnTo>
                                  <a:lnTo>
                                    <a:pt x="186848" y="639"/>
                                  </a:lnTo>
                                  <a:lnTo>
                                    <a:pt x="188391" y="0"/>
                                  </a:lnTo>
                                  <a:lnTo>
                                    <a:pt x="192008" y="0"/>
                                  </a:lnTo>
                                  <a:lnTo>
                                    <a:pt x="193551" y="639"/>
                                  </a:lnTo>
                                  <a:lnTo>
                                    <a:pt x="196109" y="3196"/>
                                  </a:lnTo>
                                  <a:lnTo>
                                    <a:pt x="196748" y="4740"/>
                                  </a:lnTo>
                                  <a:lnTo>
                                    <a:pt x="196748" y="8356"/>
                                  </a:lnTo>
                                  <a:lnTo>
                                    <a:pt x="196109" y="9900"/>
                                  </a:lnTo>
                                  <a:lnTo>
                                    <a:pt x="193551" y="12457"/>
                                  </a:lnTo>
                                  <a:lnTo>
                                    <a:pt x="19200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18243" y="13096"/>
                                  </a:moveTo>
                                  <a:lnTo>
                                    <a:pt x="214628" y="13096"/>
                                  </a:lnTo>
                                  <a:lnTo>
                                    <a:pt x="213083" y="12457"/>
                                  </a:lnTo>
                                  <a:lnTo>
                                    <a:pt x="210527" y="9900"/>
                                  </a:lnTo>
                                  <a:lnTo>
                                    <a:pt x="209888" y="8356"/>
                                  </a:lnTo>
                                  <a:lnTo>
                                    <a:pt x="209888" y="4740"/>
                                  </a:lnTo>
                                  <a:lnTo>
                                    <a:pt x="210527" y="3196"/>
                                  </a:lnTo>
                                  <a:lnTo>
                                    <a:pt x="213083" y="639"/>
                                  </a:lnTo>
                                  <a:lnTo>
                                    <a:pt x="214628" y="0"/>
                                  </a:lnTo>
                                  <a:lnTo>
                                    <a:pt x="218243" y="0"/>
                                  </a:lnTo>
                                  <a:lnTo>
                                    <a:pt x="219788" y="639"/>
                                  </a:lnTo>
                                  <a:lnTo>
                                    <a:pt x="222345" y="3196"/>
                                  </a:lnTo>
                                  <a:lnTo>
                                    <a:pt x="222985" y="4740"/>
                                  </a:lnTo>
                                  <a:lnTo>
                                    <a:pt x="222985" y="8356"/>
                                  </a:lnTo>
                                  <a:lnTo>
                                    <a:pt x="222345" y="9900"/>
                                  </a:lnTo>
                                  <a:lnTo>
                                    <a:pt x="219788" y="12457"/>
                                  </a:lnTo>
                                  <a:lnTo>
                                    <a:pt x="21824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44480" y="13096"/>
                                  </a:moveTo>
                                  <a:lnTo>
                                    <a:pt x="240863" y="13096"/>
                                  </a:lnTo>
                                  <a:lnTo>
                                    <a:pt x="239320" y="12457"/>
                                  </a:lnTo>
                                  <a:lnTo>
                                    <a:pt x="236762" y="9900"/>
                                  </a:lnTo>
                                  <a:lnTo>
                                    <a:pt x="236123" y="8356"/>
                                  </a:lnTo>
                                  <a:lnTo>
                                    <a:pt x="236123" y="4740"/>
                                  </a:lnTo>
                                  <a:lnTo>
                                    <a:pt x="236762" y="3196"/>
                                  </a:lnTo>
                                  <a:lnTo>
                                    <a:pt x="239320" y="639"/>
                                  </a:lnTo>
                                  <a:lnTo>
                                    <a:pt x="240863" y="0"/>
                                  </a:lnTo>
                                  <a:lnTo>
                                    <a:pt x="244480" y="0"/>
                                  </a:lnTo>
                                  <a:lnTo>
                                    <a:pt x="246023" y="639"/>
                                  </a:lnTo>
                                  <a:lnTo>
                                    <a:pt x="248581" y="3196"/>
                                  </a:lnTo>
                                  <a:lnTo>
                                    <a:pt x="249220" y="4740"/>
                                  </a:lnTo>
                                  <a:lnTo>
                                    <a:pt x="249220" y="8356"/>
                                  </a:lnTo>
                                  <a:lnTo>
                                    <a:pt x="248581" y="9900"/>
                                  </a:lnTo>
                                  <a:lnTo>
                                    <a:pt x="246023" y="12457"/>
                                  </a:lnTo>
                                  <a:lnTo>
                                    <a:pt x="24448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70715" y="13096"/>
                                  </a:moveTo>
                                  <a:lnTo>
                                    <a:pt x="267100" y="13096"/>
                                  </a:lnTo>
                                  <a:lnTo>
                                    <a:pt x="265555" y="12457"/>
                                  </a:lnTo>
                                  <a:lnTo>
                                    <a:pt x="262999" y="9900"/>
                                  </a:lnTo>
                                  <a:lnTo>
                                    <a:pt x="262360" y="8356"/>
                                  </a:lnTo>
                                  <a:lnTo>
                                    <a:pt x="262360" y="4740"/>
                                  </a:lnTo>
                                  <a:lnTo>
                                    <a:pt x="262999" y="3196"/>
                                  </a:lnTo>
                                  <a:lnTo>
                                    <a:pt x="265555" y="639"/>
                                  </a:lnTo>
                                  <a:lnTo>
                                    <a:pt x="267100" y="0"/>
                                  </a:lnTo>
                                  <a:lnTo>
                                    <a:pt x="270715" y="0"/>
                                  </a:lnTo>
                                  <a:lnTo>
                                    <a:pt x="272260" y="639"/>
                                  </a:lnTo>
                                  <a:lnTo>
                                    <a:pt x="274817" y="3196"/>
                                  </a:lnTo>
                                  <a:lnTo>
                                    <a:pt x="275457" y="4740"/>
                                  </a:lnTo>
                                  <a:lnTo>
                                    <a:pt x="275457" y="8356"/>
                                  </a:lnTo>
                                  <a:lnTo>
                                    <a:pt x="274817" y="9900"/>
                                  </a:lnTo>
                                  <a:lnTo>
                                    <a:pt x="272260" y="12457"/>
                                  </a:lnTo>
                                  <a:lnTo>
                                    <a:pt x="27071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96952" y="13096"/>
                                  </a:moveTo>
                                  <a:lnTo>
                                    <a:pt x="293335" y="13096"/>
                                  </a:lnTo>
                                  <a:lnTo>
                                    <a:pt x="291792" y="12457"/>
                                  </a:lnTo>
                                  <a:lnTo>
                                    <a:pt x="289234" y="9900"/>
                                  </a:lnTo>
                                  <a:lnTo>
                                    <a:pt x="288595" y="8356"/>
                                  </a:lnTo>
                                  <a:lnTo>
                                    <a:pt x="288595" y="4740"/>
                                  </a:lnTo>
                                  <a:lnTo>
                                    <a:pt x="289234" y="3196"/>
                                  </a:lnTo>
                                  <a:lnTo>
                                    <a:pt x="291792" y="639"/>
                                  </a:lnTo>
                                  <a:lnTo>
                                    <a:pt x="293335" y="0"/>
                                  </a:lnTo>
                                  <a:lnTo>
                                    <a:pt x="296952" y="0"/>
                                  </a:lnTo>
                                  <a:lnTo>
                                    <a:pt x="298495" y="639"/>
                                  </a:lnTo>
                                  <a:lnTo>
                                    <a:pt x="301053" y="3196"/>
                                  </a:lnTo>
                                  <a:lnTo>
                                    <a:pt x="301692" y="4740"/>
                                  </a:lnTo>
                                  <a:lnTo>
                                    <a:pt x="301692" y="8356"/>
                                  </a:lnTo>
                                  <a:lnTo>
                                    <a:pt x="301053" y="9900"/>
                                  </a:lnTo>
                                  <a:lnTo>
                                    <a:pt x="298495" y="12457"/>
                                  </a:lnTo>
                                  <a:lnTo>
                                    <a:pt x="29695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23188" y="13096"/>
                                  </a:moveTo>
                                  <a:lnTo>
                                    <a:pt x="319572" y="13096"/>
                                  </a:lnTo>
                                  <a:lnTo>
                                    <a:pt x="318027" y="12457"/>
                                  </a:lnTo>
                                  <a:lnTo>
                                    <a:pt x="315470" y="9900"/>
                                  </a:lnTo>
                                  <a:lnTo>
                                    <a:pt x="314831" y="8356"/>
                                  </a:lnTo>
                                  <a:lnTo>
                                    <a:pt x="314831" y="4740"/>
                                  </a:lnTo>
                                  <a:lnTo>
                                    <a:pt x="315470" y="3196"/>
                                  </a:lnTo>
                                  <a:lnTo>
                                    <a:pt x="318027" y="639"/>
                                  </a:lnTo>
                                  <a:lnTo>
                                    <a:pt x="319572" y="0"/>
                                  </a:lnTo>
                                  <a:lnTo>
                                    <a:pt x="323188" y="0"/>
                                  </a:lnTo>
                                  <a:lnTo>
                                    <a:pt x="324732" y="639"/>
                                  </a:lnTo>
                                  <a:lnTo>
                                    <a:pt x="327288" y="3196"/>
                                  </a:lnTo>
                                  <a:lnTo>
                                    <a:pt x="327927" y="4740"/>
                                  </a:lnTo>
                                  <a:lnTo>
                                    <a:pt x="327927" y="8356"/>
                                  </a:lnTo>
                                  <a:lnTo>
                                    <a:pt x="327288" y="9900"/>
                                  </a:lnTo>
                                  <a:lnTo>
                                    <a:pt x="324732" y="12457"/>
                                  </a:lnTo>
                                  <a:lnTo>
                                    <a:pt x="32318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49424" y="13096"/>
                                  </a:moveTo>
                                  <a:lnTo>
                                    <a:pt x="345807" y="13096"/>
                                  </a:lnTo>
                                  <a:lnTo>
                                    <a:pt x="344264" y="12457"/>
                                  </a:lnTo>
                                  <a:lnTo>
                                    <a:pt x="341707" y="9900"/>
                                  </a:lnTo>
                                  <a:lnTo>
                                    <a:pt x="341067" y="8356"/>
                                  </a:lnTo>
                                  <a:lnTo>
                                    <a:pt x="341067" y="4740"/>
                                  </a:lnTo>
                                  <a:lnTo>
                                    <a:pt x="341707" y="3196"/>
                                  </a:lnTo>
                                  <a:lnTo>
                                    <a:pt x="344264" y="639"/>
                                  </a:lnTo>
                                  <a:lnTo>
                                    <a:pt x="345807" y="0"/>
                                  </a:lnTo>
                                  <a:lnTo>
                                    <a:pt x="349424" y="0"/>
                                  </a:lnTo>
                                  <a:lnTo>
                                    <a:pt x="350967" y="639"/>
                                  </a:lnTo>
                                  <a:lnTo>
                                    <a:pt x="353525" y="3196"/>
                                  </a:lnTo>
                                  <a:lnTo>
                                    <a:pt x="354164" y="4740"/>
                                  </a:lnTo>
                                  <a:lnTo>
                                    <a:pt x="354164" y="8356"/>
                                  </a:lnTo>
                                  <a:lnTo>
                                    <a:pt x="353525" y="9900"/>
                                  </a:lnTo>
                                  <a:lnTo>
                                    <a:pt x="350967" y="12457"/>
                                  </a:lnTo>
                                  <a:lnTo>
                                    <a:pt x="34942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75660" y="13096"/>
                                  </a:moveTo>
                                  <a:lnTo>
                                    <a:pt x="372044" y="13096"/>
                                  </a:lnTo>
                                  <a:lnTo>
                                    <a:pt x="370499" y="12457"/>
                                  </a:lnTo>
                                  <a:lnTo>
                                    <a:pt x="367942" y="9900"/>
                                  </a:lnTo>
                                  <a:lnTo>
                                    <a:pt x="367303" y="8356"/>
                                  </a:lnTo>
                                  <a:lnTo>
                                    <a:pt x="367303" y="4740"/>
                                  </a:lnTo>
                                  <a:lnTo>
                                    <a:pt x="367942" y="3196"/>
                                  </a:lnTo>
                                  <a:lnTo>
                                    <a:pt x="370499" y="639"/>
                                  </a:lnTo>
                                  <a:lnTo>
                                    <a:pt x="372044" y="0"/>
                                  </a:lnTo>
                                  <a:lnTo>
                                    <a:pt x="375660" y="0"/>
                                  </a:lnTo>
                                  <a:lnTo>
                                    <a:pt x="377203" y="639"/>
                                  </a:lnTo>
                                  <a:lnTo>
                                    <a:pt x="379760" y="3196"/>
                                  </a:lnTo>
                                  <a:lnTo>
                                    <a:pt x="380399" y="4740"/>
                                  </a:lnTo>
                                  <a:lnTo>
                                    <a:pt x="380399" y="8356"/>
                                  </a:lnTo>
                                  <a:lnTo>
                                    <a:pt x="379760" y="9900"/>
                                  </a:lnTo>
                                  <a:lnTo>
                                    <a:pt x="377203" y="12457"/>
                                  </a:lnTo>
                                  <a:lnTo>
                                    <a:pt x="37566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01896" y="13096"/>
                                  </a:moveTo>
                                  <a:lnTo>
                                    <a:pt x="398279" y="13096"/>
                                  </a:lnTo>
                                  <a:lnTo>
                                    <a:pt x="396736" y="12457"/>
                                  </a:lnTo>
                                  <a:lnTo>
                                    <a:pt x="394179" y="9900"/>
                                  </a:lnTo>
                                  <a:lnTo>
                                    <a:pt x="393539" y="8356"/>
                                  </a:lnTo>
                                  <a:lnTo>
                                    <a:pt x="393539" y="4740"/>
                                  </a:lnTo>
                                  <a:lnTo>
                                    <a:pt x="394179" y="3196"/>
                                  </a:lnTo>
                                  <a:lnTo>
                                    <a:pt x="396736" y="639"/>
                                  </a:lnTo>
                                  <a:lnTo>
                                    <a:pt x="398279" y="0"/>
                                  </a:lnTo>
                                  <a:lnTo>
                                    <a:pt x="401896" y="0"/>
                                  </a:lnTo>
                                  <a:lnTo>
                                    <a:pt x="403439" y="639"/>
                                  </a:lnTo>
                                  <a:lnTo>
                                    <a:pt x="405997" y="3196"/>
                                  </a:lnTo>
                                  <a:lnTo>
                                    <a:pt x="406636" y="4740"/>
                                  </a:lnTo>
                                  <a:lnTo>
                                    <a:pt x="406636" y="8356"/>
                                  </a:lnTo>
                                  <a:lnTo>
                                    <a:pt x="405997" y="9900"/>
                                  </a:lnTo>
                                  <a:lnTo>
                                    <a:pt x="403439" y="12457"/>
                                  </a:lnTo>
                                  <a:lnTo>
                                    <a:pt x="40189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28132" y="13096"/>
                                  </a:moveTo>
                                  <a:lnTo>
                                    <a:pt x="424514" y="13096"/>
                                  </a:lnTo>
                                  <a:lnTo>
                                    <a:pt x="422971" y="12457"/>
                                  </a:lnTo>
                                  <a:lnTo>
                                    <a:pt x="420414" y="9900"/>
                                  </a:lnTo>
                                  <a:lnTo>
                                    <a:pt x="419775" y="8356"/>
                                  </a:lnTo>
                                  <a:lnTo>
                                    <a:pt x="419775" y="4740"/>
                                  </a:lnTo>
                                  <a:lnTo>
                                    <a:pt x="420414" y="3196"/>
                                  </a:lnTo>
                                  <a:lnTo>
                                    <a:pt x="422971" y="639"/>
                                  </a:lnTo>
                                  <a:lnTo>
                                    <a:pt x="424514" y="0"/>
                                  </a:lnTo>
                                  <a:lnTo>
                                    <a:pt x="428132" y="0"/>
                                  </a:lnTo>
                                  <a:lnTo>
                                    <a:pt x="429675" y="639"/>
                                  </a:lnTo>
                                  <a:lnTo>
                                    <a:pt x="432232" y="3196"/>
                                  </a:lnTo>
                                  <a:lnTo>
                                    <a:pt x="432871" y="4740"/>
                                  </a:lnTo>
                                  <a:lnTo>
                                    <a:pt x="432871" y="8356"/>
                                  </a:lnTo>
                                  <a:lnTo>
                                    <a:pt x="432232" y="9900"/>
                                  </a:lnTo>
                                  <a:lnTo>
                                    <a:pt x="429675" y="12457"/>
                                  </a:lnTo>
                                  <a:lnTo>
                                    <a:pt x="42813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54368" y="13096"/>
                                  </a:moveTo>
                                  <a:lnTo>
                                    <a:pt x="450751" y="13096"/>
                                  </a:lnTo>
                                  <a:lnTo>
                                    <a:pt x="449208" y="12457"/>
                                  </a:lnTo>
                                  <a:lnTo>
                                    <a:pt x="446651" y="9900"/>
                                  </a:lnTo>
                                  <a:lnTo>
                                    <a:pt x="446011" y="8356"/>
                                  </a:lnTo>
                                  <a:lnTo>
                                    <a:pt x="446011" y="4740"/>
                                  </a:lnTo>
                                  <a:lnTo>
                                    <a:pt x="446651" y="3196"/>
                                  </a:lnTo>
                                  <a:lnTo>
                                    <a:pt x="449208" y="639"/>
                                  </a:lnTo>
                                  <a:lnTo>
                                    <a:pt x="450751" y="0"/>
                                  </a:lnTo>
                                  <a:lnTo>
                                    <a:pt x="454368" y="0"/>
                                  </a:lnTo>
                                  <a:lnTo>
                                    <a:pt x="455911" y="639"/>
                                  </a:lnTo>
                                  <a:lnTo>
                                    <a:pt x="458469" y="3196"/>
                                  </a:lnTo>
                                  <a:lnTo>
                                    <a:pt x="459108" y="4740"/>
                                  </a:lnTo>
                                  <a:lnTo>
                                    <a:pt x="459108" y="8356"/>
                                  </a:lnTo>
                                  <a:lnTo>
                                    <a:pt x="458469" y="9900"/>
                                  </a:lnTo>
                                  <a:lnTo>
                                    <a:pt x="455911" y="12457"/>
                                  </a:lnTo>
                                  <a:lnTo>
                                    <a:pt x="45436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80604" y="13096"/>
                                  </a:moveTo>
                                  <a:lnTo>
                                    <a:pt x="476987" y="13096"/>
                                  </a:lnTo>
                                  <a:lnTo>
                                    <a:pt x="475443" y="12457"/>
                                  </a:lnTo>
                                  <a:lnTo>
                                    <a:pt x="472886" y="9900"/>
                                  </a:lnTo>
                                  <a:lnTo>
                                    <a:pt x="472247" y="8356"/>
                                  </a:lnTo>
                                  <a:lnTo>
                                    <a:pt x="472247" y="4740"/>
                                  </a:lnTo>
                                  <a:lnTo>
                                    <a:pt x="472886" y="3196"/>
                                  </a:lnTo>
                                  <a:lnTo>
                                    <a:pt x="475443" y="639"/>
                                  </a:lnTo>
                                  <a:lnTo>
                                    <a:pt x="476987" y="0"/>
                                  </a:lnTo>
                                  <a:lnTo>
                                    <a:pt x="480604" y="0"/>
                                  </a:lnTo>
                                  <a:lnTo>
                                    <a:pt x="482147" y="639"/>
                                  </a:lnTo>
                                  <a:lnTo>
                                    <a:pt x="484704" y="3196"/>
                                  </a:lnTo>
                                  <a:lnTo>
                                    <a:pt x="485344" y="4740"/>
                                  </a:lnTo>
                                  <a:lnTo>
                                    <a:pt x="485344" y="8356"/>
                                  </a:lnTo>
                                  <a:lnTo>
                                    <a:pt x="484704" y="9900"/>
                                  </a:lnTo>
                                  <a:lnTo>
                                    <a:pt x="482147" y="12457"/>
                                  </a:lnTo>
                                  <a:lnTo>
                                    <a:pt x="48060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06839" y="13096"/>
                                  </a:moveTo>
                                  <a:lnTo>
                                    <a:pt x="503223" y="13096"/>
                                  </a:lnTo>
                                  <a:lnTo>
                                    <a:pt x="501679" y="12457"/>
                                  </a:lnTo>
                                  <a:lnTo>
                                    <a:pt x="499123" y="9900"/>
                                  </a:lnTo>
                                  <a:lnTo>
                                    <a:pt x="498483" y="8356"/>
                                  </a:lnTo>
                                  <a:lnTo>
                                    <a:pt x="498483" y="4740"/>
                                  </a:lnTo>
                                  <a:lnTo>
                                    <a:pt x="499123" y="3196"/>
                                  </a:lnTo>
                                  <a:lnTo>
                                    <a:pt x="501679" y="639"/>
                                  </a:lnTo>
                                  <a:lnTo>
                                    <a:pt x="503223" y="0"/>
                                  </a:lnTo>
                                  <a:lnTo>
                                    <a:pt x="506839" y="0"/>
                                  </a:lnTo>
                                  <a:lnTo>
                                    <a:pt x="508383" y="639"/>
                                  </a:lnTo>
                                  <a:lnTo>
                                    <a:pt x="510941" y="3196"/>
                                  </a:lnTo>
                                  <a:lnTo>
                                    <a:pt x="511580" y="4740"/>
                                  </a:lnTo>
                                  <a:lnTo>
                                    <a:pt x="511580" y="8356"/>
                                  </a:lnTo>
                                  <a:lnTo>
                                    <a:pt x="510941" y="9900"/>
                                  </a:lnTo>
                                  <a:lnTo>
                                    <a:pt x="508383" y="12457"/>
                                  </a:lnTo>
                                  <a:lnTo>
                                    <a:pt x="50683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33076" y="13096"/>
                                  </a:moveTo>
                                  <a:lnTo>
                                    <a:pt x="529459" y="13096"/>
                                  </a:lnTo>
                                  <a:lnTo>
                                    <a:pt x="527915" y="12457"/>
                                  </a:lnTo>
                                  <a:lnTo>
                                    <a:pt x="525358" y="9900"/>
                                  </a:lnTo>
                                  <a:lnTo>
                                    <a:pt x="524719" y="8356"/>
                                  </a:lnTo>
                                  <a:lnTo>
                                    <a:pt x="524719" y="4740"/>
                                  </a:lnTo>
                                  <a:lnTo>
                                    <a:pt x="525358" y="3196"/>
                                  </a:lnTo>
                                  <a:lnTo>
                                    <a:pt x="527915" y="639"/>
                                  </a:lnTo>
                                  <a:lnTo>
                                    <a:pt x="529459" y="0"/>
                                  </a:lnTo>
                                  <a:lnTo>
                                    <a:pt x="533076" y="0"/>
                                  </a:lnTo>
                                  <a:lnTo>
                                    <a:pt x="534619" y="639"/>
                                  </a:lnTo>
                                  <a:lnTo>
                                    <a:pt x="537176" y="3196"/>
                                  </a:lnTo>
                                  <a:lnTo>
                                    <a:pt x="537816" y="4740"/>
                                  </a:lnTo>
                                  <a:lnTo>
                                    <a:pt x="537816" y="8356"/>
                                  </a:lnTo>
                                  <a:lnTo>
                                    <a:pt x="537176" y="9900"/>
                                  </a:lnTo>
                                  <a:lnTo>
                                    <a:pt x="534619" y="12457"/>
                                  </a:lnTo>
                                  <a:lnTo>
                                    <a:pt x="53307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59311" y="13096"/>
                                  </a:moveTo>
                                  <a:lnTo>
                                    <a:pt x="555695" y="13096"/>
                                  </a:lnTo>
                                  <a:lnTo>
                                    <a:pt x="554151" y="12457"/>
                                  </a:lnTo>
                                  <a:lnTo>
                                    <a:pt x="551593" y="9900"/>
                                  </a:lnTo>
                                  <a:lnTo>
                                    <a:pt x="550955" y="8356"/>
                                  </a:lnTo>
                                  <a:lnTo>
                                    <a:pt x="550955" y="4740"/>
                                  </a:lnTo>
                                  <a:lnTo>
                                    <a:pt x="551593" y="3196"/>
                                  </a:lnTo>
                                  <a:lnTo>
                                    <a:pt x="554151" y="639"/>
                                  </a:lnTo>
                                  <a:lnTo>
                                    <a:pt x="555695" y="0"/>
                                  </a:lnTo>
                                  <a:lnTo>
                                    <a:pt x="559311" y="0"/>
                                  </a:lnTo>
                                  <a:lnTo>
                                    <a:pt x="560855" y="639"/>
                                  </a:lnTo>
                                  <a:lnTo>
                                    <a:pt x="563413" y="3196"/>
                                  </a:lnTo>
                                  <a:lnTo>
                                    <a:pt x="564052" y="4740"/>
                                  </a:lnTo>
                                  <a:lnTo>
                                    <a:pt x="564052" y="8356"/>
                                  </a:lnTo>
                                  <a:lnTo>
                                    <a:pt x="563413" y="9900"/>
                                  </a:lnTo>
                                  <a:lnTo>
                                    <a:pt x="560855" y="12457"/>
                                  </a:lnTo>
                                  <a:lnTo>
                                    <a:pt x="55931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85548" y="13096"/>
                                  </a:moveTo>
                                  <a:lnTo>
                                    <a:pt x="581931" y="13096"/>
                                  </a:lnTo>
                                  <a:lnTo>
                                    <a:pt x="580388" y="12457"/>
                                  </a:lnTo>
                                  <a:lnTo>
                                    <a:pt x="577830" y="9900"/>
                                  </a:lnTo>
                                  <a:lnTo>
                                    <a:pt x="577191" y="8356"/>
                                  </a:lnTo>
                                  <a:lnTo>
                                    <a:pt x="577191" y="4740"/>
                                  </a:lnTo>
                                  <a:lnTo>
                                    <a:pt x="577830" y="3196"/>
                                  </a:lnTo>
                                  <a:lnTo>
                                    <a:pt x="580388" y="639"/>
                                  </a:lnTo>
                                  <a:lnTo>
                                    <a:pt x="581931" y="0"/>
                                  </a:lnTo>
                                  <a:lnTo>
                                    <a:pt x="585548" y="0"/>
                                  </a:lnTo>
                                  <a:lnTo>
                                    <a:pt x="587091" y="639"/>
                                  </a:lnTo>
                                  <a:lnTo>
                                    <a:pt x="589648" y="3196"/>
                                  </a:lnTo>
                                  <a:lnTo>
                                    <a:pt x="590288" y="4740"/>
                                  </a:lnTo>
                                  <a:lnTo>
                                    <a:pt x="590288" y="8356"/>
                                  </a:lnTo>
                                  <a:lnTo>
                                    <a:pt x="589648" y="9900"/>
                                  </a:lnTo>
                                  <a:lnTo>
                                    <a:pt x="587091" y="12457"/>
                                  </a:lnTo>
                                  <a:lnTo>
                                    <a:pt x="58554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611783" y="13096"/>
                                  </a:moveTo>
                                  <a:lnTo>
                                    <a:pt x="608167" y="13096"/>
                                  </a:lnTo>
                                  <a:lnTo>
                                    <a:pt x="606623" y="12457"/>
                                  </a:lnTo>
                                  <a:lnTo>
                                    <a:pt x="604065" y="9900"/>
                                  </a:lnTo>
                                  <a:lnTo>
                                    <a:pt x="603426" y="8356"/>
                                  </a:lnTo>
                                  <a:lnTo>
                                    <a:pt x="603426" y="4740"/>
                                  </a:lnTo>
                                  <a:lnTo>
                                    <a:pt x="604065" y="3196"/>
                                  </a:lnTo>
                                  <a:lnTo>
                                    <a:pt x="606623" y="639"/>
                                  </a:lnTo>
                                  <a:lnTo>
                                    <a:pt x="608167" y="0"/>
                                  </a:lnTo>
                                  <a:lnTo>
                                    <a:pt x="611783" y="0"/>
                                  </a:lnTo>
                                  <a:lnTo>
                                    <a:pt x="613327" y="639"/>
                                  </a:lnTo>
                                  <a:lnTo>
                                    <a:pt x="615884" y="3196"/>
                                  </a:lnTo>
                                  <a:lnTo>
                                    <a:pt x="616523" y="4740"/>
                                  </a:lnTo>
                                  <a:lnTo>
                                    <a:pt x="616523" y="8356"/>
                                  </a:lnTo>
                                  <a:lnTo>
                                    <a:pt x="615884" y="9900"/>
                                  </a:lnTo>
                                  <a:lnTo>
                                    <a:pt x="613327" y="12457"/>
                                  </a:lnTo>
                                  <a:lnTo>
                                    <a:pt x="61178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638020" y="13096"/>
                                  </a:moveTo>
                                  <a:lnTo>
                                    <a:pt x="634403" y="13096"/>
                                  </a:lnTo>
                                  <a:lnTo>
                                    <a:pt x="632860" y="12457"/>
                                  </a:lnTo>
                                  <a:lnTo>
                                    <a:pt x="630302" y="9900"/>
                                  </a:lnTo>
                                  <a:lnTo>
                                    <a:pt x="629663" y="8356"/>
                                  </a:lnTo>
                                  <a:lnTo>
                                    <a:pt x="629663" y="4740"/>
                                  </a:lnTo>
                                  <a:lnTo>
                                    <a:pt x="630302" y="3196"/>
                                  </a:lnTo>
                                  <a:lnTo>
                                    <a:pt x="632860" y="639"/>
                                  </a:lnTo>
                                  <a:lnTo>
                                    <a:pt x="634403" y="0"/>
                                  </a:lnTo>
                                  <a:lnTo>
                                    <a:pt x="638020" y="0"/>
                                  </a:lnTo>
                                  <a:lnTo>
                                    <a:pt x="639563" y="639"/>
                                  </a:lnTo>
                                  <a:lnTo>
                                    <a:pt x="642120" y="3196"/>
                                  </a:lnTo>
                                  <a:lnTo>
                                    <a:pt x="642760" y="4740"/>
                                  </a:lnTo>
                                  <a:lnTo>
                                    <a:pt x="642760" y="8356"/>
                                  </a:lnTo>
                                  <a:lnTo>
                                    <a:pt x="642120" y="9900"/>
                                  </a:lnTo>
                                  <a:lnTo>
                                    <a:pt x="639563" y="12457"/>
                                  </a:lnTo>
                                  <a:lnTo>
                                    <a:pt x="63802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664255" y="13096"/>
                                  </a:moveTo>
                                  <a:lnTo>
                                    <a:pt x="660639" y="13096"/>
                                  </a:lnTo>
                                  <a:lnTo>
                                    <a:pt x="659095" y="12457"/>
                                  </a:lnTo>
                                  <a:lnTo>
                                    <a:pt x="656538" y="9900"/>
                                  </a:lnTo>
                                  <a:lnTo>
                                    <a:pt x="655898" y="8356"/>
                                  </a:lnTo>
                                  <a:lnTo>
                                    <a:pt x="655898" y="4740"/>
                                  </a:lnTo>
                                  <a:lnTo>
                                    <a:pt x="656538" y="3196"/>
                                  </a:lnTo>
                                  <a:lnTo>
                                    <a:pt x="659095" y="639"/>
                                  </a:lnTo>
                                  <a:lnTo>
                                    <a:pt x="660639" y="0"/>
                                  </a:lnTo>
                                  <a:lnTo>
                                    <a:pt x="664255" y="0"/>
                                  </a:lnTo>
                                  <a:lnTo>
                                    <a:pt x="665799" y="639"/>
                                  </a:lnTo>
                                  <a:lnTo>
                                    <a:pt x="668356" y="3196"/>
                                  </a:lnTo>
                                  <a:lnTo>
                                    <a:pt x="668995" y="4740"/>
                                  </a:lnTo>
                                  <a:lnTo>
                                    <a:pt x="668995" y="8356"/>
                                  </a:lnTo>
                                  <a:lnTo>
                                    <a:pt x="668356" y="9900"/>
                                  </a:lnTo>
                                  <a:lnTo>
                                    <a:pt x="665799" y="12457"/>
                                  </a:lnTo>
                                  <a:lnTo>
                                    <a:pt x="66425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690492" y="13096"/>
                                  </a:moveTo>
                                  <a:lnTo>
                                    <a:pt x="686875" y="13096"/>
                                  </a:lnTo>
                                  <a:lnTo>
                                    <a:pt x="685332" y="12457"/>
                                  </a:lnTo>
                                  <a:lnTo>
                                    <a:pt x="682774" y="9900"/>
                                  </a:lnTo>
                                  <a:lnTo>
                                    <a:pt x="682135" y="8356"/>
                                  </a:lnTo>
                                  <a:lnTo>
                                    <a:pt x="682135" y="4740"/>
                                  </a:lnTo>
                                  <a:lnTo>
                                    <a:pt x="682774" y="3196"/>
                                  </a:lnTo>
                                  <a:lnTo>
                                    <a:pt x="685332" y="639"/>
                                  </a:lnTo>
                                  <a:lnTo>
                                    <a:pt x="686875" y="0"/>
                                  </a:lnTo>
                                  <a:lnTo>
                                    <a:pt x="690492" y="0"/>
                                  </a:lnTo>
                                  <a:lnTo>
                                    <a:pt x="692035" y="639"/>
                                  </a:lnTo>
                                  <a:lnTo>
                                    <a:pt x="694592" y="3196"/>
                                  </a:lnTo>
                                  <a:lnTo>
                                    <a:pt x="695232" y="4740"/>
                                  </a:lnTo>
                                  <a:lnTo>
                                    <a:pt x="695232" y="8356"/>
                                  </a:lnTo>
                                  <a:lnTo>
                                    <a:pt x="694592" y="9900"/>
                                  </a:lnTo>
                                  <a:lnTo>
                                    <a:pt x="692035" y="12457"/>
                                  </a:lnTo>
                                  <a:lnTo>
                                    <a:pt x="69049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716727" y="13096"/>
                                  </a:moveTo>
                                  <a:lnTo>
                                    <a:pt x="713110" y="13096"/>
                                  </a:lnTo>
                                  <a:lnTo>
                                    <a:pt x="711567" y="12457"/>
                                  </a:lnTo>
                                  <a:lnTo>
                                    <a:pt x="709010" y="9900"/>
                                  </a:lnTo>
                                  <a:lnTo>
                                    <a:pt x="708370" y="8356"/>
                                  </a:lnTo>
                                  <a:lnTo>
                                    <a:pt x="708370" y="4740"/>
                                  </a:lnTo>
                                  <a:lnTo>
                                    <a:pt x="709010" y="3196"/>
                                  </a:lnTo>
                                  <a:lnTo>
                                    <a:pt x="711567" y="639"/>
                                  </a:lnTo>
                                  <a:lnTo>
                                    <a:pt x="713110" y="0"/>
                                  </a:lnTo>
                                  <a:lnTo>
                                    <a:pt x="716727" y="0"/>
                                  </a:lnTo>
                                  <a:lnTo>
                                    <a:pt x="718270" y="639"/>
                                  </a:lnTo>
                                  <a:lnTo>
                                    <a:pt x="720828" y="3196"/>
                                  </a:lnTo>
                                  <a:lnTo>
                                    <a:pt x="721467" y="4740"/>
                                  </a:lnTo>
                                  <a:lnTo>
                                    <a:pt x="721467" y="8356"/>
                                  </a:lnTo>
                                  <a:lnTo>
                                    <a:pt x="720828" y="9900"/>
                                  </a:lnTo>
                                  <a:lnTo>
                                    <a:pt x="718270" y="12457"/>
                                  </a:lnTo>
                                  <a:lnTo>
                                    <a:pt x="71672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742963" y="13096"/>
                                  </a:moveTo>
                                  <a:lnTo>
                                    <a:pt x="739347" y="13096"/>
                                  </a:lnTo>
                                  <a:lnTo>
                                    <a:pt x="737804" y="12457"/>
                                  </a:lnTo>
                                  <a:lnTo>
                                    <a:pt x="735246" y="9900"/>
                                  </a:lnTo>
                                  <a:lnTo>
                                    <a:pt x="734607" y="8356"/>
                                  </a:lnTo>
                                  <a:lnTo>
                                    <a:pt x="734607" y="4740"/>
                                  </a:lnTo>
                                  <a:lnTo>
                                    <a:pt x="735246" y="3196"/>
                                  </a:lnTo>
                                  <a:lnTo>
                                    <a:pt x="737804" y="639"/>
                                  </a:lnTo>
                                  <a:lnTo>
                                    <a:pt x="739347" y="0"/>
                                  </a:lnTo>
                                  <a:lnTo>
                                    <a:pt x="742963" y="0"/>
                                  </a:lnTo>
                                  <a:lnTo>
                                    <a:pt x="744507" y="639"/>
                                  </a:lnTo>
                                  <a:lnTo>
                                    <a:pt x="747064" y="3196"/>
                                  </a:lnTo>
                                  <a:lnTo>
                                    <a:pt x="747704" y="4740"/>
                                  </a:lnTo>
                                  <a:lnTo>
                                    <a:pt x="747704" y="8356"/>
                                  </a:lnTo>
                                  <a:lnTo>
                                    <a:pt x="747064" y="9900"/>
                                  </a:lnTo>
                                  <a:lnTo>
                                    <a:pt x="744507" y="12457"/>
                                  </a:lnTo>
                                  <a:lnTo>
                                    <a:pt x="74296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769199" y="13096"/>
                                  </a:moveTo>
                                  <a:lnTo>
                                    <a:pt x="765582" y="13096"/>
                                  </a:lnTo>
                                  <a:lnTo>
                                    <a:pt x="764039" y="12457"/>
                                  </a:lnTo>
                                  <a:lnTo>
                                    <a:pt x="761482" y="9900"/>
                                  </a:lnTo>
                                  <a:lnTo>
                                    <a:pt x="760842" y="8356"/>
                                  </a:lnTo>
                                  <a:lnTo>
                                    <a:pt x="760842" y="4740"/>
                                  </a:lnTo>
                                  <a:lnTo>
                                    <a:pt x="761482" y="3196"/>
                                  </a:lnTo>
                                  <a:lnTo>
                                    <a:pt x="764039" y="639"/>
                                  </a:lnTo>
                                  <a:lnTo>
                                    <a:pt x="765582" y="0"/>
                                  </a:lnTo>
                                  <a:lnTo>
                                    <a:pt x="769199" y="0"/>
                                  </a:lnTo>
                                  <a:lnTo>
                                    <a:pt x="770742" y="639"/>
                                  </a:lnTo>
                                  <a:lnTo>
                                    <a:pt x="773300" y="3196"/>
                                  </a:lnTo>
                                  <a:lnTo>
                                    <a:pt x="773939" y="4740"/>
                                  </a:lnTo>
                                  <a:lnTo>
                                    <a:pt x="773939" y="8356"/>
                                  </a:lnTo>
                                  <a:lnTo>
                                    <a:pt x="773300" y="9900"/>
                                  </a:lnTo>
                                  <a:lnTo>
                                    <a:pt x="770742" y="12457"/>
                                  </a:lnTo>
                                  <a:lnTo>
                                    <a:pt x="76919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795435" y="13096"/>
                                  </a:moveTo>
                                  <a:lnTo>
                                    <a:pt x="791819" y="13096"/>
                                  </a:lnTo>
                                  <a:lnTo>
                                    <a:pt x="790274" y="12457"/>
                                  </a:lnTo>
                                  <a:lnTo>
                                    <a:pt x="787718" y="9900"/>
                                  </a:lnTo>
                                  <a:lnTo>
                                    <a:pt x="787079" y="8356"/>
                                  </a:lnTo>
                                  <a:lnTo>
                                    <a:pt x="787079" y="4740"/>
                                  </a:lnTo>
                                  <a:lnTo>
                                    <a:pt x="787718" y="3196"/>
                                  </a:lnTo>
                                  <a:lnTo>
                                    <a:pt x="790274" y="639"/>
                                  </a:lnTo>
                                  <a:lnTo>
                                    <a:pt x="791819" y="0"/>
                                  </a:lnTo>
                                  <a:lnTo>
                                    <a:pt x="795435" y="0"/>
                                  </a:lnTo>
                                  <a:lnTo>
                                    <a:pt x="796979" y="639"/>
                                  </a:lnTo>
                                  <a:lnTo>
                                    <a:pt x="799536" y="3196"/>
                                  </a:lnTo>
                                  <a:lnTo>
                                    <a:pt x="800176" y="4740"/>
                                  </a:lnTo>
                                  <a:lnTo>
                                    <a:pt x="800176" y="8356"/>
                                  </a:lnTo>
                                  <a:lnTo>
                                    <a:pt x="799536" y="9900"/>
                                  </a:lnTo>
                                  <a:lnTo>
                                    <a:pt x="796979" y="12457"/>
                                  </a:lnTo>
                                  <a:lnTo>
                                    <a:pt x="79543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821671" y="13096"/>
                                  </a:moveTo>
                                  <a:lnTo>
                                    <a:pt x="818054" y="13096"/>
                                  </a:lnTo>
                                  <a:lnTo>
                                    <a:pt x="816511" y="12457"/>
                                  </a:lnTo>
                                  <a:lnTo>
                                    <a:pt x="813954" y="9900"/>
                                  </a:lnTo>
                                  <a:lnTo>
                                    <a:pt x="813314" y="8356"/>
                                  </a:lnTo>
                                  <a:lnTo>
                                    <a:pt x="813314" y="4740"/>
                                  </a:lnTo>
                                  <a:lnTo>
                                    <a:pt x="813954" y="3196"/>
                                  </a:lnTo>
                                  <a:lnTo>
                                    <a:pt x="816511" y="639"/>
                                  </a:lnTo>
                                  <a:lnTo>
                                    <a:pt x="818054" y="0"/>
                                  </a:lnTo>
                                  <a:lnTo>
                                    <a:pt x="821671" y="0"/>
                                  </a:lnTo>
                                  <a:lnTo>
                                    <a:pt x="823214" y="639"/>
                                  </a:lnTo>
                                  <a:lnTo>
                                    <a:pt x="825772" y="3196"/>
                                  </a:lnTo>
                                  <a:lnTo>
                                    <a:pt x="826411" y="4740"/>
                                  </a:lnTo>
                                  <a:lnTo>
                                    <a:pt x="826411" y="8356"/>
                                  </a:lnTo>
                                  <a:lnTo>
                                    <a:pt x="825772" y="9900"/>
                                  </a:lnTo>
                                  <a:lnTo>
                                    <a:pt x="823214" y="12457"/>
                                  </a:lnTo>
                                  <a:lnTo>
                                    <a:pt x="82167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847907" y="13096"/>
                                  </a:moveTo>
                                  <a:lnTo>
                                    <a:pt x="844291" y="13096"/>
                                  </a:lnTo>
                                  <a:lnTo>
                                    <a:pt x="842747" y="12457"/>
                                  </a:lnTo>
                                  <a:lnTo>
                                    <a:pt x="840190" y="9900"/>
                                  </a:lnTo>
                                  <a:lnTo>
                                    <a:pt x="839551" y="8356"/>
                                  </a:lnTo>
                                  <a:lnTo>
                                    <a:pt x="839551" y="4740"/>
                                  </a:lnTo>
                                  <a:lnTo>
                                    <a:pt x="840190" y="3196"/>
                                  </a:lnTo>
                                  <a:lnTo>
                                    <a:pt x="842747" y="639"/>
                                  </a:lnTo>
                                  <a:lnTo>
                                    <a:pt x="844291" y="0"/>
                                  </a:lnTo>
                                  <a:lnTo>
                                    <a:pt x="847907" y="0"/>
                                  </a:lnTo>
                                  <a:lnTo>
                                    <a:pt x="849451" y="639"/>
                                  </a:lnTo>
                                  <a:lnTo>
                                    <a:pt x="852008" y="3196"/>
                                  </a:lnTo>
                                  <a:lnTo>
                                    <a:pt x="852648" y="4740"/>
                                  </a:lnTo>
                                  <a:lnTo>
                                    <a:pt x="852648" y="8356"/>
                                  </a:lnTo>
                                  <a:lnTo>
                                    <a:pt x="852008" y="9900"/>
                                  </a:lnTo>
                                  <a:lnTo>
                                    <a:pt x="849451" y="12457"/>
                                  </a:lnTo>
                                  <a:lnTo>
                                    <a:pt x="84790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874143" y="13096"/>
                                  </a:moveTo>
                                  <a:lnTo>
                                    <a:pt x="870526" y="13096"/>
                                  </a:lnTo>
                                  <a:lnTo>
                                    <a:pt x="868983" y="12457"/>
                                  </a:lnTo>
                                  <a:lnTo>
                                    <a:pt x="866426" y="9900"/>
                                  </a:lnTo>
                                  <a:lnTo>
                                    <a:pt x="865786" y="8356"/>
                                  </a:lnTo>
                                  <a:lnTo>
                                    <a:pt x="865786" y="4740"/>
                                  </a:lnTo>
                                  <a:lnTo>
                                    <a:pt x="866426" y="3196"/>
                                  </a:lnTo>
                                  <a:lnTo>
                                    <a:pt x="868983" y="639"/>
                                  </a:lnTo>
                                  <a:lnTo>
                                    <a:pt x="870526" y="0"/>
                                  </a:lnTo>
                                  <a:lnTo>
                                    <a:pt x="874143" y="0"/>
                                  </a:lnTo>
                                  <a:lnTo>
                                    <a:pt x="875686" y="639"/>
                                  </a:lnTo>
                                  <a:lnTo>
                                    <a:pt x="878244" y="3196"/>
                                  </a:lnTo>
                                  <a:lnTo>
                                    <a:pt x="878883" y="4740"/>
                                  </a:lnTo>
                                  <a:lnTo>
                                    <a:pt x="878883" y="8356"/>
                                  </a:lnTo>
                                  <a:lnTo>
                                    <a:pt x="878244" y="9900"/>
                                  </a:lnTo>
                                  <a:lnTo>
                                    <a:pt x="875686" y="12457"/>
                                  </a:lnTo>
                                  <a:lnTo>
                                    <a:pt x="87414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900379" y="13096"/>
                                  </a:moveTo>
                                  <a:lnTo>
                                    <a:pt x="896763" y="13096"/>
                                  </a:lnTo>
                                  <a:lnTo>
                                    <a:pt x="895219" y="12457"/>
                                  </a:lnTo>
                                  <a:lnTo>
                                    <a:pt x="892661" y="9900"/>
                                  </a:lnTo>
                                  <a:lnTo>
                                    <a:pt x="892023" y="8356"/>
                                  </a:lnTo>
                                  <a:lnTo>
                                    <a:pt x="892023" y="4740"/>
                                  </a:lnTo>
                                  <a:lnTo>
                                    <a:pt x="892661" y="3196"/>
                                  </a:lnTo>
                                  <a:lnTo>
                                    <a:pt x="895219" y="639"/>
                                  </a:lnTo>
                                  <a:lnTo>
                                    <a:pt x="896763" y="0"/>
                                  </a:lnTo>
                                  <a:lnTo>
                                    <a:pt x="900379" y="0"/>
                                  </a:lnTo>
                                  <a:lnTo>
                                    <a:pt x="901923" y="639"/>
                                  </a:lnTo>
                                  <a:lnTo>
                                    <a:pt x="904479" y="3196"/>
                                  </a:lnTo>
                                  <a:lnTo>
                                    <a:pt x="905119" y="4740"/>
                                  </a:lnTo>
                                  <a:lnTo>
                                    <a:pt x="905119" y="8356"/>
                                  </a:lnTo>
                                  <a:lnTo>
                                    <a:pt x="904479" y="9900"/>
                                  </a:lnTo>
                                  <a:lnTo>
                                    <a:pt x="901923" y="12457"/>
                                  </a:lnTo>
                                  <a:lnTo>
                                    <a:pt x="90037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926615" y="13096"/>
                                  </a:moveTo>
                                  <a:lnTo>
                                    <a:pt x="922998" y="13096"/>
                                  </a:lnTo>
                                  <a:lnTo>
                                    <a:pt x="921455" y="12457"/>
                                  </a:lnTo>
                                  <a:lnTo>
                                    <a:pt x="918898" y="9900"/>
                                  </a:lnTo>
                                  <a:lnTo>
                                    <a:pt x="918258" y="8356"/>
                                  </a:lnTo>
                                  <a:lnTo>
                                    <a:pt x="918258" y="4740"/>
                                  </a:lnTo>
                                  <a:lnTo>
                                    <a:pt x="918898" y="3196"/>
                                  </a:lnTo>
                                  <a:lnTo>
                                    <a:pt x="921455" y="639"/>
                                  </a:lnTo>
                                  <a:lnTo>
                                    <a:pt x="922998" y="0"/>
                                  </a:lnTo>
                                  <a:lnTo>
                                    <a:pt x="926615" y="0"/>
                                  </a:lnTo>
                                  <a:lnTo>
                                    <a:pt x="928158" y="639"/>
                                  </a:lnTo>
                                  <a:lnTo>
                                    <a:pt x="930716" y="3196"/>
                                  </a:lnTo>
                                  <a:lnTo>
                                    <a:pt x="931355" y="4740"/>
                                  </a:lnTo>
                                  <a:lnTo>
                                    <a:pt x="931355" y="8356"/>
                                  </a:lnTo>
                                  <a:lnTo>
                                    <a:pt x="930716" y="9900"/>
                                  </a:lnTo>
                                  <a:lnTo>
                                    <a:pt x="928158" y="12457"/>
                                  </a:lnTo>
                                  <a:lnTo>
                                    <a:pt x="92661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952851" y="13096"/>
                                  </a:moveTo>
                                  <a:lnTo>
                                    <a:pt x="949235" y="13096"/>
                                  </a:lnTo>
                                  <a:lnTo>
                                    <a:pt x="947691" y="12457"/>
                                  </a:lnTo>
                                  <a:lnTo>
                                    <a:pt x="945133" y="9900"/>
                                  </a:lnTo>
                                  <a:lnTo>
                                    <a:pt x="944494" y="8356"/>
                                  </a:lnTo>
                                  <a:lnTo>
                                    <a:pt x="944494" y="4740"/>
                                  </a:lnTo>
                                  <a:lnTo>
                                    <a:pt x="945133" y="3196"/>
                                  </a:lnTo>
                                  <a:lnTo>
                                    <a:pt x="947691" y="639"/>
                                  </a:lnTo>
                                  <a:lnTo>
                                    <a:pt x="949235" y="0"/>
                                  </a:lnTo>
                                  <a:lnTo>
                                    <a:pt x="952851" y="0"/>
                                  </a:lnTo>
                                  <a:lnTo>
                                    <a:pt x="954395" y="639"/>
                                  </a:lnTo>
                                  <a:lnTo>
                                    <a:pt x="956951" y="3196"/>
                                  </a:lnTo>
                                  <a:lnTo>
                                    <a:pt x="957591" y="4740"/>
                                  </a:lnTo>
                                  <a:lnTo>
                                    <a:pt x="957591" y="8356"/>
                                  </a:lnTo>
                                  <a:lnTo>
                                    <a:pt x="956951" y="9900"/>
                                  </a:lnTo>
                                  <a:lnTo>
                                    <a:pt x="954395" y="12457"/>
                                  </a:lnTo>
                                  <a:lnTo>
                                    <a:pt x="95285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979087" y="13096"/>
                                  </a:moveTo>
                                  <a:lnTo>
                                    <a:pt x="975470" y="13096"/>
                                  </a:lnTo>
                                  <a:lnTo>
                                    <a:pt x="973927" y="12457"/>
                                  </a:lnTo>
                                  <a:lnTo>
                                    <a:pt x="971370" y="9900"/>
                                  </a:lnTo>
                                  <a:lnTo>
                                    <a:pt x="970730" y="8356"/>
                                  </a:lnTo>
                                  <a:lnTo>
                                    <a:pt x="970730" y="4740"/>
                                  </a:lnTo>
                                  <a:lnTo>
                                    <a:pt x="971370" y="3196"/>
                                  </a:lnTo>
                                  <a:lnTo>
                                    <a:pt x="973927" y="639"/>
                                  </a:lnTo>
                                  <a:lnTo>
                                    <a:pt x="975470" y="0"/>
                                  </a:lnTo>
                                  <a:lnTo>
                                    <a:pt x="979087" y="0"/>
                                  </a:lnTo>
                                  <a:lnTo>
                                    <a:pt x="980630" y="639"/>
                                  </a:lnTo>
                                  <a:lnTo>
                                    <a:pt x="983188" y="3196"/>
                                  </a:lnTo>
                                  <a:lnTo>
                                    <a:pt x="983827" y="4740"/>
                                  </a:lnTo>
                                  <a:lnTo>
                                    <a:pt x="983827" y="8356"/>
                                  </a:lnTo>
                                  <a:lnTo>
                                    <a:pt x="983188" y="9900"/>
                                  </a:lnTo>
                                  <a:lnTo>
                                    <a:pt x="980630" y="12457"/>
                                  </a:lnTo>
                                  <a:lnTo>
                                    <a:pt x="97908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005323" y="13096"/>
                                  </a:moveTo>
                                  <a:lnTo>
                                    <a:pt x="1001706" y="13096"/>
                                  </a:lnTo>
                                  <a:lnTo>
                                    <a:pt x="1000163" y="12457"/>
                                  </a:lnTo>
                                  <a:lnTo>
                                    <a:pt x="997605" y="9900"/>
                                  </a:lnTo>
                                  <a:lnTo>
                                    <a:pt x="996966" y="8356"/>
                                  </a:lnTo>
                                  <a:lnTo>
                                    <a:pt x="996966" y="4740"/>
                                  </a:lnTo>
                                  <a:lnTo>
                                    <a:pt x="997605" y="3196"/>
                                  </a:lnTo>
                                  <a:lnTo>
                                    <a:pt x="1000163" y="639"/>
                                  </a:lnTo>
                                  <a:lnTo>
                                    <a:pt x="1001706" y="0"/>
                                  </a:lnTo>
                                  <a:lnTo>
                                    <a:pt x="1005323" y="0"/>
                                  </a:lnTo>
                                  <a:lnTo>
                                    <a:pt x="1006866" y="639"/>
                                  </a:lnTo>
                                  <a:lnTo>
                                    <a:pt x="1009423" y="3196"/>
                                  </a:lnTo>
                                  <a:lnTo>
                                    <a:pt x="1010063" y="4740"/>
                                  </a:lnTo>
                                  <a:lnTo>
                                    <a:pt x="1010063" y="8356"/>
                                  </a:lnTo>
                                  <a:lnTo>
                                    <a:pt x="1009423" y="9900"/>
                                  </a:lnTo>
                                  <a:lnTo>
                                    <a:pt x="1006866" y="12457"/>
                                  </a:lnTo>
                                  <a:lnTo>
                                    <a:pt x="100532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031558" y="13096"/>
                                  </a:moveTo>
                                  <a:lnTo>
                                    <a:pt x="1027942" y="13096"/>
                                  </a:lnTo>
                                  <a:lnTo>
                                    <a:pt x="1026398" y="12457"/>
                                  </a:lnTo>
                                  <a:lnTo>
                                    <a:pt x="1023842" y="9900"/>
                                  </a:lnTo>
                                  <a:lnTo>
                                    <a:pt x="1023202" y="8356"/>
                                  </a:lnTo>
                                  <a:lnTo>
                                    <a:pt x="1023202" y="4740"/>
                                  </a:lnTo>
                                  <a:lnTo>
                                    <a:pt x="1023842" y="3196"/>
                                  </a:lnTo>
                                  <a:lnTo>
                                    <a:pt x="1026398" y="639"/>
                                  </a:lnTo>
                                  <a:lnTo>
                                    <a:pt x="1027942" y="0"/>
                                  </a:lnTo>
                                  <a:lnTo>
                                    <a:pt x="1031558" y="0"/>
                                  </a:lnTo>
                                  <a:lnTo>
                                    <a:pt x="1033102" y="639"/>
                                  </a:lnTo>
                                  <a:lnTo>
                                    <a:pt x="1035660" y="3196"/>
                                  </a:lnTo>
                                  <a:lnTo>
                                    <a:pt x="1036299" y="4740"/>
                                  </a:lnTo>
                                  <a:lnTo>
                                    <a:pt x="1036299" y="8356"/>
                                  </a:lnTo>
                                  <a:lnTo>
                                    <a:pt x="1035660" y="9900"/>
                                  </a:lnTo>
                                  <a:lnTo>
                                    <a:pt x="1033102" y="12457"/>
                                  </a:lnTo>
                                  <a:lnTo>
                                    <a:pt x="103155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057795" y="13096"/>
                                  </a:moveTo>
                                  <a:lnTo>
                                    <a:pt x="1054178" y="13096"/>
                                  </a:lnTo>
                                  <a:lnTo>
                                    <a:pt x="1052635" y="12457"/>
                                  </a:lnTo>
                                  <a:lnTo>
                                    <a:pt x="1050077" y="9900"/>
                                  </a:lnTo>
                                  <a:lnTo>
                                    <a:pt x="1049438" y="8356"/>
                                  </a:lnTo>
                                  <a:lnTo>
                                    <a:pt x="1049438" y="4740"/>
                                  </a:lnTo>
                                  <a:lnTo>
                                    <a:pt x="1050077" y="3196"/>
                                  </a:lnTo>
                                  <a:lnTo>
                                    <a:pt x="1052635" y="639"/>
                                  </a:lnTo>
                                  <a:lnTo>
                                    <a:pt x="1054178" y="0"/>
                                  </a:lnTo>
                                  <a:lnTo>
                                    <a:pt x="1057795" y="0"/>
                                  </a:lnTo>
                                  <a:lnTo>
                                    <a:pt x="1059338" y="639"/>
                                  </a:lnTo>
                                  <a:lnTo>
                                    <a:pt x="1061895" y="3196"/>
                                  </a:lnTo>
                                  <a:lnTo>
                                    <a:pt x="1062535" y="4740"/>
                                  </a:lnTo>
                                  <a:lnTo>
                                    <a:pt x="1062535" y="8356"/>
                                  </a:lnTo>
                                  <a:lnTo>
                                    <a:pt x="1061895" y="9900"/>
                                  </a:lnTo>
                                  <a:lnTo>
                                    <a:pt x="1059338" y="12457"/>
                                  </a:lnTo>
                                  <a:lnTo>
                                    <a:pt x="105779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084030" y="13096"/>
                                  </a:moveTo>
                                  <a:lnTo>
                                    <a:pt x="1080414" y="13096"/>
                                  </a:lnTo>
                                  <a:lnTo>
                                    <a:pt x="1078870" y="12457"/>
                                  </a:lnTo>
                                  <a:lnTo>
                                    <a:pt x="1076314" y="9900"/>
                                  </a:lnTo>
                                  <a:lnTo>
                                    <a:pt x="1075674" y="8356"/>
                                  </a:lnTo>
                                  <a:lnTo>
                                    <a:pt x="1075674" y="4740"/>
                                  </a:lnTo>
                                  <a:lnTo>
                                    <a:pt x="1076314" y="3196"/>
                                  </a:lnTo>
                                  <a:lnTo>
                                    <a:pt x="1078870" y="639"/>
                                  </a:lnTo>
                                  <a:lnTo>
                                    <a:pt x="1080414" y="0"/>
                                  </a:lnTo>
                                  <a:lnTo>
                                    <a:pt x="1084030" y="0"/>
                                  </a:lnTo>
                                  <a:lnTo>
                                    <a:pt x="1085574" y="639"/>
                                  </a:lnTo>
                                  <a:lnTo>
                                    <a:pt x="1088132" y="3196"/>
                                  </a:lnTo>
                                  <a:lnTo>
                                    <a:pt x="1088771" y="4740"/>
                                  </a:lnTo>
                                  <a:lnTo>
                                    <a:pt x="1088771" y="8356"/>
                                  </a:lnTo>
                                  <a:lnTo>
                                    <a:pt x="1088132" y="9900"/>
                                  </a:lnTo>
                                  <a:lnTo>
                                    <a:pt x="1085574" y="12457"/>
                                  </a:lnTo>
                                  <a:lnTo>
                                    <a:pt x="108403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110267" y="13096"/>
                                  </a:moveTo>
                                  <a:lnTo>
                                    <a:pt x="1106650" y="13096"/>
                                  </a:lnTo>
                                  <a:lnTo>
                                    <a:pt x="1105107" y="12457"/>
                                  </a:lnTo>
                                  <a:lnTo>
                                    <a:pt x="1102549" y="9900"/>
                                  </a:lnTo>
                                  <a:lnTo>
                                    <a:pt x="1101910" y="8356"/>
                                  </a:lnTo>
                                  <a:lnTo>
                                    <a:pt x="1101910" y="4740"/>
                                  </a:lnTo>
                                  <a:lnTo>
                                    <a:pt x="1102549" y="3196"/>
                                  </a:lnTo>
                                  <a:lnTo>
                                    <a:pt x="1105107" y="639"/>
                                  </a:lnTo>
                                  <a:lnTo>
                                    <a:pt x="1106650" y="0"/>
                                  </a:lnTo>
                                  <a:lnTo>
                                    <a:pt x="1110267" y="0"/>
                                  </a:lnTo>
                                  <a:lnTo>
                                    <a:pt x="1111810" y="639"/>
                                  </a:lnTo>
                                  <a:lnTo>
                                    <a:pt x="1114367" y="3196"/>
                                  </a:lnTo>
                                  <a:lnTo>
                                    <a:pt x="1115007" y="4740"/>
                                  </a:lnTo>
                                  <a:lnTo>
                                    <a:pt x="1115007" y="8356"/>
                                  </a:lnTo>
                                  <a:lnTo>
                                    <a:pt x="1114367" y="9900"/>
                                  </a:lnTo>
                                  <a:lnTo>
                                    <a:pt x="1111810" y="12457"/>
                                  </a:lnTo>
                                  <a:lnTo>
                                    <a:pt x="111026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136502" y="13096"/>
                                  </a:moveTo>
                                  <a:lnTo>
                                    <a:pt x="1132886" y="13096"/>
                                  </a:lnTo>
                                  <a:lnTo>
                                    <a:pt x="1131342" y="12457"/>
                                  </a:lnTo>
                                  <a:lnTo>
                                    <a:pt x="1128786" y="9900"/>
                                  </a:lnTo>
                                  <a:lnTo>
                                    <a:pt x="1128146" y="8356"/>
                                  </a:lnTo>
                                  <a:lnTo>
                                    <a:pt x="1128146" y="4740"/>
                                  </a:lnTo>
                                  <a:lnTo>
                                    <a:pt x="1128786" y="3196"/>
                                  </a:lnTo>
                                  <a:lnTo>
                                    <a:pt x="1131342" y="639"/>
                                  </a:lnTo>
                                  <a:lnTo>
                                    <a:pt x="1132886" y="0"/>
                                  </a:lnTo>
                                  <a:lnTo>
                                    <a:pt x="1136502" y="0"/>
                                  </a:lnTo>
                                  <a:lnTo>
                                    <a:pt x="1138047" y="639"/>
                                  </a:lnTo>
                                  <a:lnTo>
                                    <a:pt x="1140604" y="3196"/>
                                  </a:lnTo>
                                  <a:lnTo>
                                    <a:pt x="1141243" y="4740"/>
                                  </a:lnTo>
                                  <a:lnTo>
                                    <a:pt x="1141243" y="8356"/>
                                  </a:lnTo>
                                  <a:lnTo>
                                    <a:pt x="1140604" y="9900"/>
                                  </a:lnTo>
                                  <a:lnTo>
                                    <a:pt x="1138047" y="12457"/>
                                  </a:lnTo>
                                  <a:lnTo>
                                    <a:pt x="113650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162739" y="13096"/>
                                  </a:moveTo>
                                  <a:lnTo>
                                    <a:pt x="1159122" y="13096"/>
                                  </a:lnTo>
                                  <a:lnTo>
                                    <a:pt x="1157579" y="12457"/>
                                  </a:lnTo>
                                  <a:lnTo>
                                    <a:pt x="1155021" y="9900"/>
                                  </a:lnTo>
                                  <a:lnTo>
                                    <a:pt x="1154382" y="8356"/>
                                  </a:lnTo>
                                  <a:lnTo>
                                    <a:pt x="1154382" y="4740"/>
                                  </a:lnTo>
                                  <a:lnTo>
                                    <a:pt x="1155021" y="3196"/>
                                  </a:lnTo>
                                  <a:lnTo>
                                    <a:pt x="1157579" y="639"/>
                                  </a:lnTo>
                                  <a:lnTo>
                                    <a:pt x="1159122" y="0"/>
                                  </a:lnTo>
                                  <a:lnTo>
                                    <a:pt x="1162739" y="0"/>
                                  </a:lnTo>
                                  <a:lnTo>
                                    <a:pt x="1164282" y="639"/>
                                  </a:lnTo>
                                  <a:lnTo>
                                    <a:pt x="1166839" y="3196"/>
                                  </a:lnTo>
                                  <a:lnTo>
                                    <a:pt x="1167479" y="4740"/>
                                  </a:lnTo>
                                  <a:lnTo>
                                    <a:pt x="1167479" y="8356"/>
                                  </a:lnTo>
                                  <a:lnTo>
                                    <a:pt x="1166839" y="9900"/>
                                  </a:lnTo>
                                  <a:lnTo>
                                    <a:pt x="1164282" y="12457"/>
                                  </a:lnTo>
                                  <a:lnTo>
                                    <a:pt x="116273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188974" y="13096"/>
                                  </a:moveTo>
                                  <a:lnTo>
                                    <a:pt x="1185358" y="13096"/>
                                  </a:lnTo>
                                  <a:lnTo>
                                    <a:pt x="1183814" y="12457"/>
                                  </a:lnTo>
                                  <a:lnTo>
                                    <a:pt x="1181257" y="9900"/>
                                  </a:lnTo>
                                  <a:lnTo>
                                    <a:pt x="1180617" y="8356"/>
                                  </a:lnTo>
                                  <a:lnTo>
                                    <a:pt x="1180617" y="4740"/>
                                  </a:lnTo>
                                  <a:lnTo>
                                    <a:pt x="1181257" y="3196"/>
                                  </a:lnTo>
                                  <a:lnTo>
                                    <a:pt x="1183814" y="639"/>
                                  </a:lnTo>
                                  <a:lnTo>
                                    <a:pt x="1185358" y="0"/>
                                  </a:lnTo>
                                  <a:lnTo>
                                    <a:pt x="1188974" y="0"/>
                                  </a:lnTo>
                                  <a:lnTo>
                                    <a:pt x="1190519" y="639"/>
                                  </a:lnTo>
                                  <a:lnTo>
                                    <a:pt x="1193077" y="3196"/>
                                  </a:lnTo>
                                  <a:lnTo>
                                    <a:pt x="1193720" y="4740"/>
                                  </a:lnTo>
                                  <a:lnTo>
                                    <a:pt x="1193720" y="8356"/>
                                  </a:lnTo>
                                  <a:lnTo>
                                    <a:pt x="1193077" y="9900"/>
                                  </a:lnTo>
                                  <a:lnTo>
                                    <a:pt x="1190519" y="12457"/>
                                  </a:lnTo>
                                  <a:lnTo>
                                    <a:pt x="118897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215211" y="13096"/>
                                  </a:moveTo>
                                  <a:lnTo>
                                    <a:pt x="1211591" y="13096"/>
                                  </a:lnTo>
                                  <a:lnTo>
                                    <a:pt x="1210056" y="12457"/>
                                  </a:lnTo>
                                  <a:lnTo>
                                    <a:pt x="1207496" y="9900"/>
                                  </a:lnTo>
                                  <a:lnTo>
                                    <a:pt x="1206853" y="8356"/>
                                  </a:lnTo>
                                  <a:lnTo>
                                    <a:pt x="1206853" y="4740"/>
                                  </a:lnTo>
                                  <a:lnTo>
                                    <a:pt x="1207496" y="3196"/>
                                  </a:lnTo>
                                  <a:lnTo>
                                    <a:pt x="1210056" y="639"/>
                                  </a:lnTo>
                                  <a:lnTo>
                                    <a:pt x="1211591" y="0"/>
                                  </a:lnTo>
                                  <a:lnTo>
                                    <a:pt x="1215211" y="0"/>
                                  </a:lnTo>
                                  <a:lnTo>
                                    <a:pt x="1216759" y="639"/>
                                  </a:lnTo>
                                  <a:lnTo>
                                    <a:pt x="1219307" y="3196"/>
                                  </a:lnTo>
                                  <a:lnTo>
                                    <a:pt x="1219950" y="4740"/>
                                  </a:lnTo>
                                  <a:lnTo>
                                    <a:pt x="1219950" y="8356"/>
                                  </a:lnTo>
                                  <a:lnTo>
                                    <a:pt x="1219307" y="9900"/>
                                  </a:lnTo>
                                  <a:lnTo>
                                    <a:pt x="1216759" y="12457"/>
                                  </a:lnTo>
                                  <a:lnTo>
                                    <a:pt x="121521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241452" y="13096"/>
                                  </a:moveTo>
                                  <a:lnTo>
                                    <a:pt x="1237833" y="13096"/>
                                  </a:lnTo>
                                  <a:lnTo>
                                    <a:pt x="1236285" y="12457"/>
                                  </a:lnTo>
                                  <a:lnTo>
                                    <a:pt x="1233725" y="9900"/>
                                  </a:lnTo>
                                  <a:lnTo>
                                    <a:pt x="1233094" y="8356"/>
                                  </a:lnTo>
                                  <a:lnTo>
                                    <a:pt x="1233094" y="4740"/>
                                  </a:lnTo>
                                  <a:lnTo>
                                    <a:pt x="1233725" y="3196"/>
                                  </a:lnTo>
                                  <a:lnTo>
                                    <a:pt x="1236285" y="639"/>
                                  </a:lnTo>
                                  <a:lnTo>
                                    <a:pt x="1237833" y="0"/>
                                  </a:lnTo>
                                  <a:lnTo>
                                    <a:pt x="1241452" y="0"/>
                                  </a:lnTo>
                                  <a:lnTo>
                                    <a:pt x="1242988" y="639"/>
                                  </a:lnTo>
                                  <a:lnTo>
                                    <a:pt x="1245548" y="3196"/>
                                  </a:lnTo>
                                  <a:lnTo>
                                    <a:pt x="1246191" y="4740"/>
                                  </a:lnTo>
                                  <a:lnTo>
                                    <a:pt x="1246191" y="8356"/>
                                  </a:lnTo>
                                  <a:lnTo>
                                    <a:pt x="1245548" y="9900"/>
                                  </a:lnTo>
                                  <a:lnTo>
                                    <a:pt x="1242988" y="12457"/>
                                  </a:lnTo>
                                  <a:lnTo>
                                    <a:pt x="124145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267682" y="13096"/>
                                  </a:moveTo>
                                  <a:lnTo>
                                    <a:pt x="1264062" y="13096"/>
                                  </a:lnTo>
                                  <a:lnTo>
                                    <a:pt x="1262526" y="12457"/>
                                  </a:lnTo>
                                  <a:lnTo>
                                    <a:pt x="1259967" y="9900"/>
                                  </a:lnTo>
                                  <a:lnTo>
                                    <a:pt x="1259324" y="8356"/>
                                  </a:lnTo>
                                  <a:lnTo>
                                    <a:pt x="1259324" y="4740"/>
                                  </a:lnTo>
                                  <a:lnTo>
                                    <a:pt x="1259967" y="3196"/>
                                  </a:lnTo>
                                  <a:lnTo>
                                    <a:pt x="1262526" y="639"/>
                                  </a:lnTo>
                                  <a:lnTo>
                                    <a:pt x="1264062" y="0"/>
                                  </a:lnTo>
                                  <a:lnTo>
                                    <a:pt x="1267682" y="0"/>
                                  </a:lnTo>
                                  <a:lnTo>
                                    <a:pt x="1269230" y="639"/>
                                  </a:lnTo>
                                  <a:lnTo>
                                    <a:pt x="1271778" y="3196"/>
                                  </a:lnTo>
                                  <a:lnTo>
                                    <a:pt x="1272420" y="4740"/>
                                  </a:lnTo>
                                  <a:lnTo>
                                    <a:pt x="1272420" y="8356"/>
                                  </a:lnTo>
                                  <a:lnTo>
                                    <a:pt x="1271778" y="9900"/>
                                  </a:lnTo>
                                  <a:lnTo>
                                    <a:pt x="1269230" y="12457"/>
                                  </a:lnTo>
                                  <a:lnTo>
                                    <a:pt x="126768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293923" y="13096"/>
                                  </a:moveTo>
                                  <a:lnTo>
                                    <a:pt x="1290304" y="13096"/>
                                  </a:lnTo>
                                  <a:lnTo>
                                    <a:pt x="1288756" y="12457"/>
                                  </a:lnTo>
                                  <a:lnTo>
                                    <a:pt x="1286196" y="9900"/>
                                  </a:lnTo>
                                  <a:lnTo>
                                    <a:pt x="1285565" y="8356"/>
                                  </a:lnTo>
                                  <a:lnTo>
                                    <a:pt x="1285565" y="4740"/>
                                  </a:lnTo>
                                  <a:lnTo>
                                    <a:pt x="1286196" y="3196"/>
                                  </a:lnTo>
                                  <a:lnTo>
                                    <a:pt x="1288756" y="639"/>
                                  </a:lnTo>
                                  <a:lnTo>
                                    <a:pt x="1290304" y="0"/>
                                  </a:lnTo>
                                  <a:lnTo>
                                    <a:pt x="1293923" y="0"/>
                                  </a:lnTo>
                                  <a:lnTo>
                                    <a:pt x="1295459" y="639"/>
                                  </a:lnTo>
                                  <a:lnTo>
                                    <a:pt x="1298019" y="3196"/>
                                  </a:lnTo>
                                  <a:lnTo>
                                    <a:pt x="1298662" y="4740"/>
                                  </a:lnTo>
                                  <a:lnTo>
                                    <a:pt x="1298662" y="8356"/>
                                  </a:lnTo>
                                  <a:lnTo>
                                    <a:pt x="1298019" y="9900"/>
                                  </a:lnTo>
                                  <a:lnTo>
                                    <a:pt x="1295459" y="12457"/>
                                  </a:lnTo>
                                  <a:lnTo>
                                    <a:pt x="129392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320153" y="13096"/>
                                  </a:moveTo>
                                  <a:lnTo>
                                    <a:pt x="1316533" y="13096"/>
                                  </a:lnTo>
                                  <a:lnTo>
                                    <a:pt x="1314997" y="12457"/>
                                  </a:lnTo>
                                  <a:lnTo>
                                    <a:pt x="1312437" y="9900"/>
                                  </a:lnTo>
                                  <a:lnTo>
                                    <a:pt x="1311794" y="8356"/>
                                  </a:lnTo>
                                  <a:lnTo>
                                    <a:pt x="1311794" y="4740"/>
                                  </a:lnTo>
                                  <a:lnTo>
                                    <a:pt x="1312437" y="3196"/>
                                  </a:lnTo>
                                  <a:lnTo>
                                    <a:pt x="1314997" y="639"/>
                                  </a:lnTo>
                                  <a:lnTo>
                                    <a:pt x="1316533" y="0"/>
                                  </a:lnTo>
                                  <a:lnTo>
                                    <a:pt x="1320153" y="0"/>
                                  </a:lnTo>
                                  <a:lnTo>
                                    <a:pt x="1321700" y="639"/>
                                  </a:lnTo>
                                  <a:lnTo>
                                    <a:pt x="1324260" y="3196"/>
                                  </a:lnTo>
                                  <a:lnTo>
                                    <a:pt x="1324891" y="4740"/>
                                  </a:lnTo>
                                  <a:lnTo>
                                    <a:pt x="1324891" y="8356"/>
                                  </a:lnTo>
                                  <a:lnTo>
                                    <a:pt x="1324260" y="9900"/>
                                  </a:lnTo>
                                  <a:lnTo>
                                    <a:pt x="1321700" y="12457"/>
                                  </a:lnTo>
                                  <a:lnTo>
                                    <a:pt x="132015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346394" y="13096"/>
                                  </a:moveTo>
                                  <a:lnTo>
                                    <a:pt x="1342775" y="13096"/>
                                  </a:lnTo>
                                  <a:lnTo>
                                    <a:pt x="1341227" y="12457"/>
                                  </a:lnTo>
                                  <a:lnTo>
                                    <a:pt x="1338679" y="9900"/>
                                  </a:lnTo>
                                  <a:lnTo>
                                    <a:pt x="1338036" y="8356"/>
                                  </a:lnTo>
                                  <a:lnTo>
                                    <a:pt x="1338036" y="4740"/>
                                  </a:lnTo>
                                  <a:lnTo>
                                    <a:pt x="1338679" y="3196"/>
                                  </a:lnTo>
                                  <a:lnTo>
                                    <a:pt x="1341227" y="639"/>
                                  </a:lnTo>
                                  <a:lnTo>
                                    <a:pt x="1342775" y="0"/>
                                  </a:lnTo>
                                  <a:lnTo>
                                    <a:pt x="1346394" y="0"/>
                                  </a:lnTo>
                                  <a:lnTo>
                                    <a:pt x="1347930" y="639"/>
                                  </a:lnTo>
                                  <a:lnTo>
                                    <a:pt x="1350490" y="3196"/>
                                  </a:lnTo>
                                  <a:lnTo>
                                    <a:pt x="1351133" y="4740"/>
                                  </a:lnTo>
                                  <a:lnTo>
                                    <a:pt x="1351133" y="8356"/>
                                  </a:lnTo>
                                  <a:lnTo>
                                    <a:pt x="1350490" y="9900"/>
                                  </a:lnTo>
                                  <a:lnTo>
                                    <a:pt x="1347930" y="12457"/>
                                  </a:lnTo>
                                  <a:lnTo>
                                    <a:pt x="134639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372623" y="13096"/>
                                  </a:moveTo>
                                  <a:lnTo>
                                    <a:pt x="1369004" y="13096"/>
                                  </a:lnTo>
                                  <a:lnTo>
                                    <a:pt x="1367468" y="12457"/>
                                  </a:lnTo>
                                  <a:lnTo>
                                    <a:pt x="1364908" y="9900"/>
                                  </a:lnTo>
                                  <a:lnTo>
                                    <a:pt x="1364265" y="8356"/>
                                  </a:lnTo>
                                  <a:lnTo>
                                    <a:pt x="1364265" y="4740"/>
                                  </a:lnTo>
                                  <a:lnTo>
                                    <a:pt x="1364908" y="3196"/>
                                  </a:lnTo>
                                  <a:lnTo>
                                    <a:pt x="1367468" y="639"/>
                                  </a:lnTo>
                                  <a:lnTo>
                                    <a:pt x="1369004" y="0"/>
                                  </a:lnTo>
                                  <a:lnTo>
                                    <a:pt x="1372623" y="0"/>
                                  </a:lnTo>
                                  <a:lnTo>
                                    <a:pt x="1374171" y="639"/>
                                  </a:lnTo>
                                  <a:lnTo>
                                    <a:pt x="1376731" y="3196"/>
                                  </a:lnTo>
                                  <a:lnTo>
                                    <a:pt x="1377362" y="4740"/>
                                  </a:lnTo>
                                  <a:lnTo>
                                    <a:pt x="1377362" y="8356"/>
                                  </a:lnTo>
                                  <a:lnTo>
                                    <a:pt x="1376731" y="9900"/>
                                  </a:lnTo>
                                  <a:lnTo>
                                    <a:pt x="1374171" y="12457"/>
                                  </a:lnTo>
                                  <a:lnTo>
                                    <a:pt x="137262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398865" y="13096"/>
                                  </a:moveTo>
                                  <a:lnTo>
                                    <a:pt x="1395245" y="13096"/>
                                  </a:lnTo>
                                  <a:lnTo>
                                    <a:pt x="1393698" y="12457"/>
                                  </a:lnTo>
                                  <a:lnTo>
                                    <a:pt x="1391150" y="9900"/>
                                  </a:lnTo>
                                  <a:lnTo>
                                    <a:pt x="1390507" y="8356"/>
                                  </a:lnTo>
                                  <a:lnTo>
                                    <a:pt x="1390507" y="4740"/>
                                  </a:lnTo>
                                  <a:lnTo>
                                    <a:pt x="1391150" y="3196"/>
                                  </a:lnTo>
                                  <a:lnTo>
                                    <a:pt x="1393698" y="639"/>
                                  </a:lnTo>
                                  <a:lnTo>
                                    <a:pt x="1395245" y="0"/>
                                  </a:lnTo>
                                  <a:lnTo>
                                    <a:pt x="1398865" y="0"/>
                                  </a:lnTo>
                                  <a:lnTo>
                                    <a:pt x="1400401" y="639"/>
                                  </a:lnTo>
                                  <a:lnTo>
                                    <a:pt x="1402961" y="3196"/>
                                  </a:lnTo>
                                  <a:lnTo>
                                    <a:pt x="1403604" y="4740"/>
                                  </a:lnTo>
                                  <a:lnTo>
                                    <a:pt x="1403604" y="8356"/>
                                  </a:lnTo>
                                  <a:lnTo>
                                    <a:pt x="1402961" y="9900"/>
                                  </a:lnTo>
                                  <a:lnTo>
                                    <a:pt x="1400401" y="12457"/>
                                  </a:lnTo>
                                  <a:lnTo>
                                    <a:pt x="139886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425094" y="13096"/>
                                  </a:moveTo>
                                  <a:lnTo>
                                    <a:pt x="1421487" y="13096"/>
                                  </a:lnTo>
                                  <a:lnTo>
                                    <a:pt x="1419939" y="12457"/>
                                  </a:lnTo>
                                  <a:lnTo>
                                    <a:pt x="1417379" y="9900"/>
                                  </a:lnTo>
                                  <a:lnTo>
                                    <a:pt x="1416736" y="8356"/>
                                  </a:lnTo>
                                  <a:lnTo>
                                    <a:pt x="1416736" y="4740"/>
                                  </a:lnTo>
                                  <a:lnTo>
                                    <a:pt x="1417379" y="3196"/>
                                  </a:lnTo>
                                  <a:lnTo>
                                    <a:pt x="1419939" y="639"/>
                                  </a:lnTo>
                                  <a:lnTo>
                                    <a:pt x="1421487" y="0"/>
                                  </a:lnTo>
                                  <a:lnTo>
                                    <a:pt x="1425094" y="0"/>
                                  </a:lnTo>
                                  <a:lnTo>
                                    <a:pt x="1426642" y="639"/>
                                  </a:lnTo>
                                  <a:lnTo>
                                    <a:pt x="1429202" y="3196"/>
                                  </a:lnTo>
                                  <a:lnTo>
                                    <a:pt x="1429833" y="4740"/>
                                  </a:lnTo>
                                  <a:lnTo>
                                    <a:pt x="1429833" y="8356"/>
                                  </a:lnTo>
                                  <a:lnTo>
                                    <a:pt x="1429202" y="9900"/>
                                  </a:lnTo>
                                  <a:lnTo>
                                    <a:pt x="1426642" y="12457"/>
                                  </a:lnTo>
                                  <a:lnTo>
                                    <a:pt x="142509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451336" y="13096"/>
                                  </a:moveTo>
                                  <a:lnTo>
                                    <a:pt x="1447716" y="13096"/>
                                  </a:lnTo>
                                  <a:lnTo>
                                    <a:pt x="1446168" y="12457"/>
                                  </a:lnTo>
                                  <a:lnTo>
                                    <a:pt x="1443620" y="9900"/>
                                  </a:lnTo>
                                  <a:lnTo>
                                    <a:pt x="1442978" y="8356"/>
                                  </a:lnTo>
                                  <a:lnTo>
                                    <a:pt x="1442978" y="4740"/>
                                  </a:lnTo>
                                  <a:lnTo>
                                    <a:pt x="1443620" y="3196"/>
                                  </a:lnTo>
                                  <a:lnTo>
                                    <a:pt x="1446168" y="639"/>
                                  </a:lnTo>
                                  <a:lnTo>
                                    <a:pt x="1447716" y="0"/>
                                  </a:lnTo>
                                  <a:lnTo>
                                    <a:pt x="1451336" y="0"/>
                                  </a:lnTo>
                                  <a:lnTo>
                                    <a:pt x="1452884" y="639"/>
                                  </a:lnTo>
                                  <a:lnTo>
                                    <a:pt x="1455431" y="3196"/>
                                  </a:lnTo>
                                  <a:lnTo>
                                    <a:pt x="1456074" y="4740"/>
                                  </a:lnTo>
                                  <a:lnTo>
                                    <a:pt x="1456074" y="8356"/>
                                  </a:lnTo>
                                  <a:lnTo>
                                    <a:pt x="1455431" y="9900"/>
                                  </a:lnTo>
                                  <a:lnTo>
                                    <a:pt x="1452884" y="12457"/>
                                  </a:lnTo>
                                  <a:lnTo>
                                    <a:pt x="145133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477565" y="13096"/>
                                  </a:moveTo>
                                  <a:lnTo>
                                    <a:pt x="1473958" y="13096"/>
                                  </a:lnTo>
                                  <a:lnTo>
                                    <a:pt x="1472410" y="12457"/>
                                  </a:lnTo>
                                  <a:lnTo>
                                    <a:pt x="1469850" y="9900"/>
                                  </a:lnTo>
                                  <a:lnTo>
                                    <a:pt x="1469219" y="8356"/>
                                  </a:lnTo>
                                  <a:lnTo>
                                    <a:pt x="1469219" y="4740"/>
                                  </a:lnTo>
                                  <a:lnTo>
                                    <a:pt x="1469850" y="3196"/>
                                  </a:lnTo>
                                  <a:lnTo>
                                    <a:pt x="1472410" y="639"/>
                                  </a:lnTo>
                                  <a:lnTo>
                                    <a:pt x="1473958" y="0"/>
                                  </a:lnTo>
                                  <a:lnTo>
                                    <a:pt x="1477565" y="0"/>
                                  </a:lnTo>
                                  <a:lnTo>
                                    <a:pt x="1479113" y="639"/>
                                  </a:lnTo>
                                  <a:lnTo>
                                    <a:pt x="1481673" y="3196"/>
                                  </a:lnTo>
                                  <a:lnTo>
                                    <a:pt x="1482316" y="4740"/>
                                  </a:lnTo>
                                  <a:lnTo>
                                    <a:pt x="1482316" y="8356"/>
                                  </a:lnTo>
                                  <a:lnTo>
                                    <a:pt x="1481673" y="9900"/>
                                  </a:lnTo>
                                  <a:lnTo>
                                    <a:pt x="1479113" y="12457"/>
                                  </a:lnTo>
                                  <a:lnTo>
                                    <a:pt x="147756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503807" y="13096"/>
                                  </a:moveTo>
                                  <a:lnTo>
                                    <a:pt x="1500187" y="13096"/>
                                  </a:lnTo>
                                  <a:lnTo>
                                    <a:pt x="1498651" y="12457"/>
                                  </a:lnTo>
                                  <a:lnTo>
                                    <a:pt x="1496091" y="9900"/>
                                  </a:lnTo>
                                  <a:lnTo>
                                    <a:pt x="1495448" y="8356"/>
                                  </a:lnTo>
                                  <a:lnTo>
                                    <a:pt x="1495448" y="4740"/>
                                  </a:lnTo>
                                  <a:lnTo>
                                    <a:pt x="1496091" y="3196"/>
                                  </a:lnTo>
                                  <a:lnTo>
                                    <a:pt x="1498651" y="639"/>
                                  </a:lnTo>
                                  <a:lnTo>
                                    <a:pt x="1500187" y="0"/>
                                  </a:lnTo>
                                  <a:lnTo>
                                    <a:pt x="1503807" y="0"/>
                                  </a:lnTo>
                                  <a:lnTo>
                                    <a:pt x="1505354" y="639"/>
                                  </a:lnTo>
                                  <a:lnTo>
                                    <a:pt x="1507902" y="3196"/>
                                  </a:lnTo>
                                  <a:lnTo>
                                    <a:pt x="1508545" y="4740"/>
                                  </a:lnTo>
                                  <a:lnTo>
                                    <a:pt x="1508545" y="8356"/>
                                  </a:lnTo>
                                  <a:lnTo>
                                    <a:pt x="1507902" y="9900"/>
                                  </a:lnTo>
                                  <a:lnTo>
                                    <a:pt x="1505354" y="12457"/>
                                  </a:lnTo>
                                  <a:lnTo>
                                    <a:pt x="150380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530048" y="13096"/>
                                  </a:moveTo>
                                  <a:lnTo>
                                    <a:pt x="1526428" y="13096"/>
                                  </a:lnTo>
                                  <a:lnTo>
                                    <a:pt x="1524881" y="12457"/>
                                  </a:lnTo>
                                  <a:lnTo>
                                    <a:pt x="1522321" y="9900"/>
                                  </a:lnTo>
                                  <a:lnTo>
                                    <a:pt x="1521690" y="8356"/>
                                  </a:lnTo>
                                  <a:lnTo>
                                    <a:pt x="1521690" y="4740"/>
                                  </a:lnTo>
                                  <a:lnTo>
                                    <a:pt x="1522321" y="3196"/>
                                  </a:lnTo>
                                  <a:lnTo>
                                    <a:pt x="1524881" y="639"/>
                                  </a:lnTo>
                                  <a:lnTo>
                                    <a:pt x="1526428" y="0"/>
                                  </a:lnTo>
                                  <a:lnTo>
                                    <a:pt x="1530048" y="0"/>
                                  </a:lnTo>
                                  <a:lnTo>
                                    <a:pt x="1531584" y="639"/>
                                  </a:lnTo>
                                  <a:lnTo>
                                    <a:pt x="1534144" y="3196"/>
                                  </a:lnTo>
                                  <a:lnTo>
                                    <a:pt x="1534787" y="4740"/>
                                  </a:lnTo>
                                  <a:lnTo>
                                    <a:pt x="1534787" y="8356"/>
                                  </a:lnTo>
                                  <a:lnTo>
                                    <a:pt x="1534144" y="9900"/>
                                  </a:lnTo>
                                  <a:lnTo>
                                    <a:pt x="1531584" y="12457"/>
                                  </a:lnTo>
                                  <a:lnTo>
                                    <a:pt x="153004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556277" y="13096"/>
                                  </a:moveTo>
                                  <a:lnTo>
                                    <a:pt x="1552658" y="13096"/>
                                  </a:lnTo>
                                  <a:lnTo>
                                    <a:pt x="1551122" y="12457"/>
                                  </a:lnTo>
                                  <a:lnTo>
                                    <a:pt x="1548562" y="9900"/>
                                  </a:lnTo>
                                  <a:lnTo>
                                    <a:pt x="1547919" y="8356"/>
                                  </a:lnTo>
                                  <a:lnTo>
                                    <a:pt x="1547919" y="4740"/>
                                  </a:lnTo>
                                  <a:lnTo>
                                    <a:pt x="1548562" y="3196"/>
                                  </a:lnTo>
                                  <a:lnTo>
                                    <a:pt x="1551122" y="639"/>
                                  </a:lnTo>
                                  <a:lnTo>
                                    <a:pt x="1552658" y="0"/>
                                  </a:lnTo>
                                  <a:lnTo>
                                    <a:pt x="1556277" y="0"/>
                                  </a:lnTo>
                                  <a:lnTo>
                                    <a:pt x="1557825" y="639"/>
                                  </a:lnTo>
                                  <a:lnTo>
                                    <a:pt x="1560373" y="3196"/>
                                  </a:lnTo>
                                  <a:lnTo>
                                    <a:pt x="1561016" y="4740"/>
                                  </a:lnTo>
                                  <a:lnTo>
                                    <a:pt x="1561016" y="8356"/>
                                  </a:lnTo>
                                  <a:lnTo>
                                    <a:pt x="1560373" y="9900"/>
                                  </a:lnTo>
                                  <a:lnTo>
                                    <a:pt x="1557825" y="12457"/>
                                  </a:lnTo>
                                  <a:lnTo>
                                    <a:pt x="155627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582519" y="13096"/>
                                  </a:moveTo>
                                  <a:lnTo>
                                    <a:pt x="1578899" y="13096"/>
                                  </a:lnTo>
                                  <a:lnTo>
                                    <a:pt x="1577351" y="12457"/>
                                  </a:lnTo>
                                  <a:lnTo>
                                    <a:pt x="1574792" y="9900"/>
                                  </a:lnTo>
                                  <a:lnTo>
                                    <a:pt x="1574161" y="8356"/>
                                  </a:lnTo>
                                  <a:lnTo>
                                    <a:pt x="1574161" y="4740"/>
                                  </a:lnTo>
                                  <a:lnTo>
                                    <a:pt x="1574792" y="3196"/>
                                  </a:lnTo>
                                  <a:lnTo>
                                    <a:pt x="1577351" y="639"/>
                                  </a:lnTo>
                                  <a:lnTo>
                                    <a:pt x="1578899" y="0"/>
                                  </a:lnTo>
                                  <a:lnTo>
                                    <a:pt x="1582519" y="0"/>
                                  </a:lnTo>
                                  <a:lnTo>
                                    <a:pt x="1584055" y="639"/>
                                  </a:lnTo>
                                  <a:lnTo>
                                    <a:pt x="1586615" y="3196"/>
                                  </a:lnTo>
                                  <a:lnTo>
                                    <a:pt x="1587257" y="4740"/>
                                  </a:lnTo>
                                  <a:lnTo>
                                    <a:pt x="1587257" y="8356"/>
                                  </a:lnTo>
                                  <a:lnTo>
                                    <a:pt x="1586615" y="9900"/>
                                  </a:lnTo>
                                  <a:lnTo>
                                    <a:pt x="1584055" y="12457"/>
                                  </a:lnTo>
                                  <a:lnTo>
                                    <a:pt x="158251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608748" y="13096"/>
                                  </a:moveTo>
                                  <a:lnTo>
                                    <a:pt x="1605129" y="13096"/>
                                  </a:lnTo>
                                  <a:lnTo>
                                    <a:pt x="1603593" y="12457"/>
                                  </a:lnTo>
                                  <a:lnTo>
                                    <a:pt x="1601033" y="9900"/>
                                  </a:lnTo>
                                  <a:lnTo>
                                    <a:pt x="1600390" y="8356"/>
                                  </a:lnTo>
                                  <a:lnTo>
                                    <a:pt x="1600390" y="4740"/>
                                  </a:lnTo>
                                  <a:lnTo>
                                    <a:pt x="1601033" y="3196"/>
                                  </a:lnTo>
                                  <a:lnTo>
                                    <a:pt x="1603593" y="639"/>
                                  </a:lnTo>
                                  <a:lnTo>
                                    <a:pt x="1605129" y="0"/>
                                  </a:lnTo>
                                  <a:lnTo>
                                    <a:pt x="1608748" y="0"/>
                                  </a:lnTo>
                                  <a:lnTo>
                                    <a:pt x="1610296" y="639"/>
                                  </a:lnTo>
                                  <a:lnTo>
                                    <a:pt x="1612856" y="3196"/>
                                  </a:lnTo>
                                  <a:lnTo>
                                    <a:pt x="1613487" y="4740"/>
                                  </a:lnTo>
                                  <a:lnTo>
                                    <a:pt x="1613487" y="8356"/>
                                  </a:lnTo>
                                  <a:lnTo>
                                    <a:pt x="1612856" y="9900"/>
                                  </a:lnTo>
                                  <a:lnTo>
                                    <a:pt x="1610296" y="12457"/>
                                  </a:lnTo>
                                  <a:lnTo>
                                    <a:pt x="160874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634990" y="13096"/>
                                  </a:moveTo>
                                  <a:lnTo>
                                    <a:pt x="1631370" y="13096"/>
                                  </a:lnTo>
                                  <a:lnTo>
                                    <a:pt x="1629822" y="12457"/>
                                  </a:lnTo>
                                  <a:lnTo>
                                    <a:pt x="1627274" y="9900"/>
                                  </a:lnTo>
                                  <a:lnTo>
                                    <a:pt x="1626631" y="8356"/>
                                  </a:lnTo>
                                  <a:lnTo>
                                    <a:pt x="1626631" y="4740"/>
                                  </a:lnTo>
                                  <a:lnTo>
                                    <a:pt x="1627274" y="3196"/>
                                  </a:lnTo>
                                  <a:lnTo>
                                    <a:pt x="1629822" y="639"/>
                                  </a:lnTo>
                                  <a:lnTo>
                                    <a:pt x="1631370" y="0"/>
                                  </a:lnTo>
                                  <a:lnTo>
                                    <a:pt x="1634990" y="0"/>
                                  </a:lnTo>
                                  <a:lnTo>
                                    <a:pt x="1636526" y="639"/>
                                  </a:lnTo>
                                  <a:lnTo>
                                    <a:pt x="1639085" y="3196"/>
                                  </a:lnTo>
                                  <a:lnTo>
                                    <a:pt x="1639728" y="4740"/>
                                  </a:lnTo>
                                  <a:lnTo>
                                    <a:pt x="1639728" y="8356"/>
                                  </a:lnTo>
                                  <a:lnTo>
                                    <a:pt x="1639085" y="9900"/>
                                  </a:lnTo>
                                  <a:lnTo>
                                    <a:pt x="1636526" y="12457"/>
                                  </a:lnTo>
                                  <a:lnTo>
                                    <a:pt x="163499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661219" y="13096"/>
                                  </a:moveTo>
                                  <a:lnTo>
                                    <a:pt x="1657600" y="13096"/>
                                  </a:lnTo>
                                  <a:lnTo>
                                    <a:pt x="1656064" y="12457"/>
                                  </a:lnTo>
                                  <a:lnTo>
                                    <a:pt x="1653504" y="9900"/>
                                  </a:lnTo>
                                  <a:lnTo>
                                    <a:pt x="1652861" y="8356"/>
                                  </a:lnTo>
                                  <a:lnTo>
                                    <a:pt x="1652861" y="4740"/>
                                  </a:lnTo>
                                  <a:lnTo>
                                    <a:pt x="1653504" y="3196"/>
                                  </a:lnTo>
                                  <a:lnTo>
                                    <a:pt x="1656064" y="639"/>
                                  </a:lnTo>
                                  <a:lnTo>
                                    <a:pt x="1657600" y="0"/>
                                  </a:lnTo>
                                  <a:lnTo>
                                    <a:pt x="1661219" y="0"/>
                                  </a:lnTo>
                                  <a:lnTo>
                                    <a:pt x="1662767" y="639"/>
                                  </a:lnTo>
                                  <a:lnTo>
                                    <a:pt x="1665327" y="3196"/>
                                  </a:lnTo>
                                  <a:lnTo>
                                    <a:pt x="1665958" y="4740"/>
                                  </a:lnTo>
                                  <a:lnTo>
                                    <a:pt x="1665958" y="8356"/>
                                  </a:lnTo>
                                  <a:lnTo>
                                    <a:pt x="1665327" y="9900"/>
                                  </a:lnTo>
                                  <a:lnTo>
                                    <a:pt x="1662767" y="12457"/>
                                  </a:lnTo>
                                  <a:lnTo>
                                    <a:pt x="166121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687460" y="13096"/>
                                  </a:moveTo>
                                  <a:lnTo>
                                    <a:pt x="1683841" y="13096"/>
                                  </a:lnTo>
                                  <a:lnTo>
                                    <a:pt x="1682293" y="12457"/>
                                  </a:lnTo>
                                  <a:lnTo>
                                    <a:pt x="1679745" y="9900"/>
                                  </a:lnTo>
                                  <a:lnTo>
                                    <a:pt x="1679102" y="8356"/>
                                  </a:lnTo>
                                  <a:lnTo>
                                    <a:pt x="1679102" y="4740"/>
                                  </a:lnTo>
                                  <a:lnTo>
                                    <a:pt x="1679745" y="3196"/>
                                  </a:lnTo>
                                  <a:lnTo>
                                    <a:pt x="1682293" y="639"/>
                                  </a:lnTo>
                                  <a:lnTo>
                                    <a:pt x="1683841" y="0"/>
                                  </a:lnTo>
                                  <a:lnTo>
                                    <a:pt x="1687460" y="0"/>
                                  </a:lnTo>
                                  <a:lnTo>
                                    <a:pt x="1688996" y="639"/>
                                  </a:lnTo>
                                  <a:lnTo>
                                    <a:pt x="1691556" y="3196"/>
                                  </a:lnTo>
                                  <a:lnTo>
                                    <a:pt x="1692199" y="4740"/>
                                  </a:lnTo>
                                  <a:lnTo>
                                    <a:pt x="1692199" y="8356"/>
                                  </a:lnTo>
                                  <a:lnTo>
                                    <a:pt x="1691556" y="9900"/>
                                  </a:lnTo>
                                  <a:lnTo>
                                    <a:pt x="1688996" y="12457"/>
                                  </a:lnTo>
                                  <a:lnTo>
                                    <a:pt x="168746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713690" y="13096"/>
                                  </a:moveTo>
                                  <a:lnTo>
                                    <a:pt x="1710082" y="13096"/>
                                  </a:lnTo>
                                  <a:lnTo>
                                    <a:pt x="1708535" y="12457"/>
                                  </a:lnTo>
                                  <a:lnTo>
                                    <a:pt x="1705975" y="9900"/>
                                  </a:lnTo>
                                  <a:lnTo>
                                    <a:pt x="1705332" y="8356"/>
                                  </a:lnTo>
                                  <a:lnTo>
                                    <a:pt x="1705332" y="4740"/>
                                  </a:lnTo>
                                  <a:lnTo>
                                    <a:pt x="1705975" y="3196"/>
                                  </a:lnTo>
                                  <a:lnTo>
                                    <a:pt x="1708535" y="639"/>
                                  </a:lnTo>
                                  <a:lnTo>
                                    <a:pt x="1710082" y="0"/>
                                  </a:lnTo>
                                  <a:lnTo>
                                    <a:pt x="1713690" y="0"/>
                                  </a:lnTo>
                                  <a:lnTo>
                                    <a:pt x="1715238" y="639"/>
                                  </a:lnTo>
                                  <a:lnTo>
                                    <a:pt x="1717798" y="3196"/>
                                  </a:lnTo>
                                  <a:lnTo>
                                    <a:pt x="1718429" y="4740"/>
                                  </a:lnTo>
                                  <a:lnTo>
                                    <a:pt x="1718429" y="8356"/>
                                  </a:lnTo>
                                  <a:lnTo>
                                    <a:pt x="1717798" y="9900"/>
                                  </a:lnTo>
                                  <a:lnTo>
                                    <a:pt x="1715238" y="12457"/>
                                  </a:lnTo>
                                  <a:lnTo>
                                    <a:pt x="171369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739931" y="13096"/>
                                  </a:moveTo>
                                  <a:lnTo>
                                    <a:pt x="1736312" y="13096"/>
                                  </a:lnTo>
                                  <a:lnTo>
                                    <a:pt x="1734764" y="12457"/>
                                  </a:lnTo>
                                  <a:lnTo>
                                    <a:pt x="1732216" y="9900"/>
                                  </a:lnTo>
                                  <a:lnTo>
                                    <a:pt x="1731573" y="8356"/>
                                  </a:lnTo>
                                  <a:lnTo>
                                    <a:pt x="1731573" y="4740"/>
                                  </a:lnTo>
                                  <a:lnTo>
                                    <a:pt x="1732216" y="3196"/>
                                  </a:lnTo>
                                  <a:lnTo>
                                    <a:pt x="1734764" y="639"/>
                                  </a:lnTo>
                                  <a:lnTo>
                                    <a:pt x="1736312" y="0"/>
                                  </a:lnTo>
                                  <a:lnTo>
                                    <a:pt x="1739931" y="0"/>
                                  </a:lnTo>
                                  <a:lnTo>
                                    <a:pt x="1741479" y="639"/>
                                  </a:lnTo>
                                  <a:lnTo>
                                    <a:pt x="1744027" y="3196"/>
                                  </a:lnTo>
                                  <a:lnTo>
                                    <a:pt x="1744670" y="4740"/>
                                  </a:lnTo>
                                  <a:lnTo>
                                    <a:pt x="1744670" y="8356"/>
                                  </a:lnTo>
                                  <a:lnTo>
                                    <a:pt x="1744027" y="9900"/>
                                  </a:lnTo>
                                  <a:lnTo>
                                    <a:pt x="1741479" y="12457"/>
                                  </a:lnTo>
                                  <a:lnTo>
                                    <a:pt x="173993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766161" y="13096"/>
                                  </a:moveTo>
                                  <a:lnTo>
                                    <a:pt x="1762553" y="13096"/>
                                  </a:lnTo>
                                  <a:lnTo>
                                    <a:pt x="1761005" y="12457"/>
                                  </a:lnTo>
                                  <a:lnTo>
                                    <a:pt x="1758446" y="9900"/>
                                  </a:lnTo>
                                  <a:lnTo>
                                    <a:pt x="1757814" y="8356"/>
                                  </a:lnTo>
                                  <a:lnTo>
                                    <a:pt x="1757814" y="4740"/>
                                  </a:lnTo>
                                  <a:lnTo>
                                    <a:pt x="1758446" y="3196"/>
                                  </a:lnTo>
                                  <a:lnTo>
                                    <a:pt x="1761005" y="639"/>
                                  </a:lnTo>
                                  <a:lnTo>
                                    <a:pt x="1762553" y="0"/>
                                  </a:lnTo>
                                  <a:lnTo>
                                    <a:pt x="1766161" y="0"/>
                                  </a:lnTo>
                                  <a:lnTo>
                                    <a:pt x="1767709" y="639"/>
                                  </a:lnTo>
                                  <a:lnTo>
                                    <a:pt x="1770268" y="3196"/>
                                  </a:lnTo>
                                  <a:lnTo>
                                    <a:pt x="1770911" y="4740"/>
                                  </a:lnTo>
                                  <a:lnTo>
                                    <a:pt x="1770911" y="8356"/>
                                  </a:lnTo>
                                  <a:lnTo>
                                    <a:pt x="1770268" y="9900"/>
                                  </a:lnTo>
                                  <a:lnTo>
                                    <a:pt x="1767709" y="12457"/>
                                  </a:lnTo>
                                  <a:lnTo>
                                    <a:pt x="176616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792402" y="13096"/>
                                  </a:moveTo>
                                  <a:lnTo>
                                    <a:pt x="1788783" y="13096"/>
                                  </a:lnTo>
                                  <a:lnTo>
                                    <a:pt x="1787247" y="12457"/>
                                  </a:lnTo>
                                  <a:lnTo>
                                    <a:pt x="1784687" y="9900"/>
                                  </a:lnTo>
                                  <a:lnTo>
                                    <a:pt x="1784044" y="8356"/>
                                  </a:lnTo>
                                  <a:lnTo>
                                    <a:pt x="1784044" y="4740"/>
                                  </a:lnTo>
                                  <a:lnTo>
                                    <a:pt x="1784687" y="3196"/>
                                  </a:lnTo>
                                  <a:lnTo>
                                    <a:pt x="1787247" y="639"/>
                                  </a:lnTo>
                                  <a:lnTo>
                                    <a:pt x="1788783" y="0"/>
                                  </a:lnTo>
                                  <a:lnTo>
                                    <a:pt x="1792402" y="0"/>
                                  </a:lnTo>
                                  <a:lnTo>
                                    <a:pt x="1793950" y="639"/>
                                  </a:lnTo>
                                  <a:lnTo>
                                    <a:pt x="1796498" y="3196"/>
                                  </a:lnTo>
                                  <a:lnTo>
                                    <a:pt x="1797141" y="4740"/>
                                  </a:lnTo>
                                  <a:lnTo>
                                    <a:pt x="1797141" y="8356"/>
                                  </a:lnTo>
                                  <a:lnTo>
                                    <a:pt x="1796498" y="9900"/>
                                  </a:lnTo>
                                  <a:lnTo>
                                    <a:pt x="1793950" y="12457"/>
                                  </a:lnTo>
                                  <a:lnTo>
                                    <a:pt x="179240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818644" y="13096"/>
                                  </a:moveTo>
                                  <a:lnTo>
                                    <a:pt x="1815024" y="13096"/>
                                  </a:lnTo>
                                  <a:lnTo>
                                    <a:pt x="1813476" y="12457"/>
                                  </a:lnTo>
                                  <a:lnTo>
                                    <a:pt x="1810916" y="9900"/>
                                  </a:lnTo>
                                  <a:lnTo>
                                    <a:pt x="1810285" y="8356"/>
                                  </a:lnTo>
                                  <a:lnTo>
                                    <a:pt x="1810285" y="4740"/>
                                  </a:lnTo>
                                  <a:lnTo>
                                    <a:pt x="1810916" y="3196"/>
                                  </a:lnTo>
                                  <a:lnTo>
                                    <a:pt x="1813476" y="639"/>
                                  </a:lnTo>
                                  <a:lnTo>
                                    <a:pt x="1815024" y="0"/>
                                  </a:lnTo>
                                  <a:lnTo>
                                    <a:pt x="1818644" y="0"/>
                                  </a:lnTo>
                                  <a:lnTo>
                                    <a:pt x="1820179" y="639"/>
                                  </a:lnTo>
                                  <a:lnTo>
                                    <a:pt x="1822739" y="3196"/>
                                  </a:lnTo>
                                  <a:lnTo>
                                    <a:pt x="1823382" y="4740"/>
                                  </a:lnTo>
                                  <a:lnTo>
                                    <a:pt x="1823382" y="8356"/>
                                  </a:lnTo>
                                  <a:lnTo>
                                    <a:pt x="1822739" y="9900"/>
                                  </a:lnTo>
                                  <a:lnTo>
                                    <a:pt x="1820179" y="12457"/>
                                  </a:lnTo>
                                  <a:lnTo>
                                    <a:pt x="181864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844873" y="13096"/>
                                  </a:moveTo>
                                  <a:lnTo>
                                    <a:pt x="1841253" y="13096"/>
                                  </a:lnTo>
                                  <a:lnTo>
                                    <a:pt x="1839718" y="12457"/>
                                  </a:lnTo>
                                  <a:lnTo>
                                    <a:pt x="1837158" y="9900"/>
                                  </a:lnTo>
                                  <a:lnTo>
                                    <a:pt x="1836515" y="8356"/>
                                  </a:lnTo>
                                  <a:lnTo>
                                    <a:pt x="1836515" y="4740"/>
                                  </a:lnTo>
                                  <a:lnTo>
                                    <a:pt x="1837158" y="3196"/>
                                  </a:lnTo>
                                  <a:lnTo>
                                    <a:pt x="1839718" y="639"/>
                                  </a:lnTo>
                                  <a:lnTo>
                                    <a:pt x="1841253" y="0"/>
                                  </a:lnTo>
                                  <a:lnTo>
                                    <a:pt x="1844873" y="0"/>
                                  </a:lnTo>
                                  <a:lnTo>
                                    <a:pt x="1846421" y="639"/>
                                  </a:lnTo>
                                  <a:lnTo>
                                    <a:pt x="1848969" y="3196"/>
                                  </a:lnTo>
                                  <a:lnTo>
                                    <a:pt x="1849612" y="4740"/>
                                  </a:lnTo>
                                  <a:lnTo>
                                    <a:pt x="1849612" y="8356"/>
                                  </a:lnTo>
                                  <a:lnTo>
                                    <a:pt x="1848969" y="9900"/>
                                  </a:lnTo>
                                  <a:lnTo>
                                    <a:pt x="1846421" y="12457"/>
                                  </a:lnTo>
                                  <a:lnTo>
                                    <a:pt x="184487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871114" y="13096"/>
                                  </a:moveTo>
                                  <a:lnTo>
                                    <a:pt x="1867495" y="13096"/>
                                  </a:lnTo>
                                  <a:lnTo>
                                    <a:pt x="1865947" y="12457"/>
                                  </a:lnTo>
                                  <a:lnTo>
                                    <a:pt x="1863387" y="9900"/>
                                  </a:lnTo>
                                  <a:lnTo>
                                    <a:pt x="1862756" y="8356"/>
                                  </a:lnTo>
                                  <a:lnTo>
                                    <a:pt x="1862756" y="4740"/>
                                  </a:lnTo>
                                  <a:lnTo>
                                    <a:pt x="1863387" y="3196"/>
                                  </a:lnTo>
                                  <a:lnTo>
                                    <a:pt x="1865947" y="639"/>
                                  </a:lnTo>
                                  <a:lnTo>
                                    <a:pt x="1867495" y="0"/>
                                  </a:lnTo>
                                  <a:lnTo>
                                    <a:pt x="1871114" y="0"/>
                                  </a:lnTo>
                                  <a:lnTo>
                                    <a:pt x="1872650" y="639"/>
                                  </a:lnTo>
                                  <a:lnTo>
                                    <a:pt x="1875210" y="3196"/>
                                  </a:lnTo>
                                  <a:lnTo>
                                    <a:pt x="1875853" y="4740"/>
                                  </a:lnTo>
                                  <a:lnTo>
                                    <a:pt x="1875853" y="8356"/>
                                  </a:lnTo>
                                  <a:lnTo>
                                    <a:pt x="1875210" y="9900"/>
                                  </a:lnTo>
                                  <a:lnTo>
                                    <a:pt x="1872650" y="12457"/>
                                  </a:lnTo>
                                  <a:lnTo>
                                    <a:pt x="187111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897344" y="13096"/>
                                  </a:moveTo>
                                  <a:lnTo>
                                    <a:pt x="1893724" y="13096"/>
                                  </a:lnTo>
                                  <a:lnTo>
                                    <a:pt x="1892188" y="12457"/>
                                  </a:lnTo>
                                  <a:lnTo>
                                    <a:pt x="1889629" y="9900"/>
                                  </a:lnTo>
                                  <a:lnTo>
                                    <a:pt x="1888986" y="8356"/>
                                  </a:lnTo>
                                  <a:lnTo>
                                    <a:pt x="1888986" y="4740"/>
                                  </a:lnTo>
                                  <a:lnTo>
                                    <a:pt x="1889629" y="3196"/>
                                  </a:lnTo>
                                  <a:lnTo>
                                    <a:pt x="1892188" y="639"/>
                                  </a:lnTo>
                                  <a:lnTo>
                                    <a:pt x="1893724" y="0"/>
                                  </a:lnTo>
                                  <a:lnTo>
                                    <a:pt x="1897344" y="0"/>
                                  </a:lnTo>
                                  <a:lnTo>
                                    <a:pt x="1898892" y="639"/>
                                  </a:lnTo>
                                  <a:lnTo>
                                    <a:pt x="1901451" y="3196"/>
                                  </a:lnTo>
                                  <a:lnTo>
                                    <a:pt x="1902083" y="4740"/>
                                  </a:lnTo>
                                  <a:lnTo>
                                    <a:pt x="1902083" y="8356"/>
                                  </a:lnTo>
                                  <a:lnTo>
                                    <a:pt x="1901451" y="9900"/>
                                  </a:lnTo>
                                  <a:lnTo>
                                    <a:pt x="1898892" y="12457"/>
                                  </a:lnTo>
                                  <a:lnTo>
                                    <a:pt x="189734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923585" y="13096"/>
                                  </a:moveTo>
                                  <a:lnTo>
                                    <a:pt x="1919966" y="13096"/>
                                  </a:lnTo>
                                  <a:lnTo>
                                    <a:pt x="1918418" y="12457"/>
                                  </a:lnTo>
                                  <a:lnTo>
                                    <a:pt x="1915858" y="9900"/>
                                  </a:lnTo>
                                  <a:lnTo>
                                    <a:pt x="1915227" y="8356"/>
                                  </a:lnTo>
                                  <a:lnTo>
                                    <a:pt x="1915227" y="4740"/>
                                  </a:lnTo>
                                  <a:lnTo>
                                    <a:pt x="1915858" y="3196"/>
                                  </a:lnTo>
                                  <a:lnTo>
                                    <a:pt x="1918418" y="639"/>
                                  </a:lnTo>
                                  <a:lnTo>
                                    <a:pt x="1919966" y="0"/>
                                  </a:lnTo>
                                  <a:lnTo>
                                    <a:pt x="1923585" y="0"/>
                                  </a:lnTo>
                                  <a:lnTo>
                                    <a:pt x="1925121" y="639"/>
                                  </a:lnTo>
                                  <a:lnTo>
                                    <a:pt x="1927681" y="3196"/>
                                  </a:lnTo>
                                  <a:lnTo>
                                    <a:pt x="1928324" y="4740"/>
                                  </a:lnTo>
                                  <a:lnTo>
                                    <a:pt x="1928324" y="8356"/>
                                  </a:lnTo>
                                  <a:lnTo>
                                    <a:pt x="1927681" y="9900"/>
                                  </a:lnTo>
                                  <a:lnTo>
                                    <a:pt x="1925121" y="12457"/>
                                  </a:lnTo>
                                  <a:lnTo>
                                    <a:pt x="192358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949815" y="13096"/>
                                  </a:moveTo>
                                  <a:lnTo>
                                    <a:pt x="1946195" y="13096"/>
                                  </a:lnTo>
                                  <a:lnTo>
                                    <a:pt x="1944659" y="12457"/>
                                  </a:lnTo>
                                  <a:lnTo>
                                    <a:pt x="1942099" y="9900"/>
                                  </a:lnTo>
                                  <a:lnTo>
                                    <a:pt x="1941456" y="8356"/>
                                  </a:lnTo>
                                  <a:lnTo>
                                    <a:pt x="1941456" y="4740"/>
                                  </a:lnTo>
                                  <a:lnTo>
                                    <a:pt x="1942099" y="3196"/>
                                  </a:lnTo>
                                  <a:lnTo>
                                    <a:pt x="1944659" y="639"/>
                                  </a:lnTo>
                                  <a:lnTo>
                                    <a:pt x="1946195" y="0"/>
                                  </a:lnTo>
                                  <a:lnTo>
                                    <a:pt x="1949815" y="0"/>
                                  </a:lnTo>
                                  <a:lnTo>
                                    <a:pt x="1951362" y="639"/>
                                  </a:lnTo>
                                  <a:lnTo>
                                    <a:pt x="1953922" y="3196"/>
                                  </a:lnTo>
                                  <a:lnTo>
                                    <a:pt x="1954553" y="4740"/>
                                  </a:lnTo>
                                  <a:lnTo>
                                    <a:pt x="1954553" y="8356"/>
                                  </a:lnTo>
                                  <a:lnTo>
                                    <a:pt x="1953922" y="9900"/>
                                  </a:lnTo>
                                  <a:lnTo>
                                    <a:pt x="1951362" y="12457"/>
                                  </a:lnTo>
                                  <a:lnTo>
                                    <a:pt x="194981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1976056" y="13096"/>
                                  </a:moveTo>
                                  <a:lnTo>
                                    <a:pt x="1972437" y="13096"/>
                                  </a:lnTo>
                                  <a:lnTo>
                                    <a:pt x="1970889" y="12457"/>
                                  </a:lnTo>
                                  <a:lnTo>
                                    <a:pt x="1968341" y="9900"/>
                                  </a:lnTo>
                                  <a:lnTo>
                                    <a:pt x="1967698" y="8356"/>
                                  </a:lnTo>
                                  <a:lnTo>
                                    <a:pt x="1967698" y="4740"/>
                                  </a:lnTo>
                                  <a:lnTo>
                                    <a:pt x="1968341" y="3196"/>
                                  </a:lnTo>
                                  <a:lnTo>
                                    <a:pt x="1970889" y="639"/>
                                  </a:lnTo>
                                  <a:lnTo>
                                    <a:pt x="1972437" y="0"/>
                                  </a:lnTo>
                                  <a:lnTo>
                                    <a:pt x="1976056" y="0"/>
                                  </a:lnTo>
                                  <a:lnTo>
                                    <a:pt x="1977592" y="639"/>
                                  </a:lnTo>
                                  <a:lnTo>
                                    <a:pt x="1980152" y="3196"/>
                                  </a:lnTo>
                                  <a:lnTo>
                                    <a:pt x="1980795" y="4740"/>
                                  </a:lnTo>
                                  <a:lnTo>
                                    <a:pt x="1980795" y="8356"/>
                                  </a:lnTo>
                                  <a:lnTo>
                                    <a:pt x="1980152" y="9900"/>
                                  </a:lnTo>
                                  <a:lnTo>
                                    <a:pt x="1977592" y="12457"/>
                                  </a:lnTo>
                                  <a:lnTo>
                                    <a:pt x="197605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002286" y="13096"/>
                                  </a:moveTo>
                                  <a:lnTo>
                                    <a:pt x="1998678" y="13096"/>
                                  </a:lnTo>
                                  <a:lnTo>
                                    <a:pt x="1997130" y="12457"/>
                                  </a:lnTo>
                                  <a:lnTo>
                                    <a:pt x="1994570" y="9900"/>
                                  </a:lnTo>
                                  <a:lnTo>
                                    <a:pt x="1993927" y="8356"/>
                                  </a:lnTo>
                                  <a:lnTo>
                                    <a:pt x="1993927" y="4740"/>
                                  </a:lnTo>
                                  <a:lnTo>
                                    <a:pt x="1994570" y="3196"/>
                                  </a:lnTo>
                                  <a:lnTo>
                                    <a:pt x="1997130" y="639"/>
                                  </a:lnTo>
                                  <a:lnTo>
                                    <a:pt x="1998678" y="0"/>
                                  </a:lnTo>
                                  <a:lnTo>
                                    <a:pt x="2002286" y="0"/>
                                  </a:lnTo>
                                  <a:lnTo>
                                    <a:pt x="2003833" y="639"/>
                                  </a:lnTo>
                                  <a:lnTo>
                                    <a:pt x="2006393" y="3196"/>
                                  </a:lnTo>
                                  <a:lnTo>
                                    <a:pt x="2007024" y="4740"/>
                                  </a:lnTo>
                                  <a:lnTo>
                                    <a:pt x="2007024" y="8356"/>
                                  </a:lnTo>
                                  <a:lnTo>
                                    <a:pt x="2006393" y="9900"/>
                                  </a:lnTo>
                                  <a:lnTo>
                                    <a:pt x="2003833" y="12457"/>
                                  </a:lnTo>
                                  <a:lnTo>
                                    <a:pt x="200228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028527" y="13096"/>
                                  </a:moveTo>
                                  <a:lnTo>
                                    <a:pt x="2024907" y="13096"/>
                                  </a:lnTo>
                                  <a:lnTo>
                                    <a:pt x="2023360" y="12457"/>
                                  </a:lnTo>
                                  <a:lnTo>
                                    <a:pt x="2020812" y="9900"/>
                                  </a:lnTo>
                                  <a:lnTo>
                                    <a:pt x="2020169" y="8356"/>
                                  </a:lnTo>
                                  <a:lnTo>
                                    <a:pt x="2020169" y="4740"/>
                                  </a:lnTo>
                                  <a:lnTo>
                                    <a:pt x="2020812" y="3196"/>
                                  </a:lnTo>
                                  <a:lnTo>
                                    <a:pt x="2023360" y="639"/>
                                  </a:lnTo>
                                  <a:lnTo>
                                    <a:pt x="2024907" y="0"/>
                                  </a:lnTo>
                                  <a:lnTo>
                                    <a:pt x="2028527" y="0"/>
                                  </a:lnTo>
                                  <a:lnTo>
                                    <a:pt x="2030075" y="639"/>
                                  </a:lnTo>
                                  <a:lnTo>
                                    <a:pt x="2032623" y="3196"/>
                                  </a:lnTo>
                                  <a:lnTo>
                                    <a:pt x="2033266" y="4740"/>
                                  </a:lnTo>
                                  <a:lnTo>
                                    <a:pt x="2033266" y="8356"/>
                                  </a:lnTo>
                                  <a:lnTo>
                                    <a:pt x="2032623" y="9900"/>
                                  </a:lnTo>
                                  <a:lnTo>
                                    <a:pt x="2030075" y="12457"/>
                                  </a:lnTo>
                                  <a:lnTo>
                                    <a:pt x="202852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054756" y="13096"/>
                                  </a:moveTo>
                                  <a:lnTo>
                                    <a:pt x="2051149" y="13096"/>
                                  </a:lnTo>
                                  <a:lnTo>
                                    <a:pt x="2049601" y="12457"/>
                                  </a:lnTo>
                                  <a:lnTo>
                                    <a:pt x="2047041" y="9900"/>
                                  </a:lnTo>
                                  <a:lnTo>
                                    <a:pt x="2046410" y="8356"/>
                                  </a:lnTo>
                                  <a:lnTo>
                                    <a:pt x="2046410" y="4740"/>
                                  </a:lnTo>
                                  <a:lnTo>
                                    <a:pt x="2047041" y="3196"/>
                                  </a:lnTo>
                                  <a:lnTo>
                                    <a:pt x="2049601" y="639"/>
                                  </a:lnTo>
                                  <a:lnTo>
                                    <a:pt x="2051149" y="0"/>
                                  </a:lnTo>
                                  <a:lnTo>
                                    <a:pt x="2054756" y="0"/>
                                  </a:lnTo>
                                  <a:lnTo>
                                    <a:pt x="2056304" y="639"/>
                                  </a:lnTo>
                                  <a:lnTo>
                                    <a:pt x="2058864" y="3196"/>
                                  </a:lnTo>
                                  <a:lnTo>
                                    <a:pt x="2059507" y="4740"/>
                                  </a:lnTo>
                                  <a:lnTo>
                                    <a:pt x="2059507" y="8356"/>
                                  </a:lnTo>
                                  <a:lnTo>
                                    <a:pt x="2058864" y="9900"/>
                                  </a:lnTo>
                                  <a:lnTo>
                                    <a:pt x="2056304" y="12457"/>
                                  </a:lnTo>
                                  <a:lnTo>
                                    <a:pt x="205475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080998" y="13096"/>
                                  </a:moveTo>
                                  <a:lnTo>
                                    <a:pt x="2077378" y="13096"/>
                                  </a:lnTo>
                                  <a:lnTo>
                                    <a:pt x="2075842" y="12457"/>
                                  </a:lnTo>
                                  <a:lnTo>
                                    <a:pt x="2073282" y="9900"/>
                                  </a:lnTo>
                                  <a:lnTo>
                                    <a:pt x="2072640" y="8356"/>
                                  </a:lnTo>
                                  <a:lnTo>
                                    <a:pt x="2072640" y="4740"/>
                                  </a:lnTo>
                                  <a:lnTo>
                                    <a:pt x="2073282" y="3196"/>
                                  </a:lnTo>
                                  <a:lnTo>
                                    <a:pt x="2075842" y="639"/>
                                  </a:lnTo>
                                  <a:lnTo>
                                    <a:pt x="2077378" y="0"/>
                                  </a:lnTo>
                                  <a:lnTo>
                                    <a:pt x="2080998" y="0"/>
                                  </a:lnTo>
                                  <a:lnTo>
                                    <a:pt x="2082546" y="639"/>
                                  </a:lnTo>
                                  <a:lnTo>
                                    <a:pt x="2085093" y="3196"/>
                                  </a:lnTo>
                                  <a:lnTo>
                                    <a:pt x="2085736" y="4740"/>
                                  </a:lnTo>
                                  <a:lnTo>
                                    <a:pt x="2085736" y="8356"/>
                                  </a:lnTo>
                                  <a:lnTo>
                                    <a:pt x="2085093" y="9900"/>
                                  </a:lnTo>
                                  <a:lnTo>
                                    <a:pt x="2082546" y="12457"/>
                                  </a:lnTo>
                                  <a:lnTo>
                                    <a:pt x="208099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107239" y="13096"/>
                                  </a:moveTo>
                                  <a:lnTo>
                                    <a:pt x="2103620" y="13096"/>
                                  </a:lnTo>
                                  <a:lnTo>
                                    <a:pt x="2102072" y="12457"/>
                                  </a:lnTo>
                                  <a:lnTo>
                                    <a:pt x="2099512" y="9900"/>
                                  </a:lnTo>
                                  <a:lnTo>
                                    <a:pt x="2098881" y="8356"/>
                                  </a:lnTo>
                                  <a:lnTo>
                                    <a:pt x="2098881" y="4740"/>
                                  </a:lnTo>
                                  <a:lnTo>
                                    <a:pt x="2099512" y="3196"/>
                                  </a:lnTo>
                                  <a:lnTo>
                                    <a:pt x="2102072" y="639"/>
                                  </a:lnTo>
                                  <a:lnTo>
                                    <a:pt x="2103620" y="0"/>
                                  </a:lnTo>
                                  <a:lnTo>
                                    <a:pt x="2107239" y="0"/>
                                  </a:lnTo>
                                  <a:lnTo>
                                    <a:pt x="2108775" y="639"/>
                                  </a:lnTo>
                                  <a:lnTo>
                                    <a:pt x="2111335" y="3196"/>
                                  </a:lnTo>
                                  <a:lnTo>
                                    <a:pt x="2111978" y="4740"/>
                                  </a:lnTo>
                                  <a:lnTo>
                                    <a:pt x="2111978" y="8356"/>
                                  </a:lnTo>
                                  <a:lnTo>
                                    <a:pt x="2111335" y="9900"/>
                                  </a:lnTo>
                                  <a:lnTo>
                                    <a:pt x="2108775" y="12457"/>
                                  </a:lnTo>
                                  <a:lnTo>
                                    <a:pt x="210723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133469" y="13096"/>
                                  </a:moveTo>
                                  <a:lnTo>
                                    <a:pt x="2129849" y="13096"/>
                                  </a:lnTo>
                                  <a:lnTo>
                                    <a:pt x="2128313" y="12457"/>
                                  </a:lnTo>
                                  <a:lnTo>
                                    <a:pt x="2125753" y="9900"/>
                                  </a:lnTo>
                                  <a:lnTo>
                                    <a:pt x="2125110" y="8356"/>
                                  </a:lnTo>
                                  <a:lnTo>
                                    <a:pt x="2125110" y="4740"/>
                                  </a:lnTo>
                                  <a:lnTo>
                                    <a:pt x="2125753" y="3196"/>
                                  </a:lnTo>
                                  <a:lnTo>
                                    <a:pt x="2128313" y="639"/>
                                  </a:lnTo>
                                  <a:lnTo>
                                    <a:pt x="2129849" y="0"/>
                                  </a:lnTo>
                                  <a:lnTo>
                                    <a:pt x="2133469" y="0"/>
                                  </a:lnTo>
                                  <a:lnTo>
                                    <a:pt x="2135016" y="639"/>
                                  </a:lnTo>
                                  <a:lnTo>
                                    <a:pt x="2137564" y="3196"/>
                                  </a:lnTo>
                                  <a:lnTo>
                                    <a:pt x="2138207" y="4740"/>
                                  </a:lnTo>
                                  <a:lnTo>
                                    <a:pt x="2138207" y="8356"/>
                                  </a:lnTo>
                                  <a:lnTo>
                                    <a:pt x="2137564" y="9900"/>
                                  </a:lnTo>
                                  <a:lnTo>
                                    <a:pt x="2135016" y="12457"/>
                                  </a:lnTo>
                                  <a:lnTo>
                                    <a:pt x="213346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159710" y="13096"/>
                                  </a:moveTo>
                                  <a:lnTo>
                                    <a:pt x="2156090" y="13096"/>
                                  </a:lnTo>
                                  <a:lnTo>
                                    <a:pt x="2154543" y="12457"/>
                                  </a:lnTo>
                                  <a:lnTo>
                                    <a:pt x="2151983" y="9900"/>
                                  </a:lnTo>
                                  <a:lnTo>
                                    <a:pt x="2151352" y="8356"/>
                                  </a:lnTo>
                                  <a:lnTo>
                                    <a:pt x="2151352" y="4740"/>
                                  </a:lnTo>
                                  <a:lnTo>
                                    <a:pt x="2151983" y="3196"/>
                                  </a:lnTo>
                                  <a:lnTo>
                                    <a:pt x="2154543" y="639"/>
                                  </a:lnTo>
                                  <a:lnTo>
                                    <a:pt x="2156090" y="0"/>
                                  </a:lnTo>
                                  <a:lnTo>
                                    <a:pt x="2159710" y="0"/>
                                  </a:lnTo>
                                  <a:lnTo>
                                    <a:pt x="2161246" y="639"/>
                                  </a:lnTo>
                                  <a:lnTo>
                                    <a:pt x="2163806" y="3196"/>
                                  </a:lnTo>
                                  <a:lnTo>
                                    <a:pt x="2164449" y="4740"/>
                                  </a:lnTo>
                                  <a:lnTo>
                                    <a:pt x="2164449" y="8356"/>
                                  </a:lnTo>
                                  <a:lnTo>
                                    <a:pt x="2163806" y="9900"/>
                                  </a:lnTo>
                                  <a:lnTo>
                                    <a:pt x="2161246" y="12457"/>
                                  </a:lnTo>
                                  <a:lnTo>
                                    <a:pt x="215971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185939" y="13096"/>
                                  </a:moveTo>
                                  <a:lnTo>
                                    <a:pt x="2182320" y="13096"/>
                                  </a:lnTo>
                                  <a:lnTo>
                                    <a:pt x="2180784" y="12457"/>
                                  </a:lnTo>
                                  <a:lnTo>
                                    <a:pt x="2178224" y="9900"/>
                                  </a:lnTo>
                                  <a:lnTo>
                                    <a:pt x="2177581" y="8356"/>
                                  </a:lnTo>
                                  <a:lnTo>
                                    <a:pt x="2177581" y="4740"/>
                                  </a:lnTo>
                                  <a:lnTo>
                                    <a:pt x="2178224" y="3196"/>
                                  </a:lnTo>
                                  <a:lnTo>
                                    <a:pt x="2180784" y="639"/>
                                  </a:lnTo>
                                  <a:lnTo>
                                    <a:pt x="2182320" y="0"/>
                                  </a:lnTo>
                                  <a:lnTo>
                                    <a:pt x="2185939" y="0"/>
                                  </a:lnTo>
                                  <a:lnTo>
                                    <a:pt x="2187487" y="639"/>
                                  </a:lnTo>
                                  <a:lnTo>
                                    <a:pt x="2190047" y="3196"/>
                                  </a:lnTo>
                                  <a:lnTo>
                                    <a:pt x="2190678" y="4740"/>
                                  </a:lnTo>
                                  <a:lnTo>
                                    <a:pt x="2190678" y="8356"/>
                                  </a:lnTo>
                                  <a:lnTo>
                                    <a:pt x="2190047" y="9900"/>
                                  </a:lnTo>
                                  <a:lnTo>
                                    <a:pt x="2187487" y="12457"/>
                                  </a:lnTo>
                                  <a:lnTo>
                                    <a:pt x="218593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212181" y="13096"/>
                                  </a:moveTo>
                                  <a:lnTo>
                                    <a:pt x="2208561" y="13096"/>
                                  </a:lnTo>
                                  <a:lnTo>
                                    <a:pt x="2207014" y="12457"/>
                                  </a:lnTo>
                                  <a:lnTo>
                                    <a:pt x="2204466" y="9900"/>
                                  </a:lnTo>
                                  <a:lnTo>
                                    <a:pt x="2203823" y="8356"/>
                                  </a:lnTo>
                                  <a:lnTo>
                                    <a:pt x="2203823" y="4740"/>
                                  </a:lnTo>
                                  <a:lnTo>
                                    <a:pt x="2204466" y="3196"/>
                                  </a:lnTo>
                                  <a:lnTo>
                                    <a:pt x="2207014" y="639"/>
                                  </a:lnTo>
                                  <a:lnTo>
                                    <a:pt x="2208561" y="0"/>
                                  </a:lnTo>
                                  <a:lnTo>
                                    <a:pt x="2212181" y="0"/>
                                  </a:lnTo>
                                  <a:lnTo>
                                    <a:pt x="2213717" y="639"/>
                                  </a:lnTo>
                                  <a:lnTo>
                                    <a:pt x="2216277" y="3196"/>
                                  </a:lnTo>
                                  <a:lnTo>
                                    <a:pt x="2216920" y="4740"/>
                                  </a:lnTo>
                                  <a:lnTo>
                                    <a:pt x="2216920" y="8356"/>
                                  </a:lnTo>
                                  <a:lnTo>
                                    <a:pt x="2216277" y="9900"/>
                                  </a:lnTo>
                                  <a:lnTo>
                                    <a:pt x="2213717" y="12457"/>
                                  </a:lnTo>
                                  <a:lnTo>
                                    <a:pt x="221218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238410" y="13096"/>
                                  </a:moveTo>
                                  <a:lnTo>
                                    <a:pt x="2234791" y="13096"/>
                                  </a:lnTo>
                                  <a:lnTo>
                                    <a:pt x="2233255" y="12457"/>
                                  </a:lnTo>
                                  <a:lnTo>
                                    <a:pt x="2230695" y="9900"/>
                                  </a:lnTo>
                                  <a:lnTo>
                                    <a:pt x="2230052" y="8356"/>
                                  </a:lnTo>
                                  <a:lnTo>
                                    <a:pt x="2230052" y="4740"/>
                                  </a:lnTo>
                                  <a:lnTo>
                                    <a:pt x="2230695" y="3196"/>
                                  </a:lnTo>
                                  <a:lnTo>
                                    <a:pt x="2233255" y="639"/>
                                  </a:lnTo>
                                  <a:lnTo>
                                    <a:pt x="2234791" y="0"/>
                                  </a:lnTo>
                                  <a:lnTo>
                                    <a:pt x="2238410" y="0"/>
                                  </a:lnTo>
                                  <a:lnTo>
                                    <a:pt x="2239958" y="639"/>
                                  </a:lnTo>
                                  <a:lnTo>
                                    <a:pt x="2242518" y="3196"/>
                                  </a:lnTo>
                                  <a:lnTo>
                                    <a:pt x="2243149" y="4740"/>
                                  </a:lnTo>
                                  <a:lnTo>
                                    <a:pt x="2243149" y="8356"/>
                                  </a:lnTo>
                                  <a:lnTo>
                                    <a:pt x="2242518" y="9900"/>
                                  </a:lnTo>
                                  <a:lnTo>
                                    <a:pt x="2239958" y="12457"/>
                                  </a:lnTo>
                                  <a:lnTo>
                                    <a:pt x="223841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264652" y="13096"/>
                                  </a:moveTo>
                                  <a:lnTo>
                                    <a:pt x="2261032" y="13096"/>
                                  </a:lnTo>
                                  <a:lnTo>
                                    <a:pt x="2259484" y="12457"/>
                                  </a:lnTo>
                                  <a:lnTo>
                                    <a:pt x="2256936" y="9900"/>
                                  </a:lnTo>
                                  <a:lnTo>
                                    <a:pt x="2256293" y="8356"/>
                                  </a:lnTo>
                                  <a:lnTo>
                                    <a:pt x="2256293" y="4740"/>
                                  </a:lnTo>
                                  <a:lnTo>
                                    <a:pt x="2256936" y="3196"/>
                                  </a:lnTo>
                                  <a:lnTo>
                                    <a:pt x="2259484" y="639"/>
                                  </a:lnTo>
                                  <a:lnTo>
                                    <a:pt x="2261032" y="0"/>
                                  </a:lnTo>
                                  <a:lnTo>
                                    <a:pt x="2264652" y="0"/>
                                  </a:lnTo>
                                  <a:lnTo>
                                    <a:pt x="2266188" y="639"/>
                                  </a:lnTo>
                                  <a:lnTo>
                                    <a:pt x="2268747" y="3196"/>
                                  </a:lnTo>
                                  <a:lnTo>
                                    <a:pt x="2269390" y="4740"/>
                                  </a:lnTo>
                                  <a:lnTo>
                                    <a:pt x="2269390" y="8356"/>
                                  </a:lnTo>
                                  <a:lnTo>
                                    <a:pt x="2268747" y="9900"/>
                                  </a:lnTo>
                                  <a:lnTo>
                                    <a:pt x="2266188" y="12457"/>
                                  </a:lnTo>
                                  <a:lnTo>
                                    <a:pt x="226465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290881" y="13096"/>
                                  </a:moveTo>
                                  <a:lnTo>
                                    <a:pt x="2287274" y="13096"/>
                                  </a:lnTo>
                                  <a:lnTo>
                                    <a:pt x="2285726" y="12457"/>
                                  </a:lnTo>
                                  <a:lnTo>
                                    <a:pt x="2283166" y="9900"/>
                                  </a:lnTo>
                                  <a:lnTo>
                                    <a:pt x="2282523" y="8356"/>
                                  </a:lnTo>
                                  <a:lnTo>
                                    <a:pt x="2282523" y="4740"/>
                                  </a:lnTo>
                                  <a:lnTo>
                                    <a:pt x="2283166" y="3196"/>
                                  </a:lnTo>
                                  <a:lnTo>
                                    <a:pt x="2285726" y="639"/>
                                  </a:lnTo>
                                  <a:lnTo>
                                    <a:pt x="2287274" y="0"/>
                                  </a:lnTo>
                                  <a:lnTo>
                                    <a:pt x="2290881" y="0"/>
                                  </a:lnTo>
                                  <a:lnTo>
                                    <a:pt x="2292429" y="639"/>
                                  </a:lnTo>
                                  <a:lnTo>
                                    <a:pt x="2294989" y="3196"/>
                                  </a:lnTo>
                                  <a:lnTo>
                                    <a:pt x="2295620" y="4740"/>
                                  </a:lnTo>
                                  <a:lnTo>
                                    <a:pt x="2295620" y="8356"/>
                                  </a:lnTo>
                                  <a:lnTo>
                                    <a:pt x="2294989" y="9900"/>
                                  </a:lnTo>
                                  <a:lnTo>
                                    <a:pt x="2292429" y="12457"/>
                                  </a:lnTo>
                                  <a:lnTo>
                                    <a:pt x="229088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317123" y="13096"/>
                                  </a:moveTo>
                                  <a:lnTo>
                                    <a:pt x="2313503" y="13096"/>
                                  </a:lnTo>
                                  <a:lnTo>
                                    <a:pt x="2311955" y="12457"/>
                                  </a:lnTo>
                                  <a:lnTo>
                                    <a:pt x="2309407" y="9900"/>
                                  </a:lnTo>
                                  <a:lnTo>
                                    <a:pt x="2308764" y="8356"/>
                                  </a:lnTo>
                                  <a:lnTo>
                                    <a:pt x="2308764" y="4740"/>
                                  </a:lnTo>
                                  <a:lnTo>
                                    <a:pt x="2309407" y="3196"/>
                                  </a:lnTo>
                                  <a:lnTo>
                                    <a:pt x="2311955" y="639"/>
                                  </a:lnTo>
                                  <a:lnTo>
                                    <a:pt x="2313503" y="0"/>
                                  </a:lnTo>
                                  <a:lnTo>
                                    <a:pt x="2317123" y="0"/>
                                  </a:lnTo>
                                  <a:lnTo>
                                    <a:pt x="2318670" y="639"/>
                                  </a:lnTo>
                                  <a:lnTo>
                                    <a:pt x="2321218" y="3196"/>
                                  </a:lnTo>
                                  <a:lnTo>
                                    <a:pt x="2321861" y="4740"/>
                                  </a:lnTo>
                                  <a:lnTo>
                                    <a:pt x="2321861" y="8356"/>
                                  </a:lnTo>
                                  <a:lnTo>
                                    <a:pt x="2321218" y="9900"/>
                                  </a:lnTo>
                                  <a:lnTo>
                                    <a:pt x="2318670" y="12457"/>
                                  </a:lnTo>
                                  <a:lnTo>
                                    <a:pt x="231712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343352" y="13096"/>
                                  </a:moveTo>
                                  <a:lnTo>
                                    <a:pt x="2339744" y="13096"/>
                                  </a:lnTo>
                                  <a:lnTo>
                                    <a:pt x="2338197" y="12457"/>
                                  </a:lnTo>
                                  <a:lnTo>
                                    <a:pt x="2335637" y="9900"/>
                                  </a:lnTo>
                                  <a:lnTo>
                                    <a:pt x="2335006" y="8356"/>
                                  </a:lnTo>
                                  <a:lnTo>
                                    <a:pt x="2335006" y="4740"/>
                                  </a:lnTo>
                                  <a:lnTo>
                                    <a:pt x="2335637" y="3196"/>
                                  </a:lnTo>
                                  <a:lnTo>
                                    <a:pt x="2338197" y="639"/>
                                  </a:lnTo>
                                  <a:lnTo>
                                    <a:pt x="2339744" y="0"/>
                                  </a:lnTo>
                                  <a:lnTo>
                                    <a:pt x="2343352" y="0"/>
                                  </a:lnTo>
                                  <a:lnTo>
                                    <a:pt x="2344900" y="639"/>
                                  </a:lnTo>
                                  <a:lnTo>
                                    <a:pt x="2347460" y="3196"/>
                                  </a:lnTo>
                                  <a:lnTo>
                                    <a:pt x="2348103" y="4740"/>
                                  </a:lnTo>
                                  <a:lnTo>
                                    <a:pt x="2348103" y="8356"/>
                                  </a:lnTo>
                                  <a:lnTo>
                                    <a:pt x="2347460" y="9900"/>
                                  </a:lnTo>
                                  <a:lnTo>
                                    <a:pt x="2344900" y="12457"/>
                                  </a:lnTo>
                                  <a:lnTo>
                                    <a:pt x="234335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369593" y="13096"/>
                                  </a:moveTo>
                                  <a:lnTo>
                                    <a:pt x="2365974" y="13096"/>
                                  </a:lnTo>
                                  <a:lnTo>
                                    <a:pt x="2364438" y="12457"/>
                                  </a:lnTo>
                                  <a:lnTo>
                                    <a:pt x="2361878" y="9900"/>
                                  </a:lnTo>
                                  <a:lnTo>
                                    <a:pt x="2361235" y="8356"/>
                                  </a:lnTo>
                                  <a:lnTo>
                                    <a:pt x="2361235" y="4740"/>
                                  </a:lnTo>
                                  <a:lnTo>
                                    <a:pt x="2361878" y="3196"/>
                                  </a:lnTo>
                                  <a:lnTo>
                                    <a:pt x="2364438" y="639"/>
                                  </a:lnTo>
                                  <a:lnTo>
                                    <a:pt x="2365974" y="0"/>
                                  </a:lnTo>
                                  <a:lnTo>
                                    <a:pt x="2369593" y="0"/>
                                  </a:lnTo>
                                  <a:lnTo>
                                    <a:pt x="2371141" y="639"/>
                                  </a:lnTo>
                                  <a:lnTo>
                                    <a:pt x="2373689" y="3196"/>
                                  </a:lnTo>
                                  <a:lnTo>
                                    <a:pt x="2374332" y="4740"/>
                                  </a:lnTo>
                                  <a:lnTo>
                                    <a:pt x="2374332" y="8356"/>
                                  </a:lnTo>
                                  <a:lnTo>
                                    <a:pt x="2373689" y="9900"/>
                                  </a:lnTo>
                                  <a:lnTo>
                                    <a:pt x="2371141" y="12457"/>
                                  </a:lnTo>
                                  <a:lnTo>
                                    <a:pt x="236959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395835" y="13096"/>
                                  </a:moveTo>
                                  <a:lnTo>
                                    <a:pt x="2392215" y="13096"/>
                                  </a:lnTo>
                                  <a:lnTo>
                                    <a:pt x="2390667" y="12457"/>
                                  </a:lnTo>
                                  <a:lnTo>
                                    <a:pt x="2388108" y="9900"/>
                                  </a:lnTo>
                                  <a:lnTo>
                                    <a:pt x="2387477" y="8356"/>
                                  </a:lnTo>
                                  <a:lnTo>
                                    <a:pt x="2387477" y="4740"/>
                                  </a:lnTo>
                                  <a:lnTo>
                                    <a:pt x="2388108" y="3196"/>
                                  </a:lnTo>
                                  <a:lnTo>
                                    <a:pt x="2390667" y="639"/>
                                  </a:lnTo>
                                  <a:lnTo>
                                    <a:pt x="2392215" y="0"/>
                                  </a:lnTo>
                                  <a:lnTo>
                                    <a:pt x="2395835" y="0"/>
                                  </a:lnTo>
                                  <a:lnTo>
                                    <a:pt x="2397371" y="639"/>
                                  </a:lnTo>
                                  <a:lnTo>
                                    <a:pt x="2399930" y="3196"/>
                                  </a:lnTo>
                                  <a:lnTo>
                                    <a:pt x="2400573" y="4740"/>
                                  </a:lnTo>
                                  <a:lnTo>
                                    <a:pt x="2400573" y="8356"/>
                                  </a:lnTo>
                                  <a:lnTo>
                                    <a:pt x="2399930" y="9900"/>
                                  </a:lnTo>
                                  <a:lnTo>
                                    <a:pt x="2397371" y="12457"/>
                                  </a:lnTo>
                                  <a:lnTo>
                                    <a:pt x="239583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422064" y="13096"/>
                                  </a:moveTo>
                                  <a:lnTo>
                                    <a:pt x="2418445" y="13096"/>
                                  </a:lnTo>
                                  <a:lnTo>
                                    <a:pt x="2416909" y="12457"/>
                                  </a:lnTo>
                                  <a:lnTo>
                                    <a:pt x="2414349" y="9900"/>
                                  </a:lnTo>
                                  <a:lnTo>
                                    <a:pt x="2413706" y="8356"/>
                                  </a:lnTo>
                                  <a:lnTo>
                                    <a:pt x="2413706" y="4740"/>
                                  </a:lnTo>
                                  <a:lnTo>
                                    <a:pt x="2414349" y="3196"/>
                                  </a:lnTo>
                                  <a:lnTo>
                                    <a:pt x="2416909" y="639"/>
                                  </a:lnTo>
                                  <a:lnTo>
                                    <a:pt x="2418445" y="0"/>
                                  </a:lnTo>
                                  <a:lnTo>
                                    <a:pt x="2422064" y="0"/>
                                  </a:lnTo>
                                  <a:lnTo>
                                    <a:pt x="2423612" y="639"/>
                                  </a:lnTo>
                                  <a:lnTo>
                                    <a:pt x="2426160" y="3196"/>
                                  </a:lnTo>
                                  <a:lnTo>
                                    <a:pt x="2426803" y="4740"/>
                                  </a:lnTo>
                                  <a:lnTo>
                                    <a:pt x="2426803" y="8356"/>
                                  </a:lnTo>
                                  <a:lnTo>
                                    <a:pt x="2426160" y="9900"/>
                                  </a:lnTo>
                                  <a:lnTo>
                                    <a:pt x="2423612" y="12457"/>
                                  </a:lnTo>
                                  <a:lnTo>
                                    <a:pt x="242206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448306" y="13096"/>
                                  </a:moveTo>
                                  <a:lnTo>
                                    <a:pt x="2444686" y="13096"/>
                                  </a:lnTo>
                                  <a:lnTo>
                                    <a:pt x="2443138" y="12457"/>
                                  </a:lnTo>
                                  <a:lnTo>
                                    <a:pt x="2440578" y="9900"/>
                                  </a:lnTo>
                                  <a:lnTo>
                                    <a:pt x="2439947" y="8356"/>
                                  </a:lnTo>
                                  <a:lnTo>
                                    <a:pt x="2439947" y="4740"/>
                                  </a:lnTo>
                                  <a:lnTo>
                                    <a:pt x="2440578" y="3196"/>
                                  </a:lnTo>
                                  <a:lnTo>
                                    <a:pt x="2443138" y="639"/>
                                  </a:lnTo>
                                  <a:lnTo>
                                    <a:pt x="2444686" y="0"/>
                                  </a:lnTo>
                                  <a:lnTo>
                                    <a:pt x="2448306" y="0"/>
                                  </a:lnTo>
                                  <a:lnTo>
                                    <a:pt x="2449841" y="639"/>
                                  </a:lnTo>
                                  <a:lnTo>
                                    <a:pt x="2452401" y="3196"/>
                                  </a:lnTo>
                                  <a:lnTo>
                                    <a:pt x="2453044" y="4740"/>
                                  </a:lnTo>
                                  <a:lnTo>
                                    <a:pt x="2453044" y="8356"/>
                                  </a:lnTo>
                                  <a:lnTo>
                                    <a:pt x="2452401" y="9900"/>
                                  </a:lnTo>
                                  <a:lnTo>
                                    <a:pt x="2449841" y="12457"/>
                                  </a:lnTo>
                                  <a:lnTo>
                                    <a:pt x="244830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474535" y="13096"/>
                                  </a:moveTo>
                                  <a:lnTo>
                                    <a:pt x="2470916" y="13096"/>
                                  </a:lnTo>
                                  <a:lnTo>
                                    <a:pt x="2469380" y="12457"/>
                                  </a:lnTo>
                                  <a:lnTo>
                                    <a:pt x="2466820" y="9900"/>
                                  </a:lnTo>
                                  <a:lnTo>
                                    <a:pt x="2466177" y="8356"/>
                                  </a:lnTo>
                                  <a:lnTo>
                                    <a:pt x="2466177" y="4740"/>
                                  </a:lnTo>
                                  <a:lnTo>
                                    <a:pt x="2466820" y="3196"/>
                                  </a:lnTo>
                                  <a:lnTo>
                                    <a:pt x="2469380" y="639"/>
                                  </a:lnTo>
                                  <a:lnTo>
                                    <a:pt x="2470916" y="0"/>
                                  </a:lnTo>
                                  <a:lnTo>
                                    <a:pt x="2474535" y="0"/>
                                  </a:lnTo>
                                  <a:lnTo>
                                    <a:pt x="2476083" y="639"/>
                                  </a:lnTo>
                                  <a:lnTo>
                                    <a:pt x="2478643" y="3196"/>
                                  </a:lnTo>
                                  <a:lnTo>
                                    <a:pt x="2479274" y="4740"/>
                                  </a:lnTo>
                                  <a:lnTo>
                                    <a:pt x="2479274" y="8356"/>
                                  </a:lnTo>
                                  <a:lnTo>
                                    <a:pt x="2478643" y="9900"/>
                                  </a:lnTo>
                                  <a:lnTo>
                                    <a:pt x="2476083" y="12457"/>
                                  </a:lnTo>
                                  <a:lnTo>
                                    <a:pt x="247453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500776" y="13096"/>
                                  </a:moveTo>
                                  <a:lnTo>
                                    <a:pt x="2497157" y="13096"/>
                                  </a:lnTo>
                                  <a:lnTo>
                                    <a:pt x="2495609" y="12457"/>
                                  </a:lnTo>
                                  <a:lnTo>
                                    <a:pt x="2493061" y="9900"/>
                                  </a:lnTo>
                                  <a:lnTo>
                                    <a:pt x="2492418" y="8356"/>
                                  </a:lnTo>
                                  <a:lnTo>
                                    <a:pt x="2492418" y="4740"/>
                                  </a:lnTo>
                                  <a:lnTo>
                                    <a:pt x="2493061" y="3196"/>
                                  </a:lnTo>
                                  <a:lnTo>
                                    <a:pt x="2495609" y="639"/>
                                  </a:lnTo>
                                  <a:lnTo>
                                    <a:pt x="2497157" y="0"/>
                                  </a:lnTo>
                                  <a:lnTo>
                                    <a:pt x="2500776" y="0"/>
                                  </a:lnTo>
                                  <a:lnTo>
                                    <a:pt x="2502312" y="639"/>
                                  </a:lnTo>
                                  <a:lnTo>
                                    <a:pt x="2504872" y="3196"/>
                                  </a:lnTo>
                                  <a:lnTo>
                                    <a:pt x="2505515" y="4740"/>
                                  </a:lnTo>
                                  <a:lnTo>
                                    <a:pt x="2505515" y="8356"/>
                                  </a:lnTo>
                                  <a:lnTo>
                                    <a:pt x="2504872" y="9900"/>
                                  </a:lnTo>
                                  <a:lnTo>
                                    <a:pt x="2502312" y="12457"/>
                                  </a:lnTo>
                                  <a:lnTo>
                                    <a:pt x="250077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527006" y="13096"/>
                                  </a:moveTo>
                                  <a:lnTo>
                                    <a:pt x="2523398" y="13096"/>
                                  </a:lnTo>
                                  <a:lnTo>
                                    <a:pt x="2521850" y="12457"/>
                                  </a:lnTo>
                                  <a:lnTo>
                                    <a:pt x="2519291" y="9900"/>
                                  </a:lnTo>
                                  <a:lnTo>
                                    <a:pt x="2518648" y="8356"/>
                                  </a:lnTo>
                                  <a:lnTo>
                                    <a:pt x="2518648" y="4740"/>
                                  </a:lnTo>
                                  <a:lnTo>
                                    <a:pt x="2519291" y="3196"/>
                                  </a:lnTo>
                                  <a:lnTo>
                                    <a:pt x="2521850" y="639"/>
                                  </a:lnTo>
                                  <a:lnTo>
                                    <a:pt x="2523398" y="0"/>
                                  </a:lnTo>
                                  <a:lnTo>
                                    <a:pt x="2527006" y="0"/>
                                  </a:lnTo>
                                  <a:lnTo>
                                    <a:pt x="2528554" y="639"/>
                                  </a:lnTo>
                                  <a:lnTo>
                                    <a:pt x="2531114" y="3196"/>
                                  </a:lnTo>
                                  <a:lnTo>
                                    <a:pt x="2531745" y="4740"/>
                                  </a:lnTo>
                                  <a:lnTo>
                                    <a:pt x="2531745" y="8356"/>
                                  </a:lnTo>
                                  <a:lnTo>
                                    <a:pt x="2531114" y="9900"/>
                                  </a:lnTo>
                                  <a:lnTo>
                                    <a:pt x="2528554" y="12457"/>
                                  </a:lnTo>
                                  <a:lnTo>
                                    <a:pt x="252700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553247" y="13096"/>
                                  </a:moveTo>
                                  <a:lnTo>
                                    <a:pt x="2549628" y="13096"/>
                                  </a:lnTo>
                                  <a:lnTo>
                                    <a:pt x="2548080" y="12457"/>
                                  </a:lnTo>
                                  <a:lnTo>
                                    <a:pt x="2545532" y="9900"/>
                                  </a:lnTo>
                                  <a:lnTo>
                                    <a:pt x="2544889" y="8356"/>
                                  </a:lnTo>
                                  <a:lnTo>
                                    <a:pt x="2544889" y="4740"/>
                                  </a:lnTo>
                                  <a:lnTo>
                                    <a:pt x="2545532" y="3196"/>
                                  </a:lnTo>
                                  <a:lnTo>
                                    <a:pt x="2548080" y="639"/>
                                  </a:lnTo>
                                  <a:lnTo>
                                    <a:pt x="2549628" y="0"/>
                                  </a:lnTo>
                                  <a:lnTo>
                                    <a:pt x="2553247" y="0"/>
                                  </a:lnTo>
                                  <a:lnTo>
                                    <a:pt x="2554783" y="639"/>
                                  </a:lnTo>
                                  <a:lnTo>
                                    <a:pt x="2557343" y="3196"/>
                                  </a:lnTo>
                                  <a:lnTo>
                                    <a:pt x="2557986" y="4740"/>
                                  </a:lnTo>
                                  <a:lnTo>
                                    <a:pt x="2557986" y="8356"/>
                                  </a:lnTo>
                                  <a:lnTo>
                                    <a:pt x="2557343" y="9900"/>
                                  </a:lnTo>
                                  <a:lnTo>
                                    <a:pt x="2554783" y="12457"/>
                                  </a:lnTo>
                                  <a:lnTo>
                                    <a:pt x="255324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579477" y="13096"/>
                                  </a:moveTo>
                                  <a:lnTo>
                                    <a:pt x="2575869" y="13096"/>
                                  </a:lnTo>
                                  <a:lnTo>
                                    <a:pt x="2574321" y="12457"/>
                                  </a:lnTo>
                                  <a:lnTo>
                                    <a:pt x="2571761" y="9900"/>
                                  </a:lnTo>
                                  <a:lnTo>
                                    <a:pt x="2571119" y="8356"/>
                                  </a:lnTo>
                                  <a:lnTo>
                                    <a:pt x="2571119" y="4740"/>
                                  </a:lnTo>
                                  <a:lnTo>
                                    <a:pt x="2571761" y="3196"/>
                                  </a:lnTo>
                                  <a:lnTo>
                                    <a:pt x="2574321" y="639"/>
                                  </a:lnTo>
                                  <a:lnTo>
                                    <a:pt x="2575869" y="0"/>
                                  </a:lnTo>
                                  <a:lnTo>
                                    <a:pt x="2579477" y="0"/>
                                  </a:lnTo>
                                  <a:lnTo>
                                    <a:pt x="2581025" y="639"/>
                                  </a:lnTo>
                                  <a:lnTo>
                                    <a:pt x="2583584" y="3196"/>
                                  </a:lnTo>
                                  <a:lnTo>
                                    <a:pt x="2584215" y="4740"/>
                                  </a:lnTo>
                                  <a:lnTo>
                                    <a:pt x="2584215" y="8356"/>
                                  </a:lnTo>
                                  <a:lnTo>
                                    <a:pt x="2583584" y="9900"/>
                                  </a:lnTo>
                                  <a:lnTo>
                                    <a:pt x="2581025" y="12457"/>
                                  </a:lnTo>
                                  <a:lnTo>
                                    <a:pt x="257947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605718" y="13096"/>
                                  </a:moveTo>
                                  <a:lnTo>
                                    <a:pt x="2602099" y="13096"/>
                                  </a:lnTo>
                                  <a:lnTo>
                                    <a:pt x="2600551" y="12457"/>
                                  </a:lnTo>
                                  <a:lnTo>
                                    <a:pt x="2598003" y="9900"/>
                                  </a:lnTo>
                                  <a:lnTo>
                                    <a:pt x="2597360" y="8356"/>
                                  </a:lnTo>
                                  <a:lnTo>
                                    <a:pt x="2597360" y="4740"/>
                                  </a:lnTo>
                                  <a:lnTo>
                                    <a:pt x="2598003" y="3196"/>
                                  </a:lnTo>
                                  <a:lnTo>
                                    <a:pt x="2600551" y="639"/>
                                  </a:lnTo>
                                  <a:lnTo>
                                    <a:pt x="2602099" y="0"/>
                                  </a:lnTo>
                                  <a:lnTo>
                                    <a:pt x="2605718" y="0"/>
                                  </a:lnTo>
                                  <a:lnTo>
                                    <a:pt x="2607266" y="639"/>
                                  </a:lnTo>
                                  <a:lnTo>
                                    <a:pt x="2609814" y="3196"/>
                                  </a:lnTo>
                                  <a:lnTo>
                                    <a:pt x="2610457" y="4740"/>
                                  </a:lnTo>
                                  <a:lnTo>
                                    <a:pt x="2610457" y="8356"/>
                                  </a:lnTo>
                                  <a:lnTo>
                                    <a:pt x="2609814" y="9900"/>
                                  </a:lnTo>
                                  <a:lnTo>
                                    <a:pt x="2607266" y="12457"/>
                                  </a:lnTo>
                                  <a:lnTo>
                                    <a:pt x="260571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631948" y="13096"/>
                                  </a:moveTo>
                                  <a:lnTo>
                                    <a:pt x="2628340" y="13096"/>
                                  </a:lnTo>
                                  <a:lnTo>
                                    <a:pt x="2626792" y="12457"/>
                                  </a:lnTo>
                                  <a:lnTo>
                                    <a:pt x="2624232" y="9900"/>
                                  </a:lnTo>
                                  <a:lnTo>
                                    <a:pt x="2623601" y="8356"/>
                                  </a:lnTo>
                                  <a:lnTo>
                                    <a:pt x="2623601" y="4740"/>
                                  </a:lnTo>
                                  <a:lnTo>
                                    <a:pt x="2624232" y="3196"/>
                                  </a:lnTo>
                                  <a:lnTo>
                                    <a:pt x="2626792" y="639"/>
                                  </a:lnTo>
                                  <a:lnTo>
                                    <a:pt x="2628340" y="0"/>
                                  </a:lnTo>
                                  <a:lnTo>
                                    <a:pt x="2631948" y="0"/>
                                  </a:lnTo>
                                  <a:lnTo>
                                    <a:pt x="2633495" y="639"/>
                                  </a:lnTo>
                                  <a:lnTo>
                                    <a:pt x="2636055" y="3196"/>
                                  </a:lnTo>
                                  <a:lnTo>
                                    <a:pt x="2636698" y="4740"/>
                                  </a:lnTo>
                                  <a:lnTo>
                                    <a:pt x="2636698" y="8356"/>
                                  </a:lnTo>
                                  <a:lnTo>
                                    <a:pt x="2636055" y="9900"/>
                                  </a:lnTo>
                                  <a:lnTo>
                                    <a:pt x="2633495" y="12457"/>
                                  </a:lnTo>
                                  <a:lnTo>
                                    <a:pt x="263194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658189" y="13096"/>
                                  </a:moveTo>
                                  <a:lnTo>
                                    <a:pt x="2654569" y="13096"/>
                                  </a:lnTo>
                                  <a:lnTo>
                                    <a:pt x="2653034" y="12457"/>
                                  </a:lnTo>
                                  <a:lnTo>
                                    <a:pt x="2650474" y="9900"/>
                                  </a:lnTo>
                                  <a:lnTo>
                                    <a:pt x="2649831" y="8356"/>
                                  </a:lnTo>
                                  <a:lnTo>
                                    <a:pt x="2649831" y="4740"/>
                                  </a:lnTo>
                                  <a:lnTo>
                                    <a:pt x="2650474" y="3196"/>
                                  </a:lnTo>
                                  <a:lnTo>
                                    <a:pt x="2653034" y="639"/>
                                  </a:lnTo>
                                  <a:lnTo>
                                    <a:pt x="2654569" y="0"/>
                                  </a:lnTo>
                                  <a:lnTo>
                                    <a:pt x="2658189" y="0"/>
                                  </a:lnTo>
                                  <a:lnTo>
                                    <a:pt x="2659737" y="639"/>
                                  </a:lnTo>
                                  <a:lnTo>
                                    <a:pt x="2662285" y="3196"/>
                                  </a:lnTo>
                                  <a:lnTo>
                                    <a:pt x="2662928" y="4740"/>
                                  </a:lnTo>
                                  <a:lnTo>
                                    <a:pt x="2662928" y="8356"/>
                                  </a:lnTo>
                                  <a:lnTo>
                                    <a:pt x="2662285" y="9900"/>
                                  </a:lnTo>
                                  <a:lnTo>
                                    <a:pt x="2659737" y="12457"/>
                                  </a:lnTo>
                                  <a:lnTo>
                                    <a:pt x="265818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684430" y="13096"/>
                                  </a:moveTo>
                                  <a:lnTo>
                                    <a:pt x="2680811" y="13096"/>
                                  </a:lnTo>
                                  <a:lnTo>
                                    <a:pt x="2679263" y="12457"/>
                                  </a:lnTo>
                                  <a:lnTo>
                                    <a:pt x="2676703" y="9900"/>
                                  </a:lnTo>
                                  <a:lnTo>
                                    <a:pt x="2676072" y="8356"/>
                                  </a:lnTo>
                                  <a:lnTo>
                                    <a:pt x="2676072" y="4740"/>
                                  </a:lnTo>
                                  <a:lnTo>
                                    <a:pt x="2676703" y="3196"/>
                                  </a:lnTo>
                                  <a:lnTo>
                                    <a:pt x="2679263" y="639"/>
                                  </a:lnTo>
                                  <a:lnTo>
                                    <a:pt x="2680811" y="0"/>
                                  </a:lnTo>
                                  <a:lnTo>
                                    <a:pt x="2684430" y="0"/>
                                  </a:lnTo>
                                  <a:lnTo>
                                    <a:pt x="2685966" y="639"/>
                                  </a:lnTo>
                                  <a:lnTo>
                                    <a:pt x="2688526" y="3196"/>
                                  </a:lnTo>
                                  <a:lnTo>
                                    <a:pt x="2689169" y="4740"/>
                                  </a:lnTo>
                                  <a:lnTo>
                                    <a:pt x="2689169" y="8356"/>
                                  </a:lnTo>
                                  <a:lnTo>
                                    <a:pt x="2688526" y="9900"/>
                                  </a:lnTo>
                                  <a:lnTo>
                                    <a:pt x="2685966" y="12457"/>
                                  </a:lnTo>
                                  <a:lnTo>
                                    <a:pt x="268443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710660" y="13096"/>
                                  </a:moveTo>
                                  <a:lnTo>
                                    <a:pt x="2707040" y="13096"/>
                                  </a:lnTo>
                                  <a:lnTo>
                                    <a:pt x="2705504" y="12457"/>
                                  </a:lnTo>
                                  <a:lnTo>
                                    <a:pt x="2702945" y="9900"/>
                                  </a:lnTo>
                                  <a:lnTo>
                                    <a:pt x="2702302" y="8356"/>
                                  </a:lnTo>
                                  <a:lnTo>
                                    <a:pt x="2702302" y="4740"/>
                                  </a:lnTo>
                                  <a:lnTo>
                                    <a:pt x="2702945" y="3196"/>
                                  </a:lnTo>
                                  <a:lnTo>
                                    <a:pt x="2705504" y="639"/>
                                  </a:lnTo>
                                  <a:lnTo>
                                    <a:pt x="2707040" y="0"/>
                                  </a:lnTo>
                                  <a:lnTo>
                                    <a:pt x="2710660" y="0"/>
                                  </a:lnTo>
                                  <a:lnTo>
                                    <a:pt x="2712208" y="639"/>
                                  </a:lnTo>
                                  <a:lnTo>
                                    <a:pt x="2714756" y="3196"/>
                                  </a:lnTo>
                                  <a:lnTo>
                                    <a:pt x="2715398" y="4740"/>
                                  </a:lnTo>
                                  <a:lnTo>
                                    <a:pt x="2715398" y="8356"/>
                                  </a:lnTo>
                                  <a:lnTo>
                                    <a:pt x="2714756" y="9900"/>
                                  </a:lnTo>
                                  <a:lnTo>
                                    <a:pt x="2712208" y="12457"/>
                                  </a:lnTo>
                                  <a:lnTo>
                                    <a:pt x="271066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736901" y="13096"/>
                                  </a:moveTo>
                                  <a:lnTo>
                                    <a:pt x="2733282" y="13096"/>
                                  </a:lnTo>
                                  <a:lnTo>
                                    <a:pt x="2731734" y="12457"/>
                                  </a:lnTo>
                                  <a:lnTo>
                                    <a:pt x="2729174" y="9900"/>
                                  </a:lnTo>
                                  <a:lnTo>
                                    <a:pt x="2728543" y="8356"/>
                                  </a:lnTo>
                                  <a:lnTo>
                                    <a:pt x="2728543" y="4740"/>
                                  </a:lnTo>
                                  <a:lnTo>
                                    <a:pt x="2729174" y="3196"/>
                                  </a:lnTo>
                                  <a:lnTo>
                                    <a:pt x="2731734" y="639"/>
                                  </a:lnTo>
                                  <a:lnTo>
                                    <a:pt x="2733282" y="0"/>
                                  </a:lnTo>
                                  <a:lnTo>
                                    <a:pt x="2736901" y="0"/>
                                  </a:lnTo>
                                  <a:lnTo>
                                    <a:pt x="2738437" y="639"/>
                                  </a:lnTo>
                                  <a:lnTo>
                                    <a:pt x="2740997" y="3196"/>
                                  </a:lnTo>
                                  <a:lnTo>
                                    <a:pt x="2741640" y="4740"/>
                                  </a:lnTo>
                                  <a:lnTo>
                                    <a:pt x="2741640" y="8356"/>
                                  </a:lnTo>
                                  <a:lnTo>
                                    <a:pt x="2740997" y="9900"/>
                                  </a:lnTo>
                                  <a:lnTo>
                                    <a:pt x="2738437" y="12457"/>
                                  </a:lnTo>
                                  <a:lnTo>
                                    <a:pt x="273690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763131" y="13096"/>
                                  </a:moveTo>
                                  <a:lnTo>
                                    <a:pt x="2759511" y="13096"/>
                                  </a:lnTo>
                                  <a:lnTo>
                                    <a:pt x="2757975" y="12457"/>
                                  </a:lnTo>
                                  <a:lnTo>
                                    <a:pt x="2755415" y="9900"/>
                                  </a:lnTo>
                                  <a:lnTo>
                                    <a:pt x="2754772" y="8356"/>
                                  </a:lnTo>
                                  <a:lnTo>
                                    <a:pt x="2754772" y="4740"/>
                                  </a:lnTo>
                                  <a:lnTo>
                                    <a:pt x="2755415" y="3196"/>
                                  </a:lnTo>
                                  <a:lnTo>
                                    <a:pt x="2757975" y="639"/>
                                  </a:lnTo>
                                  <a:lnTo>
                                    <a:pt x="2759511" y="0"/>
                                  </a:lnTo>
                                  <a:lnTo>
                                    <a:pt x="2763131" y="0"/>
                                  </a:lnTo>
                                  <a:lnTo>
                                    <a:pt x="2764678" y="639"/>
                                  </a:lnTo>
                                  <a:lnTo>
                                    <a:pt x="2767238" y="3196"/>
                                  </a:lnTo>
                                  <a:lnTo>
                                    <a:pt x="2767869" y="4740"/>
                                  </a:lnTo>
                                  <a:lnTo>
                                    <a:pt x="2767869" y="8356"/>
                                  </a:lnTo>
                                  <a:lnTo>
                                    <a:pt x="2767238" y="9900"/>
                                  </a:lnTo>
                                  <a:lnTo>
                                    <a:pt x="2764678" y="12457"/>
                                  </a:lnTo>
                                  <a:lnTo>
                                    <a:pt x="276313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789372" y="13096"/>
                                  </a:moveTo>
                                  <a:lnTo>
                                    <a:pt x="2785753" y="13096"/>
                                  </a:lnTo>
                                  <a:lnTo>
                                    <a:pt x="2784205" y="12457"/>
                                  </a:lnTo>
                                  <a:lnTo>
                                    <a:pt x="2781657" y="9900"/>
                                  </a:lnTo>
                                  <a:lnTo>
                                    <a:pt x="2781014" y="8356"/>
                                  </a:lnTo>
                                  <a:lnTo>
                                    <a:pt x="2781014" y="4740"/>
                                  </a:lnTo>
                                  <a:lnTo>
                                    <a:pt x="2781657" y="3196"/>
                                  </a:lnTo>
                                  <a:lnTo>
                                    <a:pt x="2784205" y="639"/>
                                  </a:lnTo>
                                  <a:lnTo>
                                    <a:pt x="2785753" y="0"/>
                                  </a:lnTo>
                                  <a:lnTo>
                                    <a:pt x="2789372" y="0"/>
                                  </a:lnTo>
                                  <a:lnTo>
                                    <a:pt x="2790908" y="639"/>
                                  </a:lnTo>
                                  <a:lnTo>
                                    <a:pt x="2793468" y="3196"/>
                                  </a:lnTo>
                                  <a:lnTo>
                                    <a:pt x="2794111" y="4740"/>
                                  </a:lnTo>
                                  <a:lnTo>
                                    <a:pt x="2794111" y="8356"/>
                                  </a:lnTo>
                                  <a:lnTo>
                                    <a:pt x="2793468" y="9900"/>
                                  </a:lnTo>
                                  <a:lnTo>
                                    <a:pt x="2790908" y="12457"/>
                                  </a:lnTo>
                                  <a:lnTo>
                                    <a:pt x="278937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815601" y="13096"/>
                                  </a:moveTo>
                                  <a:lnTo>
                                    <a:pt x="2811982" y="13096"/>
                                  </a:lnTo>
                                  <a:lnTo>
                                    <a:pt x="2810446" y="12457"/>
                                  </a:lnTo>
                                  <a:lnTo>
                                    <a:pt x="2807886" y="9900"/>
                                  </a:lnTo>
                                  <a:lnTo>
                                    <a:pt x="2807243" y="8356"/>
                                  </a:lnTo>
                                  <a:lnTo>
                                    <a:pt x="2807243" y="4740"/>
                                  </a:lnTo>
                                  <a:lnTo>
                                    <a:pt x="2807886" y="3196"/>
                                  </a:lnTo>
                                  <a:lnTo>
                                    <a:pt x="2810446" y="639"/>
                                  </a:lnTo>
                                  <a:lnTo>
                                    <a:pt x="2811982" y="0"/>
                                  </a:lnTo>
                                  <a:lnTo>
                                    <a:pt x="2815601" y="0"/>
                                  </a:lnTo>
                                  <a:lnTo>
                                    <a:pt x="2817149" y="639"/>
                                  </a:lnTo>
                                  <a:lnTo>
                                    <a:pt x="2819709" y="3196"/>
                                  </a:lnTo>
                                  <a:lnTo>
                                    <a:pt x="2820340" y="4740"/>
                                  </a:lnTo>
                                  <a:lnTo>
                                    <a:pt x="2820340" y="8356"/>
                                  </a:lnTo>
                                  <a:lnTo>
                                    <a:pt x="2819709" y="9900"/>
                                  </a:lnTo>
                                  <a:lnTo>
                                    <a:pt x="2817149" y="12457"/>
                                  </a:lnTo>
                                  <a:lnTo>
                                    <a:pt x="281560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841843" y="13096"/>
                                  </a:moveTo>
                                  <a:lnTo>
                                    <a:pt x="2838223" y="13096"/>
                                  </a:lnTo>
                                  <a:lnTo>
                                    <a:pt x="2836676" y="12457"/>
                                  </a:lnTo>
                                  <a:lnTo>
                                    <a:pt x="2834128" y="9900"/>
                                  </a:lnTo>
                                  <a:lnTo>
                                    <a:pt x="2833485" y="8356"/>
                                  </a:lnTo>
                                  <a:lnTo>
                                    <a:pt x="2833485" y="4740"/>
                                  </a:lnTo>
                                  <a:lnTo>
                                    <a:pt x="2834128" y="3196"/>
                                  </a:lnTo>
                                  <a:lnTo>
                                    <a:pt x="2836676" y="639"/>
                                  </a:lnTo>
                                  <a:lnTo>
                                    <a:pt x="2838223" y="0"/>
                                  </a:lnTo>
                                  <a:lnTo>
                                    <a:pt x="2841843" y="0"/>
                                  </a:lnTo>
                                  <a:lnTo>
                                    <a:pt x="2843379" y="639"/>
                                  </a:lnTo>
                                  <a:lnTo>
                                    <a:pt x="2845939" y="3196"/>
                                  </a:lnTo>
                                  <a:lnTo>
                                    <a:pt x="2846582" y="4740"/>
                                  </a:lnTo>
                                  <a:lnTo>
                                    <a:pt x="2846582" y="8356"/>
                                  </a:lnTo>
                                  <a:lnTo>
                                    <a:pt x="2845939" y="9900"/>
                                  </a:lnTo>
                                  <a:lnTo>
                                    <a:pt x="2843379" y="12457"/>
                                  </a:lnTo>
                                  <a:lnTo>
                                    <a:pt x="284184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868072" y="13096"/>
                                  </a:moveTo>
                                  <a:lnTo>
                                    <a:pt x="2864465" y="13096"/>
                                  </a:lnTo>
                                  <a:lnTo>
                                    <a:pt x="2862917" y="12457"/>
                                  </a:lnTo>
                                  <a:lnTo>
                                    <a:pt x="2860357" y="9900"/>
                                  </a:lnTo>
                                  <a:lnTo>
                                    <a:pt x="2859714" y="8356"/>
                                  </a:lnTo>
                                  <a:lnTo>
                                    <a:pt x="2859714" y="4740"/>
                                  </a:lnTo>
                                  <a:lnTo>
                                    <a:pt x="2860357" y="3196"/>
                                  </a:lnTo>
                                  <a:lnTo>
                                    <a:pt x="2862917" y="639"/>
                                  </a:lnTo>
                                  <a:lnTo>
                                    <a:pt x="2864465" y="0"/>
                                  </a:lnTo>
                                  <a:lnTo>
                                    <a:pt x="2868072" y="0"/>
                                  </a:lnTo>
                                  <a:lnTo>
                                    <a:pt x="2869620" y="639"/>
                                  </a:lnTo>
                                  <a:lnTo>
                                    <a:pt x="2872180" y="3196"/>
                                  </a:lnTo>
                                  <a:lnTo>
                                    <a:pt x="2872811" y="4740"/>
                                  </a:lnTo>
                                  <a:lnTo>
                                    <a:pt x="2872811" y="8356"/>
                                  </a:lnTo>
                                  <a:lnTo>
                                    <a:pt x="2872180" y="9900"/>
                                  </a:lnTo>
                                  <a:lnTo>
                                    <a:pt x="2869620" y="12457"/>
                                  </a:lnTo>
                                  <a:lnTo>
                                    <a:pt x="286807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894314" y="13096"/>
                                  </a:moveTo>
                                  <a:lnTo>
                                    <a:pt x="2890694" y="13096"/>
                                  </a:lnTo>
                                  <a:lnTo>
                                    <a:pt x="2889158" y="12457"/>
                                  </a:lnTo>
                                  <a:lnTo>
                                    <a:pt x="2886598" y="9900"/>
                                  </a:lnTo>
                                  <a:lnTo>
                                    <a:pt x="2885956" y="8356"/>
                                  </a:lnTo>
                                  <a:lnTo>
                                    <a:pt x="2885956" y="4740"/>
                                  </a:lnTo>
                                  <a:lnTo>
                                    <a:pt x="2886598" y="3196"/>
                                  </a:lnTo>
                                  <a:lnTo>
                                    <a:pt x="2889158" y="639"/>
                                  </a:lnTo>
                                  <a:lnTo>
                                    <a:pt x="2890694" y="0"/>
                                  </a:lnTo>
                                  <a:lnTo>
                                    <a:pt x="2894314" y="0"/>
                                  </a:lnTo>
                                  <a:lnTo>
                                    <a:pt x="2895862" y="639"/>
                                  </a:lnTo>
                                  <a:lnTo>
                                    <a:pt x="2898409" y="3196"/>
                                  </a:lnTo>
                                  <a:lnTo>
                                    <a:pt x="2899052" y="4740"/>
                                  </a:lnTo>
                                  <a:lnTo>
                                    <a:pt x="2899052" y="8356"/>
                                  </a:lnTo>
                                  <a:lnTo>
                                    <a:pt x="2898409" y="9900"/>
                                  </a:lnTo>
                                  <a:lnTo>
                                    <a:pt x="2895862" y="12457"/>
                                  </a:lnTo>
                                  <a:lnTo>
                                    <a:pt x="289431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920543" y="13096"/>
                                  </a:moveTo>
                                  <a:lnTo>
                                    <a:pt x="2916936" y="13096"/>
                                  </a:lnTo>
                                  <a:lnTo>
                                    <a:pt x="2915388" y="12457"/>
                                  </a:lnTo>
                                  <a:lnTo>
                                    <a:pt x="2912828" y="9900"/>
                                  </a:lnTo>
                                  <a:lnTo>
                                    <a:pt x="2912197" y="8356"/>
                                  </a:lnTo>
                                  <a:lnTo>
                                    <a:pt x="2912197" y="4740"/>
                                  </a:lnTo>
                                  <a:lnTo>
                                    <a:pt x="2912828" y="3196"/>
                                  </a:lnTo>
                                  <a:lnTo>
                                    <a:pt x="2915388" y="639"/>
                                  </a:lnTo>
                                  <a:lnTo>
                                    <a:pt x="2916936" y="0"/>
                                  </a:lnTo>
                                  <a:lnTo>
                                    <a:pt x="2920543" y="0"/>
                                  </a:lnTo>
                                  <a:lnTo>
                                    <a:pt x="2922091" y="639"/>
                                  </a:lnTo>
                                  <a:lnTo>
                                    <a:pt x="2924651" y="3196"/>
                                  </a:lnTo>
                                  <a:lnTo>
                                    <a:pt x="2925294" y="4740"/>
                                  </a:lnTo>
                                  <a:lnTo>
                                    <a:pt x="2925294" y="8356"/>
                                  </a:lnTo>
                                  <a:lnTo>
                                    <a:pt x="2924651" y="9900"/>
                                  </a:lnTo>
                                  <a:lnTo>
                                    <a:pt x="2922091" y="12457"/>
                                  </a:lnTo>
                                  <a:lnTo>
                                    <a:pt x="292054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946785" y="13096"/>
                                  </a:moveTo>
                                  <a:lnTo>
                                    <a:pt x="2943165" y="13096"/>
                                  </a:lnTo>
                                  <a:lnTo>
                                    <a:pt x="2941629" y="12457"/>
                                  </a:lnTo>
                                  <a:lnTo>
                                    <a:pt x="2939069" y="9900"/>
                                  </a:lnTo>
                                  <a:lnTo>
                                    <a:pt x="2938426" y="8356"/>
                                  </a:lnTo>
                                  <a:lnTo>
                                    <a:pt x="2938426" y="4740"/>
                                  </a:lnTo>
                                  <a:lnTo>
                                    <a:pt x="2939069" y="3196"/>
                                  </a:lnTo>
                                  <a:lnTo>
                                    <a:pt x="2941629" y="639"/>
                                  </a:lnTo>
                                  <a:lnTo>
                                    <a:pt x="2943165" y="0"/>
                                  </a:lnTo>
                                  <a:lnTo>
                                    <a:pt x="2946785" y="0"/>
                                  </a:lnTo>
                                  <a:lnTo>
                                    <a:pt x="2948332" y="639"/>
                                  </a:lnTo>
                                  <a:lnTo>
                                    <a:pt x="2950880" y="3196"/>
                                  </a:lnTo>
                                  <a:lnTo>
                                    <a:pt x="2951523" y="4740"/>
                                  </a:lnTo>
                                  <a:lnTo>
                                    <a:pt x="2951523" y="8356"/>
                                  </a:lnTo>
                                  <a:lnTo>
                                    <a:pt x="2950880" y="9900"/>
                                  </a:lnTo>
                                  <a:lnTo>
                                    <a:pt x="2948332" y="12457"/>
                                  </a:lnTo>
                                  <a:lnTo>
                                    <a:pt x="294678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973026" y="13096"/>
                                  </a:moveTo>
                                  <a:lnTo>
                                    <a:pt x="2969406" y="13096"/>
                                  </a:lnTo>
                                  <a:lnTo>
                                    <a:pt x="2967859" y="12457"/>
                                  </a:lnTo>
                                  <a:lnTo>
                                    <a:pt x="2965299" y="9900"/>
                                  </a:lnTo>
                                  <a:lnTo>
                                    <a:pt x="2964668" y="8356"/>
                                  </a:lnTo>
                                  <a:lnTo>
                                    <a:pt x="2964668" y="4740"/>
                                  </a:lnTo>
                                  <a:lnTo>
                                    <a:pt x="2965299" y="3196"/>
                                  </a:lnTo>
                                  <a:lnTo>
                                    <a:pt x="2967859" y="639"/>
                                  </a:lnTo>
                                  <a:lnTo>
                                    <a:pt x="2969406" y="0"/>
                                  </a:lnTo>
                                  <a:lnTo>
                                    <a:pt x="2973026" y="0"/>
                                  </a:lnTo>
                                  <a:lnTo>
                                    <a:pt x="2974562" y="639"/>
                                  </a:lnTo>
                                  <a:lnTo>
                                    <a:pt x="2977122" y="3196"/>
                                  </a:lnTo>
                                  <a:lnTo>
                                    <a:pt x="2977765" y="4740"/>
                                  </a:lnTo>
                                  <a:lnTo>
                                    <a:pt x="2977765" y="8356"/>
                                  </a:lnTo>
                                  <a:lnTo>
                                    <a:pt x="2977122" y="9900"/>
                                  </a:lnTo>
                                  <a:lnTo>
                                    <a:pt x="2974562" y="12457"/>
                                  </a:lnTo>
                                  <a:lnTo>
                                    <a:pt x="297302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2999255" y="13096"/>
                                  </a:moveTo>
                                  <a:lnTo>
                                    <a:pt x="2995636" y="13096"/>
                                  </a:lnTo>
                                  <a:lnTo>
                                    <a:pt x="2994100" y="12457"/>
                                  </a:lnTo>
                                  <a:lnTo>
                                    <a:pt x="2991540" y="9900"/>
                                  </a:lnTo>
                                  <a:lnTo>
                                    <a:pt x="2990897" y="8356"/>
                                  </a:lnTo>
                                  <a:lnTo>
                                    <a:pt x="2990897" y="4740"/>
                                  </a:lnTo>
                                  <a:lnTo>
                                    <a:pt x="2991540" y="3196"/>
                                  </a:lnTo>
                                  <a:lnTo>
                                    <a:pt x="2994100" y="639"/>
                                  </a:lnTo>
                                  <a:lnTo>
                                    <a:pt x="2995636" y="0"/>
                                  </a:lnTo>
                                  <a:lnTo>
                                    <a:pt x="2999255" y="0"/>
                                  </a:lnTo>
                                  <a:lnTo>
                                    <a:pt x="3000803" y="639"/>
                                  </a:lnTo>
                                  <a:lnTo>
                                    <a:pt x="3003351" y="3196"/>
                                  </a:lnTo>
                                  <a:lnTo>
                                    <a:pt x="3003994" y="4740"/>
                                  </a:lnTo>
                                  <a:lnTo>
                                    <a:pt x="3003994" y="8356"/>
                                  </a:lnTo>
                                  <a:lnTo>
                                    <a:pt x="3003351" y="9900"/>
                                  </a:lnTo>
                                  <a:lnTo>
                                    <a:pt x="3000803" y="12457"/>
                                  </a:lnTo>
                                  <a:lnTo>
                                    <a:pt x="299925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025497" y="13096"/>
                                  </a:moveTo>
                                  <a:lnTo>
                                    <a:pt x="3021877" y="13096"/>
                                  </a:lnTo>
                                  <a:lnTo>
                                    <a:pt x="3020329" y="12457"/>
                                  </a:lnTo>
                                  <a:lnTo>
                                    <a:pt x="3017770" y="9900"/>
                                  </a:lnTo>
                                  <a:lnTo>
                                    <a:pt x="3017139" y="8356"/>
                                  </a:lnTo>
                                  <a:lnTo>
                                    <a:pt x="3017139" y="4740"/>
                                  </a:lnTo>
                                  <a:lnTo>
                                    <a:pt x="3017770" y="3196"/>
                                  </a:lnTo>
                                  <a:lnTo>
                                    <a:pt x="3020329" y="639"/>
                                  </a:lnTo>
                                  <a:lnTo>
                                    <a:pt x="3021877" y="0"/>
                                  </a:lnTo>
                                  <a:lnTo>
                                    <a:pt x="3025497" y="0"/>
                                  </a:lnTo>
                                  <a:lnTo>
                                    <a:pt x="3027033" y="639"/>
                                  </a:lnTo>
                                  <a:lnTo>
                                    <a:pt x="3029593" y="3196"/>
                                  </a:lnTo>
                                  <a:lnTo>
                                    <a:pt x="3030235" y="4740"/>
                                  </a:lnTo>
                                  <a:lnTo>
                                    <a:pt x="3030235" y="8356"/>
                                  </a:lnTo>
                                  <a:lnTo>
                                    <a:pt x="3029593" y="9900"/>
                                  </a:lnTo>
                                  <a:lnTo>
                                    <a:pt x="3027033" y="12457"/>
                                  </a:lnTo>
                                  <a:lnTo>
                                    <a:pt x="302549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051726" y="13096"/>
                                  </a:moveTo>
                                  <a:lnTo>
                                    <a:pt x="3048107" y="13096"/>
                                  </a:lnTo>
                                  <a:lnTo>
                                    <a:pt x="3046571" y="12457"/>
                                  </a:lnTo>
                                  <a:lnTo>
                                    <a:pt x="3044011" y="9900"/>
                                  </a:lnTo>
                                  <a:lnTo>
                                    <a:pt x="3043368" y="8356"/>
                                  </a:lnTo>
                                  <a:lnTo>
                                    <a:pt x="3043368" y="4740"/>
                                  </a:lnTo>
                                  <a:lnTo>
                                    <a:pt x="3044011" y="3196"/>
                                  </a:lnTo>
                                  <a:lnTo>
                                    <a:pt x="3046571" y="639"/>
                                  </a:lnTo>
                                  <a:lnTo>
                                    <a:pt x="3048107" y="0"/>
                                  </a:lnTo>
                                  <a:lnTo>
                                    <a:pt x="3051726" y="0"/>
                                  </a:lnTo>
                                  <a:lnTo>
                                    <a:pt x="3053274" y="639"/>
                                  </a:lnTo>
                                  <a:lnTo>
                                    <a:pt x="3055834" y="3196"/>
                                  </a:lnTo>
                                  <a:lnTo>
                                    <a:pt x="3056465" y="4740"/>
                                  </a:lnTo>
                                  <a:lnTo>
                                    <a:pt x="3056465" y="8356"/>
                                  </a:lnTo>
                                  <a:lnTo>
                                    <a:pt x="3055834" y="9900"/>
                                  </a:lnTo>
                                  <a:lnTo>
                                    <a:pt x="3053274" y="12457"/>
                                  </a:lnTo>
                                  <a:lnTo>
                                    <a:pt x="305172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077968" y="13096"/>
                                  </a:moveTo>
                                  <a:lnTo>
                                    <a:pt x="3074348" y="13096"/>
                                  </a:lnTo>
                                  <a:lnTo>
                                    <a:pt x="3072800" y="12457"/>
                                  </a:lnTo>
                                  <a:lnTo>
                                    <a:pt x="3070252" y="9900"/>
                                  </a:lnTo>
                                  <a:lnTo>
                                    <a:pt x="3069609" y="8356"/>
                                  </a:lnTo>
                                  <a:lnTo>
                                    <a:pt x="3069609" y="4740"/>
                                  </a:lnTo>
                                  <a:lnTo>
                                    <a:pt x="3070252" y="3196"/>
                                  </a:lnTo>
                                  <a:lnTo>
                                    <a:pt x="3072800" y="639"/>
                                  </a:lnTo>
                                  <a:lnTo>
                                    <a:pt x="3074348" y="0"/>
                                  </a:lnTo>
                                  <a:lnTo>
                                    <a:pt x="3077968" y="0"/>
                                  </a:lnTo>
                                  <a:lnTo>
                                    <a:pt x="3079504" y="639"/>
                                  </a:lnTo>
                                  <a:lnTo>
                                    <a:pt x="3082063" y="3196"/>
                                  </a:lnTo>
                                  <a:lnTo>
                                    <a:pt x="3082706" y="4740"/>
                                  </a:lnTo>
                                  <a:lnTo>
                                    <a:pt x="3082706" y="8356"/>
                                  </a:lnTo>
                                  <a:lnTo>
                                    <a:pt x="3082063" y="9900"/>
                                  </a:lnTo>
                                  <a:lnTo>
                                    <a:pt x="3079504" y="12457"/>
                                  </a:lnTo>
                                  <a:lnTo>
                                    <a:pt x="307796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104197" y="13096"/>
                                  </a:moveTo>
                                  <a:lnTo>
                                    <a:pt x="3100578" y="13096"/>
                                  </a:lnTo>
                                  <a:lnTo>
                                    <a:pt x="3099042" y="12457"/>
                                  </a:lnTo>
                                  <a:lnTo>
                                    <a:pt x="3096482" y="9900"/>
                                  </a:lnTo>
                                  <a:lnTo>
                                    <a:pt x="3095839" y="8356"/>
                                  </a:lnTo>
                                  <a:lnTo>
                                    <a:pt x="3095839" y="4740"/>
                                  </a:lnTo>
                                  <a:lnTo>
                                    <a:pt x="3096482" y="3196"/>
                                  </a:lnTo>
                                  <a:lnTo>
                                    <a:pt x="3099042" y="639"/>
                                  </a:lnTo>
                                  <a:lnTo>
                                    <a:pt x="3100578" y="0"/>
                                  </a:lnTo>
                                  <a:lnTo>
                                    <a:pt x="3104197" y="0"/>
                                  </a:lnTo>
                                  <a:lnTo>
                                    <a:pt x="3105745" y="639"/>
                                  </a:lnTo>
                                  <a:lnTo>
                                    <a:pt x="3108305" y="3196"/>
                                  </a:lnTo>
                                  <a:lnTo>
                                    <a:pt x="3108936" y="4740"/>
                                  </a:lnTo>
                                  <a:lnTo>
                                    <a:pt x="3108936" y="8356"/>
                                  </a:lnTo>
                                  <a:lnTo>
                                    <a:pt x="3108305" y="9900"/>
                                  </a:lnTo>
                                  <a:lnTo>
                                    <a:pt x="3105745" y="12457"/>
                                  </a:lnTo>
                                  <a:lnTo>
                                    <a:pt x="310419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130438" y="13096"/>
                                  </a:moveTo>
                                  <a:lnTo>
                                    <a:pt x="3126819" y="13096"/>
                                  </a:lnTo>
                                  <a:lnTo>
                                    <a:pt x="3125271" y="12457"/>
                                  </a:lnTo>
                                  <a:lnTo>
                                    <a:pt x="3122723" y="9900"/>
                                  </a:lnTo>
                                  <a:lnTo>
                                    <a:pt x="3122080" y="8356"/>
                                  </a:lnTo>
                                  <a:lnTo>
                                    <a:pt x="3122080" y="4740"/>
                                  </a:lnTo>
                                  <a:lnTo>
                                    <a:pt x="3122723" y="3196"/>
                                  </a:lnTo>
                                  <a:lnTo>
                                    <a:pt x="3125271" y="639"/>
                                  </a:lnTo>
                                  <a:lnTo>
                                    <a:pt x="3126819" y="0"/>
                                  </a:lnTo>
                                  <a:lnTo>
                                    <a:pt x="3130438" y="0"/>
                                  </a:lnTo>
                                  <a:lnTo>
                                    <a:pt x="3131974" y="639"/>
                                  </a:lnTo>
                                  <a:lnTo>
                                    <a:pt x="3134534" y="3196"/>
                                  </a:lnTo>
                                  <a:lnTo>
                                    <a:pt x="3135177" y="4740"/>
                                  </a:lnTo>
                                  <a:lnTo>
                                    <a:pt x="3135177" y="8356"/>
                                  </a:lnTo>
                                  <a:lnTo>
                                    <a:pt x="3134534" y="9900"/>
                                  </a:lnTo>
                                  <a:lnTo>
                                    <a:pt x="3131974" y="12457"/>
                                  </a:lnTo>
                                  <a:lnTo>
                                    <a:pt x="313043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156668" y="13096"/>
                                  </a:moveTo>
                                  <a:lnTo>
                                    <a:pt x="3153060" y="13096"/>
                                  </a:lnTo>
                                  <a:lnTo>
                                    <a:pt x="3151513" y="12457"/>
                                  </a:lnTo>
                                  <a:lnTo>
                                    <a:pt x="3148953" y="9900"/>
                                  </a:lnTo>
                                  <a:lnTo>
                                    <a:pt x="3148310" y="8356"/>
                                  </a:lnTo>
                                  <a:lnTo>
                                    <a:pt x="3148310" y="4740"/>
                                  </a:lnTo>
                                  <a:lnTo>
                                    <a:pt x="3148953" y="3196"/>
                                  </a:lnTo>
                                  <a:lnTo>
                                    <a:pt x="3151513" y="639"/>
                                  </a:lnTo>
                                  <a:lnTo>
                                    <a:pt x="3153060" y="0"/>
                                  </a:lnTo>
                                  <a:lnTo>
                                    <a:pt x="3156668" y="0"/>
                                  </a:lnTo>
                                  <a:lnTo>
                                    <a:pt x="3158216" y="639"/>
                                  </a:lnTo>
                                  <a:lnTo>
                                    <a:pt x="3160776" y="3196"/>
                                  </a:lnTo>
                                  <a:lnTo>
                                    <a:pt x="3161407" y="4740"/>
                                  </a:lnTo>
                                  <a:lnTo>
                                    <a:pt x="3161407" y="8356"/>
                                  </a:lnTo>
                                  <a:lnTo>
                                    <a:pt x="3160776" y="9900"/>
                                  </a:lnTo>
                                  <a:lnTo>
                                    <a:pt x="3158216" y="12457"/>
                                  </a:lnTo>
                                  <a:lnTo>
                                    <a:pt x="315666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182909" y="13096"/>
                                  </a:moveTo>
                                  <a:lnTo>
                                    <a:pt x="3179290" y="13096"/>
                                  </a:lnTo>
                                  <a:lnTo>
                                    <a:pt x="3177742" y="12457"/>
                                  </a:lnTo>
                                  <a:lnTo>
                                    <a:pt x="3175194" y="9900"/>
                                  </a:lnTo>
                                  <a:lnTo>
                                    <a:pt x="3174551" y="8356"/>
                                  </a:lnTo>
                                  <a:lnTo>
                                    <a:pt x="3174551" y="4740"/>
                                  </a:lnTo>
                                  <a:lnTo>
                                    <a:pt x="3175194" y="3196"/>
                                  </a:lnTo>
                                  <a:lnTo>
                                    <a:pt x="3177742" y="639"/>
                                  </a:lnTo>
                                  <a:lnTo>
                                    <a:pt x="3179290" y="0"/>
                                  </a:lnTo>
                                  <a:lnTo>
                                    <a:pt x="3182909" y="0"/>
                                  </a:lnTo>
                                  <a:lnTo>
                                    <a:pt x="3184445" y="639"/>
                                  </a:lnTo>
                                  <a:lnTo>
                                    <a:pt x="3187005" y="3196"/>
                                  </a:lnTo>
                                  <a:lnTo>
                                    <a:pt x="3187648" y="4740"/>
                                  </a:lnTo>
                                  <a:lnTo>
                                    <a:pt x="3187648" y="8356"/>
                                  </a:lnTo>
                                  <a:lnTo>
                                    <a:pt x="3187005" y="9900"/>
                                  </a:lnTo>
                                  <a:lnTo>
                                    <a:pt x="3184445" y="12457"/>
                                  </a:lnTo>
                                  <a:lnTo>
                                    <a:pt x="318290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209139" y="13096"/>
                                  </a:moveTo>
                                  <a:lnTo>
                                    <a:pt x="3205531" y="13096"/>
                                  </a:lnTo>
                                  <a:lnTo>
                                    <a:pt x="3203983" y="12457"/>
                                  </a:lnTo>
                                  <a:lnTo>
                                    <a:pt x="3201424" y="9900"/>
                                  </a:lnTo>
                                  <a:lnTo>
                                    <a:pt x="3200793" y="8356"/>
                                  </a:lnTo>
                                  <a:lnTo>
                                    <a:pt x="3200793" y="4740"/>
                                  </a:lnTo>
                                  <a:lnTo>
                                    <a:pt x="3201424" y="3196"/>
                                  </a:lnTo>
                                  <a:lnTo>
                                    <a:pt x="3203983" y="639"/>
                                  </a:lnTo>
                                  <a:lnTo>
                                    <a:pt x="3205531" y="0"/>
                                  </a:lnTo>
                                  <a:lnTo>
                                    <a:pt x="3209139" y="0"/>
                                  </a:lnTo>
                                  <a:lnTo>
                                    <a:pt x="3210687" y="639"/>
                                  </a:lnTo>
                                  <a:lnTo>
                                    <a:pt x="3213246" y="3196"/>
                                  </a:lnTo>
                                  <a:lnTo>
                                    <a:pt x="3213889" y="4740"/>
                                  </a:lnTo>
                                  <a:lnTo>
                                    <a:pt x="3213889" y="8356"/>
                                  </a:lnTo>
                                  <a:lnTo>
                                    <a:pt x="3213246" y="9900"/>
                                  </a:lnTo>
                                  <a:lnTo>
                                    <a:pt x="3210687" y="12457"/>
                                  </a:lnTo>
                                  <a:lnTo>
                                    <a:pt x="320913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235380" y="13096"/>
                                  </a:moveTo>
                                  <a:lnTo>
                                    <a:pt x="3231761" y="13096"/>
                                  </a:lnTo>
                                  <a:lnTo>
                                    <a:pt x="3230225" y="12457"/>
                                  </a:lnTo>
                                  <a:lnTo>
                                    <a:pt x="3227665" y="9900"/>
                                  </a:lnTo>
                                  <a:lnTo>
                                    <a:pt x="3227022" y="8356"/>
                                  </a:lnTo>
                                  <a:lnTo>
                                    <a:pt x="3227022" y="4740"/>
                                  </a:lnTo>
                                  <a:lnTo>
                                    <a:pt x="3227665" y="3196"/>
                                  </a:lnTo>
                                  <a:lnTo>
                                    <a:pt x="3230225" y="639"/>
                                  </a:lnTo>
                                  <a:lnTo>
                                    <a:pt x="3231761" y="0"/>
                                  </a:lnTo>
                                  <a:lnTo>
                                    <a:pt x="3235380" y="0"/>
                                  </a:lnTo>
                                  <a:lnTo>
                                    <a:pt x="3236928" y="639"/>
                                  </a:lnTo>
                                  <a:lnTo>
                                    <a:pt x="3239476" y="3196"/>
                                  </a:lnTo>
                                  <a:lnTo>
                                    <a:pt x="3240119" y="4740"/>
                                  </a:lnTo>
                                  <a:lnTo>
                                    <a:pt x="3240119" y="8356"/>
                                  </a:lnTo>
                                  <a:lnTo>
                                    <a:pt x="3239476" y="9900"/>
                                  </a:lnTo>
                                  <a:lnTo>
                                    <a:pt x="3236928" y="12457"/>
                                  </a:lnTo>
                                  <a:lnTo>
                                    <a:pt x="323538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261622" y="13096"/>
                                  </a:moveTo>
                                  <a:lnTo>
                                    <a:pt x="3258002" y="13096"/>
                                  </a:lnTo>
                                  <a:lnTo>
                                    <a:pt x="3256454" y="12457"/>
                                  </a:lnTo>
                                  <a:lnTo>
                                    <a:pt x="3253894" y="9900"/>
                                  </a:lnTo>
                                  <a:lnTo>
                                    <a:pt x="3253263" y="8356"/>
                                  </a:lnTo>
                                  <a:lnTo>
                                    <a:pt x="3253263" y="4740"/>
                                  </a:lnTo>
                                  <a:lnTo>
                                    <a:pt x="3253894" y="3196"/>
                                  </a:lnTo>
                                  <a:lnTo>
                                    <a:pt x="3256454" y="639"/>
                                  </a:lnTo>
                                  <a:lnTo>
                                    <a:pt x="3258002" y="0"/>
                                  </a:lnTo>
                                  <a:lnTo>
                                    <a:pt x="3261622" y="0"/>
                                  </a:lnTo>
                                  <a:lnTo>
                                    <a:pt x="3263157" y="639"/>
                                  </a:lnTo>
                                  <a:lnTo>
                                    <a:pt x="3265717" y="3196"/>
                                  </a:lnTo>
                                  <a:lnTo>
                                    <a:pt x="3266360" y="4740"/>
                                  </a:lnTo>
                                  <a:lnTo>
                                    <a:pt x="3266360" y="8356"/>
                                  </a:lnTo>
                                  <a:lnTo>
                                    <a:pt x="3265717" y="9900"/>
                                  </a:lnTo>
                                  <a:lnTo>
                                    <a:pt x="3263157" y="12457"/>
                                  </a:lnTo>
                                  <a:lnTo>
                                    <a:pt x="326162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287851" y="13096"/>
                                  </a:moveTo>
                                  <a:lnTo>
                                    <a:pt x="3284232" y="13096"/>
                                  </a:lnTo>
                                  <a:lnTo>
                                    <a:pt x="3282696" y="12457"/>
                                  </a:lnTo>
                                  <a:lnTo>
                                    <a:pt x="3280136" y="9900"/>
                                  </a:lnTo>
                                  <a:lnTo>
                                    <a:pt x="3279493" y="8356"/>
                                  </a:lnTo>
                                  <a:lnTo>
                                    <a:pt x="3279493" y="4740"/>
                                  </a:lnTo>
                                  <a:lnTo>
                                    <a:pt x="3280136" y="3196"/>
                                  </a:lnTo>
                                  <a:lnTo>
                                    <a:pt x="3282696" y="639"/>
                                  </a:lnTo>
                                  <a:lnTo>
                                    <a:pt x="3284232" y="0"/>
                                  </a:lnTo>
                                  <a:lnTo>
                                    <a:pt x="3287851" y="0"/>
                                  </a:lnTo>
                                  <a:lnTo>
                                    <a:pt x="3289399" y="639"/>
                                  </a:lnTo>
                                  <a:lnTo>
                                    <a:pt x="3291947" y="3196"/>
                                  </a:lnTo>
                                  <a:lnTo>
                                    <a:pt x="3292590" y="4740"/>
                                  </a:lnTo>
                                  <a:lnTo>
                                    <a:pt x="3292590" y="8356"/>
                                  </a:lnTo>
                                  <a:lnTo>
                                    <a:pt x="3291947" y="9900"/>
                                  </a:lnTo>
                                  <a:lnTo>
                                    <a:pt x="3289399" y="12457"/>
                                  </a:lnTo>
                                  <a:lnTo>
                                    <a:pt x="328785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314092" y="13096"/>
                                  </a:moveTo>
                                  <a:lnTo>
                                    <a:pt x="3310473" y="13096"/>
                                  </a:lnTo>
                                  <a:lnTo>
                                    <a:pt x="3308925" y="12457"/>
                                  </a:lnTo>
                                  <a:lnTo>
                                    <a:pt x="3306365" y="9900"/>
                                  </a:lnTo>
                                  <a:lnTo>
                                    <a:pt x="3305734" y="8356"/>
                                  </a:lnTo>
                                  <a:lnTo>
                                    <a:pt x="3305734" y="4740"/>
                                  </a:lnTo>
                                  <a:lnTo>
                                    <a:pt x="3306365" y="3196"/>
                                  </a:lnTo>
                                  <a:lnTo>
                                    <a:pt x="3308925" y="639"/>
                                  </a:lnTo>
                                  <a:lnTo>
                                    <a:pt x="3310473" y="0"/>
                                  </a:lnTo>
                                  <a:lnTo>
                                    <a:pt x="3314092" y="0"/>
                                  </a:lnTo>
                                  <a:lnTo>
                                    <a:pt x="3315628" y="639"/>
                                  </a:lnTo>
                                  <a:lnTo>
                                    <a:pt x="3318188" y="3196"/>
                                  </a:lnTo>
                                  <a:lnTo>
                                    <a:pt x="3318831" y="4740"/>
                                  </a:lnTo>
                                  <a:lnTo>
                                    <a:pt x="3318831" y="8356"/>
                                  </a:lnTo>
                                  <a:lnTo>
                                    <a:pt x="3318188" y="9900"/>
                                  </a:lnTo>
                                  <a:lnTo>
                                    <a:pt x="3315628" y="12457"/>
                                  </a:lnTo>
                                  <a:lnTo>
                                    <a:pt x="331409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340322" y="13096"/>
                                  </a:moveTo>
                                  <a:lnTo>
                                    <a:pt x="3336702" y="13096"/>
                                  </a:lnTo>
                                  <a:lnTo>
                                    <a:pt x="3335166" y="12457"/>
                                  </a:lnTo>
                                  <a:lnTo>
                                    <a:pt x="3332607" y="9900"/>
                                  </a:lnTo>
                                  <a:lnTo>
                                    <a:pt x="3331964" y="8356"/>
                                  </a:lnTo>
                                  <a:lnTo>
                                    <a:pt x="3331964" y="4740"/>
                                  </a:lnTo>
                                  <a:lnTo>
                                    <a:pt x="3332607" y="3196"/>
                                  </a:lnTo>
                                  <a:lnTo>
                                    <a:pt x="3335166" y="639"/>
                                  </a:lnTo>
                                  <a:lnTo>
                                    <a:pt x="3336702" y="0"/>
                                  </a:lnTo>
                                  <a:lnTo>
                                    <a:pt x="3340322" y="0"/>
                                  </a:lnTo>
                                  <a:lnTo>
                                    <a:pt x="3341870" y="639"/>
                                  </a:lnTo>
                                  <a:lnTo>
                                    <a:pt x="3344430" y="3196"/>
                                  </a:lnTo>
                                  <a:lnTo>
                                    <a:pt x="3345061" y="4740"/>
                                  </a:lnTo>
                                  <a:lnTo>
                                    <a:pt x="3345061" y="8356"/>
                                  </a:lnTo>
                                  <a:lnTo>
                                    <a:pt x="3344430" y="9900"/>
                                  </a:lnTo>
                                  <a:lnTo>
                                    <a:pt x="3341870" y="12457"/>
                                  </a:lnTo>
                                  <a:lnTo>
                                    <a:pt x="334032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366563" y="13096"/>
                                  </a:moveTo>
                                  <a:lnTo>
                                    <a:pt x="3362944" y="13096"/>
                                  </a:lnTo>
                                  <a:lnTo>
                                    <a:pt x="3361396" y="12457"/>
                                  </a:lnTo>
                                  <a:lnTo>
                                    <a:pt x="3358848" y="9900"/>
                                  </a:lnTo>
                                  <a:lnTo>
                                    <a:pt x="3358205" y="8356"/>
                                  </a:lnTo>
                                  <a:lnTo>
                                    <a:pt x="3358205" y="4740"/>
                                  </a:lnTo>
                                  <a:lnTo>
                                    <a:pt x="3358848" y="3196"/>
                                  </a:lnTo>
                                  <a:lnTo>
                                    <a:pt x="3361396" y="639"/>
                                  </a:lnTo>
                                  <a:lnTo>
                                    <a:pt x="3362944" y="0"/>
                                  </a:lnTo>
                                  <a:lnTo>
                                    <a:pt x="3366563" y="0"/>
                                  </a:lnTo>
                                  <a:lnTo>
                                    <a:pt x="3368099" y="639"/>
                                  </a:lnTo>
                                  <a:lnTo>
                                    <a:pt x="3370659" y="3196"/>
                                  </a:lnTo>
                                  <a:lnTo>
                                    <a:pt x="3371302" y="4740"/>
                                  </a:lnTo>
                                  <a:lnTo>
                                    <a:pt x="3371302" y="8356"/>
                                  </a:lnTo>
                                  <a:lnTo>
                                    <a:pt x="3370659" y="9900"/>
                                  </a:lnTo>
                                  <a:lnTo>
                                    <a:pt x="3368099" y="12457"/>
                                  </a:lnTo>
                                  <a:lnTo>
                                    <a:pt x="336656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392793" y="13096"/>
                                  </a:moveTo>
                                  <a:lnTo>
                                    <a:pt x="3389173" y="13096"/>
                                  </a:lnTo>
                                  <a:lnTo>
                                    <a:pt x="3387637" y="12457"/>
                                  </a:lnTo>
                                  <a:lnTo>
                                    <a:pt x="3385077" y="9900"/>
                                  </a:lnTo>
                                  <a:lnTo>
                                    <a:pt x="3384435" y="8356"/>
                                  </a:lnTo>
                                  <a:lnTo>
                                    <a:pt x="3384435" y="4740"/>
                                  </a:lnTo>
                                  <a:lnTo>
                                    <a:pt x="3385077" y="3196"/>
                                  </a:lnTo>
                                  <a:lnTo>
                                    <a:pt x="3387637" y="639"/>
                                  </a:lnTo>
                                  <a:lnTo>
                                    <a:pt x="3389173" y="0"/>
                                  </a:lnTo>
                                  <a:lnTo>
                                    <a:pt x="3392793" y="0"/>
                                  </a:lnTo>
                                  <a:lnTo>
                                    <a:pt x="3394341" y="639"/>
                                  </a:lnTo>
                                  <a:lnTo>
                                    <a:pt x="3396900" y="3196"/>
                                  </a:lnTo>
                                  <a:lnTo>
                                    <a:pt x="3397531" y="4740"/>
                                  </a:lnTo>
                                  <a:lnTo>
                                    <a:pt x="3397531" y="8356"/>
                                  </a:lnTo>
                                  <a:lnTo>
                                    <a:pt x="3396900" y="9900"/>
                                  </a:lnTo>
                                  <a:lnTo>
                                    <a:pt x="3394341" y="12457"/>
                                  </a:lnTo>
                                  <a:lnTo>
                                    <a:pt x="339279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419034" y="13096"/>
                                  </a:moveTo>
                                  <a:lnTo>
                                    <a:pt x="3415415" y="13096"/>
                                  </a:lnTo>
                                  <a:lnTo>
                                    <a:pt x="3413867" y="12457"/>
                                  </a:lnTo>
                                  <a:lnTo>
                                    <a:pt x="3411319" y="9900"/>
                                  </a:lnTo>
                                  <a:lnTo>
                                    <a:pt x="3410676" y="8356"/>
                                  </a:lnTo>
                                  <a:lnTo>
                                    <a:pt x="3410676" y="4740"/>
                                  </a:lnTo>
                                  <a:lnTo>
                                    <a:pt x="3411319" y="3196"/>
                                  </a:lnTo>
                                  <a:lnTo>
                                    <a:pt x="3413867" y="639"/>
                                  </a:lnTo>
                                  <a:lnTo>
                                    <a:pt x="3415415" y="0"/>
                                  </a:lnTo>
                                  <a:lnTo>
                                    <a:pt x="3419034" y="0"/>
                                  </a:lnTo>
                                  <a:lnTo>
                                    <a:pt x="3420570" y="639"/>
                                  </a:lnTo>
                                  <a:lnTo>
                                    <a:pt x="3423130" y="3196"/>
                                  </a:lnTo>
                                  <a:lnTo>
                                    <a:pt x="3423773" y="4740"/>
                                  </a:lnTo>
                                  <a:lnTo>
                                    <a:pt x="3423773" y="8356"/>
                                  </a:lnTo>
                                  <a:lnTo>
                                    <a:pt x="3423130" y="9900"/>
                                  </a:lnTo>
                                  <a:lnTo>
                                    <a:pt x="3420570" y="12457"/>
                                  </a:lnTo>
                                  <a:lnTo>
                                    <a:pt x="341903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445264" y="13096"/>
                                  </a:moveTo>
                                  <a:lnTo>
                                    <a:pt x="3441656" y="13096"/>
                                  </a:lnTo>
                                  <a:lnTo>
                                    <a:pt x="3440108" y="12457"/>
                                  </a:lnTo>
                                  <a:lnTo>
                                    <a:pt x="3437548" y="9900"/>
                                  </a:lnTo>
                                  <a:lnTo>
                                    <a:pt x="3436905" y="8356"/>
                                  </a:lnTo>
                                  <a:lnTo>
                                    <a:pt x="3436905" y="4740"/>
                                  </a:lnTo>
                                  <a:lnTo>
                                    <a:pt x="3437548" y="3196"/>
                                  </a:lnTo>
                                  <a:lnTo>
                                    <a:pt x="3440108" y="639"/>
                                  </a:lnTo>
                                  <a:lnTo>
                                    <a:pt x="3441656" y="0"/>
                                  </a:lnTo>
                                  <a:lnTo>
                                    <a:pt x="3445264" y="0"/>
                                  </a:lnTo>
                                  <a:lnTo>
                                    <a:pt x="3446811" y="639"/>
                                  </a:lnTo>
                                  <a:lnTo>
                                    <a:pt x="3449371" y="3196"/>
                                  </a:lnTo>
                                  <a:lnTo>
                                    <a:pt x="3450002" y="4740"/>
                                  </a:lnTo>
                                  <a:lnTo>
                                    <a:pt x="3450002" y="8356"/>
                                  </a:lnTo>
                                  <a:lnTo>
                                    <a:pt x="3449371" y="9900"/>
                                  </a:lnTo>
                                  <a:lnTo>
                                    <a:pt x="3446811" y="12457"/>
                                  </a:lnTo>
                                  <a:lnTo>
                                    <a:pt x="344526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471505" y="13096"/>
                                  </a:moveTo>
                                  <a:lnTo>
                                    <a:pt x="3467885" y="13096"/>
                                  </a:lnTo>
                                  <a:lnTo>
                                    <a:pt x="3466350" y="12457"/>
                                  </a:lnTo>
                                  <a:lnTo>
                                    <a:pt x="3463790" y="9900"/>
                                  </a:lnTo>
                                  <a:lnTo>
                                    <a:pt x="3463147" y="8356"/>
                                  </a:lnTo>
                                  <a:lnTo>
                                    <a:pt x="3463147" y="4740"/>
                                  </a:lnTo>
                                  <a:lnTo>
                                    <a:pt x="3463790" y="3196"/>
                                  </a:lnTo>
                                  <a:lnTo>
                                    <a:pt x="3466350" y="639"/>
                                  </a:lnTo>
                                  <a:lnTo>
                                    <a:pt x="3467885" y="0"/>
                                  </a:lnTo>
                                  <a:lnTo>
                                    <a:pt x="3471505" y="0"/>
                                  </a:lnTo>
                                  <a:lnTo>
                                    <a:pt x="3473053" y="639"/>
                                  </a:lnTo>
                                  <a:lnTo>
                                    <a:pt x="3475601" y="3196"/>
                                  </a:lnTo>
                                  <a:lnTo>
                                    <a:pt x="3476244" y="4740"/>
                                  </a:lnTo>
                                  <a:lnTo>
                                    <a:pt x="3476244" y="8356"/>
                                  </a:lnTo>
                                  <a:lnTo>
                                    <a:pt x="3475601" y="9900"/>
                                  </a:lnTo>
                                  <a:lnTo>
                                    <a:pt x="3473053" y="12457"/>
                                  </a:lnTo>
                                  <a:lnTo>
                                    <a:pt x="347150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497734" y="13096"/>
                                  </a:moveTo>
                                  <a:lnTo>
                                    <a:pt x="3494127" y="13096"/>
                                  </a:lnTo>
                                  <a:lnTo>
                                    <a:pt x="3492579" y="12457"/>
                                  </a:lnTo>
                                  <a:lnTo>
                                    <a:pt x="3490019" y="9900"/>
                                  </a:lnTo>
                                  <a:lnTo>
                                    <a:pt x="3489388" y="8356"/>
                                  </a:lnTo>
                                  <a:lnTo>
                                    <a:pt x="3489388" y="4740"/>
                                  </a:lnTo>
                                  <a:lnTo>
                                    <a:pt x="3490019" y="3196"/>
                                  </a:lnTo>
                                  <a:lnTo>
                                    <a:pt x="3492579" y="639"/>
                                  </a:lnTo>
                                  <a:lnTo>
                                    <a:pt x="3494127" y="0"/>
                                  </a:lnTo>
                                  <a:lnTo>
                                    <a:pt x="3497734" y="0"/>
                                  </a:lnTo>
                                  <a:lnTo>
                                    <a:pt x="3499282" y="639"/>
                                  </a:lnTo>
                                  <a:lnTo>
                                    <a:pt x="3501842" y="3196"/>
                                  </a:lnTo>
                                  <a:lnTo>
                                    <a:pt x="3502485" y="4740"/>
                                  </a:lnTo>
                                  <a:lnTo>
                                    <a:pt x="3502485" y="8356"/>
                                  </a:lnTo>
                                  <a:lnTo>
                                    <a:pt x="3501842" y="9900"/>
                                  </a:lnTo>
                                  <a:lnTo>
                                    <a:pt x="3499282" y="12457"/>
                                  </a:lnTo>
                                  <a:lnTo>
                                    <a:pt x="349773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523976" y="13096"/>
                                  </a:moveTo>
                                  <a:lnTo>
                                    <a:pt x="3520356" y="13096"/>
                                  </a:lnTo>
                                  <a:lnTo>
                                    <a:pt x="3518820" y="12457"/>
                                  </a:lnTo>
                                  <a:lnTo>
                                    <a:pt x="3516261" y="9900"/>
                                  </a:lnTo>
                                  <a:lnTo>
                                    <a:pt x="3515618" y="8356"/>
                                  </a:lnTo>
                                  <a:lnTo>
                                    <a:pt x="3515618" y="4740"/>
                                  </a:lnTo>
                                  <a:lnTo>
                                    <a:pt x="3516261" y="3196"/>
                                  </a:lnTo>
                                  <a:lnTo>
                                    <a:pt x="3518820" y="639"/>
                                  </a:lnTo>
                                  <a:lnTo>
                                    <a:pt x="3520356" y="0"/>
                                  </a:lnTo>
                                  <a:lnTo>
                                    <a:pt x="3523976" y="0"/>
                                  </a:lnTo>
                                  <a:lnTo>
                                    <a:pt x="3525524" y="639"/>
                                  </a:lnTo>
                                  <a:lnTo>
                                    <a:pt x="3528072" y="3196"/>
                                  </a:lnTo>
                                  <a:lnTo>
                                    <a:pt x="3528714" y="4740"/>
                                  </a:lnTo>
                                  <a:lnTo>
                                    <a:pt x="3528714" y="8356"/>
                                  </a:lnTo>
                                  <a:lnTo>
                                    <a:pt x="3528072" y="9900"/>
                                  </a:lnTo>
                                  <a:lnTo>
                                    <a:pt x="3525524" y="12457"/>
                                  </a:lnTo>
                                  <a:lnTo>
                                    <a:pt x="352397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550217" y="13096"/>
                                  </a:moveTo>
                                  <a:lnTo>
                                    <a:pt x="3546598" y="13096"/>
                                  </a:lnTo>
                                  <a:lnTo>
                                    <a:pt x="3545050" y="12457"/>
                                  </a:lnTo>
                                  <a:lnTo>
                                    <a:pt x="3542490" y="9900"/>
                                  </a:lnTo>
                                  <a:lnTo>
                                    <a:pt x="3541859" y="8356"/>
                                  </a:lnTo>
                                  <a:lnTo>
                                    <a:pt x="3541859" y="4740"/>
                                  </a:lnTo>
                                  <a:lnTo>
                                    <a:pt x="3542490" y="3196"/>
                                  </a:lnTo>
                                  <a:lnTo>
                                    <a:pt x="3545050" y="639"/>
                                  </a:lnTo>
                                  <a:lnTo>
                                    <a:pt x="3546598" y="0"/>
                                  </a:lnTo>
                                  <a:lnTo>
                                    <a:pt x="3550217" y="0"/>
                                  </a:lnTo>
                                  <a:lnTo>
                                    <a:pt x="3551753" y="639"/>
                                  </a:lnTo>
                                  <a:lnTo>
                                    <a:pt x="3554313" y="3196"/>
                                  </a:lnTo>
                                  <a:lnTo>
                                    <a:pt x="3554956" y="4740"/>
                                  </a:lnTo>
                                  <a:lnTo>
                                    <a:pt x="3554956" y="8356"/>
                                  </a:lnTo>
                                  <a:lnTo>
                                    <a:pt x="3554313" y="9900"/>
                                  </a:lnTo>
                                  <a:lnTo>
                                    <a:pt x="3551753" y="12457"/>
                                  </a:lnTo>
                                  <a:lnTo>
                                    <a:pt x="355021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576447" y="13096"/>
                                  </a:moveTo>
                                  <a:lnTo>
                                    <a:pt x="3572827" y="13096"/>
                                  </a:lnTo>
                                  <a:lnTo>
                                    <a:pt x="3571291" y="12457"/>
                                  </a:lnTo>
                                  <a:lnTo>
                                    <a:pt x="3568731" y="9900"/>
                                  </a:lnTo>
                                  <a:lnTo>
                                    <a:pt x="3568088" y="8356"/>
                                  </a:lnTo>
                                  <a:lnTo>
                                    <a:pt x="3568088" y="4740"/>
                                  </a:lnTo>
                                  <a:lnTo>
                                    <a:pt x="3568731" y="3196"/>
                                  </a:lnTo>
                                  <a:lnTo>
                                    <a:pt x="3571291" y="639"/>
                                  </a:lnTo>
                                  <a:lnTo>
                                    <a:pt x="3572827" y="0"/>
                                  </a:lnTo>
                                  <a:lnTo>
                                    <a:pt x="3576447" y="0"/>
                                  </a:lnTo>
                                  <a:lnTo>
                                    <a:pt x="3577994" y="639"/>
                                  </a:lnTo>
                                  <a:lnTo>
                                    <a:pt x="3580542" y="3196"/>
                                  </a:lnTo>
                                  <a:lnTo>
                                    <a:pt x="3581185" y="4740"/>
                                  </a:lnTo>
                                  <a:lnTo>
                                    <a:pt x="3581185" y="8356"/>
                                  </a:lnTo>
                                  <a:lnTo>
                                    <a:pt x="3580542" y="9900"/>
                                  </a:lnTo>
                                  <a:lnTo>
                                    <a:pt x="3577994" y="12457"/>
                                  </a:lnTo>
                                  <a:lnTo>
                                    <a:pt x="357644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602688" y="13096"/>
                                  </a:moveTo>
                                  <a:lnTo>
                                    <a:pt x="3599068" y="13096"/>
                                  </a:lnTo>
                                  <a:lnTo>
                                    <a:pt x="3597521" y="12457"/>
                                  </a:lnTo>
                                  <a:lnTo>
                                    <a:pt x="3594961" y="9900"/>
                                  </a:lnTo>
                                  <a:lnTo>
                                    <a:pt x="3594330" y="8356"/>
                                  </a:lnTo>
                                  <a:lnTo>
                                    <a:pt x="3594330" y="4740"/>
                                  </a:lnTo>
                                  <a:lnTo>
                                    <a:pt x="3594961" y="3196"/>
                                  </a:lnTo>
                                  <a:lnTo>
                                    <a:pt x="3597521" y="639"/>
                                  </a:lnTo>
                                  <a:lnTo>
                                    <a:pt x="3599068" y="0"/>
                                  </a:lnTo>
                                  <a:lnTo>
                                    <a:pt x="3602688" y="0"/>
                                  </a:lnTo>
                                  <a:lnTo>
                                    <a:pt x="3604224" y="639"/>
                                  </a:lnTo>
                                  <a:lnTo>
                                    <a:pt x="3606784" y="3196"/>
                                  </a:lnTo>
                                  <a:lnTo>
                                    <a:pt x="3607427" y="4740"/>
                                  </a:lnTo>
                                  <a:lnTo>
                                    <a:pt x="3607427" y="8356"/>
                                  </a:lnTo>
                                  <a:lnTo>
                                    <a:pt x="3606784" y="9900"/>
                                  </a:lnTo>
                                  <a:lnTo>
                                    <a:pt x="3604224" y="12457"/>
                                  </a:lnTo>
                                  <a:lnTo>
                                    <a:pt x="360268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628917" y="13096"/>
                                  </a:moveTo>
                                  <a:lnTo>
                                    <a:pt x="3625298" y="13096"/>
                                  </a:lnTo>
                                  <a:lnTo>
                                    <a:pt x="3623762" y="12457"/>
                                  </a:lnTo>
                                  <a:lnTo>
                                    <a:pt x="3621202" y="9900"/>
                                  </a:lnTo>
                                  <a:lnTo>
                                    <a:pt x="3620559" y="8356"/>
                                  </a:lnTo>
                                  <a:lnTo>
                                    <a:pt x="3620559" y="4740"/>
                                  </a:lnTo>
                                  <a:lnTo>
                                    <a:pt x="3621202" y="3196"/>
                                  </a:lnTo>
                                  <a:lnTo>
                                    <a:pt x="3623762" y="639"/>
                                  </a:lnTo>
                                  <a:lnTo>
                                    <a:pt x="3625298" y="0"/>
                                  </a:lnTo>
                                  <a:lnTo>
                                    <a:pt x="3628917" y="0"/>
                                  </a:lnTo>
                                  <a:lnTo>
                                    <a:pt x="3630465" y="639"/>
                                  </a:lnTo>
                                  <a:lnTo>
                                    <a:pt x="3633025" y="3196"/>
                                  </a:lnTo>
                                  <a:lnTo>
                                    <a:pt x="3633656" y="4740"/>
                                  </a:lnTo>
                                  <a:lnTo>
                                    <a:pt x="3633656" y="8356"/>
                                  </a:lnTo>
                                  <a:lnTo>
                                    <a:pt x="3633025" y="9900"/>
                                  </a:lnTo>
                                  <a:lnTo>
                                    <a:pt x="3630465" y="12457"/>
                                  </a:lnTo>
                                  <a:lnTo>
                                    <a:pt x="362891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655159" y="13096"/>
                                  </a:moveTo>
                                  <a:lnTo>
                                    <a:pt x="3651539" y="13096"/>
                                  </a:lnTo>
                                  <a:lnTo>
                                    <a:pt x="3649992" y="12457"/>
                                  </a:lnTo>
                                  <a:lnTo>
                                    <a:pt x="3647444" y="9900"/>
                                  </a:lnTo>
                                  <a:lnTo>
                                    <a:pt x="3646801" y="8356"/>
                                  </a:lnTo>
                                  <a:lnTo>
                                    <a:pt x="3646801" y="4740"/>
                                  </a:lnTo>
                                  <a:lnTo>
                                    <a:pt x="3647444" y="3196"/>
                                  </a:lnTo>
                                  <a:lnTo>
                                    <a:pt x="3649992" y="639"/>
                                  </a:lnTo>
                                  <a:lnTo>
                                    <a:pt x="3651539" y="0"/>
                                  </a:lnTo>
                                  <a:lnTo>
                                    <a:pt x="3655159" y="0"/>
                                  </a:lnTo>
                                  <a:lnTo>
                                    <a:pt x="3656695" y="639"/>
                                  </a:lnTo>
                                  <a:lnTo>
                                    <a:pt x="3659255" y="3196"/>
                                  </a:lnTo>
                                  <a:lnTo>
                                    <a:pt x="3659898" y="4740"/>
                                  </a:lnTo>
                                  <a:lnTo>
                                    <a:pt x="3659898" y="8356"/>
                                  </a:lnTo>
                                  <a:lnTo>
                                    <a:pt x="3659255" y="9900"/>
                                  </a:lnTo>
                                  <a:lnTo>
                                    <a:pt x="3656695" y="12457"/>
                                  </a:lnTo>
                                  <a:lnTo>
                                    <a:pt x="365515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681388" y="13096"/>
                                  </a:moveTo>
                                  <a:lnTo>
                                    <a:pt x="3677781" y="13096"/>
                                  </a:lnTo>
                                  <a:lnTo>
                                    <a:pt x="3676233" y="12457"/>
                                  </a:lnTo>
                                  <a:lnTo>
                                    <a:pt x="3673673" y="9900"/>
                                  </a:lnTo>
                                  <a:lnTo>
                                    <a:pt x="3673030" y="8356"/>
                                  </a:lnTo>
                                  <a:lnTo>
                                    <a:pt x="3673030" y="4740"/>
                                  </a:lnTo>
                                  <a:lnTo>
                                    <a:pt x="3673673" y="3196"/>
                                  </a:lnTo>
                                  <a:lnTo>
                                    <a:pt x="3676233" y="639"/>
                                  </a:lnTo>
                                  <a:lnTo>
                                    <a:pt x="3677781" y="0"/>
                                  </a:lnTo>
                                  <a:lnTo>
                                    <a:pt x="3681388" y="0"/>
                                  </a:lnTo>
                                  <a:lnTo>
                                    <a:pt x="3682936" y="639"/>
                                  </a:lnTo>
                                  <a:lnTo>
                                    <a:pt x="3685496" y="3196"/>
                                  </a:lnTo>
                                  <a:lnTo>
                                    <a:pt x="3686127" y="4740"/>
                                  </a:lnTo>
                                  <a:lnTo>
                                    <a:pt x="3686127" y="8356"/>
                                  </a:lnTo>
                                  <a:lnTo>
                                    <a:pt x="3685496" y="9900"/>
                                  </a:lnTo>
                                  <a:lnTo>
                                    <a:pt x="3682936" y="12457"/>
                                  </a:lnTo>
                                  <a:lnTo>
                                    <a:pt x="368138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707630" y="13096"/>
                                  </a:moveTo>
                                  <a:lnTo>
                                    <a:pt x="3704010" y="13096"/>
                                  </a:lnTo>
                                  <a:lnTo>
                                    <a:pt x="3702462" y="12457"/>
                                  </a:lnTo>
                                  <a:lnTo>
                                    <a:pt x="3699914" y="9900"/>
                                  </a:lnTo>
                                  <a:lnTo>
                                    <a:pt x="3699271" y="8356"/>
                                  </a:lnTo>
                                  <a:lnTo>
                                    <a:pt x="3699271" y="4740"/>
                                  </a:lnTo>
                                  <a:lnTo>
                                    <a:pt x="3699914" y="3196"/>
                                  </a:lnTo>
                                  <a:lnTo>
                                    <a:pt x="3702462" y="639"/>
                                  </a:lnTo>
                                  <a:lnTo>
                                    <a:pt x="3704010" y="0"/>
                                  </a:lnTo>
                                  <a:lnTo>
                                    <a:pt x="3707630" y="0"/>
                                  </a:lnTo>
                                  <a:lnTo>
                                    <a:pt x="3709166" y="639"/>
                                  </a:lnTo>
                                  <a:lnTo>
                                    <a:pt x="3711725" y="3196"/>
                                  </a:lnTo>
                                  <a:lnTo>
                                    <a:pt x="3712368" y="4740"/>
                                  </a:lnTo>
                                  <a:lnTo>
                                    <a:pt x="3712368" y="8356"/>
                                  </a:lnTo>
                                  <a:lnTo>
                                    <a:pt x="3711725" y="9900"/>
                                  </a:lnTo>
                                  <a:lnTo>
                                    <a:pt x="3709166" y="12457"/>
                                  </a:lnTo>
                                  <a:lnTo>
                                    <a:pt x="370763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733859" y="13096"/>
                                  </a:moveTo>
                                  <a:lnTo>
                                    <a:pt x="3730252" y="13096"/>
                                  </a:lnTo>
                                  <a:lnTo>
                                    <a:pt x="3728704" y="12457"/>
                                  </a:lnTo>
                                  <a:lnTo>
                                    <a:pt x="3726144" y="9900"/>
                                  </a:lnTo>
                                  <a:lnTo>
                                    <a:pt x="3725501" y="8356"/>
                                  </a:lnTo>
                                  <a:lnTo>
                                    <a:pt x="3725501" y="4740"/>
                                  </a:lnTo>
                                  <a:lnTo>
                                    <a:pt x="3726144" y="3196"/>
                                  </a:lnTo>
                                  <a:lnTo>
                                    <a:pt x="3728704" y="639"/>
                                  </a:lnTo>
                                  <a:lnTo>
                                    <a:pt x="3730252" y="0"/>
                                  </a:lnTo>
                                  <a:lnTo>
                                    <a:pt x="3733859" y="0"/>
                                  </a:lnTo>
                                  <a:lnTo>
                                    <a:pt x="3735407" y="639"/>
                                  </a:lnTo>
                                  <a:lnTo>
                                    <a:pt x="3737967" y="3196"/>
                                  </a:lnTo>
                                  <a:lnTo>
                                    <a:pt x="3738598" y="4740"/>
                                  </a:lnTo>
                                  <a:lnTo>
                                    <a:pt x="3738598" y="8356"/>
                                  </a:lnTo>
                                  <a:lnTo>
                                    <a:pt x="3737967" y="9900"/>
                                  </a:lnTo>
                                  <a:lnTo>
                                    <a:pt x="3735407" y="12457"/>
                                  </a:lnTo>
                                  <a:lnTo>
                                    <a:pt x="373385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760101" y="13096"/>
                                  </a:moveTo>
                                  <a:lnTo>
                                    <a:pt x="3756481" y="13096"/>
                                  </a:lnTo>
                                  <a:lnTo>
                                    <a:pt x="3754933" y="12457"/>
                                  </a:lnTo>
                                  <a:lnTo>
                                    <a:pt x="3752385" y="9900"/>
                                  </a:lnTo>
                                  <a:lnTo>
                                    <a:pt x="3751742" y="8356"/>
                                  </a:lnTo>
                                  <a:lnTo>
                                    <a:pt x="3751742" y="4740"/>
                                  </a:lnTo>
                                  <a:lnTo>
                                    <a:pt x="3752385" y="3196"/>
                                  </a:lnTo>
                                  <a:lnTo>
                                    <a:pt x="3754933" y="639"/>
                                  </a:lnTo>
                                  <a:lnTo>
                                    <a:pt x="3756481" y="0"/>
                                  </a:lnTo>
                                  <a:lnTo>
                                    <a:pt x="3760101" y="0"/>
                                  </a:lnTo>
                                  <a:lnTo>
                                    <a:pt x="3761648" y="639"/>
                                  </a:lnTo>
                                  <a:lnTo>
                                    <a:pt x="3764196" y="3196"/>
                                  </a:lnTo>
                                  <a:lnTo>
                                    <a:pt x="3764839" y="4740"/>
                                  </a:lnTo>
                                  <a:lnTo>
                                    <a:pt x="3764839" y="8356"/>
                                  </a:lnTo>
                                  <a:lnTo>
                                    <a:pt x="3764196" y="9900"/>
                                  </a:lnTo>
                                  <a:lnTo>
                                    <a:pt x="3761648" y="12457"/>
                                  </a:lnTo>
                                  <a:lnTo>
                                    <a:pt x="376010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786330" y="13096"/>
                                  </a:moveTo>
                                  <a:lnTo>
                                    <a:pt x="3782722" y="13096"/>
                                  </a:lnTo>
                                  <a:lnTo>
                                    <a:pt x="3781175" y="12457"/>
                                  </a:lnTo>
                                  <a:lnTo>
                                    <a:pt x="3778615" y="9900"/>
                                  </a:lnTo>
                                  <a:lnTo>
                                    <a:pt x="3777984" y="8356"/>
                                  </a:lnTo>
                                  <a:lnTo>
                                    <a:pt x="3777984" y="4740"/>
                                  </a:lnTo>
                                  <a:lnTo>
                                    <a:pt x="3778615" y="3196"/>
                                  </a:lnTo>
                                  <a:lnTo>
                                    <a:pt x="3781175" y="639"/>
                                  </a:lnTo>
                                  <a:lnTo>
                                    <a:pt x="3782722" y="0"/>
                                  </a:lnTo>
                                  <a:lnTo>
                                    <a:pt x="3786330" y="0"/>
                                  </a:lnTo>
                                  <a:lnTo>
                                    <a:pt x="3787878" y="639"/>
                                  </a:lnTo>
                                  <a:lnTo>
                                    <a:pt x="3790438" y="3196"/>
                                  </a:lnTo>
                                  <a:lnTo>
                                    <a:pt x="3791081" y="4740"/>
                                  </a:lnTo>
                                  <a:lnTo>
                                    <a:pt x="3791081" y="8356"/>
                                  </a:lnTo>
                                  <a:lnTo>
                                    <a:pt x="3790438" y="9900"/>
                                  </a:lnTo>
                                  <a:lnTo>
                                    <a:pt x="3787878" y="12457"/>
                                  </a:lnTo>
                                  <a:lnTo>
                                    <a:pt x="378633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812571" y="13096"/>
                                  </a:moveTo>
                                  <a:lnTo>
                                    <a:pt x="3808952" y="13096"/>
                                  </a:lnTo>
                                  <a:lnTo>
                                    <a:pt x="3807416" y="12457"/>
                                  </a:lnTo>
                                  <a:lnTo>
                                    <a:pt x="3804856" y="9900"/>
                                  </a:lnTo>
                                  <a:lnTo>
                                    <a:pt x="3804213" y="8356"/>
                                  </a:lnTo>
                                  <a:lnTo>
                                    <a:pt x="3804213" y="4740"/>
                                  </a:lnTo>
                                  <a:lnTo>
                                    <a:pt x="3804856" y="3196"/>
                                  </a:lnTo>
                                  <a:lnTo>
                                    <a:pt x="3807416" y="639"/>
                                  </a:lnTo>
                                  <a:lnTo>
                                    <a:pt x="3808952" y="0"/>
                                  </a:lnTo>
                                  <a:lnTo>
                                    <a:pt x="3812571" y="0"/>
                                  </a:lnTo>
                                  <a:lnTo>
                                    <a:pt x="3814119" y="639"/>
                                  </a:lnTo>
                                  <a:lnTo>
                                    <a:pt x="3816667" y="3196"/>
                                  </a:lnTo>
                                  <a:lnTo>
                                    <a:pt x="3817310" y="4740"/>
                                  </a:lnTo>
                                  <a:lnTo>
                                    <a:pt x="3817310" y="8356"/>
                                  </a:lnTo>
                                  <a:lnTo>
                                    <a:pt x="3816667" y="9900"/>
                                  </a:lnTo>
                                  <a:lnTo>
                                    <a:pt x="3814119" y="12457"/>
                                  </a:lnTo>
                                  <a:lnTo>
                                    <a:pt x="381257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838813" y="13096"/>
                                  </a:moveTo>
                                  <a:lnTo>
                                    <a:pt x="3835193" y="13096"/>
                                  </a:lnTo>
                                  <a:lnTo>
                                    <a:pt x="3833645" y="12457"/>
                                  </a:lnTo>
                                  <a:lnTo>
                                    <a:pt x="3831086" y="9900"/>
                                  </a:lnTo>
                                  <a:lnTo>
                                    <a:pt x="3830455" y="8356"/>
                                  </a:lnTo>
                                  <a:lnTo>
                                    <a:pt x="3830455" y="4740"/>
                                  </a:lnTo>
                                  <a:lnTo>
                                    <a:pt x="3831086" y="3196"/>
                                  </a:lnTo>
                                  <a:lnTo>
                                    <a:pt x="3833645" y="639"/>
                                  </a:lnTo>
                                  <a:lnTo>
                                    <a:pt x="3835193" y="0"/>
                                  </a:lnTo>
                                  <a:lnTo>
                                    <a:pt x="3838813" y="0"/>
                                  </a:lnTo>
                                  <a:lnTo>
                                    <a:pt x="3840349" y="639"/>
                                  </a:lnTo>
                                  <a:lnTo>
                                    <a:pt x="3842908" y="3196"/>
                                  </a:lnTo>
                                  <a:lnTo>
                                    <a:pt x="3843551" y="4740"/>
                                  </a:lnTo>
                                  <a:lnTo>
                                    <a:pt x="3843551" y="8356"/>
                                  </a:lnTo>
                                  <a:lnTo>
                                    <a:pt x="3842908" y="9900"/>
                                  </a:lnTo>
                                  <a:lnTo>
                                    <a:pt x="3840349" y="12457"/>
                                  </a:lnTo>
                                  <a:lnTo>
                                    <a:pt x="383881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865042" y="13096"/>
                                  </a:moveTo>
                                  <a:lnTo>
                                    <a:pt x="3861423" y="13096"/>
                                  </a:lnTo>
                                  <a:lnTo>
                                    <a:pt x="3859887" y="12457"/>
                                  </a:lnTo>
                                  <a:lnTo>
                                    <a:pt x="3857327" y="9900"/>
                                  </a:lnTo>
                                  <a:lnTo>
                                    <a:pt x="3856684" y="8356"/>
                                  </a:lnTo>
                                  <a:lnTo>
                                    <a:pt x="3856684" y="4740"/>
                                  </a:lnTo>
                                  <a:lnTo>
                                    <a:pt x="3857327" y="3196"/>
                                  </a:lnTo>
                                  <a:lnTo>
                                    <a:pt x="3859887" y="639"/>
                                  </a:lnTo>
                                  <a:lnTo>
                                    <a:pt x="3861423" y="0"/>
                                  </a:lnTo>
                                  <a:lnTo>
                                    <a:pt x="3865042" y="0"/>
                                  </a:lnTo>
                                  <a:lnTo>
                                    <a:pt x="3866590" y="639"/>
                                  </a:lnTo>
                                  <a:lnTo>
                                    <a:pt x="3869138" y="3196"/>
                                  </a:lnTo>
                                  <a:lnTo>
                                    <a:pt x="3869781" y="4740"/>
                                  </a:lnTo>
                                  <a:lnTo>
                                    <a:pt x="3869781" y="8356"/>
                                  </a:lnTo>
                                  <a:lnTo>
                                    <a:pt x="3869138" y="9900"/>
                                  </a:lnTo>
                                  <a:lnTo>
                                    <a:pt x="3866590" y="12457"/>
                                  </a:lnTo>
                                  <a:lnTo>
                                    <a:pt x="386504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891284" y="13096"/>
                                  </a:moveTo>
                                  <a:lnTo>
                                    <a:pt x="3887664" y="13096"/>
                                  </a:lnTo>
                                  <a:lnTo>
                                    <a:pt x="3886116" y="12457"/>
                                  </a:lnTo>
                                  <a:lnTo>
                                    <a:pt x="3883556" y="9900"/>
                                  </a:lnTo>
                                  <a:lnTo>
                                    <a:pt x="3882925" y="8356"/>
                                  </a:lnTo>
                                  <a:lnTo>
                                    <a:pt x="3882925" y="4740"/>
                                  </a:lnTo>
                                  <a:lnTo>
                                    <a:pt x="3883556" y="3196"/>
                                  </a:lnTo>
                                  <a:lnTo>
                                    <a:pt x="3886116" y="639"/>
                                  </a:lnTo>
                                  <a:lnTo>
                                    <a:pt x="3887664" y="0"/>
                                  </a:lnTo>
                                  <a:lnTo>
                                    <a:pt x="3891284" y="0"/>
                                  </a:lnTo>
                                  <a:lnTo>
                                    <a:pt x="3892819" y="639"/>
                                  </a:lnTo>
                                  <a:lnTo>
                                    <a:pt x="3895379" y="3196"/>
                                  </a:lnTo>
                                  <a:lnTo>
                                    <a:pt x="3896022" y="4740"/>
                                  </a:lnTo>
                                  <a:lnTo>
                                    <a:pt x="3896022" y="8356"/>
                                  </a:lnTo>
                                  <a:lnTo>
                                    <a:pt x="3895379" y="9900"/>
                                  </a:lnTo>
                                  <a:lnTo>
                                    <a:pt x="3892819" y="12457"/>
                                  </a:lnTo>
                                  <a:lnTo>
                                    <a:pt x="389128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917513" y="13096"/>
                                  </a:moveTo>
                                  <a:lnTo>
                                    <a:pt x="3913894" y="13096"/>
                                  </a:lnTo>
                                  <a:lnTo>
                                    <a:pt x="3912358" y="12457"/>
                                  </a:lnTo>
                                  <a:lnTo>
                                    <a:pt x="3909798" y="9900"/>
                                  </a:lnTo>
                                  <a:lnTo>
                                    <a:pt x="3909155" y="8356"/>
                                  </a:lnTo>
                                  <a:lnTo>
                                    <a:pt x="3909155" y="4740"/>
                                  </a:lnTo>
                                  <a:lnTo>
                                    <a:pt x="3909798" y="3196"/>
                                  </a:lnTo>
                                  <a:lnTo>
                                    <a:pt x="3912358" y="639"/>
                                  </a:lnTo>
                                  <a:lnTo>
                                    <a:pt x="3913894" y="0"/>
                                  </a:lnTo>
                                  <a:lnTo>
                                    <a:pt x="3917513" y="0"/>
                                  </a:lnTo>
                                  <a:lnTo>
                                    <a:pt x="3919061" y="639"/>
                                  </a:lnTo>
                                  <a:lnTo>
                                    <a:pt x="3921621" y="3196"/>
                                  </a:lnTo>
                                  <a:lnTo>
                                    <a:pt x="3922252" y="4740"/>
                                  </a:lnTo>
                                  <a:lnTo>
                                    <a:pt x="3922252" y="8356"/>
                                  </a:lnTo>
                                  <a:lnTo>
                                    <a:pt x="3921621" y="9900"/>
                                  </a:lnTo>
                                  <a:lnTo>
                                    <a:pt x="3919061" y="12457"/>
                                  </a:lnTo>
                                  <a:lnTo>
                                    <a:pt x="391751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943754" y="13096"/>
                                  </a:moveTo>
                                  <a:lnTo>
                                    <a:pt x="3940135" y="13096"/>
                                  </a:lnTo>
                                  <a:lnTo>
                                    <a:pt x="3938587" y="12457"/>
                                  </a:lnTo>
                                  <a:lnTo>
                                    <a:pt x="3936039" y="9900"/>
                                  </a:lnTo>
                                  <a:lnTo>
                                    <a:pt x="3935396" y="8356"/>
                                  </a:lnTo>
                                  <a:lnTo>
                                    <a:pt x="3935396" y="4740"/>
                                  </a:lnTo>
                                  <a:lnTo>
                                    <a:pt x="3936039" y="3196"/>
                                  </a:lnTo>
                                  <a:lnTo>
                                    <a:pt x="3938587" y="639"/>
                                  </a:lnTo>
                                  <a:lnTo>
                                    <a:pt x="3940135" y="0"/>
                                  </a:lnTo>
                                  <a:lnTo>
                                    <a:pt x="3943754" y="0"/>
                                  </a:lnTo>
                                  <a:lnTo>
                                    <a:pt x="3945290" y="639"/>
                                  </a:lnTo>
                                  <a:lnTo>
                                    <a:pt x="3947850" y="3196"/>
                                  </a:lnTo>
                                  <a:lnTo>
                                    <a:pt x="3948493" y="4740"/>
                                  </a:lnTo>
                                  <a:lnTo>
                                    <a:pt x="3948493" y="8356"/>
                                  </a:lnTo>
                                  <a:lnTo>
                                    <a:pt x="3947850" y="9900"/>
                                  </a:lnTo>
                                  <a:lnTo>
                                    <a:pt x="3945290" y="12457"/>
                                  </a:lnTo>
                                  <a:lnTo>
                                    <a:pt x="394375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969984" y="13096"/>
                                  </a:moveTo>
                                  <a:lnTo>
                                    <a:pt x="3966376" y="13096"/>
                                  </a:lnTo>
                                  <a:lnTo>
                                    <a:pt x="3964828" y="12457"/>
                                  </a:lnTo>
                                  <a:lnTo>
                                    <a:pt x="3962269" y="9900"/>
                                  </a:lnTo>
                                  <a:lnTo>
                                    <a:pt x="3961626" y="8356"/>
                                  </a:lnTo>
                                  <a:lnTo>
                                    <a:pt x="3961626" y="4740"/>
                                  </a:lnTo>
                                  <a:lnTo>
                                    <a:pt x="3962269" y="3196"/>
                                  </a:lnTo>
                                  <a:lnTo>
                                    <a:pt x="3964828" y="639"/>
                                  </a:lnTo>
                                  <a:lnTo>
                                    <a:pt x="3966376" y="0"/>
                                  </a:lnTo>
                                  <a:lnTo>
                                    <a:pt x="3969984" y="0"/>
                                  </a:lnTo>
                                  <a:lnTo>
                                    <a:pt x="3971532" y="639"/>
                                  </a:lnTo>
                                  <a:lnTo>
                                    <a:pt x="3974092" y="3196"/>
                                  </a:lnTo>
                                  <a:lnTo>
                                    <a:pt x="3974723" y="4740"/>
                                  </a:lnTo>
                                  <a:lnTo>
                                    <a:pt x="3974723" y="8356"/>
                                  </a:lnTo>
                                  <a:lnTo>
                                    <a:pt x="3974092" y="9900"/>
                                  </a:lnTo>
                                  <a:lnTo>
                                    <a:pt x="3971532" y="12457"/>
                                  </a:lnTo>
                                  <a:lnTo>
                                    <a:pt x="396998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3996225" y="13096"/>
                                  </a:moveTo>
                                  <a:lnTo>
                                    <a:pt x="3992606" y="13096"/>
                                  </a:lnTo>
                                  <a:lnTo>
                                    <a:pt x="3991058" y="12457"/>
                                  </a:lnTo>
                                  <a:lnTo>
                                    <a:pt x="3988510" y="9900"/>
                                  </a:lnTo>
                                  <a:lnTo>
                                    <a:pt x="3987867" y="8356"/>
                                  </a:lnTo>
                                  <a:lnTo>
                                    <a:pt x="3987867" y="4740"/>
                                  </a:lnTo>
                                  <a:lnTo>
                                    <a:pt x="3988510" y="3196"/>
                                  </a:lnTo>
                                  <a:lnTo>
                                    <a:pt x="3991058" y="639"/>
                                  </a:lnTo>
                                  <a:lnTo>
                                    <a:pt x="3992606" y="0"/>
                                  </a:lnTo>
                                  <a:lnTo>
                                    <a:pt x="3996225" y="0"/>
                                  </a:lnTo>
                                  <a:lnTo>
                                    <a:pt x="3997761" y="639"/>
                                  </a:lnTo>
                                  <a:lnTo>
                                    <a:pt x="4000321" y="3196"/>
                                  </a:lnTo>
                                  <a:lnTo>
                                    <a:pt x="4000964" y="4740"/>
                                  </a:lnTo>
                                  <a:lnTo>
                                    <a:pt x="4000964" y="8356"/>
                                  </a:lnTo>
                                  <a:lnTo>
                                    <a:pt x="4000321" y="9900"/>
                                  </a:lnTo>
                                  <a:lnTo>
                                    <a:pt x="3997761" y="12457"/>
                                  </a:lnTo>
                                  <a:lnTo>
                                    <a:pt x="399622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022455" y="13096"/>
                                  </a:moveTo>
                                  <a:lnTo>
                                    <a:pt x="4018847" y="13096"/>
                                  </a:lnTo>
                                  <a:lnTo>
                                    <a:pt x="4017299" y="12457"/>
                                  </a:lnTo>
                                  <a:lnTo>
                                    <a:pt x="4014739" y="9900"/>
                                  </a:lnTo>
                                  <a:lnTo>
                                    <a:pt x="4014097" y="8356"/>
                                  </a:lnTo>
                                  <a:lnTo>
                                    <a:pt x="4014097" y="4740"/>
                                  </a:lnTo>
                                  <a:lnTo>
                                    <a:pt x="4014739" y="3196"/>
                                  </a:lnTo>
                                  <a:lnTo>
                                    <a:pt x="4017299" y="639"/>
                                  </a:lnTo>
                                  <a:lnTo>
                                    <a:pt x="4018847" y="0"/>
                                  </a:lnTo>
                                  <a:lnTo>
                                    <a:pt x="4022455" y="0"/>
                                  </a:lnTo>
                                  <a:lnTo>
                                    <a:pt x="4024003" y="639"/>
                                  </a:lnTo>
                                  <a:lnTo>
                                    <a:pt x="4026562" y="3196"/>
                                  </a:lnTo>
                                  <a:lnTo>
                                    <a:pt x="4027193" y="4740"/>
                                  </a:lnTo>
                                  <a:lnTo>
                                    <a:pt x="4027193" y="8356"/>
                                  </a:lnTo>
                                  <a:lnTo>
                                    <a:pt x="4026562" y="9900"/>
                                  </a:lnTo>
                                  <a:lnTo>
                                    <a:pt x="4024003" y="12457"/>
                                  </a:lnTo>
                                  <a:lnTo>
                                    <a:pt x="402245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048696" y="13096"/>
                                  </a:moveTo>
                                  <a:lnTo>
                                    <a:pt x="4045077" y="13096"/>
                                  </a:lnTo>
                                  <a:lnTo>
                                    <a:pt x="4043529" y="12457"/>
                                  </a:lnTo>
                                  <a:lnTo>
                                    <a:pt x="4040981" y="9900"/>
                                  </a:lnTo>
                                  <a:lnTo>
                                    <a:pt x="4040338" y="8356"/>
                                  </a:lnTo>
                                  <a:lnTo>
                                    <a:pt x="4040338" y="4740"/>
                                  </a:lnTo>
                                  <a:lnTo>
                                    <a:pt x="4040981" y="3196"/>
                                  </a:lnTo>
                                  <a:lnTo>
                                    <a:pt x="4043529" y="639"/>
                                  </a:lnTo>
                                  <a:lnTo>
                                    <a:pt x="4045077" y="0"/>
                                  </a:lnTo>
                                  <a:lnTo>
                                    <a:pt x="4048696" y="0"/>
                                  </a:lnTo>
                                  <a:lnTo>
                                    <a:pt x="4050244" y="639"/>
                                  </a:lnTo>
                                  <a:lnTo>
                                    <a:pt x="4052792" y="3196"/>
                                  </a:lnTo>
                                  <a:lnTo>
                                    <a:pt x="4053435" y="4740"/>
                                  </a:lnTo>
                                  <a:lnTo>
                                    <a:pt x="4053435" y="8356"/>
                                  </a:lnTo>
                                  <a:lnTo>
                                    <a:pt x="4052792" y="9900"/>
                                  </a:lnTo>
                                  <a:lnTo>
                                    <a:pt x="4050244" y="12457"/>
                                  </a:lnTo>
                                  <a:lnTo>
                                    <a:pt x="404869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074926" y="13096"/>
                                  </a:moveTo>
                                  <a:lnTo>
                                    <a:pt x="4071318" y="13096"/>
                                  </a:lnTo>
                                  <a:lnTo>
                                    <a:pt x="4069770" y="12457"/>
                                  </a:lnTo>
                                  <a:lnTo>
                                    <a:pt x="4067210" y="9900"/>
                                  </a:lnTo>
                                  <a:lnTo>
                                    <a:pt x="4066579" y="8356"/>
                                  </a:lnTo>
                                  <a:lnTo>
                                    <a:pt x="4066579" y="4740"/>
                                  </a:lnTo>
                                  <a:lnTo>
                                    <a:pt x="4067210" y="3196"/>
                                  </a:lnTo>
                                  <a:lnTo>
                                    <a:pt x="4069770" y="639"/>
                                  </a:lnTo>
                                  <a:lnTo>
                                    <a:pt x="4071318" y="0"/>
                                  </a:lnTo>
                                  <a:lnTo>
                                    <a:pt x="4074926" y="0"/>
                                  </a:lnTo>
                                  <a:lnTo>
                                    <a:pt x="4076473" y="639"/>
                                  </a:lnTo>
                                  <a:lnTo>
                                    <a:pt x="4079033" y="3196"/>
                                  </a:lnTo>
                                  <a:lnTo>
                                    <a:pt x="4079676" y="4740"/>
                                  </a:lnTo>
                                  <a:lnTo>
                                    <a:pt x="4079676" y="8356"/>
                                  </a:lnTo>
                                  <a:lnTo>
                                    <a:pt x="4079033" y="9900"/>
                                  </a:lnTo>
                                  <a:lnTo>
                                    <a:pt x="4076473" y="12457"/>
                                  </a:lnTo>
                                  <a:lnTo>
                                    <a:pt x="407492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101167" y="13096"/>
                                  </a:moveTo>
                                  <a:lnTo>
                                    <a:pt x="4097547" y="13096"/>
                                  </a:lnTo>
                                  <a:lnTo>
                                    <a:pt x="4096012" y="12457"/>
                                  </a:lnTo>
                                  <a:lnTo>
                                    <a:pt x="4093452" y="9900"/>
                                  </a:lnTo>
                                  <a:lnTo>
                                    <a:pt x="4092809" y="8356"/>
                                  </a:lnTo>
                                  <a:lnTo>
                                    <a:pt x="4092809" y="4740"/>
                                  </a:lnTo>
                                  <a:lnTo>
                                    <a:pt x="4093452" y="3196"/>
                                  </a:lnTo>
                                  <a:lnTo>
                                    <a:pt x="4096012" y="639"/>
                                  </a:lnTo>
                                  <a:lnTo>
                                    <a:pt x="4097547" y="0"/>
                                  </a:lnTo>
                                  <a:lnTo>
                                    <a:pt x="4101167" y="0"/>
                                  </a:lnTo>
                                  <a:lnTo>
                                    <a:pt x="4102715" y="639"/>
                                  </a:lnTo>
                                  <a:lnTo>
                                    <a:pt x="4105263" y="3196"/>
                                  </a:lnTo>
                                  <a:lnTo>
                                    <a:pt x="4105906" y="4740"/>
                                  </a:lnTo>
                                  <a:lnTo>
                                    <a:pt x="4105906" y="8356"/>
                                  </a:lnTo>
                                  <a:lnTo>
                                    <a:pt x="4105263" y="9900"/>
                                  </a:lnTo>
                                  <a:lnTo>
                                    <a:pt x="4102715" y="12457"/>
                                  </a:lnTo>
                                  <a:lnTo>
                                    <a:pt x="410116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127408" y="13096"/>
                                  </a:moveTo>
                                  <a:lnTo>
                                    <a:pt x="4123789" y="13096"/>
                                  </a:lnTo>
                                  <a:lnTo>
                                    <a:pt x="4122241" y="12457"/>
                                  </a:lnTo>
                                  <a:lnTo>
                                    <a:pt x="4119681" y="9900"/>
                                  </a:lnTo>
                                  <a:lnTo>
                                    <a:pt x="4119050" y="8356"/>
                                  </a:lnTo>
                                  <a:lnTo>
                                    <a:pt x="4119050" y="4740"/>
                                  </a:lnTo>
                                  <a:lnTo>
                                    <a:pt x="4119681" y="3196"/>
                                  </a:lnTo>
                                  <a:lnTo>
                                    <a:pt x="4122241" y="639"/>
                                  </a:lnTo>
                                  <a:lnTo>
                                    <a:pt x="4123789" y="0"/>
                                  </a:lnTo>
                                  <a:lnTo>
                                    <a:pt x="4127408" y="0"/>
                                  </a:lnTo>
                                  <a:lnTo>
                                    <a:pt x="4128944" y="639"/>
                                  </a:lnTo>
                                  <a:lnTo>
                                    <a:pt x="4131504" y="3196"/>
                                  </a:lnTo>
                                  <a:lnTo>
                                    <a:pt x="4132147" y="4740"/>
                                  </a:lnTo>
                                  <a:lnTo>
                                    <a:pt x="4132147" y="8356"/>
                                  </a:lnTo>
                                  <a:lnTo>
                                    <a:pt x="4131504" y="9900"/>
                                  </a:lnTo>
                                  <a:lnTo>
                                    <a:pt x="4128944" y="12457"/>
                                  </a:lnTo>
                                  <a:lnTo>
                                    <a:pt x="412740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153638" y="13096"/>
                                  </a:moveTo>
                                  <a:lnTo>
                                    <a:pt x="4150018" y="13096"/>
                                  </a:lnTo>
                                  <a:lnTo>
                                    <a:pt x="4148482" y="12457"/>
                                  </a:lnTo>
                                  <a:lnTo>
                                    <a:pt x="4145923" y="9900"/>
                                  </a:lnTo>
                                  <a:lnTo>
                                    <a:pt x="4145280" y="8356"/>
                                  </a:lnTo>
                                  <a:lnTo>
                                    <a:pt x="4145280" y="4740"/>
                                  </a:lnTo>
                                  <a:lnTo>
                                    <a:pt x="4145923" y="3196"/>
                                  </a:lnTo>
                                  <a:lnTo>
                                    <a:pt x="4148482" y="639"/>
                                  </a:lnTo>
                                  <a:lnTo>
                                    <a:pt x="4150018" y="0"/>
                                  </a:lnTo>
                                  <a:lnTo>
                                    <a:pt x="4153638" y="0"/>
                                  </a:lnTo>
                                  <a:lnTo>
                                    <a:pt x="4155186" y="639"/>
                                  </a:lnTo>
                                  <a:lnTo>
                                    <a:pt x="4157734" y="3196"/>
                                  </a:lnTo>
                                  <a:lnTo>
                                    <a:pt x="4158376" y="4740"/>
                                  </a:lnTo>
                                  <a:lnTo>
                                    <a:pt x="4158376" y="8356"/>
                                  </a:lnTo>
                                  <a:lnTo>
                                    <a:pt x="4157734" y="9900"/>
                                  </a:lnTo>
                                  <a:lnTo>
                                    <a:pt x="4155186" y="12457"/>
                                  </a:lnTo>
                                  <a:lnTo>
                                    <a:pt x="415363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179879" y="13096"/>
                                  </a:moveTo>
                                  <a:lnTo>
                                    <a:pt x="4176260" y="13096"/>
                                  </a:lnTo>
                                  <a:lnTo>
                                    <a:pt x="4174712" y="12457"/>
                                  </a:lnTo>
                                  <a:lnTo>
                                    <a:pt x="4172152" y="9900"/>
                                  </a:lnTo>
                                  <a:lnTo>
                                    <a:pt x="4171521" y="8356"/>
                                  </a:lnTo>
                                  <a:lnTo>
                                    <a:pt x="4171521" y="4740"/>
                                  </a:lnTo>
                                  <a:lnTo>
                                    <a:pt x="4172152" y="3196"/>
                                  </a:lnTo>
                                  <a:lnTo>
                                    <a:pt x="4174712" y="639"/>
                                  </a:lnTo>
                                  <a:lnTo>
                                    <a:pt x="4176260" y="0"/>
                                  </a:lnTo>
                                  <a:lnTo>
                                    <a:pt x="4179879" y="0"/>
                                  </a:lnTo>
                                  <a:lnTo>
                                    <a:pt x="4181415" y="639"/>
                                  </a:lnTo>
                                  <a:lnTo>
                                    <a:pt x="4183975" y="3196"/>
                                  </a:lnTo>
                                  <a:lnTo>
                                    <a:pt x="4184618" y="4740"/>
                                  </a:lnTo>
                                  <a:lnTo>
                                    <a:pt x="4184618" y="8356"/>
                                  </a:lnTo>
                                  <a:lnTo>
                                    <a:pt x="4183975" y="9900"/>
                                  </a:lnTo>
                                  <a:lnTo>
                                    <a:pt x="4181415" y="12457"/>
                                  </a:lnTo>
                                  <a:lnTo>
                                    <a:pt x="417987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206109" y="13096"/>
                                  </a:moveTo>
                                  <a:lnTo>
                                    <a:pt x="4202489" y="13096"/>
                                  </a:lnTo>
                                  <a:lnTo>
                                    <a:pt x="4200953" y="12457"/>
                                  </a:lnTo>
                                  <a:lnTo>
                                    <a:pt x="4198393" y="9900"/>
                                  </a:lnTo>
                                  <a:lnTo>
                                    <a:pt x="4197750" y="8356"/>
                                  </a:lnTo>
                                  <a:lnTo>
                                    <a:pt x="4197750" y="4740"/>
                                  </a:lnTo>
                                  <a:lnTo>
                                    <a:pt x="4198393" y="3196"/>
                                  </a:lnTo>
                                  <a:lnTo>
                                    <a:pt x="4200953" y="639"/>
                                  </a:lnTo>
                                  <a:lnTo>
                                    <a:pt x="4202489" y="0"/>
                                  </a:lnTo>
                                  <a:lnTo>
                                    <a:pt x="4206109" y="0"/>
                                  </a:lnTo>
                                  <a:lnTo>
                                    <a:pt x="4207656" y="639"/>
                                  </a:lnTo>
                                  <a:lnTo>
                                    <a:pt x="4210216" y="3196"/>
                                  </a:lnTo>
                                  <a:lnTo>
                                    <a:pt x="4210847" y="4740"/>
                                  </a:lnTo>
                                  <a:lnTo>
                                    <a:pt x="4210847" y="8356"/>
                                  </a:lnTo>
                                  <a:lnTo>
                                    <a:pt x="4210216" y="9900"/>
                                  </a:lnTo>
                                  <a:lnTo>
                                    <a:pt x="4207656" y="12457"/>
                                  </a:lnTo>
                                  <a:lnTo>
                                    <a:pt x="420610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232350" y="13096"/>
                                  </a:moveTo>
                                  <a:lnTo>
                                    <a:pt x="4228731" y="13096"/>
                                  </a:lnTo>
                                  <a:lnTo>
                                    <a:pt x="4227183" y="12457"/>
                                  </a:lnTo>
                                  <a:lnTo>
                                    <a:pt x="4224623" y="9900"/>
                                  </a:lnTo>
                                  <a:lnTo>
                                    <a:pt x="4223992" y="8356"/>
                                  </a:lnTo>
                                  <a:lnTo>
                                    <a:pt x="4223992" y="4740"/>
                                  </a:lnTo>
                                  <a:lnTo>
                                    <a:pt x="4224623" y="3196"/>
                                  </a:lnTo>
                                  <a:lnTo>
                                    <a:pt x="4227183" y="639"/>
                                  </a:lnTo>
                                  <a:lnTo>
                                    <a:pt x="4228731" y="0"/>
                                  </a:lnTo>
                                  <a:lnTo>
                                    <a:pt x="4232350" y="0"/>
                                  </a:lnTo>
                                  <a:lnTo>
                                    <a:pt x="4233886" y="639"/>
                                  </a:lnTo>
                                  <a:lnTo>
                                    <a:pt x="4236446" y="3196"/>
                                  </a:lnTo>
                                  <a:lnTo>
                                    <a:pt x="4237089" y="4740"/>
                                  </a:lnTo>
                                  <a:lnTo>
                                    <a:pt x="4237089" y="8356"/>
                                  </a:lnTo>
                                  <a:lnTo>
                                    <a:pt x="4236446" y="9900"/>
                                  </a:lnTo>
                                  <a:lnTo>
                                    <a:pt x="4233886" y="12457"/>
                                  </a:lnTo>
                                  <a:lnTo>
                                    <a:pt x="423235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258580" y="13096"/>
                                  </a:moveTo>
                                  <a:lnTo>
                                    <a:pt x="4254960" y="13096"/>
                                  </a:lnTo>
                                  <a:lnTo>
                                    <a:pt x="4253424" y="12457"/>
                                  </a:lnTo>
                                  <a:lnTo>
                                    <a:pt x="4250864" y="9900"/>
                                  </a:lnTo>
                                  <a:lnTo>
                                    <a:pt x="4250221" y="8356"/>
                                  </a:lnTo>
                                  <a:lnTo>
                                    <a:pt x="4250221" y="4740"/>
                                  </a:lnTo>
                                  <a:lnTo>
                                    <a:pt x="4250864" y="3196"/>
                                  </a:lnTo>
                                  <a:lnTo>
                                    <a:pt x="4253424" y="639"/>
                                  </a:lnTo>
                                  <a:lnTo>
                                    <a:pt x="4254960" y="0"/>
                                  </a:lnTo>
                                  <a:lnTo>
                                    <a:pt x="4258580" y="0"/>
                                  </a:lnTo>
                                  <a:lnTo>
                                    <a:pt x="4260127" y="639"/>
                                  </a:lnTo>
                                  <a:lnTo>
                                    <a:pt x="4262687" y="3196"/>
                                  </a:lnTo>
                                  <a:lnTo>
                                    <a:pt x="4263318" y="4740"/>
                                  </a:lnTo>
                                  <a:lnTo>
                                    <a:pt x="4263318" y="8356"/>
                                  </a:lnTo>
                                  <a:lnTo>
                                    <a:pt x="4262687" y="9900"/>
                                  </a:lnTo>
                                  <a:lnTo>
                                    <a:pt x="4260127" y="12457"/>
                                  </a:lnTo>
                                  <a:lnTo>
                                    <a:pt x="425858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284821" y="13096"/>
                                  </a:moveTo>
                                  <a:lnTo>
                                    <a:pt x="4281201" y="13096"/>
                                  </a:lnTo>
                                  <a:lnTo>
                                    <a:pt x="4279654" y="12457"/>
                                  </a:lnTo>
                                  <a:lnTo>
                                    <a:pt x="4277106" y="9900"/>
                                  </a:lnTo>
                                  <a:lnTo>
                                    <a:pt x="4276463" y="8356"/>
                                  </a:lnTo>
                                  <a:lnTo>
                                    <a:pt x="4276463" y="4740"/>
                                  </a:lnTo>
                                  <a:lnTo>
                                    <a:pt x="4277106" y="3196"/>
                                  </a:lnTo>
                                  <a:lnTo>
                                    <a:pt x="4279654" y="639"/>
                                  </a:lnTo>
                                  <a:lnTo>
                                    <a:pt x="4281201" y="0"/>
                                  </a:lnTo>
                                  <a:lnTo>
                                    <a:pt x="4284821" y="0"/>
                                  </a:lnTo>
                                  <a:lnTo>
                                    <a:pt x="4286357" y="639"/>
                                  </a:lnTo>
                                  <a:lnTo>
                                    <a:pt x="4288917" y="3196"/>
                                  </a:lnTo>
                                  <a:lnTo>
                                    <a:pt x="4289560" y="4740"/>
                                  </a:lnTo>
                                  <a:lnTo>
                                    <a:pt x="4289560" y="8356"/>
                                  </a:lnTo>
                                  <a:lnTo>
                                    <a:pt x="4288917" y="9900"/>
                                  </a:lnTo>
                                  <a:lnTo>
                                    <a:pt x="4286357" y="12457"/>
                                  </a:lnTo>
                                  <a:lnTo>
                                    <a:pt x="428482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311050" y="13096"/>
                                  </a:moveTo>
                                  <a:lnTo>
                                    <a:pt x="4307443" y="13096"/>
                                  </a:lnTo>
                                  <a:lnTo>
                                    <a:pt x="4305895" y="12457"/>
                                  </a:lnTo>
                                  <a:lnTo>
                                    <a:pt x="4303335" y="9900"/>
                                  </a:lnTo>
                                  <a:lnTo>
                                    <a:pt x="4302692" y="8356"/>
                                  </a:lnTo>
                                  <a:lnTo>
                                    <a:pt x="4302692" y="4740"/>
                                  </a:lnTo>
                                  <a:lnTo>
                                    <a:pt x="4303335" y="3196"/>
                                  </a:lnTo>
                                  <a:lnTo>
                                    <a:pt x="4305895" y="639"/>
                                  </a:lnTo>
                                  <a:lnTo>
                                    <a:pt x="4307443" y="0"/>
                                  </a:lnTo>
                                  <a:lnTo>
                                    <a:pt x="4311050" y="0"/>
                                  </a:lnTo>
                                  <a:lnTo>
                                    <a:pt x="4312598" y="639"/>
                                  </a:lnTo>
                                  <a:lnTo>
                                    <a:pt x="4315158" y="3196"/>
                                  </a:lnTo>
                                  <a:lnTo>
                                    <a:pt x="4315789" y="4740"/>
                                  </a:lnTo>
                                  <a:lnTo>
                                    <a:pt x="4315789" y="8356"/>
                                  </a:lnTo>
                                  <a:lnTo>
                                    <a:pt x="4315158" y="9900"/>
                                  </a:lnTo>
                                  <a:lnTo>
                                    <a:pt x="4312598" y="12457"/>
                                  </a:lnTo>
                                  <a:lnTo>
                                    <a:pt x="431105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337292" y="13096"/>
                                  </a:moveTo>
                                  <a:lnTo>
                                    <a:pt x="4333672" y="13096"/>
                                  </a:lnTo>
                                  <a:lnTo>
                                    <a:pt x="4332124" y="12457"/>
                                  </a:lnTo>
                                  <a:lnTo>
                                    <a:pt x="4329576" y="9900"/>
                                  </a:lnTo>
                                  <a:lnTo>
                                    <a:pt x="4328934" y="8356"/>
                                  </a:lnTo>
                                  <a:lnTo>
                                    <a:pt x="4328934" y="4740"/>
                                  </a:lnTo>
                                  <a:lnTo>
                                    <a:pt x="4329576" y="3196"/>
                                  </a:lnTo>
                                  <a:lnTo>
                                    <a:pt x="4332124" y="639"/>
                                  </a:lnTo>
                                  <a:lnTo>
                                    <a:pt x="4333672" y="0"/>
                                  </a:lnTo>
                                  <a:lnTo>
                                    <a:pt x="4337292" y="0"/>
                                  </a:lnTo>
                                  <a:lnTo>
                                    <a:pt x="4338828" y="639"/>
                                  </a:lnTo>
                                  <a:lnTo>
                                    <a:pt x="4341387" y="3196"/>
                                  </a:lnTo>
                                  <a:lnTo>
                                    <a:pt x="4342030" y="4740"/>
                                  </a:lnTo>
                                  <a:lnTo>
                                    <a:pt x="4342030" y="8356"/>
                                  </a:lnTo>
                                  <a:lnTo>
                                    <a:pt x="4341387" y="9900"/>
                                  </a:lnTo>
                                  <a:lnTo>
                                    <a:pt x="4338828" y="12457"/>
                                  </a:lnTo>
                                  <a:lnTo>
                                    <a:pt x="433729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363521" y="13096"/>
                                  </a:moveTo>
                                  <a:lnTo>
                                    <a:pt x="4359914" y="13096"/>
                                  </a:lnTo>
                                  <a:lnTo>
                                    <a:pt x="4358366" y="12457"/>
                                  </a:lnTo>
                                  <a:lnTo>
                                    <a:pt x="4355806" y="9900"/>
                                  </a:lnTo>
                                  <a:lnTo>
                                    <a:pt x="4355175" y="8356"/>
                                  </a:lnTo>
                                  <a:lnTo>
                                    <a:pt x="4355175" y="4740"/>
                                  </a:lnTo>
                                  <a:lnTo>
                                    <a:pt x="4355806" y="3196"/>
                                  </a:lnTo>
                                  <a:lnTo>
                                    <a:pt x="4358366" y="639"/>
                                  </a:lnTo>
                                  <a:lnTo>
                                    <a:pt x="4359914" y="0"/>
                                  </a:lnTo>
                                  <a:lnTo>
                                    <a:pt x="4363521" y="0"/>
                                  </a:lnTo>
                                  <a:lnTo>
                                    <a:pt x="4365069" y="639"/>
                                  </a:lnTo>
                                  <a:lnTo>
                                    <a:pt x="4367629" y="3196"/>
                                  </a:lnTo>
                                  <a:lnTo>
                                    <a:pt x="4368272" y="4740"/>
                                  </a:lnTo>
                                  <a:lnTo>
                                    <a:pt x="4368272" y="8356"/>
                                  </a:lnTo>
                                  <a:lnTo>
                                    <a:pt x="4367629" y="9900"/>
                                  </a:lnTo>
                                  <a:lnTo>
                                    <a:pt x="4365069" y="12457"/>
                                  </a:lnTo>
                                  <a:lnTo>
                                    <a:pt x="436352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389763" y="13096"/>
                                  </a:moveTo>
                                  <a:lnTo>
                                    <a:pt x="4386143" y="13096"/>
                                  </a:lnTo>
                                  <a:lnTo>
                                    <a:pt x="4384607" y="12457"/>
                                  </a:lnTo>
                                  <a:lnTo>
                                    <a:pt x="4382047" y="9900"/>
                                  </a:lnTo>
                                  <a:lnTo>
                                    <a:pt x="4381404" y="8356"/>
                                  </a:lnTo>
                                  <a:lnTo>
                                    <a:pt x="4381404" y="4740"/>
                                  </a:lnTo>
                                  <a:lnTo>
                                    <a:pt x="4382047" y="3196"/>
                                  </a:lnTo>
                                  <a:lnTo>
                                    <a:pt x="4384607" y="639"/>
                                  </a:lnTo>
                                  <a:lnTo>
                                    <a:pt x="4386143" y="0"/>
                                  </a:lnTo>
                                  <a:lnTo>
                                    <a:pt x="4389763" y="0"/>
                                  </a:lnTo>
                                  <a:lnTo>
                                    <a:pt x="4391310" y="639"/>
                                  </a:lnTo>
                                  <a:lnTo>
                                    <a:pt x="4393858" y="3196"/>
                                  </a:lnTo>
                                  <a:lnTo>
                                    <a:pt x="4394501" y="4740"/>
                                  </a:lnTo>
                                  <a:lnTo>
                                    <a:pt x="4394501" y="8356"/>
                                  </a:lnTo>
                                  <a:lnTo>
                                    <a:pt x="4393858" y="9900"/>
                                  </a:lnTo>
                                  <a:lnTo>
                                    <a:pt x="4391310" y="12457"/>
                                  </a:lnTo>
                                  <a:lnTo>
                                    <a:pt x="438976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416004" y="13096"/>
                                  </a:moveTo>
                                  <a:lnTo>
                                    <a:pt x="4412384" y="13096"/>
                                  </a:lnTo>
                                  <a:lnTo>
                                    <a:pt x="4410837" y="12457"/>
                                  </a:lnTo>
                                  <a:lnTo>
                                    <a:pt x="4408277" y="9900"/>
                                  </a:lnTo>
                                  <a:lnTo>
                                    <a:pt x="4407646" y="8356"/>
                                  </a:lnTo>
                                  <a:lnTo>
                                    <a:pt x="4407646" y="4740"/>
                                  </a:lnTo>
                                  <a:lnTo>
                                    <a:pt x="4408277" y="3196"/>
                                  </a:lnTo>
                                  <a:lnTo>
                                    <a:pt x="4410837" y="639"/>
                                  </a:lnTo>
                                  <a:lnTo>
                                    <a:pt x="4412384" y="0"/>
                                  </a:lnTo>
                                  <a:lnTo>
                                    <a:pt x="4416004" y="0"/>
                                  </a:lnTo>
                                  <a:lnTo>
                                    <a:pt x="4417540" y="639"/>
                                  </a:lnTo>
                                  <a:lnTo>
                                    <a:pt x="4420100" y="3196"/>
                                  </a:lnTo>
                                  <a:lnTo>
                                    <a:pt x="4420743" y="4740"/>
                                  </a:lnTo>
                                  <a:lnTo>
                                    <a:pt x="4420743" y="8356"/>
                                  </a:lnTo>
                                  <a:lnTo>
                                    <a:pt x="4420100" y="9900"/>
                                  </a:lnTo>
                                  <a:lnTo>
                                    <a:pt x="4417540" y="12457"/>
                                  </a:lnTo>
                                  <a:lnTo>
                                    <a:pt x="441600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442233" y="13096"/>
                                  </a:moveTo>
                                  <a:lnTo>
                                    <a:pt x="4438614" y="13096"/>
                                  </a:lnTo>
                                  <a:lnTo>
                                    <a:pt x="4437078" y="12457"/>
                                  </a:lnTo>
                                  <a:lnTo>
                                    <a:pt x="4434518" y="9900"/>
                                  </a:lnTo>
                                  <a:lnTo>
                                    <a:pt x="4433875" y="8356"/>
                                  </a:lnTo>
                                  <a:lnTo>
                                    <a:pt x="4433875" y="4740"/>
                                  </a:lnTo>
                                  <a:lnTo>
                                    <a:pt x="4434518" y="3196"/>
                                  </a:lnTo>
                                  <a:lnTo>
                                    <a:pt x="4437078" y="639"/>
                                  </a:lnTo>
                                  <a:lnTo>
                                    <a:pt x="4438614" y="0"/>
                                  </a:lnTo>
                                  <a:lnTo>
                                    <a:pt x="4442233" y="0"/>
                                  </a:lnTo>
                                  <a:lnTo>
                                    <a:pt x="4443781" y="639"/>
                                  </a:lnTo>
                                  <a:lnTo>
                                    <a:pt x="4446329" y="3196"/>
                                  </a:lnTo>
                                  <a:lnTo>
                                    <a:pt x="4446972" y="4740"/>
                                  </a:lnTo>
                                  <a:lnTo>
                                    <a:pt x="4446972" y="8356"/>
                                  </a:lnTo>
                                  <a:lnTo>
                                    <a:pt x="4446329" y="9900"/>
                                  </a:lnTo>
                                  <a:lnTo>
                                    <a:pt x="4443781" y="12457"/>
                                  </a:lnTo>
                                  <a:lnTo>
                                    <a:pt x="444223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468475" y="13096"/>
                                  </a:moveTo>
                                  <a:lnTo>
                                    <a:pt x="4464855" y="13096"/>
                                  </a:lnTo>
                                  <a:lnTo>
                                    <a:pt x="4463307" y="12457"/>
                                  </a:lnTo>
                                  <a:lnTo>
                                    <a:pt x="4460748" y="9900"/>
                                  </a:lnTo>
                                  <a:lnTo>
                                    <a:pt x="4460117" y="8356"/>
                                  </a:lnTo>
                                  <a:lnTo>
                                    <a:pt x="4460117" y="4740"/>
                                  </a:lnTo>
                                  <a:lnTo>
                                    <a:pt x="4460748" y="3196"/>
                                  </a:lnTo>
                                  <a:lnTo>
                                    <a:pt x="4463307" y="639"/>
                                  </a:lnTo>
                                  <a:lnTo>
                                    <a:pt x="4464855" y="0"/>
                                  </a:lnTo>
                                  <a:lnTo>
                                    <a:pt x="4468475" y="0"/>
                                  </a:lnTo>
                                  <a:lnTo>
                                    <a:pt x="4470011" y="639"/>
                                  </a:lnTo>
                                  <a:lnTo>
                                    <a:pt x="4472571" y="3196"/>
                                  </a:lnTo>
                                  <a:lnTo>
                                    <a:pt x="4473213" y="4740"/>
                                  </a:lnTo>
                                  <a:lnTo>
                                    <a:pt x="4473213" y="8356"/>
                                  </a:lnTo>
                                  <a:lnTo>
                                    <a:pt x="4472571" y="9900"/>
                                  </a:lnTo>
                                  <a:lnTo>
                                    <a:pt x="4470011" y="12457"/>
                                  </a:lnTo>
                                  <a:lnTo>
                                    <a:pt x="446847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494704" y="13096"/>
                                  </a:moveTo>
                                  <a:lnTo>
                                    <a:pt x="4491085" y="13096"/>
                                  </a:lnTo>
                                  <a:lnTo>
                                    <a:pt x="4489549" y="12457"/>
                                  </a:lnTo>
                                  <a:lnTo>
                                    <a:pt x="4486989" y="9900"/>
                                  </a:lnTo>
                                  <a:lnTo>
                                    <a:pt x="4486346" y="8356"/>
                                  </a:lnTo>
                                  <a:lnTo>
                                    <a:pt x="4486346" y="4740"/>
                                  </a:lnTo>
                                  <a:lnTo>
                                    <a:pt x="4486989" y="3196"/>
                                  </a:lnTo>
                                  <a:lnTo>
                                    <a:pt x="4489549" y="639"/>
                                  </a:lnTo>
                                  <a:lnTo>
                                    <a:pt x="4491085" y="0"/>
                                  </a:lnTo>
                                  <a:lnTo>
                                    <a:pt x="4494704" y="0"/>
                                  </a:lnTo>
                                  <a:lnTo>
                                    <a:pt x="4496252" y="639"/>
                                  </a:lnTo>
                                  <a:lnTo>
                                    <a:pt x="4498812" y="3196"/>
                                  </a:lnTo>
                                  <a:lnTo>
                                    <a:pt x="4499443" y="4740"/>
                                  </a:lnTo>
                                  <a:lnTo>
                                    <a:pt x="4499443" y="8356"/>
                                  </a:lnTo>
                                  <a:lnTo>
                                    <a:pt x="4498812" y="9900"/>
                                  </a:lnTo>
                                  <a:lnTo>
                                    <a:pt x="4496252" y="12457"/>
                                  </a:lnTo>
                                  <a:lnTo>
                                    <a:pt x="449470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520946" y="13096"/>
                                  </a:moveTo>
                                  <a:lnTo>
                                    <a:pt x="4517326" y="13096"/>
                                  </a:lnTo>
                                  <a:lnTo>
                                    <a:pt x="4515778" y="12457"/>
                                  </a:lnTo>
                                  <a:lnTo>
                                    <a:pt x="4513230" y="9900"/>
                                  </a:lnTo>
                                  <a:lnTo>
                                    <a:pt x="4512587" y="8356"/>
                                  </a:lnTo>
                                  <a:lnTo>
                                    <a:pt x="4512587" y="4740"/>
                                  </a:lnTo>
                                  <a:lnTo>
                                    <a:pt x="4513230" y="3196"/>
                                  </a:lnTo>
                                  <a:lnTo>
                                    <a:pt x="4515778" y="639"/>
                                  </a:lnTo>
                                  <a:lnTo>
                                    <a:pt x="4517326" y="0"/>
                                  </a:lnTo>
                                  <a:lnTo>
                                    <a:pt x="4520946" y="0"/>
                                  </a:lnTo>
                                  <a:lnTo>
                                    <a:pt x="4522482" y="639"/>
                                  </a:lnTo>
                                  <a:lnTo>
                                    <a:pt x="4525041" y="3196"/>
                                  </a:lnTo>
                                  <a:lnTo>
                                    <a:pt x="4525684" y="4740"/>
                                  </a:lnTo>
                                  <a:lnTo>
                                    <a:pt x="4525684" y="8356"/>
                                  </a:lnTo>
                                  <a:lnTo>
                                    <a:pt x="4525041" y="9900"/>
                                  </a:lnTo>
                                  <a:lnTo>
                                    <a:pt x="4522482" y="12457"/>
                                  </a:lnTo>
                                  <a:lnTo>
                                    <a:pt x="452094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547175" y="13096"/>
                                  </a:moveTo>
                                  <a:lnTo>
                                    <a:pt x="4543568" y="13096"/>
                                  </a:lnTo>
                                  <a:lnTo>
                                    <a:pt x="4542020" y="12457"/>
                                  </a:lnTo>
                                  <a:lnTo>
                                    <a:pt x="4539460" y="9900"/>
                                  </a:lnTo>
                                  <a:lnTo>
                                    <a:pt x="4538817" y="8356"/>
                                  </a:lnTo>
                                  <a:lnTo>
                                    <a:pt x="4538817" y="4740"/>
                                  </a:lnTo>
                                  <a:lnTo>
                                    <a:pt x="4539460" y="3196"/>
                                  </a:lnTo>
                                  <a:lnTo>
                                    <a:pt x="4542020" y="639"/>
                                  </a:lnTo>
                                  <a:lnTo>
                                    <a:pt x="4543568" y="0"/>
                                  </a:lnTo>
                                  <a:lnTo>
                                    <a:pt x="4547175" y="0"/>
                                  </a:lnTo>
                                  <a:lnTo>
                                    <a:pt x="4548723" y="639"/>
                                  </a:lnTo>
                                  <a:lnTo>
                                    <a:pt x="4551283" y="3196"/>
                                  </a:lnTo>
                                  <a:lnTo>
                                    <a:pt x="4551914" y="4740"/>
                                  </a:lnTo>
                                  <a:lnTo>
                                    <a:pt x="4551914" y="8356"/>
                                  </a:lnTo>
                                  <a:lnTo>
                                    <a:pt x="4551283" y="9900"/>
                                  </a:lnTo>
                                  <a:lnTo>
                                    <a:pt x="4548723" y="12457"/>
                                  </a:lnTo>
                                  <a:lnTo>
                                    <a:pt x="454717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573416" y="13096"/>
                                  </a:moveTo>
                                  <a:lnTo>
                                    <a:pt x="4569797" y="13096"/>
                                  </a:lnTo>
                                  <a:lnTo>
                                    <a:pt x="4568249" y="12457"/>
                                  </a:lnTo>
                                  <a:lnTo>
                                    <a:pt x="4565701" y="9900"/>
                                  </a:lnTo>
                                  <a:lnTo>
                                    <a:pt x="4565058" y="8356"/>
                                  </a:lnTo>
                                  <a:lnTo>
                                    <a:pt x="4565058" y="4740"/>
                                  </a:lnTo>
                                  <a:lnTo>
                                    <a:pt x="4565701" y="3196"/>
                                  </a:lnTo>
                                  <a:lnTo>
                                    <a:pt x="4568249" y="639"/>
                                  </a:lnTo>
                                  <a:lnTo>
                                    <a:pt x="4569797" y="0"/>
                                  </a:lnTo>
                                  <a:lnTo>
                                    <a:pt x="4573416" y="0"/>
                                  </a:lnTo>
                                  <a:lnTo>
                                    <a:pt x="4574952" y="639"/>
                                  </a:lnTo>
                                  <a:lnTo>
                                    <a:pt x="4577512" y="3196"/>
                                  </a:lnTo>
                                  <a:lnTo>
                                    <a:pt x="4578155" y="4740"/>
                                  </a:lnTo>
                                  <a:lnTo>
                                    <a:pt x="4578155" y="8356"/>
                                  </a:lnTo>
                                  <a:lnTo>
                                    <a:pt x="4577512" y="9900"/>
                                  </a:lnTo>
                                  <a:lnTo>
                                    <a:pt x="4574952" y="12457"/>
                                  </a:lnTo>
                                  <a:lnTo>
                                    <a:pt x="457341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599646" y="13096"/>
                                  </a:moveTo>
                                  <a:lnTo>
                                    <a:pt x="4596038" y="13096"/>
                                  </a:lnTo>
                                  <a:lnTo>
                                    <a:pt x="4594491" y="12457"/>
                                  </a:lnTo>
                                  <a:lnTo>
                                    <a:pt x="4591931" y="9900"/>
                                  </a:lnTo>
                                  <a:lnTo>
                                    <a:pt x="4591288" y="8356"/>
                                  </a:lnTo>
                                  <a:lnTo>
                                    <a:pt x="4591288" y="4740"/>
                                  </a:lnTo>
                                  <a:lnTo>
                                    <a:pt x="4591931" y="3196"/>
                                  </a:lnTo>
                                  <a:lnTo>
                                    <a:pt x="4594491" y="639"/>
                                  </a:lnTo>
                                  <a:lnTo>
                                    <a:pt x="4596038" y="0"/>
                                  </a:lnTo>
                                  <a:lnTo>
                                    <a:pt x="4599646" y="0"/>
                                  </a:lnTo>
                                  <a:lnTo>
                                    <a:pt x="4601194" y="639"/>
                                  </a:lnTo>
                                  <a:lnTo>
                                    <a:pt x="4603754" y="3196"/>
                                  </a:lnTo>
                                  <a:lnTo>
                                    <a:pt x="4604385" y="4740"/>
                                  </a:lnTo>
                                  <a:lnTo>
                                    <a:pt x="4604385" y="8356"/>
                                  </a:lnTo>
                                  <a:lnTo>
                                    <a:pt x="4603754" y="9900"/>
                                  </a:lnTo>
                                  <a:lnTo>
                                    <a:pt x="4601194" y="12457"/>
                                  </a:lnTo>
                                  <a:lnTo>
                                    <a:pt x="459964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625887" y="13096"/>
                                  </a:moveTo>
                                  <a:lnTo>
                                    <a:pt x="4622268" y="13096"/>
                                  </a:lnTo>
                                  <a:lnTo>
                                    <a:pt x="4620732" y="12457"/>
                                  </a:lnTo>
                                  <a:lnTo>
                                    <a:pt x="4618172" y="9900"/>
                                  </a:lnTo>
                                  <a:lnTo>
                                    <a:pt x="4617529" y="8356"/>
                                  </a:lnTo>
                                  <a:lnTo>
                                    <a:pt x="4617529" y="4740"/>
                                  </a:lnTo>
                                  <a:lnTo>
                                    <a:pt x="4618172" y="3196"/>
                                  </a:lnTo>
                                  <a:lnTo>
                                    <a:pt x="4620732" y="639"/>
                                  </a:lnTo>
                                  <a:lnTo>
                                    <a:pt x="4622268" y="0"/>
                                  </a:lnTo>
                                  <a:lnTo>
                                    <a:pt x="4625887" y="0"/>
                                  </a:lnTo>
                                  <a:lnTo>
                                    <a:pt x="4627435" y="639"/>
                                  </a:lnTo>
                                  <a:lnTo>
                                    <a:pt x="4629983" y="3196"/>
                                  </a:lnTo>
                                  <a:lnTo>
                                    <a:pt x="4630626" y="4740"/>
                                  </a:lnTo>
                                  <a:lnTo>
                                    <a:pt x="4630626" y="8356"/>
                                  </a:lnTo>
                                  <a:lnTo>
                                    <a:pt x="4629983" y="9900"/>
                                  </a:lnTo>
                                  <a:lnTo>
                                    <a:pt x="4627435" y="12457"/>
                                  </a:lnTo>
                                  <a:lnTo>
                                    <a:pt x="462588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652117" y="13096"/>
                                  </a:moveTo>
                                  <a:lnTo>
                                    <a:pt x="4648509" y="13096"/>
                                  </a:lnTo>
                                  <a:lnTo>
                                    <a:pt x="4646961" y="12457"/>
                                  </a:lnTo>
                                  <a:lnTo>
                                    <a:pt x="4644402" y="9900"/>
                                  </a:lnTo>
                                  <a:lnTo>
                                    <a:pt x="4643771" y="8356"/>
                                  </a:lnTo>
                                  <a:lnTo>
                                    <a:pt x="4643771" y="4740"/>
                                  </a:lnTo>
                                  <a:lnTo>
                                    <a:pt x="4644402" y="3196"/>
                                  </a:lnTo>
                                  <a:lnTo>
                                    <a:pt x="4646961" y="639"/>
                                  </a:lnTo>
                                  <a:lnTo>
                                    <a:pt x="4648509" y="0"/>
                                  </a:lnTo>
                                  <a:lnTo>
                                    <a:pt x="4652117" y="0"/>
                                  </a:lnTo>
                                  <a:lnTo>
                                    <a:pt x="4653665" y="639"/>
                                  </a:lnTo>
                                  <a:lnTo>
                                    <a:pt x="4656224" y="3196"/>
                                  </a:lnTo>
                                  <a:lnTo>
                                    <a:pt x="4656867" y="4740"/>
                                  </a:lnTo>
                                  <a:lnTo>
                                    <a:pt x="4656867" y="8356"/>
                                  </a:lnTo>
                                  <a:lnTo>
                                    <a:pt x="4656224" y="9900"/>
                                  </a:lnTo>
                                  <a:lnTo>
                                    <a:pt x="4653665" y="12457"/>
                                  </a:lnTo>
                                  <a:lnTo>
                                    <a:pt x="465211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678358" y="13096"/>
                                  </a:moveTo>
                                  <a:lnTo>
                                    <a:pt x="4674739" y="13096"/>
                                  </a:lnTo>
                                  <a:lnTo>
                                    <a:pt x="4673203" y="12457"/>
                                  </a:lnTo>
                                  <a:lnTo>
                                    <a:pt x="4670643" y="9900"/>
                                  </a:lnTo>
                                  <a:lnTo>
                                    <a:pt x="4670000" y="8356"/>
                                  </a:lnTo>
                                  <a:lnTo>
                                    <a:pt x="4670000" y="4740"/>
                                  </a:lnTo>
                                  <a:lnTo>
                                    <a:pt x="4670643" y="3196"/>
                                  </a:lnTo>
                                  <a:lnTo>
                                    <a:pt x="4673203" y="639"/>
                                  </a:lnTo>
                                  <a:lnTo>
                                    <a:pt x="4674739" y="0"/>
                                  </a:lnTo>
                                  <a:lnTo>
                                    <a:pt x="4678358" y="0"/>
                                  </a:lnTo>
                                  <a:lnTo>
                                    <a:pt x="4679906" y="639"/>
                                  </a:lnTo>
                                  <a:lnTo>
                                    <a:pt x="4682454" y="3196"/>
                                  </a:lnTo>
                                  <a:lnTo>
                                    <a:pt x="4683097" y="4740"/>
                                  </a:lnTo>
                                  <a:lnTo>
                                    <a:pt x="4683097" y="8356"/>
                                  </a:lnTo>
                                  <a:lnTo>
                                    <a:pt x="4682454" y="9900"/>
                                  </a:lnTo>
                                  <a:lnTo>
                                    <a:pt x="4679906" y="12457"/>
                                  </a:lnTo>
                                  <a:lnTo>
                                    <a:pt x="467835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704600" y="13096"/>
                                  </a:moveTo>
                                  <a:lnTo>
                                    <a:pt x="4700980" y="13096"/>
                                  </a:lnTo>
                                  <a:lnTo>
                                    <a:pt x="4699432" y="12457"/>
                                  </a:lnTo>
                                  <a:lnTo>
                                    <a:pt x="4696872" y="9900"/>
                                  </a:lnTo>
                                  <a:lnTo>
                                    <a:pt x="4696241" y="8356"/>
                                  </a:lnTo>
                                  <a:lnTo>
                                    <a:pt x="4696241" y="4740"/>
                                  </a:lnTo>
                                  <a:lnTo>
                                    <a:pt x="4696872" y="3196"/>
                                  </a:lnTo>
                                  <a:lnTo>
                                    <a:pt x="4699432" y="639"/>
                                  </a:lnTo>
                                  <a:lnTo>
                                    <a:pt x="4700980" y="0"/>
                                  </a:lnTo>
                                  <a:lnTo>
                                    <a:pt x="4704600" y="0"/>
                                  </a:lnTo>
                                  <a:lnTo>
                                    <a:pt x="4706135" y="639"/>
                                  </a:lnTo>
                                  <a:lnTo>
                                    <a:pt x="4708695" y="3196"/>
                                  </a:lnTo>
                                  <a:lnTo>
                                    <a:pt x="4709338" y="4740"/>
                                  </a:lnTo>
                                  <a:lnTo>
                                    <a:pt x="4709338" y="8356"/>
                                  </a:lnTo>
                                  <a:lnTo>
                                    <a:pt x="4708695" y="9900"/>
                                  </a:lnTo>
                                  <a:lnTo>
                                    <a:pt x="4706135" y="12457"/>
                                  </a:lnTo>
                                  <a:lnTo>
                                    <a:pt x="470460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730829" y="13096"/>
                                  </a:moveTo>
                                  <a:lnTo>
                                    <a:pt x="4727210" y="13096"/>
                                  </a:lnTo>
                                  <a:lnTo>
                                    <a:pt x="4725674" y="12457"/>
                                  </a:lnTo>
                                  <a:lnTo>
                                    <a:pt x="4723114" y="9900"/>
                                  </a:lnTo>
                                  <a:lnTo>
                                    <a:pt x="4722471" y="8356"/>
                                  </a:lnTo>
                                  <a:lnTo>
                                    <a:pt x="4722471" y="4740"/>
                                  </a:lnTo>
                                  <a:lnTo>
                                    <a:pt x="4723114" y="3196"/>
                                  </a:lnTo>
                                  <a:lnTo>
                                    <a:pt x="4725674" y="639"/>
                                  </a:lnTo>
                                  <a:lnTo>
                                    <a:pt x="4727210" y="0"/>
                                  </a:lnTo>
                                  <a:lnTo>
                                    <a:pt x="4730829" y="0"/>
                                  </a:lnTo>
                                  <a:lnTo>
                                    <a:pt x="4732377" y="639"/>
                                  </a:lnTo>
                                  <a:lnTo>
                                    <a:pt x="4734937" y="3196"/>
                                  </a:lnTo>
                                  <a:lnTo>
                                    <a:pt x="4735568" y="4740"/>
                                  </a:lnTo>
                                  <a:lnTo>
                                    <a:pt x="4735568" y="8356"/>
                                  </a:lnTo>
                                  <a:lnTo>
                                    <a:pt x="4734937" y="9900"/>
                                  </a:lnTo>
                                  <a:lnTo>
                                    <a:pt x="4732377" y="12457"/>
                                  </a:lnTo>
                                  <a:lnTo>
                                    <a:pt x="4730829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757070" y="13096"/>
                                  </a:moveTo>
                                  <a:lnTo>
                                    <a:pt x="4753451" y="13096"/>
                                  </a:lnTo>
                                  <a:lnTo>
                                    <a:pt x="4751903" y="12457"/>
                                  </a:lnTo>
                                  <a:lnTo>
                                    <a:pt x="4749343" y="9900"/>
                                  </a:lnTo>
                                  <a:lnTo>
                                    <a:pt x="4748712" y="8356"/>
                                  </a:lnTo>
                                  <a:lnTo>
                                    <a:pt x="4748712" y="4740"/>
                                  </a:lnTo>
                                  <a:lnTo>
                                    <a:pt x="4749343" y="3196"/>
                                  </a:lnTo>
                                  <a:lnTo>
                                    <a:pt x="4751903" y="639"/>
                                  </a:lnTo>
                                  <a:lnTo>
                                    <a:pt x="4753451" y="0"/>
                                  </a:lnTo>
                                  <a:lnTo>
                                    <a:pt x="4757070" y="0"/>
                                  </a:lnTo>
                                  <a:lnTo>
                                    <a:pt x="4758606" y="639"/>
                                  </a:lnTo>
                                  <a:lnTo>
                                    <a:pt x="4761166" y="3196"/>
                                  </a:lnTo>
                                  <a:lnTo>
                                    <a:pt x="4761809" y="4740"/>
                                  </a:lnTo>
                                  <a:lnTo>
                                    <a:pt x="4761809" y="8356"/>
                                  </a:lnTo>
                                  <a:lnTo>
                                    <a:pt x="4761166" y="9900"/>
                                  </a:lnTo>
                                  <a:lnTo>
                                    <a:pt x="4758606" y="12457"/>
                                  </a:lnTo>
                                  <a:lnTo>
                                    <a:pt x="475707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783300" y="13096"/>
                                  </a:moveTo>
                                  <a:lnTo>
                                    <a:pt x="4779680" y="13096"/>
                                  </a:lnTo>
                                  <a:lnTo>
                                    <a:pt x="4778144" y="12457"/>
                                  </a:lnTo>
                                  <a:lnTo>
                                    <a:pt x="4775585" y="9900"/>
                                  </a:lnTo>
                                  <a:lnTo>
                                    <a:pt x="4774942" y="8356"/>
                                  </a:lnTo>
                                  <a:lnTo>
                                    <a:pt x="4774942" y="4740"/>
                                  </a:lnTo>
                                  <a:lnTo>
                                    <a:pt x="4775585" y="3196"/>
                                  </a:lnTo>
                                  <a:lnTo>
                                    <a:pt x="4778144" y="639"/>
                                  </a:lnTo>
                                  <a:lnTo>
                                    <a:pt x="4779680" y="0"/>
                                  </a:lnTo>
                                  <a:lnTo>
                                    <a:pt x="4783300" y="0"/>
                                  </a:lnTo>
                                  <a:lnTo>
                                    <a:pt x="4784848" y="639"/>
                                  </a:lnTo>
                                  <a:lnTo>
                                    <a:pt x="4787408" y="3196"/>
                                  </a:lnTo>
                                  <a:lnTo>
                                    <a:pt x="4788039" y="4740"/>
                                  </a:lnTo>
                                  <a:lnTo>
                                    <a:pt x="4788039" y="8356"/>
                                  </a:lnTo>
                                  <a:lnTo>
                                    <a:pt x="4787408" y="9900"/>
                                  </a:lnTo>
                                  <a:lnTo>
                                    <a:pt x="4784848" y="12457"/>
                                  </a:lnTo>
                                  <a:lnTo>
                                    <a:pt x="4783300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809541" y="13096"/>
                                  </a:moveTo>
                                  <a:lnTo>
                                    <a:pt x="4805922" y="13096"/>
                                  </a:lnTo>
                                  <a:lnTo>
                                    <a:pt x="4804374" y="12457"/>
                                  </a:lnTo>
                                  <a:lnTo>
                                    <a:pt x="4801814" y="9900"/>
                                  </a:lnTo>
                                  <a:lnTo>
                                    <a:pt x="4801183" y="8356"/>
                                  </a:lnTo>
                                  <a:lnTo>
                                    <a:pt x="4801183" y="4740"/>
                                  </a:lnTo>
                                  <a:lnTo>
                                    <a:pt x="4801814" y="3196"/>
                                  </a:lnTo>
                                  <a:lnTo>
                                    <a:pt x="4804374" y="639"/>
                                  </a:lnTo>
                                  <a:lnTo>
                                    <a:pt x="4805922" y="0"/>
                                  </a:lnTo>
                                  <a:lnTo>
                                    <a:pt x="4809541" y="0"/>
                                  </a:lnTo>
                                  <a:lnTo>
                                    <a:pt x="4811077" y="639"/>
                                  </a:lnTo>
                                  <a:lnTo>
                                    <a:pt x="4813637" y="3196"/>
                                  </a:lnTo>
                                  <a:lnTo>
                                    <a:pt x="4814280" y="4740"/>
                                  </a:lnTo>
                                  <a:lnTo>
                                    <a:pt x="4814280" y="8356"/>
                                  </a:lnTo>
                                  <a:lnTo>
                                    <a:pt x="4813637" y="9900"/>
                                  </a:lnTo>
                                  <a:lnTo>
                                    <a:pt x="4811077" y="12457"/>
                                  </a:lnTo>
                                  <a:lnTo>
                                    <a:pt x="480954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835771" y="13096"/>
                                  </a:moveTo>
                                  <a:lnTo>
                                    <a:pt x="4832151" y="13096"/>
                                  </a:lnTo>
                                  <a:lnTo>
                                    <a:pt x="4830615" y="12457"/>
                                  </a:lnTo>
                                  <a:lnTo>
                                    <a:pt x="4828055" y="9900"/>
                                  </a:lnTo>
                                  <a:lnTo>
                                    <a:pt x="4827413" y="8356"/>
                                  </a:lnTo>
                                  <a:lnTo>
                                    <a:pt x="4827413" y="4740"/>
                                  </a:lnTo>
                                  <a:lnTo>
                                    <a:pt x="4828055" y="3196"/>
                                  </a:lnTo>
                                  <a:lnTo>
                                    <a:pt x="4830615" y="639"/>
                                  </a:lnTo>
                                  <a:lnTo>
                                    <a:pt x="4832151" y="0"/>
                                  </a:lnTo>
                                  <a:lnTo>
                                    <a:pt x="4835771" y="0"/>
                                  </a:lnTo>
                                  <a:lnTo>
                                    <a:pt x="4837319" y="639"/>
                                  </a:lnTo>
                                  <a:lnTo>
                                    <a:pt x="4839878" y="3196"/>
                                  </a:lnTo>
                                  <a:lnTo>
                                    <a:pt x="4840509" y="4740"/>
                                  </a:lnTo>
                                  <a:lnTo>
                                    <a:pt x="4840509" y="8356"/>
                                  </a:lnTo>
                                  <a:lnTo>
                                    <a:pt x="4839878" y="9900"/>
                                  </a:lnTo>
                                  <a:lnTo>
                                    <a:pt x="4837319" y="12457"/>
                                  </a:lnTo>
                                  <a:lnTo>
                                    <a:pt x="4835771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862012" y="13096"/>
                                  </a:moveTo>
                                  <a:lnTo>
                                    <a:pt x="4858393" y="13096"/>
                                  </a:lnTo>
                                  <a:lnTo>
                                    <a:pt x="4856845" y="12457"/>
                                  </a:lnTo>
                                  <a:lnTo>
                                    <a:pt x="4854297" y="9900"/>
                                  </a:lnTo>
                                  <a:lnTo>
                                    <a:pt x="4853654" y="8356"/>
                                  </a:lnTo>
                                  <a:lnTo>
                                    <a:pt x="4853654" y="4740"/>
                                  </a:lnTo>
                                  <a:lnTo>
                                    <a:pt x="4854297" y="3196"/>
                                  </a:lnTo>
                                  <a:lnTo>
                                    <a:pt x="4856845" y="639"/>
                                  </a:lnTo>
                                  <a:lnTo>
                                    <a:pt x="4858393" y="0"/>
                                  </a:lnTo>
                                  <a:lnTo>
                                    <a:pt x="4862012" y="0"/>
                                  </a:lnTo>
                                  <a:lnTo>
                                    <a:pt x="4863548" y="639"/>
                                  </a:lnTo>
                                  <a:lnTo>
                                    <a:pt x="4866108" y="3196"/>
                                  </a:lnTo>
                                  <a:lnTo>
                                    <a:pt x="4866751" y="4740"/>
                                  </a:lnTo>
                                  <a:lnTo>
                                    <a:pt x="4866751" y="8356"/>
                                  </a:lnTo>
                                  <a:lnTo>
                                    <a:pt x="4866108" y="9900"/>
                                  </a:lnTo>
                                  <a:lnTo>
                                    <a:pt x="4863548" y="12457"/>
                                  </a:lnTo>
                                  <a:lnTo>
                                    <a:pt x="486201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888242" y="13096"/>
                                  </a:moveTo>
                                  <a:lnTo>
                                    <a:pt x="4884634" y="13096"/>
                                  </a:lnTo>
                                  <a:lnTo>
                                    <a:pt x="4883086" y="12457"/>
                                  </a:lnTo>
                                  <a:lnTo>
                                    <a:pt x="4880526" y="9900"/>
                                  </a:lnTo>
                                  <a:lnTo>
                                    <a:pt x="4879883" y="8356"/>
                                  </a:lnTo>
                                  <a:lnTo>
                                    <a:pt x="4879883" y="4740"/>
                                  </a:lnTo>
                                  <a:lnTo>
                                    <a:pt x="4880526" y="3196"/>
                                  </a:lnTo>
                                  <a:lnTo>
                                    <a:pt x="4883086" y="639"/>
                                  </a:lnTo>
                                  <a:lnTo>
                                    <a:pt x="4884634" y="0"/>
                                  </a:lnTo>
                                  <a:lnTo>
                                    <a:pt x="4888242" y="0"/>
                                  </a:lnTo>
                                  <a:lnTo>
                                    <a:pt x="4889789" y="639"/>
                                  </a:lnTo>
                                  <a:lnTo>
                                    <a:pt x="4892349" y="3196"/>
                                  </a:lnTo>
                                  <a:lnTo>
                                    <a:pt x="4892980" y="4740"/>
                                  </a:lnTo>
                                  <a:lnTo>
                                    <a:pt x="4892980" y="8356"/>
                                  </a:lnTo>
                                  <a:lnTo>
                                    <a:pt x="4892349" y="9900"/>
                                  </a:lnTo>
                                  <a:lnTo>
                                    <a:pt x="4889789" y="12457"/>
                                  </a:lnTo>
                                  <a:lnTo>
                                    <a:pt x="488824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914483" y="13096"/>
                                  </a:moveTo>
                                  <a:lnTo>
                                    <a:pt x="4910863" y="13096"/>
                                  </a:lnTo>
                                  <a:lnTo>
                                    <a:pt x="4909316" y="12457"/>
                                  </a:lnTo>
                                  <a:lnTo>
                                    <a:pt x="4906768" y="9900"/>
                                  </a:lnTo>
                                  <a:lnTo>
                                    <a:pt x="4906125" y="8356"/>
                                  </a:lnTo>
                                  <a:lnTo>
                                    <a:pt x="4906125" y="4740"/>
                                  </a:lnTo>
                                  <a:lnTo>
                                    <a:pt x="4906768" y="3196"/>
                                  </a:lnTo>
                                  <a:lnTo>
                                    <a:pt x="4909316" y="639"/>
                                  </a:lnTo>
                                  <a:lnTo>
                                    <a:pt x="4910863" y="0"/>
                                  </a:lnTo>
                                  <a:lnTo>
                                    <a:pt x="4914483" y="0"/>
                                  </a:lnTo>
                                  <a:lnTo>
                                    <a:pt x="4916031" y="639"/>
                                  </a:lnTo>
                                  <a:lnTo>
                                    <a:pt x="4918579" y="3196"/>
                                  </a:lnTo>
                                  <a:lnTo>
                                    <a:pt x="4919222" y="4740"/>
                                  </a:lnTo>
                                  <a:lnTo>
                                    <a:pt x="4919222" y="8356"/>
                                  </a:lnTo>
                                  <a:lnTo>
                                    <a:pt x="4918579" y="9900"/>
                                  </a:lnTo>
                                  <a:lnTo>
                                    <a:pt x="4916031" y="12457"/>
                                  </a:lnTo>
                                  <a:lnTo>
                                    <a:pt x="4914483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940712" y="13096"/>
                                  </a:moveTo>
                                  <a:lnTo>
                                    <a:pt x="4937105" y="13096"/>
                                  </a:lnTo>
                                  <a:lnTo>
                                    <a:pt x="4935557" y="12457"/>
                                  </a:lnTo>
                                  <a:lnTo>
                                    <a:pt x="4932997" y="9900"/>
                                  </a:lnTo>
                                  <a:lnTo>
                                    <a:pt x="4932366" y="8356"/>
                                  </a:lnTo>
                                  <a:lnTo>
                                    <a:pt x="4932366" y="4740"/>
                                  </a:lnTo>
                                  <a:lnTo>
                                    <a:pt x="4932997" y="3196"/>
                                  </a:lnTo>
                                  <a:lnTo>
                                    <a:pt x="4935557" y="639"/>
                                  </a:lnTo>
                                  <a:lnTo>
                                    <a:pt x="4937105" y="0"/>
                                  </a:lnTo>
                                  <a:lnTo>
                                    <a:pt x="4940712" y="0"/>
                                  </a:lnTo>
                                  <a:lnTo>
                                    <a:pt x="4942260" y="639"/>
                                  </a:lnTo>
                                  <a:lnTo>
                                    <a:pt x="4944820" y="3196"/>
                                  </a:lnTo>
                                  <a:lnTo>
                                    <a:pt x="4945463" y="4740"/>
                                  </a:lnTo>
                                  <a:lnTo>
                                    <a:pt x="4945463" y="8356"/>
                                  </a:lnTo>
                                  <a:lnTo>
                                    <a:pt x="4944820" y="9900"/>
                                  </a:lnTo>
                                  <a:lnTo>
                                    <a:pt x="4942260" y="12457"/>
                                  </a:lnTo>
                                  <a:lnTo>
                                    <a:pt x="4940712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966954" y="13096"/>
                                  </a:moveTo>
                                  <a:lnTo>
                                    <a:pt x="4963334" y="13096"/>
                                  </a:lnTo>
                                  <a:lnTo>
                                    <a:pt x="4961798" y="12457"/>
                                  </a:lnTo>
                                  <a:lnTo>
                                    <a:pt x="4959239" y="9900"/>
                                  </a:lnTo>
                                  <a:lnTo>
                                    <a:pt x="4958596" y="8356"/>
                                  </a:lnTo>
                                  <a:lnTo>
                                    <a:pt x="4958596" y="4740"/>
                                  </a:lnTo>
                                  <a:lnTo>
                                    <a:pt x="4959239" y="3196"/>
                                  </a:lnTo>
                                  <a:lnTo>
                                    <a:pt x="4961798" y="639"/>
                                  </a:lnTo>
                                  <a:lnTo>
                                    <a:pt x="4963334" y="0"/>
                                  </a:lnTo>
                                  <a:lnTo>
                                    <a:pt x="4966954" y="0"/>
                                  </a:lnTo>
                                  <a:lnTo>
                                    <a:pt x="4968502" y="639"/>
                                  </a:lnTo>
                                  <a:lnTo>
                                    <a:pt x="4971050" y="3196"/>
                                  </a:lnTo>
                                  <a:lnTo>
                                    <a:pt x="4971692" y="4740"/>
                                  </a:lnTo>
                                  <a:lnTo>
                                    <a:pt x="4971692" y="8356"/>
                                  </a:lnTo>
                                  <a:lnTo>
                                    <a:pt x="4971050" y="9900"/>
                                  </a:lnTo>
                                  <a:lnTo>
                                    <a:pt x="4968502" y="12457"/>
                                  </a:lnTo>
                                  <a:lnTo>
                                    <a:pt x="4966954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4993195" y="13096"/>
                                  </a:moveTo>
                                  <a:lnTo>
                                    <a:pt x="4989576" y="13096"/>
                                  </a:lnTo>
                                  <a:lnTo>
                                    <a:pt x="4988028" y="12457"/>
                                  </a:lnTo>
                                  <a:lnTo>
                                    <a:pt x="4985468" y="9900"/>
                                  </a:lnTo>
                                  <a:lnTo>
                                    <a:pt x="4984837" y="8356"/>
                                  </a:lnTo>
                                  <a:lnTo>
                                    <a:pt x="4984837" y="4740"/>
                                  </a:lnTo>
                                  <a:lnTo>
                                    <a:pt x="4985468" y="3196"/>
                                  </a:lnTo>
                                  <a:lnTo>
                                    <a:pt x="4988028" y="639"/>
                                  </a:lnTo>
                                  <a:lnTo>
                                    <a:pt x="4989576" y="0"/>
                                  </a:lnTo>
                                  <a:lnTo>
                                    <a:pt x="4993195" y="0"/>
                                  </a:lnTo>
                                  <a:lnTo>
                                    <a:pt x="4994731" y="639"/>
                                  </a:lnTo>
                                  <a:lnTo>
                                    <a:pt x="4997291" y="3196"/>
                                  </a:lnTo>
                                  <a:lnTo>
                                    <a:pt x="4997934" y="4740"/>
                                  </a:lnTo>
                                  <a:lnTo>
                                    <a:pt x="4997934" y="8356"/>
                                  </a:lnTo>
                                  <a:lnTo>
                                    <a:pt x="4997291" y="9900"/>
                                  </a:lnTo>
                                  <a:lnTo>
                                    <a:pt x="4994731" y="12457"/>
                                  </a:lnTo>
                                  <a:lnTo>
                                    <a:pt x="499319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019425" y="13096"/>
                                  </a:moveTo>
                                  <a:lnTo>
                                    <a:pt x="5015805" y="13096"/>
                                  </a:lnTo>
                                  <a:lnTo>
                                    <a:pt x="5014269" y="12457"/>
                                  </a:lnTo>
                                  <a:lnTo>
                                    <a:pt x="5011709" y="9900"/>
                                  </a:lnTo>
                                  <a:lnTo>
                                    <a:pt x="5011066" y="8356"/>
                                  </a:lnTo>
                                  <a:lnTo>
                                    <a:pt x="5011066" y="4740"/>
                                  </a:lnTo>
                                  <a:lnTo>
                                    <a:pt x="5011709" y="3196"/>
                                  </a:lnTo>
                                  <a:lnTo>
                                    <a:pt x="5014269" y="639"/>
                                  </a:lnTo>
                                  <a:lnTo>
                                    <a:pt x="5015805" y="0"/>
                                  </a:lnTo>
                                  <a:lnTo>
                                    <a:pt x="5019425" y="0"/>
                                  </a:lnTo>
                                  <a:lnTo>
                                    <a:pt x="5020972" y="639"/>
                                  </a:lnTo>
                                  <a:lnTo>
                                    <a:pt x="5023520" y="3196"/>
                                  </a:lnTo>
                                  <a:lnTo>
                                    <a:pt x="5024163" y="4740"/>
                                  </a:lnTo>
                                  <a:lnTo>
                                    <a:pt x="5024163" y="8356"/>
                                  </a:lnTo>
                                  <a:lnTo>
                                    <a:pt x="5023520" y="9900"/>
                                  </a:lnTo>
                                  <a:lnTo>
                                    <a:pt x="5020972" y="12457"/>
                                  </a:lnTo>
                                  <a:lnTo>
                                    <a:pt x="501942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045666" y="13096"/>
                                  </a:moveTo>
                                  <a:lnTo>
                                    <a:pt x="5042046" y="13096"/>
                                  </a:lnTo>
                                  <a:lnTo>
                                    <a:pt x="5040499" y="12457"/>
                                  </a:lnTo>
                                  <a:lnTo>
                                    <a:pt x="5037939" y="9900"/>
                                  </a:lnTo>
                                  <a:lnTo>
                                    <a:pt x="5037308" y="8356"/>
                                  </a:lnTo>
                                  <a:lnTo>
                                    <a:pt x="5037308" y="4740"/>
                                  </a:lnTo>
                                  <a:lnTo>
                                    <a:pt x="5037939" y="3196"/>
                                  </a:lnTo>
                                  <a:lnTo>
                                    <a:pt x="5040499" y="639"/>
                                  </a:lnTo>
                                  <a:lnTo>
                                    <a:pt x="5042046" y="0"/>
                                  </a:lnTo>
                                  <a:lnTo>
                                    <a:pt x="5045666" y="0"/>
                                  </a:lnTo>
                                  <a:lnTo>
                                    <a:pt x="5047202" y="639"/>
                                  </a:lnTo>
                                  <a:lnTo>
                                    <a:pt x="5049762" y="3196"/>
                                  </a:lnTo>
                                  <a:lnTo>
                                    <a:pt x="5050405" y="4740"/>
                                  </a:lnTo>
                                  <a:lnTo>
                                    <a:pt x="5050405" y="8356"/>
                                  </a:lnTo>
                                  <a:lnTo>
                                    <a:pt x="5049762" y="9900"/>
                                  </a:lnTo>
                                  <a:lnTo>
                                    <a:pt x="5047202" y="12457"/>
                                  </a:lnTo>
                                  <a:lnTo>
                                    <a:pt x="504566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071895" y="13096"/>
                                  </a:moveTo>
                                  <a:lnTo>
                                    <a:pt x="5068276" y="13096"/>
                                  </a:lnTo>
                                  <a:lnTo>
                                    <a:pt x="5066740" y="12457"/>
                                  </a:lnTo>
                                  <a:lnTo>
                                    <a:pt x="5064180" y="9900"/>
                                  </a:lnTo>
                                  <a:lnTo>
                                    <a:pt x="5063537" y="8356"/>
                                  </a:lnTo>
                                  <a:lnTo>
                                    <a:pt x="5063537" y="4740"/>
                                  </a:lnTo>
                                  <a:lnTo>
                                    <a:pt x="5064180" y="3196"/>
                                  </a:lnTo>
                                  <a:lnTo>
                                    <a:pt x="5066740" y="639"/>
                                  </a:lnTo>
                                  <a:lnTo>
                                    <a:pt x="5068276" y="0"/>
                                  </a:lnTo>
                                  <a:lnTo>
                                    <a:pt x="5071895" y="0"/>
                                  </a:lnTo>
                                  <a:lnTo>
                                    <a:pt x="5073443" y="639"/>
                                  </a:lnTo>
                                  <a:lnTo>
                                    <a:pt x="5076003" y="3196"/>
                                  </a:lnTo>
                                  <a:lnTo>
                                    <a:pt x="5076634" y="4740"/>
                                  </a:lnTo>
                                  <a:lnTo>
                                    <a:pt x="5076634" y="8356"/>
                                  </a:lnTo>
                                  <a:lnTo>
                                    <a:pt x="5076003" y="9900"/>
                                  </a:lnTo>
                                  <a:lnTo>
                                    <a:pt x="5073443" y="12457"/>
                                  </a:lnTo>
                                  <a:lnTo>
                                    <a:pt x="5071895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098137" y="13096"/>
                                  </a:moveTo>
                                  <a:lnTo>
                                    <a:pt x="5094517" y="13096"/>
                                  </a:lnTo>
                                  <a:lnTo>
                                    <a:pt x="5092970" y="12457"/>
                                  </a:lnTo>
                                  <a:lnTo>
                                    <a:pt x="5090410" y="9900"/>
                                  </a:lnTo>
                                  <a:lnTo>
                                    <a:pt x="5089779" y="8356"/>
                                  </a:lnTo>
                                  <a:lnTo>
                                    <a:pt x="5089779" y="4740"/>
                                  </a:lnTo>
                                  <a:lnTo>
                                    <a:pt x="5090410" y="3196"/>
                                  </a:lnTo>
                                  <a:lnTo>
                                    <a:pt x="5092970" y="639"/>
                                  </a:lnTo>
                                  <a:lnTo>
                                    <a:pt x="5094517" y="0"/>
                                  </a:lnTo>
                                  <a:lnTo>
                                    <a:pt x="5098137" y="0"/>
                                  </a:lnTo>
                                  <a:lnTo>
                                    <a:pt x="5099673" y="639"/>
                                  </a:lnTo>
                                  <a:lnTo>
                                    <a:pt x="5102233" y="3196"/>
                                  </a:lnTo>
                                  <a:lnTo>
                                    <a:pt x="5102876" y="4740"/>
                                  </a:lnTo>
                                  <a:lnTo>
                                    <a:pt x="5102876" y="8356"/>
                                  </a:lnTo>
                                  <a:lnTo>
                                    <a:pt x="5102233" y="9900"/>
                                  </a:lnTo>
                                  <a:lnTo>
                                    <a:pt x="5099673" y="12457"/>
                                  </a:lnTo>
                                  <a:lnTo>
                                    <a:pt x="509813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124366" y="13096"/>
                                  </a:moveTo>
                                  <a:lnTo>
                                    <a:pt x="5120759" y="13096"/>
                                  </a:lnTo>
                                  <a:lnTo>
                                    <a:pt x="5119211" y="12457"/>
                                  </a:lnTo>
                                  <a:lnTo>
                                    <a:pt x="5116651" y="9900"/>
                                  </a:lnTo>
                                  <a:lnTo>
                                    <a:pt x="5116008" y="8356"/>
                                  </a:lnTo>
                                  <a:lnTo>
                                    <a:pt x="5116008" y="4740"/>
                                  </a:lnTo>
                                  <a:lnTo>
                                    <a:pt x="5116651" y="3196"/>
                                  </a:lnTo>
                                  <a:lnTo>
                                    <a:pt x="5119211" y="639"/>
                                  </a:lnTo>
                                  <a:lnTo>
                                    <a:pt x="5120759" y="0"/>
                                  </a:lnTo>
                                  <a:lnTo>
                                    <a:pt x="5124366" y="0"/>
                                  </a:lnTo>
                                  <a:lnTo>
                                    <a:pt x="5125914" y="639"/>
                                  </a:lnTo>
                                  <a:lnTo>
                                    <a:pt x="5128474" y="3196"/>
                                  </a:lnTo>
                                  <a:lnTo>
                                    <a:pt x="5129105" y="4740"/>
                                  </a:lnTo>
                                  <a:lnTo>
                                    <a:pt x="5129105" y="8356"/>
                                  </a:lnTo>
                                  <a:lnTo>
                                    <a:pt x="5128474" y="9900"/>
                                  </a:lnTo>
                                  <a:lnTo>
                                    <a:pt x="5125914" y="12457"/>
                                  </a:lnTo>
                                  <a:lnTo>
                                    <a:pt x="5124366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150608" y="13096"/>
                                  </a:moveTo>
                                  <a:lnTo>
                                    <a:pt x="5146988" y="13096"/>
                                  </a:lnTo>
                                  <a:lnTo>
                                    <a:pt x="5145440" y="12457"/>
                                  </a:lnTo>
                                  <a:lnTo>
                                    <a:pt x="5142892" y="9900"/>
                                  </a:lnTo>
                                  <a:lnTo>
                                    <a:pt x="5142249" y="8356"/>
                                  </a:lnTo>
                                  <a:lnTo>
                                    <a:pt x="5142249" y="4740"/>
                                  </a:lnTo>
                                  <a:lnTo>
                                    <a:pt x="5142892" y="3196"/>
                                  </a:lnTo>
                                  <a:lnTo>
                                    <a:pt x="5145440" y="639"/>
                                  </a:lnTo>
                                  <a:lnTo>
                                    <a:pt x="5146988" y="0"/>
                                  </a:lnTo>
                                  <a:lnTo>
                                    <a:pt x="5150608" y="0"/>
                                  </a:lnTo>
                                  <a:lnTo>
                                    <a:pt x="5152144" y="639"/>
                                  </a:lnTo>
                                  <a:lnTo>
                                    <a:pt x="5154703" y="3196"/>
                                  </a:lnTo>
                                  <a:lnTo>
                                    <a:pt x="5155346" y="4740"/>
                                  </a:lnTo>
                                  <a:lnTo>
                                    <a:pt x="5155346" y="8356"/>
                                  </a:lnTo>
                                  <a:lnTo>
                                    <a:pt x="5154703" y="9900"/>
                                  </a:lnTo>
                                  <a:lnTo>
                                    <a:pt x="5152144" y="12457"/>
                                  </a:lnTo>
                                  <a:lnTo>
                                    <a:pt x="5150608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176837" y="13096"/>
                                  </a:moveTo>
                                  <a:lnTo>
                                    <a:pt x="5173230" y="13096"/>
                                  </a:lnTo>
                                  <a:lnTo>
                                    <a:pt x="5171682" y="12457"/>
                                  </a:lnTo>
                                  <a:lnTo>
                                    <a:pt x="5169122" y="9900"/>
                                  </a:lnTo>
                                  <a:lnTo>
                                    <a:pt x="5168479" y="8356"/>
                                  </a:lnTo>
                                  <a:lnTo>
                                    <a:pt x="5168479" y="4740"/>
                                  </a:lnTo>
                                  <a:lnTo>
                                    <a:pt x="5169122" y="3196"/>
                                  </a:lnTo>
                                  <a:lnTo>
                                    <a:pt x="5171682" y="639"/>
                                  </a:lnTo>
                                  <a:lnTo>
                                    <a:pt x="5173230" y="0"/>
                                  </a:lnTo>
                                  <a:lnTo>
                                    <a:pt x="5176837" y="0"/>
                                  </a:lnTo>
                                  <a:lnTo>
                                    <a:pt x="5178385" y="639"/>
                                  </a:lnTo>
                                  <a:lnTo>
                                    <a:pt x="5180945" y="3196"/>
                                  </a:lnTo>
                                  <a:lnTo>
                                    <a:pt x="5181576" y="4740"/>
                                  </a:lnTo>
                                  <a:lnTo>
                                    <a:pt x="5181576" y="8356"/>
                                  </a:lnTo>
                                  <a:lnTo>
                                    <a:pt x="5180945" y="9900"/>
                                  </a:lnTo>
                                  <a:lnTo>
                                    <a:pt x="5178385" y="12457"/>
                                  </a:lnTo>
                                  <a:lnTo>
                                    <a:pt x="5176837" y="13096"/>
                                  </a:lnTo>
                                  <a:close/>
                                </a:path>
                                <a:path w="5208270" h="13335">
                                  <a:moveTo>
                                    <a:pt x="5203079" y="13096"/>
                                  </a:moveTo>
                                  <a:lnTo>
                                    <a:pt x="5199459" y="13096"/>
                                  </a:lnTo>
                                  <a:lnTo>
                                    <a:pt x="5197911" y="12457"/>
                                  </a:lnTo>
                                  <a:lnTo>
                                    <a:pt x="5195363" y="9900"/>
                                  </a:lnTo>
                                  <a:lnTo>
                                    <a:pt x="5194720" y="8356"/>
                                  </a:lnTo>
                                  <a:lnTo>
                                    <a:pt x="5194720" y="4740"/>
                                  </a:lnTo>
                                  <a:lnTo>
                                    <a:pt x="5195363" y="3196"/>
                                  </a:lnTo>
                                  <a:lnTo>
                                    <a:pt x="5197911" y="639"/>
                                  </a:lnTo>
                                  <a:lnTo>
                                    <a:pt x="5199459" y="0"/>
                                  </a:lnTo>
                                  <a:lnTo>
                                    <a:pt x="5203079" y="0"/>
                                  </a:lnTo>
                                  <a:lnTo>
                                    <a:pt x="5204626" y="639"/>
                                  </a:lnTo>
                                  <a:lnTo>
                                    <a:pt x="5207174" y="3196"/>
                                  </a:lnTo>
                                  <a:lnTo>
                                    <a:pt x="5207817" y="4740"/>
                                  </a:lnTo>
                                  <a:lnTo>
                                    <a:pt x="5207817" y="8356"/>
                                  </a:lnTo>
                                  <a:lnTo>
                                    <a:pt x="5207174" y="9900"/>
                                  </a:lnTo>
                                  <a:lnTo>
                                    <a:pt x="5204626" y="12457"/>
                                  </a:lnTo>
                                  <a:lnTo>
                                    <a:pt x="5203079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4E543C1" id="Graphic 15" o:spid="_x0000_s1026" style="position:absolute;margin-left:112.4pt;margin-top:11.3pt;width:410.1pt;height:1.05pt;z-index:-178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827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" path="m8356,13096r-3616,l3196,12457,639,9900,,8356,,4740,639,3196,3196,639,4740,,8356,,9900,639r2557,2557l13096,4740r,3616l12457,9900,9900,12457r-1544,639xem34592,13096r-3616,l29432,12457,26875,9900,26236,8356r,-3616l26875,3196,29432,639,30976,r3616,l36136,639r2557,2557l39332,4740r,3616l38693,9900r-2557,2557l34592,13096xem60828,13096r-3616,l55668,12457,53111,9900,52471,8356r,-3616l53111,3196,55668,639,57212,r3616,l62372,639r2557,2557l65568,4740r,3616l64929,9900r-2557,2557l60828,13096xem87064,13096r-3616,l81904,12457,79347,9900,78707,8356r,-3616l79347,3196,81904,639,83448,r3616,l88608,639r2557,2557l91804,4740r,3616l91165,9900r-2557,2557l87064,13096xem113300,13096r-3617,l108140,12457,105583,9900r-640,-1544l104943,4740r640,-1544l108140,639,109683,r3617,l114844,639r2557,2557l118040,4740r,3616l117401,9900r-2557,2557l113300,13096xem139536,13096r-3617,l134376,12457,131818,9900r-639,-1544l131179,4740r639,-1544l134376,639,135919,r3617,l141079,639r2558,2557l144276,4740r,3616l143637,9900r-2558,2557l139536,13096xem165773,13096r-3618,l160612,12457,158055,9900r-639,-1544l157416,4740r639,-1544l160612,639,162155,r3618,l167316,639r2557,2557l170512,4740r,3616l169873,9900r-2557,2557l165773,13096xem192008,13096r-3617,l186848,12457,184290,9900r-639,-1544l183651,4740r639,-1544l186848,639,188391,r3617,l193551,639r2558,2557l196748,4740r,3616l196109,9900r-2558,2557l192008,13096xem218243,13096r-3615,l213083,12457,210527,9900r-639,-1544l209888,4740r639,-1544l213083,639,214628,r3615,l219788,639r2557,2557l222985,4740r,3616l222345,9900r-2557,2557l218243,13096xem244480,13096r-3617,l239320,12457,236762,9900r-639,-1544l236123,4740r639,-1544l239320,639,240863,r3617,l246023,639r2558,2557l249220,4740r,3616l248581,9900r-2558,2557l244480,13096xem270715,13096r-3615,l265555,12457,262999,9900r-639,-1544l262360,4740r639,-1544l265555,639,267100,r3615,l272260,639r2557,2557l275457,4740r,3616l274817,9900r-2557,2557l270715,13096xem296952,13096r-3617,l291792,12457,289234,9900r-639,-1544l288595,4740r639,-1544l291792,639,293335,r3617,l298495,639r2558,2557l301692,4740r,3616l301053,9900r-2558,2557l296952,13096xem323188,13096r-3616,l318027,12457,315470,9900r-639,-1544l314831,4740r639,-1544l318027,639,319572,r3616,l324732,639r2556,2557l327927,4740r,3616l327288,9900r-2556,2557l323188,13096xem349424,13096r-3617,l344264,12457,341707,9900r-640,-1544l341067,4740r640,-1544l344264,639,345807,r3617,l350967,639r2558,2557l354164,4740r,3616l353525,9900r-2558,2557l349424,13096xem375660,13096r-3616,l370499,12457,367942,9900r-639,-1544l367303,4740r639,-1544l370499,639,372044,r3616,l377203,639r2557,2557l380399,4740r,3616l379760,9900r-2557,2557l375660,13096xem401896,13096r-3617,l396736,12457,394179,9900r-640,-1544l393539,4740r640,-1544l396736,639,398279,r3617,l403439,639r2558,2557l406636,4740r,3616l405997,9900r-2558,2557l401896,13096xem428132,13096r-3618,l422971,12457,420414,9900r-639,-1544l419775,4740r639,-1544l422971,639,424514,r3618,l429675,639r2557,2557l432871,4740r,3616l432232,9900r-2557,2557l428132,13096xem454368,13096r-3617,l449208,12457,446651,9900r-640,-1544l446011,4740r640,-1544l449208,639,450751,r3617,l455911,639r2558,2557l459108,4740r,3616l458469,9900r-2558,2557l454368,13096xem480604,13096r-3617,l475443,12457,472886,9900r-639,-1544l472247,4740r639,-1544l475443,639,476987,r3617,l482147,639r2557,2557l485344,4740r,3616l484704,9900r-2557,2557l480604,13096xem506839,13096r-3616,l501679,12457,499123,9900r-640,-1544l498483,4740r640,-1544l501679,639,503223,r3616,l508383,639r2558,2557l511580,4740r,3616l510941,9900r-2558,2557l506839,13096xem533076,13096r-3617,l527915,12457,525358,9900r-639,-1544l524719,4740r639,-1544l527915,639,529459,r3617,l534619,639r2557,2557l537816,4740r,3616l537176,9900r-2557,2557l533076,13096xem559311,13096r-3616,l554151,12457,551593,9900r-638,-1544l550955,4740r638,-1544l554151,639,555695,r3616,l560855,639r2558,2557l564052,4740r,3616l563413,9900r-2558,2557l559311,13096xem585548,13096r-3617,l580388,12457,577830,9900r-639,-1544l577191,4740r639,-1544l580388,639,581931,r3617,l587091,639r2557,2557l590288,4740r,3616l589648,9900r-2557,2557l585548,13096xem611783,13096r-3616,l606623,12457,604065,9900r-639,-1544l603426,4740r639,-1544l606623,639,608167,r3616,l613327,639r2557,2557l616523,4740r,3616l615884,9900r-2557,2557l611783,13096xem638020,13096r-3617,l632860,12457,630302,9900r-639,-1544l629663,4740r639,-1544l632860,639,634403,r3617,l639563,639r2557,2557l642760,4740r,3616l642120,9900r-2557,2557l638020,13096xem664255,13096r-3616,l659095,12457,656538,9900r-640,-1544l655898,4740r640,-1544l659095,639,660639,r3616,l665799,639r2557,2557l668995,4740r,3616l668356,9900r-2557,2557l664255,13096xem690492,13096r-3617,l685332,12457,682774,9900r-639,-1544l682135,4740r639,-1544l685332,639,686875,r3617,l692035,639r2557,2557l695232,4740r,3616l694592,9900r-2557,2557l690492,13096xem716727,13096r-3617,l711567,12457,709010,9900r-640,-1544l708370,4740r640,-1544l711567,639,713110,r3617,l718270,639r2558,2557l721467,4740r,3616l720828,9900r-2558,2557l716727,13096xem742963,13096r-3616,l737804,12457,735246,9900r-639,-1544l734607,4740r639,-1544l737804,639,739347,r3616,l744507,639r2557,2557l747704,4740r,3616l747064,9900r-2557,2557l742963,13096xem769199,13096r-3617,l764039,12457,761482,9900r-640,-1544l760842,4740r640,-1544l764039,639,765582,r3617,l770742,639r2558,2557l773939,4740r,3616l773300,9900r-2558,2557l769199,13096xem795435,13096r-3616,l790274,12457,787718,9900r-639,-1544l787079,4740r639,-1544l790274,639,791819,r3616,l796979,639r2557,2557l800176,4740r,3616l799536,9900r-2557,2557l795435,13096xem821671,13096r-3617,l816511,12457,813954,9900r-640,-1544l813314,4740r640,-1544l816511,639,818054,r3617,l823214,639r2558,2557l826411,4740r,3616l825772,9900r-2558,2557l821671,13096xem847907,13096r-3616,l842747,12457,840190,9900r-639,-1544l839551,4740r639,-1544l842747,639,844291,r3616,l849451,639r2557,2557l852648,4740r,3616l852008,9900r-2557,2557l847907,13096xem874143,13096r-3617,l868983,12457,866426,9900r-640,-1544l865786,4740r640,-1544l868983,639,870526,r3617,l875686,639r2558,2557l878883,4740r,3616l878244,9900r-2558,2557l874143,13096xem900379,13096r-3616,l895219,12457,892661,9900r-638,-1544l892023,4740r638,-1544l895219,639,896763,r3616,l901923,639r2556,2557l905119,4740r,3616l904479,9900r-2556,2557l900379,13096xem926615,13096r-3617,l921455,12457,918898,9900r-640,-1544l918258,4740r640,-1544l921455,639,922998,r3617,l928158,639r2558,2557l931355,4740r,3616l930716,9900r-2558,2557l926615,13096xem952851,13096r-3616,l947691,12457,945133,9900r-639,-1544l944494,4740r639,-1544l947691,639,949235,r3616,l954395,639r2556,2557l957591,4740r,3616l956951,9900r-2556,2557l952851,13096xem979087,13096r-3617,l973927,12457,971370,9900r-640,-1544l970730,4740r640,-1544l973927,639,975470,r3617,l980630,639r2558,2557l983827,4740r,3616l983188,9900r-2558,2557l979087,13096xem1005323,13096r-3617,l1000163,12457,997605,9900r-639,-1544l996966,4740r639,-1544l1000163,639,1001706,r3617,l1006866,639r2557,2557l1010063,4740r,3616l1009423,9900r-2557,2557l1005323,13096xem1031558,13096r-3616,l1026398,12457r-2556,-2557l1023202,8356r,-3616l1023842,3196r2556,-2557l1027942,r3616,l1033102,639r2558,2557l1036299,4740r,3616l1035660,9900r-2558,2557l1031558,13096xem1057795,13096r-3617,l1052635,12457r-2558,-2557l1049438,8356r,-3616l1050077,3196r2558,-2557l1054178,r3617,l1059338,639r2557,2557l1062535,4740r,3616l1061895,9900r-2557,2557l1057795,13096xem1084030,13096r-3616,l1078870,12457r-2556,-2557l1075674,8356r,-3616l1076314,3196r2556,-2557l1080414,r3616,l1085574,639r2558,2557l1088771,4740r,3616l1088132,9900r-2558,2557l1084030,13096xem1110267,13096r-3617,l1105107,12457r-2558,-2557l1101910,8356r,-3616l1102549,3196r2558,-2557l1106650,r3617,l1111810,639r2557,2557l1115007,4740r,3616l1114367,9900r-2557,2557l1110267,13096xem1136502,13096r-3616,l1131342,12457r-2556,-2557l1128146,8356r,-3616l1128786,3196r2556,-2557l1132886,r3616,l1138047,639r2557,2557l1141243,4740r,3616l1140604,9900r-2557,2557l1136502,13096xem1162739,13096r-3617,l1157579,12457r-2558,-2557l1154382,8356r,-3616l1155021,3196r2558,-2557l1159122,r3617,l1164282,639r2557,2557l1167479,4740r,3616l1166839,9900r-2557,2557l1162739,13096xem1188974,13096r-3616,l1183814,12457r-2557,-2557l1180617,8356r,-3616l1181257,3196r2557,-2557l1185358,r3616,l1190519,639r2558,2557l1193720,4740r,3616l1193077,9900r-2558,2557l1188974,13096xem1215211,13096r-3620,l1210056,12457r-2560,-2557l1206853,8356r,-3616l1207496,3196r2560,-2557l1211591,r3620,l1216759,639r2548,2557l1219950,4740r,3616l1219307,9900r-2548,2557l1215211,13096xem1241452,13096r-3619,l1236285,12457r-2560,-2557l1233094,8356r,-3616l1233725,3196r2560,-2557l1237833,r3619,l1242988,639r2560,2557l1246191,4740r,3616l1245548,9900r-2560,2557l1241452,13096xem1267682,13096r-3620,l1262526,12457r-2559,-2557l1259324,8356r,-3616l1259967,3196r2559,-2557l1264062,r3620,l1269230,639r2548,2557l1272420,4740r,3616l1271778,9900r-2548,2557l1267682,13096xem1293923,13096r-3619,l1288756,12457r-2560,-2557l1285565,8356r,-3616l1286196,3196r2560,-2557l1290304,r3619,l1295459,639r2560,2557l1298662,4740r,3616l1298019,9900r-2560,2557l1293923,13096xem1320153,13096r-3620,l1314997,12457r-2560,-2557l1311794,8356r,-3616l1312437,3196r2560,-2557l1316533,r3620,l1321700,639r2560,2557l1324891,4740r,3616l1324260,9900r-2560,2557l1320153,13096xem1346394,13096r-3619,l1341227,12457r-2548,-2557l1338036,8356r,-3616l1338679,3196r2548,-2557l1342775,r3619,l1347930,639r2560,2557l1351133,4740r,3616l1350490,9900r-2560,2557l1346394,13096xem1372623,13096r-3619,l1367468,12457r-2560,-2557l1364265,8356r,-3616l1364908,3196r2560,-2557l1369004,r3619,l1374171,639r2560,2557l1377362,4740r,3616l1376731,9900r-2560,2557l1372623,13096xem1398865,13096r-3620,l1393698,12457r-2548,-2557l1390507,8356r,-3616l1391150,3196r2548,-2557l1395245,r3620,l1400401,639r2560,2557l1403604,4740r,3616l1402961,9900r-2560,2557l1398865,13096xem1425094,13096r-3607,l1419939,12457r-2560,-2557l1416736,8356r,-3616l1417379,3196r2560,-2557l1421487,r3607,l1426642,639r2560,2557l1429833,4740r,3616l1429202,9900r-2560,2557l1425094,13096xem1451336,13096r-3620,l1446168,12457r-2548,-2557l1442978,8356r,-3616l1443620,3196r2548,-2557l1447716,r3620,l1452884,639r2547,2557l1456074,4740r,3616l1455431,9900r-2547,2557l1451336,13096xem1477565,13096r-3607,l1472410,12457r-2560,-2557l1469219,8356r,-3616l1469850,3196r2560,-2557l1473958,r3607,l1479113,639r2560,2557l1482316,4740r,3616l1481673,9900r-2560,2557l1477565,13096xem1503807,13096r-3620,l1498651,12457r-2560,-2557l1495448,8356r,-3616l1496091,3196r2560,-2557l1500187,r3620,l1505354,639r2548,2557l1508545,4740r,3616l1507902,9900r-2548,2557l1503807,13096xem1530048,13096r-3620,l1524881,12457r-2560,-2557l1521690,8356r,-3616l1522321,3196r2560,-2557l1526428,r3620,l1531584,639r2560,2557l1534787,4740r,3616l1534144,9900r-2560,2557l1530048,13096xem1556277,13096r-3619,l1551122,12457r-2560,-2557l1547919,8356r,-3616l1548562,3196r2560,-2557l1552658,r3619,l1557825,639r2548,2557l1561016,4740r,3616l1560373,9900r-2548,2557l1556277,13096xem1582519,13096r-3620,l1577351,12457r-2559,-2557l1574161,8356r,-3616l1574792,3196r2559,-2557l1578899,r3620,l1584055,639r2560,2557l1587257,4740r,3616l1586615,9900r-2560,2557l1582519,13096xem1608748,13096r-3619,l1603593,12457r-2560,-2557l1600390,8356r,-3616l1601033,3196r2560,-2557l1605129,r3619,l1610296,639r2560,2557l1613487,4740r,3616l1612856,9900r-2560,2557l1608748,13096xem1634990,13096r-3620,l1629822,12457r-2548,-2557l1626631,8356r,-3616l1627274,3196r2548,-2557l1631370,r3620,l1636526,639r2559,2557l1639728,4740r,3616l1639085,9900r-2559,2557l1634990,13096xem1661219,13096r-3619,l1656064,12457r-2560,-2557l1652861,8356r,-3616l1653504,3196r2560,-2557l1657600,r3619,l1662767,639r2560,2557l1665958,4740r,3616l1665327,9900r-2560,2557l1661219,13096xem1687460,13096r-3619,l1682293,12457r-2548,-2557l1679102,8356r,-3616l1679745,3196r2548,-2557l1683841,r3619,l1688996,639r2560,2557l1692199,4740r,3616l1691556,9900r-2560,2557l1687460,13096xem1713690,13096r-3608,l1708535,12457r-2560,-2557l1705332,8356r,-3616l1705975,3196r2560,-2557l1710082,r3608,l1715238,639r2560,2557l1718429,4740r,3616l1717798,9900r-2560,2557l1713690,13096xem1739931,13096r-3619,l1734764,12457r-2548,-2557l1731573,8356r,-3616l1732216,3196r2548,-2557l1736312,r3619,l1741479,639r2548,2557l1744670,4740r,3616l1744027,9900r-2548,2557l1739931,13096xem1766161,13096r-3608,l1761005,12457r-2559,-2557l1757814,8356r,-3616l1758446,3196r2559,-2557l1762553,r3608,l1767709,639r2559,2557l1770911,4740r,3616l1770268,9900r-2559,2557l1766161,13096xem1792402,13096r-3619,l1787247,12457r-2560,-2557l1784044,8356r,-3616l1784687,3196r2560,-2557l1788783,r3619,l1793950,639r2548,2557l1797141,4740r,3616l1796498,9900r-2548,2557l1792402,13096xem1818644,13096r-3620,l1813476,12457r-2560,-2557l1810285,8356r,-3616l1810916,3196r2560,-2557l1815024,r3620,l1820179,639r2560,2557l1823382,4740r,3616l1822739,9900r-2560,2557l1818644,13096xem1844873,13096r-3620,l1839718,12457r-2560,-2557l1836515,8356r,-3616l1837158,3196r2560,-2557l1841253,r3620,l1846421,639r2548,2557l1849612,4740r,3616l1848969,9900r-2548,2557l1844873,13096xem1871114,13096r-3619,l1865947,12457r-2560,-2557l1862756,8356r,-3616l1863387,3196r2560,-2557l1867495,r3619,l1872650,639r2560,2557l1875853,4740r,3616l1875210,9900r-2560,2557l1871114,13096xem1897344,13096r-3620,l1892188,12457r-2559,-2557l1888986,8356r,-3616l1889629,3196r2559,-2557l1893724,r3620,l1898892,639r2559,2557l1902083,4740r,3616l1901451,9900r-2559,2557l1897344,13096xem1923585,13096r-3619,l1918418,12457r-2560,-2557l1915227,8356r,-3616l1915858,3196r2560,-2557l1919966,r3619,l1925121,639r2560,2557l1928324,4740r,3616l1927681,9900r-2560,2557l1923585,13096xem1949815,13096r-3620,l1944659,12457r-2560,-2557l1941456,8356r,-3616l1942099,3196r2560,-2557l1946195,r3620,l1951362,639r2560,2557l1954553,4740r,3616l1953922,9900r-2560,2557l1949815,13096xem1976056,13096r-3619,l1970889,12457r-2548,-2557l1967698,8356r,-3616l1968341,3196r2548,-2557l1972437,r3619,l1977592,639r2560,2557l1980795,4740r,3616l1980152,9900r-2560,2557l1976056,13096xem2002286,13096r-3608,l1997130,12457r-2560,-2557l1993927,8356r,-3616l1994570,3196r2560,-2557l1998678,r3608,l2003833,639r2560,2557l2007024,4740r,3616l2006393,9900r-2560,2557l2002286,13096xem2028527,13096r-3620,l2023360,12457r-2548,-2557l2020169,8356r,-3616l2020812,3196r2548,-2557l2024907,r3620,l2030075,639r2548,2557l2033266,4740r,3616l2032623,9900r-2548,2557l2028527,13096xem2054756,13096r-3607,l2049601,12457r-2560,-2557l2046410,8356r,-3616l2047041,3196r2560,-2557l2051149,r3607,l2056304,639r2560,2557l2059507,4740r,3616l2058864,9900r-2560,2557l2054756,13096xem2080998,13096r-3620,l2075842,12457r-2560,-2557l2072640,8356r,-3616l2073282,3196r2560,-2557l2077378,r3620,l2082546,639r2547,2557l2085736,4740r,3616l2085093,9900r-2547,2557l2080998,13096xem2107239,13096r-3619,l2102072,12457r-2560,-2557l2098881,8356r,-3616l2099512,3196r2560,-2557l2103620,r3619,l2108775,639r2560,2557l2111978,4740r,3616l2111335,9900r-2560,2557l2107239,13096xem2133469,13096r-3620,l2128313,12457r-2560,-2557l2125110,8356r,-3616l2125753,3196r2560,-2557l2129849,r3620,l2135016,639r2548,2557l2138207,4740r,3616l2137564,9900r-2548,2557l2133469,13096xem2159710,13096r-3620,l2154543,12457r-2560,-2557l2151352,8356r,-3616l2151983,3196r2560,-2557l2156090,r3620,l2161246,639r2560,2557l2164449,4740r,3616l2163806,9900r-2560,2557l2159710,13096xem2185939,13096r-3619,l2180784,12457r-2560,-2557l2177581,8356r,-3616l2178224,3196r2560,-2557l2182320,r3619,l2187487,639r2560,2557l2190678,4740r,3616l2190047,9900r-2560,2557l2185939,13096xem2212181,13096r-3620,l2207014,12457r-2548,-2557l2203823,8356r,-3616l2204466,3196r2548,-2557l2208561,r3620,l2213717,639r2560,2557l2216920,4740r,3616l2216277,9900r-2560,2557l2212181,13096xem2238410,13096r-3619,l2233255,12457r-2560,-2557l2230052,8356r,-3616l2230695,3196r2560,-2557l2234791,r3619,l2239958,639r2560,2557l2243149,4740r,3616l2242518,9900r-2560,2557l2238410,13096xem2264652,13096r-3620,l2259484,12457r-2548,-2557l2256293,8356r,-3616l2256936,3196r2548,-2557l2261032,r3620,l2266188,639r2559,2557l2269390,4740r,3616l2268747,9900r-2559,2557l2264652,13096xem2290881,13096r-3607,l2285726,12457r-2560,-2557l2282523,8356r,-3616l2283166,3196r2560,-2557l2287274,r3607,l2292429,639r2560,2557l2295620,4740r,3616l2294989,9900r-2560,2557l2290881,13096xem2317123,13096r-3620,l2311955,12457r-2548,-2557l2308764,8356r,-3616l2309407,3196r2548,-2557l2313503,r3620,l2318670,639r2548,2557l2321861,4740r,3616l2321218,9900r-2548,2557l2317123,13096xem2343352,13096r-3608,l2338197,12457r-2560,-2557l2335006,8356r,-3616l2335637,3196r2560,-2557l2339744,r3608,l2344900,639r2560,2557l2348103,4740r,3616l2347460,9900r-2560,2557l2343352,13096xem2369593,13096r-3619,l2364438,12457r-2560,-2557l2361235,8356r,-3616l2361878,3196r2560,-2557l2365974,r3619,l2371141,639r2548,2557l2374332,4740r,3616l2373689,9900r-2548,2557l2369593,13096xem2395835,13096r-3620,l2390667,12457r-2559,-2557l2387477,8356r,-3616l2388108,3196r2559,-2557l2392215,r3620,l2397371,639r2559,2557l2400573,4740r,3616l2399930,9900r-2559,2557l2395835,13096xem2422064,13096r-3619,l2416909,12457r-2560,-2557l2413706,8356r,-3616l2414349,3196r2560,-2557l2418445,r3619,l2423612,639r2548,2557l2426803,4740r,3616l2426160,9900r-2548,2557l2422064,13096xem2448306,13096r-3620,l2443138,12457r-2560,-2557l2439947,8356r,-3616l2440578,3196r2560,-2557l2444686,r3620,l2449841,639r2560,2557l2453044,4740r,3616l2452401,9900r-2560,2557l2448306,13096xem2474535,13096r-3619,l2469380,12457r-2560,-2557l2466177,8356r,-3616l2466820,3196r2560,-2557l2470916,r3619,l2476083,639r2560,2557l2479274,4740r,3616l2478643,9900r-2560,2557l2474535,13096xem2500776,13096r-3619,l2495609,12457r-2548,-2557l2492418,8356r,-3616l2493061,3196r2548,-2557l2497157,r3619,l2502312,639r2560,2557l2505515,4740r,3616l2504872,9900r-2560,2557l2500776,13096xem2527006,13096r-3608,l2521850,12457r-2559,-2557l2518648,8356r,-3616l2519291,3196r2559,-2557l2523398,r3608,l2528554,639r2560,2557l2531745,4740r,3616l2531114,9900r-2560,2557l2527006,13096xem2553247,13096r-3619,l2548080,12457r-2548,-2557l2544889,8356r,-3616l2545532,3196r2548,-2557l2549628,r3619,l2554783,639r2560,2557l2557986,4740r,3616l2557343,9900r-2560,2557l2553247,13096xem2579477,13096r-3608,l2574321,12457r-2560,-2557l2571119,8356r,-3616l2571761,3196r2560,-2557l2575869,r3608,l2581025,639r2559,2557l2584215,4740r,3616l2583584,9900r-2559,2557l2579477,13096xem2605718,13096r-3619,l2600551,12457r-2548,-2557l2597360,8356r,-3616l2598003,3196r2548,-2557l2602099,r3619,l2607266,639r2548,2557l2610457,4740r,3616l2609814,9900r-2548,2557l2605718,13096xem2631948,13096r-3608,l2626792,12457r-2560,-2557l2623601,8356r,-3616l2624232,3196r2560,-2557l2628340,r3608,l2633495,639r2560,2557l2636698,4740r,3616l2636055,9900r-2560,2557l2631948,13096xem2658189,13096r-3620,l2653034,12457r-2560,-2557l2649831,8356r,-3616l2650474,3196r2560,-2557l2654569,r3620,l2659737,639r2548,2557l2662928,4740r,3616l2662285,9900r-2548,2557l2658189,13096xem2684430,13096r-3619,l2679263,12457r-2560,-2557l2676072,8356r,-3616l2676703,3196r2560,-2557l2680811,r3619,l2685966,639r2560,2557l2689169,4740r,3616l2688526,9900r-2560,2557l2684430,13096xem2710660,13096r-3620,l2705504,12457r-2559,-2557l2702302,8356r,-3616l2702945,3196r2559,-2557l2707040,r3620,l2712208,639r2548,2557l2715398,4740r,3616l2714756,9900r-2548,2557l2710660,13096xem2736901,13096r-3619,l2731734,12457r-2560,-2557l2728543,8356r,-3616l2729174,3196r2560,-2557l2733282,r3619,l2738437,639r2560,2557l2741640,4740r,3616l2740997,9900r-2560,2557l2736901,13096xem2763131,13096r-3620,l2757975,12457r-2560,-2557l2754772,8356r,-3616l2755415,3196r2560,-2557l2759511,r3620,l2764678,639r2560,2557l2767869,4740r,3616l2767238,9900r-2560,2557l2763131,13096xem2789372,13096r-3619,l2784205,12457r-2548,-2557l2781014,8356r,-3616l2781657,3196r2548,-2557l2785753,r3619,l2790908,639r2560,2557l2794111,4740r,3616l2793468,9900r-2560,2557l2789372,13096xem2815601,13096r-3619,l2810446,12457r-2560,-2557l2807243,8356r,-3616l2807886,3196r2560,-2557l2811982,r3619,l2817149,639r2560,2557l2820340,4740r,3616l2819709,9900r-2560,2557l2815601,13096xem2841843,13096r-3620,l2836676,12457r-2548,-2557l2833485,8356r,-3616l2834128,3196r2548,-2557l2838223,r3620,l2843379,639r2560,2557l2846582,4740r,3616l2845939,9900r-2560,2557l2841843,13096xem2868072,13096r-3607,l2862917,12457r-2560,-2557l2859714,8356r,-3616l2860357,3196r2560,-2557l2864465,r3607,l2869620,639r2560,2557l2872811,4740r,3616l2872180,9900r-2560,2557l2868072,13096xem2894314,13096r-3620,l2889158,12457r-2560,-2557l2885956,8356r,-3616l2886598,3196r2560,-2557l2890694,r3620,l2895862,639r2547,2557l2899052,4740r,3616l2898409,9900r-2547,2557l2894314,13096xem2920543,13096r-3607,l2915388,12457r-2560,-2557l2912197,8356r,-3616l2912828,3196r2560,-2557l2916936,r3607,l2922091,639r2560,2557l2925294,4740r,3616l2924651,9900r-2560,2557l2920543,13096xem2946785,13096r-3620,l2941629,12457r-2560,-2557l2938426,8356r,-3616l2939069,3196r2560,-2557l2943165,r3620,l2948332,639r2548,2557l2951523,4740r,3616l2950880,9900r-2548,2557l2946785,13096xem2973026,13096r-3620,l2967859,12457r-2560,-2557l2964668,8356r,-3616l2965299,3196r2560,-2557l2969406,r3620,l2974562,639r2560,2557l2977765,4740r,3616l2977122,9900r-2560,2557l2973026,13096xem2999255,13096r-3619,l2994100,12457r-2560,-2557l2990897,8356r,-3616l2991540,3196r2560,-2557l2995636,r3619,l3000803,639r2548,2557l3003994,4740r,3616l3003351,9900r-2548,2557l2999255,13096xem3025497,13096r-3620,l3020329,12457r-2559,-2557l3017139,8356r,-3616l3017770,3196r2559,-2557l3021877,r3620,l3027033,639r2560,2557l3030235,4740r,3616l3029593,9900r-2560,2557l3025497,13096xem3051726,13096r-3619,l3046571,12457r-2560,-2557l3043368,8356r,-3616l3044011,3196r2560,-2557l3048107,r3619,l3053274,639r2560,2557l3056465,4740r,3616l3055834,9900r-2560,2557l3051726,13096xem3077968,13096r-3620,l3072800,12457r-2548,-2557l3069609,8356r,-3616l3070252,3196r2548,-2557l3074348,r3620,l3079504,639r2559,2557l3082706,4740r,3616l3082063,9900r-2559,2557l3077968,13096xem3104197,13096r-3619,l3099042,12457r-2560,-2557l3095839,8356r,-3616l3096482,3196r2560,-2557l3100578,r3619,l3105745,639r2560,2557l3108936,4740r,3616l3108305,9900r-2560,2557l3104197,13096xem3130438,13096r-3619,l3125271,12457r-2548,-2557l3122080,8356r,-3616l3122723,3196r2548,-2557l3126819,r3619,l3131974,639r2560,2557l3135177,4740r,3616l3134534,9900r-2560,2557l3130438,13096xem3156668,13096r-3608,l3151513,12457r-2560,-2557l3148310,8356r,-3616l3148953,3196r2560,-2557l3153060,r3608,l3158216,639r2560,2557l3161407,4740r,3616l3160776,9900r-2560,2557l3156668,13096xem3182909,13096r-3619,l3177742,12457r-2548,-2557l3174551,8356r,-3616l3175194,3196r2548,-2557l3179290,r3619,l3184445,639r2560,2557l3187648,4740r,3616l3187005,9900r-2560,2557l3182909,13096xem3209139,13096r-3608,l3203983,12457r-2559,-2557l3200793,8356r,-3616l3201424,3196r2559,-2557l3205531,r3608,l3210687,639r2559,2557l3213889,4740r,3616l3213246,9900r-2559,2557l3209139,13096xem3235380,13096r-3619,l3230225,12457r-2560,-2557l3227022,8356r,-3616l3227665,3196r2560,-2557l3231761,r3619,l3236928,639r2548,2557l3240119,4740r,3616l3239476,9900r-2548,2557l3235380,13096xem3261622,13096r-3620,l3256454,12457r-2560,-2557l3253263,8356r,-3616l3253894,3196r2560,-2557l3258002,r3620,l3263157,639r2560,2557l3266360,4740r,3616l3265717,9900r-2560,2557l3261622,13096xem3287851,13096r-3619,l3282696,12457r-2560,-2557l3279493,8356r,-3616l3280136,3196r2560,-2557l3284232,r3619,l3289399,639r2548,2557l3292590,4740r,3616l3291947,9900r-2548,2557l3287851,13096xem3314092,13096r-3619,l3308925,12457r-2560,-2557l3305734,8356r,-3616l3306365,3196r2560,-2557l3310473,r3619,l3315628,639r2560,2557l3318831,4740r,3616l3318188,9900r-2560,2557l3314092,13096xem3340322,13096r-3620,l3335166,12457r-2559,-2557l3331964,8356r,-3616l3332607,3196r2559,-2557l3336702,r3620,l3341870,639r2560,2557l3345061,4740r,3616l3344430,9900r-2560,2557l3340322,13096xem3366563,13096r-3619,l3361396,12457r-2548,-2557l3358205,8356r,-3616l3358848,3196r2548,-2557l3362944,r3619,l3368099,639r2560,2557l3371302,4740r,3616l3370659,9900r-2560,2557l3366563,13096xem3392793,13096r-3620,l3387637,12457r-2560,-2557l3384435,8356r,-3616l3385077,3196r2560,-2557l3389173,r3620,l3394341,639r2559,2557l3397531,4740r,3616l3396900,9900r-2559,2557l3392793,13096xem3419034,13096r-3619,l3413867,12457r-2548,-2557l3410676,8356r,-3616l3411319,3196r2548,-2557l3415415,r3619,l3420570,639r2560,2557l3423773,4740r,3616l3423130,9900r-2560,2557l3419034,13096xem3445264,13096r-3608,l3440108,12457r-2560,-2557l3436905,8356r,-3616l3437548,3196r2560,-2557l3441656,r3608,l3446811,639r2560,2557l3450002,4740r,3616l3449371,9900r-2560,2557l3445264,13096xem3471505,13096r-3620,l3466350,12457r-2560,-2557l3463147,8356r,-3616l3463790,3196r2560,-2557l3467885,r3620,l3473053,639r2548,2557l3476244,4740r,3616l3475601,9900r-2548,2557l3471505,13096xem3497734,13096r-3607,l3492579,12457r-2560,-2557l3489388,8356r,-3616l3490019,3196r2560,-2557l3494127,r3607,l3499282,639r2560,2557l3502485,4740r,3616l3501842,9900r-2560,2557l3497734,13096xem3523976,13096r-3620,l3518820,12457r-2559,-2557l3515618,8356r,-3616l3516261,3196r2559,-2557l3520356,r3620,l3525524,639r2548,2557l3528714,4740r,3616l3528072,9900r-2548,2557l3523976,13096xem3550217,13096r-3619,l3545050,12457r-2560,-2557l3541859,8356r,-3616l3542490,3196r2560,-2557l3546598,r3619,l3551753,639r2560,2557l3554956,4740r,3616l3554313,9900r-2560,2557l3550217,13096xem3576447,13096r-3620,l3571291,12457r-2560,-2557l3568088,8356r,-3616l3568731,3196r2560,-2557l3572827,r3620,l3577994,639r2548,2557l3581185,4740r,3616l3580542,9900r-2548,2557l3576447,13096xem3602688,13096r-3620,l3597521,12457r-2560,-2557l3594330,8356r,-3616l3594961,3196r2560,-2557l3599068,r3620,l3604224,639r2560,2557l3607427,4740r,3616l3606784,9900r-2560,2557l3602688,13096xem3628917,13096r-3619,l3623762,12457r-2560,-2557l3620559,8356r,-3616l3621202,3196r2560,-2557l3625298,r3619,l3630465,639r2560,2557l3633656,4740r,3616l3633025,9900r-2560,2557l3628917,13096xem3655159,13096r-3620,l3649992,12457r-2548,-2557l3646801,8356r,-3616l3647444,3196r2548,-2557l3651539,r3620,l3656695,639r2560,2557l3659898,4740r,3616l3659255,9900r-2560,2557l3655159,13096xem3681388,13096r-3607,l3676233,12457r-2560,-2557l3673030,8356r,-3616l3673673,3196r2560,-2557l3677781,r3607,l3682936,639r2560,2557l3686127,4740r,3616l3685496,9900r-2560,2557l3681388,13096xem3707630,13096r-3620,l3702462,12457r-2548,-2557l3699271,8356r,-3616l3699914,3196r2548,-2557l3704010,r3620,l3709166,639r2559,2557l3712368,4740r,3616l3711725,9900r-2559,2557l3707630,13096xem3733859,13096r-3607,l3728704,12457r-2560,-2557l3725501,8356r,-3616l3726144,3196r2560,-2557l3730252,r3607,l3735407,639r2560,2557l3738598,4740r,3616l3737967,9900r-2560,2557l3733859,13096xem3760101,13096r-3620,l3754933,12457r-2548,-2557l3751742,8356r,-3616l3752385,3196r2548,-2557l3756481,r3620,l3761648,639r2548,2557l3764839,4740r,3616l3764196,9900r-2548,2557l3760101,13096xem3786330,13096r-3608,l3781175,12457r-2560,-2557l3777984,8356r,-3616l3778615,3196r2560,-2557l3782722,r3608,l3787878,639r2560,2557l3791081,4740r,3616l3790438,9900r-2560,2557l3786330,13096xem3812571,13096r-3619,l3807416,12457r-2560,-2557l3804213,8356r,-3616l3804856,3196r2560,-2557l3808952,r3619,l3814119,639r2548,2557l3817310,4740r,3616l3816667,9900r-2548,2557l3812571,13096xem3838813,13096r-3620,l3833645,12457r-2559,-2557l3830455,8356r,-3616l3831086,3196r2559,-2557l3835193,r3620,l3840349,639r2559,2557l3843551,4740r,3616l3842908,9900r-2559,2557l3838813,13096xem3865042,13096r-3619,l3859887,12457r-2560,-2557l3856684,8356r,-3616l3857327,3196r2560,-2557l3861423,r3619,l3866590,639r2548,2557l3869781,4740r,3616l3869138,9900r-2548,2557l3865042,13096xem3891284,13096r-3620,l3886116,12457r-2560,-2557l3882925,8356r,-3616l3883556,3196r2560,-2557l3887664,r3620,l3892819,639r2560,2557l3896022,4740r,3616l3895379,9900r-2560,2557l3891284,13096xem3917513,13096r-3619,l3912358,12457r-2560,-2557l3909155,8356r,-3616l3909798,3196r2560,-2557l3913894,r3619,l3919061,639r2560,2557l3922252,4740r,3616l3921621,9900r-2560,2557l3917513,13096xem3943754,13096r-3619,l3938587,12457r-2548,-2557l3935396,8356r,-3616l3936039,3196r2548,-2557l3940135,r3619,l3945290,639r2560,2557l3948493,4740r,3616l3947850,9900r-2560,2557l3943754,13096xem3969984,13096r-3608,l3964828,12457r-2559,-2557l3961626,8356r,-3616l3962269,3196r2559,-2557l3966376,r3608,l3971532,639r2560,2557l3974723,4740r,3616l3974092,9900r-2560,2557l3969984,13096xem3996225,13096r-3619,l3991058,12457r-2548,-2557l3987867,8356r,-3616l3988510,3196r2548,-2557l3992606,r3619,l3997761,639r2560,2557l4000964,4740r,3616l4000321,9900r-2560,2557l3996225,13096xem4022455,13096r-3608,l4017299,12457r-2560,-2557l4014097,8356r,-3616l4014739,3196r2560,-2557l4018847,r3608,l4024003,639r2559,2557l4027193,4740r,3616l4026562,9900r-2559,2557l4022455,13096xem4048696,13096r-3619,l4043529,12457r-2548,-2557l4040338,8356r,-3616l4040981,3196r2548,-2557l4045077,r3619,l4050244,639r2548,2557l4053435,4740r,3616l4052792,9900r-2548,2557l4048696,13096xem4074926,13096r-3608,l4069770,12457r-2560,-2557l4066579,8356r,-3616l4067210,3196r2560,-2557l4071318,r3608,l4076473,639r2560,2557l4079676,4740r,3616l4079033,9900r-2560,2557l4074926,13096xem4101167,13096r-3620,l4096012,12457r-2560,-2557l4092809,8356r,-3616l4093452,3196r2560,-2557l4097547,r3620,l4102715,639r2548,2557l4105906,4740r,3616l4105263,9900r-2548,2557l4101167,13096xem4127408,13096r-3619,l4122241,12457r-2560,-2557l4119050,8356r,-3616l4119681,3196r2560,-2557l4123789,r3619,l4128944,639r2560,2557l4132147,4740r,3616l4131504,9900r-2560,2557l4127408,13096xem4153638,13096r-3620,l4148482,12457r-2559,-2557l4145280,8356r,-3616l4145923,3196r2559,-2557l4150018,r3620,l4155186,639r2548,2557l4158376,4740r,3616l4157734,9900r-2548,2557l4153638,13096xem4179879,13096r-3619,l4174712,12457r-2560,-2557l4171521,8356r,-3616l4172152,3196r2560,-2557l4176260,r3619,l4181415,639r2560,2557l4184618,4740r,3616l4183975,9900r-2560,2557l4179879,13096xem4206109,13096r-3620,l4200953,12457r-2560,-2557l4197750,8356r,-3616l4198393,3196r2560,-2557l4202489,r3620,l4207656,639r2560,2557l4210847,4740r,3616l4210216,9900r-2560,2557l4206109,13096xem4232350,13096r-3619,l4227183,12457r-2560,-2557l4223992,8356r,-3616l4224623,3196r2560,-2557l4228731,r3619,l4233886,639r2560,2557l4237089,4740r,3616l4236446,9900r-2560,2557l4232350,13096xem4258580,13096r-3620,l4253424,12457r-2560,-2557l4250221,8356r,-3616l4250864,3196r2560,-2557l4254960,r3620,l4260127,639r2560,2557l4263318,4740r,3616l4262687,9900r-2560,2557l4258580,13096xem4284821,13096r-3620,l4279654,12457r-2548,-2557l4276463,8356r,-3616l4277106,3196r2548,-2557l4281201,r3620,l4286357,639r2560,2557l4289560,4740r,3616l4288917,9900r-2560,2557l4284821,13096xem4311050,13096r-3607,l4305895,12457r-2560,-2557l4302692,8356r,-3616l4303335,3196r2560,-2557l4307443,r3607,l4312598,639r2560,2557l4315789,4740r,3616l4315158,9900r-2560,2557l4311050,13096xem4337292,13096r-3620,l4332124,12457r-2548,-2557l4328934,8356r,-3616l4329576,3196r2548,-2557l4333672,r3620,l4338828,639r2559,2557l4342030,4740r,3616l4341387,9900r-2559,2557l4337292,13096xem4363521,13096r-3607,l4358366,12457r-2560,-2557l4355175,8356r,-3616l4355806,3196r2560,-2557l4359914,r3607,l4365069,639r2560,2557l4368272,4740r,3616l4367629,9900r-2560,2557l4363521,13096xem4389763,13096r-3620,l4384607,12457r-2560,-2557l4381404,8356r,-3616l4382047,3196r2560,-2557l4386143,r3620,l4391310,639r2548,2557l4394501,4740r,3616l4393858,9900r-2548,2557l4389763,13096xem4416004,13096r-3620,l4410837,12457r-2560,-2557l4407646,8356r,-3616l4408277,3196r2560,-2557l4412384,r3620,l4417540,639r2560,2557l4420743,4740r,3616l4420100,9900r-2560,2557l4416004,13096xem4442233,13096r-3619,l4437078,12457r-2560,-2557l4433875,8356r,-3616l4434518,3196r2560,-2557l4438614,r3619,l4443781,639r2548,2557l4446972,4740r,3616l4446329,9900r-2548,2557l4442233,13096xem4468475,13096r-3620,l4463307,12457r-2559,-2557l4460117,8356r,-3616l4460748,3196r2559,-2557l4464855,r3620,l4470011,639r2560,2557l4473213,4740r,3616l4472571,9900r-2560,2557l4468475,13096xem4494704,13096r-3619,l4489549,12457r-2560,-2557l4486346,8356r,-3616l4486989,3196r2560,-2557l4491085,r3619,l4496252,639r2560,2557l4499443,4740r,3616l4498812,9900r-2560,2557l4494704,13096xem4520946,13096r-3620,l4515778,12457r-2548,-2557l4512587,8356r,-3616l4513230,3196r2548,-2557l4517326,r3620,l4522482,639r2559,2557l4525684,4740r,3616l4525041,9900r-2559,2557l4520946,13096xem4547175,13096r-3607,l4542020,12457r-2560,-2557l4538817,8356r,-3616l4539460,3196r2560,-2557l4543568,r3607,l4548723,639r2560,2557l4551914,4740r,3616l4551283,9900r-2560,2557l4547175,13096xem4573416,13096r-3619,l4568249,12457r-2548,-2557l4565058,8356r,-3616l4565701,3196r2548,-2557l4569797,r3619,l4574952,639r2560,2557l4578155,4740r,3616l4577512,9900r-2560,2557l4573416,13096xem4599646,13096r-3608,l4594491,12457r-2560,-2557l4591288,8356r,-3616l4591931,3196r2560,-2557l4596038,r3608,l4601194,639r2560,2557l4604385,4740r,3616l4603754,9900r-2560,2557l4599646,13096xem4625887,13096r-3619,l4620732,12457r-2560,-2557l4617529,8356r,-3616l4618172,3196r2560,-2557l4622268,r3619,l4627435,639r2548,2557l4630626,4740r,3616l4629983,9900r-2548,2557l4625887,13096xem4652117,13096r-3608,l4646961,12457r-2559,-2557l4643771,8356r,-3616l4644402,3196r2559,-2557l4648509,r3608,l4653665,639r2559,2557l4656867,4740r,3616l4656224,9900r-2559,2557l4652117,13096xem4678358,13096r-3619,l4673203,12457r-2560,-2557l4670000,8356r,-3616l4670643,3196r2560,-2557l4674739,r3619,l4679906,639r2548,2557l4683097,4740r,3616l4682454,9900r-2548,2557l4678358,13096xem4704600,13096r-3620,l4699432,12457r-2560,-2557l4696241,8356r,-3616l4696872,3196r2560,-2557l4700980,r3620,l4706135,639r2560,2557l4709338,4740r,3616l4708695,9900r-2560,2557l4704600,13096xem4730829,13096r-3619,l4725674,12457r-2560,-2557l4722471,8356r,-3616l4723114,3196r2560,-2557l4727210,r3619,l4732377,639r2560,2557l4735568,4740r,3616l4734937,9900r-2560,2557l4730829,13096xem4757070,13096r-3619,l4751903,12457r-2560,-2557l4748712,8356r,-3616l4749343,3196r2560,-2557l4753451,r3619,l4758606,639r2560,2557l4761809,4740r,3616l4761166,9900r-2560,2557l4757070,13096xem4783300,13096r-3620,l4778144,12457r-2559,-2557l4774942,8356r,-3616l4775585,3196r2559,-2557l4779680,r3620,l4784848,639r2560,2557l4788039,4740r,3616l4787408,9900r-2560,2557l4783300,13096xem4809541,13096r-3619,l4804374,12457r-2560,-2557l4801183,8356r,-3616l4801814,3196r2560,-2557l4805922,r3619,l4811077,639r2560,2557l4814280,4740r,3616l4813637,9900r-2560,2557l4809541,13096xem4835771,13096r-3620,l4830615,12457r-2560,-2557l4827413,8356r,-3616l4828055,3196r2560,-2557l4832151,r3620,l4837319,639r2559,2557l4840509,4740r,3616l4839878,9900r-2559,2557l4835771,13096xem4862012,13096r-3619,l4856845,12457r-2548,-2557l4853654,8356r,-3616l4854297,3196r2548,-2557l4858393,r3619,l4863548,639r2560,2557l4866751,4740r,3616l4866108,9900r-2560,2557l4862012,13096xem4888242,13096r-3608,l4883086,12457r-2560,-2557l4879883,8356r,-3616l4880526,3196r2560,-2557l4884634,r3608,l4889789,639r2560,2557l4892980,4740r,3616l4892349,9900r-2560,2557l4888242,13096xem4914483,13096r-3620,l4909316,12457r-2548,-2557l4906125,8356r,-3616l4906768,3196r2548,-2557l4910863,r3620,l4916031,639r2548,2557l4919222,4740r,3616l4918579,9900r-2548,2557l4914483,13096xem4940712,13096r-3607,l4935557,12457r-2560,-2557l4932366,8356r,-3616l4932997,3196r2560,-2557l4937105,r3607,l4942260,639r2560,2557l4945463,4740r,3616l4944820,9900r-2560,2557l4940712,13096xem4966954,13096r-3620,l4961798,12457r-2559,-2557l4958596,8356r,-3616l4959239,3196r2559,-2557l4963334,r3620,l4968502,639r2548,2557l4971692,4740r,3616l4971050,9900r-2548,2557l4966954,13096xem4993195,13096r-3619,l4988028,12457r-2560,-2557l4984837,8356r,-3616l4985468,3196r2560,-2557l4989576,r3619,l4994731,639r2560,2557l4997934,4740r,3616l4997291,9900r-2560,2557l4993195,13096xem5019425,13096r-3620,l5014269,12457r-2560,-2557l5011066,8356r,-3616l5011709,3196r2560,-2557l5015805,r3620,l5020972,639r2548,2557l5024163,4740r,3616l5023520,9900r-2548,2557l5019425,13096xem5045666,13096r-3620,l5040499,12457r-2560,-2557l5037308,8356r,-3616l5037939,3196r2560,-2557l5042046,r3620,l5047202,639r2560,2557l5050405,4740r,3616l5049762,9900r-2560,2557l5045666,13096xem5071895,13096r-3619,l5066740,12457r-2560,-2557l5063537,8356r,-3616l5064180,3196r2560,-2557l5068276,r3619,l5073443,639r2560,2557l5076634,4740r,3616l5076003,9900r-2560,2557l5071895,13096xem5098137,13096r-3620,l5092970,12457r-2560,-2557l5089779,8356r,-3616l5090410,3196r2560,-2557l5094517,r3620,l5099673,639r2560,2557l5102876,4740r,3616l5102233,9900r-2560,2557l5098137,13096xem5124366,13096r-3607,l5119211,12457r-2560,-2557l5116008,8356r,-3616l5116651,3196r2560,-2557l5120759,r3607,l5125914,639r2560,2557l5129105,4740r,3616l5128474,9900r-2560,2557l5124366,13096xem5150608,13096r-3620,l5145440,12457r-2548,-2557l5142249,8356r,-3616l5142892,3196r2548,-2557l5146988,r3620,l5152144,639r2559,2557l5155346,4740r,3616l5154703,9900r-2559,2557l5150608,13096xem5176837,13096r-3607,l5171682,12457r-2560,-2557l5168479,8356r,-3616l5169122,3196r2560,-2557l5173230,r3607,l5178385,639r2560,2557l5181576,4740r,3616l5180945,9900r-2560,2557l5176837,13096xem5203079,13096r-3620,l5197911,12457r-2548,-2557l5194720,8356r,-3616l5195363,3196r2548,-2557l5199459,r3620,l5204626,639r2548,2557l5207817,4740r,3616l5207174,9900r-2548,2557l5203079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5" w:history="1">
            <w:r w:rsidR="006671D6">
              <w:rPr>
                <w:color w:val="4A3A3C"/>
                <w:lang w:eastAsia="zh-TW"/>
              </w:rPr>
              <w:t>文件資</w:t>
            </w:r>
            <w:r w:rsidR="006671D6">
              <w:rPr>
                <w:color w:val="4A3A3C"/>
                <w:spacing w:val="-10"/>
                <w:lang w:eastAsia="zh-TW"/>
              </w:rPr>
              <w:t>訊</w:t>
            </w:r>
            <w:r w:rsidR="006671D6">
              <w:rPr>
                <w:rFonts w:ascii="Times New Roman" w:eastAsia="Times New Roman"/>
                <w:color w:val="4A3A3C"/>
                <w:lang w:eastAsia="zh-TW"/>
              </w:rPr>
              <w:tab/>
            </w:r>
            <w:r w:rsidR="006671D6">
              <w:rPr>
                <w:b/>
                <w:color w:val="C70F2E"/>
                <w:spacing w:val="-10"/>
                <w:lang w:eastAsia="zh-TW"/>
              </w:rPr>
              <w:t>3</w:t>
            </w:r>
          </w:hyperlink>
        </w:p>
        <w:p w14:paraId="4B38019E" w14:textId="77777777" w:rsidR="006671D6" w:rsidRDefault="00000000">
          <w:pPr>
            <w:pStyle w:val="20"/>
            <w:tabs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55360" behindDoc="1" locked="0" layoutInCell="1" allowOverlap="1" wp14:anchorId="3A08D969" wp14:editId="008959C1">
                    <wp:simplePos x="0" y="0"/>
                    <wp:positionH relativeFrom="page">
                      <wp:posOffset>1682352</wp:posOffset>
                    </wp:positionH>
                    <wp:positionV relativeFrom="paragraph">
                      <wp:posOffset>144239</wp:posOffset>
                    </wp:positionV>
                    <wp:extent cx="4953635" cy="13335"/>
                    <wp:effectExtent l="0" t="0" r="0" b="0"/>
                    <wp:wrapNone/>
                    <wp:docPr id="16" name="Graphic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5363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5363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494" y="13096"/>
                                  </a:moveTo>
                                  <a:lnTo>
                                    <a:pt x="30877" y="13096"/>
                                  </a:lnTo>
                                  <a:lnTo>
                                    <a:pt x="29334" y="12457"/>
                                  </a:lnTo>
                                  <a:lnTo>
                                    <a:pt x="26777" y="9900"/>
                                  </a:lnTo>
                                  <a:lnTo>
                                    <a:pt x="26137" y="8356"/>
                                  </a:lnTo>
                                  <a:lnTo>
                                    <a:pt x="26137" y="4740"/>
                                  </a:lnTo>
                                  <a:lnTo>
                                    <a:pt x="26777" y="3196"/>
                                  </a:lnTo>
                                  <a:lnTo>
                                    <a:pt x="29334" y="639"/>
                                  </a:lnTo>
                                  <a:lnTo>
                                    <a:pt x="30877" y="0"/>
                                  </a:lnTo>
                                  <a:lnTo>
                                    <a:pt x="34494" y="0"/>
                                  </a:lnTo>
                                  <a:lnTo>
                                    <a:pt x="36037" y="639"/>
                                  </a:lnTo>
                                  <a:lnTo>
                                    <a:pt x="38595" y="3196"/>
                                  </a:lnTo>
                                  <a:lnTo>
                                    <a:pt x="39234" y="4740"/>
                                  </a:lnTo>
                                  <a:lnTo>
                                    <a:pt x="39234" y="8356"/>
                                  </a:lnTo>
                                  <a:lnTo>
                                    <a:pt x="38595" y="9900"/>
                                  </a:lnTo>
                                  <a:lnTo>
                                    <a:pt x="36037" y="12457"/>
                                  </a:lnTo>
                                  <a:lnTo>
                                    <a:pt x="3449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0632" y="13096"/>
                                  </a:moveTo>
                                  <a:lnTo>
                                    <a:pt x="57015" y="13096"/>
                                  </a:lnTo>
                                  <a:lnTo>
                                    <a:pt x="55472" y="12457"/>
                                  </a:lnTo>
                                  <a:lnTo>
                                    <a:pt x="52914" y="9900"/>
                                  </a:lnTo>
                                  <a:lnTo>
                                    <a:pt x="52275" y="8356"/>
                                  </a:lnTo>
                                  <a:lnTo>
                                    <a:pt x="52275" y="4740"/>
                                  </a:lnTo>
                                  <a:lnTo>
                                    <a:pt x="52914" y="3196"/>
                                  </a:lnTo>
                                  <a:lnTo>
                                    <a:pt x="55472" y="639"/>
                                  </a:lnTo>
                                  <a:lnTo>
                                    <a:pt x="57015" y="0"/>
                                  </a:lnTo>
                                  <a:lnTo>
                                    <a:pt x="60632" y="0"/>
                                  </a:lnTo>
                                  <a:lnTo>
                                    <a:pt x="62175" y="639"/>
                                  </a:lnTo>
                                  <a:lnTo>
                                    <a:pt x="64733" y="3196"/>
                                  </a:lnTo>
                                  <a:lnTo>
                                    <a:pt x="65372" y="4740"/>
                                  </a:lnTo>
                                  <a:lnTo>
                                    <a:pt x="65372" y="8356"/>
                                  </a:lnTo>
                                  <a:lnTo>
                                    <a:pt x="64733" y="9900"/>
                                  </a:lnTo>
                                  <a:lnTo>
                                    <a:pt x="62175" y="12457"/>
                                  </a:lnTo>
                                  <a:lnTo>
                                    <a:pt x="6063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6770" y="13096"/>
                                  </a:moveTo>
                                  <a:lnTo>
                                    <a:pt x="83153" y="13096"/>
                                  </a:lnTo>
                                  <a:lnTo>
                                    <a:pt x="81609" y="12457"/>
                                  </a:lnTo>
                                  <a:lnTo>
                                    <a:pt x="79052" y="9900"/>
                                  </a:lnTo>
                                  <a:lnTo>
                                    <a:pt x="78413" y="8356"/>
                                  </a:lnTo>
                                  <a:lnTo>
                                    <a:pt x="78413" y="4740"/>
                                  </a:lnTo>
                                  <a:lnTo>
                                    <a:pt x="79052" y="3196"/>
                                  </a:lnTo>
                                  <a:lnTo>
                                    <a:pt x="81609" y="639"/>
                                  </a:lnTo>
                                  <a:lnTo>
                                    <a:pt x="83153" y="0"/>
                                  </a:lnTo>
                                  <a:lnTo>
                                    <a:pt x="86770" y="0"/>
                                  </a:lnTo>
                                  <a:lnTo>
                                    <a:pt x="88313" y="639"/>
                                  </a:lnTo>
                                  <a:lnTo>
                                    <a:pt x="90870" y="3196"/>
                                  </a:lnTo>
                                  <a:lnTo>
                                    <a:pt x="91510" y="4740"/>
                                  </a:lnTo>
                                  <a:lnTo>
                                    <a:pt x="91510" y="8356"/>
                                  </a:lnTo>
                                  <a:lnTo>
                                    <a:pt x="90870" y="9900"/>
                                  </a:lnTo>
                                  <a:lnTo>
                                    <a:pt x="88313" y="12457"/>
                                  </a:lnTo>
                                  <a:lnTo>
                                    <a:pt x="8677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2907" y="13096"/>
                                  </a:moveTo>
                                  <a:lnTo>
                                    <a:pt x="109291" y="13096"/>
                                  </a:lnTo>
                                  <a:lnTo>
                                    <a:pt x="107747" y="12457"/>
                                  </a:lnTo>
                                  <a:lnTo>
                                    <a:pt x="105190" y="9900"/>
                                  </a:lnTo>
                                  <a:lnTo>
                                    <a:pt x="104550" y="8356"/>
                                  </a:lnTo>
                                  <a:lnTo>
                                    <a:pt x="104550" y="4740"/>
                                  </a:lnTo>
                                  <a:lnTo>
                                    <a:pt x="105190" y="3196"/>
                                  </a:lnTo>
                                  <a:lnTo>
                                    <a:pt x="107747" y="639"/>
                                  </a:lnTo>
                                  <a:lnTo>
                                    <a:pt x="109291" y="0"/>
                                  </a:lnTo>
                                  <a:lnTo>
                                    <a:pt x="112907" y="0"/>
                                  </a:lnTo>
                                  <a:lnTo>
                                    <a:pt x="114451" y="639"/>
                                  </a:lnTo>
                                  <a:lnTo>
                                    <a:pt x="117008" y="3196"/>
                                  </a:lnTo>
                                  <a:lnTo>
                                    <a:pt x="117647" y="4740"/>
                                  </a:lnTo>
                                  <a:lnTo>
                                    <a:pt x="117647" y="8356"/>
                                  </a:lnTo>
                                  <a:lnTo>
                                    <a:pt x="117008" y="9900"/>
                                  </a:lnTo>
                                  <a:lnTo>
                                    <a:pt x="114451" y="12457"/>
                                  </a:lnTo>
                                  <a:lnTo>
                                    <a:pt x="11290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9045" y="13096"/>
                                  </a:moveTo>
                                  <a:lnTo>
                                    <a:pt x="135428" y="13096"/>
                                  </a:lnTo>
                                  <a:lnTo>
                                    <a:pt x="133885" y="12457"/>
                                  </a:lnTo>
                                  <a:lnTo>
                                    <a:pt x="131328" y="9900"/>
                                  </a:lnTo>
                                  <a:lnTo>
                                    <a:pt x="130688" y="8356"/>
                                  </a:lnTo>
                                  <a:lnTo>
                                    <a:pt x="130688" y="4740"/>
                                  </a:lnTo>
                                  <a:lnTo>
                                    <a:pt x="131328" y="3196"/>
                                  </a:lnTo>
                                  <a:lnTo>
                                    <a:pt x="133885" y="639"/>
                                  </a:lnTo>
                                  <a:lnTo>
                                    <a:pt x="135428" y="0"/>
                                  </a:lnTo>
                                  <a:lnTo>
                                    <a:pt x="139045" y="0"/>
                                  </a:lnTo>
                                  <a:lnTo>
                                    <a:pt x="140589" y="639"/>
                                  </a:lnTo>
                                  <a:lnTo>
                                    <a:pt x="143146" y="3196"/>
                                  </a:lnTo>
                                  <a:lnTo>
                                    <a:pt x="143785" y="4740"/>
                                  </a:lnTo>
                                  <a:lnTo>
                                    <a:pt x="143785" y="8356"/>
                                  </a:lnTo>
                                  <a:lnTo>
                                    <a:pt x="143146" y="9900"/>
                                  </a:lnTo>
                                  <a:lnTo>
                                    <a:pt x="140589" y="12457"/>
                                  </a:lnTo>
                                  <a:lnTo>
                                    <a:pt x="13904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5183" y="13096"/>
                                  </a:moveTo>
                                  <a:lnTo>
                                    <a:pt x="161566" y="13096"/>
                                  </a:lnTo>
                                  <a:lnTo>
                                    <a:pt x="160023" y="12457"/>
                                  </a:lnTo>
                                  <a:lnTo>
                                    <a:pt x="157466" y="9900"/>
                                  </a:lnTo>
                                  <a:lnTo>
                                    <a:pt x="156826" y="8356"/>
                                  </a:lnTo>
                                  <a:lnTo>
                                    <a:pt x="156826" y="4740"/>
                                  </a:lnTo>
                                  <a:lnTo>
                                    <a:pt x="157466" y="3196"/>
                                  </a:lnTo>
                                  <a:lnTo>
                                    <a:pt x="160023" y="639"/>
                                  </a:lnTo>
                                  <a:lnTo>
                                    <a:pt x="161566" y="0"/>
                                  </a:lnTo>
                                  <a:lnTo>
                                    <a:pt x="165183" y="0"/>
                                  </a:lnTo>
                                  <a:lnTo>
                                    <a:pt x="166726" y="639"/>
                                  </a:lnTo>
                                  <a:lnTo>
                                    <a:pt x="169284" y="3196"/>
                                  </a:lnTo>
                                  <a:lnTo>
                                    <a:pt x="169923" y="4740"/>
                                  </a:lnTo>
                                  <a:lnTo>
                                    <a:pt x="169923" y="8356"/>
                                  </a:lnTo>
                                  <a:lnTo>
                                    <a:pt x="169284" y="9900"/>
                                  </a:lnTo>
                                  <a:lnTo>
                                    <a:pt x="166726" y="12457"/>
                                  </a:lnTo>
                                  <a:lnTo>
                                    <a:pt x="16518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1321" y="13096"/>
                                  </a:moveTo>
                                  <a:lnTo>
                                    <a:pt x="187704" y="13096"/>
                                  </a:lnTo>
                                  <a:lnTo>
                                    <a:pt x="186161" y="12457"/>
                                  </a:lnTo>
                                  <a:lnTo>
                                    <a:pt x="183603" y="9900"/>
                                  </a:lnTo>
                                  <a:lnTo>
                                    <a:pt x="182964" y="8356"/>
                                  </a:lnTo>
                                  <a:lnTo>
                                    <a:pt x="182964" y="4740"/>
                                  </a:lnTo>
                                  <a:lnTo>
                                    <a:pt x="183603" y="3196"/>
                                  </a:lnTo>
                                  <a:lnTo>
                                    <a:pt x="186161" y="639"/>
                                  </a:lnTo>
                                  <a:lnTo>
                                    <a:pt x="187704" y="0"/>
                                  </a:lnTo>
                                  <a:lnTo>
                                    <a:pt x="191321" y="0"/>
                                  </a:lnTo>
                                  <a:lnTo>
                                    <a:pt x="192864" y="639"/>
                                  </a:lnTo>
                                  <a:lnTo>
                                    <a:pt x="195422" y="3196"/>
                                  </a:lnTo>
                                  <a:lnTo>
                                    <a:pt x="196061" y="4740"/>
                                  </a:lnTo>
                                  <a:lnTo>
                                    <a:pt x="196061" y="8356"/>
                                  </a:lnTo>
                                  <a:lnTo>
                                    <a:pt x="195422" y="9900"/>
                                  </a:lnTo>
                                  <a:lnTo>
                                    <a:pt x="192864" y="12457"/>
                                  </a:lnTo>
                                  <a:lnTo>
                                    <a:pt x="19132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7458" y="13096"/>
                                  </a:moveTo>
                                  <a:lnTo>
                                    <a:pt x="213842" y="13096"/>
                                  </a:lnTo>
                                  <a:lnTo>
                                    <a:pt x="212299" y="12457"/>
                                  </a:lnTo>
                                  <a:lnTo>
                                    <a:pt x="209741" y="9900"/>
                                  </a:lnTo>
                                  <a:lnTo>
                                    <a:pt x="209102" y="8356"/>
                                  </a:lnTo>
                                  <a:lnTo>
                                    <a:pt x="209102" y="4740"/>
                                  </a:lnTo>
                                  <a:lnTo>
                                    <a:pt x="209741" y="3196"/>
                                  </a:lnTo>
                                  <a:lnTo>
                                    <a:pt x="212299" y="639"/>
                                  </a:lnTo>
                                  <a:lnTo>
                                    <a:pt x="213842" y="0"/>
                                  </a:lnTo>
                                  <a:lnTo>
                                    <a:pt x="217458" y="0"/>
                                  </a:lnTo>
                                  <a:lnTo>
                                    <a:pt x="219002" y="639"/>
                                  </a:lnTo>
                                  <a:lnTo>
                                    <a:pt x="221559" y="3196"/>
                                  </a:lnTo>
                                  <a:lnTo>
                                    <a:pt x="222199" y="4740"/>
                                  </a:lnTo>
                                  <a:lnTo>
                                    <a:pt x="222199" y="8356"/>
                                  </a:lnTo>
                                  <a:lnTo>
                                    <a:pt x="221559" y="9900"/>
                                  </a:lnTo>
                                  <a:lnTo>
                                    <a:pt x="219002" y="12457"/>
                                  </a:lnTo>
                                  <a:lnTo>
                                    <a:pt x="21745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3595" y="13096"/>
                                  </a:moveTo>
                                  <a:lnTo>
                                    <a:pt x="239980" y="13096"/>
                                  </a:lnTo>
                                  <a:lnTo>
                                    <a:pt x="238436" y="12457"/>
                                  </a:lnTo>
                                  <a:lnTo>
                                    <a:pt x="235879" y="9900"/>
                                  </a:lnTo>
                                  <a:lnTo>
                                    <a:pt x="235240" y="8356"/>
                                  </a:lnTo>
                                  <a:lnTo>
                                    <a:pt x="235240" y="4740"/>
                                  </a:lnTo>
                                  <a:lnTo>
                                    <a:pt x="235879" y="3196"/>
                                  </a:lnTo>
                                  <a:lnTo>
                                    <a:pt x="238436" y="639"/>
                                  </a:lnTo>
                                  <a:lnTo>
                                    <a:pt x="239980" y="0"/>
                                  </a:lnTo>
                                  <a:lnTo>
                                    <a:pt x="243595" y="0"/>
                                  </a:lnTo>
                                  <a:lnTo>
                                    <a:pt x="245140" y="639"/>
                                  </a:lnTo>
                                  <a:lnTo>
                                    <a:pt x="247697" y="3196"/>
                                  </a:lnTo>
                                  <a:lnTo>
                                    <a:pt x="248336" y="4740"/>
                                  </a:lnTo>
                                  <a:lnTo>
                                    <a:pt x="248336" y="8356"/>
                                  </a:lnTo>
                                  <a:lnTo>
                                    <a:pt x="247697" y="9900"/>
                                  </a:lnTo>
                                  <a:lnTo>
                                    <a:pt x="245140" y="12457"/>
                                  </a:lnTo>
                                  <a:lnTo>
                                    <a:pt x="24359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9733" y="13096"/>
                                  </a:moveTo>
                                  <a:lnTo>
                                    <a:pt x="266117" y="13096"/>
                                  </a:lnTo>
                                  <a:lnTo>
                                    <a:pt x="264573" y="12457"/>
                                  </a:lnTo>
                                  <a:lnTo>
                                    <a:pt x="262017" y="9900"/>
                                  </a:lnTo>
                                  <a:lnTo>
                                    <a:pt x="261377" y="8356"/>
                                  </a:lnTo>
                                  <a:lnTo>
                                    <a:pt x="261377" y="4740"/>
                                  </a:lnTo>
                                  <a:lnTo>
                                    <a:pt x="262017" y="3196"/>
                                  </a:lnTo>
                                  <a:lnTo>
                                    <a:pt x="264573" y="639"/>
                                  </a:lnTo>
                                  <a:lnTo>
                                    <a:pt x="266117" y="0"/>
                                  </a:lnTo>
                                  <a:lnTo>
                                    <a:pt x="269733" y="0"/>
                                  </a:lnTo>
                                  <a:lnTo>
                                    <a:pt x="271277" y="639"/>
                                  </a:lnTo>
                                  <a:lnTo>
                                    <a:pt x="273835" y="3196"/>
                                  </a:lnTo>
                                  <a:lnTo>
                                    <a:pt x="274474" y="4740"/>
                                  </a:lnTo>
                                  <a:lnTo>
                                    <a:pt x="274474" y="8356"/>
                                  </a:lnTo>
                                  <a:lnTo>
                                    <a:pt x="273835" y="9900"/>
                                  </a:lnTo>
                                  <a:lnTo>
                                    <a:pt x="271277" y="12457"/>
                                  </a:lnTo>
                                  <a:lnTo>
                                    <a:pt x="26973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5871" y="13096"/>
                                  </a:moveTo>
                                  <a:lnTo>
                                    <a:pt x="292255" y="13096"/>
                                  </a:lnTo>
                                  <a:lnTo>
                                    <a:pt x="290711" y="12457"/>
                                  </a:lnTo>
                                  <a:lnTo>
                                    <a:pt x="288155" y="9900"/>
                                  </a:lnTo>
                                  <a:lnTo>
                                    <a:pt x="287515" y="8356"/>
                                  </a:lnTo>
                                  <a:lnTo>
                                    <a:pt x="287515" y="4740"/>
                                  </a:lnTo>
                                  <a:lnTo>
                                    <a:pt x="288155" y="3196"/>
                                  </a:lnTo>
                                  <a:lnTo>
                                    <a:pt x="290711" y="639"/>
                                  </a:lnTo>
                                  <a:lnTo>
                                    <a:pt x="292255" y="0"/>
                                  </a:lnTo>
                                  <a:lnTo>
                                    <a:pt x="295871" y="0"/>
                                  </a:lnTo>
                                  <a:lnTo>
                                    <a:pt x="297415" y="639"/>
                                  </a:lnTo>
                                  <a:lnTo>
                                    <a:pt x="299973" y="3196"/>
                                  </a:lnTo>
                                  <a:lnTo>
                                    <a:pt x="300612" y="4740"/>
                                  </a:lnTo>
                                  <a:lnTo>
                                    <a:pt x="300612" y="8356"/>
                                  </a:lnTo>
                                  <a:lnTo>
                                    <a:pt x="299973" y="9900"/>
                                  </a:lnTo>
                                  <a:lnTo>
                                    <a:pt x="297415" y="12457"/>
                                  </a:lnTo>
                                  <a:lnTo>
                                    <a:pt x="29587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2009" y="13096"/>
                                  </a:moveTo>
                                  <a:lnTo>
                                    <a:pt x="318393" y="13096"/>
                                  </a:lnTo>
                                  <a:lnTo>
                                    <a:pt x="316849" y="12457"/>
                                  </a:lnTo>
                                  <a:lnTo>
                                    <a:pt x="314291" y="9900"/>
                                  </a:lnTo>
                                  <a:lnTo>
                                    <a:pt x="313653" y="8356"/>
                                  </a:lnTo>
                                  <a:lnTo>
                                    <a:pt x="313653" y="4740"/>
                                  </a:lnTo>
                                  <a:lnTo>
                                    <a:pt x="314291" y="3196"/>
                                  </a:lnTo>
                                  <a:lnTo>
                                    <a:pt x="316849" y="639"/>
                                  </a:lnTo>
                                  <a:lnTo>
                                    <a:pt x="318393" y="0"/>
                                  </a:lnTo>
                                  <a:lnTo>
                                    <a:pt x="322009" y="0"/>
                                  </a:lnTo>
                                  <a:lnTo>
                                    <a:pt x="323553" y="639"/>
                                  </a:lnTo>
                                  <a:lnTo>
                                    <a:pt x="326111" y="3196"/>
                                  </a:lnTo>
                                  <a:lnTo>
                                    <a:pt x="326750" y="4740"/>
                                  </a:lnTo>
                                  <a:lnTo>
                                    <a:pt x="326750" y="8356"/>
                                  </a:lnTo>
                                  <a:lnTo>
                                    <a:pt x="326111" y="9900"/>
                                  </a:lnTo>
                                  <a:lnTo>
                                    <a:pt x="323553" y="12457"/>
                                  </a:lnTo>
                                  <a:lnTo>
                                    <a:pt x="32200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8147" y="13096"/>
                                  </a:moveTo>
                                  <a:lnTo>
                                    <a:pt x="344531" y="13096"/>
                                  </a:lnTo>
                                  <a:lnTo>
                                    <a:pt x="342986" y="12457"/>
                                  </a:lnTo>
                                  <a:lnTo>
                                    <a:pt x="340429" y="9900"/>
                                  </a:lnTo>
                                  <a:lnTo>
                                    <a:pt x="339790" y="8356"/>
                                  </a:lnTo>
                                  <a:lnTo>
                                    <a:pt x="339790" y="4740"/>
                                  </a:lnTo>
                                  <a:lnTo>
                                    <a:pt x="340429" y="3196"/>
                                  </a:lnTo>
                                  <a:lnTo>
                                    <a:pt x="342986" y="639"/>
                                  </a:lnTo>
                                  <a:lnTo>
                                    <a:pt x="344531" y="0"/>
                                  </a:lnTo>
                                  <a:lnTo>
                                    <a:pt x="348147" y="0"/>
                                  </a:lnTo>
                                  <a:lnTo>
                                    <a:pt x="349691" y="639"/>
                                  </a:lnTo>
                                  <a:lnTo>
                                    <a:pt x="352248" y="3196"/>
                                  </a:lnTo>
                                  <a:lnTo>
                                    <a:pt x="352888" y="4740"/>
                                  </a:lnTo>
                                  <a:lnTo>
                                    <a:pt x="352888" y="8356"/>
                                  </a:lnTo>
                                  <a:lnTo>
                                    <a:pt x="352248" y="9900"/>
                                  </a:lnTo>
                                  <a:lnTo>
                                    <a:pt x="349691" y="12457"/>
                                  </a:lnTo>
                                  <a:lnTo>
                                    <a:pt x="34814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4284" y="13096"/>
                                  </a:moveTo>
                                  <a:lnTo>
                                    <a:pt x="370668" y="13096"/>
                                  </a:lnTo>
                                  <a:lnTo>
                                    <a:pt x="369124" y="12457"/>
                                  </a:lnTo>
                                  <a:lnTo>
                                    <a:pt x="366567" y="9900"/>
                                  </a:lnTo>
                                  <a:lnTo>
                                    <a:pt x="365927" y="8356"/>
                                  </a:lnTo>
                                  <a:lnTo>
                                    <a:pt x="365927" y="4740"/>
                                  </a:lnTo>
                                  <a:lnTo>
                                    <a:pt x="366567" y="3196"/>
                                  </a:lnTo>
                                  <a:lnTo>
                                    <a:pt x="369124" y="639"/>
                                  </a:lnTo>
                                  <a:lnTo>
                                    <a:pt x="370668" y="0"/>
                                  </a:lnTo>
                                  <a:lnTo>
                                    <a:pt x="374284" y="0"/>
                                  </a:lnTo>
                                  <a:lnTo>
                                    <a:pt x="375829" y="639"/>
                                  </a:lnTo>
                                  <a:lnTo>
                                    <a:pt x="378385" y="3196"/>
                                  </a:lnTo>
                                  <a:lnTo>
                                    <a:pt x="379024" y="4740"/>
                                  </a:lnTo>
                                  <a:lnTo>
                                    <a:pt x="379024" y="8356"/>
                                  </a:lnTo>
                                  <a:lnTo>
                                    <a:pt x="378385" y="9900"/>
                                  </a:lnTo>
                                  <a:lnTo>
                                    <a:pt x="375829" y="12457"/>
                                  </a:lnTo>
                                  <a:lnTo>
                                    <a:pt x="37428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0422" y="13096"/>
                                  </a:moveTo>
                                  <a:lnTo>
                                    <a:pt x="396806" y="13096"/>
                                  </a:lnTo>
                                  <a:lnTo>
                                    <a:pt x="395262" y="12457"/>
                                  </a:lnTo>
                                  <a:lnTo>
                                    <a:pt x="392705" y="9900"/>
                                  </a:lnTo>
                                  <a:lnTo>
                                    <a:pt x="392065" y="8356"/>
                                  </a:lnTo>
                                  <a:lnTo>
                                    <a:pt x="392065" y="4740"/>
                                  </a:lnTo>
                                  <a:lnTo>
                                    <a:pt x="392705" y="3196"/>
                                  </a:lnTo>
                                  <a:lnTo>
                                    <a:pt x="395262" y="639"/>
                                  </a:lnTo>
                                  <a:lnTo>
                                    <a:pt x="396806" y="0"/>
                                  </a:lnTo>
                                  <a:lnTo>
                                    <a:pt x="400422" y="0"/>
                                  </a:lnTo>
                                  <a:lnTo>
                                    <a:pt x="401966" y="639"/>
                                  </a:lnTo>
                                  <a:lnTo>
                                    <a:pt x="404523" y="3196"/>
                                  </a:lnTo>
                                  <a:lnTo>
                                    <a:pt x="405162" y="4740"/>
                                  </a:lnTo>
                                  <a:lnTo>
                                    <a:pt x="405162" y="8356"/>
                                  </a:lnTo>
                                  <a:lnTo>
                                    <a:pt x="404523" y="9900"/>
                                  </a:lnTo>
                                  <a:lnTo>
                                    <a:pt x="401966" y="12457"/>
                                  </a:lnTo>
                                  <a:lnTo>
                                    <a:pt x="4004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6560" y="13096"/>
                                  </a:moveTo>
                                  <a:lnTo>
                                    <a:pt x="422944" y="13096"/>
                                  </a:lnTo>
                                  <a:lnTo>
                                    <a:pt x="421400" y="12457"/>
                                  </a:lnTo>
                                  <a:lnTo>
                                    <a:pt x="418842" y="9900"/>
                                  </a:lnTo>
                                  <a:lnTo>
                                    <a:pt x="418203" y="8356"/>
                                  </a:lnTo>
                                  <a:lnTo>
                                    <a:pt x="418203" y="4740"/>
                                  </a:lnTo>
                                  <a:lnTo>
                                    <a:pt x="418842" y="3196"/>
                                  </a:lnTo>
                                  <a:lnTo>
                                    <a:pt x="421400" y="639"/>
                                  </a:lnTo>
                                  <a:lnTo>
                                    <a:pt x="422944" y="0"/>
                                  </a:lnTo>
                                  <a:lnTo>
                                    <a:pt x="426560" y="0"/>
                                  </a:lnTo>
                                  <a:lnTo>
                                    <a:pt x="428104" y="639"/>
                                  </a:lnTo>
                                  <a:lnTo>
                                    <a:pt x="430660" y="3196"/>
                                  </a:lnTo>
                                  <a:lnTo>
                                    <a:pt x="431300" y="4740"/>
                                  </a:lnTo>
                                  <a:lnTo>
                                    <a:pt x="431300" y="8356"/>
                                  </a:lnTo>
                                  <a:lnTo>
                                    <a:pt x="430660" y="9900"/>
                                  </a:lnTo>
                                  <a:lnTo>
                                    <a:pt x="428104" y="12457"/>
                                  </a:lnTo>
                                  <a:lnTo>
                                    <a:pt x="42656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2698" y="13096"/>
                                  </a:moveTo>
                                  <a:lnTo>
                                    <a:pt x="449082" y="13096"/>
                                  </a:lnTo>
                                  <a:lnTo>
                                    <a:pt x="447538" y="12457"/>
                                  </a:lnTo>
                                  <a:lnTo>
                                    <a:pt x="444980" y="9900"/>
                                  </a:lnTo>
                                  <a:lnTo>
                                    <a:pt x="444341" y="8356"/>
                                  </a:lnTo>
                                  <a:lnTo>
                                    <a:pt x="444341" y="4740"/>
                                  </a:lnTo>
                                  <a:lnTo>
                                    <a:pt x="444980" y="3196"/>
                                  </a:lnTo>
                                  <a:lnTo>
                                    <a:pt x="447538" y="639"/>
                                  </a:lnTo>
                                  <a:lnTo>
                                    <a:pt x="449082" y="0"/>
                                  </a:lnTo>
                                  <a:lnTo>
                                    <a:pt x="452698" y="0"/>
                                  </a:lnTo>
                                  <a:lnTo>
                                    <a:pt x="454241" y="639"/>
                                  </a:lnTo>
                                  <a:lnTo>
                                    <a:pt x="456798" y="3196"/>
                                  </a:lnTo>
                                  <a:lnTo>
                                    <a:pt x="457438" y="4740"/>
                                  </a:lnTo>
                                  <a:lnTo>
                                    <a:pt x="457438" y="8356"/>
                                  </a:lnTo>
                                  <a:lnTo>
                                    <a:pt x="456798" y="9900"/>
                                  </a:lnTo>
                                  <a:lnTo>
                                    <a:pt x="454241" y="12457"/>
                                  </a:lnTo>
                                  <a:lnTo>
                                    <a:pt x="4526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8836" y="13096"/>
                                  </a:moveTo>
                                  <a:lnTo>
                                    <a:pt x="475220" y="13096"/>
                                  </a:lnTo>
                                  <a:lnTo>
                                    <a:pt x="473675" y="12457"/>
                                  </a:lnTo>
                                  <a:lnTo>
                                    <a:pt x="471118" y="9900"/>
                                  </a:lnTo>
                                  <a:lnTo>
                                    <a:pt x="470479" y="8356"/>
                                  </a:lnTo>
                                  <a:lnTo>
                                    <a:pt x="470479" y="4740"/>
                                  </a:lnTo>
                                  <a:lnTo>
                                    <a:pt x="471118" y="3196"/>
                                  </a:lnTo>
                                  <a:lnTo>
                                    <a:pt x="473675" y="639"/>
                                  </a:lnTo>
                                  <a:lnTo>
                                    <a:pt x="475220" y="0"/>
                                  </a:lnTo>
                                  <a:lnTo>
                                    <a:pt x="478836" y="0"/>
                                  </a:lnTo>
                                  <a:lnTo>
                                    <a:pt x="480379" y="639"/>
                                  </a:lnTo>
                                  <a:lnTo>
                                    <a:pt x="482936" y="3196"/>
                                  </a:lnTo>
                                  <a:lnTo>
                                    <a:pt x="483575" y="4740"/>
                                  </a:lnTo>
                                  <a:lnTo>
                                    <a:pt x="483575" y="8356"/>
                                  </a:lnTo>
                                  <a:lnTo>
                                    <a:pt x="482936" y="9900"/>
                                  </a:lnTo>
                                  <a:lnTo>
                                    <a:pt x="480379" y="12457"/>
                                  </a:lnTo>
                                  <a:lnTo>
                                    <a:pt x="47883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04973" y="13096"/>
                                  </a:moveTo>
                                  <a:lnTo>
                                    <a:pt x="501356" y="13096"/>
                                  </a:lnTo>
                                  <a:lnTo>
                                    <a:pt x="499813" y="12457"/>
                                  </a:lnTo>
                                  <a:lnTo>
                                    <a:pt x="497256" y="9900"/>
                                  </a:lnTo>
                                  <a:lnTo>
                                    <a:pt x="496616" y="8356"/>
                                  </a:lnTo>
                                  <a:lnTo>
                                    <a:pt x="496616" y="4740"/>
                                  </a:lnTo>
                                  <a:lnTo>
                                    <a:pt x="497256" y="3196"/>
                                  </a:lnTo>
                                  <a:lnTo>
                                    <a:pt x="499813" y="639"/>
                                  </a:lnTo>
                                  <a:lnTo>
                                    <a:pt x="501356" y="0"/>
                                  </a:lnTo>
                                  <a:lnTo>
                                    <a:pt x="504973" y="0"/>
                                  </a:lnTo>
                                  <a:lnTo>
                                    <a:pt x="506516" y="639"/>
                                  </a:lnTo>
                                  <a:lnTo>
                                    <a:pt x="509074" y="3196"/>
                                  </a:lnTo>
                                  <a:lnTo>
                                    <a:pt x="509713" y="4740"/>
                                  </a:lnTo>
                                  <a:lnTo>
                                    <a:pt x="509713" y="8356"/>
                                  </a:lnTo>
                                  <a:lnTo>
                                    <a:pt x="509074" y="9900"/>
                                  </a:lnTo>
                                  <a:lnTo>
                                    <a:pt x="506516" y="12457"/>
                                  </a:lnTo>
                                  <a:lnTo>
                                    <a:pt x="50497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31111" y="13096"/>
                                  </a:moveTo>
                                  <a:lnTo>
                                    <a:pt x="527494" y="13096"/>
                                  </a:lnTo>
                                  <a:lnTo>
                                    <a:pt x="525951" y="12457"/>
                                  </a:lnTo>
                                  <a:lnTo>
                                    <a:pt x="523394" y="9900"/>
                                  </a:lnTo>
                                  <a:lnTo>
                                    <a:pt x="522754" y="8356"/>
                                  </a:lnTo>
                                  <a:lnTo>
                                    <a:pt x="522754" y="4740"/>
                                  </a:lnTo>
                                  <a:lnTo>
                                    <a:pt x="523394" y="3196"/>
                                  </a:lnTo>
                                  <a:lnTo>
                                    <a:pt x="525951" y="639"/>
                                  </a:lnTo>
                                  <a:lnTo>
                                    <a:pt x="527494" y="0"/>
                                  </a:lnTo>
                                  <a:lnTo>
                                    <a:pt x="531111" y="0"/>
                                  </a:lnTo>
                                  <a:lnTo>
                                    <a:pt x="532654" y="639"/>
                                  </a:lnTo>
                                  <a:lnTo>
                                    <a:pt x="535212" y="3196"/>
                                  </a:lnTo>
                                  <a:lnTo>
                                    <a:pt x="535851" y="4740"/>
                                  </a:lnTo>
                                  <a:lnTo>
                                    <a:pt x="535851" y="8356"/>
                                  </a:lnTo>
                                  <a:lnTo>
                                    <a:pt x="535212" y="9900"/>
                                  </a:lnTo>
                                  <a:lnTo>
                                    <a:pt x="532654" y="12457"/>
                                  </a:lnTo>
                                  <a:lnTo>
                                    <a:pt x="53111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57249" y="13096"/>
                                  </a:moveTo>
                                  <a:lnTo>
                                    <a:pt x="553632" y="13096"/>
                                  </a:lnTo>
                                  <a:lnTo>
                                    <a:pt x="552089" y="12457"/>
                                  </a:lnTo>
                                  <a:lnTo>
                                    <a:pt x="549531" y="9900"/>
                                  </a:lnTo>
                                  <a:lnTo>
                                    <a:pt x="548892" y="8356"/>
                                  </a:lnTo>
                                  <a:lnTo>
                                    <a:pt x="548892" y="4740"/>
                                  </a:lnTo>
                                  <a:lnTo>
                                    <a:pt x="549531" y="3196"/>
                                  </a:lnTo>
                                  <a:lnTo>
                                    <a:pt x="552089" y="639"/>
                                  </a:lnTo>
                                  <a:lnTo>
                                    <a:pt x="553632" y="0"/>
                                  </a:lnTo>
                                  <a:lnTo>
                                    <a:pt x="557249" y="0"/>
                                  </a:lnTo>
                                  <a:lnTo>
                                    <a:pt x="558792" y="639"/>
                                  </a:lnTo>
                                  <a:lnTo>
                                    <a:pt x="561349" y="3196"/>
                                  </a:lnTo>
                                  <a:lnTo>
                                    <a:pt x="561989" y="4740"/>
                                  </a:lnTo>
                                  <a:lnTo>
                                    <a:pt x="561989" y="8356"/>
                                  </a:lnTo>
                                  <a:lnTo>
                                    <a:pt x="561349" y="9900"/>
                                  </a:lnTo>
                                  <a:lnTo>
                                    <a:pt x="558792" y="12457"/>
                                  </a:lnTo>
                                  <a:lnTo>
                                    <a:pt x="55724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83387" y="13096"/>
                                  </a:moveTo>
                                  <a:lnTo>
                                    <a:pt x="579770" y="13096"/>
                                  </a:lnTo>
                                  <a:lnTo>
                                    <a:pt x="578227" y="12457"/>
                                  </a:lnTo>
                                  <a:lnTo>
                                    <a:pt x="575669" y="9900"/>
                                  </a:lnTo>
                                  <a:lnTo>
                                    <a:pt x="575030" y="8356"/>
                                  </a:lnTo>
                                  <a:lnTo>
                                    <a:pt x="575030" y="4740"/>
                                  </a:lnTo>
                                  <a:lnTo>
                                    <a:pt x="575669" y="3196"/>
                                  </a:lnTo>
                                  <a:lnTo>
                                    <a:pt x="578227" y="639"/>
                                  </a:lnTo>
                                  <a:lnTo>
                                    <a:pt x="579770" y="0"/>
                                  </a:lnTo>
                                  <a:lnTo>
                                    <a:pt x="583387" y="0"/>
                                  </a:lnTo>
                                  <a:lnTo>
                                    <a:pt x="584930" y="639"/>
                                  </a:lnTo>
                                  <a:lnTo>
                                    <a:pt x="587487" y="3196"/>
                                  </a:lnTo>
                                  <a:lnTo>
                                    <a:pt x="588127" y="4740"/>
                                  </a:lnTo>
                                  <a:lnTo>
                                    <a:pt x="588127" y="8356"/>
                                  </a:lnTo>
                                  <a:lnTo>
                                    <a:pt x="587487" y="9900"/>
                                  </a:lnTo>
                                  <a:lnTo>
                                    <a:pt x="584930" y="12457"/>
                                  </a:lnTo>
                                  <a:lnTo>
                                    <a:pt x="58338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09525" y="13096"/>
                                  </a:moveTo>
                                  <a:lnTo>
                                    <a:pt x="605907" y="13096"/>
                                  </a:lnTo>
                                  <a:lnTo>
                                    <a:pt x="604364" y="12457"/>
                                  </a:lnTo>
                                  <a:lnTo>
                                    <a:pt x="601807" y="9900"/>
                                  </a:lnTo>
                                  <a:lnTo>
                                    <a:pt x="601168" y="8356"/>
                                  </a:lnTo>
                                  <a:lnTo>
                                    <a:pt x="601168" y="4740"/>
                                  </a:lnTo>
                                  <a:lnTo>
                                    <a:pt x="601807" y="3196"/>
                                  </a:lnTo>
                                  <a:lnTo>
                                    <a:pt x="604364" y="639"/>
                                  </a:lnTo>
                                  <a:lnTo>
                                    <a:pt x="605907" y="0"/>
                                  </a:lnTo>
                                  <a:lnTo>
                                    <a:pt x="609525" y="0"/>
                                  </a:lnTo>
                                  <a:lnTo>
                                    <a:pt x="611068" y="639"/>
                                  </a:lnTo>
                                  <a:lnTo>
                                    <a:pt x="613625" y="3196"/>
                                  </a:lnTo>
                                  <a:lnTo>
                                    <a:pt x="614264" y="4740"/>
                                  </a:lnTo>
                                  <a:lnTo>
                                    <a:pt x="614264" y="8356"/>
                                  </a:lnTo>
                                  <a:lnTo>
                                    <a:pt x="613625" y="9900"/>
                                  </a:lnTo>
                                  <a:lnTo>
                                    <a:pt x="611068" y="12457"/>
                                  </a:lnTo>
                                  <a:lnTo>
                                    <a:pt x="60952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35662" y="13096"/>
                                  </a:moveTo>
                                  <a:lnTo>
                                    <a:pt x="632045" y="13096"/>
                                  </a:lnTo>
                                  <a:lnTo>
                                    <a:pt x="630502" y="12457"/>
                                  </a:lnTo>
                                  <a:lnTo>
                                    <a:pt x="627945" y="9900"/>
                                  </a:lnTo>
                                  <a:lnTo>
                                    <a:pt x="627305" y="8356"/>
                                  </a:lnTo>
                                  <a:lnTo>
                                    <a:pt x="627305" y="4740"/>
                                  </a:lnTo>
                                  <a:lnTo>
                                    <a:pt x="627945" y="3196"/>
                                  </a:lnTo>
                                  <a:lnTo>
                                    <a:pt x="630502" y="639"/>
                                  </a:lnTo>
                                  <a:lnTo>
                                    <a:pt x="632045" y="0"/>
                                  </a:lnTo>
                                  <a:lnTo>
                                    <a:pt x="635662" y="0"/>
                                  </a:lnTo>
                                  <a:lnTo>
                                    <a:pt x="637205" y="639"/>
                                  </a:lnTo>
                                  <a:lnTo>
                                    <a:pt x="639763" y="3196"/>
                                  </a:lnTo>
                                  <a:lnTo>
                                    <a:pt x="640402" y="4740"/>
                                  </a:lnTo>
                                  <a:lnTo>
                                    <a:pt x="640402" y="8356"/>
                                  </a:lnTo>
                                  <a:lnTo>
                                    <a:pt x="639763" y="9900"/>
                                  </a:lnTo>
                                  <a:lnTo>
                                    <a:pt x="637205" y="12457"/>
                                  </a:lnTo>
                                  <a:lnTo>
                                    <a:pt x="63566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61800" y="13096"/>
                                  </a:moveTo>
                                  <a:lnTo>
                                    <a:pt x="658183" y="13096"/>
                                  </a:lnTo>
                                  <a:lnTo>
                                    <a:pt x="656640" y="12457"/>
                                  </a:lnTo>
                                  <a:lnTo>
                                    <a:pt x="654082" y="9900"/>
                                  </a:lnTo>
                                  <a:lnTo>
                                    <a:pt x="653443" y="8356"/>
                                  </a:lnTo>
                                  <a:lnTo>
                                    <a:pt x="653443" y="4740"/>
                                  </a:lnTo>
                                  <a:lnTo>
                                    <a:pt x="654082" y="3196"/>
                                  </a:lnTo>
                                  <a:lnTo>
                                    <a:pt x="656640" y="639"/>
                                  </a:lnTo>
                                  <a:lnTo>
                                    <a:pt x="658183" y="0"/>
                                  </a:lnTo>
                                  <a:lnTo>
                                    <a:pt x="661800" y="0"/>
                                  </a:lnTo>
                                  <a:lnTo>
                                    <a:pt x="663343" y="639"/>
                                  </a:lnTo>
                                  <a:lnTo>
                                    <a:pt x="665901" y="3196"/>
                                  </a:lnTo>
                                  <a:lnTo>
                                    <a:pt x="666540" y="4740"/>
                                  </a:lnTo>
                                  <a:lnTo>
                                    <a:pt x="666540" y="8356"/>
                                  </a:lnTo>
                                  <a:lnTo>
                                    <a:pt x="665901" y="9900"/>
                                  </a:lnTo>
                                  <a:lnTo>
                                    <a:pt x="663343" y="12457"/>
                                  </a:lnTo>
                                  <a:lnTo>
                                    <a:pt x="66180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87938" y="13096"/>
                                  </a:moveTo>
                                  <a:lnTo>
                                    <a:pt x="684321" y="13096"/>
                                  </a:lnTo>
                                  <a:lnTo>
                                    <a:pt x="682778" y="12457"/>
                                  </a:lnTo>
                                  <a:lnTo>
                                    <a:pt x="680220" y="9900"/>
                                  </a:lnTo>
                                  <a:lnTo>
                                    <a:pt x="679581" y="8356"/>
                                  </a:lnTo>
                                  <a:lnTo>
                                    <a:pt x="679581" y="4740"/>
                                  </a:lnTo>
                                  <a:lnTo>
                                    <a:pt x="680220" y="3196"/>
                                  </a:lnTo>
                                  <a:lnTo>
                                    <a:pt x="682778" y="639"/>
                                  </a:lnTo>
                                  <a:lnTo>
                                    <a:pt x="684321" y="0"/>
                                  </a:lnTo>
                                  <a:lnTo>
                                    <a:pt x="687938" y="0"/>
                                  </a:lnTo>
                                  <a:lnTo>
                                    <a:pt x="689481" y="639"/>
                                  </a:lnTo>
                                  <a:lnTo>
                                    <a:pt x="692038" y="3196"/>
                                  </a:lnTo>
                                  <a:lnTo>
                                    <a:pt x="692678" y="4740"/>
                                  </a:lnTo>
                                  <a:lnTo>
                                    <a:pt x="692678" y="8356"/>
                                  </a:lnTo>
                                  <a:lnTo>
                                    <a:pt x="692038" y="9900"/>
                                  </a:lnTo>
                                  <a:lnTo>
                                    <a:pt x="689481" y="12457"/>
                                  </a:lnTo>
                                  <a:lnTo>
                                    <a:pt x="68793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14076" y="13096"/>
                                  </a:moveTo>
                                  <a:lnTo>
                                    <a:pt x="710459" y="13096"/>
                                  </a:lnTo>
                                  <a:lnTo>
                                    <a:pt x="708916" y="12457"/>
                                  </a:lnTo>
                                  <a:lnTo>
                                    <a:pt x="706358" y="9900"/>
                                  </a:lnTo>
                                  <a:lnTo>
                                    <a:pt x="705719" y="8356"/>
                                  </a:lnTo>
                                  <a:lnTo>
                                    <a:pt x="705719" y="4740"/>
                                  </a:lnTo>
                                  <a:lnTo>
                                    <a:pt x="706358" y="3196"/>
                                  </a:lnTo>
                                  <a:lnTo>
                                    <a:pt x="708916" y="639"/>
                                  </a:lnTo>
                                  <a:lnTo>
                                    <a:pt x="710459" y="0"/>
                                  </a:lnTo>
                                  <a:lnTo>
                                    <a:pt x="714076" y="0"/>
                                  </a:lnTo>
                                  <a:lnTo>
                                    <a:pt x="715619" y="639"/>
                                  </a:lnTo>
                                  <a:lnTo>
                                    <a:pt x="718176" y="3196"/>
                                  </a:lnTo>
                                  <a:lnTo>
                                    <a:pt x="718816" y="4740"/>
                                  </a:lnTo>
                                  <a:lnTo>
                                    <a:pt x="718816" y="8356"/>
                                  </a:lnTo>
                                  <a:lnTo>
                                    <a:pt x="718176" y="9900"/>
                                  </a:lnTo>
                                  <a:lnTo>
                                    <a:pt x="715619" y="12457"/>
                                  </a:lnTo>
                                  <a:lnTo>
                                    <a:pt x="7140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40213" y="13096"/>
                                  </a:moveTo>
                                  <a:lnTo>
                                    <a:pt x="736596" y="13096"/>
                                  </a:lnTo>
                                  <a:lnTo>
                                    <a:pt x="735053" y="12457"/>
                                  </a:lnTo>
                                  <a:lnTo>
                                    <a:pt x="732496" y="9900"/>
                                  </a:lnTo>
                                  <a:lnTo>
                                    <a:pt x="731856" y="8356"/>
                                  </a:lnTo>
                                  <a:lnTo>
                                    <a:pt x="731856" y="4740"/>
                                  </a:lnTo>
                                  <a:lnTo>
                                    <a:pt x="732496" y="3196"/>
                                  </a:lnTo>
                                  <a:lnTo>
                                    <a:pt x="735053" y="639"/>
                                  </a:lnTo>
                                  <a:lnTo>
                                    <a:pt x="736596" y="0"/>
                                  </a:lnTo>
                                  <a:lnTo>
                                    <a:pt x="740213" y="0"/>
                                  </a:lnTo>
                                  <a:lnTo>
                                    <a:pt x="741757" y="639"/>
                                  </a:lnTo>
                                  <a:lnTo>
                                    <a:pt x="744314" y="3196"/>
                                  </a:lnTo>
                                  <a:lnTo>
                                    <a:pt x="744953" y="4740"/>
                                  </a:lnTo>
                                  <a:lnTo>
                                    <a:pt x="744953" y="8356"/>
                                  </a:lnTo>
                                  <a:lnTo>
                                    <a:pt x="744314" y="9900"/>
                                  </a:lnTo>
                                  <a:lnTo>
                                    <a:pt x="741757" y="12457"/>
                                  </a:lnTo>
                                  <a:lnTo>
                                    <a:pt x="74021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66351" y="13096"/>
                                  </a:moveTo>
                                  <a:lnTo>
                                    <a:pt x="762734" y="13096"/>
                                  </a:lnTo>
                                  <a:lnTo>
                                    <a:pt x="761191" y="12457"/>
                                  </a:lnTo>
                                  <a:lnTo>
                                    <a:pt x="758634" y="9900"/>
                                  </a:lnTo>
                                  <a:lnTo>
                                    <a:pt x="757994" y="8356"/>
                                  </a:lnTo>
                                  <a:lnTo>
                                    <a:pt x="757994" y="4740"/>
                                  </a:lnTo>
                                  <a:lnTo>
                                    <a:pt x="758634" y="3196"/>
                                  </a:lnTo>
                                  <a:lnTo>
                                    <a:pt x="761191" y="639"/>
                                  </a:lnTo>
                                  <a:lnTo>
                                    <a:pt x="762734" y="0"/>
                                  </a:lnTo>
                                  <a:lnTo>
                                    <a:pt x="766351" y="0"/>
                                  </a:lnTo>
                                  <a:lnTo>
                                    <a:pt x="767894" y="639"/>
                                  </a:lnTo>
                                  <a:lnTo>
                                    <a:pt x="770452" y="3196"/>
                                  </a:lnTo>
                                  <a:lnTo>
                                    <a:pt x="771091" y="4740"/>
                                  </a:lnTo>
                                  <a:lnTo>
                                    <a:pt x="771091" y="8356"/>
                                  </a:lnTo>
                                  <a:lnTo>
                                    <a:pt x="770452" y="9900"/>
                                  </a:lnTo>
                                  <a:lnTo>
                                    <a:pt x="767894" y="12457"/>
                                  </a:lnTo>
                                  <a:lnTo>
                                    <a:pt x="76635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92489" y="13096"/>
                                  </a:moveTo>
                                  <a:lnTo>
                                    <a:pt x="788872" y="13096"/>
                                  </a:lnTo>
                                  <a:lnTo>
                                    <a:pt x="787329" y="12457"/>
                                  </a:lnTo>
                                  <a:lnTo>
                                    <a:pt x="784771" y="9900"/>
                                  </a:lnTo>
                                  <a:lnTo>
                                    <a:pt x="784132" y="8356"/>
                                  </a:lnTo>
                                  <a:lnTo>
                                    <a:pt x="784132" y="4740"/>
                                  </a:lnTo>
                                  <a:lnTo>
                                    <a:pt x="784771" y="3196"/>
                                  </a:lnTo>
                                  <a:lnTo>
                                    <a:pt x="787329" y="639"/>
                                  </a:lnTo>
                                  <a:lnTo>
                                    <a:pt x="788872" y="0"/>
                                  </a:lnTo>
                                  <a:lnTo>
                                    <a:pt x="792489" y="0"/>
                                  </a:lnTo>
                                  <a:lnTo>
                                    <a:pt x="794032" y="639"/>
                                  </a:lnTo>
                                  <a:lnTo>
                                    <a:pt x="796590" y="3196"/>
                                  </a:lnTo>
                                  <a:lnTo>
                                    <a:pt x="797229" y="4740"/>
                                  </a:lnTo>
                                  <a:lnTo>
                                    <a:pt x="797229" y="8356"/>
                                  </a:lnTo>
                                  <a:lnTo>
                                    <a:pt x="796590" y="9900"/>
                                  </a:lnTo>
                                  <a:lnTo>
                                    <a:pt x="794032" y="12457"/>
                                  </a:lnTo>
                                  <a:lnTo>
                                    <a:pt x="79248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18627" y="13096"/>
                                  </a:moveTo>
                                  <a:lnTo>
                                    <a:pt x="815010" y="13096"/>
                                  </a:lnTo>
                                  <a:lnTo>
                                    <a:pt x="813467" y="12457"/>
                                  </a:lnTo>
                                  <a:lnTo>
                                    <a:pt x="810909" y="9900"/>
                                  </a:lnTo>
                                  <a:lnTo>
                                    <a:pt x="810270" y="8356"/>
                                  </a:lnTo>
                                  <a:lnTo>
                                    <a:pt x="810270" y="4740"/>
                                  </a:lnTo>
                                  <a:lnTo>
                                    <a:pt x="810909" y="3196"/>
                                  </a:lnTo>
                                  <a:lnTo>
                                    <a:pt x="813467" y="639"/>
                                  </a:lnTo>
                                  <a:lnTo>
                                    <a:pt x="815010" y="0"/>
                                  </a:lnTo>
                                  <a:lnTo>
                                    <a:pt x="818627" y="0"/>
                                  </a:lnTo>
                                  <a:lnTo>
                                    <a:pt x="820170" y="639"/>
                                  </a:lnTo>
                                  <a:lnTo>
                                    <a:pt x="822727" y="3196"/>
                                  </a:lnTo>
                                  <a:lnTo>
                                    <a:pt x="823367" y="4740"/>
                                  </a:lnTo>
                                  <a:lnTo>
                                    <a:pt x="823367" y="8356"/>
                                  </a:lnTo>
                                  <a:lnTo>
                                    <a:pt x="822727" y="9900"/>
                                  </a:lnTo>
                                  <a:lnTo>
                                    <a:pt x="820170" y="12457"/>
                                  </a:lnTo>
                                  <a:lnTo>
                                    <a:pt x="81862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44765" y="13096"/>
                                  </a:moveTo>
                                  <a:lnTo>
                                    <a:pt x="841148" y="13096"/>
                                  </a:lnTo>
                                  <a:lnTo>
                                    <a:pt x="839604" y="12457"/>
                                  </a:lnTo>
                                  <a:lnTo>
                                    <a:pt x="837047" y="9900"/>
                                  </a:lnTo>
                                  <a:lnTo>
                                    <a:pt x="836408" y="8356"/>
                                  </a:lnTo>
                                  <a:lnTo>
                                    <a:pt x="836408" y="4740"/>
                                  </a:lnTo>
                                  <a:lnTo>
                                    <a:pt x="837047" y="3196"/>
                                  </a:lnTo>
                                  <a:lnTo>
                                    <a:pt x="839604" y="639"/>
                                  </a:lnTo>
                                  <a:lnTo>
                                    <a:pt x="841148" y="0"/>
                                  </a:lnTo>
                                  <a:lnTo>
                                    <a:pt x="844765" y="0"/>
                                  </a:lnTo>
                                  <a:lnTo>
                                    <a:pt x="846308" y="639"/>
                                  </a:lnTo>
                                  <a:lnTo>
                                    <a:pt x="848865" y="3196"/>
                                  </a:lnTo>
                                  <a:lnTo>
                                    <a:pt x="849505" y="4740"/>
                                  </a:lnTo>
                                  <a:lnTo>
                                    <a:pt x="849505" y="8356"/>
                                  </a:lnTo>
                                  <a:lnTo>
                                    <a:pt x="848865" y="9900"/>
                                  </a:lnTo>
                                  <a:lnTo>
                                    <a:pt x="846308" y="12457"/>
                                  </a:lnTo>
                                  <a:lnTo>
                                    <a:pt x="84476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70901" y="13096"/>
                                  </a:moveTo>
                                  <a:lnTo>
                                    <a:pt x="867285" y="13096"/>
                                  </a:lnTo>
                                  <a:lnTo>
                                    <a:pt x="865742" y="12457"/>
                                  </a:lnTo>
                                  <a:lnTo>
                                    <a:pt x="863185" y="9900"/>
                                  </a:lnTo>
                                  <a:lnTo>
                                    <a:pt x="862545" y="8356"/>
                                  </a:lnTo>
                                  <a:lnTo>
                                    <a:pt x="862545" y="4740"/>
                                  </a:lnTo>
                                  <a:lnTo>
                                    <a:pt x="863185" y="3196"/>
                                  </a:lnTo>
                                  <a:lnTo>
                                    <a:pt x="865742" y="639"/>
                                  </a:lnTo>
                                  <a:lnTo>
                                    <a:pt x="867285" y="0"/>
                                  </a:lnTo>
                                  <a:lnTo>
                                    <a:pt x="870901" y="0"/>
                                  </a:lnTo>
                                  <a:lnTo>
                                    <a:pt x="872445" y="639"/>
                                  </a:lnTo>
                                  <a:lnTo>
                                    <a:pt x="875003" y="3196"/>
                                  </a:lnTo>
                                  <a:lnTo>
                                    <a:pt x="875642" y="4740"/>
                                  </a:lnTo>
                                  <a:lnTo>
                                    <a:pt x="875642" y="8356"/>
                                  </a:lnTo>
                                  <a:lnTo>
                                    <a:pt x="875003" y="9900"/>
                                  </a:lnTo>
                                  <a:lnTo>
                                    <a:pt x="872445" y="12457"/>
                                  </a:lnTo>
                                  <a:lnTo>
                                    <a:pt x="87090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97039" y="13096"/>
                                  </a:moveTo>
                                  <a:lnTo>
                                    <a:pt x="893423" y="13096"/>
                                  </a:lnTo>
                                  <a:lnTo>
                                    <a:pt x="891880" y="12457"/>
                                  </a:lnTo>
                                  <a:lnTo>
                                    <a:pt x="889323" y="9900"/>
                                  </a:lnTo>
                                  <a:lnTo>
                                    <a:pt x="888683" y="8356"/>
                                  </a:lnTo>
                                  <a:lnTo>
                                    <a:pt x="888683" y="4740"/>
                                  </a:lnTo>
                                  <a:lnTo>
                                    <a:pt x="889323" y="3196"/>
                                  </a:lnTo>
                                  <a:lnTo>
                                    <a:pt x="891880" y="639"/>
                                  </a:lnTo>
                                  <a:lnTo>
                                    <a:pt x="893423" y="0"/>
                                  </a:lnTo>
                                  <a:lnTo>
                                    <a:pt x="897039" y="0"/>
                                  </a:lnTo>
                                  <a:lnTo>
                                    <a:pt x="898583" y="639"/>
                                  </a:lnTo>
                                  <a:lnTo>
                                    <a:pt x="901141" y="3196"/>
                                  </a:lnTo>
                                  <a:lnTo>
                                    <a:pt x="901780" y="4740"/>
                                  </a:lnTo>
                                  <a:lnTo>
                                    <a:pt x="901780" y="8356"/>
                                  </a:lnTo>
                                  <a:lnTo>
                                    <a:pt x="901141" y="9900"/>
                                  </a:lnTo>
                                  <a:lnTo>
                                    <a:pt x="898583" y="12457"/>
                                  </a:lnTo>
                                  <a:lnTo>
                                    <a:pt x="8970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23177" y="13096"/>
                                  </a:moveTo>
                                  <a:lnTo>
                                    <a:pt x="919561" y="13096"/>
                                  </a:lnTo>
                                  <a:lnTo>
                                    <a:pt x="918018" y="12457"/>
                                  </a:lnTo>
                                  <a:lnTo>
                                    <a:pt x="915460" y="9900"/>
                                  </a:lnTo>
                                  <a:lnTo>
                                    <a:pt x="914821" y="8356"/>
                                  </a:lnTo>
                                  <a:lnTo>
                                    <a:pt x="914821" y="4740"/>
                                  </a:lnTo>
                                  <a:lnTo>
                                    <a:pt x="915460" y="3196"/>
                                  </a:lnTo>
                                  <a:lnTo>
                                    <a:pt x="918018" y="639"/>
                                  </a:lnTo>
                                  <a:lnTo>
                                    <a:pt x="919561" y="0"/>
                                  </a:lnTo>
                                  <a:lnTo>
                                    <a:pt x="923177" y="0"/>
                                  </a:lnTo>
                                  <a:lnTo>
                                    <a:pt x="924721" y="639"/>
                                  </a:lnTo>
                                  <a:lnTo>
                                    <a:pt x="927279" y="3196"/>
                                  </a:lnTo>
                                  <a:lnTo>
                                    <a:pt x="927918" y="4740"/>
                                  </a:lnTo>
                                  <a:lnTo>
                                    <a:pt x="927918" y="8356"/>
                                  </a:lnTo>
                                  <a:lnTo>
                                    <a:pt x="927279" y="9900"/>
                                  </a:lnTo>
                                  <a:lnTo>
                                    <a:pt x="924721" y="12457"/>
                                  </a:lnTo>
                                  <a:lnTo>
                                    <a:pt x="92317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49315" y="13096"/>
                                  </a:moveTo>
                                  <a:lnTo>
                                    <a:pt x="945699" y="13096"/>
                                  </a:lnTo>
                                  <a:lnTo>
                                    <a:pt x="944154" y="12457"/>
                                  </a:lnTo>
                                  <a:lnTo>
                                    <a:pt x="941598" y="9900"/>
                                  </a:lnTo>
                                  <a:lnTo>
                                    <a:pt x="940959" y="8356"/>
                                  </a:lnTo>
                                  <a:lnTo>
                                    <a:pt x="940959" y="4740"/>
                                  </a:lnTo>
                                  <a:lnTo>
                                    <a:pt x="941598" y="3196"/>
                                  </a:lnTo>
                                  <a:lnTo>
                                    <a:pt x="944154" y="639"/>
                                  </a:lnTo>
                                  <a:lnTo>
                                    <a:pt x="945699" y="0"/>
                                  </a:lnTo>
                                  <a:lnTo>
                                    <a:pt x="949315" y="0"/>
                                  </a:lnTo>
                                  <a:lnTo>
                                    <a:pt x="950859" y="639"/>
                                  </a:lnTo>
                                  <a:lnTo>
                                    <a:pt x="953416" y="3196"/>
                                  </a:lnTo>
                                  <a:lnTo>
                                    <a:pt x="954056" y="4740"/>
                                  </a:lnTo>
                                  <a:lnTo>
                                    <a:pt x="954056" y="8356"/>
                                  </a:lnTo>
                                  <a:lnTo>
                                    <a:pt x="953416" y="9900"/>
                                  </a:lnTo>
                                  <a:lnTo>
                                    <a:pt x="950859" y="12457"/>
                                  </a:lnTo>
                                  <a:lnTo>
                                    <a:pt x="94931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75452" y="13096"/>
                                  </a:moveTo>
                                  <a:lnTo>
                                    <a:pt x="971836" y="13096"/>
                                  </a:lnTo>
                                  <a:lnTo>
                                    <a:pt x="970292" y="12457"/>
                                  </a:lnTo>
                                  <a:lnTo>
                                    <a:pt x="967736" y="9900"/>
                                  </a:lnTo>
                                  <a:lnTo>
                                    <a:pt x="967097" y="8356"/>
                                  </a:lnTo>
                                  <a:lnTo>
                                    <a:pt x="967097" y="4740"/>
                                  </a:lnTo>
                                  <a:lnTo>
                                    <a:pt x="967736" y="3196"/>
                                  </a:lnTo>
                                  <a:lnTo>
                                    <a:pt x="970292" y="639"/>
                                  </a:lnTo>
                                  <a:lnTo>
                                    <a:pt x="971836" y="0"/>
                                  </a:lnTo>
                                  <a:lnTo>
                                    <a:pt x="975452" y="0"/>
                                  </a:lnTo>
                                  <a:lnTo>
                                    <a:pt x="976997" y="639"/>
                                  </a:lnTo>
                                  <a:lnTo>
                                    <a:pt x="979554" y="3196"/>
                                  </a:lnTo>
                                  <a:lnTo>
                                    <a:pt x="980193" y="4740"/>
                                  </a:lnTo>
                                  <a:lnTo>
                                    <a:pt x="980193" y="8356"/>
                                  </a:lnTo>
                                  <a:lnTo>
                                    <a:pt x="979554" y="9900"/>
                                  </a:lnTo>
                                  <a:lnTo>
                                    <a:pt x="976997" y="12457"/>
                                  </a:lnTo>
                                  <a:lnTo>
                                    <a:pt x="97545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01590" y="13096"/>
                                  </a:moveTo>
                                  <a:lnTo>
                                    <a:pt x="997974" y="13096"/>
                                  </a:lnTo>
                                  <a:lnTo>
                                    <a:pt x="996430" y="12457"/>
                                  </a:lnTo>
                                  <a:lnTo>
                                    <a:pt x="993874" y="9900"/>
                                  </a:lnTo>
                                  <a:lnTo>
                                    <a:pt x="993234" y="8356"/>
                                  </a:lnTo>
                                  <a:lnTo>
                                    <a:pt x="993234" y="4740"/>
                                  </a:lnTo>
                                  <a:lnTo>
                                    <a:pt x="993874" y="3196"/>
                                  </a:lnTo>
                                  <a:lnTo>
                                    <a:pt x="996430" y="639"/>
                                  </a:lnTo>
                                  <a:lnTo>
                                    <a:pt x="997974" y="0"/>
                                  </a:lnTo>
                                  <a:lnTo>
                                    <a:pt x="1001590" y="0"/>
                                  </a:lnTo>
                                  <a:lnTo>
                                    <a:pt x="1003134" y="639"/>
                                  </a:lnTo>
                                  <a:lnTo>
                                    <a:pt x="1005692" y="3196"/>
                                  </a:lnTo>
                                  <a:lnTo>
                                    <a:pt x="1006331" y="4740"/>
                                  </a:lnTo>
                                  <a:lnTo>
                                    <a:pt x="1006331" y="8356"/>
                                  </a:lnTo>
                                  <a:lnTo>
                                    <a:pt x="1005692" y="9900"/>
                                  </a:lnTo>
                                  <a:lnTo>
                                    <a:pt x="1003134" y="12457"/>
                                  </a:lnTo>
                                  <a:lnTo>
                                    <a:pt x="100159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27728" y="13096"/>
                                  </a:moveTo>
                                  <a:lnTo>
                                    <a:pt x="1024112" y="13096"/>
                                  </a:lnTo>
                                  <a:lnTo>
                                    <a:pt x="1022568" y="12457"/>
                                  </a:lnTo>
                                  <a:lnTo>
                                    <a:pt x="1020010" y="9900"/>
                                  </a:lnTo>
                                  <a:lnTo>
                                    <a:pt x="1019371" y="8356"/>
                                  </a:lnTo>
                                  <a:lnTo>
                                    <a:pt x="1019371" y="4740"/>
                                  </a:lnTo>
                                  <a:lnTo>
                                    <a:pt x="1020010" y="3196"/>
                                  </a:lnTo>
                                  <a:lnTo>
                                    <a:pt x="1022568" y="639"/>
                                  </a:lnTo>
                                  <a:lnTo>
                                    <a:pt x="1024112" y="0"/>
                                  </a:lnTo>
                                  <a:lnTo>
                                    <a:pt x="1027728" y="0"/>
                                  </a:lnTo>
                                  <a:lnTo>
                                    <a:pt x="1029272" y="639"/>
                                  </a:lnTo>
                                  <a:lnTo>
                                    <a:pt x="1031828" y="3196"/>
                                  </a:lnTo>
                                  <a:lnTo>
                                    <a:pt x="1032468" y="4740"/>
                                  </a:lnTo>
                                  <a:lnTo>
                                    <a:pt x="1032468" y="8356"/>
                                  </a:lnTo>
                                  <a:lnTo>
                                    <a:pt x="1031828" y="9900"/>
                                  </a:lnTo>
                                  <a:lnTo>
                                    <a:pt x="1029272" y="12457"/>
                                  </a:lnTo>
                                  <a:lnTo>
                                    <a:pt x="102772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53866" y="13096"/>
                                  </a:moveTo>
                                  <a:lnTo>
                                    <a:pt x="1050250" y="13096"/>
                                  </a:lnTo>
                                  <a:lnTo>
                                    <a:pt x="1048706" y="12457"/>
                                  </a:lnTo>
                                  <a:lnTo>
                                    <a:pt x="1046148" y="9900"/>
                                  </a:lnTo>
                                  <a:lnTo>
                                    <a:pt x="1045509" y="8356"/>
                                  </a:lnTo>
                                  <a:lnTo>
                                    <a:pt x="1045509" y="4740"/>
                                  </a:lnTo>
                                  <a:lnTo>
                                    <a:pt x="1046148" y="3196"/>
                                  </a:lnTo>
                                  <a:lnTo>
                                    <a:pt x="1048706" y="639"/>
                                  </a:lnTo>
                                  <a:lnTo>
                                    <a:pt x="1050250" y="0"/>
                                  </a:lnTo>
                                  <a:lnTo>
                                    <a:pt x="1053866" y="0"/>
                                  </a:lnTo>
                                  <a:lnTo>
                                    <a:pt x="1055410" y="639"/>
                                  </a:lnTo>
                                  <a:lnTo>
                                    <a:pt x="1057967" y="3196"/>
                                  </a:lnTo>
                                  <a:lnTo>
                                    <a:pt x="1058607" y="4740"/>
                                  </a:lnTo>
                                  <a:lnTo>
                                    <a:pt x="1058607" y="8356"/>
                                  </a:lnTo>
                                  <a:lnTo>
                                    <a:pt x="1057967" y="9900"/>
                                  </a:lnTo>
                                  <a:lnTo>
                                    <a:pt x="1055410" y="12457"/>
                                  </a:lnTo>
                                  <a:lnTo>
                                    <a:pt x="105386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80004" y="13096"/>
                                  </a:moveTo>
                                  <a:lnTo>
                                    <a:pt x="1076388" y="13096"/>
                                  </a:lnTo>
                                  <a:lnTo>
                                    <a:pt x="1074843" y="12457"/>
                                  </a:lnTo>
                                  <a:lnTo>
                                    <a:pt x="1072286" y="9900"/>
                                  </a:lnTo>
                                  <a:lnTo>
                                    <a:pt x="1071647" y="8356"/>
                                  </a:lnTo>
                                  <a:lnTo>
                                    <a:pt x="1071647" y="4740"/>
                                  </a:lnTo>
                                  <a:lnTo>
                                    <a:pt x="1072286" y="3196"/>
                                  </a:lnTo>
                                  <a:lnTo>
                                    <a:pt x="1074843" y="639"/>
                                  </a:lnTo>
                                  <a:lnTo>
                                    <a:pt x="1076388" y="0"/>
                                  </a:lnTo>
                                  <a:lnTo>
                                    <a:pt x="1080004" y="0"/>
                                  </a:lnTo>
                                  <a:lnTo>
                                    <a:pt x="1081548" y="639"/>
                                  </a:lnTo>
                                  <a:lnTo>
                                    <a:pt x="1084104" y="3196"/>
                                  </a:lnTo>
                                  <a:lnTo>
                                    <a:pt x="1084743" y="4740"/>
                                  </a:lnTo>
                                  <a:lnTo>
                                    <a:pt x="1084743" y="8356"/>
                                  </a:lnTo>
                                  <a:lnTo>
                                    <a:pt x="1084104" y="9900"/>
                                  </a:lnTo>
                                  <a:lnTo>
                                    <a:pt x="1081548" y="12457"/>
                                  </a:lnTo>
                                  <a:lnTo>
                                    <a:pt x="108000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06141" y="13096"/>
                                  </a:moveTo>
                                  <a:lnTo>
                                    <a:pt x="1102525" y="13096"/>
                                  </a:lnTo>
                                  <a:lnTo>
                                    <a:pt x="1100981" y="12457"/>
                                  </a:lnTo>
                                  <a:lnTo>
                                    <a:pt x="1098424" y="9900"/>
                                  </a:lnTo>
                                  <a:lnTo>
                                    <a:pt x="1097784" y="8356"/>
                                  </a:lnTo>
                                  <a:lnTo>
                                    <a:pt x="1097784" y="4740"/>
                                  </a:lnTo>
                                  <a:lnTo>
                                    <a:pt x="1098424" y="3196"/>
                                  </a:lnTo>
                                  <a:lnTo>
                                    <a:pt x="1100981" y="639"/>
                                  </a:lnTo>
                                  <a:lnTo>
                                    <a:pt x="1102525" y="0"/>
                                  </a:lnTo>
                                  <a:lnTo>
                                    <a:pt x="1106141" y="0"/>
                                  </a:lnTo>
                                  <a:lnTo>
                                    <a:pt x="1107684" y="639"/>
                                  </a:lnTo>
                                  <a:lnTo>
                                    <a:pt x="1110242" y="3196"/>
                                  </a:lnTo>
                                  <a:lnTo>
                                    <a:pt x="1110881" y="4740"/>
                                  </a:lnTo>
                                  <a:lnTo>
                                    <a:pt x="1110881" y="8356"/>
                                  </a:lnTo>
                                  <a:lnTo>
                                    <a:pt x="1110242" y="9900"/>
                                  </a:lnTo>
                                  <a:lnTo>
                                    <a:pt x="1107684" y="12457"/>
                                  </a:lnTo>
                                  <a:lnTo>
                                    <a:pt x="110614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32279" y="13096"/>
                                  </a:moveTo>
                                  <a:lnTo>
                                    <a:pt x="1128663" y="13096"/>
                                  </a:lnTo>
                                  <a:lnTo>
                                    <a:pt x="1127119" y="12457"/>
                                  </a:lnTo>
                                  <a:lnTo>
                                    <a:pt x="1124562" y="9900"/>
                                  </a:lnTo>
                                  <a:lnTo>
                                    <a:pt x="1123922" y="8356"/>
                                  </a:lnTo>
                                  <a:lnTo>
                                    <a:pt x="1123922" y="4740"/>
                                  </a:lnTo>
                                  <a:lnTo>
                                    <a:pt x="1124562" y="3196"/>
                                  </a:lnTo>
                                  <a:lnTo>
                                    <a:pt x="1127119" y="639"/>
                                  </a:lnTo>
                                  <a:lnTo>
                                    <a:pt x="1128663" y="0"/>
                                  </a:lnTo>
                                  <a:lnTo>
                                    <a:pt x="1132279" y="0"/>
                                  </a:lnTo>
                                  <a:lnTo>
                                    <a:pt x="1133823" y="639"/>
                                  </a:lnTo>
                                  <a:lnTo>
                                    <a:pt x="1136380" y="3196"/>
                                  </a:lnTo>
                                  <a:lnTo>
                                    <a:pt x="1137019" y="4740"/>
                                  </a:lnTo>
                                  <a:lnTo>
                                    <a:pt x="1137019" y="8356"/>
                                  </a:lnTo>
                                  <a:lnTo>
                                    <a:pt x="1136380" y="9900"/>
                                  </a:lnTo>
                                  <a:lnTo>
                                    <a:pt x="1133823" y="12457"/>
                                  </a:lnTo>
                                  <a:lnTo>
                                    <a:pt x="113227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58417" y="13096"/>
                                  </a:moveTo>
                                  <a:lnTo>
                                    <a:pt x="1154801" y="13096"/>
                                  </a:lnTo>
                                  <a:lnTo>
                                    <a:pt x="1153257" y="12457"/>
                                  </a:lnTo>
                                  <a:lnTo>
                                    <a:pt x="1150699" y="9900"/>
                                  </a:lnTo>
                                  <a:lnTo>
                                    <a:pt x="1150060" y="8356"/>
                                  </a:lnTo>
                                  <a:lnTo>
                                    <a:pt x="1150060" y="4740"/>
                                  </a:lnTo>
                                  <a:lnTo>
                                    <a:pt x="1150699" y="3196"/>
                                  </a:lnTo>
                                  <a:lnTo>
                                    <a:pt x="1153257" y="639"/>
                                  </a:lnTo>
                                  <a:lnTo>
                                    <a:pt x="1154801" y="0"/>
                                  </a:lnTo>
                                  <a:lnTo>
                                    <a:pt x="1158417" y="0"/>
                                  </a:lnTo>
                                  <a:lnTo>
                                    <a:pt x="1159960" y="639"/>
                                  </a:lnTo>
                                  <a:lnTo>
                                    <a:pt x="1162517" y="3196"/>
                                  </a:lnTo>
                                  <a:lnTo>
                                    <a:pt x="1163157" y="4740"/>
                                  </a:lnTo>
                                  <a:lnTo>
                                    <a:pt x="1163157" y="8356"/>
                                  </a:lnTo>
                                  <a:lnTo>
                                    <a:pt x="1162517" y="9900"/>
                                  </a:lnTo>
                                  <a:lnTo>
                                    <a:pt x="1159960" y="12457"/>
                                  </a:lnTo>
                                  <a:lnTo>
                                    <a:pt x="115841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84555" y="13096"/>
                                  </a:moveTo>
                                  <a:lnTo>
                                    <a:pt x="1180938" y="13096"/>
                                  </a:lnTo>
                                  <a:lnTo>
                                    <a:pt x="1179395" y="12457"/>
                                  </a:lnTo>
                                  <a:lnTo>
                                    <a:pt x="1176837" y="9900"/>
                                  </a:lnTo>
                                  <a:lnTo>
                                    <a:pt x="1176198" y="8356"/>
                                  </a:lnTo>
                                  <a:lnTo>
                                    <a:pt x="1176198" y="4740"/>
                                  </a:lnTo>
                                  <a:lnTo>
                                    <a:pt x="1176837" y="3196"/>
                                  </a:lnTo>
                                  <a:lnTo>
                                    <a:pt x="1179395" y="639"/>
                                  </a:lnTo>
                                  <a:lnTo>
                                    <a:pt x="1180938" y="0"/>
                                  </a:lnTo>
                                  <a:lnTo>
                                    <a:pt x="1184555" y="0"/>
                                  </a:lnTo>
                                  <a:lnTo>
                                    <a:pt x="1186098" y="639"/>
                                  </a:lnTo>
                                  <a:lnTo>
                                    <a:pt x="1188655" y="3196"/>
                                  </a:lnTo>
                                  <a:lnTo>
                                    <a:pt x="1189295" y="4740"/>
                                  </a:lnTo>
                                  <a:lnTo>
                                    <a:pt x="1189295" y="8356"/>
                                  </a:lnTo>
                                  <a:lnTo>
                                    <a:pt x="1188655" y="9900"/>
                                  </a:lnTo>
                                  <a:lnTo>
                                    <a:pt x="1186098" y="12457"/>
                                  </a:lnTo>
                                  <a:lnTo>
                                    <a:pt x="118455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10698" y="13096"/>
                                  </a:moveTo>
                                  <a:lnTo>
                                    <a:pt x="1207079" y="13096"/>
                                  </a:lnTo>
                                  <a:lnTo>
                                    <a:pt x="1205531" y="12457"/>
                                  </a:lnTo>
                                  <a:lnTo>
                                    <a:pt x="1202971" y="9900"/>
                                  </a:lnTo>
                                  <a:lnTo>
                                    <a:pt x="1202340" y="8356"/>
                                  </a:lnTo>
                                  <a:lnTo>
                                    <a:pt x="1202340" y="4740"/>
                                  </a:lnTo>
                                  <a:lnTo>
                                    <a:pt x="1202971" y="3196"/>
                                  </a:lnTo>
                                  <a:lnTo>
                                    <a:pt x="1205531" y="639"/>
                                  </a:lnTo>
                                  <a:lnTo>
                                    <a:pt x="1207079" y="0"/>
                                  </a:lnTo>
                                  <a:lnTo>
                                    <a:pt x="1210698" y="0"/>
                                  </a:lnTo>
                                  <a:lnTo>
                                    <a:pt x="1212234" y="639"/>
                                  </a:lnTo>
                                  <a:lnTo>
                                    <a:pt x="1214794" y="3196"/>
                                  </a:lnTo>
                                  <a:lnTo>
                                    <a:pt x="1215437" y="4740"/>
                                  </a:lnTo>
                                  <a:lnTo>
                                    <a:pt x="1215437" y="8356"/>
                                  </a:lnTo>
                                  <a:lnTo>
                                    <a:pt x="1214794" y="9900"/>
                                  </a:lnTo>
                                  <a:lnTo>
                                    <a:pt x="1212234" y="12457"/>
                                  </a:lnTo>
                                  <a:lnTo>
                                    <a:pt x="12106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36833" y="13096"/>
                                  </a:moveTo>
                                  <a:lnTo>
                                    <a:pt x="1233213" y="13096"/>
                                  </a:lnTo>
                                  <a:lnTo>
                                    <a:pt x="1231665" y="12457"/>
                                  </a:lnTo>
                                  <a:lnTo>
                                    <a:pt x="1229117" y="9900"/>
                                  </a:lnTo>
                                  <a:lnTo>
                                    <a:pt x="1228475" y="8356"/>
                                  </a:lnTo>
                                  <a:lnTo>
                                    <a:pt x="1228475" y="4740"/>
                                  </a:lnTo>
                                  <a:lnTo>
                                    <a:pt x="1229117" y="3196"/>
                                  </a:lnTo>
                                  <a:lnTo>
                                    <a:pt x="1231665" y="639"/>
                                  </a:lnTo>
                                  <a:lnTo>
                                    <a:pt x="1233213" y="0"/>
                                  </a:lnTo>
                                  <a:lnTo>
                                    <a:pt x="1236833" y="0"/>
                                  </a:lnTo>
                                  <a:lnTo>
                                    <a:pt x="1238369" y="639"/>
                                  </a:lnTo>
                                  <a:lnTo>
                                    <a:pt x="1240928" y="3196"/>
                                  </a:lnTo>
                                  <a:lnTo>
                                    <a:pt x="1241571" y="4740"/>
                                  </a:lnTo>
                                  <a:lnTo>
                                    <a:pt x="1241571" y="8356"/>
                                  </a:lnTo>
                                  <a:lnTo>
                                    <a:pt x="1240928" y="9900"/>
                                  </a:lnTo>
                                  <a:lnTo>
                                    <a:pt x="1238369" y="12457"/>
                                  </a:lnTo>
                                  <a:lnTo>
                                    <a:pt x="123683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62967" y="13096"/>
                                  </a:moveTo>
                                  <a:lnTo>
                                    <a:pt x="1259347" y="13096"/>
                                  </a:lnTo>
                                  <a:lnTo>
                                    <a:pt x="1257812" y="12457"/>
                                  </a:lnTo>
                                  <a:lnTo>
                                    <a:pt x="1255252" y="9900"/>
                                  </a:lnTo>
                                  <a:lnTo>
                                    <a:pt x="1254609" y="8356"/>
                                  </a:lnTo>
                                  <a:lnTo>
                                    <a:pt x="1254609" y="4740"/>
                                  </a:lnTo>
                                  <a:lnTo>
                                    <a:pt x="1255252" y="3196"/>
                                  </a:lnTo>
                                  <a:lnTo>
                                    <a:pt x="1257812" y="639"/>
                                  </a:lnTo>
                                  <a:lnTo>
                                    <a:pt x="1259347" y="0"/>
                                  </a:lnTo>
                                  <a:lnTo>
                                    <a:pt x="1262967" y="0"/>
                                  </a:lnTo>
                                  <a:lnTo>
                                    <a:pt x="1264515" y="639"/>
                                  </a:lnTo>
                                  <a:lnTo>
                                    <a:pt x="1267075" y="3196"/>
                                  </a:lnTo>
                                  <a:lnTo>
                                    <a:pt x="1267706" y="4740"/>
                                  </a:lnTo>
                                  <a:lnTo>
                                    <a:pt x="1267706" y="8356"/>
                                  </a:lnTo>
                                  <a:lnTo>
                                    <a:pt x="1267075" y="9900"/>
                                  </a:lnTo>
                                  <a:lnTo>
                                    <a:pt x="1264515" y="12457"/>
                                  </a:lnTo>
                                  <a:lnTo>
                                    <a:pt x="126296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89101" y="13096"/>
                                  </a:moveTo>
                                  <a:lnTo>
                                    <a:pt x="1285494" y="13096"/>
                                  </a:lnTo>
                                  <a:lnTo>
                                    <a:pt x="1283946" y="12457"/>
                                  </a:lnTo>
                                  <a:lnTo>
                                    <a:pt x="1281386" y="9900"/>
                                  </a:lnTo>
                                  <a:lnTo>
                                    <a:pt x="1280755" y="8356"/>
                                  </a:lnTo>
                                  <a:lnTo>
                                    <a:pt x="1280755" y="4740"/>
                                  </a:lnTo>
                                  <a:lnTo>
                                    <a:pt x="1281386" y="3196"/>
                                  </a:lnTo>
                                  <a:lnTo>
                                    <a:pt x="1283946" y="639"/>
                                  </a:lnTo>
                                  <a:lnTo>
                                    <a:pt x="1285494" y="0"/>
                                  </a:lnTo>
                                  <a:lnTo>
                                    <a:pt x="1289101" y="0"/>
                                  </a:lnTo>
                                  <a:lnTo>
                                    <a:pt x="1290649" y="639"/>
                                  </a:lnTo>
                                  <a:lnTo>
                                    <a:pt x="1293209" y="3196"/>
                                  </a:lnTo>
                                  <a:lnTo>
                                    <a:pt x="1293852" y="4740"/>
                                  </a:lnTo>
                                  <a:lnTo>
                                    <a:pt x="1293852" y="8356"/>
                                  </a:lnTo>
                                  <a:lnTo>
                                    <a:pt x="1293209" y="9900"/>
                                  </a:lnTo>
                                  <a:lnTo>
                                    <a:pt x="1290649" y="12457"/>
                                  </a:lnTo>
                                  <a:lnTo>
                                    <a:pt x="128910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15247" y="13096"/>
                                  </a:moveTo>
                                  <a:lnTo>
                                    <a:pt x="1311628" y="13096"/>
                                  </a:lnTo>
                                  <a:lnTo>
                                    <a:pt x="1310080" y="12457"/>
                                  </a:lnTo>
                                  <a:lnTo>
                                    <a:pt x="1307532" y="9900"/>
                                  </a:lnTo>
                                  <a:lnTo>
                                    <a:pt x="1306889" y="8356"/>
                                  </a:lnTo>
                                  <a:lnTo>
                                    <a:pt x="1306889" y="4740"/>
                                  </a:lnTo>
                                  <a:lnTo>
                                    <a:pt x="1307532" y="3196"/>
                                  </a:lnTo>
                                  <a:lnTo>
                                    <a:pt x="1310080" y="639"/>
                                  </a:lnTo>
                                  <a:lnTo>
                                    <a:pt x="1311628" y="0"/>
                                  </a:lnTo>
                                  <a:lnTo>
                                    <a:pt x="1315247" y="0"/>
                                  </a:lnTo>
                                  <a:lnTo>
                                    <a:pt x="1316783" y="639"/>
                                  </a:lnTo>
                                  <a:lnTo>
                                    <a:pt x="1319343" y="3196"/>
                                  </a:lnTo>
                                  <a:lnTo>
                                    <a:pt x="1319986" y="4740"/>
                                  </a:lnTo>
                                  <a:lnTo>
                                    <a:pt x="1319986" y="8356"/>
                                  </a:lnTo>
                                  <a:lnTo>
                                    <a:pt x="1319343" y="9900"/>
                                  </a:lnTo>
                                  <a:lnTo>
                                    <a:pt x="1316783" y="12457"/>
                                  </a:lnTo>
                                  <a:lnTo>
                                    <a:pt x="131524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41381" y="13096"/>
                                  </a:moveTo>
                                  <a:lnTo>
                                    <a:pt x="1337762" y="13096"/>
                                  </a:lnTo>
                                  <a:lnTo>
                                    <a:pt x="1336226" y="12457"/>
                                  </a:lnTo>
                                  <a:lnTo>
                                    <a:pt x="1333666" y="9900"/>
                                  </a:lnTo>
                                  <a:lnTo>
                                    <a:pt x="1333023" y="8356"/>
                                  </a:lnTo>
                                  <a:lnTo>
                                    <a:pt x="1333023" y="4740"/>
                                  </a:lnTo>
                                  <a:lnTo>
                                    <a:pt x="1333666" y="3196"/>
                                  </a:lnTo>
                                  <a:lnTo>
                                    <a:pt x="1336226" y="639"/>
                                  </a:lnTo>
                                  <a:lnTo>
                                    <a:pt x="1337762" y="0"/>
                                  </a:lnTo>
                                  <a:lnTo>
                                    <a:pt x="1341381" y="0"/>
                                  </a:lnTo>
                                  <a:lnTo>
                                    <a:pt x="1342929" y="639"/>
                                  </a:lnTo>
                                  <a:lnTo>
                                    <a:pt x="1345477" y="3196"/>
                                  </a:lnTo>
                                  <a:lnTo>
                                    <a:pt x="1346120" y="4740"/>
                                  </a:lnTo>
                                  <a:lnTo>
                                    <a:pt x="1346120" y="8356"/>
                                  </a:lnTo>
                                  <a:lnTo>
                                    <a:pt x="1345477" y="9900"/>
                                  </a:lnTo>
                                  <a:lnTo>
                                    <a:pt x="1342929" y="12457"/>
                                  </a:lnTo>
                                  <a:lnTo>
                                    <a:pt x="134138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67516" y="13096"/>
                                  </a:moveTo>
                                  <a:lnTo>
                                    <a:pt x="1363908" y="13096"/>
                                  </a:lnTo>
                                  <a:lnTo>
                                    <a:pt x="1362360" y="12457"/>
                                  </a:lnTo>
                                  <a:lnTo>
                                    <a:pt x="1359800" y="9900"/>
                                  </a:lnTo>
                                  <a:lnTo>
                                    <a:pt x="1359158" y="8356"/>
                                  </a:lnTo>
                                  <a:lnTo>
                                    <a:pt x="1359158" y="4740"/>
                                  </a:lnTo>
                                  <a:lnTo>
                                    <a:pt x="1359800" y="3196"/>
                                  </a:lnTo>
                                  <a:lnTo>
                                    <a:pt x="1362360" y="639"/>
                                  </a:lnTo>
                                  <a:lnTo>
                                    <a:pt x="1363908" y="0"/>
                                  </a:lnTo>
                                  <a:lnTo>
                                    <a:pt x="1367516" y="0"/>
                                  </a:lnTo>
                                  <a:lnTo>
                                    <a:pt x="1369064" y="639"/>
                                  </a:lnTo>
                                  <a:lnTo>
                                    <a:pt x="1371623" y="3196"/>
                                  </a:lnTo>
                                  <a:lnTo>
                                    <a:pt x="1372254" y="4740"/>
                                  </a:lnTo>
                                  <a:lnTo>
                                    <a:pt x="1372254" y="8356"/>
                                  </a:lnTo>
                                  <a:lnTo>
                                    <a:pt x="1371623" y="9900"/>
                                  </a:lnTo>
                                  <a:lnTo>
                                    <a:pt x="1369064" y="12457"/>
                                  </a:lnTo>
                                  <a:lnTo>
                                    <a:pt x="136751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93662" y="13096"/>
                                  </a:moveTo>
                                  <a:lnTo>
                                    <a:pt x="1390042" y="13096"/>
                                  </a:lnTo>
                                  <a:lnTo>
                                    <a:pt x="1388495" y="12457"/>
                                  </a:lnTo>
                                  <a:lnTo>
                                    <a:pt x="1385935" y="9900"/>
                                  </a:lnTo>
                                  <a:lnTo>
                                    <a:pt x="1385304" y="8356"/>
                                  </a:lnTo>
                                  <a:lnTo>
                                    <a:pt x="1385304" y="4740"/>
                                  </a:lnTo>
                                  <a:lnTo>
                                    <a:pt x="1385935" y="3196"/>
                                  </a:lnTo>
                                  <a:lnTo>
                                    <a:pt x="1388495" y="639"/>
                                  </a:lnTo>
                                  <a:lnTo>
                                    <a:pt x="1390042" y="0"/>
                                  </a:lnTo>
                                  <a:lnTo>
                                    <a:pt x="1393662" y="0"/>
                                  </a:lnTo>
                                  <a:lnTo>
                                    <a:pt x="1395198" y="639"/>
                                  </a:lnTo>
                                  <a:lnTo>
                                    <a:pt x="1397758" y="3196"/>
                                  </a:lnTo>
                                  <a:lnTo>
                                    <a:pt x="1398401" y="4740"/>
                                  </a:lnTo>
                                  <a:lnTo>
                                    <a:pt x="1398401" y="8356"/>
                                  </a:lnTo>
                                  <a:lnTo>
                                    <a:pt x="1397758" y="9900"/>
                                  </a:lnTo>
                                  <a:lnTo>
                                    <a:pt x="1395198" y="12457"/>
                                  </a:lnTo>
                                  <a:lnTo>
                                    <a:pt x="139366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19796" y="13096"/>
                                  </a:moveTo>
                                  <a:lnTo>
                                    <a:pt x="1416177" y="13096"/>
                                  </a:lnTo>
                                  <a:lnTo>
                                    <a:pt x="1414629" y="12457"/>
                                  </a:lnTo>
                                  <a:lnTo>
                                    <a:pt x="1412081" y="9900"/>
                                  </a:lnTo>
                                  <a:lnTo>
                                    <a:pt x="1411438" y="8356"/>
                                  </a:lnTo>
                                  <a:lnTo>
                                    <a:pt x="1411438" y="4740"/>
                                  </a:lnTo>
                                  <a:lnTo>
                                    <a:pt x="1412081" y="3196"/>
                                  </a:lnTo>
                                  <a:lnTo>
                                    <a:pt x="1414629" y="639"/>
                                  </a:lnTo>
                                  <a:lnTo>
                                    <a:pt x="1416177" y="0"/>
                                  </a:lnTo>
                                  <a:lnTo>
                                    <a:pt x="1419796" y="0"/>
                                  </a:lnTo>
                                  <a:lnTo>
                                    <a:pt x="1421344" y="639"/>
                                  </a:lnTo>
                                  <a:lnTo>
                                    <a:pt x="1423892" y="3196"/>
                                  </a:lnTo>
                                  <a:lnTo>
                                    <a:pt x="1424535" y="4740"/>
                                  </a:lnTo>
                                  <a:lnTo>
                                    <a:pt x="1424535" y="8356"/>
                                  </a:lnTo>
                                  <a:lnTo>
                                    <a:pt x="1423892" y="9900"/>
                                  </a:lnTo>
                                  <a:lnTo>
                                    <a:pt x="1421344" y="12457"/>
                                  </a:lnTo>
                                  <a:lnTo>
                                    <a:pt x="141979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45930" y="13096"/>
                                  </a:moveTo>
                                  <a:lnTo>
                                    <a:pt x="1442311" y="13096"/>
                                  </a:lnTo>
                                  <a:lnTo>
                                    <a:pt x="1440775" y="12457"/>
                                  </a:lnTo>
                                  <a:lnTo>
                                    <a:pt x="1438215" y="9900"/>
                                  </a:lnTo>
                                  <a:lnTo>
                                    <a:pt x="1437572" y="8356"/>
                                  </a:lnTo>
                                  <a:lnTo>
                                    <a:pt x="1437572" y="4740"/>
                                  </a:lnTo>
                                  <a:lnTo>
                                    <a:pt x="1438215" y="3196"/>
                                  </a:lnTo>
                                  <a:lnTo>
                                    <a:pt x="1440775" y="639"/>
                                  </a:lnTo>
                                  <a:lnTo>
                                    <a:pt x="1442311" y="0"/>
                                  </a:lnTo>
                                  <a:lnTo>
                                    <a:pt x="1445930" y="0"/>
                                  </a:lnTo>
                                  <a:lnTo>
                                    <a:pt x="1447478" y="639"/>
                                  </a:lnTo>
                                  <a:lnTo>
                                    <a:pt x="1450038" y="3196"/>
                                  </a:lnTo>
                                  <a:lnTo>
                                    <a:pt x="1450669" y="4740"/>
                                  </a:lnTo>
                                  <a:lnTo>
                                    <a:pt x="1450669" y="8356"/>
                                  </a:lnTo>
                                  <a:lnTo>
                                    <a:pt x="1450038" y="9900"/>
                                  </a:lnTo>
                                  <a:lnTo>
                                    <a:pt x="1447478" y="12457"/>
                                  </a:lnTo>
                                  <a:lnTo>
                                    <a:pt x="144593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72064" y="13096"/>
                                  </a:moveTo>
                                  <a:lnTo>
                                    <a:pt x="1468457" y="13096"/>
                                  </a:lnTo>
                                  <a:lnTo>
                                    <a:pt x="1466909" y="12457"/>
                                  </a:lnTo>
                                  <a:lnTo>
                                    <a:pt x="1464349" y="9900"/>
                                  </a:lnTo>
                                  <a:lnTo>
                                    <a:pt x="1463718" y="8356"/>
                                  </a:lnTo>
                                  <a:lnTo>
                                    <a:pt x="1463718" y="4740"/>
                                  </a:lnTo>
                                  <a:lnTo>
                                    <a:pt x="1464349" y="3196"/>
                                  </a:lnTo>
                                  <a:lnTo>
                                    <a:pt x="1466909" y="639"/>
                                  </a:lnTo>
                                  <a:lnTo>
                                    <a:pt x="1468457" y="0"/>
                                  </a:lnTo>
                                  <a:lnTo>
                                    <a:pt x="1472064" y="0"/>
                                  </a:lnTo>
                                  <a:lnTo>
                                    <a:pt x="1473612" y="639"/>
                                  </a:lnTo>
                                  <a:lnTo>
                                    <a:pt x="1476172" y="3196"/>
                                  </a:lnTo>
                                  <a:lnTo>
                                    <a:pt x="1476815" y="4740"/>
                                  </a:lnTo>
                                  <a:lnTo>
                                    <a:pt x="1476815" y="8356"/>
                                  </a:lnTo>
                                  <a:lnTo>
                                    <a:pt x="1476172" y="9900"/>
                                  </a:lnTo>
                                  <a:lnTo>
                                    <a:pt x="1473612" y="12457"/>
                                  </a:lnTo>
                                  <a:lnTo>
                                    <a:pt x="14720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98211" y="13096"/>
                                  </a:moveTo>
                                  <a:lnTo>
                                    <a:pt x="1494591" y="13096"/>
                                  </a:lnTo>
                                  <a:lnTo>
                                    <a:pt x="1493043" y="12457"/>
                                  </a:lnTo>
                                  <a:lnTo>
                                    <a:pt x="1490495" y="9900"/>
                                  </a:lnTo>
                                  <a:lnTo>
                                    <a:pt x="1489852" y="8356"/>
                                  </a:lnTo>
                                  <a:lnTo>
                                    <a:pt x="1489852" y="4740"/>
                                  </a:lnTo>
                                  <a:lnTo>
                                    <a:pt x="1490495" y="3196"/>
                                  </a:lnTo>
                                  <a:lnTo>
                                    <a:pt x="1493043" y="639"/>
                                  </a:lnTo>
                                  <a:lnTo>
                                    <a:pt x="1494591" y="0"/>
                                  </a:lnTo>
                                  <a:lnTo>
                                    <a:pt x="1498211" y="0"/>
                                  </a:lnTo>
                                  <a:lnTo>
                                    <a:pt x="1499747" y="639"/>
                                  </a:lnTo>
                                  <a:lnTo>
                                    <a:pt x="1502306" y="3196"/>
                                  </a:lnTo>
                                  <a:lnTo>
                                    <a:pt x="1502949" y="4740"/>
                                  </a:lnTo>
                                  <a:lnTo>
                                    <a:pt x="1502949" y="8356"/>
                                  </a:lnTo>
                                  <a:lnTo>
                                    <a:pt x="1502306" y="9900"/>
                                  </a:lnTo>
                                  <a:lnTo>
                                    <a:pt x="1499747" y="12457"/>
                                  </a:lnTo>
                                  <a:lnTo>
                                    <a:pt x="149821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24345" y="13096"/>
                                  </a:moveTo>
                                  <a:lnTo>
                                    <a:pt x="1520725" y="13096"/>
                                  </a:lnTo>
                                  <a:lnTo>
                                    <a:pt x="1519189" y="12457"/>
                                  </a:lnTo>
                                  <a:lnTo>
                                    <a:pt x="1516630" y="9900"/>
                                  </a:lnTo>
                                  <a:lnTo>
                                    <a:pt x="1515987" y="8356"/>
                                  </a:lnTo>
                                  <a:lnTo>
                                    <a:pt x="1515987" y="4740"/>
                                  </a:lnTo>
                                  <a:lnTo>
                                    <a:pt x="1516630" y="3196"/>
                                  </a:lnTo>
                                  <a:lnTo>
                                    <a:pt x="1519189" y="639"/>
                                  </a:lnTo>
                                  <a:lnTo>
                                    <a:pt x="1520725" y="0"/>
                                  </a:lnTo>
                                  <a:lnTo>
                                    <a:pt x="1524345" y="0"/>
                                  </a:lnTo>
                                  <a:lnTo>
                                    <a:pt x="1525893" y="639"/>
                                  </a:lnTo>
                                  <a:lnTo>
                                    <a:pt x="1528441" y="3196"/>
                                  </a:lnTo>
                                  <a:lnTo>
                                    <a:pt x="1529084" y="4740"/>
                                  </a:lnTo>
                                  <a:lnTo>
                                    <a:pt x="1529084" y="8356"/>
                                  </a:lnTo>
                                  <a:lnTo>
                                    <a:pt x="1528441" y="9900"/>
                                  </a:lnTo>
                                  <a:lnTo>
                                    <a:pt x="1525893" y="12457"/>
                                  </a:lnTo>
                                  <a:lnTo>
                                    <a:pt x="152434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50479" y="13096"/>
                                  </a:moveTo>
                                  <a:lnTo>
                                    <a:pt x="1546871" y="13096"/>
                                  </a:lnTo>
                                  <a:lnTo>
                                    <a:pt x="1545324" y="12457"/>
                                  </a:lnTo>
                                  <a:lnTo>
                                    <a:pt x="1542764" y="9900"/>
                                  </a:lnTo>
                                  <a:lnTo>
                                    <a:pt x="1542121" y="8356"/>
                                  </a:lnTo>
                                  <a:lnTo>
                                    <a:pt x="1542121" y="4740"/>
                                  </a:lnTo>
                                  <a:lnTo>
                                    <a:pt x="1542764" y="3196"/>
                                  </a:lnTo>
                                  <a:lnTo>
                                    <a:pt x="1545324" y="639"/>
                                  </a:lnTo>
                                  <a:lnTo>
                                    <a:pt x="1546871" y="0"/>
                                  </a:lnTo>
                                  <a:lnTo>
                                    <a:pt x="1550479" y="0"/>
                                  </a:lnTo>
                                  <a:lnTo>
                                    <a:pt x="1552027" y="639"/>
                                  </a:lnTo>
                                  <a:lnTo>
                                    <a:pt x="1554587" y="3196"/>
                                  </a:lnTo>
                                  <a:lnTo>
                                    <a:pt x="1555218" y="4740"/>
                                  </a:lnTo>
                                  <a:lnTo>
                                    <a:pt x="1555218" y="8356"/>
                                  </a:lnTo>
                                  <a:lnTo>
                                    <a:pt x="1554587" y="9900"/>
                                  </a:lnTo>
                                  <a:lnTo>
                                    <a:pt x="1552027" y="12457"/>
                                  </a:lnTo>
                                  <a:lnTo>
                                    <a:pt x="155047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76625" y="13096"/>
                                  </a:moveTo>
                                  <a:lnTo>
                                    <a:pt x="1573006" y="13096"/>
                                  </a:lnTo>
                                  <a:lnTo>
                                    <a:pt x="1571458" y="12457"/>
                                  </a:lnTo>
                                  <a:lnTo>
                                    <a:pt x="1568898" y="9900"/>
                                  </a:lnTo>
                                  <a:lnTo>
                                    <a:pt x="1568267" y="8356"/>
                                  </a:lnTo>
                                  <a:lnTo>
                                    <a:pt x="1568267" y="4740"/>
                                  </a:lnTo>
                                  <a:lnTo>
                                    <a:pt x="1568898" y="3196"/>
                                  </a:lnTo>
                                  <a:lnTo>
                                    <a:pt x="1571458" y="639"/>
                                  </a:lnTo>
                                  <a:lnTo>
                                    <a:pt x="1573006" y="0"/>
                                  </a:lnTo>
                                  <a:lnTo>
                                    <a:pt x="1576625" y="0"/>
                                  </a:lnTo>
                                  <a:lnTo>
                                    <a:pt x="1578161" y="639"/>
                                  </a:lnTo>
                                  <a:lnTo>
                                    <a:pt x="1580721" y="3196"/>
                                  </a:lnTo>
                                  <a:lnTo>
                                    <a:pt x="1581364" y="4740"/>
                                  </a:lnTo>
                                  <a:lnTo>
                                    <a:pt x="1581364" y="8356"/>
                                  </a:lnTo>
                                  <a:lnTo>
                                    <a:pt x="1580721" y="9900"/>
                                  </a:lnTo>
                                  <a:lnTo>
                                    <a:pt x="1578161" y="12457"/>
                                  </a:lnTo>
                                  <a:lnTo>
                                    <a:pt x="157662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02759" y="13096"/>
                                  </a:moveTo>
                                  <a:lnTo>
                                    <a:pt x="1599140" y="13096"/>
                                  </a:lnTo>
                                  <a:lnTo>
                                    <a:pt x="1597604" y="12457"/>
                                  </a:lnTo>
                                  <a:lnTo>
                                    <a:pt x="1595044" y="9900"/>
                                  </a:lnTo>
                                  <a:lnTo>
                                    <a:pt x="1594401" y="8356"/>
                                  </a:lnTo>
                                  <a:lnTo>
                                    <a:pt x="1594401" y="4740"/>
                                  </a:lnTo>
                                  <a:lnTo>
                                    <a:pt x="1595044" y="3196"/>
                                  </a:lnTo>
                                  <a:lnTo>
                                    <a:pt x="1597604" y="639"/>
                                  </a:lnTo>
                                  <a:lnTo>
                                    <a:pt x="1599140" y="0"/>
                                  </a:lnTo>
                                  <a:lnTo>
                                    <a:pt x="1602759" y="0"/>
                                  </a:lnTo>
                                  <a:lnTo>
                                    <a:pt x="1604307" y="639"/>
                                  </a:lnTo>
                                  <a:lnTo>
                                    <a:pt x="1606855" y="3196"/>
                                  </a:lnTo>
                                  <a:lnTo>
                                    <a:pt x="1607498" y="4740"/>
                                  </a:lnTo>
                                  <a:lnTo>
                                    <a:pt x="1607498" y="8356"/>
                                  </a:lnTo>
                                  <a:lnTo>
                                    <a:pt x="1606855" y="9900"/>
                                  </a:lnTo>
                                  <a:lnTo>
                                    <a:pt x="1604307" y="12457"/>
                                  </a:lnTo>
                                  <a:lnTo>
                                    <a:pt x="160275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28894" y="13096"/>
                                  </a:moveTo>
                                  <a:lnTo>
                                    <a:pt x="1625274" y="13096"/>
                                  </a:lnTo>
                                  <a:lnTo>
                                    <a:pt x="1623738" y="12457"/>
                                  </a:lnTo>
                                  <a:lnTo>
                                    <a:pt x="1621178" y="9900"/>
                                  </a:lnTo>
                                  <a:lnTo>
                                    <a:pt x="1620535" y="8356"/>
                                  </a:lnTo>
                                  <a:lnTo>
                                    <a:pt x="1620535" y="4740"/>
                                  </a:lnTo>
                                  <a:lnTo>
                                    <a:pt x="1621178" y="3196"/>
                                  </a:lnTo>
                                  <a:lnTo>
                                    <a:pt x="1623738" y="639"/>
                                  </a:lnTo>
                                  <a:lnTo>
                                    <a:pt x="1625274" y="0"/>
                                  </a:lnTo>
                                  <a:lnTo>
                                    <a:pt x="1628894" y="0"/>
                                  </a:lnTo>
                                  <a:lnTo>
                                    <a:pt x="1630441" y="639"/>
                                  </a:lnTo>
                                  <a:lnTo>
                                    <a:pt x="1633001" y="3196"/>
                                  </a:lnTo>
                                  <a:lnTo>
                                    <a:pt x="1633632" y="4740"/>
                                  </a:lnTo>
                                  <a:lnTo>
                                    <a:pt x="1633632" y="8356"/>
                                  </a:lnTo>
                                  <a:lnTo>
                                    <a:pt x="1633001" y="9900"/>
                                  </a:lnTo>
                                  <a:lnTo>
                                    <a:pt x="1630441" y="12457"/>
                                  </a:lnTo>
                                  <a:lnTo>
                                    <a:pt x="162889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55040" y="13096"/>
                                  </a:moveTo>
                                  <a:lnTo>
                                    <a:pt x="1651420" y="13096"/>
                                  </a:lnTo>
                                  <a:lnTo>
                                    <a:pt x="1649872" y="12457"/>
                                  </a:lnTo>
                                  <a:lnTo>
                                    <a:pt x="1647313" y="9900"/>
                                  </a:lnTo>
                                  <a:lnTo>
                                    <a:pt x="1646682" y="8356"/>
                                  </a:lnTo>
                                  <a:lnTo>
                                    <a:pt x="1646682" y="4740"/>
                                  </a:lnTo>
                                  <a:lnTo>
                                    <a:pt x="1647313" y="3196"/>
                                  </a:lnTo>
                                  <a:lnTo>
                                    <a:pt x="1649872" y="639"/>
                                  </a:lnTo>
                                  <a:lnTo>
                                    <a:pt x="1651420" y="0"/>
                                  </a:lnTo>
                                  <a:lnTo>
                                    <a:pt x="1655040" y="0"/>
                                  </a:lnTo>
                                  <a:lnTo>
                                    <a:pt x="1656576" y="639"/>
                                  </a:lnTo>
                                  <a:lnTo>
                                    <a:pt x="1659135" y="3196"/>
                                  </a:lnTo>
                                  <a:lnTo>
                                    <a:pt x="1659778" y="4740"/>
                                  </a:lnTo>
                                  <a:lnTo>
                                    <a:pt x="1659778" y="8356"/>
                                  </a:lnTo>
                                  <a:lnTo>
                                    <a:pt x="1659135" y="9900"/>
                                  </a:lnTo>
                                  <a:lnTo>
                                    <a:pt x="1656576" y="12457"/>
                                  </a:lnTo>
                                  <a:lnTo>
                                    <a:pt x="165504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81174" y="13096"/>
                                  </a:moveTo>
                                  <a:lnTo>
                                    <a:pt x="1677554" y="13096"/>
                                  </a:lnTo>
                                  <a:lnTo>
                                    <a:pt x="1676007" y="12457"/>
                                  </a:lnTo>
                                  <a:lnTo>
                                    <a:pt x="1673459" y="9900"/>
                                  </a:lnTo>
                                  <a:lnTo>
                                    <a:pt x="1672816" y="8356"/>
                                  </a:lnTo>
                                  <a:lnTo>
                                    <a:pt x="1672816" y="4740"/>
                                  </a:lnTo>
                                  <a:lnTo>
                                    <a:pt x="1673459" y="3196"/>
                                  </a:lnTo>
                                  <a:lnTo>
                                    <a:pt x="1676007" y="639"/>
                                  </a:lnTo>
                                  <a:lnTo>
                                    <a:pt x="1677554" y="0"/>
                                  </a:lnTo>
                                  <a:lnTo>
                                    <a:pt x="1681174" y="0"/>
                                  </a:lnTo>
                                  <a:lnTo>
                                    <a:pt x="1682710" y="639"/>
                                  </a:lnTo>
                                  <a:lnTo>
                                    <a:pt x="1685270" y="3196"/>
                                  </a:lnTo>
                                  <a:lnTo>
                                    <a:pt x="1685913" y="4740"/>
                                  </a:lnTo>
                                  <a:lnTo>
                                    <a:pt x="1685913" y="8356"/>
                                  </a:lnTo>
                                  <a:lnTo>
                                    <a:pt x="1685270" y="9900"/>
                                  </a:lnTo>
                                  <a:lnTo>
                                    <a:pt x="1682710" y="12457"/>
                                  </a:lnTo>
                                  <a:lnTo>
                                    <a:pt x="168117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07308" y="13096"/>
                                  </a:moveTo>
                                  <a:lnTo>
                                    <a:pt x="1703689" y="13096"/>
                                  </a:lnTo>
                                  <a:lnTo>
                                    <a:pt x="1702153" y="12457"/>
                                  </a:lnTo>
                                  <a:lnTo>
                                    <a:pt x="1699593" y="9900"/>
                                  </a:lnTo>
                                  <a:lnTo>
                                    <a:pt x="1698950" y="8356"/>
                                  </a:lnTo>
                                  <a:lnTo>
                                    <a:pt x="1698950" y="4740"/>
                                  </a:lnTo>
                                  <a:lnTo>
                                    <a:pt x="1699593" y="3196"/>
                                  </a:lnTo>
                                  <a:lnTo>
                                    <a:pt x="1702153" y="639"/>
                                  </a:lnTo>
                                  <a:lnTo>
                                    <a:pt x="1703689" y="0"/>
                                  </a:lnTo>
                                  <a:lnTo>
                                    <a:pt x="1707308" y="0"/>
                                  </a:lnTo>
                                  <a:lnTo>
                                    <a:pt x="1708856" y="639"/>
                                  </a:lnTo>
                                  <a:lnTo>
                                    <a:pt x="1711416" y="3196"/>
                                  </a:lnTo>
                                  <a:lnTo>
                                    <a:pt x="1712047" y="4740"/>
                                  </a:lnTo>
                                  <a:lnTo>
                                    <a:pt x="1712047" y="8356"/>
                                  </a:lnTo>
                                  <a:lnTo>
                                    <a:pt x="1711416" y="9900"/>
                                  </a:lnTo>
                                  <a:lnTo>
                                    <a:pt x="1708856" y="12457"/>
                                  </a:lnTo>
                                  <a:lnTo>
                                    <a:pt x="170730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33442" y="13096"/>
                                  </a:moveTo>
                                  <a:lnTo>
                                    <a:pt x="1729835" y="13096"/>
                                  </a:lnTo>
                                  <a:lnTo>
                                    <a:pt x="1728287" y="12457"/>
                                  </a:lnTo>
                                  <a:lnTo>
                                    <a:pt x="1725727" y="9900"/>
                                  </a:lnTo>
                                  <a:lnTo>
                                    <a:pt x="1725096" y="8356"/>
                                  </a:lnTo>
                                  <a:lnTo>
                                    <a:pt x="1725096" y="4740"/>
                                  </a:lnTo>
                                  <a:lnTo>
                                    <a:pt x="1725727" y="3196"/>
                                  </a:lnTo>
                                  <a:lnTo>
                                    <a:pt x="1728287" y="639"/>
                                  </a:lnTo>
                                  <a:lnTo>
                                    <a:pt x="1729835" y="0"/>
                                  </a:lnTo>
                                  <a:lnTo>
                                    <a:pt x="1733442" y="0"/>
                                  </a:lnTo>
                                  <a:lnTo>
                                    <a:pt x="1734990" y="639"/>
                                  </a:lnTo>
                                  <a:lnTo>
                                    <a:pt x="1737550" y="3196"/>
                                  </a:lnTo>
                                  <a:lnTo>
                                    <a:pt x="1738193" y="4740"/>
                                  </a:lnTo>
                                  <a:lnTo>
                                    <a:pt x="1738193" y="8356"/>
                                  </a:lnTo>
                                  <a:lnTo>
                                    <a:pt x="1737550" y="9900"/>
                                  </a:lnTo>
                                  <a:lnTo>
                                    <a:pt x="1734990" y="12457"/>
                                  </a:lnTo>
                                  <a:lnTo>
                                    <a:pt x="173344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59589" y="13096"/>
                                  </a:moveTo>
                                  <a:lnTo>
                                    <a:pt x="1755969" y="13096"/>
                                  </a:lnTo>
                                  <a:lnTo>
                                    <a:pt x="1754421" y="12457"/>
                                  </a:lnTo>
                                  <a:lnTo>
                                    <a:pt x="1751873" y="9900"/>
                                  </a:lnTo>
                                  <a:lnTo>
                                    <a:pt x="1751230" y="8356"/>
                                  </a:lnTo>
                                  <a:lnTo>
                                    <a:pt x="1751230" y="4740"/>
                                  </a:lnTo>
                                  <a:lnTo>
                                    <a:pt x="1751873" y="3196"/>
                                  </a:lnTo>
                                  <a:lnTo>
                                    <a:pt x="1754421" y="639"/>
                                  </a:lnTo>
                                  <a:lnTo>
                                    <a:pt x="1755969" y="0"/>
                                  </a:lnTo>
                                  <a:lnTo>
                                    <a:pt x="1759589" y="0"/>
                                  </a:lnTo>
                                  <a:lnTo>
                                    <a:pt x="1761124" y="639"/>
                                  </a:lnTo>
                                  <a:lnTo>
                                    <a:pt x="1763684" y="3196"/>
                                  </a:lnTo>
                                  <a:lnTo>
                                    <a:pt x="1764327" y="4740"/>
                                  </a:lnTo>
                                  <a:lnTo>
                                    <a:pt x="1764327" y="8356"/>
                                  </a:lnTo>
                                  <a:lnTo>
                                    <a:pt x="1763684" y="9900"/>
                                  </a:lnTo>
                                  <a:lnTo>
                                    <a:pt x="1761124" y="12457"/>
                                  </a:lnTo>
                                  <a:lnTo>
                                    <a:pt x="175958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85723" y="13096"/>
                                  </a:moveTo>
                                  <a:lnTo>
                                    <a:pt x="1782103" y="13096"/>
                                  </a:lnTo>
                                  <a:lnTo>
                                    <a:pt x="1780567" y="12457"/>
                                  </a:lnTo>
                                  <a:lnTo>
                                    <a:pt x="1778007" y="9900"/>
                                  </a:lnTo>
                                  <a:lnTo>
                                    <a:pt x="1777365" y="8356"/>
                                  </a:lnTo>
                                  <a:lnTo>
                                    <a:pt x="1777365" y="4740"/>
                                  </a:lnTo>
                                  <a:lnTo>
                                    <a:pt x="1778007" y="3196"/>
                                  </a:lnTo>
                                  <a:lnTo>
                                    <a:pt x="1780567" y="639"/>
                                  </a:lnTo>
                                  <a:lnTo>
                                    <a:pt x="1782103" y="0"/>
                                  </a:lnTo>
                                  <a:lnTo>
                                    <a:pt x="1785723" y="0"/>
                                  </a:lnTo>
                                  <a:lnTo>
                                    <a:pt x="1787271" y="639"/>
                                  </a:lnTo>
                                  <a:lnTo>
                                    <a:pt x="1789818" y="3196"/>
                                  </a:lnTo>
                                  <a:lnTo>
                                    <a:pt x="1790461" y="4740"/>
                                  </a:lnTo>
                                  <a:lnTo>
                                    <a:pt x="1790461" y="8356"/>
                                  </a:lnTo>
                                  <a:lnTo>
                                    <a:pt x="1789818" y="9900"/>
                                  </a:lnTo>
                                  <a:lnTo>
                                    <a:pt x="1787271" y="12457"/>
                                  </a:lnTo>
                                  <a:lnTo>
                                    <a:pt x="178572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11857" y="13096"/>
                                  </a:moveTo>
                                  <a:lnTo>
                                    <a:pt x="1808249" y="13096"/>
                                  </a:lnTo>
                                  <a:lnTo>
                                    <a:pt x="1806702" y="12457"/>
                                  </a:lnTo>
                                  <a:lnTo>
                                    <a:pt x="1804142" y="9900"/>
                                  </a:lnTo>
                                  <a:lnTo>
                                    <a:pt x="1803499" y="8356"/>
                                  </a:lnTo>
                                  <a:lnTo>
                                    <a:pt x="1803499" y="4740"/>
                                  </a:lnTo>
                                  <a:lnTo>
                                    <a:pt x="1804142" y="3196"/>
                                  </a:lnTo>
                                  <a:lnTo>
                                    <a:pt x="1806702" y="639"/>
                                  </a:lnTo>
                                  <a:lnTo>
                                    <a:pt x="1808249" y="0"/>
                                  </a:lnTo>
                                  <a:lnTo>
                                    <a:pt x="1811857" y="0"/>
                                  </a:lnTo>
                                  <a:lnTo>
                                    <a:pt x="1813405" y="639"/>
                                  </a:lnTo>
                                  <a:lnTo>
                                    <a:pt x="1815965" y="3196"/>
                                  </a:lnTo>
                                  <a:lnTo>
                                    <a:pt x="1816596" y="4740"/>
                                  </a:lnTo>
                                  <a:lnTo>
                                    <a:pt x="1816596" y="8356"/>
                                  </a:lnTo>
                                  <a:lnTo>
                                    <a:pt x="1815965" y="9900"/>
                                  </a:lnTo>
                                  <a:lnTo>
                                    <a:pt x="1813405" y="12457"/>
                                  </a:lnTo>
                                  <a:lnTo>
                                    <a:pt x="181185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38003" y="13096"/>
                                  </a:moveTo>
                                  <a:lnTo>
                                    <a:pt x="1834384" y="13096"/>
                                  </a:lnTo>
                                  <a:lnTo>
                                    <a:pt x="1832836" y="12457"/>
                                  </a:lnTo>
                                  <a:lnTo>
                                    <a:pt x="1830276" y="9900"/>
                                  </a:lnTo>
                                  <a:lnTo>
                                    <a:pt x="1829645" y="8356"/>
                                  </a:lnTo>
                                  <a:lnTo>
                                    <a:pt x="1829645" y="4740"/>
                                  </a:lnTo>
                                  <a:lnTo>
                                    <a:pt x="1830276" y="3196"/>
                                  </a:lnTo>
                                  <a:lnTo>
                                    <a:pt x="1832836" y="639"/>
                                  </a:lnTo>
                                  <a:lnTo>
                                    <a:pt x="1834384" y="0"/>
                                  </a:lnTo>
                                  <a:lnTo>
                                    <a:pt x="1838003" y="0"/>
                                  </a:lnTo>
                                  <a:lnTo>
                                    <a:pt x="1839539" y="639"/>
                                  </a:lnTo>
                                  <a:lnTo>
                                    <a:pt x="1842099" y="3196"/>
                                  </a:lnTo>
                                  <a:lnTo>
                                    <a:pt x="1842742" y="4740"/>
                                  </a:lnTo>
                                  <a:lnTo>
                                    <a:pt x="1842742" y="8356"/>
                                  </a:lnTo>
                                  <a:lnTo>
                                    <a:pt x="1842099" y="9900"/>
                                  </a:lnTo>
                                  <a:lnTo>
                                    <a:pt x="1839539" y="12457"/>
                                  </a:lnTo>
                                  <a:lnTo>
                                    <a:pt x="183800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64137" y="13096"/>
                                  </a:moveTo>
                                  <a:lnTo>
                                    <a:pt x="1860518" y="13096"/>
                                  </a:lnTo>
                                  <a:lnTo>
                                    <a:pt x="1858982" y="12457"/>
                                  </a:lnTo>
                                  <a:lnTo>
                                    <a:pt x="1856422" y="9900"/>
                                  </a:lnTo>
                                  <a:lnTo>
                                    <a:pt x="1855779" y="8356"/>
                                  </a:lnTo>
                                  <a:lnTo>
                                    <a:pt x="1855779" y="4740"/>
                                  </a:lnTo>
                                  <a:lnTo>
                                    <a:pt x="1856422" y="3196"/>
                                  </a:lnTo>
                                  <a:lnTo>
                                    <a:pt x="1858982" y="639"/>
                                  </a:lnTo>
                                  <a:lnTo>
                                    <a:pt x="1860518" y="0"/>
                                  </a:lnTo>
                                  <a:lnTo>
                                    <a:pt x="1864137" y="0"/>
                                  </a:lnTo>
                                  <a:lnTo>
                                    <a:pt x="1865685" y="639"/>
                                  </a:lnTo>
                                  <a:lnTo>
                                    <a:pt x="1868233" y="3196"/>
                                  </a:lnTo>
                                  <a:lnTo>
                                    <a:pt x="1868876" y="4740"/>
                                  </a:lnTo>
                                  <a:lnTo>
                                    <a:pt x="1868876" y="8356"/>
                                  </a:lnTo>
                                  <a:lnTo>
                                    <a:pt x="1868233" y="9900"/>
                                  </a:lnTo>
                                  <a:lnTo>
                                    <a:pt x="1865685" y="12457"/>
                                  </a:lnTo>
                                  <a:lnTo>
                                    <a:pt x="186413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90272" y="13096"/>
                                  </a:moveTo>
                                  <a:lnTo>
                                    <a:pt x="1886652" y="13096"/>
                                  </a:lnTo>
                                  <a:lnTo>
                                    <a:pt x="1885116" y="12457"/>
                                  </a:lnTo>
                                  <a:lnTo>
                                    <a:pt x="1882556" y="9900"/>
                                  </a:lnTo>
                                  <a:lnTo>
                                    <a:pt x="1881913" y="8356"/>
                                  </a:lnTo>
                                  <a:lnTo>
                                    <a:pt x="1881913" y="4740"/>
                                  </a:lnTo>
                                  <a:lnTo>
                                    <a:pt x="1882556" y="3196"/>
                                  </a:lnTo>
                                  <a:lnTo>
                                    <a:pt x="1885116" y="639"/>
                                  </a:lnTo>
                                  <a:lnTo>
                                    <a:pt x="1886652" y="0"/>
                                  </a:lnTo>
                                  <a:lnTo>
                                    <a:pt x="1890272" y="0"/>
                                  </a:lnTo>
                                  <a:lnTo>
                                    <a:pt x="1891819" y="639"/>
                                  </a:lnTo>
                                  <a:lnTo>
                                    <a:pt x="1894379" y="3196"/>
                                  </a:lnTo>
                                  <a:lnTo>
                                    <a:pt x="1895010" y="4740"/>
                                  </a:lnTo>
                                  <a:lnTo>
                                    <a:pt x="1895010" y="8356"/>
                                  </a:lnTo>
                                  <a:lnTo>
                                    <a:pt x="1894379" y="9900"/>
                                  </a:lnTo>
                                  <a:lnTo>
                                    <a:pt x="1891819" y="12457"/>
                                  </a:lnTo>
                                  <a:lnTo>
                                    <a:pt x="189027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16406" y="13096"/>
                                  </a:moveTo>
                                  <a:lnTo>
                                    <a:pt x="1912798" y="13096"/>
                                  </a:lnTo>
                                  <a:lnTo>
                                    <a:pt x="1911250" y="12457"/>
                                  </a:lnTo>
                                  <a:lnTo>
                                    <a:pt x="1908690" y="9900"/>
                                  </a:lnTo>
                                  <a:lnTo>
                                    <a:pt x="1908059" y="8356"/>
                                  </a:lnTo>
                                  <a:lnTo>
                                    <a:pt x="1908059" y="4740"/>
                                  </a:lnTo>
                                  <a:lnTo>
                                    <a:pt x="1908690" y="3196"/>
                                  </a:lnTo>
                                  <a:lnTo>
                                    <a:pt x="1911250" y="639"/>
                                  </a:lnTo>
                                  <a:lnTo>
                                    <a:pt x="1912798" y="0"/>
                                  </a:lnTo>
                                  <a:lnTo>
                                    <a:pt x="1916406" y="0"/>
                                  </a:lnTo>
                                  <a:lnTo>
                                    <a:pt x="1917954" y="639"/>
                                  </a:lnTo>
                                  <a:lnTo>
                                    <a:pt x="1920513" y="3196"/>
                                  </a:lnTo>
                                  <a:lnTo>
                                    <a:pt x="1921156" y="4740"/>
                                  </a:lnTo>
                                  <a:lnTo>
                                    <a:pt x="1921156" y="8356"/>
                                  </a:lnTo>
                                  <a:lnTo>
                                    <a:pt x="1920513" y="9900"/>
                                  </a:lnTo>
                                  <a:lnTo>
                                    <a:pt x="1917954" y="12457"/>
                                  </a:lnTo>
                                  <a:lnTo>
                                    <a:pt x="191640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42552" y="13096"/>
                                  </a:moveTo>
                                  <a:lnTo>
                                    <a:pt x="1938932" y="13096"/>
                                  </a:lnTo>
                                  <a:lnTo>
                                    <a:pt x="1937385" y="12457"/>
                                  </a:lnTo>
                                  <a:lnTo>
                                    <a:pt x="1934837" y="9900"/>
                                  </a:lnTo>
                                  <a:lnTo>
                                    <a:pt x="1934194" y="8356"/>
                                  </a:lnTo>
                                  <a:lnTo>
                                    <a:pt x="1934194" y="4740"/>
                                  </a:lnTo>
                                  <a:lnTo>
                                    <a:pt x="1934837" y="3196"/>
                                  </a:lnTo>
                                  <a:lnTo>
                                    <a:pt x="1937385" y="639"/>
                                  </a:lnTo>
                                  <a:lnTo>
                                    <a:pt x="1938932" y="0"/>
                                  </a:lnTo>
                                  <a:lnTo>
                                    <a:pt x="1942552" y="0"/>
                                  </a:lnTo>
                                  <a:lnTo>
                                    <a:pt x="1944088" y="639"/>
                                  </a:lnTo>
                                  <a:lnTo>
                                    <a:pt x="1946648" y="3196"/>
                                  </a:lnTo>
                                  <a:lnTo>
                                    <a:pt x="1947291" y="4740"/>
                                  </a:lnTo>
                                  <a:lnTo>
                                    <a:pt x="1947291" y="8356"/>
                                  </a:lnTo>
                                  <a:lnTo>
                                    <a:pt x="1946648" y="9900"/>
                                  </a:lnTo>
                                  <a:lnTo>
                                    <a:pt x="1944088" y="12457"/>
                                  </a:lnTo>
                                  <a:lnTo>
                                    <a:pt x="194255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68686" y="13096"/>
                                  </a:moveTo>
                                  <a:lnTo>
                                    <a:pt x="1965067" y="13096"/>
                                  </a:lnTo>
                                  <a:lnTo>
                                    <a:pt x="1963531" y="12457"/>
                                  </a:lnTo>
                                  <a:lnTo>
                                    <a:pt x="1960971" y="9900"/>
                                  </a:lnTo>
                                  <a:lnTo>
                                    <a:pt x="1960328" y="8356"/>
                                  </a:lnTo>
                                  <a:lnTo>
                                    <a:pt x="1960328" y="4740"/>
                                  </a:lnTo>
                                  <a:lnTo>
                                    <a:pt x="1960971" y="3196"/>
                                  </a:lnTo>
                                  <a:lnTo>
                                    <a:pt x="1963531" y="639"/>
                                  </a:lnTo>
                                  <a:lnTo>
                                    <a:pt x="1965067" y="0"/>
                                  </a:lnTo>
                                  <a:lnTo>
                                    <a:pt x="1968686" y="0"/>
                                  </a:lnTo>
                                  <a:lnTo>
                                    <a:pt x="1970234" y="639"/>
                                  </a:lnTo>
                                  <a:lnTo>
                                    <a:pt x="1972794" y="3196"/>
                                  </a:lnTo>
                                  <a:lnTo>
                                    <a:pt x="1973425" y="4740"/>
                                  </a:lnTo>
                                  <a:lnTo>
                                    <a:pt x="1973425" y="8356"/>
                                  </a:lnTo>
                                  <a:lnTo>
                                    <a:pt x="1972794" y="9900"/>
                                  </a:lnTo>
                                  <a:lnTo>
                                    <a:pt x="1970234" y="12457"/>
                                  </a:lnTo>
                                  <a:lnTo>
                                    <a:pt x="196868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94820" y="13096"/>
                                  </a:moveTo>
                                  <a:lnTo>
                                    <a:pt x="1991213" y="13096"/>
                                  </a:lnTo>
                                  <a:lnTo>
                                    <a:pt x="1989665" y="12457"/>
                                  </a:lnTo>
                                  <a:lnTo>
                                    <a:pt x="1987105" y="9900"/>
                                  </a:lnTo>
                                  <a:lnTo>
                                    <a:pt x="1986474" y="8356"/>
                                  </a:lnTo>
                                  <a:lnTo>
                                    <a:pt x="1986474" y="4740"/>
                                  </a:lnTo>
                                  <a:lnTo>
                                    <a:pt x="1987105" y="3196"/>
                                  </a:lnTo>
                                  <a:lnTo>
                                    <a:pt x="1989665" y="639"/>
                                  </a:lnTo>
                                  <a:lnTo>
                                    <a:pt x="1991213" y="0"/>
                                  </a:lnTo>
                                  <a:lnTo>
                                    <a:pt x="1994820" y="0"/>
                                  </a:lnTo>
                                  <a:lnTo>
                                    <a:pt x="1996368" y="639"/>
                                  </a:lnTo>
                                  <a:lnTo>
                                    <a:pt x="1998928" y="3196"/>
                                  </a:lnTo>
                                  <a:lnTo>
                                    <a:pt x="1999571" y="4740"/>
                                  </a:lnTo>
                                  <a:lnTo>
                                    <a:pt x="1999571" y="8356"/>
                                  </a:lnTo>
                                  <a:lnTo>
                                    <a:pt x="1998928" y="9900"/>
                                  </a:lnTo>
                                  <a:lnTo>
                                    <a:pt x="1996368" y="12457"/>
                                  </a:lnTo>
                                  <a:lnTo>
                                    <a:pt x="199482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20966" y="13096"/>
                                  </a:moveTo>
                                  <a:lnTo>
                                    <a:pt x="2017347" y="13096"/>
                                  </a:lnTo>
                                  <a:lnTo>
                                    <a:pt x="2015799" y="12457"/>
                                  </a:lnTo>
                                  <a:lnTo>
                                    <a:pt x="2013251" y="9900"/>
                                  </a:lnTo>
                                  <a:lnTo>
                                    <a:pt x="2012608" y="8356"/>
                                  </a:lnTo>
                                  <a:lnTo>
                                    <a:pt x="2012608" y="4740"/>
                                  </a:lnTo>
                                  <a:lnTo>
                                    <a:pt x="2013251" y="3196"/>
                                  </a:lnTo>
                                  <a:lnTo>
                                    <a:pt x="2015799" y="639"/>
                                  </a:lnTo>
                                  <a:lnTo>
                                    <a:pt x="2017347" y="0"/>
                                  </a:lnTo>
                                  <a:lnTo>
                                    <a:pt x="2020966" y="0"/>
                                  </a:lnTo>
                                  <a:lnTo>
                                    <a:pt x="2022502" y="639"/>
                                  </a:lnTo>
                                  <a:lnTo>
                                    <a:pt x="2025062" y="3196"/>
                                  </a:lnTo>
                                  <a:lnTo>
                                    <a:pt x="2025705" y="4740"/>
                                  </a:lnTo>
                                  <a:lnTo>
                                    <a:pt x="2025705" y="8356"/>
                                  </a:lnTo>
                                  <a:lnTo>
                                    <a:pt x="2025062" y="9900"/>
                                  </a:lnTo>
                                  <a:lnTo>
                                    <a:pt x="2022502" y="12457"/>
                                  </a:lnTo>
                                  <a:lnTo>
                                    <a:pt x="202096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47101" y="13096"/>
                                  </a:moveTo>
                                  <a:lnTo>
                                    <a:pt x="2043481" y="13096"/>
                                  </a:lnTo>
                                  <a:lnTo>
                                    <a:pt x="2041945" y="12457"/>
                                  </a:lnTo>
                                  <a:lnTo>
                                    <a:pt x="2039385" y="9900"/>
                                  </a:lnTo>
                                  <a:lnTo>
                                    <a:pt x="2038742" y="8356"/>
                                  </a:lnTo>
                                  <a:lnTo>
                                    <a:pt x="2038742" y="4740"/>
                                  </a:lnTo>
                                  <a:lnTo>
                                    <a:pt x="2039385" y="3196"/>
                                  </a:lnTo>
                                  <a:lnTo>
                                    <a:pt x="2041945" y="639"/>
                                  </a:lnTo>
                                  <a:lnTo>
                                    <a:pt x="2043481" y="0"/>
                                  </a:lnTo>
                                  <a:lnTo>
                                    <a:pt x="2047101" y="0"/>
                                  </a:lnTo>
                                  <a:lnTo>
                                    <a:pt x="2048648" y="639"/>
                                  </a:lnTo>
                                  <a:lnTo>
                                    <a:pt x="2051196" y="3196"/>
                                  </a:lnTo>
                                  <a:lnTo>
                                    <a:pt x="2051839" y="4740"/>
                                  </a:lnTo>
                                  <a:lnTo>
                                    <a:pt x="2051839" y="8356"/>
                                  </a:lnTo>
                                  <a:lnTo>
                                    <a:pt x="2051196" y="9900"/>
                                  </a:lnTo>
                                  <a:lnTo>
                                    <a:pt x="2048648" y="12457"/>
                                  </a:lnTo>
                                  <a:lnTo>
                                    <a:pt x="204710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73235" y="13096"/>
                                  </a:moveTo>
                                  <a:lnTo>
                                    <a:pt x="2069627" y="13096"/>
                                  </a:lnTo>
                                  <a:lnTo>
                                    <a:pt x="2068079" y="12457"/>
                                  </a:lnTo>
                                  <a:lnTo>
                                    <a:pt x="2065520" y="9900"/>
                                  </a:lnTo>
                                  <a:lnTo>
                                    <a:pt x="2064877" y="8356"/>
                                  </a:lnTo>
                                  <a:lnTo>
                                    <a:pt x="2064877" y="4740"/>
                                  </a:lnTo>
                                  <a:lnTo>
                                    <a:pt x="2065520" y="3196"/>
                                  </a:lnTo>
                                  <a:lnTo>
                                    <a:pt x="2068079" y="639"/>
                                  </a:lnTo>
                                  <a:lnTo>
                                    <a:pt x="2069627" y="0"/>
                                  </a:lnTo>
                                  <a:lnTo>
                                    <a:pt x="2073235" y="0"/>
                                  </a:lnTo>
                                  <a:lnTo>
                                    <a:pt x="2074783" y="639"/>
                                  </a:lnTo>
                                  <a:lnTo>
                                    <a:pt x="2077343" y="3196"/>
                                  </a:lnTo>
                                  <a:lnTo>
                                    <a:pt x="2077974" y="4740"/>
                                  </a:lnTo>
                                  <a:lnTo>
                                    <a:pt x="2077974" y="8356"/>
                                  </a:lnTo>
                                  <a:lnTo>
                                    <a:pt x="2077343" y="9900"/>
                                  </a:lnTo>
                                  <a:lnTo>
                                    <a:pt x="2074783" y="12457"/>
                                  </a:lnTo>
                                  <a:lnTo>
                                    <a:pt x="207323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99381" y="13096"/>
                                  </a:moveTo>
                                  <a:lnTo>
                                    <a:pt x="2095761" y="13096"/>
                                  </a:lnTo>
                                  <a:lnTo>
                                    <a:pt x="2094214" y="12457"/>
                                  </a:lnTo>
                                  <a:lnTo>
                                    <a:pt x="2091654" y="9900"/>
                                  </a:lnTo>
                                  <a:lnTo>
                                    <a:pt x="2091023" y="8356"/>
                                  </a:lnTo>
                                  <a:lnTo>
                                    <a:pt x="2091023" y="4740"/>
                                  </a:lnTo>
                                  <a:lnTo>
                                    <a:pt x="2091654" y="3196"/>
                                  </a:lnTo>
                                  <a:lnTo>
                                    <a:pt x="2094214" y="639"/>
                                  </a:lnTo>
                                  <a:lnTo>
                                    <a:pt x="2095761" y="0"/>
                                  </a:lnTo>
                                  <a:lnTo>
                                    <a:pt x="2099381" y="0"/>
                                  </a:lnTo>
                                  <a:lnTo>
                                    <a:pt x="2100917" y="639"/>
                                  </a:lnTo>
                                  <a:lnTo>
                                    <a:pt x="2103477" y="3196"/>
                                  </a:lnTo>
                                  <a:lnTo>
                                    <a:pt x="2104120" y="4740"/>
                                  </a:lnTo>
                                  <a:lnTo>
                                    <a:pt x="2104120" y="8356"/>
                                  </a:lnTo>
                                  <a:lnTo>
                                    <a:pt x="2103477" y="9900"/>
                                  </a:lnTo>
                                  <a:lnTo>
                                    <a:pt x="2100917" y="12457"/>
                                  </a:lnTo>
                                  <a:lnTo>
                                    <a:pt x="209938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25515" y="13096"/>
                                  </a:moveTo>
                                  <a:lnTo>
                                    <a:pt x="2121896" y="13096"/>
                                  </a:lnTo>
                                  <a:lnTo>
                                    <a:pt x="2120348" y="12457"/>
                                  </a:lnTo>
                                  <a:lnTo>
                                    <a:pt x="2117800" y="9900"/>
                                  </a:lnTo>
                                  <a:lnTo>
                                    <a:pt x="2117157" y="8356"/>
                                  </a:lnTo>
                                  <a:lnTo>
                                    <a:pt x="2117157" y="4740"/>
                                  </a:lnTo>
                                  <a:lnTo>
                                    <a:pt x="2117800" y="3196"/>
                                  </a:lnTo>
                                  <a:lnTo>
                                    <a:pt x="2120348" y="639"/>
                                  </a:lnTo>
                                  <a:lnTo>
                                    <a:pt x="2121896" y="0"/>
                                  </a:lnTo>
                                  <a:lnTo>
                                    <a:pt x="2125515" y="0"/>
                                  </a:lnTo>
                                  <a:lnTo>
                                    <a:pt x="2127051" y="639"/>
                                  </a:lnTo>
                                  <a:lnTo>
                                    <a:pt x="2129611" y="3196"/>
                                  </a:lnTo>
                                  <a:lnTo>
                                    <a:pt x="2130254" y="4740"/>
                                  </a:lnTo>
                                  <a:lnTo>
                                    <a:pt x="2130254" y="8356"/>
                                  </a:lnTo>
                                  <a:lnTo>
                                    <a:pt x="2129611" y="9900"/>
                                  </a:lnTo>
                                  <a:lnTo>
                                    <a:pt x="2127051" y="12457"/>
                                  </a:lnTo>
                                  <a:lnTo>
                                    <a:pt x="212551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51649" y="13096"/>
                                  </a:moveTo>
                                  <a:lnTo>
                                    <a:pt x="2148030" y="13096"/>
                                  </a:lnTo>
                                  <a:lnTo>
                                    <a:pt x="2146494" y="12457"/>
                                  </a:lnTo>
                                  <a:lnTo>
                                    <a:pt x="2143934" y="9900"/>
                                  </a:lnTo>
                                  <a:lnTo>
                                    <a:pt x="2143291" y="8356"/>
                                  </a:lnTo>
                                  <a:lnTo>
                                    <a:pt x="2143291" y="4740"/>
                                  </a:lnTo>
                                  <a:lnTo>
                                    <a:pt x="2143934" y="3196"/>
                                  </a:lnTo>
                                  <a:lnTo>
                                    <a:pt x="2146494" y="639"/>
                                  </a:lnTo>
                                  <a:lnTo>
                                    <a:pt x="2148030" y="0"/>
                                  </a:lnTo>
                                  <a:lnTo>
                                    <a:pt x="2151649" y="0"/>
                                  </a:lnTo>
                                  <a:lnTo>
                                    <a:pt x="2153197" y="639"/>
                                  </a:lnTo>
                                  <a:lnTo>
                                    <a:pt x="2155757" y="3196"/>
                                  </a:lnTo>
                                  <a:lnTo>
                                    <a:pt x="2156388" y="4740"/>
                                  </a:lnTo>
                                  <a:lnTo>
                                    <a:pt x="2156388" y="8356"/>
                                  </a:lnTo>
                                  <a:lnTo>
                                    <a:pt x="2155757" y="9900"/>
                                  </a:lnTo>
                                  <a:lnTo>
                                    <a:pt x="2153197" y="12457"/>
                                  </a:lnTo>
                                  <a:lnTo>
                                    <a:pt x="215164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77784" y="13096"/>
                                  </a:moveTo>
                                  <a:lnTo>
                                    <a:pt x="2174176" y="13096"/>
                                  </a:lnTo>
                                  <a:lnTo>
                                    <a:pt x="2172628" y="12457"/>
                                  </a:lnTo>
                                  <a:lnTo>
                                    <a:pt x="2170068" y="9900"/>
                                  </a:lnTo>
                                  <a:lnTo>
                                    <a:pt x="2169437" y="8356"/>
                                  </a:lnTo>
                                  <a:lnTo>
                                    <a:pt x="2169437" y="4740"/>
                                  </a:lnTo>
                                  <a:lnTo>
                                    <a:pt x="2170068" y="3196"/>
                                  </a:lnTo>
                                  <a:lnTo>
                                    <a:pt x="2172628" y="639"/>
                                  </a:lnTo>
                                  <a:lnTo>
                                    <a:pt x="2174176" y="0"/>
                                  </a:lnTo>
                                  <a:lnTo>
                                    <a:pt x="2177784" y="0"/>
                                  </a:lnTo>
                                  <a:lnTo>
                                    <a:pt x="2179331" y="639"/>
                                  </a:lnTo>
                                  <a:lnTo>
                                    <a:pt x="2181891" y="3196"/>
                                  </a:lnTo>
                                  <a:lnTo>
                                    <a:pt x="2182534" y="4740"/>
                                  </a:lnTo>
                                  <a:lnTo>
                                    <a:pt x="2182534" y="8356"/>
                                  </a:lnTo>
                                  <a:lnTo>
                                    <a:pt x="2181891" y="9900"/>
                                  </a:lnTo>
                                  <a:lnTo>
                                    <a:pt x="2179331" y="12457"/>
                                  </a:lnTo>
                                  <a:lnTo>
                                    <a:pt x="217778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03930" y="13096"/>
                                  </a:moveTo>
                                  <a:lnTo>
                                    <a:pt x="2200310" y="13096"/>
                                  </a:lnTo>
                                  <a:lnTo>
                                    <a:pt x="2198762" y="12457"/>
                                  </a:lnTo>
                                  <a:lnTo>
                                    <a:pt x="2196215" y="9900"/>
                                  </a:lnTo>
                                  <a:lnTo>
                                    <a:pt x="2195572" y="8356"/>
                                  </a:lnTo>
                                  <a:lnTo>
                                    <a:pt x="2195572" y="4740"/>
                                  </a:lnTo>
                                  <a:lnTo>
                                    <a:pt x="2196215" y="3196"/>
                                  </a:lnTo>
                                  <a:lnTo>
                                    <a:pt x="2198762" y="639"/>
                                  </a:lnTo>
                                  <a:lnTo>
                                    <a:pt x="2200310" y="0"/>
                                  </a:lnTo>
                                  <a:lnTo>
                                    <a:pt x="2203930" y="0"/>
                                  </a:lnTo>
                                  <a:lnTo>
                                    <a:pt x="2205466" y="639"/>
                                  </a:lnTo>
                                  <a:lnTo>
                                    <a:pt x="2208026" y="3196"/>
                                  </a:lnTo>
                                  <a:lnTo>
                                    <a:pt x="2208668" y="4740"/>
                                  </a:lnTo>
                                  <a:lnTo>
                                    <a:pt x="2208668" y="8356"/>
                                  </a:lnTo>
                                  <a:lnTo>
                                    <a:pt x="2208026" y="9900"/>
                                  </a:lnTo>
                                  <a:lnTo>
                                    <a:pt x="2205466" y="12457"/>
                                  </a:lnTo>
                                  <a:lnTo>
                                    <a:pt x="220393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30064" y="13096"/>
                                  </a:moveTo>
                                  <a:lnTo>
                                    <a:pt x="2226445" y="13096"/>
                                  </a:lnTo>
                                  <a:lnTo>
                                    <a:pt x="2224909" y="12457"/>
                                  </a:lnTo>
                                  <a:lnTo>
                                    <a:pt x="2222349" y="9900"/>
                                  </a:lnTo>
                                  <a:lnTo>
                                    <a:pt x="2221706" y="8356"/>
                                  </a:lnTo>
                                  <a:lnTo>
                                    <a:pt x="2221706" y="4740"/>
                                  </a:lnTo>
                                  <a:lnTo>
                                    <a:pt x="2222349" y="3196"/>
                                  </a:lnTo>
                                  <a:lnTo>
                                    <a:pt x="2224909" y="639"/>
                                  </a:lnTo>
                                  <a:lnTo>
                                    <a:pt x="2226445" y="0"/>
                                  </a:lnTo>
                                  <a:lnTo>
                                    <a:pt x="2230064" y="0"/>
                                  </a:lnTo>
                                  <a:lnTo>
                                    <a:pt x="2231612" y="639"/>
                                  </a:lnTo>
                                  <a:lnTo>
                                    <a:pt x="2234160" y="3196"/>
                                  </a:lnTo>
                                  <a:lnTo>
                                    <a:pt x="2234803" y="4740"/>
                                  </a:lnTo>
                                  <a:lnTo>
                                    <a:pt x="2234803" y="8356"/>
                                  </a:lnTo>
                                  <a:lnTo>
                                    <a:pt x="2234160" y="9900"/>
                                  </a:lnTo>
                                  <a:lnTo>
                                    <a:pt x="2231612" y="12457"/>
                                  </a:lnTo>
                                  <a:lnTo>
                                    <a:pt x="22300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56198" y="13096"/>
                                  </a:moveTo>
                                  <a:lnTo>
                                    <a:pt x="2252591" y="13096"/>
                                  </a:lnTo>
                                  <a:lnTo>
                                    <a:pt x="2251043" y="12457"/>
                                  </a:lnTo>
                                  <a:lnTo>
                                    <a:pt x="2248483" y="9900"/>
                                  </a:lnTo>
                                  <a:lnTo>
                                    <a:pt x="2247840" y="8356"/>
                                  </a:lnTo>
                                  <a:lnTo>
                                    <a:pt x="2247840" y="4740"/>
                                  </a:lnTo>
                                  <a:lnTo>
                                    <a:pt x="2248483" y="3196"/>
                                  </a:lnTo>
                                  <a:lnTo>
                                    <a:pt x="2251043" y="639"/>
                                  </a:lnTo>
                                  <a:lnTo>
                                    <a:pt x="2252591" y="0"/>
                                  </a:lnTo>
                                  <a:lnTo>
                                    <a:pt x="2256198" y="0"/>
                                  </a:lnTo>
                                  <a:lnTo>
                                    <a:pt x="2257746" y="639"/>
                                  </a:lnTo>
                                  <a:lnTo>
                                    <a:pt x="2260306" y="3196"/>
                                  </a:lnTo>
                                  <a:lnTo>
                                    <a:pt x="2260937" y="4740"/>
                                  </a:lnTo>
                                  <a:lnTo>
                                    <a:pt x="2260937" y="8356"/>
                                  </a:lnTo>
                                  <a:lnTo>
                                    <a:pt x="2260306" y="9900"/>
                                  </a:lnTo>
                                  <a:lnTo>
                                    <a:pt x="2257746" y="12457"/>
                                  </a:lnTo>
                                  <a:lnTo>
                                    <a:pt x="22561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82344" y="13096"/>
                                  </a:moveTo>
                                  <a:lnTo>
                                    <a:pt x="2278725" y="13096"/>
                                  </a:lnTo>
                                  <a:lnTo>
                                    <a:pt x="2277177" y="12457"/>
                                  </a:lnTo>
                                  <a:lnTo>
                                    <a:pt x="2274617" y="9900"/>
                                  </a:lnTo>
                                  <a:lnTo>
                                    <a:pt x="2273986" y="8356"/>
                                  </a:lnTo>
                                  <a:lnTo>
                                    <a:pt x="2273986" y="4740"/>
                                  </a:lnTo>
                                  <a:lnTo>
                                    <a:pt x="2274617" y="3196"/>
                                  </a:lnTo>
                                  <a:lnTo>
                                    <a:pt x="2277177" y="639"/>
                                  </a:lnTo>
                                  <a:lnTo>
                                    <a:pt x="2278725" y="0"/>
                                  </a:lnTo>
                                  <a:lnTo>
                                    <a:pt x="2282344" y="0"/>
                                  </a:lnTo>
                                  <a:lnTo>
                                    <a:pt x="2283880" y="639"/>
                                  </a:lnTo>
                                  <a:lnTo>
                                    <a:pt x="2286440" y="3196"/>
                                  </a:lnTo>
                                  <a:lnTo>
                                    <a:pt x="2287083" y="4740"/>
                                  </a:lnTo>
                                  <a:lnTo>
                                    <a:pt x="2287083" y="8356"/>
                                  </a:lnTo>
                                  <a:lnTo>
                                    <a:pt x="2286440" y="9900"/>
                                  </a:lnTo>
                                  <a:lnTo>
                                    <a:pt x="2283880" y="12457"/>
                                  </a:lnTo>
                                  <a:lnTo>
                                    <a:pt x="228234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08479" y="13096"/>
                                  </a:moveTo>
                                  <a:lnTo>
                                    <a:pt x="2304859" y="13096"/>
                                  </a:lnTo>
                                  <a:lnTo>
                                    <a:pt x="2303323" y="12457"/>
                                  </a:lnTo>
                                  <a:lnTo>
                                    <a:pt x="2300763" y="9900"/>
                                  </a:lnTo>
                                  <a:lnTo>
                                    <a:pt x="2300120" y="8356"/>
                                  </a:lnTo>
                                  <a:lnTo>
                                    <a:pt x="2300120" y="4740"/>
                                  </a:lnTo>
                                  <a:lnTo>
                                    <a:pt x="2300763" y="3196"/>
                                  </a:lnTo>
                                  <a:lnTo>
                                    <a:pt x="2303323" y="639"/>
                                  </a:lnTo>
                                  <a:lnTo>
                                    <a:pt x="2304859" y="0"/>
                                  </a:lnTo>
                                  <a:lnTo>
                                    <a:pt x="2308479" y="0"/>
                                  </a:lnTo>
                                  <a:lnTo>
                                    <a:pt x="2310026" y="639"/>
                                  </a:lnTo>
                                  <a:lnTo>
                                    <a:pt x="2312574" y="3196"/>
                                  </a:lnTo>
                                  <a:lnTo>
                                    <a:pt x="2313217" y="4740"/>
                                  </a:lnTo>
                                  <a:lnTo>
                                    <a:pt x="2313217" y="8356"/>
                                  </a:lnTo>
                                  <a:lnTo>
                                    <a:pt x="2312574" y="9900"/>
                                  </a:lnTo>
                                  <a:lnTo>
                                    <a:pt x="2310026" y="12457"/>
                                  </a:lnTo>
                                  <a:lnTo>
                                    <a:pt x="230847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34613" y="13096"/>
                                  </a:moveTo>
                                  <a:lnTo>
                                    <a:pt x="2330993" y="13096"/>
                                  </a:lnTo>
                                  <a:lnTo>
                                    <a:pt x="2329457" y="12457"/>
                                  </a:lnTo>
                                  <a:lnTo>
                                    <a:pt x="2326898" y="9900"/>
                                  </a:lnTo>
                                  <a:lnTo>
                                    <a:pt x="2326255" y="8356"/>
                                  </a:lnTo>
                                  <a:lnTo>
                                    <a:pt x="2326255" y="4740"/>
                                  </a:lnTo>
                                  <a:lnTo>
                                    <a:pt x="2326898" y="3196"/>
                                  </a:lnTo>
                                  <a:lnTo>
                                    <a:pt x="2329457" y="639"/>
                                  </a:lnTo>
                                  <a:lnTo>
                                    <a:pt x="2330993" y="0"/>
                                  </a:lnTo>
                                  <a:lnTo>
                                    <a:pt x="2334613" y="0"/>
                                  </a:lnTo>
                                  <a:lnTo>
                                    <a:pt x="2336161" y="639"/>
                                  </a:lnTo>
                                  <a:lnTo>
                                    <a:pt x="2338720" y="3196"/>
                                  </a:lnTo>
                                  <a:lnTo>
                                    <a:pt x="2339351" y="4740"/>
                                  </a:lnTo>
                                  <a:lnTo>
                                    <a:pt x="2339351" y="8356"/>
                                  </a:lnTo>
                                  <a:lnTo>
                                    <a:pt x="2338720" y="9900"/>
                                  </a:lnTo>
                                  <a:lnTo>
                                    <a:pt x="2336161" y="12457"/>
                                  </a:lnTo>
                                  <a:lnTo>
                                    <a:pt x="233461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60759" y="13096"/>
                                  </a:moveTo>
                                  <a:lnTo>
                                    <a:pt x="2357139" y="13096"/>
                                  </a:lnTo>
                                  <a:lnTo>
                                    <a:pt x="2355592" y="12457"/>
                                  </a:lnTo>
                                  <a:lnTo>
                                    <a:pt x="2353032" y="9900"/>
                                  </a:lnTo>
                                  <a:lnTo>
                                    <a:pt x="2352401" y="8356"/>
                                  </a:lnTo>
                                  <a:lnTo>
                                    <a:pt x="2352401" y="4740"/>
                                  </a:lnTo>
                                  <a:lnTo>
                                    <a:pt x="2353032" y="3196"/>
                                  </a:lnTo>
                                  <a:lnTo>
                                    <a:pt x="2355592" y="639"/>
                                  </a:lnTo>
                                  <a:lnTo>
                                    <a:pt x="2357139" y="0"/>
                                  </a:lnTo>
                                  <a:lnTo>
                                    <a:pt x="2360759" y="0"/>
                                  </a:lnTo>
                                  <a:lnTo>
                                    <a:pt x="2362295" y="639"/>
                                  </a:lnTo>
                                  <a:lnTo>
                                    <a:pt x="2364855" y="3196"/>
                                  </a:lnTo>
                                  <a:lnTo>
                                    <a:pt x="2365498" y="4740"/>
                                  </a:lnTo>
                                  <a:lnTo>
                                    <a:pt x="2365498" y="8356"/>
                                  </a:lnTo>
                                  <a:lnTo>
                                    <a:pt x="2364855" y="9900"/>
                                  </a:lnTo>
                                  <a:lnTo>
                                    <a:pt x="2362295" y="12457"/>
                                  </a:lnTo>
                                  <a:lnTo>
                                    <a:pt x="236075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86893" y="13096"/>
                                  </a:moveTo>
                                  <a:lnTo>
                                    <a:pt x="2383274" y="13096"/>
                                  </a:lnTo>
                                  <a:lnTo>
                                    <a:pt x="2381726" y="12457"/>
                                  </a:lnTo>
                                  <a:lnTo>
                                    <a:pt x="2379178" y="9900"/>
                                  </a:lnTo>
                                  <a:lnTo>
                                    <a:pt x="2378535" y="8356"/>
                                  </a:lnTo>
                                  <a:lnTo>
                                    <a:pt x="2378535" y="4740"/>
                                  </a:lnTo>
                                  <a:lnTo>
                                    <a:pt x="2379178" y="3196"/>
                                  </a:lnTo>
                                  <a:lnTo>
                                    <a:pt x="2381726" y="639"/>
                                  </a:lnTo>
                                  <a:lnTo>
                                    <a:pt x="2383274" y="0"/>
                                  </a:lnTo>
                                  <a:lnTo>
                                    <a:pt x="2386893" y="0"/>
                                  </a:lnTo>
                                  <a:lnTo>
                                    <a:pt x="2388429" y="639"/>
                                  </a:lnTo>
                                  <a:lnTo>
                                    <a:pt x="2390989" y="3196"/>
                                  </a:lnTo>
                                  <a:lnTo>
                                    <a:pt x="2391632" y="4740"/>
                                  </a:lnTo>
                                  <a:lnTo>
                                    <a:pt x="2391632" y="8356"/>
                                  </a:lnTo>
                                  <a:lnTo>
                                    <a:pt x="2390989" y="9900"/>
                                  </a:lnTo>
                                  <a:lnTo>
                                    <a:pt x="2388429" y="12457"/>
                                  </a:lnTo>
                                  <a:lnTo>
                                    <a:pt x="238689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13027" y="13096"/>
                                  </a:moveTo>
                                  <a:lnTo>
                                    <a:pt x="2409408" y="13096"/>
                                  </a:lnTo>
                                  <a:lnTo>
                                    <a:pt x="2407872" y="12457"/>
                                  </a:lnTo>
                                  <a:lnTo>
                                    <a:pt x="2405312" y="9900"/>
                                  </a:lnTo>
                                  <a:lnTo>
                                    <a:pt x="2404669" y="8356"/>
                                  </a:lnTo>
                                  <a:lnTo>
                                    <a:pt x="2404669" y="4740"/>
                                  </a:lnTo>
                                  <a:lnTo>
                                    <a:pt x="2405312" y="3196"/>
                                  </a:lnTo>
                                  <a:lnTo>
                                    <a:pt x="2407872" y="639"/>
                                  </a:lnTo>
                                  <a:lnTo>
                                    <a:pt x="2409408" y="0"/>
                                  </a:lnTo>
                                  <a:lnTo>
                                    <a:pt x="2413027" y="0"/>
                                  </a:lnTo>
                                  <a:lnTo>
                                    <a:pt x="2414575" y="639"/>
                                  </a:lnTo>
                                  <a:lnTo>
                                    <a:pt x="2417135" y="3196"/>
                                  </a:lnTo>
                                  <a:lnTo>
                                    <a:pt x="2417766" y="4740"/>
                                  </a:lnTo>
                                  <a:lnTo>
                                    <a:pt x="2417766" y="8356"/>
                                  </a:lnTo>
                                  <a:lnTo>
                                    <a:pt x="2417135" y="9900"/>
                                  </a:lnTo>
                                  <a:lnTo>
                                    <a:pt x="2414575" y="12457"/>
                                  </a:lnTo>
                                  <a:lnTo>
                                    <a:pt x="241302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39162" y="13096"/>
                                  </a:moveTo>
                                  <a:lnTo>
                                    <a:pt x="2435554" y="13096"/>
                                  </a:lnTo>
                                  <a:lnTo>
                                    <a:pt x="2434006" y="12457"/>
                                  </a:lnTo>
                                  <a:lnTo>
                                    <a:pt x="2431446" y="9900"/>
                                  </a:lnTo>
                                  <a:lnTo>
                                    <a:pt x="2430815" y="8356"/>
                                  </a:lnTo>
                                  <a:lnTo>
                                    <a:pt x="2430815" y="4740"/>
                                  </a:lnTo>
                                  <a:lnTo>
                                    <a:pt x="2431446" y="3196"/>
                                  </a:lnTo>
                                  <a:lnTo>
                                    <a:pt x="2434006" y="639"/>
                                  </a:lnTo>
                                  <a:lnTo>
                                    <a:pt x="2435554" y="0"/>
                                  </a:lnTo>
                                  <a:lnTo>
                                    <a:pt x="2439162" y="0"/>
                                  </a:lnTo>
                                  <a:lnTo>
                                    <a:pt x="2440709" y="639"/>
                                  </a:lnTo>
                                  <a:lnTo>
                                    <a:pt x="2443269" y="3196"/>
                                  </a:lnTo>
                                  <a:lnTo>
                                    <a:pt x="2443912" y="4740"/>
                                  </a:lnTo>
                                  <a:lnTo>
                                    <a:pt x="2443912" y="8356"/>
                                  </a:lnTo>
                                  <a:lnTo>
                                    <a:pt x="2443269" y="9900"/>
                                  </a:lnTo>
                                  <a:lnTo>
                                    <a:pt x="2440709" y="12457"/>
                                  </a:lnTo>
                                  <a:lnTo>
                                    <a:pt x="243916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65308" y="13096"/>
                                  </a:moveTo>
                                  <a:lnTo>
                                    <a:pt x="2461688" y="13096"/>
                                  </a:lnTo>
                                  <a:lnTo>
                                    <a:pt x="2460140" y="12457"/>
                                  </a:lnTo>
                                  <a:lnTo>
                                    <a:pt x="2457592" y="9900"/>
                                  </a:lnTo>
                                  <a:lnTo>
                                    <a:pt x="2456950" y="8356"/>
                                  </a:lnTo>
                                  <a:lnTo>
                                    <a:pt x="2456950" y="4740"/>
                                  </a:lnTo>
                                  <a:lnTo>
                                    <a:pt x="2457592" y="3196"/>
                                  </a:lnTo>
                                  <a:lnTo>
                                    <a:pt x="2460140" y="639"/>
                                  </a:lnTo>
                                  <a:lnTo>
                                    <a:pt x="2461688" y="0"/>
                                  </a:lnTo>
                                  <a:lnTo>
                                    <a:pt x="2465308" y="0"/>
                                  </a:lnTo>
                                  <a:lnTo>
                                    <a:pt x="2466844" y="639"/>
                                  </a:lnTo>
                                  <a:lnTo>
                                    <a:pt x="2469403" y="3196"/>
                                  </a:lnTo>
                                  <a:lnTo>
                                    <a:pt x="2470046" y="4740"/>
                                  </a:lnTo>
                                  <a:lnTo>
                                    <a:pt x="2470046" y="8356"/>
                                  </a:lnTo>
                                  <a:lnTo>
                                    <a:pt x="2469403" y="9900"/>
                                  </a:lnTo>
                                  <a:lnTo>
                                    <a:pt x="2466844" y="12457"/>
                                  </a:lnTo>
                                  <a:lnTo>
                                    <a:pt x="246530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91442" y="13096"/>
                                  </a:moveTo>
                                  <a:lnTo>
                                    <a:pt x="2487822" y="13096"/>
                                  </a:lnTo>
                                  <a:lnTo>
                                    <a:pt x="2486287" y="12457"/>
                                  </a:lnTo>
                                  <a:lnTo>
                                    <a:pt x="2483727" y="9900"/>
                                  </a:lnTo>
                                  <a:lnTo>
                                    <a:pt x="2483084" y="8356"/>
                                  </a:lnTo>
                                  <a:lnTo>
                                    <a:pt x="2483084" y="4740"/>
                                  </a:lnTo>
                                  <a:lnTo>
                                    <a:pt x="2483727" y="3196"/>
                                  </a:lnTo>
                                  <a:lnTo>
                                    <a:pt x="2486287" y="639"/>
                                  </a:lnTo>
                                  <a:lnTo>
                                    <a:pt x="2487822" y="0"/>
                                  </a:lnTo>
                                  <a:lnTo>
                                    <a:pt x="2491442" y="0"/>
                                  </a:lnTo>
                                  <a:lnTo>
                                    <a:pt x="2492990" y="639"/>
                                  </a:lnTo>
                                  <a:lnTo>
                                    <a:pt x="2495538" y="3196"/>
                                  </a:lnTo>
                                  <a:lnTo>
                                    <a:pt x="2496181" y="4740"/>
                                  </a:lnTo>
                                  <a:lnTo>
                                    <a:pt x="2496181" y="8356"/>
                                  </a:lnTo>
                                  <a:lnTo>
                                    <a:pt x="2495538" y="9900"/>
                                  </a:lnTo>
                                  <a:lnTo>
                                    <a:pt x="2492990" y="12457"/>
                                  </a:lnTo>
                                  <a:lnTo>
                                    <a:pt x="249144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17576" y="13096"/>
                                  </a:moveTo>
                                  <a:lnTo>
                                    <a:pt x="2513969" y="13096"/>
                                  </a:lnTo>
                                  <a:lnTo>
                                    <a:pt x="2512421" y="12457"/>
                                  </a:lnTo>
                                  <a:lnTo>
                                    <a:pt x="2509861" y="9900"/>
                                  </a:lnTo>
                                  <a:lnTo>
                                    <a:pt x="2509218" y="8356"/>
                                  </a:lnTo>
                                  <a:lnTo>
                                    <a:pt x="2509218" y="4740"/>
                                  </a:lnTo>
                                  <a:lnTo>
                                    <a:pt x="2509861" y="3196"/>
                                  </a:lnTo>
                                  <a:lnTo>
                                    <a:pt x="2512421" y="639"/>
                                  </a:lnTo>
                                  <a:lnTo>
                                    <a:pt x="2513969" y="0"/>
                                  </a:lnTo>
                                  <a:lnTo>
                                    <a:pt x="2517576" y="0"/>
                                  </a:lnTo>
                                  <a:lnTo>
                                    <a:pt x="2519124" y="639"/>
                                  </a:lnTo>
                                  <a:lnTo>
                                    <a:pt x="2521684" y="3196"/>
                                  </a:lnTo>
                                  <a:lnTo>
                                    <a:pt x="2522315" y="4740"/>
                                  </a:lnTo>
                                  <a:lnTo>
                                    <a:pt x="2522315" y="8356"/>
                                  </a:lnTo>
                                  <a:lnTo>
                                    <a:pt x="2521684" y="9900"/>
                                  </a:lnTo>
                                  <a:lnTo>
                                    <a:pt x="2519124" y="12457"/>
                                  </a:lnTo>
                                  <a:lnTo>
                                    <a:pt x="25175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43722" y="13096"/>
                                  </a:moveTo>
                                  <a:lnTo>
                                    <a:pt x="2540103" y="13096"/>
                                  </a:lnTo>
                                  <a:lnTo>
                                    <a:pt x="2538555" y="12457"/>
                                  </a:lnTo>
                                  <a:lnTo>
                                    <a:pt x="2535995" y="9900"/>
                                  </a:lnTo>
                                  <a:lnTo>
                                    <a:pt x="2535364" y="8356"/>
                                  </a:lnTo>
                                  <a:lnTo>
                                    <a:pt x="2535364" y="4740"/>
                                  </a:lnTo>
                                  <a:lnTo>
                                    <a:pt x="2535995" y="3196"/>
                                  </a:lnTo>
                                  <a:lnTo>
                                    <a:pt x="2538555" y="639"/>
                                  </a:lnTo>
                                  <a:lnTo>
                                    <a:pt x="2540103" y="0"/>
                                  </a:lnTo>
                                  <a:lnTo>
                                    <a:pt x="2543722" y="0"/>
                                  </a:lnTo>
                                  <a:lnTo>
                                    <a:pt x="2545258" y="639"/>
                                  </a:lnTo>
                                  <a:lnTo>
                                    <a:pt x="2547818" y="3196"/>
                                  </a:lnTo>
                                  <a:lnTo>
                                    <a:pt x="2548461" y="4740"/>
                                  </a:lnTo>
                                  <a:lnTo>
                                    <a:pt x="2548461" y="8356"/>
                                  </a:lnTo>
                                  <a:lnTo>
                                    <a:pt x="2547818" y="9900"/>
                                  </a:lnTo>
                                  <a:lnTo>
                                    <a:pt x="2545258" y="12457"/>
                                  </a:lnTo>
                                  <a:lnTo>
                                    <a:pt x="25437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69856" y="13096"/>
                                  </a:moveTo>
                                  <a:lnTo>
                                    <a:pt x="2566237" y="13096"/>
                                  </a:lnTo>
                                  <a:lnTo>
                                    <a:pt x="2564701" y="12457"/>
                                  </a:lnTo>
                                  <a:lnTo>
                                    <a:pt x="2562141" y="9900"/>
                                  </a:lnTo>
                                  <a:lnTo>
                                    <a:pt x="2561498" y="8356"/>
                                  </a:lnTo>
                                  <a:lnTo>
                                    <a:pt x="2561498" y="4740"/>
                                  </a:lnTo>
                                  <a:lnTo>
                                    <a:pt x="2562141" y="3196"/>
                                  </a:lnTo>
                                  <a:lnTo>
                                    <a:pt x="2564701" y="639"/>
                                  </a:lnTo>
                                  <a:lnTo>
                                    <a:pt x="2566237" y="0"/>
                                  </a:lnTo>
                                  <a:lnTo>
                                    <a:pt x="2569856" y="0"/>
                                  </a:lnTo>
                                  <a:lnTo>
                                    <a:pt x="2571404" y="639"/>
                                  </a:lnTo>
                                  <a:lnTo>
                                    <a:pt x="2573952" y="3196"/>
                                  </a:lnTo>
                                  <a:lnTo>
                                    <a:pt x="2574595" y="4740"/>
                                  </a:lnTo>
                                  <a:lnTo>
                                    <a:pt x="2574595" y="8356"/>
                                  </a:lnTo>
                                  <a:lnTo>
                                    <a:pt x="2573952" y="9900"/>
                                  </a:lnTo>
                                  <a:lnTo>
                                    <a:pt x="2571404" y="12457"/>
                                  </a:lnTo>
                                  <a:lnTo>
                                    <a:pt x="25698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95991" y="13096"/>
                                  </a:moveTo>
                                  <a:lnTo>
                                    <a:pt x="2592371" y="13096"/>
                                  </a:lnTo>
                                  <a:lnTo>
                                    <a:pt x="2590835" y="12457"/>
                                  </a:lnTo>
                                  <a:lnTo>
                                    <a:pt x="2588275" y="9900"/>
                                  </a:lnTo>
                                  <a:lnTo>
                                    <a:pt x="2587633" y="8356"/>
                                  </a:lnTo>
                                  <a:lnTo>
                                    <a:pt x="2587633" y="4740"/>
                                  </a:lnTo>
                                  <a:lnTo>
                                    <a:pt x="2588275" y="3196"/>
                                  </a:lnTo>
                                  <a:lnTo>
                                    <a:pt x="2590835" y="639"/>
                                  </a:lnTo>
                                  <a:lnTo>
                                    <a:pt x="2592371" y="0"/>
                                  </a:lnTo>
                                  <a:lnTo>
                                    <a:pt x="2595991" y="0"/>
                                  </a:lnTo>
                                  <a:lnTo>
                                    <a:pt x="2597539" y="639"/>
                                  </a:lnTo>
                                  <a:lnTo>
                                    <a:pt x="2600098" y="3196"/>
                                  </a:lnTo>
                                  <a:lnTo>
                                    <a:pt x="2600729" y="4740"/>
                                  </a:lnTo>
                                  <a:lnTo>
                                    <a:pt x="2600729" y="8356"/>
                                  </a:lnTo>
                                  <a:lnTo>
                                    <a:pt x="2600098" y="9900"/>
                                  </a:lnTo>
                                  <a:lnTo>
                                    <a:pt x="2597539" y="12457"/>
                                  </a:lnTo>
                                  <a:lnTo>
                                    <a:pt x="259599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22125" y="13096"/>
                                  </a:moveTo>
                                  <a:lnTo>
                                    <a:pt x="2618517" y="13096"/>
                                  </a:lnTo>
                                  <a:lnTo>
                                    <a:pt x="2616970" y="12457"/>
                                  </a:lnTo>
                                  <a:lnTo>
                                    <a:pt x="2614410" y="9900"/>
                                  </a:lnTo>
                                  <a:lnTo>
                                    <a:pt x="2613779" y="8356"/>
                                  </a:lnTo>
                                  <a:lnTo>
                                    <a:pt x="2613779" y="4740"/>
                                  </a:lnTo>
                                  <a:lnTo>
                                    <a:pt x="2614410" y="3196"/>
                                  </a:lnTo>
                                  <a:lnTo>
                                    <a:pt x="2616970" y="639"/>
                                  </a:lnTo>
                                  <a:lnTo>
                                    <a:pt x="2618517" y="0"/>
                                  </a:lnTo>
                                  <a:lnTo>
                                    <a:pt x="2622125" y="0"/>
                                  </a:lnTo>
                                  <a:lnTo>
                                    <a:pt x="2623673" y="639"/>
                                  </a:lnTo>
                                  <a:lnTo>
                                    <a:pt x="2626233" y="3196"/>
                                  </a:lnTo>
                                  <a:lnTo>
                                    <a:pt x="2626876" y="4740"/>
                                  </a:lnTo>
                                  <a:lnTo>
                                    <a:pt x="2626876" y="8356"/>
                                  </a:lnTo>
                                  <a:lnTo>
                                    <a:pt x="2626233" y="9900"/>
                                  </a:lnTo>
                                  <a:lnTo>
                                    <a:pt x="2623673" y="12457"/>
                                  </a:lnTo>
                                  <a:lnTo>
                                    <a:pt x="262212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48271" y="13096"/>
                                  </a:moveTo>
                                  <a:lnTo>
                                    <a:pt x="2644652" y="13096"/>
                                  </a:lnTo>
                                  <a:lnTo>
                                    <a:pt x="2643104" y="12457"/>
                                  </a:lnTo>
                                  <a:lnTo>
                                    <a:pt x="2640556" y="9900"/>
                                  </a:lnTo>
                                  <a:lnTo>
                                    <a:pt x="2639913" y="8356"/>
                                  </a:lnTo>
                                  <a:lnTo>
                                    <a:pt x="2639913" y="4740"/>
                                  </a:lnTo>
                                  <a:lnTo>
                                    <a:pt x="2640556" y="3196"/>
                                  </a:lnTo>
                                  <a:lnTo>
                                    <a:pt x="2643104" y="639"/>
                                  </a:lnTo>
                                  <a:lnTo>
                                    <a:pt x="2644652" y="0"/>
                                  </a:lnTo>
                                  <a:lnTo>
                                    <a:pt x="2648271" y="0"/>
                                  </a:lnTo>
                                  <a:lnTo>
                                    <a:pt x="2649807" y="639"/>
                                  </a:lnTo>
                                  <a:lnTo>
                                    <a:pt x="2652367" y="3196"/>
                                  </a:lnTo>
                                  <a:lnTo>
                                    <a:pt x="2653010" y="4740"/>
                                  </a:lnTo>
                                  <a:lnTo>
                                    <a:pt x="2653010" y="8356"/>
                                  </a:lnTo>
                                  <a:lnTo>
                                    <a:pt x="2652367" y="9900"/>
                                  </a:lnTo>
                                  <a:lnTo>
                                    <a:pt x="2649807" y="12457"/>
                                  </a:lnTo>
                                  <a:lnTo>
                                    <a:pt x="264827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74405" y="13096"/>
                                  </a:moveTo>
                                  <a:lnTo>
                                    <a:pt x="2670786" y="13096"/>
                                  </a:lnTo>
                                  <a:lnTo>
                                    <a:pt x="2669250" y="12457"/>
                                  </a:lnTo>
                                  <a:lnTo>
                                    <a:pt x="2666690" y="9900"/>
                                  </a:lnTo>
                                  <a:lnTo>
                                    <a:pt x="2666047" y="8356"/>
                                  </a:lnTo>
                                  <a:lnTo>
                                    <a:pt x="2666047" y="4740"/>
                                  </a:lnTo>
                                  <a:lnTo>
                                    <a:pt x="2666690" y="3196"/>
                                  </a:lnTo>
                                  <a:lnTo>
                                    <a:pt x="2669250" y="639"/>
                                  </a:lnTo>
                                  <a:lnTo>
                                    <a:pt x="2670786" y="0"/>
                                  </a:lnTo>
                                  <a:lnTo>
                                    <a:pt x="2674405" y="0"/>
                                  </a:lnTo>
                                  <a:lnTo>
                                    <a:pt x="2675953" y="639"/>
                                  </a:lnTo>
                                  <a:lnTo>
                                    <a:pt x="2678501" y="3196"/>
                                  </a:lnTo>
                                  <a:lnTo>
                                    <a:pt x="2679144" y="4740"/>
                                  </a:lnTo>
                                  <a:lnTo>
                                    <a:pt x="2679144" y="8356"/>
                                  </a:lnTo>
                                  <a:lnTo>
                                    <a:pt x="2678501" y="9900"/>
                                  </a:lnTo>
                                  <a:lnTo>
                                    <a:pt x="2675953" y="12457"/>
                                  </a:lnTo>
                                  <a:lnTo>
                                    <a:pt x="267440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00539" y="13096"/>
                                  </a:moveTo>
                                  <a:lnTo>
                                    <a:pt x="2696932" y="13096"/>
                                  </a:lnTo>
                                  <a:lnTo>
                                    <a:pt x="2695384" y="12457"/>
                                  </a:lnTo>
                                  <a:lnTo>
                                    <a:pt x="2692824" y="9900"/>
                                  </a:lnTo>
                                  <a:lnTo>
                                    <a:pt x="2692181" y="8356"/>
                                  </a:lnTo>
                                  <a:lnTo>
                                    <a:pt x="2692181" y="4740"/>
                                  </a:lnTo>
                                  <a:lnTo>
                                    <a:pt x="2692824" y="3196"/>
                                  </a:lnTo>
                                  <a:lnTo>
                                    <a:pt x="2695384" y="639"/>
                                  </a:lnTo>
                                  <a:lnTo>
                                    <a:pt x="2696932" y="0"/>
                                  </a:lnTo>
                                  <a:lnTo>
                                    <a:pt x="2700539" y="0"/>
                                  </a:lnTo>
                                  <a:lnTo>
                                    <a:pt x="2702087" y="639"/>
                                  </a:lnTo>
                                  <a:lnTo>
                                    <a:pt x="2704647" y="3196"/>
                                  </a:lnTo>
                                  <a:lnTo>
                                    <a:pt x="2705278" y="4740"/>
                                  </a:lnTo>
                                  <a:lnTo>
                                    <a:pt x="2705278" y="8356"/>
                                  </a:lnTo>
                                  <a:lnTo>
                                    <a:pt x="2704647" y="9900"/>
                                  </a:lnTo>
                                  <a:lnTo>
                                    <a:pt x="2702087" y="12457"/>
                                  </a:lnTo>
                                  <a:lnTo>
                                    <a:pt x="27005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26686" y="13096"/>
                                  </a:moveTo>
                                  <a:lnTo>
                                    <a:pt x="2723066" y="13096"/>
                                  </a:lnTo>
                                  <a:lnTo>
                                    <a:pt x="2721518" y="12457"/>
                                  </a:lnTo>
                                  <a:lnTo>
                                    <a:pt x="2718958" y="9900"/>
                                  </a:lnTo>
                                  <a:lnTo>
                                    <a:pt x="2718327" y="8356"/>
                                  </a:lnTo>
                                  <a:lnTo>
                                    <a:pt x="2718327" y="4740"/>
                                  </a:lnTo>
                                  <a:lnTo>
                                    <a:pt x="2718958" y="3196"/>
                                  </a:lnTo>
                                  <a:lnTo>
                                    <a:pt x="2721518" y="639"/>
                                  </a:lnTo>
                                  <a:lnTo>
                                    <a:pt x="2723066" y="0"/>
                                  </a:lnTo>
                                  <a:lnTo>
                                    <a:pt x="2726686" y="0"/>
                                  </a:lnTo>
                                  <a:lnTo>
                                    <a:pt x="2728222" y="639"/>
                                  </a:lnTo>
                                  <a:lnTo>
                                    <a:pt x="2730781" y="3196"/>
                                  </a:lnTo>
                                  <a:lnTo>
                                    <a:pt x="2731424" y="4740"/>
                                  </a:lnTo>
                                  <a:lnTo>
                                    <a:pt x="2731424" y="8356"/>
                                  </a:lnTo>
                                  <a:lnTo>
                                    <a:pt x="2730781" y="9900"/>
                                  </a:lnTo>
                                  <a:lnTo>
                                    <a:pt x="2728222" y="12457"/>
                                  </a:lnTo>
                                  <a:lnTo>
                                    <a:pt x="272668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52820" y="13096"/>
                                  </a:moveTo>
                                  <a:lnTo>
                                    <a:pt x="2749200" y="13096"/>
                                  </a:lnTo>
                                  <a:lnTo>
                                    <a:pt x="2747664" y="12457"/>
                                  </a:lnTo>
                                  <a:lnTo>
                                    <a:pt x="2745105" y="9900"/>
                                  </a:lnTo>
                                  <a:lnTo>
                                    <a:pt x="2744462" y="8356"/>
                                  </a:lnTo>
                                  <a:lnTo>
                                    <a:pt x="2744462" y="4740"/>
                                  </a:lnTo>
                                  <a:lnTo>
                                    <a:pt x="2745105" y="3196"/>
                                  </a:lnTo>
                                  <a:lnTo>
                                    <a:pt x="2747664" y="639"/>
                                  </a:lnTo>
                                  <a:lnTo>
                                    <a:pt x="2749200" y="0"/>
                                  </a:lnTo>
                                  <a:lnTo>
                                    <a:pt x="2752820" y="0"/>
                                  </a:lnTo>
                                  <a:lnTo>
                                    <a:pt x="2754368" y="639"/>
                                  </a:lnTo>
                                  <a:lnTo>
                                    <a:pt x="2756916" y="3196"/>
                                  </a:lnTo>
                                  <a:lnTo>
                                    <a:pt x="2757559" y="4740"/>
                                  </a:lnTo>
                                  <a:lnTo>
                                    <a:pt x="2757559" y="8356"/>
                                  </a:lnTo>
                                  <a:lnTo>
                                    <a:pt x="2756916" y="9900"/>
                                  </a:lnTo>
                                  <a:lnTo>
                                    <a:pt x="2754368" y="12457"/>
                                  </a:lnTo>
                                  <a:lnTo>
                                    <a:pt x="275282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78954" y="13096"/>
                                  </a:moveTo>
                                  <a:lnTo>
                                    <a:pt x="2775346" y="13096"/>
                                  </a:lnTo>
                                  <a:lnTo>
                                    <a:pt x="2773799" y="12457"/>
                                  </a:lnTo>
                                  <a:lnTo>
                                    <a:pt x="2771239" y="9900"/>
                                  </a:lnTo>
                                  <a:lnTo>
                                    <a:pt x="2770596" y="8356"/>
                                  </a:lnTo>
                                  <a:lnTo>
                                    <a:pt x="2770596" y="4740"/>
                                  </a:lnTo>
                                  <a:lnTo>
                                    <a:pt x="2771239" y="3196"/>
                                  </a:lnTo>
                                  <a:lnTo>
                                    <a:pt x="2773799" y="639"/>
                                  </a:lnTo>
                                  <a:lnTo>
                                    <a:pt x="2775346" y="0"/>
                                  </a:lnTo>
                                  <a:lnTo>
                                    <a:pt x="2778954" y="0"/>
                                  </a:lnTo>
                                  <a:lnTo>
                                    <a:pt x="2780502" y="639"/>
                                  </a:lnTo>
                                  <a:lnTo>
                                    <a:pt x="2783062" y="3196"/>
                                  </a:lnTo>
                                  <a:lnTo>
                                    <a:pt x="2783693" y="4740"/>
                                  </a:lnTo>
                                  <a:lnTo>
                                    <a:pt x="2783693" y="8356"/>
                                  </a:lnTo>
                                  <a:lnTo>
                                    <a:pt x="2783062" y="9900"/>
                                  </a:lnTo>
                                  <a:lnTo>
                                    <a:pt x="2780502" y="12457"/>
                                  </a:lnTo>
                                  <a:lnTo>
                                    <a:pt x="277895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05100" y="13096"/>
                                  </a:moveTo>
                                  <a:lnTo>
                                    <a:pt x="2801481" y="13096"/>
                                  </a:lnTo>
                                  <a:lnTo>
                                    <a:pt x="2799933" y="12457"/>
                                  </a:lnTo>
                                  <a:lnTo>
                                    <a:pt x="2797373" y="9900"/>
                                  </a:lnTo>
                                  <a:lnTo>
                                    <a:pt x="2796742" y="8356"/>
                                  </a:lnTo>
                                  <a:lnTo>
                                    <a:pt x="2796742" y="4740"/>
                                  </a:lnTo>
                                  <a:lnTo>
                                    <a:pt x="2797373" y="3196"/>
                                  </a:lnTo>
                                  <a:lnTo>
                                    <a:pt x="2799933" y="639"/>
                                  </a:lnTo>
                                  <a:lnTo>
                                    <a:pt x="2801481" y="0"/>
                                  </a:lnTo>
                                  <a:lnTo>
                                    <a:pt x="2805100" y="0"/>
                                  </a:lnTo>
                                  <a:lnTo>
                                    <a:pt x="2806636" y="639"/>
                                  </a:lnTo>
                                  <a:lnTo>
                                    <a:pt x="2809196" y="3196"/>
                                  </a:lnTo>
                                  <a:lnTo>
                                    <a:pt x="2809839" y="4740"/>
                                  </a:lnTo>
                                  <a:lnTo>
                                    <a:pt x="2809839" y="8356"/>
                                  </a:lnTo>
                                  <a:lnTo>
                                    <a:pt x="2809196" y="9900"/>
                                  </a:lnTo>
                                  <a:lnTo>
                                    <a:pt x="2806636" y="12457"/>
                                  </a:lnTo>
                                  <a:lnTo>
                                    <a:pt x="280510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31234" y="13096"/>
                                  </a:moveTo>
                                  <a:lnTo>
                                    <a:pt x="2827615" y="13096"/>
                                  </a:lnTo>
                                  <a:lnTo>
                                    <a:pt x="2826067" y="12457"/>
                                  </a:lnTo>
                                  <a:lnTo>
                                    <a:pt x="2823519" y="9900"/>
                                  </a:lnTo>
                                  <a:lnTo>
                                    <a:pt x="2822876" y="8356"/>
                                  </a:lnTo>
                                  <a:lnTo>
                                    <a:pt x="2822876" y="4740"/>
                                  </a:lnTo>
                                  <a:lnTo>
                                    <a:pt x="2823519" y="3196"/>
                                  </a:lnTo>
                                  <a:lnTo>
                                    <a:pt x="2826067" y="639"/>
                                  </a:lnTo>
                                  <a:lnTo>
                                    <a:pt x="2827615" y="0"/>
                                  </a:lnTo>
                                  <a:lnTo>
                                    <a:pt x="2831234" y="0"/>
                                  </a:lnTo>
                                  <a:lnTo>
                                    <a:pt x="2832770" y="639"/>
                                  </a:lnTo>
                                  <a:lnTo>
                                    <a:pt x="2835330" y="3196"/>
                                  </a:lnTo>
                                  <a:lnTo>
                                    <a:pt x="2835973" y="4740"/>
                                  </a:lnTo>
                                  <a:lnTo>
                                    <a:pt x="2835973" y="8356"/>
                                  </a:lnTo>
                                  <a:lnTo>
                                    <a:pt x="2835330" y="9900"/>
                                  </a:lnTo>
                                  <a:lnTo>
                                    <a:pt x="2832770" y="12457"/>
                                  </a:lnTo>
                                  <a:lnTo>
                                    <a:pt x="283123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57369" y="13096"/>
                                  </a:moveTo>
                                  <a:lnTo>
                                    <a:pt x="2853749" y="13096"/>
                                  </a:lnTo>
                                  <a:lnTo>
                                    <a:pt x="2852213" y="12457"/>
                                  </a:lnTo>
                                  <a:lnTo>
                                    <a:pt x="2849653" y="9900"/>
                                  </a:lnTo>
                                  <a:lnTo>
                                    <a:pt x="2849010" y="8356"/>
                                  </a:lnTo>
                                  <a:lnTo>
                                    <a:pt x="2849010" y="4740"/>
                                  </a:lnTo>
                                  <a:lnTo>
                                    <a:pt x="2849653" y="3196"/>
                                  </a:lnTo>
                                  <a:lnTo>
                                    <a:pt x="2852213" y="639"/>
                                  </a:lnTo>
                                  <a:lnTo>
                                    <a:pt x="2853749" y="0"/>
                                  </a:lnTo>
                                  <a:lnTo>
                                    <a:pt x="2857369" y="0"/>
                                  </a:lnTo>
                                  <a:lnTo>
                                    <a:pt x="2858916" y="639"/>
                                  </a:lnTo>
                                  <a:lnTo>
                                    <a:pt x="2861476" y="3196"/>
                                  </a:lnTo>
                                  <a:lnTo>
                                    <a:pt x="2862107" y="4740"/>
                                  </a:lnTo>
                                  <a:lnTo>
                                    <a:pt x="2862107" y="8356"/>
                                  </a:lnTo>
                                  <a:lnTo>
                                    <a:pt x="2861476" y="9900"/>
                                  </a:lnTo>
                                  <a:lnTo>
                                    <a:pt x="2858916" y="12457"/>
                                  </a:lnTo>
                                  <a:lnTo>
                                    <a:pt x="285736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83503" y="13096"/>
                                  </a:moveTo>
                                  <a:lnTo>
                                    <a:pt x="2879895" y="13096"/>
                                  </a:lnTo>
                                  <a:lnTo>
                                    <a:pt x="2878347" y="12457"/>
                                  </a:lnTo>
                                  <a:lnTo>
                                    <a:pt x="2875788" y="9900"/>
                                  </a:lnTo>
                                  <a:lnTo>
                                    <a:pt x="2875157" y="8356"/>
                                  </a:lnTo>
                                  <a:lnTo>
                                    <a:pt x="2875157" y="4740"/>
                                  </a:lnTo>
                                  <a:lnTo>
                                    <a:pt x="2875788" y="3196"/>
                                  </a:lnTo>
                                  <a:lnTo>
                                    <a:pt x="2878347" y="639"/>
                                  </a:lnTo>
                                  <a:lnTo>
                                    <a:pt x="2879895" y="0"/>
                                  </a:lnTo>
                                  <a:lnTo>
                                    <a:pt x="2883503" y="0"/>
                                  </a:lnTo>
                                  <a:lnTo>
                                    <a:pt x="2885051" y="639"/>
                                  </a:lnTo>
                                  <a:lnTo>
                                    <a:pt x="2887610" y="3196"/>
                                  </a:lnTo>
                                  <a:lnTo>
                                    <a:pt x="2888253" y="4740"/>
                                  </a:lnTo>
                                  <a:lnTo>
                                    <a:pt x="2888253" y="8356"/>
                                  </a:lnTo>
                                  <a:lnTo>
                                    <a:pt x="2887610" y="9900"/>
                                  </a:lnTo>
                                  <a:lnTo>
                                    <a:pt x="2885051" y="12457"/>
                                  </a:lnTo>
                                  <a:lnTo>
                                    <a:pt x="288350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09649" y="13096"/>
                                  </a:moveTo>
                                  <a:lnTo>
                                    <a:pt x="2906029" y="13096"/>
                                  </a:lnTo>
                                  <a:lnTo>
                                    <a:pt x="2904482" y="12457"/>
                                  </a:lnTo>
                                  <a:lnTo>
                                    <a:pt x="2901934" y="9900"/>
                                  </a:lnTo>
                                  <a:lnTo>
                                    <a:pt x="2901291" y="8356"/>
                                  </a:lnTo>
                                  <a:lnTo>
                                    <a:pt x="2901291" y="4740"/>
                                  </a:lnTo>
                                  <a:lnTo>
                                    <a:pt x="2901934" y="3196"/>
                                  </a:lnTo>
                                  <a:lnTo>
                                    <a:pt x="2904482" y="639"/>
                                  </a:lnTo>
                                  <a:lnTo>
                                    <a:pt x="2906029" y="0"/>
                                  </a:lnTo>
                                  <a:lnTo>
                                    <a:pt x="2909649" y="0"/>
                                  </a:lnTo>
                                  <a:lnTo>
                                    <a:pt x="2911185" y="639"/>
                                  </a:lnTo>
                                  <a:lnTo>
                                    <a:pt x="2913745" y="3196"/>
                                  </a:lnTo>
                                  <a:lnTo>
                                    <a:pt x="2914388" y="4740"/>
                                  </a:lnTo>
                                  <a:lnTo>
                                    <a:pt x="2914388" y="8356"/>
                                  </a:lnTo>
                                  <a:lnTo>
                                    <a:pt x="2913745" y="9900"/>
                                  </a:lnTo>
                                  <a:lnTo>
                                    <a:pt x="2911185" y="12457"/>
                                  </a:lnTo>
                                  <a:lnTo>
                                    <a:pt x="290964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35783" y="13096"/>
                                  </a:moveTo>
                                  <a:lnTo>
                                    <a:pt x="2932164" y="13096"/>
                                  </a:lnTo>
                                  <a:lnTo>
                                    <a:pt x="2930628" y="12457"/>
                                  </a:lnTo>
                                  <a:lnTo>
                                    <a:pt x="2928068" y="9900"/>
                                  </a:lnTo>
                                  <a:lnTo>
                                    <a:pt x="2927425" y="8356"/>
                                  </a:lnTo>
                                  <a:lnTo>
                                    <a:pt x="2927425" y="4740"/>
                                  </a:lnTo>
                                  <a:lnTo>
                                    <a:pt x="2928068" y="3196"/>
                                  </a:lnTo>
                                  <a:lnTo>
                                    <a:pt x="2930628" y="639"/>
                                  </a:lnTo>
                                  <a:lnTo>
                                    <a:pt x="2932164" y="0"/>
                                  </a:lnTo>
                                  <a:lnTo>
                                    <a:pt x="2935783" y="0"/>
                                  </a:lnTo>
                                  <a:lnTo>
                                    <a:pt x="2937331" y="639"/>
                                  </a:lnTo>
                                  <a:lnTo>
                                    <a:pt x="2939879" y="3196"/>
                                  </a:lnTo>
                                  <a:lnTo>
                                    <a:pt x="2940522" y="4740"/>
                                  </a:lnTo>
                                  <a:lnTo>
                                    <a:pt x="2940522" y="8356"/>
                                  </a:lnTo>
                                  <a:lnTo>
                                    <a:pt x="2939879" y="9900"/>
                                  </a:lnTo>
                                  <a:lnTo>
                                    <a:pt x="2937331" y="12457"/>
                                  </a:lnTo>
                                  <a:lnTo>
                                    <a:pt x="293578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61917" y="13096"/>
                                  </a:moveTo>
                                  <a:lnTo>
                                    <a:pt x="2958310" y="13096"/>
                                  </a:lnTo>
                                  <a:lnTo>
                                    <a:pt x="2956762" y="12457"/>
                                  </a:lnTo>
                                  <a:lnTo>
                                    <a:pt x="2954202" y="9900"/>
                                  </a:lnTo>
                                  <a:lnTo>
                                    <a:pt x="2953559" y="8356"/>
                                  </a:lnTo>
                                  <a:lnTo>
                                    <a:pt x="2953559" y="4740"/>
                                  </a:lnTo>
                                  <a:lnTo>
                                    <a:pt x="2954202" y="3196"/>
                                  </a:lnTo>
                                  <a:lnTo>
                                    <a:pt x="2956762" y="639"/>
                                  </a:lnTo>
                                  <a:lnTo>
                                    <a:pt x="2958310" y="0"/>
                                  </a:lnTo>
                                  <a:lnTo>
                                    <a:pt x="2961917" y="0"/>
                                  </a:lnTo>
                                  <a:lnTo>
                                    <a:pt x="2963465" y="639"/>
                                  </a:lnTo>
                                  <a:lnTo>
                                    <a:pt x="2966025" y="3196"/>
                                  </a:lnTo>
                                  <a:lnTo>
                                    <a:pt x="2966656" y="4740"/>
                                  </a:lnTo>
                                  <a:lnTo>
                                    <a:pt x="2966656" y="8356"/>
                                  </a:lnTo>
                                  <a:lnTo>
                                    <a:pt x="2966025" y="9900"/>
                                  </a:lnTo>
                                  <a:lnTo>
                                    <a:pt x="2963465" y="12457"/>
                                  </a:lnTo>
                                  <a:lnTo>
                                    <a:pt x="296191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88064" y="13096"/>
                                  </a:moveTo>
                                  <a:lnTo>
                                    <a:pt x="2984444" y="13096"/>
                                  </a:lnTo>
                                  <a:lnTo>
                                    <a:pt x="2982896" y="12457"/>
                                  </a:lnTo>
                                  <a:lnTo>
                                    <a:pt x="2980336" y="9900"/>
                                  </a:lnTo>
                                  <a:lnTo>
                                    <a:pt x="2979705" y="8356"/>
                                  </a:lnTo>
                                  <a:lnTo>
                                    <a:pt x="2979705" y="4740"/>
                                  </a:lnTo>
                                  <a:lnTo>
                                    <a:pt x="2980336" y="3196"/>
                                  </a:lnTo>
                                  <a:lnTo>
                                    <a:pt x="2982896" y="639"/>
                                  </a:lnTo>
                                  <a:lnTo>
                                    <a:pt x="2984444" y="0"/>
                                  </a:lnTo>
                                  <a:lnTo>
                                    <a:pt x="2988064" y="0"/>
                                  </a:lnTo>
                                  <a:lnTo>
                                    <a:pt x="2989599" y="639"/>
                                  </a:lnTo>
                                  <a:lnTo>
                                    <a:pt x="2992159" y="3196"/>
                                  </a:lnTo>
                                  <a:lnTo>
                                    <a:pt x="2992802" y="4740"/>
                                  </a:lnTo>
                                  <a:lnTo>
                                    <a:pt x="2992802" y="8356"/>
                                  </a:lnTo>
                                  <a:lnTo>
                                    <a:pt x="2992159" y="9900"/>
                                  </a:lnTo>
                                  <a:lnTo>
                                    <a:pt x="2989599" y="12457"/>
                                  </a:lnTo>
                                  <a:lnTo>
                                    <a:pt x="29880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14198" y="13096"/>
                                  </a:moveTo>
                                  <a:lnTo>
                                    <a:pt x="3010578" y="13096"/>
                                  </a:lnTo>
                                  <a:lnTo>
                                    <a:pt x="3009042" y="12457"/>
                                  </a:lnTo>
                                  <a:lnTo>
                                    <a:pt x="3006482" y="9900"/>
                                  </a:lnTo>
                                  <a:lnTo>
                                    <a:pt x="3005840" y="8356"/>
                                  </a:lnTo>
                                  <a:lnTo>
                                    <a:pt x="3005840" y="4740"/>
                                  </a:lnTo>
                                  <a:lnTo>
                                    <a:pt x="3006482" y="3196"/>
                                  </a:lnTo>
                                  <a:lnTo>
                                    <a:pt x="3009042" y="639"/>
                                  </a:lnTo>
                                  <a:lnTo>
                                    <a:pt x="3010578" y="0"/>
                                  </a:lnTo>
                                  <a:lnTo>
                                    <a:pt x="3014198" y="0"/>
                                  </a:lnTo>
                                  <a:lnTo>
                                    <a:pt x="3015746" y="639"/>
                                  </a:lnTo>
                                  <a:lnTo>
                                    <a:pt x="3018293" y="3196"/>
                                  </a:lnTo>
                                  <a:lnTo>
                                    <a:pt x="3018936" y="4740"/>
                                  </a:lnTo>
                                  <a:lnTo>
                                    <a:pt x="3018936" y="8356"/>
                                  </a:lnTo>
                                  <a:lnTo>
                                    <a:pt x="3018293" y="9900"/>
                                  </a:lnTo>
                                  <a:lnTo>
                                    <a:pt x="3015746" y="12457"/>
                                  </a:lnTo>
                                  <a:lnTo>
                                    <a:pt x="30141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40332" y="13096"/>
                                  </a:moveTo>
                                  <a:lnTo>
                                    <a:pt x="3036712" y="13096"/>
                                  </a:lnTo>
                                  <a:lnTo>
                                    <a:pt x="3035177" y="12457"/>
                                  </a:lnTo>
                                  <a:lnTo>
                                    <a:pt x="3032617" y="9900"/>
                                  </a:lnTo>
                                  <a:lnTo>
                                    <a:pt x="3031974" y="8356"/>
                                  </a:lnTo>
                                  <a:lnTo>
                                    <a:pt x="3031974" y="4740"/>
                                  </a:lnTo>
                                  <a:lnTo>
                                    <a:pt x="3032617" y="3196"/>
                                  </a:lnTo>
                                  <a:lnTo>
                                    <a:pt x="3035177" y="639"/>
                                  </a:lnTo>
                                  <a:lnTo>
                                    <a:pt x="3036712" y="0"/>
                                  </a:lnTo>
                                  <a:lnTo>
                                    <a:pt x="3040332" y="0"/>
                                  </a:lnTo>
                                  <a:lnTo>
                                    <a:pt x="3041880" y="639"/>
                                  </a:lnTo>
                                  <a:lnTo>
                                    <a:pt x="3044440" y="3196"/>
                                  </a:lnTo>
                                  <a:lnTo>
                                    <a:pt x="3045071" y="4740"/>
                                  </a:lnTo>
                                  <a:lnTo>
                                    <a:pt x="3045071" y="8356"/>
                                  </a:lnTo>
                                  <a:lnTo>
                                    <a:pt x="3044440" y="9900"/>
                                  </a:lnTo>
                                  <a:lnTo>
                                    <a:pt x="3041880" y="12457"/>
                                  </a:lnTo>
                                  <a:lnTo>
                                    <a:pt x="304033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66478" y="13096"/>
                                  </a:moveTo>
                                  <a:lnTo>
                                    <a:pt x="3062859" y="13096"/>
                                  </a:lnTo>
                                  <a:lnTo>
                                    <a:pt x="3061311" y="12457"/>
                                  </a:lnTo>
                                  <a:lnTo>
                                    <a:pt x="3058751" y="9900"/>
                                  </a:lnTo>
                                  <a:lnTo>
                                    <a:pt x="3058120" y="8356"/>
                                  </a:lnTo>
                                  <a:lnTo>
                                    <a:pt x="3058120" y="4740"/>
                                  </a:lnTo>
                                  <a:lnTo>
                                    <a:pt x="3058751" y="3196"/>
                                  </a:lnTo>
                                  <a:lnTo>
                                    <a:pt x="3061311" y="639"/>
                                  </a:lnTo>
                                  <a:lnTo>
                                    <a:pt x="3062859" y="0"/>
                                  </a:lnTo>
                                  <a:lnTo>
                                    <a:pt x="3066478" y="0"/>
                                  </a:lnTo>
                                  <a:lnTo>
                                    <a:pt x="3068014" y="639"/>
                                  </a:lnTo>
                                  <a:lnTo>
                                    <a:pt x="3070574" y="3196"/>
                                  </a:lnTo>
                                  <a:lnTo>
                                    <a:pt x="3071217" y="4740"/>
                                  </a:lnTo>
                                  <a:lnTo>
                                    <a:pt x="3071217" y="8356"/>
                                  </a:lnTo>
                                  <a:lnTo>
                                    <a:pt x="3070574" y="9900"/>
                                  </a:lnTo>
                                  <a:lnTo>
                                    <a:pt x="3068014" y="12457"/>
                                  </a:lnTo>
                                  <a:lnTo>
                                    <a:pt x="306647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92612" y="13096"/>
                                  </a:moveTo>
                                  <a:lnTo>
                                    <a:pt x="3088993" y="13096"/>
                                  </a:lnTo>
                                  <a:lnTo>
                                    <a:pt x="3087445" y="12457"/>
                                  </a:lnTo>
                                  <a:lnTo>
                                    <a:pt x="3084897" y="9900"/>
                                  </a:lnTo>
                                  <a:lnTo>
                                    <a:pt x="3084254" y="8356"/>
                                  </a:lnTo>
                                  <a:lnTo>
                                    <a:pt x="3084254" y="4740"/>
                                  </a:lnTo>
                                  <a:lnTo>
                                    <a:pt x="3084897" y="3196"/>
                                  </a:lnTo>
                                  <a:lnTo>
                                    <a:pt x="3087445" y="639"/>
                                  </a:lnTo>
                                  <a:lnTo>
                                    <a:pt x="3088993" y="0"/>
                                  </a:lnTo>
                                  <a:lnTo>
                                    <a:pt x="3092612" y="0"/>
                                  </a:lnTo>
                                  <a:lnTo>
                                    <a:pt x="3094148" y="639"/>
                                  </a:lnTo>
                                  <a:lnTo>
                                    <a:pt x="3096708" y="3196"/>
                                  </a:lnTo>
                                  <a:lnTo>
                                    <a:pt x="3097351" y="4740"/>
                                  </a:lnTo>
                                  <a:lnTo>
                                    <a:pt x="3097351" y="8356"/>
                                  </a:lnTo>
                                  <a:lnTo>
                                    <a:pt x="3096708" y="9900"/>
                                  </a:lnTo>
                                  <a:lnTo>
                                    <a:pt x="3094148" y="12457"/>
                                  </a:lnTo>
                                  <a:lnTo>
                                    <a:pt x="309261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18747" y="13096"/>
                                  </a:moveTo>
                                  <a:lnTo>
                                    <a:pt x="3115127" y="13096"/>
                                  </a:lnTo>
                                  <a:lnTo>
                                    <a:pt x="3113591" y="12457"/>
                                  </a:lnTo>
                                  <a:lnTo>
                                    <a:pt x="3111031" y="9900"/>
                                  </a:lnTo>
                                  <a:lnTo>
                                    <a:pt x="3110388" y="8356"/>
                                  </a:lnTo>
                                  <a:lnTo>
                                    <a:pt x="3110388" y="4740"/>
                                  </a:lnTo>
                                  <a:lnTo>
                                    <a:pt x="3111031" y="3196"/>
                                  </a:lnTo>
                                  <a:lnTo>
                                    <a:pt x="3113591" y="639"/>
                                  </a:lnTo>
                                  <a:lnTo>
                                    <a:pt x="3115127" y="0"/>
                                  </a:lnTo>
                                  <a:lnTo>
                                    <a:pt x="3118747" y="0"/>
                                  </a:lnTo>
                                  <a:lnTo>
                                    <a:pt x="3120294" y="639"/>
                                  </a:lnTo>
                                  <a:lnTo>
                                    <a:pt x="3122854" y="3196"/>
                                  </a:lnTo>
                                  <a:lnTo>
                                    <a:pt x="3123485" y="4740"/>
                                  </a:lnTo>
                                  <a:lnTo>
                                    <a:pt x="3123485" y="8356"/>
                                  </a:lnTo>
                                  <a:lnTo>
                                    <a:pt x="3122854" y="9900"/>
                                  </a:lnTo>
                                  <a:lnTo>
                                    <a:pt x="3120294" y="12457"/>
                                  </a:lnTo>
                                  <a:lnTo>
                                    <a:pt x="311874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44881" y="13096"/>
                                  </a:moveTo>
                                  <a:lnTo>
                                    <a:pt x="3141273" y="13096"/>
                                  </a:lnTo>
                                  <a:lnTo>
                                    <a:pt x="3139725" y="12457"/>
                                  </a:lnTo>
                                  <a:lnTo>
                                    <a:pt x="3137165" y="9900"/>
                                  </a:lnTo>
                                  <a:lnTo>
                                    <a:pt x="3136534" y="8356"/>
                                  </a:lnTo>
                                  <a:lnTo>
                                    <a:pt x="3136534" y="4740"/>
                                  </a:lnTo>
                                  <a:lnTo>
                                    <a:pt x="3137165" y="3196"/>
                                  </a:lnTo>
                                  <a:lnTo>
                                    <a:pt x="3139725" y="639"/>
                                  </a:lnTo>
                                  <a:lnTo>
                                    <a:pt x="3141273" y="0"/>
                                  </a:lnTo>
                                  <a:lnTo>
                                    <a:pt x="3144881" y="0"/>
                                  </a:lnTo>
                                  <a:lnTo>
                                    <a:pt x="3146429" y="639"/>
                                  </a:lnTo>
                                  <a:lnTo>
                                    <a:pt x="3148988" y="3196"/>
                                  </a:lnTo>
                                  <a:lnTo>
                                    <a:pt x="3149631" y="4740"/>
                                  </a:lnTo>
                                  <a:lnTo>
                                    <a:pt x="3149631" y="8356"/>
                                  </a:lnTo>
                                  <a:lnTo>
                                    <a:pt x="3148988" y="9900"/>
                                  </a:lnTo>
                                  <a:lnTo>
                                    <a:pt x="3146429" y="12457"/>
                                  </a:lnTo>
                                  <a:lnTo>
                                    <a:pt x="314488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71027" y="13096"/>
                                  </a:moveTo>
                                  <a:lnTo>
                                    <a:pt x="3167407" y="13096"/>
                                  </a:lnTo>
                                  <a:lnTo>
                                    <a:pt x="3165860" y="12457"/>
                                  </a:lnTo>
                                  <a:lnTo>
                                    <a:pt x="3163312" y="9900"/>
                                  </a:lnTo>
                                  <a:lnTo>
                                    <a:pt x="3162669" y="8356"/>
                                  </a:lnTo>
                                  <a:lnTo>
                                    <a:pt x="3162669" y="4740"/>
                                  </a:lnTo>
                                  <a:lnTo>
                                    <a:pt x="3163312" y="3196"/>
                                  </a:lnTo>
                                  <a:lnTo>
                                    <a:pt x="3165860" y="639"/>
                                  </a:lnTo>
                                  <a:lnTo>
                                    <a:pt x="3167407" y="0"/>
                                  </a:lnTo>
                                  <a:lnTo>
                                    <a:pt x="3171027" y="0"/>
                                  </a:lnTo>
                                  <a:lnTo>
                                    <a:pt x="3172563" y="639"/>
                                  </a:lnTo>
                                  <a:lnTo>
                                    <a:pt x="3175123" y="3196"/>
                                  </a:lnTo>
                                  <a:lnTo>
                                    <a:pt x="3175766" y="4740"/>
                                  </a:lnTo>
                                  <a:lnTo>
                                    <a:pt x="3175766" y="8356"/>
                                  </a:lnTo>
                                  <a:lnTo>
                                    <a:pt x="3175123" y="9900"/>
                                  </a:lnTo>
                                  <a:lnTo>
                                    <a:pt x="3172563" y="12457"/>
                                  </a:lnTo>
                                  <a:lnTo>
                                    <a:pt x="317102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97161" y="13096"/>
                                  </a:moveTo>
                                  <a:lnTo>
                                    <a:pt x="3193542" y="13096"/>
                                  </a:lnTo>
                                  <a:lnTo>
                                    <a:pt x="3192006" y="12457"/>
                                  </a:lnTo>
                                  <a:lnTo>
                                    <a:pt x="3189446" y="9900"/>
                                  </a:lnTo>
                                  <a:lnTo>
                                    <a:pt x="3188803" y="8356"/>
                                  </a:lnTo>
                                  <a:lnTo>
                                    <a:pt x="3188803" y="4740"/>
                                  </a:lnTo>
                                  <a:lnTo>
                                    <a:pt x="3189446" y="3196"/>
                                  </a:lnTo>
                                  <a:lnTo>
                                    <a:pt x="3192006" y="639"/>
                                  </a:lnTo>
                                  <a:lnTo>
                                    <a:pt x="3193542" y="0"/>
                                  </a:lnTo>
                                  <a:lnTo>
                                    <a:pt x="3197161" y="0"/>
                                  </a:lnTo>
                                  <a:lnTo>
                                    <a:pt x="3198709" y="639"/>
                                  </a:lnTo>
                                  <a:lnTo>
                                    <a:pt x="3201257" y="3196"/>
                                  </a:lnTo>
                                  <a:lnTo>
                                    <a:pt x="3201900" y="4740"/>
                                  </a:lnTo>
                                  <a:lnTo>
                                    <a:pt x="3201900" y="8356"/>
                                  </a:lnTo>
                                  <a:lnTo>
                                    <a:pt x="3201257" y="9900"/>
                                  </a:lnTo>
                                  <a:lnTo>
                                    <a:pt x="3198709" y="12457"/>
                                  </a:lnTo>
                                  <a:lnTo>
                                    <a:pt x="319716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23295" y="13096"/>
                                  </a:moveTo>
                                  <a:lnTo>
                                    <a:pt x="3219688" y="13096"/>
                                  </a:lnTo>
                                  <a:lnTo>
                                    <a:pt x="3218140" y="12457"/>
                                  </a:lnTo>
                                  <a:lnTo>
                                    <a:pt x="3215580" y="9900"/>
                                  </a:lnTo>
                                  <a:lnTo>
                                    <a:pt x="3214937" y="8356"/>
                                  </a:lnTo>
                                  <a:lnTo>
                                    <a:pt x="3214937" y="4740"/>
                                  </a:lnTo>
                                  <a:lnTo>
                                    <a:pt x="3215580" y="3196"/>
                                  </a:lnTo>
                                  <a:lnTo>
                                    <a:pt x="3218140" y="639"/>
                                  </a:lnTo>
                                  <a:lnTo>
                                    <a:pt x="3219688" y="0"/>
                                  </a:lnTo>
                                  <a:lnTo>
                                    <a:pt x="3223295" y="0"/>
                                  </a:lnTo>
                                  <a:lnTo>
                                    <a:pt x="3224843" y="639"/>
                                  </a:lnTo>
                                  <a:lnTo>
                                    <a:pt x="3227403" y="3196"/>
                                  </a:lnTo>
                                  <a:lnTo>
                                    <a:pt x="3228034" y="4740"/>
                                  </a:lnTo>
                                  <a:lnTo>
                                    <a:pt x="3228034" y="8356"/>
                                  </a:lnTo>
                                  <a:lnTo>
                                    <a:pt x="3227403" y="9900"/>
                                  </a:lnTo>
                                  <a:lnTo>
                                    <a:pt x="3224843" y="12457"/>
                                  </a:lnTo>
                                  <a:lnTo>
                                    <a:pt x="322329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49441" y="13096"/>
                                  </a:moveTo>
                                  <a:lnTo>
                                    <a:pt x="3245822" y="13096"/>
                                  </a:lnTo>
                                  <a:lnTo>
                                    <a:pt x="3244274" y="12457"/>
                                  </a:lnTo>
                                  <a:lnTo>
                                    <a:pt x="3241714" y="9900"/>
                                  </a:lnTo>
                                  <a:lnTo>
                                    <a:pt x="3241083" y="8356"/>
                                  </a:lnTo>
                                  <a:lnTo>
                                    <a:pt x="3241083" y="4740"/>
                                  </a:lnTo>
                                  <a:lnTo>
                                    <a:pt x="3241714" y="3196"/>
                                  </a:lnTo>
                                  <a:lnTo>
                                    <a:pt x="3244274" y="639"/>
                                  </a:lnTo>
                                  <a:lnTo>
                                    <a:pt x="3245822" y="0"/>
                                  </a:lnTo>
                                  <a:lnTo>
                                    <a:pt x="3249441" y="0"/>
                                  </a:lnTo>
                                  <a:lnTo>
                                    <a:pt x="3250977" y="639"/>
                                  </a:lnTo>
                                  <a:lnTo>
                                    <a:pt x="3253537" y="3196"/>
                                  </a:lnTo>
                                  <a:lnTo>
                                    <a:pt x="3254180" y="4740"/>
                                  </a:lnTo>
                                  <a:lnTo>
                                    <a:pt x="3254180" y="8356"/>
                                  </a:lnTo>
                                  <a:lnTo>
                                    <a:pt x="3253537" y="9900"/>
                                  </a:lnTo>
                                  <a:lnTo>
                                    <a:pt x="3250977" y="12457"/>
                                  </a:lnTo>
                                  <a:lnTo>
                                    <a:pt x="324944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75576" y="13096"/>
                                  </a:moveTo>
                                  <a:lnTo>
                                    <a:pt x="3271956" y="13096"/>
                                  </a:lnTo>
                                  <a:lnTo>
                                    <a:pt x="3270408" y="12457"/>
                                  </a:lnTo>
                                  <a:lnTo>
                                    <a:pt x="3267860" y="9900"/>
                                  </a:lnTo>
                                  <a:lnTo>
                                    <a:pt x="3267217" y="8356"/>
                                  </a:lnTo>
                                  <a:lnTo>
                                    <a:pt x="3267217" y="4740"/>
                                  </a:lnTo>
                                  <a:lnTo>
                                    <a:pt x="3267860" y="3196"/>
                                  </a:lnTo>
                                  <a:lnTo>
                                    <a:pt x="3270408" y="639"/>
                                  </a:lnTo>
                                  <a:lnTo>
                                    <a:pt x="3271956" y="0"/>
                                  </a:lnTo>
                                  <a:lnTo>
                                    <a:pt x="3275576" y="0"/>
                                  </a:lnTo>
                                  <a:lnTo>
                                    <a:pt x="3277123" y="639"/>
                                  </a:lnTo>
                                  <a:lnTo>
                                    <a:pt x="3279671" y="3196"/>
                                  </a:lnTo>
                                  <a:lnTo>
                                    <a:pt x="3280314" y="4740"/>
                                  </a:lnTo>
                                  <a:lnTo>
                                    <a:pt x="3280314" y="8356"/>
                                  </a:lnTo>
                                  <a:lnTo>
                                    <a:pt x="3279671" y="9900"/>
                                  </a:lnTo>
                                  <a:lnTo>
                                    <a:pt x="3277123" y="12457"/>
                                  </a:lnTo>
                                  <a:lnTo>
                                    <a:pt x="32755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01710" y="13096"/>
                                  </a:moveTo>
                                  <a:lnTo>
                                    <a:pt x="3298090" y="13096"/>
                                  </a:lnTo>
                                  <a:lnTo>
                                    <a:pt x="3296554" y="12457"/>
                                  </a:lnTo>
                                  <a:lnTo>
                                    <a:pt x="3293995" y="9900"/>
                                  </a:lnTo>
                                  <a:lnTo>
                                    <a:pt x="3293352" y="8356"/>
                                  </a:lnTo>
                                  <a:lnTo>
                                    <a:pt x="3293352" y="4740"/>
                                  </a:lnTo>
                                  <a:lnTo>
                                    <a:pt x="3293995" y="3196"/>
                                  </a:lnTo>
                                  <a:lnTo>
                                    <a:pt x="3296554" y="639"/>
                                  </a:lnTo>
                                  <a:lnTo>
                                    <a:pt x="3298090" y="0"/>
                                  </a:lnTo>
                                  <a:lnTo>
                                    <a:pt x="3301710" y="0"/>
                                  </a:lnTo>
                                  <a:lnTo>
                                    <a:pt x="3303258" y="639"/>
                                  </a:lnTo>
                                  <a:lnTo>
                                    <a:pt x="3305818" y="3196"/>
                                  </a:lnTo>
                                  <a:lnTo>
                                    <a:pt x="3306449" y="4740"/>
                                  </a:lnTo>
                                  <a:lnTo>
                                    <a:pt x="3306449" y="8356"/>
                                  </a:lnTo>
                                  <a:lnTo>
                                    <a:pt x="3305818" y="9900"/>
                                  </a:lnTo>
                                  <a:lnTo>
                                    <a:pt x="3303258" y="12457"/>
                                  </a:lnTo>
                                  <a:lnTo>
                                    <a:pt x="330171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27856" y="13096"/>
                                  </a:moveTo>
                                  <a:lnTo>
                                    <a:pt x="3324237" y="13096"/>
                                  </a:lnTo>
                                  <a:lnTo>
                                    <a:pt x="3322689" y="12457"/>
                                  </a:lnTo>
                                  <a:lnTo>
                                    <a:pt x="3320129" y="9900"/>
                                  </a:lnTo>
                                  <a:lnTo>
                                    <a:pt x="3319498" y="8356"/>
                                  </a:lnTo>
                                  <a:lnTo>
                                    <a:pt x="3319498" y="4740"/>
                                  </a:lnTo>
                                  <a:lnTo>
                                    <a:pt x="3320129" y="3196"/>
                                  </a:lnTo>
                                  <a:lnTo>
                                    <a:pt x="3322689" y="639"/>
                                  </a:lnTo>
                                  <a:lnTo>
                                    <a:pt x="3324237" y="0"/>
                                  </a:lnTo>
                                  <a:lnTo>
                                    <a:pt x="3327856" y="0"/>
                                  </a:lnTo>
                                  <a:lnTo>
                                    <a:pt x="3329392" y="639"/>
                                  </a:lnTo>
                                  <a:lnTo>
                                    <a:pt x="3331952" y="3196"/>
                                  </a:lnTo>
                                  <a:lnTo>
                                    <a:pt x="3332595" y="4740"/>
                                  </a:lnTo>
                                  <a:lnTo>
                                    <a:pt x="3332595" y="8356"/>
                                  </a:lnTo>
                                  <a:lnTo>
                                    <a:pt x="3331952" y="9900"/>
                                  </a:lnTo>
                                  <a:lnTo>
                                    <a:pt x="3329392" y="12457"/>
                                  </a:lnTo>
                                  <a:lnTo>
                                    <a:pt x="33278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53990" y="13096"/>
                                  </a:moveTo>
                                  <a:lnTo>
                                    <a:pt x="3350371" y="13096"/>
                                  </a:lnTo>
                                  <a:lnTo>
                                    <a:pt x="3348823" y="12457"/>
                                  </a:lnTo>
                                  <a:lnTo>
                                    <a:pt x="3346275" y="9900"/>
                                  </a:lnTo>
                                  <a:lnTo>
                                    <a:pt x="3345632" y="8356"/>
                                  </a:lnTo>
                                  <a:lnTo>
                                    <a:pt x="3345632" y="4740"/>
                                  </a:lnTo>
                                  <a:lnTo>
                                    <a:pt x="3346275" y="3196"/>
                                  </a:lnTo>
                                  <a:lnTo>
                                    <a:pt x="3348823" y="639"/>
                                  </a:lnTo>
                                  <a:lnTo>
                                    <a:pt x="3350371" y="0"/>
                                  </a:lnTo>
                                  <a:lnTo>
                                    <a:pt x="3353990" y="0"/>
                                  </a:lnTo>
                                  <a:lnTo>
                                    <a:pt x="3355526" y="639"/>
                                  </a:lnTo>
                                  <a:lnTo>
                                    <a:pt x="3358086" y="3196"/>
                                  </a:lnTo>
                                  <a:lnTo>
                                    <a:pt x="3358729" y="4740"/>
                                  </a:lnTo>
                                  <a:lnTo>
                                    <a:pt x="3358729" y="8356"/>
                                  </a:lnTo>
                                  <a:lnTo>
                                    <a:pt x="3358086" y="9900"/>
                                  </a:lnTo>
                                  <a:lnTo>
                                    <a:pt x="3355526" y="12457"/>
                                  </a:lnTo>
                                  <a:lnTo>
                                    <a:pt x="335399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80124" y="13096"/>
                                  </a:moveTo>
                                  <a:lnTo>
                                    <a:pt x="3376505" y="13096"/>
                                  </a:lnTo>
                                  <a:lnTo>
                                    <a:pt x="3374969" y="12457"/>
                                  </a:lnTo>
                                  <a:lnTo>
                                    <a:pt x="3372409" y="9900"/>
                                  </a:lnTo>
                                  <a:lnTo>
                                    <a:pt x="3371766" y="8356"/>
                                  </a:lnTo>
                                  <a:lnTo>
                                    <a:pt x="3371766" y="4740"/>
                                  </a:lnTo>
                                  <a:lnTo>
                                    <a:pt x="3372409" y="3196"/>
                                  </a:lnTo>
                                  <a:lnTo>
                                    <a:pt x="3374969" y="639"/>
                                  </a:lnTo>
                                  <a:lnTo>
                                    <a:pt x="3376505" y="0"/>
                                  </a:lnTo>
                                  <a:lnTo>
                                    <a:pt x="3380124" y="0"/>
                                  </a:lnTo>
                                  <a:lnTo>
                                    <a:pt x="3381672" y="639"/>
                                  </a:lnTo>
                                  <a:lnTo>
                                    <a:pt x="3384220" y="3196"/>
                                  </a:lnTo>
                                  <a:lnTo>
                                    <a:pt x="3384863" y="4740"/>
                                  </a:lnTo>
                                  <a:lnTo>
                                    <a:pt x="3384863" y="8356"/>
                                  </a:lnTo>
                                  <a:lnTo>
                                    <a:pt x="3384220" y="9900"/>
                                  </a:lnTo>
                                  <a:lnTo>
                                    <a:pt x="3381672" y="12457"/>
                                  </a:lnTo>
                                  <a:lnTo>
                                    <a:pt x="338012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06259" y="13096"/>
                                  </a:moveTo>
                                  <a:lnTo>
                                    <a:pt x="3402651" y="13096"/>
                                  </a:lnTo>
                                  <a:lnTo>
                                    <a:pt x="3401103" y="12457"/>
                                  </a:lnTo>
                                  <a:lnTo>
                                    <a:pt x="3398543" y="9900"/>
                                  </a:lnTo>
                                  <a:lnTo>
                                    <a:pt x="3397900" y="8356"/>
                                  </a:lnTo>
                                  <a:lnTo>
                                    <a:pt x="3397900" y="4740"/>
                                  </a:lnTo>
                                  <a:lnTo>
                                    <a:pt x="3398543" y="3196"/>
                                  </a:lnTo>
                                  <a:lnTo>
                                    <a:pt x="3401103" y="639"/>
                                  </a:lnTo>
                                  <a:lnTo>
                                    <a:pt x="3402651" y="0"/>
                                  </a:lnTo>
                                  <a:lnTo>
                                    <a:pt x="3406259" y="0"/>
                                  </a:lnTo>
                                  <a:lnTo>
                                    <a:pt x="3407806" y="639"/>
                                  </a:lnTo>
                                  <a:lnTo>
                                    <a:pt x="3410366" y="3196"/>
                                  </a:lnTo>
                                  <a:lnTo>
                                    <a:pt x="3410997" y="4740"/>
                                  </a:lnTo>
                                  <a:lnTo>
                                    <a:pt x="3410997" y="8356"/>
                                  </a:lnTo>
                                  <a:lnTo>
                                    <a:pt x="3410366" y="9900"/>
                                  </a:lnTo>
                                  <a:lnTo>
                                    <a:pt x="3407806" y="12457"/>
                                  </a:lnTo>
                                  <a:lnTo>
                                    <a:pt x="340625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32405" y="13096"/>
                                  </a:moveTo>
                                  <a:lnTo>
                                    <a:pt x="3428785" y="13096"/>
                                  </a:lnTo>
                                  <a:lnTo>
                                    <a:pt x="3427237" y="12457"/>
                                  </a:lnTo>
                                  <a:lnTo>
                                    <a:pt x="3424690" y="9900"/>
                                  </a:lnTo>
                                  <a:lnTo>
                                    <a:pt x="3424047" y="8356"/>
                                  </a:lnTo>
                                  <a:lnTo>
                                    <a:pt x="3424047" y="4740"/>
                                  </a:lnTo>
                                  <a:lnTo>
                                    <a:pt x="3424690" y="3196"/>
                                  </a:lnTo>
                                  <a:lnTo>
                                    <a:pt x="3427237" y="639"/>
                                  </a:lnTo>
                                  <a:lnTo>
                                    <a:pt x="3428785" y="0"/>
                                  </a:lnTo>
                                  <a:lnTo>
                                    <a:pt x="3432405" y="0"/>
                                  </a:lnTo>
                                  <a:lnTo>
                                    <a:pt x="3433941" y="639"/>
                                  </a:lnTo>
                                  <a:lnTo>
                                    <a:pt x="3436501" y="3196"/>
                                  </a:lnTo>
                                  <a:lnTo>
                                    <a:pt x="3437143" y="4740"/>
                                  </a:lnTo>
                                  <a:lnTo>
                                    <a:pt x="3437143" y="8356"/>
                                  </a:lnTo>
                                  <a:lnTo>
                                    <a:pt x="3436501" y="9900"/>
                                  </a:lnTo>
                                  <a:lnTo>
                                    <a:pt x="3433941" y="12457"/>
                                  </a:lnTo>
                                  <a:lnTo>
                                    <a:pt x="343240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58539" y="13096"/>
                                  </a:moveTo>
                                  <a:lnTo>
                                    <a:pt x="3454920" y="13096"/>
                                  </a:lnTo>
                                  <a:lnTo>
                                    <a:pt x="3453384" y="12457"/>
                                  </a:lnTo>
                                  <a:lnTo>
                                    <a:pt x="3450824" y="9900"/>
                                  </a:lnTo>
                                  <a:lnTo>
                                    <a:pt x="3450181" y="8356"/>
                                  </a:lnTo>
                                  <a:lnTo>
                                    <a:pt x="3450181" y="4740"/>
                                  </a:lnTo>
                                  <a:lnTo>
                                    <a:pt x="3450824" y="3196"/>
                                  </a:lnTo>
                                  <a:lnTo>
                                    <a:pt x="3453384" y="639"/>
                                  </a:lnTo>
                                  <a:lnTo>
                                    <a:pt x="3454920" y="0"/>
                                  </a:lnTo>
                                  <a:lnTo>
                                    <a:pt x="3458539" y="0"/>
                                  </a:lnTo>
                                  <a:lnTo>
                                    <a:pt x="3460087" y="639"/>
                                  </a:lnTo>
                                  <a:lnTo>
                                    <a:pt x="3462635" y="3196"/>
                                  </a:lnTo>
                                  <a:lnTo>
                                    <a:pt x="3463278" y="4740"/>
                                  </a:lnTo>
                                  <a:lnTo>
                                    <a:pt x="3463278" y="8356"/>
                                  </a:lnTo>
                                  <a:lnTo>
                                    <a:pt x="3462635" y="9900"/>
                                  </a:lnTo>
                                  <a:lnTo>
                                    <a:pt x="3460087" y="12457"/>
                                  </a:lnTo>
                                  <a:lnTo>
                                    <a:pt x="34585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84673" y="13096"/>
                                  </a:moveTo>
                                  <a:lnTo>
                                    <a:pt x="3481066" y="13096"/>
                                  </a:lnTo>
                                  <a:lnTo>
                                    <a:pt x="3479518" y="12457"/>
                                  </a:lnTo>
                                  <a:lnTo>
                                    <a:pt x="3476958" y="9900"/>
                                  </a:lnTo>
                                  <a:lnTo>
                                    <a:pt x="3476315" y="8356"/>
                                  </a:lnTo>
                                  <a:lnTo>
                                    <a:pt x="3476315" y="4740"/>
                                  </a:lnTo>
                                  <a:lnTo>
                                    <a:pt x="3476958" y="3196"/>
                                  </a:lnTo>
                                  <a:lnTo>
                                    <a:pt x="3479518" y="639"/>
                                  </a:lnTo>
                                  <a:lnTo>
                                    <a:pt x="3481066" y="0"/>
                                  </a:lnTo>
                                  <a:lnTo>
                                    <a:pt x="3484673" y="0"/>
                                  </a:lnTo>
                                  <a:lnTo>
                                    <a:pt x="3486221" y="639"/>
                                  </a:lnTo>
                                  <a:lnTo>
                                    <a:pt x="3488781" y="3196"/>
                                  </a:lnTo>
                                  <a:lnTo>
                                    <a:pt x="3489412" y="4740"/>
                                  </a:lnTo>
                                  <a:lnTo>
                                    <a:pt x="3489412" y="8356"/>
                                  </a:lnTo>
                                  <a:lnTo>
                                    <a:pt x="3488781" y="9900"/>
                                  </a:lnTo>
                                  <a:lnTo>
                                    <a:pt x="3486221" y="12457"/>
                                  </a:lnTo>
                                  <a:lnTo>
                                    <a:pt x="348467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10819" y="13096"/>
                                  </a:moveTo>
                                  <a:lnTo>
                                    <a:pt x="3507200" y="13096"/>
                                  </a:lnTo>
                                  <a:lnTo>
                                    <a:pt x="3505652" y="12457"/>
                                  </a:lnTo>
                                  <a:lnTo>
                                    <a:pt x="3503092" y="9900"/>
                                  </a:lnTo>
                                  <a:lnTo>
                                    <a:pt x="3502461" y="8356"/>
                                  </a:lnTo>
                                  <a:lnTo>
                                    <a:pt x="3502461" y="4740"/>
                                  </a:lnTo>
                                  <a:lnTo>
                                    <a:pt x="3503092" y="3196"/>
                                  </a:lnTo>
                                  <a:lnTo>
                                    <a:pt x="3505652" y="639"/>
                                  </a:lnTo>
                                  <a:lnTo>
                                    <a:pt x="3507200" y="0"/>
                                  </a:lnTo>
                                  <a:lnTo>
                                    <a:pt x="3510819" y="0"/>
                                  </a:lnTo>
                                  <a:lnTo>
                                    <a:pt x="3512355" y="639"/>
                                  </a:lnTo>
                                  <a:lnTo>
                                    <a:pt x="3514915" y="3196"/>
                                  </a:lnTo>
                                  <a:lnTo>
                                    <a:pt x="3515558" y="4740"/>
                                  </a:lnTo>
                                  <a:lnTo>
                                    <a:pt x="3515558" y="8356"/>
                                  </a:lnTo>
                                  <a:lnTo>
                                    <a:pt x="3514915" y="9900"/>
                                  </a:lnTo>
                                  <a:lnTo>
                                    <a:pt x="3512355" y="12457"/>
                                  </a:lnTo>
                                  <a:lnTo>
                                    <a:pt x="351081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36954" y="13096"/>
                                  </a:moveTo>
                                  <a:lnTo>
                                    <a:pt x="3533334" y="13096"/>
                                  </a:lnTo>
                                  <a:lnTo>
                                    <a:pt x="3531786" y="12457"/>
                                  </a:lnTo>
                                  <a:lnTo>
                                    <a:pt x="3529238" y="9900"/>
                                  </a:lnTo>
                                  <a:lnTo>
                                    <a:pt x="3528595" y="8356"/>
                                  </a:lnTo>
                                  <a:lnTo>
                                    <a:pt x="3528595" y="4740"/>
                                  </a:lnTo>
                                  <a:lnTo>
                                    <a:pt x="3529238" y="3196"/>
                                  </a:lnTo>
                                  <a:lnTo>
                                    <a:pt x="3531786" y="639"/>
                                  </a:lnTo>
                                  <a:lnTo>
                                    <a:pt x="3533334" y="0"/>
                                  </a:lnTo>
                                  <a:lnTo>
                                    <a:pt x="3536954" y="0"/>
                                  </a:lnTo>
                                  <a:lnTo>
                                    <a:pt x="3538489" y="639"/>
                                  </a:lnTo>
                                  <a:lnTo>
                                    <a:pt x="3541049" y="3196"/>
                                  </a:lnTo>
                                  <a:lnTo>
                                    <a:pt x="3541692" y="4740"/>
                                  </a:lnTo>
                                  <a:lnTo>
                                    <a:pt x="3541692" y="8356"/>
                                  </a:lnTo>
                                  <a:lnTo>
                                    <a:pt x="3541049" y="9900"/>
                                  </a:lnTo>
                                  <a:lnTo>
                                    <a:pt x="3538489" y="12457"/>
                                  </a:lnTo>
                                  <a:lnTo>
                                    <a:pt x="353695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63088" y="13096"/>
                                  </a:moveTo>
                                  <a:lnTo>
                                    <a:pt x="3559468" y="13096"/>
                                  </a:lnTo>
                                  <a:lnTo>
                                    <a:pt x="3557932" y="12457"/>
                                  </a:lnTo>
                                  <a:lnTo>
                                    <a:pt x="3555373" y="9900"/>
                                  </a:lnTo>
                                  <a:lnTo>
                                    <a:pt x="3554730" y="8356"/>
                                  </a:lnTo>
                                  <a:lnTo>
                                    <a:pt x="3554730" y="4740"/>
                                  </a:lnTo>
                                  <a:lnTo>
                                    <a:pt x="3555373" y="3196"/>
                                  </a:lnTo>
                                  <a:lnTo>
                                    <a:pt x="3557932" y="639"/>
                                  </a:lnTo>
                                  <a:lnTo>
                                    <a:pt x="3559468" y="0"/>
                                  </a:lnTo>
                                  <a:lnTo>
                                    <a:pt x="3563088" y="0"/>
                                  </a:lnTo>
                                  <a:lnTo>
                                    <a:pt x="3564636" y="639"/>
                                  </a:lnTo>
                                  <a:lnTo>
                                    <a:pt x="3567195" y="3196"/>
                                  </a:lnTo>
                                  <a:lnTo>
                                    <a:pt x="3567826" y="4740"/>
                                  </a:lnTo>
                                  <a:lnTo>
                                    <a:pt x="3567826" y="8356"/>
                                  </a:lnTo>
                                  <a:lnTo>
                                    <a:pt x="3567195" y="9900"/>
                                  </a:lnTo>
                                  <a:lnTo>
                                    <a:pt x="3564636" y="12457"/>
                                  </a:lnTo>
                                  <a:lnTo>
                                    <a:pt x="356308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89222" y="13096"/>
                                  </a:moveTo>
                                  <a:lnTo>
                                    <a:pt x="3585614" y="13096"/>
                                  </a:lnTo>
                                  <a:lnTo>
                                    <a:pt x="3584067" y="12457"/>
                                  </a:lnTo>
                                  <a:lnTo>
                                    <a:pt x="3581507" y="9900"/>
                                  </a:lnTo>
                                  <a:lnTo>
                                    <a:pt x="3580876" y="8356"/>
                                  </a:lnTo>
                                  <a:lnTo>
                                    <a:pt x="3580876" y="4740"/>
                                  </a:lnTo>
                                  <a:lnTo>
                                    <a:pt x="3581507" y="3196"/>
                                  </a:lnTo>
                                  <a:lnTo>
                                    <a:pt x="3584067" y="639"/>
                                  </a:lnTo>
                                  <a:lnTo>
                                    <a:pt x="3585614" y="0"/>
                                  </a:lnTo>
                                  <a:lnTo>
                                    <a:pt x="3589222" y="0"/>
                                  </a:lnTo>
                                  <a:lnTo>
                                    <a:pt x="3590770" y="639"/>
                                  </a:lnTo>
                                  <a:lnTo>
                                    <a:pt x="3593330" y="3196"/>
                                  </a:lnTo>
                                  <a:lnTo>
                                    <a:pt x="3593973" y="4740"/>
                                  </a:lnTo>
                                  <a:lnTo>
                                    <a:pt x="3593973" y="8356"/>
                                  </a:lnTo>
                                  <a:lnTo>
                                    <a:pt x="3593330" y="9900"/>
                                  </a:lnTo>
                                  <a:lnTo>
                                    <a:pt x="3590770" y="12457"/>
                                  </a:lnTo>
                                  <a:lnTo>
                                    <a:pt x="35892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15368" y="13096"/>
                                  </a:moveTo>
                                  <a:lnTo>
                                    <a:pt x="3611749" y="13096"/>
                                  </a:lnTo>
                                  <a:lnTo>
                                    <a:pt x="3610201" y="12457"/>
                                  </a:lnTo>
                                  <a:lnTo>
                                    <a:pt x="3607653" y="9900"/>
                                  </a:lnTo>
                                  <a:lnTo>
                                    <a:pt x="3607010" y="8356"/>
                                  </a:lnTo>
                                  <a:lnTo>
                                    <a:pt x="3607010" y="4740"/>
                                  </a:lnTo>
                                  <a:lnTo>
                                    <a:pt x="3607653" y="3196"/>
                                  </a:lnTo>
                                  <a:lnTo>
                                    <a:pt x="3610201" y="639"/>
                                  </a:lnTo>
                                  <a:lnTo>
                                    <a:pt x="3611749" y="0"/>
                                  </a:lnTo>
                                  <a:lnTo>
                                    <a:pt x="3615368" y="0"/>
                                  </a:lnTo>
                                  <a:lnTo>
                                    <a:pt x="3616904" y="639"/>
                                  </a:lnTo>
                                  <a:lnTo>
                                    <a:pt x="3619464" y="3196"/>
                                  </a:lnTo>
                                  <a:lnTo>
                                    <a:pt x="3620107" y="4740"/>
                                  </a:lnTo>
                                  <a:lnTo>
                                    <a:pt x="3620107" y="8356"/>
                                  </a:lnTo>
                                  <a:lnTo>
                                    <a:pt x="3619464" y="9900"/>
                                  </a:lnTo>
                                  <a:lnTo>
                                    <a:pt x="3616904" y="12457"/>
                                  </a:lnTo>
                                  <a:lnTo>
                                    <a:pt x="361536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41502" y="13096"/>
                                  </a:moveTo>
                                  <a:lnTo>
                                    <a:pt x="3637883" y="13096"/>
                                  </a:lnTo>
                                  <a:lnTo>
                                    <a:pt x="3636347" y="12457"/>
                                  </a:lnTo>
                                  <a:lnTo>
                                    <a:pt x="3633787" y="9900"/>
                                  </a:lnTo>
                                  <a:lnTo>
                                    <a:pt x="3633144" y="8356"/>
                                  </a:lnTo>
                                  <a:lnTo>
                                    <a:pt x="3633144" y="4740"/>
                                  </a:lnTo>
                                  <a:lnTo>
                                    <a:pt x="3633787" y="3196"/>
                                  </a:lnTo>
                                  <a:lnTo>
                                    <a:pt x="3636347" y="639"/>
                                  </a:lnTo>
                                  <a:lnTo>
                                    <a:pt x="3637883" y="0"/>
                                  </a:lnTo>
                                  <a:lnTo>
                                    <a:pt x="3641502" y="0"/>
                                  </a:lnTo>
                                  <a:lnTo>
                                    <a:pt x="3643050" y="639"/>
                                  </a:lnTo>
                                  <a:lnTo>
                                    <a:pt x="3645598" y="3196"/>
                                  </a:lnTo>
                                  <a:lnTo>
                                    <a:pt x="3646241" y="4740"/>
                                  </a:lnTo>
                                  <a:lnTo>
                                    <a:pt x="3646241" y="8356"/>
                                  </a:lnTo>
                                  <a:lnTo>
                                    <a:pt x="3645598" y="9900"/>
                                  </a:lnTo>
                                  <a:lnTo>
                                    <a:pt x="3643050" y="12457"/>
                                  </a:lnTo>
                                  <a:lnTo>
                                    <a:pt x="364150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67637" y="13096"/>
                                  </a:moveTo>
                                  <a:lnTo>
                                    <a:pt x="3664029" y="13096"/>
                                  </a:lnTo>
                                  <a:lnTo>
                                    <a:pt x="3662481" y="12457"/>
                                  </a:lnTo>
                                  <a:lnTo>
                                    <a:pt x="3659921" y="9900"/>
                                  </a:lnTo>
                                  <a:lnTo>
                                    <a:pt x="3659278" y="8356"/>
                                  </a:lnTo>
                                  <a:lnTo>
                                    <a:pt x="3659278" y="4740"/>
                                  </a:lnTo>
                                  <a:lnTo>
                                    <a:pt x="3659921" y="3196"/>
                                  </a:lnTo>
                                  <a:lnTo>
                                    <a:pt x="3662481" y="639"/>
                                  </a:lnTo>
                                  <a:lnTo>
                                    <a:pt x="3664029" y="0"/>
                                  </a:lnTo>
                                  <a:lnTo>
                                    <a:pt x="3667637" y="0"/>
                                  </a:lnTo>
                                  <a:lnTo>
                                    <a:pt x="3669184" y="639"/>
                                  </a:lnTo>
                                  <a:lnTo>
                                    <a:pt x="3671744" y="3196"/>
                                  </a:lnTo>
                                  <a:lnTo>
                                    <a:pt x="3672375" y="4740"/>
                                  </a:lnTo>
                                  <a:lnTo>
                                    <a:pt x="3672375" y="8356"/>
                                  </a:lnTo>
                                  <a:lnTo>
                                    <a:pt x="3671744" y="9900"/>
                                  </a:lnTo>
                                  <a:lnTo>
                                    <a:pt x="3669184" y="12457"/>
                                  </a:lnTo>
                                  <a:lnTo>
                                    <a:pt x="366763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93783" y="13096"/>
                                  </a:moveTo>
                                  <a:lnTo>
                                    <a:pt x="3690163" y="13096"/>
                                  </a:lnTo>
                                  <a:lnTo>
                                    <a:pt x="3688615" y="12457"/>
                                  </a:lnTo>
                                  <a:lnTo>
                                    <a:pt x="3686056" y="9900"/>
                                  </a:lnTo>
                                  <a:lnTo>
                                    <a:pt x="3685425" y="8356"/>
                                  </a:lnTo>
                                  <a:lnTo>
                                    <a:pt x="3685425" y="4740"/>
                                  </a:lnTo>
                                  <a:lnTo>
                                    <a:pt x="3686056" y="3196"/>
                                  </a:lnTo>
                                  <a:lnTo>
                                    <a:pt x="3688615" y="639"/>
                                  </a:lnTo>
                                  <a:lnTo>
                                    <a:pt x="3690163" y="0"/>
                                  </a:lnTo>
                                  <a:lnTo>
                                    <a:pt x="3693783" y="0"/>
                                  </a:lnTo>
                                  <a:lnTo>
                                    <a:pt x="3695319" y="639"/>
                                  </a:lnTo>
                                  <a:lnTo>
                                    <a:pt x="3697878" y="3196"/>
                                  </a:lnTo>
                                  <a:lnTo>
                                    <a:pt x="3698521" y="4740"/>
                                  </a:lnTo>
                                  <a:lnTo>
                                    <a:pt x="3698521" y="8356"/>
                                  </a:lnTo>
                                  <a:lnTo>
                                    <a:pt x="3697878" y="9900"/>
                                  </a:lnTo>
                                  <a:lnTo>
                                    <a:pt x="3695319" y="12457"/>
                                  </a:lnTo>
                                  <a:lnTo>
                                    <a:pt x="369378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19917" y="13096"/>
                                  </a:moveTo>
                                  <a:lnTo>
                                    <a:pt x="3716297" y="13096"/>
                                  </a:lnTo>
                                  <a:lnTo>
                                    <a:pt x="3714762" y="12457"/>
                                  </a:lnTo>
                                  <a:lnTo>
                                    <a:pt x="3712202" y="9900"/>
                                  </a:lnTo>
                                  <a:lnTo>
                                    <a:pt x="3711559" y="8356"/>
                                  </a:lnTo>
                                  <a:lnTo>
                                    <a:pt x="3711559" y="4740"/>
                                  </a:lnTo>
                                  <a:lnTo>
                                    <a:pt x="3712202" y="3196"/>
                                  </a:lnTo>
                                  <a:lnTo>
                                    <a:pt x="3714762" y="639"/>
                                  </a:lnTo>
                                  <a:lnTo>
                                    <a:pt x="3716297" y="0"/>
                                  </a:lnTo>
                                  <a:lnTo>
                                    <a:pt x="3719917" y="0"/>
                                  </a:lnTo>
                                  <a:lnTo>
                                    <a:pt x="3721465" y="639"/>
                                  </a:lnTo>
                                  <a:lnTo>
                                    <a:pt x="3724013" y="3196"/>
                                  </a:lnTo>
                                  <a:lnTo>
                                    <a:pt x="3724656" y="4740"/>
                                  </a:lnTo>
                                  <a:lnTo>
                                    <a:pt x="3724656" y="8356"/>
                                  </a:lnTo>
                                  <a:lnTo>
                                    <a:pt x="3724013" y="9900"/>
                                  </a:lnTo>
                                  <a:lnTo>
                                    <a:pt x="3721465" y="12457"/>
                                  </a:lnTo>
                                  <a:lnTo>
                                    <a:pt x="371991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46051" y="13096"/>
                                  </a:moveTo>
                                  <a:lnTo>
                                    <a:pt x="3742432" y="13096"/>
                                  </a:lnTo>
                                  <a:lnTo>
                                    <a:pt x="3740896" y="12457"/>
                                  </a:lnTo>
                                  <a:lnTo>
                                    <a:pt x="3738336" y="9900"/>
                                  </a:lnTo>
                                  <a:lnTo>
                                    <a:pt x="3737693" y="8356"/>
                                  </a:lnTo>
                                  <a:lnTo>
                                    <a:pt x="3737693" y="4740"/>
                                  </a:lnTo>
                                  <a:lnTo>
                                    <a:pt x="3738336" y="3196"/>
                                  </a:lnTo>
                                  <a:lnTo>
                                    <a:pt x="3740896" y="639"/>
                                  </a:lnTo>
                                  <a:lnTo>
                                    <a:pt x="3742432" y="0"/>
                                  </a:lnTo>
                                  <a:lnTo>
                                    <a:pt x="3746051" y="0"/>
                                  </a:lnTo>
                                  <a:lnTo>
                                    <a:pt x="3747599" y="639"/>
                                  </a:lnTo>
                                  <a:lnTo>
                                    <a:pt x="3750159" y="3196"/>
                                  </a:lnTo>
                                  <a:lnTo>
                                    <a:pt x="3750790" y="4740"/>
                                  </a:lnTo>
                                  <a:lnTo>
                                    <a:pt x="3750790" y="8356"/>
                                  </a:lnTo>
                                  <a:lnTo>
                                    <a:pt x="3750159" y="9900"/>
                                  </a:lnTo>
                                  <a:lnTo>
                                    <a:pt x="3747599" y="12457"/>
                                  </a:lnTo>
                                  <a:lnTo>
                                    <a:pt x="374605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72197" y="13096"/>
                                  </a:moveTo>
                                  <a:lnTo>
                                    <a:pt x="3768578" y="13096"/>
                                  </a:lnTo>
                                  <a:lnTo>
                                    <a:pt x="3767030" y="12457"/>
                                  </a:lnTo>
                                  <a:lnTo>
                                    <a:pt x="3764470" y="9900"/>
                                  </a:lnTo>
                                  <a:lnTo>
                                    <a:pt x="3763839" y="8356"/>
                                  </a:lnTo>
                                  <a:lnTo>
                                    <a:pt x="3763839" y="4740"/>
                                  </a:lnTo>
                                  <a:lnTo>
                                    <a:pt x="3764470" y="3196"/>
                                  </a:lnTo>
                                  <a:lnTo>
                                    <a:pt x="3767030" y="639"/>
                                  </a:lnTo>
                                  <a:lnTo>
                                    <a:pt x="3768578" y="0"/>
                                  </a:lnTo>
                                  <a:lnTo>
                                    <a:pt x="3772197" y="0"/>
                                  </a:lnTo>
                                  <a:lnTo>
                                    <a:pt x="3773733" y="639"/>
                                  </a:lnTo>
                                  <a:lnTo>
                                    <a:pt x="3776293" y="3196"/>
                                  </a:lnTo>
                                  <a:lnTo>
                                    <a:pt x="3776936" y="4740"/>
                                  </a:lnTo>
                                  <a:lnTo>
                                    <a:pt x="3776936" y="8356"/>
                                  </a:lnTo>
                                  <a:lnTo>
                                    <a:pt x="3776293" y="9900"/>
                                  </a:lnTo>
                                  <a:lnTo>
                                    <a:pt x="3773733" y="12457"/>
                                  </a:lnTo>
                                  <a:lnTo>
                                    <a:pt x="377219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98331" y="13096"/>
                                  </a:moveTo>
                                  <a:lnTo>
                                    <a:pt x="3794712" y="13096"/>
                                  </a:lnTo>
                                  <a:lnTo>
                                    <a:pt x="3793164" y="12457"/>
                                  </a:lnTo>
                                  <a:lnTo>
                                    <a:pt x="3790616" y="9900"/>
                                  </a:lnTo>
                                  <a:lnTo>
                                    <a:pt x="3789973" y="8356"/>
                                  </a:lnTo>
                                  <a:lnTo>
                                    <a:pt x="3789973" y="4740"/>
                                  </a:lnTo>
                                  <a:lnTo>
                                    <a:pt x="3790616" y="3196"/>
                                  </a:lnTo>
                                  <a:lnTo>
                                    <a:pt x="3793164" y="639"/>
                                  </a:lnTo>
                                  <a:lnTo>
                                    <a:pt x="3794712" y="0"/>
                                  </a:lnTo>
                                  <a:lnTo>
                                    <a:pt x="3798331" y="0"/>
                                  </a:lnTo>
                                  <a:lnTo>
                                    <a:pt x="3799867" y="639"/>
                                  </a:lnTo>
                                  <a:lnTo>
                                    <a:pt x="3802427" y="3196"/>
                                  </a:lnTo>
                                  <a:lnTo>
                                    <a:pt x="3803070" y="4740"/>
                                  </a:lnTo>
                                  <a:lnTo>
                                    <a:pt x="3803070" y="8356"/>
                                  </a:lnTo>
                                  <a:lnTo>
                                    <a:pt x="3802427" y="9900"/>
                                  </a:lnTo>
                                  <a:lnTo>
                                    <a:pt x="3799867" y="12457"/>
                                  </a:lnTo>
                                  <a:lnTo>
                                    <a:pt x="379833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24466" y="13096"/>
                                  </a:moveTo>
                                  <a:lnTo>
                                    <a:pt x="3820846" y="13096"/>
                                  </a:lnTo>
                                  <a:lnTo>
                                    <a:pt x="3819310" y="12457"/>
                                  </a:lnTo>
                                  <a:lnTo>
                                    <a:pt x="3816750" y="9900"/>
                                  </a:lnTo>
                                  <a:lnTo>
                                    <a:pt x="3816108" y="8356"/>
                                  </a:lnTo>
                                  <a:lnTo>
                                    <a:pt x="3816108" y="4740"/>
                                  </a:lnTo>
                                  <a:lnTo>
                                    <a:pt x="3816750" y="3196"/>
                                  </a:lnTo>
                                  <a:lnTo>
                                    <a:pt x="3819310" y="639"/>
                                  </a:lnTo>
                                  <a:lnTo>
                                    <a:pt x="3820846" y="0"/>
                                  </a:lnTo>
                                  <a:lnTo>
                                    <a:pt x="3824466" y="0"/>
                                  </a:lnTo>
                                  <a:lnTo>
                                    <a:pt x="3826014" y="639"/>
                                  </a:lnTo>
                                  <a:lnTo>
                                    <a:pt x="3828573" y="3196"/>
                                  </a:lnTo>
                                  <a:lnTo>
                                    <a:pt x="3829204" y="4740"/>
                                  </a:lnTo>
                                  <a:lnTo>
                                    <a:pt x="3829204" y="8356"/>
                                  </a:lnTo>
                                  <a:lnTo>
                                    <a:pt x="3828573" y="9900"/>
                                  </a:lnTo>
                                  <a:lnTo>
                                    <a:pt x="3826014" y="12457"/>
                                  </a:lnTo>
                                  <a:lnTo>
                                    <a:pt x="382446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50600" y="13096"/>
                                  </a:moveTo>
                                  <a:lnTo>
                                    <a:pt x="3846992" y="13096"/>
                                  </a:lnTo>
                                  <a:lnTo>
                                    <a:pt x="3845445" y="12457"/>
                                  </a:lnTo>
                                  <a:lnTo>
                                    <a:pt x="3842885" y="9900"/>
                                  </a:lnTo>
                                  <a:lnTo>
                                    <a:pt x="3842254" y="8356"/>
                                  </a:lnTo>
                                  <a:lnTo>
                                    <a:pt x="3842254" y="4740"/>
                                  </a:lnTo>
                                  <a:lnTo>
                                    <a:pt x="3842885" y="3196"/>
                                  </a:lnTo>
                                  <a:lnTo>
                                    <a:pt x="3845445" y="639"/>
                                  </a:lnTo>
                                  <a:lnTo>
                                    <a:pt x="3846992" y="0"/>
                                  </a:lnTo>
                                  <a:lnTo>
                                    <a:pt x="3850600" y="0"/>
                                  </a:lnTo>
                                  <a:lnTo>
                                    <a:pt x="3852148" y="639"/>
                                  </a:lnTo>
                                  <a:lnTo>
                                    <a:pt x="3854708" y="3196"/>
                                  </a:lnTo>
                                  <a:lnTo>
                                    <a:pt x="3855351" y="4740"/>
                                  </a:lnTo>
                                  <a:lnTo>
                                    <a:pt x="3855351" y="8356"/>
                                  </a:lnTo>
                                  <a:lnTo>
                                    <a:pt x="3854708" y="9900"/>
                                  </a:lnTo>
                                  <a:lnTo>
                                    <a:pt x="3852148" y="12457"/>
                                  </a:lnTo>
                                  <a:lnTo>
                                    <a:pt x="385060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76746" y="13096"/>
                                  </a:moveTo>
                                  <a:lnTo>
                                    <a:pt x="3873127" y="13096"/>
                                  </a:lnTo>
                                  <a:lnTo>
                                    <a:pt x="3871579" y="12457"/>
                                  </a:lnTo>
                                  <a:lnTo>
                                    <a:pt x="3869031" y="9900"/>
                                  </a:lnTo>
                                  <a:lnTo>
                                    <a:pt x="3868388" y="8356"/>
                                  </a:lnTo>
                                  <a:lnTo>
                                    <a:pt x="3868388" y="4740"/>
                                  </a:lnTo>
                                  <a:lnTo>
                                    <a:pt x="3869031" y="3196"/>
                                  </a:lnTo>
                                  <a:lnTo>
                                    <a:pt x="3871579" y="639"/>
                                  </a:lnTo>
                                  <a:lnTo>
                                    <a:pt x="3873127" y="0"/>
                                  </a:lnTo>
                                  <a:lnTo>
                                    <a:pt x="3876746" y="0"/>
                                  </a:lnTo>
                                  <a:lnTo>
                                    <a:pt x="3878282" y="639"/>
                                  </a:lnTo>
                                  <a:lnTo>
                                    <a:pt x="3880842" y="3196"/>
                                  </a:lnTo>
                                  <a:lnTo>
                                    <a:pt x="3881485" y="4740"/>
                                  </a:lnTo>
                                  <a:lnTo>
                                    <a:pt x="3881485" y="8356"/>
                                  </a:lnTo>
                                  <a:lnTo>
                                    <a:pt x="3880842" y="9900"/>
                                  </a:lnTo>
                                  <a:lnTo>
                                    <a:pt x="3878282" y="12457"/>
                                  </a:lnTo>
                                  <a:lnTo>
                                    <a:pt x="387674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02880" y="13096"/>
                                  </a:moveTo>
                                  <a:lnTo>
                                    <a:pt x="3899261" y="13096"/>
                                  </a:lnTo>
                                  <a:lnTo>
                                    <a:pt x="3897725" y="12457"/>
                                  </a:lnTo>
                                  <a:lnTo>
                                    <a:pt x="3895165" y="9900"/>
                                  </a:lnTo>
                                  <a:lnTo>
                                    <a:pt x="3894522" y="8356"/>
                                  </a:lnTo>
                                  <a:lnTo>
                                    <a:pt x="3894522" y="4740"/>
                                  </a:lnTo>
                                  <a:lnTo>
                                    <a:pt x="3895165" y="3196"/>
                                  </a:lnTo>
                                  <a:lnTo>
                                    <a:pt x="3897725" y="639"/>
                                  </a:lnTo>
                                  <a:lnTo>
                                    <a:pt x="3899261" y="0"/>
                                  </a:lnTo>
                                  <a:lnTo>
                                    <a:pt x="3902880" y="0"/>
                                  </a:lnTo>
                                  <a:lnTo>
                                    <a:pt x="3904428" y="639"/>
                                  </a:lnTo>
                                  <a:lnTo>
                                    <a:pt x="3906976" y="3196"/>
                                  </a:lnTo>
                                  <a:lnTo>
                                    <a:pt x="3907619" y="4740"/>
                                  </a:lnTo>
                                  <a:lnTo>
                                    <a:pt x="3907619" y="8356"/>
                                  </a:lnTo>
                                  <a:lnTo>
                                    <a:pt x="3906976" y="9900"/>
                                  </a:lnTo>
                                  <a:lnTo>
                                    <a:pt x="3904428" y="12457"/>
                                  </a:lnTo>
                                  <a:lnTo>
                                    <a:pt x="390288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29014" y="13096"/>
                                  </a:moveTo>
                                  <a:lnTo>
                                    <a:pt x="3925407" y="13096"/>
                                  </a:lnTo>
                                  <a:lnTo>
                                    <a:pt x="3923859" y="12457"/>
                                  </a:lnTo>
                                  <a:lnTo>
                                    <a:pt x="3921299" y="9900"/>
                                  </a:lnTo>
                                  <a:lnTo>
                                    <a:pt x="3920656" y="8356"/>
                                  </a:lnTo>
                                  <a:lnTo>
                                    <a:pt x="3920656" y="4740"/>
                                  </a:lnTo>
                                  <a:lnTo>
                                    <a:pt x="3921299" y="3196"/>
                                  </a:lnTo>
                                  <a:lnTo>
                                    <a:pt x="3923859" y="639"/>
                                  </a:lnTo>
                                  <a:lnTo>
                                    <a:pt x="3925407" y="0"/>
                                  </a:lnTo>
                                  <a:lnTo>
                                    <a:pt x="3929014" y="0"/>
                                  </a:lnTo>
                                  <a:lnTo>
                                    <a:pt x="3930562" y="639"/>
                                  </a:lnTo>
                                  <a:lnTo>
                                    <a:pt x="3933122" y="3196"/>
                                  </a:lnTo>
                                  <a:lnTo>
                                    <a:pt x="3933753" y="4740"/>
                                  </a:lnTo>
                                  <a:lnTo>
                                    <a:pt x="3933753" y="8356"/>
                                  </a:lnTo>
                                  <a:lnTo>
                                    <a:pt x="3933122" y="9900"/>
                                  </a:lnTo>
                                  <a:lnTo>
                                    <a:pt x="3930562" y="12457"/>
                                  </a:lnTo>
                                  <a:lnTo>
                                    <a:pt x="392901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55161" y="13096"/>
                                  </a:moveTo>
                                  <a:lnTo>
                                    <a:pt x="3951541" y="13096"/>
                                  </a:lnTo>
                                  <a:lnTo>
                                    <a:pt x="3949993" y="12457"/>
                                  </a:lnTo>
                                  <a:lnTo>
                                    <a:pt x="3947433" y="9900"/>
                                  </a:lnTo>
                                  <a:lnTo>
                                    <a:pt x="3946802" y="8356"/>
                                  </a:lnTo>
                                  <a:lnTo>
                                    <a:pt x="3946802" y="4740"/>
                                  </a:lnTo>
                                  <a:lnTo>
                                    <a:pt x="3947433" y="3196"/>
                                  </a:lnTo>
                                  <a:lnTo>
                                    <a:pt x="3949993" y="639"/>
                                  </a:lnTo>
                                  <a:lnTo>
                                    <a:pt x="3951541" y="0"/>
                                  </a:lnTo>
                                  <a:lnTo>
                                    <a:pt x="3955161" y="0"/>
                                  </a:lnTo>
                                  <a:lnTo>
                                    <a:pt x="3956697" y="639"/>
                                  </a:lnTo>
                                  <a:lnTo>
                                    <a:pt x="3959256" y="3196"/>
                                  </a:lnTo>
                                  <a:lnTo>
                                    <a:pt x="3959899" y="4740"/>
                                  </a:lnTo>
                                  <a:lnTo>
                                    <a:pt x="3959899" y="8356"/>
                                  </a:lnTo>
                                  <a:lnTo>
                                    <a:pt x="3959256" y="9900"/>
                                  </a:lnTo>
                                  <a:lnTo>
                                    <a:pt x="3956697" y="12457"/>
                                  </a:lnTo>
                                  <a:lnTo>
                                    <a:pt x="395516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81295" y="13096"/>
                                  </a:moveTo>
                                  <a:lnTo>
                                    <a:pt x="3977675" y="13096"/>
                                  </a:lnTo>
                                  <a:lnTo>
                                    <a:pt x="3976139" y="12457"/>
                                  </a:lnTo>
                                  <a:lnTo>
                                    <a:pt x="3973580" y="9900"/>
                                  </a:lnTo>
                                  <a:lnTo>
                                    <a:pt x="3972937" y="8356"/>
                                  </a:lnTo>
                                  <a:lnTo>
                                    <a:pt x="3972937" y="4740"/>
                                  </a:lnTo>
                                  <a:lnTo>
                                    <a:pt x="3973580" y="3196"/>
                                  </a:lnTo>
                                  <a:lnTo>
                                    <a:pt x="3976139" y="639"/>
                                  </a:lnTo>
                                  <a:lnTo>
                                    <a:pt x="3977675" y="0"/>
                                  </a:lnTo>
                                  <a:lnTo>
                                    <a:pt x="3981295" y="0"/>
                                  </a:lnTo>
                                  <a:lnTo>
                                    <a:pt x="3982843" y="639"/>
                                  </a:lnTo>
                                  <a:lnTo>
                                    <a:pt x="3985391" y="3196"/>
                                  </a:lnTo>
                                  <a:lnTo>
                                    <a:pt x="3986034" y="4740"/>
                                  </a:lnTo>
                                  <a:lnTo>
                                    <a:pt x="3986034" y="8356"/>
                                  </a:lnTo>
                                  <a:lnTo>
                                    <a:pt x="3985391" y="9900"/>
                                  </a:lnTo>
                                  <a:lnTo>
                                    <a:pt x="3982843" y="12457"/>
                                  </a:lnTo>
                                  <a:lnTo>
                                    <a:pt x="398129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07429" y="13096"/>
                                  </a:moveTo>
                                  <a:lnTo>
                                    <a:pt x="4003810" y="13096"/>
                                  </a:lnTo>
                                  <a:lnTo>
                                    <a:pt x="4002274" y="12457"/>
                                  </a:lnTo>
                                  <a:lnTo>
                                    <a:pt x="3999714" y="9900"/>
                                  </a:lnTo>
                                  <a:lnTo>
                                    <a:pt x="3999071" y="8356"/>
                                  </a:lnTo>
                                  <a:lnTo>
                                    <a:pt x="3999071" y="4740"/>
                                  </a:lnTo>
                                  <a:lnTo>
                                    <a:pt x="3999714" y="3196"/>
                                  </a:lnTo>
                                  <a:lnTo>
                                    <a:pt x="4002274" y="639"/>
                                  </a:lnTo>
                                  <a:lnTo>
                                    <a:pt x="4003810" y="0"/>
                                  </a:lnTo>
                                  <a:lnTo>
                                    <a:pt x="4007429" y="0"/>
                                  </a:lnTo>
                                  <a:lnTo>
                                    <a:pt x="4008977" y="639"/>
                                  </a:lnTo>
                                  <a:lnTo>
                                    <a:pt x="4011537" y="3196"/>
                                  </a:lnTo>
                                  <a:lnTo>
                                    <a:pt x="4012168" y="4740"/>
                                  </a:lnTo>
                                  <a:lnTo>
                                    <a:pt x="4012168" y="8356"/>
                                  </a:lnTo>
                                  <a:lnTo>
                                    <a:pt x="4011537" y="9900"/>
                                  </a:lnTo>
                                  <a:lnTo>
                                    <a:pt x="4008977" y="12457"/>
                                  </a:lnTo>
                                  <a:lnTo>
                                    <a:pt x="400742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33575" y="13096"/>
                                  </a:moveTo>
                                  <a:lnTo>
                                    <a:pt x="4029956" y="13096"/>
                                  </a:lnTo>
                                  <a:lnTo>
                                    <a:pt x="4028408" y="12457"/>
                                  </a:lnTo>
                                  <a:lnTo>
                                    <a:pt x="4025848" y="9900"/>
                                  </a:lnTo>
                                  <a:lnTo>
                                    <a:pt x="4025217" y="8356"/>
                                  </a:lnTo>
                                  <a:lnTo>
                                    <a:pt x="4025217" y="4740"/>
                                  </a:lnTo>
                                  <a:lnTo>
                                    <a:pt x="4025848" y="3196"/>
                                  </a:lnTo>
                                  <a:lnTo>
                                    <a:pt x="4028408" y="639"/>
                                  </a:lnTo>
                                  <a:lnTo>
                                    <a:pt x="4029956" y="0"/>
                                  </a:lnTo>
                                  <a:lnTo>
                                    <a:pt x="4033575" y="0"/>
                                  </a:lnTo>
                                  <a:lnTo>
                                    <a:pt x="4035111" y="639"/>
                                  </a:lnTo>
                                  <a:lnTo>
                                    <a:pt x="4037671" y="3196"/>
                                  </a:lnTo>
                                  <a:lnTo>
                                    <a:pt x="4038314" y="4740"/>
                                  </a:lnTo>
                                  <a:lnTo>
                                    <a:pt x="4038314" y="8356"/>
                                  </a:lnTo>
                                  <a:lnTo>
                                    <a:pt x="4037671" y="9900"/>
                                  </a:lnTo>
                                  <a:lnTo>
                                    <a:pt x="4035111" y="12457"/>
                                  </a:lnTo>
                                  <a:lnTo>
                                    <a:pt x="403357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59709" y="13096"/>
                                  </a:moveTo>
                                  <a:lnTo>
                                    <a:pt x="4056090" y="13096"/>
                                  </a:lnTo>
                                  <a:lnTo>
                                    <a:pt x="4054542" y="12457"/>
                                  </a:lnTo>
                                  <a:lnTo>
                                    <a:pt x="4051994" y="9900"/>
                                  </a:lnTo>
                                  <a:lnTo>
                                    <a:pt x="4051351" y="8356"/>
                                  </a:lnTo>
                                  <a:lnTo>
                                    <a:pt x="4051351" y="4740"/>
                                  </a:lnTo>
                                  <a:lnTo>
                                    <a:pt x="4051994" y="3196"/>
                                  </a:lnTo>
                                  <a:lnTo>
                                    <a:pt x="4054542" y="639"/>
                                  </a:lnTo>
                                  <a:lnTo>
                                    <a:pt x="4056090" y="0"/>
                                  </a:lnTo>
                                  <a:lnTo>
                                    <a:pt x="4059709" y="0"/>
                                  </a:lnTo>
                                  <a:lnTo>
                                    <a:pt x="4061245" y="639"/>
                                  </a:lnTo>
                                  <a:lnTo>
                                    <a:pt x="4063805" y="3196"/>
                                  </a:lnTo>
                                  <a:lnTo>
                                    <a:pt x="4064448" y="4740"/>
                                  </a:lnTo>
                                  <a:lnTo>
                                    <a:pt x="4064448" y="8356"/>
                                  </a:lnTo>
                                  <a:lnTo>
                                    <a:pt x="4063805" y="9900"/>
                                  </a:lnTo>
                                  <a:lnTo>
                                    <a:pt x="4061245" y="12457"/>
                                  </a:lnTo>
                                  <a:lnTo>
                                    <a:pt x="405970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85844" y="13096"/>
                                  </a:moveTo>
                                  <a:lnTo>
                                    <a:pt x="4082224" y="13096"/>
                                  </a:lnTo>
                                  <a:lnTo>
                                    <a:pt x="4080688" y="12457"/>
                                  </a:lnTo>
                                  <a:lnTo>
                                    <a:pt x="4078128" y="9900"/>
                                  </a:lnTo>
                                  <a:lnTo>
                                    <a:pt x="4077485" y="8356"/>
                                  </a:lnTo>
                                  <a:lnTo>
                                    <a:pt x="4077485" y="4740"/>
                                  </a:lnTo>
                                  <a:lnTo>
                                    <a:pt x="4078128" y="3196"/>
                                  </a:lnTo>
                                  <a:lnTo>
                                    <a:pt x="4080688" y="639"/>
                                  </a:lnTo>
                                  <a:lnTo>
                                    <a:pt x="4082224" y="0"/>
                                  </a:lnTo>
                                  <a:lnTo>
                                    <a:pt x="4085844" y="0"/>
                                  </a:lnTo>
                                  <a:lnTo>
                                    <a:pt x="4087391" y="639"/>
                                  </a:lnTo>
                                  <a:lnTo>
                                    <a:pt x="4089951" y="3196"/>
                                  </a:lnTo>
                                  <a:lnTo>
                                    <a:pt x="4090582" y="4740"/>
                                  </a:lnTo>
                                  <a:lnTo>
                                    <a:pt x="4090582" y="8356"/>
                                  </a:lnTo>
                                  <a:lnTo>
                                    <a:pt x="4089951" y="9900"/>
                                  </a:lnTo>
                                  <a:lnTo>
                                    <a:pt x="4087391" y="12457"/>
                                  </a:lnTo>
                                  <a:lnTo>
                                    <a:pt x="408584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11978" y="13096"/>
                                  </a:moveTo>
                                  <a:lnTo>
                                    <a:pt x="4108370" y="13096"/>
                                  </a:lnTo>
                                  <a:lnTo>
                                    <a:pt x="4106822" y="12457"/>
                                  </a:lnTo>
                                  <a:lnTo>
                                    <a:pt x="4104263" y="9900"/>
                                  </a:lnTo>
                                  <a:lnTo>
                                    <a:pt x="4103632" y="8356"/>
                                  </a:lnTo>
                                  <a:lnTo>
                                    <a:pt x="4103632" y="4740"/>
                                  </a:lnTo>
                                  <a:lnTo>
                                    <a:pt x="4104263" y="3196"/>
                                  </a:lnTo>
                                  <a:lnTo>
                                    <a:pt x="4106822" y="639"/>
                                  </a:lnTo>
                                  <a:lnTo>
                                    <a:pt x="4108370" y="0"/>
                                  </a:lnTo>
                                  <a:lnTo>
                                    <a:pt x="4111978" y="0"/>
                                  </a:lnTo>
                                  <a:lnTo>
                                    <a:pt x="4113526" y="639"/>
                                  </a:lnTo>
                                  <a:lnTo>
                                    <a:pt x="4116085" y="3196"/>
                                  </a:lnTo>
                                  <a:lnTo>
                                    <a:pt x="4116717" y="4740"/>
                                  </a:lnTo>
                                  <a:lnTo>
                                    <a:pt x="4116717" y="8356"/>
                                  </a:lnTo>
                                  <a:lnTo>
                                    <a:pt x="4116085" y="9900"/>
                                  </a:lnTo>
                                  <a:lnTo>
                                    <a:pt x="4113526" y="12457"/>
                                  </a:lnTo>
                                  <a:lnTo>
                                    <a:pt x="411197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38124" y="13096"/>
                                  </a:moveTo>
                                  <a:lnTo>
                                    <a:pt x="4134504" y="13096"/>
                                  </a:lnTo>
                                  <a:lnTo>
                                    <a:pt x="4132957" y="12457"/>
                                  </a:lnTo>
                                  <a:lnTo>
                                    <a:pt x="4130397" y="9900"/>
                                  </a:lnTo>
                                  <a:lnTo>
                                    <a:pt x="4129766" y="8356"/>
                                  </a:lnTo>
                                  <a:lnTo>
                                    <a:pt x="4129766" y="4740"/>
                                  </a:lnTo>
                                  <a:lnTo>
                                    <a:pt x="4130397" y="3196"/>
                                  </a:lnTo>
                                  <a:lnTo>
                                    <a:pt x="4132957" y="639"/>
                                  </a:lnTo>
                                  <a:lnTo>
                                    <a:pt x="4134504" y="0"/>
                                  </a:lnTo>
                                  <a:lnTo>
                                    <a:pt x="4138124" y="0"/>
                                  </a:lnTo>
                                  <a:lnTo>
                                    <a:pt x="4139660" y="639"/>
                                  </a:lnTo>
                                  <a:lnTo>
                                    <a:pt x="4142220" y="3196"/>
                                  </a:lnTo>
                                  <a:lnTo>
                                    <a:pt x="4142863" y="4740"/>
                                  </a:lnTo>
                                  <a:lnTo>
                                    <a:pt x="4142863" y="8356"/>
                                  </a:lnTo>
                                  <a:lnTo>
                                    <a:pt x="4142220" y="9900"/>
                                  </a:lnTo>
                                  <a:lnTo>
                                    <a:pt x="4139660" y="12457"/>
                                  </a:lnTo>
                                  <a:lnTo>
                                    <a:pt x="413812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64258" y="13096"/>
                                  </a:moveTo>
                                  <a:lnTo>
                                    <a:pt x="4160639" y="13096"/>
                                  </a:lnTo>
                                  <a:lnTo>
                                    <a:pt x="4159103" y="12457"/>
                                  </a:lnTo>
                                  <a:lnTo>
                                    <a:pt x="4156543" y="9900"/>
                                  </a:lnTo>
                                  <a:lnTo>
                                    <a:pt x="4155900" y="8356"/>
                                  </a:lnTo>
                                  <a:lnTo>
                                    <a:pt x="4155900" y="4740"/>
                                  </a:lnTo>
                                  <a:lnTo>
                                    <a:pt x="4156543" y="3196"/>
                                  </a:lnTo>
                                  <a:lnTo>
                                    <a:pt x="4159103" y="639"/>
                                  </a:lnTo>
                                  <a:lnTo>
                                    <a:pt x="4160639" y="0"/>
                                  </a:lnTo>
                                  <a:lnTo>
                                    <a:pt x="4164258" y="0"/>
                                  </a:lnTo>
                                  <a:lnTo>
                                    <a:pt x="4165806" y="639"/>
                                  </a:lnTo>
                                  <a:lnTo>
                                    <a:pt x="4168354" y="3196"/>
                                  </a:lnTo>
                                  <a:lnTo>
                                    <a:pt x="4168997" y="4740"/>
                                  </a:lnTo>
                                  <a:lnTo>
                                    <a:pt x="4168997" y="8356"/>
                                  </a:lnTo>
                                  <a:lnTo>
                                    <a:pt x="4168354" y="9900"/>
                                  </a:lnTo>
                                  <a:lnTo>
                                    <a:pt x="4165806" y="12457"/>
                                  </a:lnTo>
                                  <a:lnTo>
                                    <a:pt x="416425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90392" y="13096"/>
                                  </a:moveTo>
                                  <a:lnTo>
                                    <a:pt x="4186785" y="13096"/>
                                  </a:lnTo>
                                  <a:lnTo>
                                    <a:pt x="4185237" y="12457"/>
                                  </a:lnTo>
                                  <a:lnTo>
                                    <a:pt x="4182677" y="9900"/>
                                  </a:lnTo>
                                  <a:lnTo>
                                    <a:pt x="4182034" y="8356"/>
                                  </a:lnTo>
                                  <a:lnTo>
                                    <a:pt x="4182034" y="4740"/>
                                  </a:lnTo>
                                  <a:lnTo>
                                    <a:pt x="4182677" y="3196"/>
                                  </a:lnTo>
                                  <a:lnTo>
                                    <a:pt x="4185237" y="639"/>
                                  </a:lnTo>
                                  <a:lnTo>
                                    <a:pt x="4186785" y="0"/>
                                  </a:lnTo>
                                  <a:lnTo>
                                    <a:pt x="4190392" y="0"/>
                                  </a:lnTo>
                                  <a:lnTo>
                                    <a:pt x="4191940" y="639"/>
                                  </a:lnTo>
                                  <a:lnTo>
                                    <a:pt x="4194500" y="3196"/>
                                  </a:lnTo>
                                  <a:lnTo>
                                    <a:pt x="4195131" y="4740"/>
                                  </a:lnTo>
                                  <a:lnTo>
                                    <a:pt x="4195131" y="8356"/>
                                  </a:lnTo>
                                  <a:lnTo>
                                    <a:pt x="4194500" y="9900"/>
                                  </a:lnTo>
                                  <a:lnTo>
                                    <a:pt x="4191940" y="12457"/>
                                  </a:lnTo>
                                  <a:lnTo>
                                    <a:pt x="419039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16539" y="13096"/>
                                  </a:moveTo>
                                  <a:lnTo>
                                    <a:pt x="4212919" y="13096"/>
                                  </a:lnTo>
                                  <a:lnTo>
                                    <a:pt x="4211371" y="12457"/>
                                  </a:lnTo>
                                  <a:lnTo>
                                    <a:pt x="4208811" y="9900"/>
                                  </a:lnTo>
                                  <a:lnTo>
                                    <a:pt x="4208180" y="8356"/>
                                  </a:lnTo>
                                  <a:lnTo>
                                    <a:pt x="4208180" y="4740"/>
                                  </a:lnTo>
                                  <a:lnTo>
                                    <a:pt x="4208811" y="3196"/>
                                  </a:lnTo>
                                  <a:lnTo>
                                    <a:pt x="4211371" y="639"/>
                                  </a:lnTo>
                                  <a:lnTo>
                                    <a:pt x="4212919" y="0"/>
                                  </a:lnTo>
                                  <a:lnTo>
                                    <a:pt x="4216539" y="0"/>
                                  </a:lnTo>
                                  <a:lnTo>
                                    <a:pt x="4218074" y="639"/>
                                  </a:lnTo>
                                  <a:lnTo>
                                    <a:pt x="4220634" y="3196"/>
                                  </a:lnTo>
                                  <a:lnTo>
                                    <a:pt x="4221277" y="4740"/>
                                  </a:lnTo>
                                  <a:lnTo>
                                    <a:pt x="4221277" y="8356"/>
                                  </a:lnTo>
                                  <a:lnTo>
                                    <a:pt x="4220634" y="9900"/>
                                  </a:lnTo>
                                  <a:lnTo>
                                    <a:pt x="4218074" y="12457"/>
                                  </a:lnTo>
                                  <a:lnTo>
                                    <a:pt x="42165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42673" y="13096"/>
                                  </a:moveTo>
                                  <a:lnTo>
                                    <a:pt x="4239053" y="13096"/>
                                  </a:lnTo>
                                  <a:lnTo>
                                    <a:pt x="4237505" y="12457"/>
                                  </a:lnTo>
                                  <a:lnTo>
                                    <a:pt x="4234958" y="9900"/>
                                  </a:lnTo>
                                  <a:lnTo>
                                    <a:pt x="4234315" y="8356"/>
                                  </a:lnTo>
                                  <a:lnTo>
                                    <a:pt x="4234315" y="4740"/>
                                  </a:lnTo>
                                  <a:lnTo>
                                    <a:pt x="4234958" y="3196"/>
                                  </a:lnTo>
                                  <a:lnTo>
                                    <a:pt x="4237505" y="639"/>
                                  </a:lnTo>
                                  <a:lnTo>
                                    <a:pt x="4239053" y="0"/>
                                  </a:lnTo>
                                  <a:lnTo>
                                    <a:pt x="4242673" y="0"/>
                                  </a:lnTo>
                                  <a:lnTo>
                                    <a:pt x="4244209" y="639"/>
                                  </a:lnTo>
                                  <a:lnTo>
                                    <a:pt x="4246769" y="3196"/>
                                  </a:lnTo>
                                  <a:lnTo>
                                    <a:pt x="4247411" y="4740"/>
                                  </a:lnTo>
                                  <a:lnTo>
                                    <a:pt x="4247411" y="8356"/>
                                  </a:lnTo>
                                  <a:lnTo>
                                    <a:pt x="4246769" y="9900"/>
                                  </a:lnTo>
                                  <a:lnTo>
                                    <a:pt x="4244209" y="12457"/>
                                  </a:lnTo>
                                  <a:lnTo>
                                    <a:pt x="424267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68807" y="13096"/>
                                  </a:moveTo>
                                  <a:lnTo>
                                    <a:pt x="4265187" y="13096"/>
                                  </a:lnTo>
                                  <a:lnTo>
                                    <a:pt x="4263652" y="12457"/>
                                  </a:lnTo>
                                  <a:lnTo>
                                    <a:pt x="4261092" y="9900"/>
                                  </a:lnTo>
                                  <a:lnTo>
                                    <a:pt x="4260449" y="8356"/>
                                  </a:lnTo>
                                  <a:lnTo>
                                    <a:pt x="4260449" y="4740"/>
                                  </a:lnTo>
                                  <a:lnTo>
                                    <a:pt x="4261092" y="3196"/>
                                  </a:lnTo>
                                  <a:lnTo>
                                    <a:pt x="4263652" y="639"/>
                                  </a:lnTo>
                                  <a:lnTo>
                                    <a:pt x="4265187" y="0"/>
                                  </a:lnTo>
                                  <a:lnTo>
                                    <a:pt x="4268807" y="0"/>
                                  </a:lnTo>
                                  <a:lnTo>
                                    <a:pt x="4270355" y="639"/>
                                  </a:lnTo>
                                  <a:lnTo>
                                    <a:pt x="4272915" y="3196"/>
                                  </a:lnTo>
                                  <a:lnTo>
                                    <a:pt x="4273546" y="4740"/>
                                  </a:lnTo>
                                  <a:lnTo>
                                    <a:pt x="4273546" y="8356"/>
                                  </a:lnTo>
                                  <a:lnTo>
                                    <a:pt x="4272915" y="9900"/>
                                  </a:lnTo>
                                  <a:lnTo>
                                    <a:pt x="4270355" y="12457"/>
                                  </a:lnTo>
                                  <a:lnTo>
                                    <a:pt x="426880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94941" y="13096"/>
                                  </a:moveTo>
                                  <a:lnTo>
                                    <a:pt x="4291334" y="13096"/>
                                  </a:lnTo>
                                  <a:lnTo>
                                    <a:pt x="4289786" y="12457"/>
                                  </a:lnTo>
                                  <a:lnTo>
                                    <a:pt x="4287226" y="9900"/>
                                  </a:lnTo>
                                  <a:lnTo>
                                    <a:pt x="4286595" y="8356"/>
                                  </a:lnTo>
                                  <a:lnTo>
                                    <a:pt x="4286595" y="4740"/>
                                  </a:lnTo>
                                  <a:lnTo>
                                    <a:pt x="4287226" y="3196"/>
                                  </a:lnTo>
                                  <a:lnTo>
                                    <a:pt x="4289786" y="639"/>
                                  </a:lnTo>
                                  <a:lnTo>
                                    <a:pt x="4291334" y="0"/>
                                  </a:lnTo>
                                  <a:lnTo>
                                    <a:pt x="4294941" y="0"/>
                                  </a:lnTo>
                                  <a:lnTo>
                                    <a:pt x="4296489" y="639"/>
                                  </a:lnTo>
                                  <a:lnTo>
                                    <a:pt x="4299049" y="3196"/>
                                  </a:lnTo>
                                  <a:lnTo>
                                    <a:pt x="4299692" y="4740"/>
                                  </a:lnTo>
                                  <a:lnTo>
                                    <a:pt x="4299692" y="8356"/>
                                  </a:lnTo>
                                  <a:lnTo>
                                    <a:pt x="4299049" y="9900"/>
                                  </a:lnTo>
                                  <a:lnTo>
                                    <a:pt x="4296489" y="12457"/>
                                  </a:lnTo>
                                  <a:lnTo>
                                    <a:pt x="429494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21087" y="13096"/>
                                  </a:moveTo>
                                  <a:lnTo>
                                    <a:pt x="4317468" y="13096"/>
                                  </a:lnTo>
                                  <a:lnTo>
                                    <a:pt x="4315920" y="12457"/>
                                  </a:lnTo>
                                  <a:lnTo>
                                    <a:pt x="4313372" y="9900"/>
                                  </a:lnTo>
                                  <a:lnTo>
                                    <a:pt x="4312729" y="8356"/>
                                  </a:lnTo>
                                  <a:lnTo>
                                    <a:pt x="4312729" y="4740"/>
                                  </a:lnTo>
                                  <a:lnTo>
                                    <a:pt x="4313372" y="3196"/>
                                  </a:lnTo>
                                  <a:lnTo>
                                    <a:pt x="4315920" y="639"/>
                                  </a:lnTo>
                                  <a:lnTo>
                                    <a:pt x="4317468" y="0"/>
                                  </a:lnTo>
                                  <a:lnTo>
                                    <a:pt x="4321087" y="0"/>
                                  </a:lnTo>
                                  <a:lnTo>
                                    <a:pt x="4322623" y="639"/>
                                  </a:lnTo>
                                  <a:lnTo>
                                    <a:pt x="4325183" y="3196"/>
                                  </a:lnTo>
                                  <a:lnTo>
                                    <a:pt x="4325826" y="4740"/>
                                  </a:lnTo>
                                  <a:lnTo>
                                    <a:pt x="4325826" y="8356"/>
                                  </a:lnTo>
                                  <a:lnTo>
                                    <a:pt x="4325183" y="9900"/>
                                  </a:lnTo>
                                  <a:lnTo>
                                    <a:pt x="4322623" y="12457"/>
                                  </a:lnTo>
                                  <a:lnTo>
                                    <a:pt x="432108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47222" y="13096"/>
                                  </a:moveTo>
                                  <a:lnTo>
                                    <a:pt x="4343602" y="13096"/>
                                  </a:lnTo>
                                  <a:lnTo>
                                    <a:pt x="4342066" y="12457"/>
                                  </a:lnTo>
                                  <a:lnTo>
                                    <a:pt x="4339506" y="9900"/>
                                  </a:lnTo>
                                  <a:lnTo>
                                    <a:pt x="4338863" y="8356"/>
                                  </a:lnTo>
                                  <a:lnTo>
                                    <a:pt x="4338863" y="4740"/>
                                  </a:lnTo>
                                  <a:lnTo>
                                    <a:pt x="4339506" y="3196"/>
                                  </a:lnTo>
                                  <a:lnTo>
                                    <a:pt x="4342066" y="639"/>
                                  </a:lnTo>
                                  <a:lnTo>
                                    <a:pt x="4343602" y="0"/>
                                  </a:lnTo>
                                  <a:lnTo>
                                    <a:pt x="4347222" y="0"/>
                                  </a:lnTo>
                                  <a:lnTo>
                                    <a:pt x="4348769" y="639"/>
                                  </a:lnTo>
                                  <a:lnTo>
                                    <a:pt x="4351317" y="3196"/>
                                  </a:lnTo>
                                  <a:lnTo>
                                    <a:pt x="4351960" y="4740"/>
                                  </a:lnTo>
                                  <a:lnTo>
                                    <a:pt x="4351960" y="8356"/>
                                  </a:lnTo>
                                  <a:lnTo>
                                    <a:pt x="4351317" y="9900"/>
                                  </a:lnTo>
                                  <a:lnTo>
                                    <a:pt x="4348769" y="12457"/>
                                  </a:lnTo>
                                  <a:lnTo>
                                    <a:pt x="43472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73356" y="13096"/>
                                  </a:moveTo>
                                  <a:lnTo>
                                    <a:pt x="4369748" y="13096"/>
                                  </a:lnTo>
                                  <a:lnTo>
                                    <a:pt x="4368200" y="12457"/>
                                  </a:lnTo>
                                  <a:lnTo>
                                    <a:pt x="4365641" y="9900"/>
                                  </a:lnTo>
                                  <a:lnTo>
                                    <a:pt x="4364998" y="8356"/>
                                  </a:lnTo>
                                  <a:lnTo>
                                    <a:pt x="4364998" y="4740"/>
                                  </a:lnTo>
                                  <a:lnTo>
                                    <a:pt x="4365641" y="3196"/>
                                  </a:lnTo>
                                  <a:lnTo>
                                    <a:pt x="4368200" y="639"/>
                                  </a:lnTo>
                                  <a:lnTo>
                                    <a:pt x="4369748" y="0"/>
                                  </a:lnTo>
                                  <a:lnTo>
                                    <a:pt x="4373356" y="0"/>
                                  </a:lnTo>
                                  <a:lnTo>
                                    <a:pt x="4374904" y="639"/>
                                  </a:lnTo>
                                  <a:lnTo>
                                    <a:pt x="4377463" y="3196"/>
                                  </a:lnTo>
                                  <a:lnTo>
                                    <a:pt x="4378094" y="4740"/>
                                  </a:lnTo>
                                  <a:lnTo>
                                    <a:pt x="4378094" y="8356"/>
                                  </a:lnTo>
                                  <a:lnTo>
                                    <a:pt x="4377463" y="9900"/>
                                  </a:lnTo>
                                  <a:lnTo>
                                    <a:pt x="4374904" y="12457"/>
                                  </a:lnTo>
                                  <a:lnTo>
                                    <a:pt x="43733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99502" y="13096"/>
                                  </a:moveTo>
                                  <a:lnTo>
                                    <a:pt x="4395882" y="13096"/>
                                  </a:lnTo>
                                  <a:lnTo>
                                    <a:pt x="4394335" y="12457"/>
                                  </a:lnTo>
                                  <a:lnTo>
                                    <a:pt x="4391775" y="9900"/>
                                  </a:lnTo>
                                  <a:lnTo>
                                    <a:pt x="4391144" y="8356"/>
                                  </a:lnTo>
                                  <a:lnTo>
                                    <a:pt x="4391144" y="4740"/>
                                  </a:lnTo>
                                  <a:lnTo>
                                    <a:pt x="4391775" y="3196"/>
                                  </a:lnTo>
                                  <a:lnTo>
                                    <a:pt x="4394335" y="639"/>
                                  </a:lnTo>
                                  <a:lnTo>
                                    <a:pt x="4395882" y="0"/>
                                  </a:lnTo>
                                  <a:lnTo>
                                    <a:pt x="4399502" y="0"/>
                                  </a:lnTo>
                                  <a:lnTo>
                                    <a:pt x="4401038" y="639"/>
                                  </a:lnTo>
                                  <a:lnTo>
                                    <a:pt x="4403598" y="3196"/>
                                  </a:lnTo>
                                  <a:lnTo>
                                    <a:pt x="4404241" y="4740"/>
                                  </a:lnTo>
                                  <a:lnTo>
                                    <a:pt x="4404241" y="8356"/>
                                  </a:lnTo>
                                  <a:lnTo>
                                    <a:pt x="4403598" y="9900"/>
                                  </a:lnTo>
                                  <a:lnTo>
                                    <a:pt x="4401038" y="12457"/>
                                  </a:lnTo>
                                  <a:lnTo>
                                    <a:pt x="439950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25636" y="13096"/>
                                  </a:moveTo>
                                  <a:lnTo>
                                    <a:pt x="4422017" y="13096"/>
                                  </a:lnTo>
                                  <a:lnTo>
                                    <a:pt x="4420481" y="12457"/>
                                  </a:lnTo>
                                  <a:lnTo>
                                    <a:pt x="4417921" y="9900"/>
                                  </a:lnTo>
                                  <a:lnTo>
                                    <a:pt x="4417278" y="8356"/>
                                  </a:lnTo>
                                  <a:lnTo>
                                    <a:pt x="4417278" y="4740"/>
                                  </a:lnTo>
                                  <a:lnTo>
                                    <a:pt x="4417921" y="3196"/>
                                  </a:lnTo>
                                  <a:lnTo>
                                    <a:pt x="4420481" y="639"/>
                                  </a:lnTo>
                                  <a:lnTo>
                                    <a:pt x="4422017" y="0"/>
                                  </a:lnTo>
                                  <a:lnTo>
                                    <a:pt x="4425636" y="0"/>
                                  </a:lnTo>
                                  <a:lnTo>
                                    <a:pt x="4427184" y="639"/>
                                  </a:lnTo>
                                  <a:lnTo>
                                    <a:pt x="4429732" y="3196"/>
                                  </a:lnTo>
                                  <a:lnTo>
                                    <a:pt x="4430375" y="4740"/>
                                  </a:lnTo>
                                  <a:lnTo>
                                    <a:pt x="4430375" y="8356"/>
                                  </a:lnTo>
                                  <a:lnTo>
                                    <a:pt x="4429732" y="9900"/>
                                  </a:lnTo>
                                  <a:lnTo>
                                    <a:pt x="4427184" y="12457"/>
                                  </a:lnTo>
                                  <a:lnTo>
                                    <a:pt x="442563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51770" y="13096"/>
                                  </a:moveTo>
                                  <a:lnTo>
                                    <a:pt x="4448151" y="13096"/>
                                  </a:lnTo>
                                  <a:lnTo>
                                    <a:pt x="4446615" y="12457"/>
                                  </a:lnTo>
                                  <a:lnTo>
                                    <a:pt x="4444055" y="9900"/>
                                  </a:lnTo>
                                  <a:lnTo>
                                    <a:pt x="4443412" y="8356"/>
                                  </a:lnTo>
                                  <a:lnTo>
                                    <a:pt x="4443412" y="4740"/>
                                  </a:lnTo>
                                  <a:lnTo>
                                    <a:pt x="4444055" y="3196"/>
                                  </a:lnTo>
                                  <a:lnTo>
                                    <a:pt x="4446615" y="639"/>
                                  </a:lnTo>
                                  <a:lnTo>
                                    <a:pt x="4448151" y="0"/>
                                  </a:lnTo>
                                  <a:lnTo>
                                    <a:pt x="4451770" y="0"/>
                                  </a:lnTo>
                                  <a:lnTo>
                                    <a:pt x="4453318" y="639"/>
                                  </a:lnTo>
                                  <a:lnTo>
                                    <a:pt x="4455878" y="3196"/>
                                  </a:lnTo>
                                  <a:lnTo>
                                    <a:pt x="4456509" y="4740"/>
                                  </a:lnTo>
                                  <a:lnTo>
                                    <a:pt x="4456509" y="8356"/>
                                  </a:lnTo>
                                  <a:lnTo>
                                    <a:pt x="4455878" y="9900"/>
                                  </a:lnTo>
                                  <a:lnTo>
                                    <a:pt x="4453318" y="12457"/>
                                  </a:lnTo>
                                  <a:lnTo>
                                    <a:pt x="445177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77916" y="13096"/>
                                  </a:moveTo>
                                  <a:lnTo>
                                    <a:pt x="4474297" y="13096"/>
                                  </a:lnTo>
                                  <a:lnTo>
                                    <a:pt x="4472749" y="12457"/>
                                  </a:lnTo>
                                  <a:lnTo>
                                    <a:pt x="4470189" y="9900"/>
                                  </a:lnTo>
                                  <a:lnTo>
                                    <a:pt x="4469558" y="8356"/>
                                  </a:lnTo>
                                  <a:lnTo>
                                    <a:pt x="4469558" y="4740"/>
                                  </a:lnTo>
                                  <a:lnTo>
                                    <a:pt x="4470189" y="3196"/>
                                  </a:lnTo>
                                  <a:lnTo>
                                    <a:pt x="4472749" y="639"/>
                                  </a:lnTo>
                                  <a:lnTo>
                                    <a:pt x="4474297" y="0"/>
                                  </a:lnTo>
                                  <a:lnTo>
                                    <a:pt x="4477916" y="0"/>
                                  </a:lnTo>
                                  <a:lnTo>
                                    <a:pt x="4479452" y="639"/>
                                  </a:lnTo>
                                  <a:lnTo>
                                    <a:pt x="4482012" y="3196"/>
                                  </a:lnTo>
                                  <a:lnTo>
                                    <a:pt x="4482655" y="4740"/>
                                  </a:lnTo>
                                  <a:lnTo>
                                    <a:pt x="4482655" y="8356"/>
                                  </a:lnTo>
                                  <a:lnTo>
                                    <a:pt x="4482012" y="9900"/>
                                  </a:lnTo>
                                  <a:lnTo>
                                    <a:pt x="4479452" y="12457"/>
                                  </a:lnTo>
                                  <a:lnTo>
                                    <a:pt x="447791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04051" y="13096"/>
                                  </a:moveTo>
                                  <a:lnTo>
                                    <a:pt x="4500431" y="13096"/>
                                  </a:lnTo>
                                  <a:lnTo>
                                    <a:pt x="4498883" y="12457"/>
                                  </a:lnTo>
                                  <a:lnTo>
                                    <a:pt x="4496335" y="9900"/>
                                  </a:lnTo>
                                  <a:lnTo>
                                    <a:pt x="4495692" y="8356"/>
                                  </a:lnTo>
                                  <a:lnTo>
                                    <a:pt x="4495692" y="4740"/>
                                  </a:lnTo>
                                  <a:lnTo>
                                    <a:pt x="4496335" y="3196"/>
                                  </a:lnTo>
                                  <a:lnTo>
                                    <a:pt x="4498883" y="639"/>
                                  </a:lnTo>
                                  <a:lnTo>
                                    <a:pt x="4500431" y="0"/>
                                  </a:lnTo>
                                  <a:lnTo>
                                    <a:pt x="4504051" y="0"/>
                                  </a:lnTo>
                                  <a:lnTo>
                                    <a:pt x="4505587" y="639"/>
                                  </a:lnTo>
                                  <a:lnTo>
                                    <a:pt x="4508146" y="3196"/>
                                  </a:lnTo>
                                  <a:lnTo>
                                    <a:pt x="4508789" y="4740"/>
                                  </a:lnTo>
                                  <a:lnTo>
                                    <a:pt x="4508789" y="8356"/>
                                  </a:lnTo>
                                  <a:lnTo>
                                    <a:pt x="4508146" y="9900"/>
                                  </a:lnTo>
                                  <a:lnTo>
                                    <a:pt x="4505587" y="12457"/>
                                  </a:lnTo>
                                  <a:lnTo>
                                    <a:pt x="450405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30185" y="13096"/>
                                  </a:moveTo>
                                  <a:lnTo>
                                    <a:pt x="4526565" y="13096"/>
                                  </a:lnTo>
                                  <a:lnTo>
                                    <a:pt x="4525029" y="12457"/>
                                  </a:lnTo>
                                  <a:lnTo>
                                    <a:pt x="4522470" y="9900"/>
                                  </a:lnTo>
                                  <a:lnTo>
                                    <a:pt x="4521827" y="8356"/>
                                  </a:lnTo>
                                  <a:lnTo>
                                    <a:pt x="4521827" y="4740"/>
                                  </a:lnTo>
                                  <a:lnTo>
                                    <a:pt x="4522470" y="3196"/>
                                  </a:lnTo>
                                  <a:lnTo>
                                    <a:pt x="4525029" y="639"/>
                                  </a:lnTo>
                                  <a:lnTo>
                                    <a:pt x="4526565" y="0"/>
                                  </a:lnTo>
                                  <a:lnTo>
                                    <a:pt x="4530185" y="0"/>
                                  </a:lnTo>
                                  <a:lnTo>
                                    <a:pt x="4531733" y="639"/>
                                  </a:lnTo>
                                  <a:lnTo>
                                    <a:pt x="4534293" y="3196"/>
                                  </a:lnTo>
                                  <a:lnTo>
                                    <a:pt x="4534924" y="4740"/>
                                  </a:lnTo>
                                  <a:lnTo>
                                    <a:pt x="4534924" y="8356"/>
                                  </a:lnTo>
                                  <a:lnTo>
                                    <a:pt x="4534293" y="9900"/>
                                  </a:lnTo>
                                  <a:lnTo>
                                    <a:pt x="4531733" y="12457"/>
                                  </a:lnTo>
                                  <a:lnTo>
                                    <a:pt x="453018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56319" y="13096"/>
                                  </a:moveTo>
                                  <a:lnTo>
                                    <a:pt x="4552712" y="13096"/>
                                  </a:lnTo>
                                  <a:lnTo>
                                    <a:pt x="4551164" y="12457"/>
                                  </a:lnTo>
                                  <a:lnTo>
                                    <a:pt x="4548604" y="9900"/>
                                  </a:lnTo>
                                  <a:lnTo>
                                    <a:pt x="4547973" y="8356"/>
                                  </a:lnTo>
                                  <a:lnTo>
                                    <a:pt x="4547973" y="4740"/>
                                  </a:lnTo>
                                  <a:lnTo>
                                    <a:pt x="4548604" y="3196"/>
                                  </a:lnTo>
                                  <a:lnTo>
                                    <a:pt x="4551164" y="639"/>
                                  </a:lnTo>
                                  <a:lnTo>
                                    <a:pt x="4552712" y="0"/>
                                  </a:lnTo>
                                  <a:lnTo>
                                    <a:pt x="4556319" y="0"/>
                                  </a:lnTo>
                                  <a:lnTo>
                                    <a:pt x="4557867" y="639"/>
                                  </a:lnTo>
                                  <a:lnTo>
                                    <a:pt x="4560427" y="3196"/>
                                  </a:lnTo>
                                  <a:lnTo>
                                    <a:pt x="4561070" y="4740"/>
                                  </a:lnTo>
                                  <a:lnTo>
                                    <a:pt x="4561070" y="8356"/>
                                  </a:lnTo>
                                  <a:lnTo>
                                    <a:pt x="4560427" y="9900"/>
                                  </a:lnTo>
                                  <a:lnTo>
                                    <a:pt x="4557867" y="12457"/>
                                  </a:lnTo>
                                  <a:lnTo>
                                    <a:pt x="455631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82465" y="13096"/>
                                  </a:moveTo>
                                  <a:lnTo>
                                    <a:pt x="4578846" y="13096"/>
                                  </a:lnTo>
                                  <a:lnTo>
                                    <a:pt x="4577298" y="12457"/>
                                  </a:lnTo>
                                  <a:lnTo>
                                    <a:pt x="4574750" y="9900"/>
                                  </a:lnTo>
                                  <a:lnTo>
                                    <a:pt x="4574107" y="8356"/>
                                  </a:lnTo>
                                  <a:lnTo>
                                    <a:pt x="4574107" y="4740"/>
                                  </a:lnTo>
                                  <a:lnTo>
                                    <a:pt x="4574750" y="3196"/>
                                  </a:lnTo>
                                  <a:lnTo>
                                    <a:pt x="4577298" y="639"/>
                                  </a:lnTo>
                                  <a:lnTo>
                                    <a:pt x="4578846" y="0"/>
                                  </a:lnTo>
                                  <a:lnTo>
                                    <a:pt x="4582465" y="0"/>
                                  </a:lnTo>
                                  <a:lnTo>
                                    <a:pt x="4584001" y="639"/>
                                  </a:lnTo>
                                  <a:lnTo>
                                    <a:pt x="4586561" y="3196"/>
                                  </a:lnTo>
                                  <a:lnTo>
                                    <a:pt x="4587204" y="4740"/>
                                  </a:lnTo>
                                  <a:lnTo>
                                    <a:pt x="4587204" y="8356"/>
                                  </a:lnTo>
                                  <a:lnTo>
                                    <a:pt x="4586561" y="9900"/>
                                  </a:lnTo>
                                  <a:lnTo>
                                    <a:pt x="4584001" y="12457"/>
                                  </a:lnTo>
                                  <a:lnTo>
                                    <a:pt x="458246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08599" y="13096"/>
                                  </a:moveTo>
                                  <a:lnTo>
                                    <a:pt x="4604980" y="13096"/>
                                  </a:lnTo>
                                  <a:lnTo>
                                    <a:pt x="4603444" y="12457"/>
                                  </a:lnTo>
                                  <a:lnTo>
                                    <a:pt x="4600884" y="9900"/>
                                  </a:lnTo>
                                  <a:lnTo>
                                    <a:pt x="4600241" y="8356"/>
                                  </a:lnTo>
                                  <a:lnTo>
                                    <a:pt x="4600241" y="4740"/>
                                  </a:lnTo>
                                  <a:lnTo>
                                    <a:pt x="4600884" y="3196"/>
                                  </a:lnTo>
                                  <a:lnTo>
                                    <a:pt x="4603444" y="639"/>
                                  </a:lnTo>
                                  <a:lnTo>
                                    <a:pt x="4604980" y="0"/>
                                  </a:lnTo>
                                  <a:lnTo>
                                    <a:pt x="4608599" y="0"/>
                                  </a:lnTo>
                                  <a:lnTo>
                                    <a:pt x="4610147" y="639"/>
                                  </a:lnTo>
                                  <a:lnTo>
                                    <a:pt x="4612695" y="3196"/>
                                  </a:lnTo>
                                  <a:lnTo>
                                    <a:pt x="4613338" y="4740"/>
                                  </a:lnTo>
                                  <a:lnTo>
                                    <a:pt x="4613338" y="8356"/>
                                  </a:lnTo>
                                  <a:lnTo>
                                    <a:pt x="4612695" y="9900"/>
                                  </a:lnTo>
                                  <a:lnTo>
                                    <a:pt x="4610147" y="12457"/>
                                  </a:lnTo>
                                  <a:lnTo>
                                    <a:pt x="460859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34734" y="13096"/>
                                  </a:moveTo>
                                  <a:lnTo>
                                    <a:pt x="4631126" y="13096"/>
                                  </a:lnTo>
                                  <a:lnTo>
                                    <a:pt x="4629578" y="12457"/>
                                  </a:lnTo>
                                  <a:lnTo>
                                    <a:pt x="4627018" y="9900"/>
                                  </a:lnTo>
                                  <a:lnTo>
                                    <a:pt x="4626375" y="8356"/>
                                  </a:lnTo>
                                  <a:lnTo>
                                    <a:pt x="4626375" y="4740"/>
                                  </a:lnTo>
                                  <a:lnTo>
                                    <a:pt x="4627018" y="3196"/>
                                  </a:lnTo>
                                  <a:lnTo>
                                    <a:pt x="4629578" y="639"/>
                                  </a:lnTo>
                                  <a:lnTo>
                                    <a:pt x="4631126" y="0"/>
                                  </a:lnTo>
                                  <a:lnTo>
                                    <a:pt x="4634734" y="0"/>
                                  </a:lnTo>
                                  <a:lnTo>
                                    <a:pt x="4636281" y="639"/>
                                  </a:lnTo>
                                  <a:lnTo>
                                    <a:pt x="4638841" y="3196"/>
                                  </a:lnTo>
                                  <a:lnTo>
                                    <a:pt x="4639472" y="4740"/>
                                  </a:lnTo>
                                  <a:lnTo>
                                    <a:pt x="4639472" y="8356"/>
                                  </a:lnTo>
                                  <a:lnTo>
                                    <a:pt x="4638841" y="9900"/>
                                  </a:lnTo>
                                  <a:lnTo>
                                    <a:pt x="4636281" y="12457"/>
                                  </a:lnTo>
                                  <a:lnTo>
                                    <a:pt x="463473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60880" y="13096"/>
                                  </a:moveTo>
                                  <a:lnTo>
                                    <a:pt x="4657260" y="13096"/>
                                  </a:lnTo>
                                  <a:lnTo>
                                    <a:pt x="4655712" y="12457"/>
                                  </a:lnTo>
                                  <a:lnTo>
                                    <a:pt x="4653153" y="9900"/>
                                  </a:lnTo>
                                  <a:lnTo>
                                    <a:pt x="4652522" y="8356"/>
                                  </a:lnTo>
                                  <a:lnTo>
                                    <a:pt x="4652522" y="4740"/>
                                  </a:lnTo>
                                  <a:lnTo>
                                    <a:pt x="4653153" y="3196"/>
                                  </a:lnTo>
                                  <a:lnTo>
                                    <a:pt x="4655712" y="639"/>
                                  </a:lnTo>
                                  <a:lnTo>
                                    <a:pt x="4657260" y="0"/>
                                  </a:lnTo>
                                  <a:lnTo>
                                    <a:pt x="4660880" y="0"/>
                                  </a:lnTo>
                                  <a:lnTo>
                                    <a:pt x="4662416" y="639"/>
                                  </a:lnTo>
                                  <a:lnTo>
                                    <a:pt x="4664976" y="3196"/>
                                  </a:lnTo>
                                  <a:lnTo>
                                    <a:pt x="4665618" y="4740"/>
                                  </a:lnTo>
                                  <a:lnTo>
                                    <a:pt x="4665618" y="8356"/>
                                  </a:lnTo>
                                  <a:lnTo>
                                    <a:pt x="4664976" y="9900"/>
                                  </a:lnTo>
                                  <a:lnTo>
                                    <a:pt x="4662416" y="12457"/>
                                  </a:lnTo>
                                  <a:lnTo>
                                    <a:pt x="466088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87014" y="13096"/>
                                  </a:moveTo>
                                  <a:lnTo>
                                    <a:pt x="4683395" y="13096"/>
                                  </a:lnTo>
                                  <a:lnTo>
                                    <a:pt x="4681847" y="12457"/>
                                  </a:lnTo>
                                  <a:lnTo>
                                    <a:pt x="4679299" y="9900"/>
                                  </a:lnTo>
                                  <a:lnTo>
                                    <a:pt x="4678656" y="8356"/>
                                  </a:lnTo>
                                  <a:lnTo>
                                    <a:pt x="4678656" y="4740"/>
                                  </a:lnTo>
                                  <a:lnTo>
                                    <a:pt x="4679299" y="3196"/>
                                  </a:lnTo>
                                  <a:lnTo>
                                    <a:pt x="4681847" y="639"/>
                                  </a:lnTo>
                                  <a:lnTo>
                                    <a:pt x="4683395" y="0"/>
                                  </a:lnTo>
                                  <a:lnTo>
                                    <a:pt x="4687014" y="0"/>
                                  </a:lnTo>
                                  <a:lnTo>
                                    <a:pt x="4688562" y="639"/>
                                  </a:lnTo>
                                  <a:lnTo>
                                    <a:pt x="4691110" y="3196"/>
                                  </a:lnTo>
                                  <a:lnTo>
                                    <a:pt x="4691753" y="4740"/>
                                  </a:lnTo>
                                  <a:lnTo>
                                    <a:pt x="4691753" y="8356"/>
                                  </a:lnTo>
                                  <a:lnTo>
                                    <a:pt x="4691110" y="9900"/>
                                  </a:lnTo>
                                  <a:lnTo>
                                    <a:pt x="4688562" y="12457"/>
                                  </a:lnTo>
                                  <a:lnTo>
                                    <a:pt x="468701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13148" y="13096"/>
                                  </a:moveTo>
                                  <a:lnTo>
                                    <a:pt x="4709529" y="13096"/>
                                  </a:lnTo>
                                  <a:lnTo>
                                    <a:pt x="4707993" y="12457"/>
                                  </a:lnTo>
                                  <a:lnTo>
                                    <a:pt x="4705433" y="9900"/>
                                  </a:lnTo>
                                  <a:lnTo>
                                    <a:pt x="4704790" y="8356"/>
                                  </a:lnTo>
                                  <a:lnTo>
                                    <a:pt x="4704790" y="4740"/>
                                  </a:lnTo>
                                  <a:lnTo>
                                    <a:pt x="4705433" y="3196"/>
                                  </a:lnTo>
                                  <a:lnTo>
                                    <a:pt x="4707993" y="639"/>
                                  </a:lnTo>
                                  <a:lnTo>
                                    <a:pt x="4709529" y="0"/>
                                  </a:lnTo>
                                  <a:lnTo>
                                    <a:pt x="4713148" y="0"/>
                                  </a:lnTo>
                                  <a:lnTo>
                                    <a:pt x="4714696" y="639"/>
                                  </a:lnTo>
                                  <a:lnTo>
                                    <a:pt x="4717256" y="3196"/>
                                  </a:lnTo>
                                  <a:lnTo>
                                    <a:pt x="4717887" y="4740"/>
                                  </a:lnTo>
                                  <a:lnTo>
                                    <a:pt x="4717887" y="8356"/>
                                  </a:lnTo>
                                  <a:lnTo>
                                    <a:pt x="4717256" y="9900"/>
                                  </a:lnTo>
                                  <a:lnTo>
                                    <a:pt x="4714696" y="12457"/>
                                  </a:lnTo>
                                  <a:lnTo>
                                    <a:pt x="471314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39282" y="13096"/>
                                  </a:moveTo>
                                  <a:lnTo>
                                    <a:pt x="4735675" y="13096"/>
                                  </a:lnTo>
                                  <a:lnTo>
                                    <a:pt x="4734127" y="12457"/>
                                  </a:lnTo>
                                  <a:lnTo>
                                    <a:pt x="4731567" y="9900"/>
                                  </a:lnTo>
                                  <a:lnTo>
                                    <a:pt x="4730936" y="8356"/>
                                  </a:lnTo>
                                  <a:lnTo>
                                    <a:pt x="4730936" y="4740"/>
                                  </a:lnTo>
                                  <a:lnTo>
                                    <a:pt x="4731567" y="3196"/>
                                  </a:lnTo>
                                  <a:lnTo>
                                    <a:pt x="4734127" y="639"/>
                                  </a:lnTo>
                                  <a:lnTo>
                                    <a:pt x="4735675" y="0"/>
                                  </a:lnTo>
                                  <a:lnTo>
                                    <a:pt x="4739282" y="0"/>
                                  </a:lnTo>
                                  <a:lnTo>
                                    <a:pt x="4740830" y="639"/>
                                  </a:lnTo>
                                  <a:lnTo>
                                    <a:pt x="4743390" y="3196"/>
                                  </a:lnTo>
                                  <a:lnTo>
                                    <a:pt x="4744033" y="4740"/>
                                  </a:lnTo>
                                  <a:lnTo>
                                    <a:pt x="4744033" y="8356"/>
                                  </a:lnTo>
                                  <a:lnTo>
                                    <a:pt x="4743390" y="9900"/>
                                  </a:lnTo>
                                  <a:lnTo>
                                    <a:pt x="4740830" y="12457"/>
                                  </a:lnTo>
                                  <a:lnTo>
                                    <a:pt x="473928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65429" y="13096"/>
                                  </a:moveTo>
                                  <a:lnTo>
                                    <a:pt x="4761809" y="13096"/>
                                  </a:lnTo>
                                  <a:lnTo>
                                    <a:pt x="4760261" y="12457"/>
                                  </a:lnTo>
                                  <a:lnTo>
                                    <a:pt x="4757713" y="9900"/>
                                  </a:lnTo>
                                  <a:lnTo>
                                    <a:pt x="4757070" y="8356"/>
                                  </a:lnTo>
                                  <a:lnTo>
                                    <a:pt x="4757070" y="4740"/>
                                  </a:lnTo>
                                  <a:lnTo>
                                    <a:pt x="4757713" y="3196"/>
                                  </a:lnTo>
                                  <a:lnTo>
                                    <a:pt x="4760261" y="639"/>
                                  </a:lnTo>
                                  <a:lnTo>
                                    <a:pt x="4761809" y="0"/>
                                  </a:lnTo>
                                  <a:lnTo>
                                    <a:pt x="4765429" y="0"/>
                                  </a:lnTo>
                                  <a:lnTo>
                                    <a:pt x="4766964" y="639"/>
                                  </a:lnTo>
                                  <a:lnTo>
                                    <a:pt x="4769524" y="3196"/>
                                  </a:lnTo>
                                  <a:lnTo>
                                    <a:pt x="4770167" y="4740"/>
                                  </a:lnTo>
                                  <a:lnTo>
                                    <a:pt x="4770167" y="8356"/>
                                  </a:lnTo>
                                  <a:lnTo>
                                    <a:pt x="4769524" y="9900"/>
                                  </a:lnTo>
                                  <a:lnTo>
                                    <a:pt x="4766964" y="12457"/>
                                  </a:lnTo>
                                  <a:lnTo>
                                    <a:pt x="476542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91563" y="13096"/>
                                  </a:moveTo>
                                  <a:lnTo>
                                    <a:pt x="4787943" y="13096"/>
                                  </a:lnTo>
                                  <a:lnTo>
                                    <a:pt x="4786407" y="12457"/>
                                  </a:lnTo>
                                  <a:lnTo>
                                    <a:pt x="4783848" y="9900"/>
                                  </a:lnTo>
                                  <a:lnTo>
                                    <a:pt x="4783205" y="8356"/>
                                  </a:lnTo>
                                  <a:lnTo>
                                    <a:pt x="4783205" y="4740"/>
                                  </a:lnTo>
                                  <a:lnTo>
                                    <a:pt x="4783848" y="3196"/>
                                  </a:lnTo>
                                  <a:lnTo>
                                    <a:pt x="4786407" y="639"/>
                                  </a:lnTo>
                                  <a:lnTo>
                                    <a:pt x="4787943" y="0"/>
                                  </a:lnTo>
                                  <a:lnTo>
                                    <a:pt x="4791563" y="0"/>
                                  </a:lnTo>
                                  <a:lnTo>
                                    <a:pt x="4793111" y="639"/>
                                  </a:lnTo>
                                  <a:lnTo>
                                    <a:pt x="4795670" y="3196"/>
                                  </a:lnTo>
                                  <a:lnTo>
                                    <a:pt x="4796301" y="4740"/>
                                  </a:lnTo>
                                  <a:lnTo>
                                    <a:pt x="4796301" y="8356"/>
                                  </a:lnTo>
                                  <a:lnTo>
                                    <a:pt x="4795670" y="9900"/>
                                  </a:lnTo>
                                  <a:lnTo>
                                    <a:pt x="4793111" y="12457"/>
                                  </a:lnTo>
                                  <a:lnTo>
                                    <a:pt x="479156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17697" y="13096"/>
                                  </a:moveTo>
                                  <a:lnTo>
                                    <a:pt x="4814089" y="13096"/>
                                  </a:lnTo>
                                  <a:lnTo>
                                    <a:pt x="4812542" y="12457"/>
                                  </a:lnTo>
                                  <a:lnTo>
                                    <a:pt x="4809982" y="9900"/>
                                  </a:lnTo>
                                  <a:lnTo>
                                    <a:pt x="4809339" y="8356"/>
                                  </a:lnTo>
                                  <a:lnTo>
                                    <a:pt x="4809339" y="4740"/>
                                  </a:lnTo>
                                  <a:lnTo>
                                    <a:pt x="4809982" y="3196"/>
                                  </a:lnTo>
                                  <a:lnTo>
                                    <a:pt x="4812542" y="639"/>
                                  </a:lnTo>
                                  <a:lnTo>
                                    <a:pt x="4814089" y="0"/>
                                  </a:lnTo>
                                  <a:lnTo>
                                    <a:pt x="4817697" y="0"/>
                                  </a:lnTo>
                                  <a:lnTo>
                                    <a:pt x="4819245" y="639"/>
                                  </a:lnTo>
                                  <a:lnTo>
                                    <a:pt x="4821805" y="3196"/>
                                  </a:lnTo>
                                  <a:lnTo>
                                    <a:pt x="4822448" y="4740"/>
                                  </a:lnTo>
                                  <a:lnTo>
                                    <a:pt x="4822448" y="8356"/>
                                  </a:lnTo>
                                  <a:lnTo>
                                    <a:pt x="4821805" y="9900"/>
                                  </a:lnTo>
                                  <a:lnTo>
                                    <a:pt x="4819245" y="12457"/>
                                  </a:lnTo>
                                  <a:lnTo>
                                    <a:pt x="481769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43843" y="13096"/>
                                  </a:moveTo>
                                  <a:lnTo>
                                    <a:pt x="4840224" y="13096"/>
                                  </a:lnTo>
                                  <a:lnTo>
                                    <a:pt x="4838676" y="12457"/>
                                  </a:lnTo>
                                  <a:lnTo>
                                    <a:pt x="4836116" y="9900"/>
                                  </a:lnTo>
                                  <a:lnTo>
                                    <a:pt x="4835485" y="8356"/>
                                  </a:lnTo>
                                  <a:lnTo>
                                    <a:pt x="4835485" y="4740"/>
                                  </a:lnTo>
                                  <a:lnTo>
                                    <a:pt x="4836116" y="3196"/>
                                  </a:lnTo>
                                  <a:lnTo>
                                    <a:pt x="4838676" y="639"/>
                                  </a:lnTo>
                                  <a:lnTo>
                                    <a:pt x="4840224" y="0"/>
                                  </a:lnTo>
                                  <a:lnTo>
                                    <a:pt x="4843843" y="0"/>
                                  </a:lnTo>
                                  <a:lnTo>
                                    <a:pt x="4845379" y="639"/>
                                  </a:lnTo>
                                  <a:lnTo>
                                    <a:pt x="4847939" y="3196"/>
                                  </a:lnTo>
                                  <a:lnTo>
                                    <a:pt x="4848582" y="4740"/>
                                  </a:lnTo>
                                  <a:lnTo>
                                    <a:pt x="4848582" y="8356"/>
                                  </a:lnTo>
                                  <a:lnTo>
                                    <a:pt x="4847939" y="9900"/>
                                  </a:lnTo>
                                  <a:lnTo>
                                    <a:pt x="4845379" y="12457"/>
                                  </a:lnTo>
                                  <a:lnTo>
                                    <a:pt x="484384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69977" y="13096"/>
                                  </a:moveTo>
                                  <a:lnTo>
                                    <a:pt x="4866358" y="13096"/>
                                  </a:lnTo>
                                  <a:lnTo>
                                    <a:pt x="4864822" y="12457"/>
                                  </a:lnTo>
                                  <a:lnTo>
                                    <a:pt x="4862262" y="9900"/>
                                  </a:lnTo>
                                  <a:lnTo>
                                    <a:pt x="4861619" y="8356"/>
                                  </a:lnTo>
                                  <a:lnTo>
                                    <a:pt x="4861619" y="4740"/>
                                  </a:lnTo>
                                  <a:lnTo>
                                    <a:pt x="4862262" y="3196"/>
                                  </a:lnTo>
                                  <a:lnTo>
                                    <a:pt x="4864822" y="639"/>
                                  </a:lnTo>
                                  <a:lnTo>
                                    <a:pt x="4866358" y="0"/>
                                  </a:lnTo>
                                  <a:lnTo>
                                    <a:pt x="4869977" y="0"/>
                                  </a:lnTo>
                                  <a:lnTo>
                                    <a:pt x="4871525" y="639"/>
                                  </a:lnTo>
                                  <a:lnTo>
                                    <a:pt x="4874073" y="3196"/>
                                  </a:lnTo>
                                  <a:lnTo>
                                    <a:pt x="4874716" y="4740"/>
                                  </a:lnTo>
                                  <a:lnTo>
                                    <a:pt x="4874716" y="8356"/>
                                  </a:lnTo>
                                  <a:lnTo>
                                    <a:pt x="4874073" y="9900"/>
                                  </a:lnTo>
                                  <a:lnTo>
                                    <a:pt x="4871525" y="12457"/>
                                  </a:lnTo>
                                  <a:lnTo>
                                    <a:pt x="486997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96112" y="13096"/>
                                  </a:moveTo>
                                  <a:lnTo>
                                    <a:pt x="4892504" y="13096"/>
                                  </a:lnTo>
                                  <a:lnTo>
                                    <a:pt x="4890956" y="12457"/>
                                  </a:lnTo>
                                  <a:lnTo>
                                    <a:pt x="4888396" y="9900"/>
                                  </a:lnTo>
                                  <a:lnTo>
                                    <a:pt x="4887753" y="8356"/>
                                  </a:lnTo>
                                  <a:lnTo>
                                    <a:pt x="4887753" y="4740"/>
                                  </a:lnTo>
                                  <a:lnTo>
                                    <a:pt x="4888396" y="3196"/>
                                  </a:lnTo>
                                  <a:lnTo>
                                    <a:pt x="4890956" y="639"/>
                                  </a:lnTo>
                                  <a:lnTo>
                                    <a:pt x="4892504" y="0"/>
                                  </a:lnTo>
                                  <a:lnTo>
                                    <a:pt x="4896112" y="0"/>
                                  </a:lnTo>
                                  <a:lnTo>
                                    <a:pt x="4897659" y="639"/>
                                  </a:lnTo>
                                  <a:lnTo>
                                    <a:pt x="4900219" y="3196"/>
                                  </a:lnTo>
                                  <a:lnTo>
                                    <a:pt x="4900850" y="4740"/>
                                  </a:lnTo>
                                  <a:lnTo>
                                    <a:pt x="4900850" y="8356"/>
                                  </a:lnTo>
                                  <a:lnTo>
                                    <a:pt x="4900219" y="9900"/>
                                  </a:lnTo>
                                  <a:lnTo>
                                    <a:pt x="4897659" y="12457"/>
                                  </a:lnTo>
                                  <a:lnTo>
                                    <a:pt x="489611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922258" y="13096"/>
                                  </a:moveTo>
                                  <a:lnTo>
                                    <a:pt x="4918638" y="13096"/>
                                  </a:lnTo>
                                  <a:lnTo>
                                    <a:pt x="4917090" y="12457"/>
                                  </a:lnTo>
                                  <a:lnTo>
                                    <a:pt x="4914531" y="9900"/>
                                  </a:lnTo>
                                  <a:lnTo>
                                    <a:pt x="4913900" y="8356"/>
                                  </a:lnTo>
                                  <a:lnTo>
                                    <a:pt x="4913900" y="4740"/>
                                  </a:lnTo>
                                  <a:lnTo>
                                    <a:pt x="4914531" y="3196"/>
                                  </a:lnTo>
                                  <a:lnTo>
                                    <a:pt x="4917090" y="639"/>
                                  </a:lnTo>
                                  <a:lnTo>
                                    <a:pt x="4918638" y="0"/>
                                  </a:lnTo>
                                  <a:lnTo>
                                    <a:pt x="4922258" y="0"/>
                                  </a:lnTo>
                                  <a:lnTo>
                                    <a:pt x="4923794" y="639"/>
                                  </a:lnTo>
                                  <a:lnTo>
                                    <a:pt x="4926353" y="3196"/>
                                  </a:lnTo>
                                  <a:lnTo>
                                    <a:pt x="4926996" y="4740"/>
                                  </a:lnTo>
                                  <a:lnTo>
                                    <a:pt x="4926996" y="8356"/>
                                  </a:lnTo>
                                  <a:lnTo>
                                    <a:pt x="4926353" y="9900"/>
                                  </a:lnTo>
                                  <a:lnTo>
                                    <a:pt x="4923794" y="12457"/>
                                  </a:lnTo>
                                  <a:lnTo>
                                    <a:pt x="492225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948392" y="13096"/>
                                  </a:moveTo>
                                  <a:lnTo>
                                    <a:pt x="4944772" y="13096"/>
                                  </a:lnTo>
                                  <a:lnTo>
                                    <a:pt x="4943225" y="12457"/>
                                  </a:lnTo>
                                  <a:lnTo>
                                    <a:pt x="4940677" y="9900"/>
                                  </a:lnTo>
                                  <a:lnTo>
                                    <a:pt x="4940034" y="8356"/>
                                  </a:lnTo>
                                  <a:lnTo>
                                    <a:pt x="4940034" y="4740"/>
                                  </a:lnTo>
                                  <a:lnTo>
                                    <a:pt x="4940677" y="3196"/>
                                  </a:lnTo>
                                  <a:lnTo>
                                    <a:pt x="4943225" y="639"/>
                                  </a:lnTo>
                                  <a:lnTo>
                                    <a:pt x="4944772" y="0"/>
                                  </a:lnTo>
                                  <a:lnTo>
                                    <a:pt x="4948392" y="0"/>
                                  </a:lnTo>
                                  <a:lnTo>
                                    <a:pt x="4949928" y="639"/>
                                  </a:lnTo>
                                  <a:lnTo>
                                    <a:pt x="4952488" y="3196"/>
                                  </a:lnTo>
                                  <a:lnTo>
                                    <a:pt x="4953131" y="4740"/>
                                  </a:lnTo>
                                  <a:lnTo>
                                    <a:pt x="4953131" y="8356"/>
                                  </a:lnTo>
                                  <a:lnTo>
                                    <a:pt x="4952488" y="9900"/>
                                  </a:lnTo>
                                  <a:lnTo>
                                    <a:pt x="4949928" y="12457"/>
                                  </a:lnTo>
                                  <a:lnTo>
                                    <a:pt x="4948392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8CC8E7E" id="Graphic 16" o:spid="_x0000_s1026" style="position:absolute;margin-left:132.45pt;margin-top:11.35pt;width:390.05pt;height:1.05pt;z-index:-178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63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" path="m8356,13096r-3616,l3196,12457,639,9900,,8356,,4740,639,3196,3196,639,4740,,8356,,9900,639r2557,2557l13096,4740r,3616l12457,9900,9900,12457r-1544,639xem34494,13096r-3617,l29334,12457,26777,9900,26137,8356r,-3616l26777,3196,29334,639,30877,r3617,l36037,639r2558,2557l39234,4740r,3616l38595,9900r-2558,2557l34494,13096xem60632,13096r-3617,l55472,12457,52914,9900,52275,8356r,-3616l52914,3196,55472,639,57015,r3617,l62175,639r2558,2557l65372,4740r,3616l64733,9900r-2558,2557l60632,13096xem86770,13096r-3617,l81609,12457,79052,9900,78413,8356r,-3616l79052,3196,81609,639,83153,r3617,l88313,639r2557,2557l91510,4740r,3616l90870,9900r-2557,2557l86770,13096xem112907,13096r-3616,l107747,12457,105190,9900r-640,-1544l104550,4740r640,-1544l107747,639,109291,r3616,l114451,639r2557,2557l117647,4740r,3616l117008,9900r-2557,2557l112907,13096xem139045,13096r-3617,l133885,12457,131328,9900r-640,-1544l130688,4740r640,-1544l133885,639,135428,r3617,l140589,639r2557,2557l143785,4740r,3616l143146,9900r-2557,2557l139045,13096xem165183,13096r-3617,l160023,12457,157466,9900r-640,-1544l156826,4740r640,-1544l160023,639,161566,r3617,l166726,639r2558,2557l169923,4740r,3616l169284,9900r-2558,2557l165183,13096xem191321,13096r-3617,l186161,12457,183603,9900r-639,-1544l182964,4740r639,-1544l186161,639,187704,r3617,l192864,639r2558,2557l196061,4740r,3616l195422,9900r-2558,2557l191321,13096xem217458,13096r-3616,l212299,12457,209741,9900r-639,-1544l209102,4740r639,-1544l212299,639,213842,r3616,l219002,639r2557,2557l222199,4740r,3616l221559,9900r-2557,2557l217458,13096xem243595,13096r-3615,l238436,12457,235879,9900r-639,-1544l235240,4740r639,-1544l238436,639,239980,r3615,l245140,639r2557,2557l248336,4740r,3616l247697,9900r-2557,2557l243595,13096xem269733,13096r-3616,l264573,12457,262017,9900r-640,-1544l261377,4740r640,-1544l264573,639,266117,r3616,l271277,639r2558,2557l274474,4740r,3616l273835,9900r-2558,2557l269733,13096xem295871,13096r-3616,l290711,12457,288155,9900r-640,-1544l287515,4740r640,-1544l290711,639,292255,r3616,l297415,639r2558,2557l300612,4740r,3616l299973,9900r-2558,2557l295871,13096xem322009,13096r-3616,l316849,12457,314291,9900r-638,-1544l313653,4740r638,-1544l316849,639,318393,r3616,l323553,639r2558,2557l326750,4740r,3616l326111,9900r-2558,2557l322009,13096xem348147,13096r-3616,l342986,12457,340429,9900r-639,-1544l339790,4740r639,-1544l342986,639,344531,r3616,l349691,639r2557,2557l352888,4740r,3616l352248,9900r-2557,2557l348147,13096xem374284,13096r-3616,l369124,12457,366567,9900r-640,-1544l365927,4740r640,-1544l369124,639,370668,r3616,l375829,639r2556,2557l379024,4740r,3616l378385,9900r-2556,2557l374284,13096xem400422,13096r-3616,l395262,12457,392705,9900r-640,-1544l392065,4740r640,-1544l395262,639,396806,r3616,l401966,639r2557,2557l405162,4740r,3616l404523,9900r-2557,2557l400422,13096xem426560,13096r-3616,l421400,12457,418842,9900r-639,-1544l418203,4740r639,-1544l421400,639,422944,r3616,l428104,639r2556,2557l431300,4740r,3616l430660,9900r-2556,2557l426560,13096xem452698,13096r-3616,l447538,12457,444980,9900r-639,-1544l444341,4740r639,-1544l447538,639,449082,r3616,l454241,639r2557,2557l457438,4740r,3616l456798,9900r-2557,2557l452698,13096xem478836,13096r-3616,l473675,12457,471118,9900r-639,-1544l470479,4740r639,-1544l473675,639,475220,r3616,l480379,639r2557,2557l483575,4740r,3616l482936,9900r-2557,2557l478836,13096xem504973,13096r-3617,l499813,12457,497256,9900r-640,-1544l496616,4740r640,-1544l499813,639,501356,r3617,l506516,639r2558,2557l509713,4740r,3616l509074,9900r-2558,2557l504973,13096xem531111,13096r-3617,l525951,12457,523394,9900r-640,-1544l522754,4740r640,-1544l525951,639,527494,r3617,l532654,639r2558,2557l535851,4740r,3616l535212,9900r-2558,2557l531111,13096xem557249,13096r-3617,l552089,12457,549531,9900r-639,-1544l548892,4740r639,-1544l552089,639,553632,r3617,l558792,639r2557,2557l561989,4740r,3616l561349,9900r-2557,2557l557249,13096xem583387,13096r-3617,l578227,12457,575669,9900r-639,-1544l575030,4740r639,-1544l578227,639,579770,r3617,l584930,639r2557,2557l588127,4740r,3616l587487,9900r-2557,2557l583387,13096xem609525,13096r-3618,l604364,12457,601807,9900r-639,-1544l601168,4740r639,-1544l604364,639,605907,r3618,l611068,639r2557,2557l614264,4740r,3616l613625,9900r-2557,2557l609525,13096xem635662,13096r-3617,l630502,12457,627945,9900r-640,-1544l627305,4740r640,-1544l630502,639,632045,r3617,l637205,639r2558,2557l640402,4740r,3616l639763,9900r-2558,2557l635662,13096xem661800,13096r-3617,l656640,12457,654082,9900r-639,-1544l653443,4740r639,-1544l656640,639,658183,r3617,l663343,639r2558,2557l666540,4740r,3616l665901,9900r-2558,2557l661800,13096xem687938,13096r-3617,l682778,12457,680220,9900r-639,-1544l679581,4740r639,-1544l682778,639,684321,r3617,l689481,639r2557,2557l692678,4740r,3616l692038,9900r-2557,2557l687938,13096xem714076,13096r-3617,l708916,12457,706358,9900r-639,-1544l705719,4740r639,-1544l708916,639,710459,r3617,l715619,639r2557,2557l718816,4740r,3616l718176,9900r-2557,2557l714076,13096xem740213,13096r-3617,l735053,12457,732496,9900r-640,-1544l731856,4740r640,-1544l735053,639,736596,r3617,l741757,639r2557,2557l744953,4740r,3616l744314,9900r-2557,2557l740213,13096xem766351,13096r-3617,l761191,12457,758634,9900r-640,-1544l757994,4740r640,-1544l761191,639,762734,r3617,l767894,639r2558,2557l771091,4740r,3616l770452,9900r-2558,2557l766351,13096xem792489,13096r-3617,l787329,12457,784771,9900r-639,-1544l784132,4740r639,-1544l787329,639,788872,r3617,l794032,639r2558,2557l797229,4740r,3616l796590,9900r-2558,2557l792489,13096xem818627,13096r-3617,l813467,12457,810909,9900r-639,-1544l810270,4740r639,-1544l813467,639,815010,r3617,l820170,639r2557,2557l823367,4740r,3616l822727,9900r-2557,2557l818627,13096xem844765,13096r-3617,l839604,12457,837047,9900r-639,-1544l836408,4740r639,-1544l839604,639,841148,r3617,l846308,639r2557,2557l849505,4740r,3616l848865,9900r-2557,2557l844765,13096xem870901,13096r-3616,l865742,12457,863185,9900r-640,-1544l862545,4740r640,-1544l865742,639,867285,r3616,l872445,639r2558,2557l875642,4740r,3616l875003,9900r-2558,2557l870901,13096xem897039,13096r-3616,l891880,12457,889323,9900r-640,-1544l888683,4740r640,-1544l891880,639,893423,r3616,l898583,639r2558,2557l901780,4740r,3616l901141,9900r-2558,2557l897039,13096xem923177,13096r-3616,l918018,12457,915460,9900r-639,-1544l914821,4740r639,-1544l918018,639,919561,r3616,l924721,639r2558,2557l927918,4740r,3616l927279,9900r-2558,2557l923177,13096xem949315,13096r-3616,l944154,12457,941598,9900r-639,-1544l940959,4740r639,-1544l944154,639,945699,r3616,l950859,639r2557,2557l954056,4740r,3616l953416,9900r-2557,2557l949315,13096xem975452,13096r-3616,l970292,12457,967736,9900r-639,-1544l967097,4740r639,-1544l970292,639,971836,r3616,l976997,639r2557,2557l980193,4740r,3616l979554,9900r-2557,2557l975452,13096xem1001590,13096r-3616,l996430,12457,993874,9900r-640,-1544l993234,4740r640,-1544l996430,639,997974,r3616,l1003134,639r2558,2557l1006331,4740r,3616l1005692,9900r-2558,2557l1001590,13096xem1027728,13096r-3616,l1022568,12457r-2558,-2557l1019371,8356r,-3616l1020010,3196r2558,-2557l1024112,r3616,l1029272,639r2556,2557l1032468,4740r,3616l1031828,9900r-2556,2557l1027728,13096xem1053866,13096r-3616,l1048706,12457r-2558,-2557l1045509,8356r,-3616l1046148,3196r2558,-2557l1050250,r3616,l1055410,639r2557,2557l1058607,4740r,3616l1057967,9900r-2557,2557l1053866,13096xem1080004,13096r-3616,l1074843,12457r-2557,-2557l1071647,8356r,-3616l1072286,3196r2557,-2557l1076388,r3616,l1081548,639r2556,2557l1084743,4740r,3616l1084104,9900r-2556,2557l1080004,13096xem1106141,13096r-3616,l1100981,12457r-2557,-2557l1097784,8356r,-3616l1098424,3196r2557,-2557l1102525,r3616,l1107684,639r2558,2557l1110881,4740r,3616l1110242,9900r-2558,2557l1106141,13096xem1132279,13096r-3616,l1127119,12457r-2557,-2557l1123922,8356r,-3616l1124562,3196r2557,-2557l1128663,r3616,l1133823,639r2557,2557l1137019,4740r,3616l1136380,9900r-2557,2557l1132279,13096xem1158417,13096r-3616,l1153257,12457r-2558,-2557l1150060,8356r,-3616l1150699,3196r2558,-2557l1154801,r3616,l1159960,639r2557,2557l1163157,4740r,3616l1162517,9900r-2557,2557l1158417,13096xem1184555,13096r-3617,l1179395,12457r-2558,-2557l1176198,8356r,-3616l1176837,3196r2558,-2557l1180938,r3617,l1186098,639r2557,2557l1189295,4740r,3616l1188655,9900r-2557,2557l1184555,13096xem1210698,13096r-3619,l1205531,12457r-2560,-2557l1202340,8356r,-3616l1202971,3196r2560,-2557l1207079,r3619,l1212234,639r2560,2557l1215437,4740r,3616l1214794,9900r-2560,2557l1210698,13096xem1236833,13096r-3620,l1231665,12457r-2548,-2557l1228475,8356r,-3616l1229117,3196r2548,-2557l1233213,r3620,l1238369,639r2559,2557l1241571,4740r,3616l1240928,9900r-2559,2557l1236833,13096xem1262967,13096r-3620,l1257812,12457r-2560,-2557l1254609,8356r,-3616l1255252,3196r2560,-2557l1259347,r3620,l1264515,639r2560,2557l1267706,4740r,3616l1267075,9900r-2560,2557l1262967,13096xem1289101,13096r-3607,l1283946,12457r-2560,-2557l1280755,8356r,-3616l1281386,3196r2560,-2557l1285494,r3607,l1290649,639r2560,2557l1293852,4740r,3616l1293209,9900r-2560,2557l1289101,13096xem1315247,13096r-3619,l1310080,12457r-2548,-2557l1306889,8356r,-3616l1307532,3196r2548,-2557l1311628,r3619,l1316783,639r2560,2557l1319986,4740r,3616l1319343,9900r-2560,2557l1315247,13096xem1341381,13096r-3619,l1336226,12457r-2560,-2557l1333023,8356r,-3616l1333666,3196r2560,-2557l1337762,r3619,l1342929,639r2548,2557l1346120,4740r,3616l1345477,9900r-2548,2557l1341381,13096xem1367516,13096r-3608,l1362360,12457r-2560,-2557l1359158,8356r,-3616l1359800,3196r2560,-2557l1363908,r3608,l1369064,639r2559,2557l1372254,4740r,3616l1371623,9900r-2559,2557l1367516,13096xem1393662,13096r-3620,l1388495,12457r-2560,-2557l1385304,8356r,-3616l1385935,3196r2560,-2557l1390042,r3620,l1395198,639r2560,2557l1398401,4740r,3616l1397758,9900r-2560,2557l1393662,13096xem1419796,13096r-3619,l1414629,12457r-2548,-2557l1411438,8356r,-3616l1412081,3196r2548,-2557l1416177,r3619,l1421344,639r2548,2557l1424535,4740r,3616l1423892,9900r-2548,2557l1419796,13096xem1445930,13096r-3619,l1440775,12457r-2560,-2557l1437572,8356r,-3616l1438215,3196r2560,-2557l1442311,r3619,l1447478,639r2560,2557l1450669,4740r,3616l1450038,9900r-2560,2557l1445930,13096xem1472064,13096r-3607,l1466909,12457r-2560,-2557l1463718,8356r,-3616l1464349,3196r2560,-2557l1468457,r3607,l1473612,639r2560,2557l1476815,4740r,3616l1476172,9900r-2560,2557l1472064,13096xem1498211,13096r-3620,l1493043,12457r-2548,-2557l1489852,8356r,-3616l1490495,3196r2548,-2557l1494591,r3620,l1499747,639r2559,2557l1502949,4740r,3616l1502306,9900r-2559,2557l1498211,13096xem1524345,13096r-3620,l1519189,12457r-2559,-2557l1515987,8356r,-3616l1516630,3196r2559,-2557l1520725,r3620,l1525893,639r2548,2557l1529084,4740r,3616l1528441,9900r-2548,2557l1524345,13096xem1550479,13096r-3608,l1545324,12457r-2560,-2557l1542121,8356r,-3616l1542764,3196r2560,-2557l1546871,r3608,l1552027,639r2560,2557l1555218,4740r,3616l1554587,9900r-2560,2557l1550479,13096xem1576625,13096r-3619,l1571458,12457r-2560,-2557l1568267,8356r,-3616l1568898,3196r2560,-2557l1573006,r3619,l1578161,639r2560,2557l1581364,4740r,3616l1580721,9900r-2560,2557l1576625,13096xem1602759,13096r-3619,l1597604,12457r-2560,-2557l1594401,8356r,-3616l1595044,3196r2560,-2557l1599140,r3619,l1604307,639r2548,2557l1607498,4740r,3616l1606855,9900r-2548,2557l1602759,13096xem1628894,13096r-3620,l1623738,12457r-2560,-2557l1620535,8356r,-3616l1621178,3196r2560,-2557l1625274,r3620,l1630441,639r2560,2557l1633632,4740r,3616l1633001,9900r-2560,2557l1628894,13096xem1655040,13096r-3620,l1649872,12457r-2559,-2557l1646682,8356r,-3616l1647313,3196r2559,-2557l1651420,r3620,l1656576,639r2559,2557l1659778,4740r,3616l1659135,9900r-2559,2557l1655040,13096xem1681174,13096r-3620,l1676007,12457r-2548,-2557l1672816,8356r,-3616l1673459,3196r2548,-2557l1677554,r3620,l1682710,639r2560,2557l1685913,4740r,3616l1685270,9900r-2560,2557l1681174,13096xem1707308,13096r-3619,l1702153,12457r-2560,-2557l1698950,8356r,-3616l1699593,3196r2560,-2557l1703689,r3619,l1708856,639r2560,2557l1712047,4740r,3616l1711416,9900r-2560,2557l1707308,13096xem1733442,13096r-3607,l1728287,12457r-2560,-2557l1725096,8356r,-3616l1725727,3196r2560,-2557l1729835,r3607,l1734990,639r2560,2557l1738193,4740r,3616l1737550,9900r-2560,2557l1733442,13096xem1759589,13096r-3620,l1754421,12457r-2548,-2557l1751230,8356r,-3616l1751873,3196r2548,-2557l1755969,r3620,l1761124,639r2560,2557l1764327,4740r,3616l1763684,9900r-2560,2557l1759589,13096xem1785723,13096r-3620,l1780567,12457r-2560,-2557l1777365,8356r,-3616l1778007,3196r2560,-2557l1782103,r3620,l1787271,639r2547,2557l1790461,4740r,3616l1789818,9900r-2547,2557l1785723,13096xem1811857,13096r-3608,l1806702,12457r-2560,-2557l1803499,8356r,-3616l1804142,3196r2560,-2557l1808249,r3608,l1813405,639r2560,2557l1816596,4740r,3616l1815965,9900r-2560,2557l1811857,13096xem1838003,13096r-3619,l1832836,12457r-2560,-2557l1829645,8356r,-3616l1830276,3196r2560,-2557l1834384,r3619,l1839539,639r2560,2557l1842742,4740r,3616l1842099,9900r-2560,2557l1838003,13096xem1864137,13096r-3619,l1858982,12457r-2560,-2557l1855779,8356r,-3616l1856422,3196r2560,-2557l1860518,r3619,l1865685,639r2548,2557l1868876,4740r,3616l1868233,9900r-2548,2557l1864137,13096xem1890272,13096r-3620,l1885116,12457r-2560,-2557l1881913,8356r,-3616l1882556,3196r2560,-2557l1886652,r3620,l1891819,639r2560,2557l1895010,4740r,3616l1894379,9900r-2560,2557l1890272,13096xem1916406,13096r-3608,l1911250,12457r-2560,-2557l1908059,8356r,-3616l1908690,3196r2560,-2557l1912798,r3608,l1917954,639r2559,2557l1921156,4740r,3616l1920513,9900r-2559,2557l1916406,13096xem1942552,13096r-3620,l1937385,12457r-2548,-2557l1934194,8356r,-3616l1934837,3196r2548,-2557l1938932,r3620,l1944088,639r2560,2557l1947291,4740r,3616l1946648,9900r-2560,2557l1942552,13096xem1968686,13096r-3619,l1963531,12457r-2560,-2557l1960328,8356r,-3616l1960971,3196r2560,-2557l1965067,r3619,l1970234,639r2560,2557l1973425,4740r,3616l1972794,9900r-2560,2557l1968686,13096xem1994820,13096r-3607,l1989665,12457r-2560,-2557l1986474,8356r,-3616l1987105,3196r2560,-2557l1991213,r3607,l1996368,639r2560,2557l1999571,4740r,3616l1998928,9900r-2560,2557l1994820,13096xem2020966,13096r-3619,l2015799,12457r-2548,-2557l2012608,8356r,-3616l2013251,3196r2548,-2557l2017347,r3619,l2022502,639r2560,2557l2025705,4740r,3616l2025062,9900r-2560,2557l2020966,13096xem2047101,13096r-3620,l2041945,12457r-2560,-2557l2038742,8356r,-3616l2039385,3196r2560,-2557l2043481,r3620,l2048648,639r2548,2557l2051839,4740r,3616l2051196,9900r-2548,2557l2047101,13096xem2073235,13096r-3608,l2068079,12457r-2559,-2557l2064877,8356r,-3616l2065520,3196r2559,-2557l2069627,r3608,l2074783,639r2560,2557l2077974,4740r,3616l2077343,9900r-2560,2557l2073235,13096xem2099381,13096r-3620,l2094214,12457r-2560,-2557l2091023,8356r,-3616l2091654,3196r2560,-2557l2095761,r3620,l2100917,639r2560,2557l2104120,4740r,3616l2103477,9900r-2560,2557l2099381,13096xem2125515,13096r-3619,l2120348,12457r-2548,-2557l2117157,8356r,-3616l2117800,3196r2548,-2557l2121896,r3619,l2127051,639r2560,2557l2130254,4740r,3616l2129611,9900r-2560,2557l2125515,13096xem2151649,13096r-3619,l2146494,12457r-2560,-2557l2143291,8356r,-3616l2143934,3196r2560,-2557l2148030,r3619,l2153197,639r2560,2557l2156388,4740r,3616l2155757,9900r-2560,2557l2151649,13096xem2177784,13096r-3608,l2172628,12457r-2560,-2557l2169437,8356r,-3616l2170068,3196r2560,-2557l2174176,r3608,l2179331,639r2560,2557l2182534,4740r,3616l2181891,9900r-2560,2557l2177784,13096xem2203930,13096r-3620,l2198762,12457r-2547,-2557l2195572,8356r,-3616l2196215,3196r2547,-2557l2200310,r3620,l2205466,639r2560,2557l2208668,4740r,3616l2208026,9900r-2560,2557l2203930,13096xem2230064,13096r-3619,l2224909,12457r-2560,-2557l2221706,8356r,-3616l2222349,3196r2560,-2557l2226445,r3619,l2231612,639r2548,2557l2234803,4740r,3616l2234160,9900r-2548,2557l2230064,13096xem2256198,13096r-3607,l2251043,12457r-2560,-2557l2247840,8356r,-3616l2248483,3196r2560,-2557l2252591,r3607,l2257746,639r2560,2557l2260937,4740r,3616l2260306,9900r-2560,2557l2256198,13096xem2282344,13096r-3619,l2277177,12457r-2560,-2557l2273986,8356r,-3616l2274617,3196r2560,-2557l2278725,r3619,l2283880,639r2560,2557l2287083,4740r,3616l2286440,9900r-2560,2557l2282344,13096xem2308479,13096r-3620,l2303323,12457r-2560,-2557l2300120,8356r,-3616l2300763,3196r2560,-2557l2304859,r3620,l2310026,639r2548,2557l2313217,4740r,3616l2312574,9900r-2548,2557l2308479,13096xem2334613,13096r-3620,l2329457,12457r-2559,-2557l2326255,8356r,-3616l2326898,3196r2559,-2557l2330993,r3620,l2336161,639r2559,2557l2339351,4740r,3616l2338720,9900r-2559,2557l2334613,13096xem2360759,13096r-3620,l2355592,12457r-2560,-2557l2352401,8356r,-3616l2353032,3196r2560,-2557l2357139,r3620,l2362295,639r2560,2557l2365498,4740r,3616l2364855,9900r-2560,2557l2360759,13096xem2386893,13096r-3619,l2381726,12457r-2548,-2557l2378535,8356r,-3616l2379178,3196r2548,-2557l2383274,r3619,l2388429,639r2560,2557l2391632,4740r,3616l2390989,9900r-2560,2557l2386893,13096xem2413027,13096r-3619,l2407872,12457r-2560,-2557l2404669,8356r,-3616l2405312,3196r2560,-2557l2409408,r3619,l2414575,639r2560,2557l2417766,4740r,3616l2417135,9900r-2560,2557l2413027,13096xem2439162,13096r-3608,l2434006,12457r-2560,-2557l2430815,8356r,-3616l2431446,3196r2560,-2557l2435554,r3608,l2440709,639r2560,2557l2443912,4740r,3616l2443269,9900r-2560,2557l2439162,13096xem2465308,13096r-3620,l2460140,12457r-2548,-2557l2456950,8356r,-3616l2457592,3196r2548,-2557l2461688,r3620,l2466844,639r2559,2557l2470046,4740r,3616l2469403,9900r-2559,2557l2465308,13096xem2491442,13096r-3620,l2486287,12457r-2560,-2557l2483084,8356r,-3616l2483727,3196r2560,-2557l2487822,r3620,l2492990,639r2548,2557l2496181,4740r,3616l2495538,9900r-2548,2557l2491442,13096xem2517576,13096r-3607,l2512421,12457r-2560,-2557l2509218,8356r,-3616l2509861,3196r2560,-2557l2513969,r3607,l2519124,639r2560,2557l2522315,4740r,3616l2521684,9900r-2560,2557l2517576,13096xem2543722,13096r-3619,l2538555,12457r-2560,-2557l2535364,8356r,-3616l2535995,3196r2560,-2557l2540103,r3619,l2545258,639r2560,2557l2548461,4740r,3616l2547818,9900r-2560,2557l2543722,13096xem2569856,13096r-3619,l2564701,12457r-2560,-2557l2561498,8356r,-3616l2562141,3196r2560,-2557l2566237,r3619,l2571404,639r2548,2557l2574595,4740r,3616l2573952,9900r-2548,2557l2569856,13096xem2595991,13096r-3620,l2590835,12457r-2560,-2557l2587633,8356r,-3616l2588275,3196r2560,-2557l2592371,r3620,l2597539,639r2559,2557l2600729,4740r,3616l2600098,9900r-2559,2557l2595991,13096xem2622125,13096r-3608,l2616970,12457r-2560,-2557l2613779,8356r,-3616l2614410,3196r2560,-2557l2618517,r3608,l2623673,639r2560,2557l2626876,4740r,3616l2626233,9900r-2560,2557l2622125,13096xem2648271,13096r-3619,l2643104,12457r-2548,-2557l2639913,8356r,-3616l2640556,3196r2548,-2557l2644652,r3619,l2649807,639r2560,2557l2653010,4740r,3616l2652367,9900r-2560,2557l2648271,13096xem2674405,13096r-3619,l2669250,12457r-2560,-2557l2666047,8356r,-3616l2666690,3196r2560,-2557l2670786,r3619,l2675953,639r2548,2557l2679144,4740r,3616l2678501,9900r-2548,2557l2674405,13096xem2700539,13096r-3607,l2695384,12457r-2560,-2557l2692181,8356r,-3616l2692824,3196r2560,-2557l2696932,r3607,l2702087,639r2560,2557l2705278,4740r,3616l2704647,9900r-2560,2557l2700539,13096xem2726686,13096r-3620,l2721518,12457r-2560,-2557l2718327,8356r,-3616l2718958,3196r2560,-2557l2723066,r3620,l2728222,639r2559,2557l2731424,4740r,3616l2730781,9900r-2559,2557l2726686,13096xem2752820,13096r-3620,l2747664,12457r-2559,-2557l2744462,8356r,-3616l2745105,3196r2559,-2557l2749200,r3620,l2754368,639r2548,2557l2757559,4740r,3616l2756916,9900r-2548,2557l2752820,13096xem2778954,13096r-3608,l2773799,12457r-2560,-2557l2770596,8356r,-3616l2771239,3196r2560,-2557l2775346,r3608,l2780502,639r2560,2557l2783693,4740r,3616l2783062,9900r-2560,2557l2778954,13096xem2805100,13096r-3619,l2799933,12457r-2560,-2557l2796742,8356r,-3616l2797373,3196r2560,-2557l2801481,r3619,l2806636,639r2560,2557l2809839,4740r,3616l2809196,9900r-2560,2557l2805100,13096xem2831234,13096r-3619,l2826067,12457r-2548,-2557l2822876,8356r,-3616l2823519,3196r2548,-2557l2827615,r3619,l2832770,639r2560,2557l2835973,4740r,3616l2835330,9900r-2560,2557l2831234,13096xem2857369,13096r-3620,l2852213,12457r-2560,-2557l2849010,8356r,-3616l2849653,3196r2560,-2557l2853749,r3620,l2858916,639r2560,2557l2862107,4740r,3616l2861476,9900r-2560,2557l2857369,13096xem2883503,13096r-3608,l2878347,12457r-2559,-2557l2875157,8356r,-3616l2875788,3196r2559,-2557l2879895,r3608,l2885051,639r2559,2557l2888253,4740r,3616l2887610,9900r-2559,2557l2883503,13096xem2909649,13096r-3620,l2904482,12457r-2548,-2557l2901291,8356r,-3616l2901934,3196r2548,-2557l2906029,r3620,l2911185,639r2560,2557l2914388,4740r,3616l2913745,9900r-2560,2557l2909649,13096xem2935783,13096r-3619,l2930628,12457r-2560,-2557l2927425,8356r,-3616l2928068,3196r2560,-2557l2932164,r3619,l2937331,639r2548,2557l2940522,4740r,3616l2939879,9900r-2548,2557l2935783,13096xem2961917,13096r-3607,l2956762,12457r-2560,-2557l2953559,8356r,-3616l2954202,3196r2560,-2557l2958310,r3607,l2963465,639r2560,2557l2966656,4740r,3616l2966025,9900r-2560,2557l2961917,13096xem2988064,13096r-3620,l2982896,12457r-2560,-2557l2979705,8356r,-3616l2980336,3196r2560,-2557l2984444,r3620,l2989599,639r2560,2557l2992802,4740r,3616l2992159,9900r-2560,2557l2988064,13096xem3014198,13096r-3620,l3009042,12457r-2560,-2557l3005840,8356r,-3616l3006482,3196r2560,-2557l3010578,r3620,l3015746,639r2547,2557l3018936,4740r,3616l3018293,9900r-2547,2557l3014198,13096xem3040332,13096r-3620,l3035177,12457r-2560,-2557l3031974,8356r,-3616l3032617,3196r2560,-2557l3036712,r3620,l3041880,639r2560,2557l3045071,4740r,3616l3044440,9900r-2560,2557l3040332,13096xem3066478,13096r-3619,l3061311,12457r-2560,-2557l3058120,8356r,-3616l3058751,3196r2560,-2557l3062859,r3619,l3068014,639r2560,2557l3071217,4740r,3616l3070574,9900r-2560,2557l3066478,13096xem3092612,13096r-3619,l3087445,12457r-2548,-2557l3084254,8356r,-3616l3084897,3196r2548,-2557l3088993,r3619,l3094148,639r2560,2557l3097351,4740r,3616l3096708,9900r-2560,2557l3092612,13096xem3118747,13096r-3620,l3113591,12457r-2560,-2557l3110388,8356r,-3616l3111031,3196r2560,-2557l3115127,r3620,l3120294,639r2560,2557l3123485,4740r,3616l3122854,9900r-2560,2557l3118747,13096xem3144881,13096r-3608,l3139725,12457r-2560,-2557l3136534,8356r,-3616l3137165,3196r2560,-2557l3141273,r3608,l3146429,639r2559,2557l3149631,4740r,3616l3148988,9900r-2559,2557l3144881,13096xem3171027,13096r-3620,l3165860,12457r-2548,-2557l3162669,8356r,-3616l3163312,3196r2548,-2557l3167407,r3620,l3172563,639r2560,2557l3175766,4740r,3616l3175123,9900r-2560,2557l3171027,13096xem3197161,13096r-3619,l3192006,12457r-2560,-2557l3188803,8356r,-3616l3189446,3196r2560,-2557l3193542,r3619,l3198709,639r2548,2557l3201900,4740r,3616l3201257,9900r-2548,2557l3197161,13096xem3223295,13096r-3607,l3218140,12457r-2560,-2557l3214937,8356r,-3616l3215580,3196r2560,-2557l3219688,r3607,l3224843,639r2560,2557l3228034,4740r,3616l3227403,9900r-2560,2557l3223295,13096xem3249441,13096r-3619,l3244274,12457r-2560,-2557l3241083,8356r,-3616l3241714,3196r2560,-2557l3245822,r3619,l3250977,639r2560,2557l3254180,4740r,3616l3253537,9900r-2560,2557l3249441,13096xem3275576,13096r-3620,l3270408,12457r-2548,-2557l3267217,8356r,-3616l3267860,3196r2548,-2557l3271956,r3620,l3277123,639r2548,2557l3280314,4740r,3616l3279671,9900r-2548,2557l3275576,13096xem3301710,13096r-3620,l3296554,12457r-2559,-2557l3293352,8356r,-3616l3293995,3196r2559,-2557l3298090,r3620,l3303258,639r2560,2557l3306449,4740r,3616l3305818,9900r-2560,2557l3301710,13096xem3327856,13096r-3619,l3322689,12457r-2560,-2557l3319498,8356r,-3616l3320129,3196r2560,-2557l3324237,r3619,l3329392,639r2560,2557l3332595,4740r,3616l3331952,9900r-2560,2557l3327856,13096xem3353990,13096r-3619,l3348823,12457r-2548,-2557l3345632,8356r,-3616l3346275,3196r2548,-2557l3350371,r3619,l3355526,639r2560,2557l3358729,4740r,3616l3358086,9900r-2560,2557l3353990,13096xem3380124,13096r-3619,l3374969,12457r-2560,-2557l3371766,8356r,-3616l3372409,3196r2560,-2557l3376505,r3619,l3381672,639r2548,2557l3384863,4740r,3616l3384220,9900r-2548,2557l3380124,13096xem3406259,13096r-3608,l3401103,12457r-2560,-2557l3397900,8356r,-3616l3398543,3196r2560,-2557l3402651,r3608,l3407806,639r2560,2557l3410997,4740r,3616l3410366,9900r-2560,2557l3406259,13096xem3432405,13096r-3620,l3427237,12457r-2547,-2557l3424047,8356r,-3616l3424690,3196r2547,-2557l3428785,r3620,l3433941,639r2560,2557l3437143,4740r,3616l3436501,9900r-2560,2557l3432405,13096xem3458539,13096r-3619,l3453384,12457r-2560,-2557l3450181,8356r,-3616l3450824,3196r2560,-2557l3454920,r3619,l3460087,639r2548,2557l3463278,4740r,3616l3462635,9900r-2548,2557l3458539,13096xem3484673,13096r-3607,l3479518,12457r-2560,-2557l3476315,8356r,-3616l3476958,3196r2560,-2557l3481066,r3607,l3486221,639r2560,2557l3489412,4740r,3616l3488781,9900r-2560,2557l3484673,13096xem3510819,13096r-3619,l3505652,12457r-2560,-2557l3502461,8356r,-3616l3503092,3196r2560,-2557l3507200,r3619,l3512355,639r2560,2557l3515558,4740r,3616l3514915,9900r-2560,2557l3510819,13096xem3536954,13096r-3620,l3531786,12457r-2548,-2557l3528595,8356r,-3616l3529238,3196r2548,-2557l3533334,r3620,l3538489,639r2560,2557l3541692,4740r,3616l3541049,9900r-2560,2557l3536954,13096xem3563088,13096r-3620,l3557932,12457r-2559,-2557l3554730,8356r,-3616l3555373,3196r2559,-2557l3559468,r3620,l3564636,639r2559,2557l3567826,4740r,3616l3567195,9900r-2559,2557l3563088,13096xem3589222,13096r-3608,l3584067,12457r-2560,-2557l3580876,8356r,-3616l3581507,3196r2560,-2557l3585614,r3608,l3590770,639r2560,2557l3593973,4740r,3616l3593330,9900r-2560,2557l3589222,13096xem3615368,13096r-3619,l3610201,12457r-2548,-2557l3607010,8356r,-3616l3607653,3196r2548,-2557l3611749,r3619,l3616904,639r2560,2557l3620107,4740r,3616l3619464,9900r-2560,2557l3615368,13096xem3641502,13096r-3619,l3636347,12457r-2560,-2557l3633144,8356r,-3616l3633787,3196r2560,-2557l3637883,r3619,l3643050,639r2548,2557l3646241,4740r,3616l3645598,9900r-2548,2557l3641502,13096xem3667637,13096r-3608,l3662481,12457r-2560,-2557l3659278,8356r,-3616l3659921,3196r2560,-2557l3664029,r3608,l3669184,639r2560,2557l3672375,4740r,3616l3671744,9900r-2560,2557l3667637,13096xem3693783,13096r-3620,l3688615,12457r-2559,-2557l3685425,8356r,-3616l3686056,3196r2559,-2557l3690163,r3620,l3695319,639r2559,2557l3698521,4740r,3616l3697878,9900r-2559,2557l3693783,13096xem3719917,13096r-3620,l3714762,12457r-2560,-2557l3711559,8356r,-3616l3712202,3196r2560,-2557l3716297,r3620,l3721465,639r2548,2557l3724656,4740r,3616l3724013,9900r-2548,2557l3719917,13096xem3746051,13096r-3619,l3740896,12457r-2560,-2557l3737693,8356r,-3616l3738336,3196r2560,-2557l3742432,r3619,l3747599,639r2560,2557l3750790,4740r,3616l3750159,9900r-2560,2557l3746051,13096xem3772197,13096r-3619,l3767030,12457r-2560,-2557l3763839,8356r,-3616l3764470,3196r2560,-2557l3768578,r3619,l3773733,639r2560,2557l3776936,4740r,3616l3776293,9900r-2560,2557l3772197,13096xem3798331,13096r-3619,l3793164,12457r-2548,-2557l3789973,8356r,-3616l3790616,3196r2548,-2557l3794712,r3619,l3799867,639r2560,2557l3803070,4740r,3616l3802427,9900r-2560,2557l3798331,13096xem3824466,13096r-3620,l3819310,12457r-2560,-2557l3816108,8356r,-3616l3816750,3196r2560,-2557l3820846,r3620,l3826014,639r2559,2557l3829204,4740r,3616l3828573,9900r-2559,2557l3824466,13096xem3850600,13096r-3608,l3845445,12457r-2560,-2557l3842254,8356r,-3616l3842885,3196r2560,-2557l3846992,r3608,l3852148,639r2560,2557l3855351,4740r,3616l3854708,9900r-2560,2557l3850600,13096xem3876746,13096r-3619,l3871579,12457r-2548,-2557l3868388,8356r,-3616l3869031,3196r2548,-2557l3873127,r3619,l3878282,639r2560,2557l3881485,4740r,3616l3880842,9900r-2560,2557l3876746,13096xem3902880,13096r-3619,l3897725,12457r-2560,-2557l3894522,8356r,-3616l3895165,3196r2560,-2557l3899261,r3619,l3904428,639r2548,2557l3907619,4740r,3616l3906976,9900r-2548,2557l3902880,13096xem3929014,13096r-3607,l3923859,12457r-2560,-2557l3920656,8356r,-3616l3921299,3196r2560,-2557l3925407,r3607,l3930562,639r2560,2557l3933753,4740r,3616l3933122,9900r-2560,2557l3929014,13096xem3955161,13096r-3620,l3949993,12457r-2560,-2557l3946802,8356r,-3616l3947433,3196r2560,-2557l3951541,r3620,l3956697,639r2559,2557l3959899,4740r,3616l3959256,9900r-2559,2557l3955161,13096xem3981295,13096r-3620,l3976139,12457r-2559,-2557l3972937,8356r,-3616l3973580,3196r2559,-2557l3977675,r3620,l3982843,639r2548,2557l3986034,4740r,3616l3985391,9900r-2548,2557l3981295,13096xem4007429,13096r-3619,l4002274,12457r-2560,-2557l3999071,8356r,-3616l3999714,3196r2560,-2557l4003810,r3619,l4008977,639r2560,2557l4012168,4740r,3616l4011537,9900r-2560,2557l4007429,13096xem4033575,13096r-3619,l4028408,12457r-2560,-2557l4025217,8356r,-3616l4025848,3196r2560,-2557l4029956,r3619,l4035111,639r2560,2557l4038314,4740r,3616l4037671,9900r-2560,2557l4033575,13096xem4059709,13096r-3619,l4054542,12457r-2548,-2557l4051351,8356r,-3616l4051994,3196r2548,-2557l4056090,r3619,l4061245,639r2560,2557l4064448,4740r,3616l4063805,9900r-2560,2557l4059709,13096xem4085844,13096r-3620,l4080688,12457r-2560,-2557l4077485,8356r,-3616l4078128,3196r2560,-2557l4082224,r3620,l4087391,639r2560,2557l4090582,4740r,3616l4089951,9900r-2560,2557l4085844,13096xem4111978,13096r-3608,l4106822,12457r-2559,-2557l4103632,8356r,-3616l4104263,3196r2559,-2557l4108370,r3608,l4113526,639r2559,2557l4116717,4740r,3616l4116085,9900r-2559,2557l4111978,13096xem4138124,13096r-3620,l4132957,12457r-2560,-2557l4129766,8356r,-3616l4130397,3196r2560,-2557l4134504,r3620,l4139660,639r2560,2557l4142863,4740r,3616l4142220,9900r-2560,2557l4138124,13096xem4164258,13096r-3619,l4159103,12457r-2560,-2557l4155900,8356r,-3616l4156543,3196r2560,-2557l4160639,r3619,l4165806,639r2548,2557l4168997,4740r,3616l4168354,9900r-2548,2557l4164258,13096xem4190392,13096r-3607,l4185237,12457r-2560,-2557l4182034,8356r,-3616l4182677,3196r2560,-2557l4186785,r3607,l4191940,639r2560,2557l4195131,4740r,3616l4194500,9900r-2560,2557l4190392,13096xem4216539,13096r-3620,l4211371,12457r-2560,-2557l4208180,8356r,-3616l4208811,3196r2560,-2557l4212919,r3620,l4218074,639r2560,2557l4221277,4740r,3616l4220634,9900r-2560,2557l4216539,13096xem4242673,13096r-3620,l4237505,12457r-2547,-2557l4234315,8356r,-3616l4234958,3196r2547,-2557l4239053,r3620,l4244209,639r2560,2557l4247411,4740r,3616l4246769,9900r-2560,2557l4242673,13096xem4268807,13096r-3620,l4263652,12457r-2560,-2557l4260449,8356r,-3616l4261092,3196r2560,-2557l4265187,r3620,l4270355,639r2560,2557l4273546,4740r,3616l4272915,9900r-2560,2557l4268807,13096xem4294941,13096r-3607,l4289786,12457r-2560,-2557l4286595,8356r,-3616l4287226,3196r2560,-2557l4291334,r3607,l4296489,639r2560,2557l4299692,4740r,3616l4299049,9900r-2560,2557l4294941,13096xem4321087,13096r-3619,l4315920,12457r-2548,-2557l4312729,8356r,-3616l4313372,3196r2548,-2557l4317468,r3619,l4322623,639r2560,2557l4325826,4740r,3616l4325183,9900r-2560,2557l4321087,13096xem4347222,13096r-3620,l4342066,12457r-2560,-2557l4338863,8356r,-3616l4339506,3196r2560,-2557l4343602,r3620,l4348769,639r2548,2557l4351960,4740r,3616l4351317,9900r-2548,2557l4347222,13096xem4373356,13096r-3608,l4368200,12457r-2559,-2557l4364998,8356r,-3616l4365641,3196r2559,-2557l4369748,r3608,l4374904,639r2559,2557l4378094,4740r,3616l4377463,9900r-2559,2557l4373356,13096xem4399502,13096r-3620,l4394335,12457r-2560,-2557l4391144,8356r,-3616l4391775,3196r2560,-2557l4395882,r3620,l4401038,639r2560,2557l4404241,4740r,3616l4403598,9900r-2560,2557l4399502,13096xem4425636,13096r-3619,l4420481,12457r-2560,-2557l4417278,8356r,-3616l4417921,3196r2560,-2557l4422017,r3619,l4427184,639r2548,2557l4430375,4740r,3616l4429732,9900r-2548,2557l4425636,13096xem4451770,13096r-3619,l4446615,12457r-2560,-2557l4443412,8356r,-3616l4444055,3196r2560,-2557l4448151,r3619,l4453318,639r2560,2557l4456509,4740r,3616l4455878,9900r-2560,2557l4451770,13096xem4477916,13096r-3619,l4472749,12457r-2560,-2557l4469558,8356r,-3616l4470189,3196r2560,-2557l4474297,r3619,l4479452,639r2560,2557l4482655,4740r,3616l4482012,9900r-2560,2557l4477916,13096xem4504051,13096r-3620,l4498883,12457r-2548,-2557l4495692,8356r,-3616l4496335,3196r2548,-2557l4500431,r3620,l4505587,639r2559,2557l4508789,4740r,3616l4508146,9900r-2559,2557l4504051,13096xem4530185,13096r-3620,l4525029,12457r-2559,-2557l4521827,8356r,-3616l4522470,3196r2559,-2557l4526565,r3620,l4531733,639r2560,2557l4534924,4740r,3616l4534293,9900r-2560,2557l4530185,13096xem4556319,13096r-3607,l4551164,12457r-2560,-2557l4547973,8356r,-3616l4548604,3196r2560,-2557l4552712,r3607,l4557867,639r2560,2557l4561070,4740r,3616l4560427,9900r-2560,2557l4556319,13096xem4582465,13096r-3619,l4577298,12457r-2548,-2557l4574107,8356r,-3616l4574750,3196r2548,-2557l4578846,r3619,l4584001,639r2560,2557l4587204,4740r,3616l4586561,9900r-2560,2557l4582465,13096xem4608599,13096r-3619,l4603444,12457r-2560,-2557l4600241,8356r,-3616l4600884,3196r2560,-2557l4604980,r3619,l4610147,639r2548,2557l4613338,4740r,3616l4612695,9900r-2548,2557l4608599,13096xem4634734,13096r-3608,l4629578,12457r-2560,-2557l4626375,8356r,-3616l4627018,3196r2560,-2557l4631126,r3608,l4636281,639r2560,2557l4639472,4740r,3616l4638841,9900r-2560,2557l4634734,13096xem4660880,13096r-3620,l4655712,12457r-2559,-2557l4652522,8356r,-3616l4653153,3196r2559,-2557l4657260,r3620,l4662416,639r2560,2557l4665618,4740r,3616l4664976,9900r-2560,2557l4660880,13096xem4687014,13096r-3619,l4681847,12457r-2548,-2557l4678656,8356r,-3616l4679299,3196r2548,-2557l4683395,r3619,l4688562,639r2548,2557l4691753,4740r,3616l4691110,9900r-2548,2557l4687014,13096xem4713148,13096r-3619,l4707993,12457r-2560,-2557l4704790,8356r,-3616l4705433,3196r2560,-2557l4709529,r3619,l4714696,639r2560,2557l4717887,4740r,3616l4717256,9900r-2560,2557l4713148,13096xem4739282,13096r-3607,l4734127,12457r-2560,-2557l4730936,8356r,-3616l4731567,3196r2560,-2557l4735675,r3607,l4740830,639r2560,2557l4744033,4740r,3616l4743390,9900r-2560,2557l4739282,13096xem4765429,13096r-3620,l4760261,12457r-2548,-2557l4757070,8356r,-3616l4757713,3196r2548,-2557l4761809,r3620,l4766964,639r2560,2557l4770167,4740r,3616l4769524,9900r-2560,2557l4765429,13096xem4791563,13096r-3620,l4786407,12457r-2559,-2557l4783205,8356r,-3616l4783848,3196r2559,-2557l4787943,r3620,l4793111,639r2559,2557l4796301,4740r,3616l4795670,9900r-2559,2557l4791563,13096xem4817697,13096r-3608,l4812542,12457r-2560,-2557l4809339,8356r,-3616l4809982,3196r2560,-2557l4814089,r3608,l4819245,639r2560,2557l4822448,4740r,3616l4821805,9900r-2560,2557l4817697,13096xem4843843,13096r-3619,l4838676,12457r-2560,-2557l4835485,8356r,-3616l4836116,3196r2560,-2557l4840224,r3619,l4845379,639r2560,2557l4848582,4740r,3616l4847939,9900r-2560,2557l4843843,13096xem4869977,13096r-3619,l4864822,12457r-2560,-2557l4861619,8356r,-3616l4862262,3196r2560,-2557l4866358,r3619,l4871525,639r2548,2557l4874716,4740r,3616l4874073,9900r-2548,2557l4869977,13096xem4896112,13096r-3608,l4890956,12457r-2560,-2557l4887753,8356r,-3616l4888396,3196r2560,-2557l4892504,r3608,l4897659,639r2560,2557l4900850,4740r,3616l4900219,9900r-2560,2557l4896112,13096xem4922258,13096r-3620,l4917090,12457r-2559,-2557l4913900,8356r,-3616l4914531,3196r2559,-2557l4918638,r3620,l4923794,639r2559,2557l4926996,4740r,3616l4926353,9900r-2559,2557l4922258,13096xem4948392,13096r-3620,l4943225,12457r-2548,-2557l4940034,8356r,-3616l4940677,3196r2548,-2557l4944772,r3620,l4949928,639r2560,2557l4953131,4740r,3616l4952488,9900r-2560,2557l4948392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4" w:history="1">
            <w:r w:rsidR="006671D6">
              <w:rPr>
                <w:color w:val="4A3A3C"/>
              </w:rPr>
              <w:t>版本修訂紀</w:t>
            </w:r>
            <w:r w:rsidR="006671D6">
              <w:rPr>
                <w:color w:val="4A3A3C"/>
                <w:spacing w:val="-10"/>
              </w:rPr>
              <w:t>錄</w:t>
            </w:r>
            <w:r w:rsidR="006671D6">
              <w:rPr>
                <w:rFonts w:ascii="Times New Roman" w:eastAsia="Times New Roman"/>
                <w:color w:val="4A3A3C"/>
              </w:rPr>
              <w:tab/>
            </w:r>
            <w:r w:rsidR="006671D6">
              <w:rPr>
                <w:b/>
                <w:color w:val="C70F2E"/>
                <w:spacing w:val="-10"/>
              </w:rPr>
              <w:t>3</w:t>
            </w:r>
          </w:hyperlink>
        </w:p>
        <w:p w14:paraId="3EA2DADF" w14:textId="77777777" w:rsidR="006671D6" w:rsidRDefault="00000000">
          <w:pPr>
            <w:pStyle w:val="30"/>
            <w:tabs>
              <w:tab w:val="right" w:pos="10146"/>
            </w:tabs>
            <w:spacing w:before="13"/>
            <w:ind w:left="509" w:firstLine="0"/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55872" behindDoc="1" locked="0" layoutInCell="1" allowOverlap="1" wp14:anchorId="3044F4F7" wp14:editId="607675E1">
                    <wp:simplePos x="0" y="0"/>
                    <wp:positionH relativeFrom="page">
                      <wp:posOffset>1173955</wp:posOffset>
                    </wp:positionH>
                    <wp:positionV relativeFrom="paragraph">
                      <wp:posOffset>145416</wp:posOffset>
                    </wp:positionV>
                    <wp:extent cx="5461635" cy="13335"/>
                    <wp:effectExtent l="0" t="0" r="0" b="0"/>
                    <wp:wrapNone/>
                    <wp:docPr id="17" name="Graphic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46163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6163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550" y="13096"/>
                                  </a:moveTo>
                                  <a:lnTo>
                                    <a:pt x="30933" y="13096"/>
                                  </a:lnTo>
                                  <a:lnTo>
                                    <a:pt x="29389" y="12457"/>
                                  </a:lnTo>
                                  <a:lnTo>
                                    <a:pt x="26832" y="9900"/>
                                  </a:lnTo>
                                  <a:lnTo>
                                    <a:pt x="26193" y="8356"/>
                                  </a:lnTo>
                                  <a:lnTo>
                                    <a:pt x="26193" y="4740"/>
                                  </a:lnTo>
                                  <a:lnTo>
                                    <a:pt x="26832" y="3196"/>
                                  </a:lnTo>
                                  <a:lnTo>
                                    <a:pt x="29389" y="639"/>
                                  </a:lnTo>
                                  <a:lnTo>
                                    <a:pt x="30933" y="0"/>
                                  </a:lnTo>
                                  <a:lnTo>
                                    <a:pt x="34550" y="0"/>
                                  </a:lnTo>
                                  <a:lnTo>
                                    <a:pt x="36093" y="639"/>
                                  </a:lnTo>
                                  <a:lnTo>
                                    <a:pt x="38650" y="3196"/>
                                  </a:lnTo>
                                  <a:lnTo>
                                    <a:pt x="39290" y="4740"/>
                                  </a:lnTo>
                                  <a:lnTo>
                                    <a:pt x="39290" y="8356"/>
                                  </a:lnTo>
                                  <a:lnTo>
                                    <a:pt x="38650" y="9900"/>
                                  </a:lnTo>
                                  <a:lnTo>
                                    <a:pt x="36093" y="12457"/>
                                  </a:lnTo>
                                  <a:lnTo>
                                    <a:pt x="3455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0743" y="13096"/>
                                  </a:moveTo>
                                  <a:lnTo>
                                    <a:pt x="57126" y="13096"/>
                                  </a:lnTo>
                                  <a:lnTo>
                                    <a:pt x="55583" y="12457"/>
                                  </a:lnTo>
                                  <a:lnTo>
                                    <a:pt x="53025" y="9900"/>
                                  </a:lnTo>
                                  <a:lnTo>
                                    <a:pt x="52386" y="8356"/>
                                  </a:lnTo>
                                  <a:lnTo>
                                    <a:pt x="52386" y="4740"/>
                                  </a:lnTo>
                                  <a:lnTo>
                                    <a:pt x="53025" y="3196"/>
                                  </a:lnTo>
                                  <a:lnTo>
                                    <a:pt x="55583" y="639"/>
                                  </a:lnTo>
                                  <a:lnTo>
                                    <a:pt x="57126" y="0"/>
                                  </a:lnTo>
                                  <a:lnTo>
                                    <a:pt x="60743" y="0"/>
                                  </a:lnTo>
                                  <a:lnTo>
                                    <a:pt x="62286" y="639"/>
                                  </a:lnTo>
                                  <a:lnTo>
                                    <a:pt x="64844" y="3196"/>
                                  </a:lnTo>
                                  <a:lnTo>
                                    <a:pt x="65483" y="4740"/>
                                  </a:lnTo>
                                  <a:lnTo>
                                    <a:pt x="65483" y="8356"/>
                                  </a:lnTo>
                                  <a:lnTo>
                                    <a:pt x="64844" y="9900"/>
                                  </a:lnTo>
                                  <a:lnTo>
                                    <a:pt x="62286" y="12457"/>
                                  </a:lnTo>
                                  <a:lnTo>
                                    <a:pt x="6074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6936" y="13096"/>
                                  </a:moveTo>
                                  <a:lnTo>
                                    <a:pt x="83320" y="13096"/>
                                  </a:lnTo>
                                  <a:lnTo>
                                    <a:pt x="81776" y="12457"/>
                                  </a:lnTo>
                                  <a:lnTo>
                                    <a:pt x="79219" y="9900"/>
                                  </a:lnTo>
                                  <a:lnTo>
                                    <a:pt x="78579" y="8356"/>
                                  </a:lnTo>
                                  <a:lnTo>
                                    <a:pt x="78579" y="4740"/>
                                  </a:lnTo>
                                  <a:lnTo>
                                    <a:pt x="79219" y="3196"/>
                                  </a:lnTo>
                                  <a:lnTo>
                                    <a:pt x="81776" y="639"/>
                                  </a:lnTo>
                                  <a:lnTo>
                                    <a:pt x="83320" y="0"/>
                                  </a:lnTo>
                                  <a:lnTo>
                                    <a:pt x="86936" y="0"/>
                                  </a:lnTo>
                                  <a:lnTo>
                                    <a:pt x="88480" y="639"/>
                                  </a:lnTo>
                                  <a:lnTo>
                                    <a:pt x="91037" y="3196"/>
                                  </a:lnTo>
                                  <a:lnTo>
                                    <a:pt x="91676" y="4740"/>
                                  </a:lnTo>
                                  <a:lnTo>
                                    <a:pt x="91676" y="8356"/>
                                  </a:lnTo>
                                  <a:lnTo>
                                    <a:pt x="91037" y="9900"/>
                                  </a:lnTo>
                                  <a:lnTo>
                                    <a:pt x="88480" y="12457"/>
                                  </a:lnTo>
                                  <a:lnTo>
                                    <a:pt x="869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3129" y="13096"/>
                                  </a:moveTo>
                                  <a:lnTo>
                                    <a:pt x="109513" y="13096"/>
                                  </a:lnTo>
                                  <a:lnTo>
                                    <a:pt x="107969" y="12457"/>
                                  </a:lnTo>
                                  <a:lnTo>
                                    <a:pt x="105412" y="9900"/>
                                  </a:lnTo>
                                  <a:lnTo>
                                    <a:pt x="104773" y="8356"/>
                                  </a:lnTo>
                                  <a:lnTo>
                                    <a:pt x="104773" y="4740"/>
                                  </a:lnTo>
                                  <a:lnTo>
                                    <a:pt x="105412" y="3196"/>
                                  </a:lnTo>
                                  <a:lnTo>
                                    <a:pt x="107969" y="639"/>
                                  </a:lnTo>
                                  <a:lnTo>
                                    <a:pt x="109513" y="0"/>
                                  </a:lnTo>
                                  <a:lnTo>
                                    <a:pt x="113129" y="0"/>
                                  </a:lnTo>
                                  <a:lnTo>
                                    <a:pt x="114673" y="639"/>
                                  </a:lnTo>
                                  <a:lnTo>
                                    <a:pt x="117230" y="3196"/>
                                  </a:lnTo>
                                  <a:lnTo>
                                    <a:pt x="117870" y="4740"/>
                                  </a:lnTo>
                                  <a:lnTo>
                                    <a:pt x="117870" y="8356"/>
                                  </a:lnTo>
                                  <a:lnTo>
                                    <a:pt x="117230" y="9900"/>
                                  </a:lnTo>
                                  <a:lnTo>
                                    <a:pt x="114673" y="12457"/>
                                  </a:lnTo>
                                  <a:lnTo>
                                    <a:pt x="1131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9323" y="13096"/>
                                  </a:moveTo>
                                  <a:lnTo>
                                    <a:pt x="135706" y="13096"/>
                                  </a:lnTo>
                                  <a:lnTo>
                                    <a:pt x="134163" y="12457"/>
                                  </a:lnTo>
                                  <a:lnTo>
                                    <a:pt x="131605" y="9900"/>
                                  </a:lnTo>
                                  <a:lnTo>
                                    <a:pt x="130966" y="8356"/>
                                  </a:lnTo>
                                  <a:lnTo>
                                    <a:pt x="130966" y="4740"/>
                                  </a:lnTo>
                                  <a:lnTo>
                                    <a:pt x="131605" y="3196"/>
                                  </a:lnTo>
                                  <a:lnTo>
                                    <a:pt x="134163" y="639"/>
                                  </a:lnTo>
                                  <a:lnTo>
                                    <a:pt x="135706" y="0"/>
                                  </a:lnTo>
                                  <a:lnTo>
                                    <a:pt x="139323" y="0"/>
                                  </a:lnTo>
                                  <a:lnTo>
                                    <a:pt x="140866" y="639"/>
                                  </a:lnTo>
                                  <a:lnTo>
                                    <a:pt x="143423" y="3196"/>
                                  </a:lnTo>
                                  <a:lnTo>
                                    <a:pt x="144063" y="4740"/>
                                  </a:lnTo>
                                  <a:lnTo>
                                    <a:pt x="144063" y="8356"/>
                                  </a:lnTo>
                                  <a:lnTo>
                                    <a:pt x="143423" y="9900"/>
                                  </a:lnTo>
                                  <a:lnTo>
                                    <a:pt x="140866" y="12457"/>
                                  </a:lnTo>
                                  <a:lnTo>
                                    <a:pt x="1393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5515" y="13096"/>
                                  </a:moveTo>
                                  <a:lnTo>
                                    <a:pt x="161900" y="13096"/>
                                  </a:lnTo>
                                  <a:lnTo>
                                    <a:pt x="160356" y="12457"/>
                                  </a:lnTo>
                                  <a:lnTo>
                                    <a:pt x="157799" y="9900"/>
                                  </a:lnTo>
                                  <a:lnTo>
                                    <a:pt x="157160" y="8356"/>
                                  </a:lnTo>
                                  <a:lnTo>
                                    <a:pt x="157160" y="4740"/>
                                  </a:lnTo>
                                  <a:lnTo>
                                    <a:pt x="157799" y="3196"/>
                                  </a:lnTo>
                                  <a:lnTo>
                                    <a:pt x="160356" y="639"/>
                                  </a:lnTo>
                                  <a:lnTo>
                                    <a:pt x="161900" y="0"/>
                                  </a:lnTo>
                                  <a:lnTo>
                                    <a:pt x="165515" y="0"/>
                                  </a:lnTo>
                                  <a:lnTo>
                                    <a:pt x="167060" y="639"/>
                                  </a:lnTo>
                                  <a:lnTo>
                                    <a:pt x="169617" y="3196"/>
                                  </a:lnTo>
                                  <a:lnTo>
                                    <a:pt x="170256" y="4740"/>
                                  </a:lnTo>
                                  <a:lnTo>
                                    <a:pt x="170256" y="8356"/>
                                  </a:lnTo>
                                  <a:lnTo>
                                    <a:pt x="169617" y="9900"/>
                                  </a:lnTo>
                                  <a:lnTo>
                                    <a:pt x="167060" y="12457"/>
                                  </a:lnTo>
                                  <a:lnTo>
                                    <a:pt x="1655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1709" y="13096"/>
                                  </a:moveTo>
                                  <a:lnTo>
                                    <a:pt x="188093" y="13096"/>
                                  </a:lnTo>
                                  <a:lnTo>
                                    <a:pt x="186549" y="12457"/>
                                  </a:lnTo>
                                  <a:lnTo>
                                    <a:pt x="183992" y="9900"/>
                                  </a:lnTo>
                                  <a:lnTo>
                                    <a:pt x="183352" y="8356"/>
                                  </a:lnTo>
                                  <a:lnTo>
                                    <a:pt x="183352" y="4740"/>
                                  </a:lnTo>
                                  <a:lnTo>
                                    <a:pt x="183992" y="3196"/>
                                  </a:lnTo>
                                  <a:lnTo>
                                    <a:pt x="186549" y="639"/>
                                  </a:lnTo>
                                  <a:lnTo>
                                    <a:pt x="188093" y="0"/>
                                  </a:lnTo>
                                  <a:lnTo>
                                    <a:pt x="191709" y="0"/>
                                  </a:lnTo>
                                  <a:lnTo>
                                    <a:pt x="193252" y="639"/>
                                  </a:lnTo>
                                  <a:lnTo>
                                    <a:pt x="195810" y="3196"/>
                                  </a:lnTo>
                                  <a:lnTo>
                                    <a:pt x="196449" y="4740"/>
                                  </a:lnTo>
                                  <a:lnTo>
                                    <a:pt x="196449" y="8356"/>
                                  </a:lnTo>
                                  <a:lnTo>
                                    <a:pt x="195810" y="9900"/>
                                  </a:lnTo>
                                  <a:lnTo>
                                    <a:pt x="193252" y="12457"/>
                                  </a:lnTo>
                                  <a:lnTo>
                                    <a:pt x="1917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7903" y="13096"/>
                                  </a:moveTo>
                                  <a:lnTo>
                                    <a:pt x="214286" y="13096"/>
                                  </a:lnTo>
                                  <a:lnTo>
                                    <a:pt x="212743" y="12457"/>
                                  </a:lnTo>
                                  <a:lnTo>
                                    <a:pt x="210185" y="9900"/>
                                  </a:lnTo>
                                  <a:lnTo>
                                    <a:pt x="209546" y="8356"/>
                                  </a:lnTo>
                                  <a:lnTo>
                                    <a:pt x="209546" y="4740"/>
                                  </a:lnTo>
                                  <a:lnTo>
                                    <a:pt x="210185" y="3196"/>
                                  </a:lnTo>
                                  <a:lnTo>
                                    <a:pt x="212743" y="639"/>
                                  </a:lnTo>
                                  <a:lnTo>
                                    <a:pt x="214286" y="0"/>
                                  </a:lnTo>
                                  <a:lnTo>
                                    <a:pt x="217903" y="0"/>
                                  </a:lnTo>
                                  <a:lnTo>
                                    <a:pt x="219446" y="639"/>
                                  </a:lnTo>
                                  <a:lnTo>
                                    <a:pt x="222003" y="3196"/>
                                  </a:lnTo>
                                  <a:lnTo>
                                    <a:pt x="222643" y="4740"/>
                                  </a:lnTo>
                                  <a:lnTo>
                                    <a:pt x="222643" y="8356"/>
                                  </a:lnTo>
                                  <a:lnTo>
                                    <a:pt x="222003" y="9900"/>
                                  </a:lnTo>
                                  <a:lnTo>
                                    <a:pt x="219446" y="12457"/>
                                  </a:lnTo>
                                  <a:lnTo>
                                    <a:pt x="2179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4095" y="13096"/>
                                  </a:moveTo>
                                  <a:lnTo>
                                    <a:pt x="240480" y="13096"/>
                                  </a:lnTo>
                                  <a:lnTo>
                                    <a:pt x="238935" y="12457"/>
                                  </a:lnTo>
                                  <a:lnTo>
                                    <a:pt x="236378" y="9900"/>
                                  </a:lnTo>
                                  <a:lnTo>
                                    <a:pt x="235740" y="8356"/>
                                  </a:lnTo>
                                  <a:lnTo>
                                    <a:pt x="235740" y="4740"/>
                                  </a:lnTo>
                                  <a:lnTo>
                                    <a:pt x="236378" y="3196"/>
                                  </a:lnTo>
                                  <a:lnTo>
                                    <a:pt x="238935" y="639"/>
                                  </a:lnTo>
                                  <a:lnTo>
                                    <a:pt x="240480" y="0"/>
                                  </a:lnTo>
                                  <a:lnTo>
                                    <a:pt x="244095" y="0"/>
                                  </a:lnTo>
                                  <a:lnTo>
                                    <a:pt x="245640" y="639"/>
                                  </a:lnTo>
                                  <a:lnTo>
                                    <a:pt x="248197" y="3196"/>
                                  </a:lnTo>
                                  <a:lnTo>
                                    <a:pt x="248837" y="4740"/>
                                  </a:lnTo>
                                  <a:lnTo>
                                    <a:pt x="248837" y="8356"/>
                                  </a:lnTo>
                                  <a:lnTo>
                                    <a:pt x="248197" y="9900"/>
                                  </a:lnTo>
                                  <a:lnTo>
                                    <a:pt x="245640" y="12457"/>
                                  </a:lnTo>
                                  <a:lnTo>
                                    <a:pt x="2440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0289" y="13096"/>
                                  </a:moveTo>
                                  <a:lnTo>
                                    <a:pt x="266672" y="13096"/>
                                  </a:lnTo>
                                  <a:lnTo>
                                    <a:pt x="265129" y="12457"/>
                                  </a:lnTo>
                                  <a:lnTo>
                                    <a:pt x="262572" y="9900"/>
                                  </a:lnTo>
                                  <a:lnTo>
                                    <a:pt x="261932" y="8356"/>
                                  </a:lnTo>
                                  <a:lnTo>
                                    <a:pt x="261932" y="4740"/>
                                  </a:lnTo>
                                  <a:lnTo>
                                    <a:pt x="262572" y="3196"/>
                                  </a:lnTo>
                                  <a:lnTo>
                                    <a:pt x="265129" y="639"/>
                                  </a:lnTo>
                                  <a:lnTo>
                                    <a:pt x="266672" y="0"/>
                                  </a:lnTo>
                                  <a:lnTo>
                                    <a:pt x="270289" y="0"/>
                                  </a:lnTo>
                                  <a:lnTo>
                                    <a:pt x="271832" y="639"/>
                                  </a:lnTo>
                                  <a:lnTo>
                                    <a:pt x="274390" y="3196"/>
                                  </a:lnTo>
                                  <a:lnTo>
                                    <a:pt x="275029" y="4740"/>
                                  </a:lnTo>
                                  <a:lnTo>
                                    <a:pt x="275029" y="8356"/>
                                  </a:lnTo>
                                  <a:lnTo>
                                    <a:pt x="274390" y="9900"/>
                                  </a:lnTo>
                                  <a:lnTo>
                                    <a:pt x="271832" y="12457"/>
                                  </a:lnTo>
                                  <a:lnTo>
                                    <a:pt x="27028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6483" y="13096"/>
                                  </a:moveTo>
                                  <a:lnTo>
                                    <a:pt x="292866" y="13096"/>
                                  </a:lnTo>
                                  <a:lnTo>
                                    <a:pt x="291323" y="12457"/>
                                  </a:lnTo>
                                  <a:lnTo>
                                    <a:pt x="288765" y="9900"/>
                                  </a:lnTo>
                                  <a:lnTo>
                                    <a:pt x="288126" y="8356"/>
                                  </a:lnTo>
                                  <a:lnTo>
                                    <a:pt x="288126" y="4740"/>
                                  </a:lnTo>
                                  <a:lnTo>
                                    <a:pt x="288765" y="3196"/>
                                  </a:lnTo>
                                  <a:lnTo>
                                    <a:pt x="291323" y="639"/>
                                  </a:lnTo>
                                  <a:lnTo>
                                    <a:pt x="292866" y="0"/>
                                  </a:lnTo>
                                  <a:lnTo>
                                    <a:pt x="296483" y="0"/>
                                  </a:lnTo>
                                  <a:lnTo>
                                    <a:pt x="298026" y="639"/>
                                  </a:lnTo>
                                  <a:lnTo>
                                    <a:pt x="300584" y="3196"/>
                                  </a:lnTo>
                                  <a:lnTo>
                                    <a:pt x="301223" y="4740"/>
                                  </a:lnTo>
                                  <a:lnTo>
                                    <a:pt x="301223" y="8356"/>
                                  </a:lnTo>
                                  <a:lnTo>
                                    <a:pt x="300584" y="9900"/>
                                  </a:lnTo>
                                  <a:lnTo>
                                    <a:pt x="298026" y="12457"/>
                                  </a:lnTo>
                                  <a:lnTo>
                                    <a:pt x="29648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2676" y="13096"/>
                                  </a:moveTo>
                                  <a:lnTo>
                                    <a:pt x="319060" y="13096"/>
                                  </a:lnTo>
                                  <a:lnTo>
                                    <a:pt x="317515" y="12457"/>
                                  </a:lnTo>
                                  <a:lnTo>
                                    <a:pt x="314958" y="9900"/>
                                  </a:lnTo>
                                  <a:lnTo>
                                    <a:pt x="314319" y="8356"/>
                                  </a:lnTo>
                                  <a:lnTo>
                                    <a:pt x="314319" y="4740"/>
                                  </a:lnTo>
                                  <a:lnTo>
                                    <a:pt x="314958" y="3196"/>
                                  </a:lnTo>
                                  <a:lnTo>
                                    <a:pt x="317515" y="639"/>
                                  </a:lnTo>
                                  <a:lnTo>
                                    <a:pt x="319060" y="0"/>
                                  </a:lnTo>
                                  <a:lnTo>
                                    <a:pt x="322676" y="0"/>
                                  </a:lnTo>
                                  <a:lnTo>
                                    <a:pt x="324219" y="639"/>
                                  </a:lnTo>
                                  <a:lnTo>
                                    <a:pt x="326776" y="3196"/>
                                  </a:lnTo>
                                  <a:lnTo>
                                    <a:pt x="327415" y="4740"/>
                                  </a:lnTo>
                                  <a:lnTo>
                                    <a:pt x="327415" y="8356"/>
                                  </a:lnTo>
                                  <a:lnTo>
                                    <a:pt x="326776" y="9900"/>
                                  </a:lnTo>
                                  <a:lnTo>
                                    <a:pt x="324219" y="12457"/>
                                  </a:lnTo>
                                  <a:lnTo>
                                    <a:pt x="32267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8869" y="13096"/>
                                  </a:moveTo>
                                  <a:lnTo>
                                    <a:pt x="345252" y="13096"/>
                                  </a:lnTo>
                                  <a:lnTo>
                                    <a:pt x="343709" y="12457"/>
                                  </a:lnTo>
                                  <a:lnTo>
                                    <a:pt x="341152" y="9900"/>
                                  </a:lnTo>
                                  <a:lnTo>
                                    <a:pt x="340512" y="8356"/>
                                  </a:lnTo>
                                  <a:lnTo>
                                    <a:pt x="340512" y="4740"/>
                                  </a:lnTo>
                                  <a:lnTo>
                                    <a:pt x="341152" y="3196"/>
                                  </a:lnTo>
                                  <a:lnTo>
                                    <a:pt x="343709" y="639"/>
                                  </a:lnTo>
                                  <a:lnTo>
                                    <a:pt x="345252" y="0"/>
                                  </a:lnTo>
                                  <a:lnTo>
                                    <a:pt x="348869" y="0"/>
                                  </a:lnTo>
                                  <a:lnTo>
                                    <a:pt x="350412" y="639"/>
                                  </a:lnTo>
                                  <a:lnTo>
                                    <a:pt x="352970" y="3196"/>
                                  </a:lnTo>
                                  <a:lnTo>
                                    <a:pt x="353609" y="4740"/>
                                  </a:lnTo>
                                  <a:lnTo>
                                    <a:pt x="353609" y="8356"/>
                                  </a:lnTo>
                                  <a:lnTo>
                                    <a:pt x="352970" y="9900"/>
                                  </a:lnTo>
                                  <a:lnTo>
                                    <a:pt x="350412" y="12457"/>
                                  </a:lnTo>
                                  <a:lnTo>
                                    <a:pt x="3488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5062" y="13096"/>
                                  </a:moveTo>
                                  <a:lnTo>
                                    <a:pt x="371446" y="13096"/>
                                  </a:lnTo>
                                  <a:lnTo>
                                    <a:pt x="369902" y="12457"/>
                                  </a:lnTo>
                                  <a:lnTo>
                                    <a:pt x="367345" y="9900"/>
                                  </a:lnTo>
                                  <a:lnTo>
                                    <a:pt x="366706" y="8356"/>
                                  </a:lnTo>
                                  <a:lnTo>
                                    <a:pt x="366706" y="4740"/>
                                  </a:lnTo>
                                  <a:lnTo>
                                    <a:pt x="367345" y="3196"/>
                                  </a:lnTo>
                                  <a:lnTo>
                                    <a:pt x="369902" y="639"/>
                                  </a:lnTo>
                                  <a:lnTo>
                                    <a:pt x="371446" y="0"/>
                                  </a:lnTo>
                                  <a:lnTo>
                                    <a:pt x="375062" y="0"/>
                                  </a:lnTo>
                                  <a:lnTo>
                                    <a:pt x="376606" y="639"/>
                                  </a:lnTo>
                                  <a:lnTo>
                                    <a:pt x="379164" y="3196"/>
                                  </a:lnTo>
                                  <a:lnTo>
                                    <a:pt x="379803" y="4740"/>
                                  </a:lnTo>
                                  <a:lnTo>
                                    <a:pt x="379803" y="8356"/>
                                  </a:lnTo>
                                  <a:lnTo>
                                    <a:pt x="379164" y="9900"/>
                                  </a:lnTo>
                                  <a:lnTo>
                                    <a:pt x="376606" y="12457"/>
                                  </a:lnTo>
                                  <a:lnTo>
                                    <a:pt x="3750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1256" y="13096"/>
                                  </a:moveTo>
                                  <a:lnTo>
                                    <a:pt x="397638" y="13096"/>
                                  </a:lnTo>
                                  <a:lnTo>
                                    <a:pt x="396095" y="12457"/>
                                  </a:lnTo>
                                  <a:lnTo>
                                    <a:pt x="393538" y="9900"/>
                                  </a:lnTo>
                                  <a:lnTo>
                                    <a:pt x="392899" y="8356"/>
                                  </a:lnTo>
                                  <a:lnTo>
                                    <a:pt x="392899" y="4740"/>
                                  </a:lnTo>
                                  <a:lnTo>
                                    <a:pt x="393538" y="3196"/>
                                  </a:lnTo>
                                  <a:lnTo>
                                    <a:pt x="396095" y="639"/>
                                  </a:lnTo>
                                  <a:lnTo>
                                    <a:pt x="397638" y="0"/>
                                  </a:lnTo>
                                  <a:lnTo>
                                    <a:pt x="401256" y="0"/>
                                  </a:lnTo>
                                  <a:lnTo>
                                    <a:pt x="402799" y="639"/>
                                  </a:lnTo>
                                  <a:lnTo>
                                    <a:pt x="405356" y="3196"/>
                                  </a:lnTo>
                                  <a:lnTo>
                                    <a:pt x="405995" y="4740"/>
                                  </a:lnTo>
                                  <a:lnTo>
                                    <a:pt x="405995" y="8356"/>
                                  </a:lnTo>
                                  <a:lnTo>
                                    <a:pt x="405356" y="9900"/>
                                  </a:lnTo>
                                  <a:lnTo>
                                    <a:pt x="402799" y="12457"/>
                                  </a:lnTo>
                                  <a:lnTo>
                                    <a:pt x="4012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7449" y="13096"/>
                                  </a:moveTo>
                                  <a:lnTo>
                                    <a:pt x="423832" y="13096"/>
                                  </a:lnTo>
                                  <a:lnTo>
                                    <a:pt x="422289" y="12457"/>
                                  </a:lnTo>
                                  <a:lnTo>
                                    <a:pt x="419732" y="9900"/>
                                  </a:lnTo>
                                  <a:lnTo>
                                    <a:pt x="419092" y="8356"/>
                                  </a:lnTo>
                                  <a:lnTo>
                                    <a:pt x="419092" y="4740"/>
                                  </a:lnTo>
                                  <a:lnTo>
                                    <a:pt x="419732" y="3196"/>
                                  </a:lnTo>
                                  <a:lnTo>
                                    <a:pt x="422289" y="639"/>
                                  </a:lnTo>
                                  <a:lnTo>
                                    <a:pt x="423832" y="0"/>
                                  </a:lnTo>
                                  <a:lnTo>
                                    <a:pt x="427449" y="0"/>
                                  </a:lnTo>
                                  <a:lnTo>
                                    <a:pt x="428992" y="639"/>
                                  </a:lnTo>
                                  <a:lnTo>
                                    <a:pt x="431550" y="3196"/>
                                  </a:lnTo>
                                  <a:lnTo>
                                    <a:pt x="432189" y="4740"/>
                                  </a:lnTo>
                                  <a:lnTo>
                                    <a:pt x="432189" y="8356"/>
                                  </a:lnTo>
                                  <a:lnTo>
                                    <a:pt x="431550" y="9900"/>
                                  </a:lnTo>
                                  <a:lnTo>
                                    <a:pt x="428992" y="12457"/>
                                  </a:lnTo>
                                  <a:lnTo>
                                    <a:pt x="4274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3642" y="13096"/>
                                  </a:moveTo>
                                  <a:lnTo>
                                    <a:pt x="450026" y="13096"/>
                                  </a:lnTo>
                                  <a:lnTo>
                                    <a:pt x="448482" y="12457"/>
                                  </a:lnTo>
                                  <a:lnTo>
                                    <a:pt x="445924" y="9900"/>
                                  </a:lnTo>
                                  <a:lnTo>
                                    <a:pt x="445285" y="8356"/>
                                  </a:lnTo>
                                  <a:lnTo>
                                    <a:pt x="445285" y="4740"/>
                                  </a:lnTo>
                                  <a:lnTo>
                                    <a:pt x="445924" y="3196"/>
                                  </a:lnTo>
                                  <a:lnTo>
                                    <a:pt x="448482" y="639"/>
                                  </a:lnTo>
                                  <a:lnTo>
                                    <a:pt x="450026" y="0"/>
                                  </a:lnTo>
                                  <a:lnTo>
                                    <a:pt x="453642" y="0"/>
                                  </a:lnTo>
                                  <a:lnTo>
                                    <a:pt x="455186" y="639"/>
                                  </a:lnTo>
                                  <a:lnTo>
                                    <a:pt x="457742" y="3196"/>
                                  </a:lnTo>
                                  <a:lnTo>
                                    <a:pt x="458382" y="4740"/>
                                  </a:lnTo>
                                  <a:lnTo>
                                    <a:pt x="458382" y="8356"/>
                                  </a:lnTo>
                                  <a:lnTo>
                                    <a:pt x="457742" y="9900"/>
                                  </a:lnTo>
                                  <a:lnTo>
                                    <a:pt x="455186" y="12457"/>
                                  </a:lnTo>
                                  <a:lnTo>
                                    <a:pt x="4536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9836" y="13096"/>
                                  </a:moveTo>
                                  <a:lnTo>
                                    <a:pt x="476219" y="13096"/>
                                  </a:lnTo>
                                  <a:lnTo>
                                    <a:pt x="474676" y="12457"/>
                                  </a:lnTo>
                                  <a:lnTo>
                                    <a:pt x="472118" y="9900"/>
                                  </a:lnTo>
                                  <a:lnTo>
                                    <a:pt x="471479" y="8356"/>
                                  </a:lnTo>
                                  <a:lnTo>
                                    <a:pt x="471479" y="4740"/>
                                  </a:lnTo>
                                  <a:lnTo>
                                    <a:pt x="472118" y="3196"/>
                                  </a:lnTo>
                                  <a:lnTo>
                                    <a:pt x="474676" y="639"/>
                                  </a:lnTo>
                                  <a:lnTo>
                                    <a:pt x="476219" y="0"/>
                                  </a:lnTo>
                                  <a:lnTo>
                                    <a:pt x="479836" y="0"/>
                                  </a:lnTo>
                                  <a:lnTo>
                                    <a:pt x="481379" y="639"/>
                                  </a:lnTo>
                                  <a:lnTo>
                                    <a:pt x="483936" y="3196"/>
                                  </a:lnTo>
                                  <a:lnTo>
                                    <a:pt x="484576" y="4740"/>
                                  </a:lnTo>
                                  <a:lnTo>
                                    <a:pt x="484576" y="8356"/>
                                  </a:lnTo>
                                  <a:lnTo>
                                    <a:pt x="483936" y="9900"/>
                                  </a:lnTo>
                                  <a:lnTo>
                                    <a:pt x="481379" y="12457"/>
                                  </a:lnTo>
                                  <a:lnTo>
                                    <a:pt x="4798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6028" y="13096"/>
                                  </a:moveTo>
                                  <a:lnTo>
                                    <a:pt x="502412" y="13096"/>
                                  </a:lnTo>
                                  <a:lnTo>
                                    <a:pt x="500868" y="12457"/>
                                  </a:lnTo>
                                  <a:lnTo>
                                    <a:pt x="498312" y="9900"/>
                                  </a:lnTo>
                                  <a:lnTo>
                                    <a:pt x="497672" y="8356"/>
                                  </a:lnTo>
                                  <a:lnTo>
                                    <a:pt x="497672" y="4740"/>
                                  </a:lnTo>
                                  <a:lnTo>
                                    <a:pt x="498312" y="3196"/>
                                  </a:lnTo>
                                  <a:lnTo>
                                    <a:pt x="500868" y="639"/>
                                  </a:lnTo>
                                  <a:lnTo>
                                    <a:pt x="502412" y="0"/>
                                  </a:lnTo>
                                  <a:lnTo>
                                    <a:pt x="506028" y="0"/>
                                  </a:lnTo>
                                  <a:lnTo>
                                    <a:pt x="507572" y="639"/>
                                  </a:lnTo>
                                  <a:lnTo>
                                    <a:pt x="510130" y="3196"/>
                                  </a:lnTo>
                                  <a:lnTo>
                                    <a:pt x="510769" y="4740"/>
                                  </a:lnTo>
                                  <a:lnTo>
                                    <a:pt x="510769" y="8356"/>
                                  </a:lnTo>
                                  <a:lnTo>
                                    <a:pt x="510130" y="9900"/>
                                  </a:lnTo>
                                  <a:lnTo>
                                    <a:pt x="507572" y="12457"/>
                                  </a:lnTo>
                                  <a:lnTo>
                                    <a:pt x="5060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2222" y="13096"/>
                                  </a:moveTo>
                                  <a:lnTo>
                                    <a:pt x="528606" y="13096"/>
                                  </a:lnTo>
                                  <a:lnTo>
                                    <a:pt x="527062" y="12457"/>
                                  </a:lnTo>
                                  <a:lnTo>
                                    <a:pt x="524504" y="9900"/>
                                  </a:lnTo>
                                  <a:lnTo>
                                    <a:pt x="523865" y="8356"/>
                                  </a:lnTo>
                                  <a:lnTo>
                                    <a:pt x="523865" y="4740"/>
                                  </a:lnTo>
                                  <a:lnTo>
                                    <a:pt x="524504" y="3196"/>
                                  </a:lnTo>
                                  <a:lnTo>
                                    <a:pt x="527062" y="639"/>
                                  </a:lnTo>
                                  <a:lnTo>
                                    <a:pt x="528606" y="0"/>
                                  </a:lnTo>
                                  <a:lnTo>
                                    <a:pt x="532222" y="0"/>
                                  </a:lnTo>
                                  <a:lnTo>
                                    <a:pt x="533765" y="639"/>
                                  </a:lnTo>
                                  <a:lnTo>
                                    <a:pt x="536323" y="3196"/>
                                  </a:lnTo>
                                  <a:lnTo>
                                    <a:pt x="536962" y="4740"/>
                                  </a:lnTo>
                                  <a:lnTo>
                                    <a:pt x="536962" y="8356"/>
                                  </a:lnTo>
                                  <a:lnTo>
                                    <a:pt x="536323" y="9900"/>
                                  </a:lnTo>
                                  <a:lnTo>
                                    <a:pt x="533765" y="12457"/>
                                  </a:lnTo>
                                  <a:lnTo>
                                    <a:pt x="5322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58416" y="13096"/>
                                  </a:moveTo>
                                  <a:lnTo>
                                    <a:pt x="554799" y="13096"/>
                                  </a:lnTo>
                                  <a:lnTo>
                                    <a:pt x="553256" y="12457"/>
                                  </a:lnTo>
                                  <a:lnTo>
                                    <a:pt x="550698" y="9900"/>
                                  </a:lnTo>
                                  <a:lnTo>
                                    <a:pt x="550059" y="8356"/>
                                  </a:lnTo>
                                  <a:lnTo>
                                    <a:pt x="550059" y="4740"/>
                                  </a:lnTo>
                                  <a:lnTo>
                                    <a:pt x="550698" y="3196"/>
                                  </a:lnTo>
                                  <a:lnTo>
                                    <a:pt x="553256" y="639"/>
                                  </a:lnTo>
                                  <a:lnTo>
                                    <a:pt x="554799" y="0"/>
                                  </a:lnTo>
                                  <a:lnTo>
                                    <a:pt x="558416" y="0"/>
                                  </a:lnTo>
                                  <a:lnTo>
                                    <a:pt x="559959" y="639"/>
                                  </a:lnTo>
                                  <a:lnTo>
                                    <a:pt x="562516" y="3196"/>
                                  </a:lnTo>
                                  <a:lnTo>
                                    <a:pt x="563156" y="4740"/>
                                  </a:lnTo>
                                  <a:lnTo>
                                    <a:pt x="563156" y="8356"/>
                                  </a:lnTo>
                                  <a:lnTo>
                                    <a:pt x="562516" y="9900"/>
                                  </a:lnTo>
                                  <a:lnTo>
                                    <a:pt x="559959" y="12457"/>
                                  </a:lnTo>
                                  <a:lnTo>
                                    <a:pt x="5584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84608" y="13096"/>
                                  </a:moveTo>
                                  <a:lnTo>
                                    <a:pt x="580992" y="13096"/>
                                  </a:lnTo>
                                  <a:lnTo>
                                    <a:pt x="579448" y="12457"/>
                                  </a:lnTo>
                                  <a:lnTo>
                                    <a:pt x="576891" y="9900"/>
                                  </a:lnTo>
                                  <a:lnTo>
                                    <a:pt x="576251" y="8356"/>
                                  </a:lnTo>
                                  <a:lnTo>
                                    <a:pt x="576251" y="4740"/>
                                  </a:lnTo>
                                  <a:lnTo>
                                    <a:pt x="576891" y="3196"/>
                                  </a:lnTo>
                                  <a:lnTo>
                                    <a:pt x="579448" y="639"/>
                                  </a:lnTo>
                                  <a:lnTo>
                                    <a:pt x="580992" y="0"/>
                                  </a:lnTo>
                                  <a:lnTo>
                                    <a:pt x="584608" y="0"/>
                                  </a:lnTo>
                                  <a:lnTo>
                                    <a:pt x="586153" y="639"/>
                                  </a:lnTo>
                                  <a:lnTo>
                                    <a:pt x="588709" y="3196"/>
                                  </a:lnTo>
                                  <a:lnTo>
                                    <a:pt x="589348" y="4740"/>
                                  </a:lnTo>
                                  <a:lnTo>
                                    <a:pt x="589348" y="8356"/>
                                  </a:lnTo>
                                  <a:lnTo>
                                    <a:pt x="588709" y="9900"/>
                                  </a:lnTo>
                                  <a:lnTo>
                                    <a:pt x="586153" y="12457"/>
                                  </a:lnTo>
                                  <a:lnTo>
                                    <a:pt x="58460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10802" y="13096"/>
                                  </a:moveTo>
                                  <a:lnTo>
                                    <a:pt x="607185" y="13096"/>
                                  </a:lnTo>
                                  <a:lnTo>
                                    <a:pt x="605642" y="12457"/>
                                  </a:lnTo>
                                  <a:lnTo>
                                    <a:pt x="603084" y="9900"/>
                                  </a:lnTo>
                                  <a:lnTo>
                                    <a:pt x="602445" y="8356"/>
                                  </a:lnTo>
                                  <a:lnTo>
                                    <a:pt x="602445" y="4740"/>
                                  </a:lnTo>
                                  <a:lnTo>
                                    <a:pt x="603084" y="3196"/>
                                  </a:lnTo>
                                  <a:lnTo>
                                    <a:pt x="605642" y="639"/>
                                  </a:lnTo>
                                  <a:lnTo>
                                    <a:pt x="607185" y="0"/>
                                  </a:lnTo>
                                  <a:lnTo>
                                    <a:pt x="610802" y="0"/>
                                  </a:lnTo>
                                  <a:lnTo>
                                    <a:pt x="612345" y="639"/>
                                  </a:lnTo>
                                  <a:lnTo>
                                    <a:pt x="614903" y="3196"/>
                                  </a:lnTo>
                                  <a:lnTo>
                                    <a:pt x="615542" y="4740"/>
                                  </a:lnTo>
                                  <a:lnTo>
                                    <a:pt x="615542" y="8356"/>
                                  </a:lnTo>
                                  <a:lnTo>
                                    <a:pt x="614903" y="9900"/>
                                  </a:lnTo>
                                  <a:lnTo>
                                    <a:pt x="612345" y="12457"/>
                                  </a:lnTo>
                                  <a:lnTo>
                                    <a:pt x="61080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36995" y="13096"/>
                                  </a:moveTo>
                                  <a:lnTo>
                                    <a:pt x="633379" y="13096"/>
                                  </a:lnTo>
                                  <a:lnTo>
                                    <a:pt x="631836" y="12457"/>
                                  </a:lnTo>
                                  <a:lnTo>
                                    <a:pt x="629278" y="9900"/>
                                  </a:lnTo>
                                  <a:lnTo>
                                    <a:pt x="628639" y="8356"/>
                                  </a:lnTo>
                                  <a:lnTo>
                                    <a:pt x="628639" y="4740"/>
                                  </a:lnTo>
                                  <a:lnTo>
                                    <a:pt x="629278" y="3196"/>
                                  </a:lnTo>
                                  <a:lnTo>
                                    <a:pt x="631836" y="639"/>
                                  </a:lnTo>
                                  <a:lnTo>
                                    <a:pt x="633379" y="0"/>
                                  </a:lnTo>
                                  <a:lnTo>
                                    <a:pt x="636995" y="0"/>
                                  </a:lnTo>
                                  <a:lnTo>
                                    <a:pt x="638539" y="639"/>
                                  </a:lnTo>
                                  <a:lnTo>
                                    <a:pt x="641096" y="3196"/>
                                  </a:lnTo>
                                  <a:lnTo>
                                    <a:pt x="641736" y="4740"/>
                                  </a:lnTo>
                                  <a:lnTo>
                                    <a:pt x="641736" y="8356"/>
                                  </a:lnTo>
                                  <a:lnTo>
                                    <a:pt x="641096" y="9900"/>
                                  </a:lnTo>
                                  <a:lnTo>
                                    <a:pt x="638539" y="12457"/>
                                  </a:lnTo>
                                  <a:lnTo>
                                    <a:pt x="6369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63188" y="13096"/>
                                  </a:moveTo>
                                  <a:lnTo>
                                    <a:pt x="659572" y="13096"/>
                                  </a:lnTo>
                                  <a:lnTo>
                                    <a:pt x="658028" y="12457"/>
                                  </a:lnTo>
                                  <a:lnTo>
                                    <a:pt x="655471" y="9900"/>
                                  </a:lnTo>
                                  <a:lnTo>
                                    <a:pt x="654831" y="8356"/>
                                  </a:lnTo>
                                  <a:lnTo>
                                    <a:pt x="654831" y="4740"/>
                                  </a:lnTo>
                                  <a:lnTo>
                                    <a:pt x="655471" y="3196"/>
                                  </a:lnTo>
                                  <a:lnTo>
                                    <a:pt x="658028" y="639"/>
                                  </a:lnTo>
                                  <a:lnTo>
                                    <a:pt x="659572" y="0"/>
                                  </a:lnTo>
                                  <a:lnTo>
                                    <a:pt x="663188" y="0"/>
                                  </a:lnTo>
                                  <a:lnTo>
                                    <a:pt x="664731" y="639"/>
                                  </a:lnTo>
                                  <a:lnTo>
                                    <a:pt x="667289" y="3196"/>
                                  </a:lnTo>
                                  <a:lnTo>
                                    <a:pt x="667928" y="4740"/>
                                  </a:lnTo>
                                  <a:lnTo>
                                    <a:pt x="667928" y="8356"/>
                                  </a:lnTo>
                                  <a:lnTo>
                                    <a:pt x="667289" y="9900"/>
                                  </a:lnTo>
                                  <a:lnTo>
                                    <a:pt x="664731" y="12457"/>
                                  </a:lnTo>
                                  <a:lnTo>
                                    <a:pt x="6631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89382" y="13096"/>
                                  </a:moveTo>
                                  <a:lnTo>
                                    <a:pt x="685765" y="13096"/>
                                  </a:lnTo>
                                  <a:lnTo>
                                    <a:pt x="684222" y="12457"/>
                                  </a:lnTo>
                                  <a:lnTo>
                                    <a:pt x="681664" y="9900"/>
                                  </a:lnTo>
                                  <a:lnTo>
                                    <a:pt x="681025" y="8356"/>
                                  </a:lnTo>
                                  <a:lnTo>
                                    <a:pt x="681025" y="4740"/>
                                  </a:lnTo>
                                  <a:lnTo>
                                    <a:pt x="681664" y="3196"/>
                                  </a:lnTo>
                                  <a:lnTo>
                                    <a:pt x="684222" y="639"/>
                                  </a:lnTo>
                                  <a:lnTo>
                                    <a:pt x="685765" y="0"/>
                                  </a:lnTo>
                                  <a:lnTo>
                                    <a:pt x="689382" y="0"/>
                                  </a:lnTo>
                                  <a:lnTo>
                                    <a:pt x="690925" y="639"/>
                                  </a:lnTo>
                                  <a:lnTo>
                                    <a:pt x="693483" y="3196"/>
                                  </a:lnTo>
                                  <a:lnTo>
                                    <a:pt x="694122" y="4740"/>
                                  </a:lnTo>
                                  <a:lnTo>
                                    <a:pt x="694122" y="8356"/>
                                  </a:lnTo>
                                  <a:lnTo>
                                    <a:pt x="693483" y="9900"/>
                                  </a:lnTo>
                                  <a:lnTo>
                                    <a:pt x="690925" y="12457"/>
                                  </a:lnTo>
                                  <a:lnTo>
                                    <a:pt x="68938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15575" y="13096"/>
                                  </a:moveTo>
                                  <a:lnTo>
                                    <a:pt x="711959" y="13096"/>
                                  </a:lnTo>
                                  <a:lnTo>
                                    <a:pt x="710415" y="12457"/>
                                  </a:lnTo>
                                  <a:lnTo>
                                    <a:pt x="707858" y="9900"/>
                                  </a:lnTo>
                                  <a:lnTo>
                                    <a:pt x="707219" y="8356"/>
                                  </a:lnTo>
                                  <a:lnTo>
                                    <a:pt x="707219" y="4740"/>
                                  </a:lnTo>
                                  <a:lnTo>
                                    <a:pt x="707858" y="3196"/>
                                  </a:lnTo>
                                  <a:lnTo>
                                    <a:pt x="710415" y="639"/>
                                  </a:lnTo>
                                  <a:lnTo>
                                    <a:pt x="711959" y="0"/>
                                  </a:lnTo>
                                  <a:lnTo>
                                    <a:pt x="715575" y="0"/>
                                  </a:lnTo>
                                  <a:lnTo>
                                    <a:pt x="717119" y="639"/>
                                  </a:lnTo>
                                  <a:lnTo>
                                    <a:pt x="719676" y="3196"/>
                                  </a:lnTo>
                                  <a:lnTo>
                                    <a:pt x="720316" y="4740"/>
                                  </a:lnTo>
                                  <a:lnTo>
                                    <a:pt x="720316" y="8356"/>
                                  </a:lnTo>
                                  <a:lnTo>
                                    <a:pt x="719676" y="9900"/>
                                  </a:lnTo>
                                  <a:lnTo>
                                    <a:pt x="717119" y="12457"/>
                                  </a:lnTo>
                                  <a:lnTo>
                                    <a:pt x="71557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41768" y="13096"/>
                                  </a:moveTo>
                                  <a:lnTo>
                                    <a:pt x="738151" y="13096"/>
                                  </a:lnTo>
                                  <a:lnTo>
                                    <a:pt x="736608" y="12457"/>
                                  </a:lnTo>
                                  <a:lnTo>
                                    <a:pt x="734051" y="9900"/>
                                  </a:lnTo>
                                  <a:lnTo>
                                    <a:pt x="733411" y="8356"/>
                                  </a:lnTo>
                                  <a:lnTo>
                                    <a:pt x="733411" y="4740"/>
                                  </a:lnTo>
                                  <a:lnTo>
                                    <a:pt x="734051" y="3196"/>
                                  </a:lnTo>
                                  <a:lnTo>
                                    <a:pt x="736608" y="639"/>
                                  </a:lnTo>
                                  <a:lnTo>
                                    <a:pt x="738151" y="0"/>
                                  </a:lnTo>
                                  <a:lnTo>
                                    <a:pt x="741768" y="0"/>
                                  </a:lnTo>
                                  <a:lnTo>
                                    <a:pt x="743311" y="639"/>
                                  </a:lnTo>
                                  <a:lnTo>
                                    <a:pt x="745869" y="3196"/>
                                  </a:lnTo>
                                  <a:lnTo>
                                    <a:pt x="746508" y="4740"/>
                                  </a:lnTo>
                                  <a:lnTo>
                                    <a:pt x="746508" y="8356"/>
                                  </a:lnTo>
                                  <a:lnTo>
                                    <a:pt x="745869" y="9900"/>
                                  </a:lnTo>
                                  <a:lnTo>
                                    <a:pt x="743311" y="12457"/>
                                  </a:lnTo>
                                  <a:lnTo>
                                    <a:pt x="7417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67962" y="13096"/>
                                  </a:moveTo>
                                  <a:lnTo>
                                    <a:pt x="764345" y="13096"/>
                                  </a:lnTo>
                                  <a:lnTo>
                                    <a:pt x="762802" y="12457"/>
                                  </a:lnTo>
                                  <a:lnTo>
                                    <a:pt x="760245" y="9900"/>
                                  </a:lnTo>
                                  <a:lnTo>
                                    <a:pt x="759605" y="8356"/>
                                  </a:lnTo>
                                  <a:lnTo>
                                    <a:pt x="759605" y="4740"/>
                                  </a:lnTo>
                                  <a:lnTo>
                                    <a:pt x="760245" y="3196"/>
                                  </a:lnTo>
                                  <a:lnTo>
                                    <a:pt x="762802" y="639"/>
                                  </a:lnTo>
                                  <a:lnTo>
                                    <a:pt x="764345" y="0"/>
                                  </a:lnTo>
                                  <a:lnTo>
                                    <a:pt x="767962" y="0"/>
                                  </a:lnTo>
                                  <a:lnTo>
                                    <a:pt x="769505" y="639"/>
                                  </a:lnTo>
                                  <a:lnTo>
                                    <a:pt x="772063" y="3196"/>
                                  </a:lnTo>
                                  <a:lnTo>
                                    <a:pt x="772702" y="4740"/>
                                  </a:lnTo>
                                  <a:lnTo>
                                    <a:pt x="772702" y="8356"/>
                                  </a:lnTo>
                                  <a:lnTo>
                                    <a:pt x="772063" y="9900"/>
                                  </a:lnTo>
                                  <a:lnTo>
                                    <a:pt x="769505" y="12457"/>
                                  </a:lnTo>
                                  <a:lnTo>
                                    <a:pt x="7679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94155" y="13096"/>
                                  </a:moveTo>
                                  <a:lnTo>
                                    <a:pt x="790539" y="13096"/>
                                  </a:lnTo>
                                  <a:lnTo>
                                    <a:pt x="788995" y="12457"/>
                                  </a:lnTo>
                                  <a:lnTo>
                                    <a:pt x="786437" y="9900"/>
                                  </a:lnTo>
                                  <a:lnTo>
                                    <a:pt x="785798" y="8356"/>
                                  </a:lnTo>
                                  <a:lnTo>
                                    <a:pt x="785798" y="4740"/>
                                  </a:lnTo>
                                  <a:lnTo>
                                    <a:pt x="786437" y="3196"/>
                                  </a:lnTo>
                                  <a:lnTo>
                                    <a:pt x="788995" y="639"/>
                                  </a:lnTo>
                                  <a:lnTo>
                                    <a:pt x="790539" y="0"/>
                                  </a:lnTo>
                                  <a:lnTo>
                                    <a:pt x="794155" y="0"/>
                                  </a:lnTo>
                                  <a:lnTo>
                                    <a:pt x="795699" y="639"/>
                                  </a:lnTo>
                                  <a:lnTo>
                                    <a:pt x="798255" y="3196"/>
                                  </a:lnTo>
                                  <a:lnTo>
                                    <a:pt x="798895" y="4740"/>
                                  </a:lnTo>
                                  <a:lnTo>
                                    <a:pt x="798895" y="8356"/>
                                  </a:lnTo>
                                  <a:lnTo>
                                    <a:pt x="798255" y="9900"/>
                                  </a:lnTo>
                                  <a:lnTo>
                                    <a:pt x="795699" y="12457"/>
                                  </a:lnTo>
                                  <a:lnTo>
                                    <a:pt x="7941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20348" y="13096"/>
                                  </a:moveTo>
                                  <a:lnTo>
                                    <a:pt x="816731" y="13096"/>
                                  </a:lnTo>
                                  <a:lnTo>
                                    <a:pt x="815188" y="12457"/>
                                  </a:lnTo>
                                  <a:lnTo>
                                    <a:pt x="812631" y="9900"/>
                                  </a:lnTo>
                                  <a:lnTo>
                                    <a:pt x="811991" y="8356"/>
                                  </a:lnTo>
                                  <a:lnTo>
                                    <a:pt x="811991" y="4740"/>
                                  </a:lnTo>
                                  <a:lnTo>
                                    <a:pt x="812631" y="3196"/>
                                  </a:lnTo>
                                  <a:lnTo>
                                    <a:pt x="815188" y="639"/>
                                  </a:lnTo>
                                  <a:lnTo>
                                    <a:pt x="816731" y="0"/>
                                  </a:lnTo>
                                  <a:lnTo>
                                    <a:pt x="820348" y="0"/>
                                  </a:lnTo>
                                  <a:lnTo>
                                    <a:pt x="821892" y="639"/>
                                  </a:lnTo>
                                  <a:lnTo>
                                    <a:pt x="824449" y="3196"/>
                                  </a:lnTo>
                                  <a:lnTo>
                                    <a:pt x="825088" y="4740"/>
                                  </a:lnTo>
                                  <a:lnTo>
                                    <a:pt x="825088" y="8356"/>
                                  </a:lnTo>
                                  <a:lnTo>
                                    <a:pt x="824449" y="9900"/>
                                  </a:lnTo>
                                  <a:lnTo>
                                    <a:pt x="821892" y="12457"/>
                                  </a:lnTo>
                                  <a:lnTo>
                                    <a:pt x="8203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46541" y="13096"/>
                                  </a:moveTo>
                                  <a:lnTo>
                                    <a:pt x="842925" y="13096"/>
                                  </a:lnTo>
                                  <a:lnTo>
                                    <a:pt x="841381" y="12457"/>
                                  </a:lnTo>
                                  <a:lnTo>
                                    <a:pt x="838825" y="9900"/>
                                  </a:lnTo>
                                  <a:lnTo>
                                    <a:pt x="838185" y="8356"/>
                                  </a:lnTo>
                                  <a:lnTo>
                                    <a:pt x="838185" y="4740"/>
                                  </a:lnTo>
                                  <a:lnTo>
                                    <a:pt x="838825" y="3196"/>
                                  </a:lnTo>
                                  <a:lnTo>
                                    <a:pt x="841381" y="639"/>
                                  </a:lnTo>
                                  <a:lnTo>
                                    <a:pt x="842925" y="0"/>
                                  </a:lnTo>
                                  <a:lnTo>
                                    <a:pt x="846541" y="0"/>
                                  </a:lnTo>
                                  <a:lnTo>
                                    <a:pt x="848085" y="639"/>
                                  </a:lnTo>
                                  <a:lnTo>
                                    <a:pt x="850643" y="3196"/>
                                  </a:lnTo>
                                  <a:lnTo>
                                    <a:pt x="851282" y="4740"/>
                                  </a:lnTo>
                                  <a:lnTo>
                                    <a:pt x="851282" y="8356"/>
                                  </a:lnTo>
                                  <a:lnTo>
                                    <a:pt x="850643" y="9900"/>
                                  </a:lnTo>
                                  <a:lnTo>
                                    <a:pt x="848085" y="12457"/>
                                  </a:lnTo>
                                  <a:lnTo>
                                    <a:pt x="8465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72735" y="13096"/>
                                  </a:moveTo>
                                  <a:lnTo>
                                    <a:pt x="869119" y="13096"/>
                                  </a:lnTo>
                                  <a:lnTo>
                                    <a:pt x="867575" y="12457"/>
                                  </a:lnTo>
                                  <a:lnTo>
                                    <a:pt x="865017" y="9900"/>
                                  </a:lnTo>
                                  <a:lnTo>
                                    <a:pt x="864378" y="8356"/>
                                  </a:lnTo>
                                  <a:lnTo>
                                    <a:pt x="864378" y="4740"/>
                                  </a:lnTo>
                                  <a:lnTo>
                                    <a:pt x="865017" y="3196"/>
                                  </a:lnTo>
                                  <a:lnTo>
                                    <a:pt x="867575" y="639"/>
                                  </a:lnTo>
                                  <a:lnTo>
                                    <a:pt x="869119" y="0"/>
                                  </a:lnTo>
                                  <a:lnTo>
                                    <a:pt x="872735" y="0"/>
                                  </a:lnTo>
                                  <a:lnTo>
                                    <a:pt x="874278" y="639"/>
                                  </a:lnTo>
                                  <a:lnTo>
                                    <a:pt x="876835" y="3196"/>
                                  </a:lnTo>
                                  <a:lnTo>
                                    <a:pt x="877475" y="4740"/>
                                  </a:lnTo>
                                  <a:lnTo>
                                    <a:pt x="877475" y="8356"/>
                                  </a:lnTo>
                                  <a:lnTo>
                                    <a:pt x="876835" y="9900"/>
                                  </a:lnTo>
                                  <a:lnTo>
                                    <a:pt x="874278" y="12457"/>
                                  </a:lnTo>
                                  <a:lnTo>
                                    <a:pt x="8727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98929" y="13096"/>
                                  </a:moveTo>
                                  <a:lnTo>
                                    <a:pt x="895311" y="13096"/>
                                  </a:lnTo>
                                  <a:lnTo>
                                    <a:pt x="893768" y="12457"/>
                                  </a:lnTo>
                                  <a:lnTo>
                                    <a:pt x="891211" y="9900"/>
                                  </a:lnTo>
                                  <a:lnTo>
                                    <a:pt x="890572" y="8356"/>
                                  </a:lnTo>
                                  <a:lnTo>
                                    <a:pt x="890572" y="4740"/>
                                  </a:lnTo>
                                  <a:lnTo>
                                    <a:pt x="891211" y="3196"/>
                                  </a:lnTo>
                                  <a:lnTo>
                                    <a:pt x="893768" y="639"/>
                                  </a:lnTo>
                                  <a:lnTo>
                                    <a:pt x="895311" y="0"/>
                                  </a:lnTo>
                                  <a:lnTo>
                                    <a:pt x="898929" y="0"/>
                                  </a:lnTo>
                                  <a:lnTo>
                                    <a:pt x="900472" y="639"/>
                                  </a:lnTo>
                                  <a:lnTo>
                                    <a:pt x="903029" y="3196"/>
                                  </a:lnTo>
                                  <a:lnTo>
                                    <a:pt x="903668" y="4740"/>
                                  </a:lnTo>
                                  <a:lnTo>
                                    <a:pt x="903668" y="8356"/>
                                  </a:lnTo>
                                  <a:lnTo>
                                    <a:pt x="903029" y="9900"/>
                                  </a:lnTo>
                                  <a:lnTo>
                                    <a:pt x="900472" y="12457"/>
                                  </a:lnTo>
                                  <a:lnTo>
                                    <a:pt x="8989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25121" y="13096"/>
                                  </a:moveTo>
                                  <a:lnTo>
                                    <a:pt x="921505" y="13096"/>
                                  </a:lnTo>
                                  <a:lnTo>
                                    <a:pt x="919961" y="12457"/>
                                  </a:lnTo>
                                  <a:lnTo>
                                    <a:pt x="917403" y="9900"/>
                                  </a:lnTo>
                                  <a:lnTo>
                                    <a:pt x="916764" y="8356"/>
                                  </a:lnTo>
                                  <a:lnTo>
                                    <a:pt x="916764" y="4740"/>
                                  </a:lnTo>
                                  <a:lnTo>
                                    <a:pt x="917403" y="3196"/>
                                  </a:lnTo>
                                  <a:lnTo>
                                    <a:pt x="919961" y="639"/>
                                  </a:lnTo>
                                  <a:lnTo>
                                    <a:pt x="921505" y="0"/>
                                  </a:lnTo>
                                  <a:lnTo>
                                    <a:pt x="925121" y="0"/>
                                  </a:lnTo>
                                  <a:lnTo>
                                    <a:pt x="926665" y="639"/>
                                  </a:lnTo>
                                  <a:lnTo>
                                    <a:pt x="929222" y="3196"/>
                                  </a:lnTo>
                                  <a:lnTo>
                                    <a:pt x="929861" y="4740"/>
                                  </a:lnTo>
                                  <a:lnTo>
                                    <a:pt x="929861" y="8356"/>
                                  </a:lnTo>
                                  <a:lnTo>
                                    <a:pt x="929222" y="9900"/>
                                  </a:lnTo>
                                  <a:lnTo>
                                    <a:pt x="926665" y="12457"/>
                                  </a:lnTo>
                                  <a:lnTo>
                                    <a:pt x="92512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51315" y="13096"/>
                                  </a:moveTo>
                                  <a:lnTo>
                                    <a:pt x="947698" y="13096"/>
                                  </a:lnTo>
                                  <a:lnTo>
                                    <a:pt x="946155" y="12457"/>
                                  </a:lnTo>
                                  <a:lnTo>
                                    <a:pt x="943597" y="9900"/>
                                  </a:lnTo>
                                  <a:lnTo>
                                    <a:pt x="942958" y="8356"/>
                                  </a:lnTo>
                                  <a:lnTo>
                                    <a:pt x="942958" y="4740"/>
                                  </a:lnTo>
                                  <a:lnTo>
                                    <a:pt x="943597" y="3196"/>
                                  </a:lnTo>
                                  <a:lnTo>
                                    <a:pt x="946155" y="639"/>
                                  </a:lnTo>
                                  <a:lnTo>
                                    <a:pt x="947698" y="0"/>
                                  </a:lnTo>
                                  <a:lnTo>
                                    <a:pt x="951315" y="0"/>
                                  </a:lnTo>
                                  <a:lnTo>
                                    <a:pt x="952858" y="639"/>
                                  </a:lnTo>
                                  <a:lnTo>
                                    <a:pt x="955415" y="3196"/>
                                  </a:lnTo>
                                  <a:lnTo>
                                    <a:pt x="956055" y="4740"/>
                                  </a:lnTo>
                                  <a:lnTo>
                                    <a:pt x="956055" y="8356"/>
                                  </a:lnTo>
                                  <a:lnTo>
                                    <a:pt x="955415" y="9900"/>
                                  </a:lnTo>
                                  <a:lnTo>
                                    <a:pt x="952858" y="12457"/>
                                  </a:lnTo>
                                  <a:lnTo>
                                    <a:pt x="9513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77507" y="13096"/>
                                  </a:moveTo>
                                  <a:lnTo>
                                    <a:pt x="973891" y="13096"/>
                                  </a:lnTo>
                                  <a:lnTo>
                                    <a:pt x="972348" y="12457"/>
                                  </a:lnTo>
                                  <a:lnTo>
                                    <a:pt x="969791" y="9900"/>
                                  </a:lnTo>
                                  <a:lnTo>
                                    <a:pt x="969152" y="8356"/>
                                  </a:lnTo>
                                  <a:lnTo>
                                    <a:pt x="969152" y="4740"/>
                                  </a:lnTo>
                                  <a:lnTo>
                                    <a:pt x="969791" y="3196"/>
                                  </a:lnTo>
                                  <a:lnTo>
                                    <a:pt x="972348" y="639"/>
                                  </a:lnTo>
                                  <a:lnTo>
                                    <a:pt x="973891" y="0"/>
                                  </a:lnTo>
                                  <a:lnTo>
                                    <a:pt x="977507" y="0"/>
                                  </a:lnTo>
                                  <a:lnTo>
                                    <a:pt x="979052" y="639"/>
                                  </a:lnTo>
                                  <a:lnTo>
                                    <a:pt x="981609" y="3196"/>
                                  </a:lnTo>
                                  <a:lnTo>
                                    <a:pt x="982248" y="4740"/>
                                  </a:lnTo>
                                  <a:lnTo>
                                    <a:pt x="982248" y="8356"/>
                                  </a:lnTo>
                                  <a:lnTo>
                                    <a:pt x="981609" y="9900"/>
                                  </a:lnTo>
                                  <a:lnTo>
                                    <a:pt x="979052" y="12457"/>
                                  </a:lnTo>
                                  <a:lnTo>
                                    <a:pt x="97750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03701" y="13096"/>
                                  </a:moveTo>
                                  <a:lnTo>
                                    <a:pt x="1000084" y="13096"/>
                                  </a:lnTo>
                                  <a:lnTo>
                                    <a:pt x="998541" y="12457"/>
                                  </a:lnTo>
                                  <a:lnTo>
                                    <a:pt x="995984" y="9900"/>
                                  </a:lnTo>
                                  <a:lnTo>
                                    <a:pt x="995344" y="8356"/>
                                  </a:lnTo>
                                  <a:lnTo>
                                    <a:pt x="995344" y="4740"/>
                                  </a:lnTo>
                                  <a:lnTo>
                                    <a:pt x="995984" y="3196"/>
                                  </a:lnTo>
                                  <a:lnTo>
                                    <a:pt x="998541" y="639"/>
                                  </a:lnTo>
                                  <a:lnTo>
                                    <a:pt x="1000084" y="0"/>
                                  </a:lnTo>
                                  <a:lnTo>
                                    <a:pt x="1003701" y="0"/>
                                  </a:lnTo>
                                  <a:lnTo>
                                    <a:pt x="1005244" y="639"/>
                                  </a:lnTo>
                                  <a:lnTo>
                                    <a:pt x="1007802" y="3196"/>
                                  </a:lnTo>
                                  <a:lnTo>
                                    <a:pt x="1008441" y="4740"/>
                                  </a:lnTo>
                                  <a:lnTo>
                                    <a:pt x="1008441" y="8356"/>
                                  </a:lnTo>
                                  <a:lnTo>
                                    <a:pt x="1007802" y="9900"/>
                                  </a:lnTo>
                                  <a:lnTo>
                                    <a:pt x="1005244" y="12457"/>
                                  </a:lnTo>
                                  <a:lnTo>
                                    <a:pt x="100370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29895" y="13096"/>
                                  </a:moveTo>
                                  <a:lnTo>
                                    <a:pt x="1026278" y="13096"/>
                                  </a:lnTo>
                                  <a:lnTo>
                                    <a:pt x="1024735" y="12457"/>
                                  </a:lnTo>
                                  <a:lnTo>
                                    <a:pt x="1022177" y="9900"/>
                                  </a:lnTo>
                                  <a:lnTo>
                                    <a:pt x="1021538" y="8356"/>
                                  </a:lnTo>
                                  <a:lnTo>
                                    <a:pt x="1021538" y="4740"/>
                                  </a:lnTo>
                                  <a:lnTo>
                                    <a:pt x="1022177" y="3196"/>
                                  </a:lnTo>
                                  <a:lnTo>
                                    <a:pt x="1024735" y="639"/>
                                  </a:lnTo>
                                  <a:lnTo>
                                    <a:pt x="1026278" y="0"/>
                                  </a:lnTo>
                                  <a:lnTo>
                                    <a:pt x="1029895" y="0"/>
                                  </a:lnTo>
                                  <a:lnTo>
                                    <a:pt x="1031438" y="639"/>
                                  </a:lnTo>
                                  <a:lnTo>
                                    <a:pt x="1033995" y="3196"/>
                                  </a:lnTo>
                                  <a:lnTo>
                                    <a:pt x="1034635" y="4740"/>
                                  </a:lnTo>
                                  <a:lnTo>
                                    <a:pt x="1034635" y="8356"/>
                                  </a:lnTo>
                                  <a:lnTo>
                                    <a:pt x="1033995" y="9900"/>
                                  </a:lnTo>
                                  <a:lnTo>
                                    <a:pt x="1031438" y="12457"/>
                                  </a:lnTo>
                                  <a:lnTo>
                                    <a:pt x="10298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56087" y="13096"/>
                                  </a:moveTo>
                                  <a:lnTo>
                                    <a:pt x="1052472" y="13096"/>
                                  </a:lnTo>
                                  <a:lnTo>
                                    <a:pt x="1050927" y="12457"/>
                                  </a:lnTo>
                                  <a:lnTo>
                                    <a:pt x="1048371" y="9900"/>
                                  </a:lnTo>
                                  <a:lnTo>
                                    <a:pt x="1047732" y="8356"/>
                                  </a:lnTo>
                                  <a:lnTo>
                                    <a:pt x="1047732" y="4740"/>
                                  </a:lnTo>
                                  <a:lnTo>
                                    <a:pt x="1048371" y="3196"/>
                                  </a:lnTo>
                                  <a:lnTo>
                                    <a:pt x="1050927" y="639"/>
                                  </a:lnTo>
                                  <a:lnTo>
                                    <a:pt x="1052472" y="0"/>
                                  </a:lnTo>
                                  <a:lnTo>
                                    <a:pt x="1056087" y="0"/>
                                  </a:lnTo>
                                  <a:lnTo>
                                    <a:pt x="1057632" y="639"/>
                                  </a:lnTo>
                                  <a:lnTo>
                                    <a:pt x="1060189" y="3196"/>
                                  </a:lnTo>
                                  <a:lnTo>
                                    <a:pt x="1060829" y="4740"/>
                                  </a:lnTo>
                                  <a:lnTo>
                                    <a:pt x="1060829" y="8356"/>
                                  </a:lnTo>
                                  <a:lnTo>
                                    <a:pt x="1060189" y="9900"/>
                                  </a:lnTo>
                                  <a:lnTo>
                                    <a:pt x="1057632" y="12457"/>
                                  </a:lnTo>
                                  <a:lnTo>
                                    <a:pt x="105608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82281" y="13096"/>
                                  </a:moveTo>
                                  <a:lnTo>
                                    <a:pt x="1078664" y="13096"/>
                                  </a:lnTo>
                                  <a:lnTo>
                                    <a:pt x="1077121" y="12457"/>
                                  </a:lnTo>
                                  <a:lnTo>
                                    <a:pt x="1074564" y="9900"/>
                                  </a:lnTo>
                                  <a:lnTo>
                                    <a:pt x="1073924" y="8356"/>
                                  </a:lnTo>
                                  <a:lnTo>
                                    <a:pt x="1073924" y="4740"/>
                                  </a:lnTo>
                                  <a:lnTo>
                                    <a:pt x="1074564" y="3196"/>
                                  </a:lnTo>
                                  <a:lnTo>
                                    <a:pt x="1077121" y="639"/>
                                  </a:lnTo>
                                  <a:lnTo>
                                    <a:pt x="1078664" y="0"/>
                                  </a:lnTo>
                                  <a:lnTo>
                                    <a:pt x="1082281" y="0"/>
                                  </a:lnTo>
                                  <a:lnTo>
                                    <a:pt x="1083824" y="639"/>
                                  </a:lnTo>
                                  <a:lnTo>
                                    <a:pt x="1086382" y="3196"/>
                                  </a:lnTo>
                                  <a:lnTo>
                                    <a:pt x="1087021" y="4740"/>
                                  </a:lnTo>
                                  <a:lnTo>
                                    <a:pt x="1087021" y="8356"/>
                                  </a:lnTo>
                                  <a:lnTo>
                                    <a:pt x="1086382" y="9900"/>
                                  </a:lnTo>
                                  <a:lnTo>
                                    <a:pt x="1083824" y="12457"/>
                                  </a:lnTo>
                                  <a:lnTo>
                                    <a:pt x="108228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08475" y="13096"/>
                                  </a:moveTo>
                                  <a:lnTo>
                                    <a:pt x="1104858" y="13096"/>
                                  </a:lnTo>
                                  <a:lnTo>
                                    <a:pt x="1103315" y="12457"/>
                                  </a:lnTo>
                                  <a:lnTo>
                                    <a:pt x="1100757" y="9900"/>
                                  </a:lnTo>
                                  <a:lnTo>
                                    <a:pt x="1100118" y="8356"/>
                                  </a:lnTo>
                                  <a:lnTo>
                                    <a:pt x="1100118" y="4740"/>
                                  </a:lnTo>
                                  <a:lnTo>
                                    <a:pt x="1100757" y="3196"/>
                                  </a:lnTo>
                                  <a:lnTo>
                                    <a:pt x="1103315" y="639"/>
                                  </a:lnTo>
                                  <a:lnTo>
                                    <a:pt x="1104858" y="0"/>
                                  </a:lnTo>
                                  <a:lnTo>
                                    <a:pt x="1108475" y="0"/>
                                  </a:lnTo>
                                  <a:lnTo>
                                    <a:pt x="1110018" y="639"/>
                                  </a:lnTo>
                                  <a:lnTo>
                                    <a:pt x="1112575" y="3196"/>
                                  </a:lnTo>
                                  <a:lnTo>
                                    <a:pt x="1113215" y="4740"/>
                                  </a:lnTo>
                                  <a:lnTo>
                                    <a:pt x="1113215" y="8356"/>
                                  </a:lnTo>
                                  <a:lnTo>
                                    <a:pt x="1112575" y="9900"/>
                                  </a:lnTo>
                                  <a:lnTo>
                                    <a:pt x="1110018" y="12457"/>
                                  </a:lnTo>
                                  <a:lnTo>
                                    <a:pt x="110847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34668" y="13096"/>
                                  </a:moveTo>
                                  <a:lnTo>
                                    <a:pt x="1131052" y="13096"/>
                                  </a:lnTo>
                                  <a:lnTo>
                                    <a:pt x="1129507" y="12457"/>
                                  </a:lnTo>
                                  <a:lnTo>
                                    <a:pt x="1126950" y="9900"/>
                                  </a:lnTo>
                                  <a:lnTo>
                                    <a:pt x="1126311" y="8356"/>
                                  </a:lnTo>
                                  <a:lnTo>
                                    <a:pt x="1126311" y="4740"/>
                                  </a:lnTo>
                                  <a:lnTo>
                                    <a:pt x="1126950" y="3196"/>
                                  </a:lnTo>
                                  <a:lnTo>
                                    <a:pt x="1129507" y="639"/>
                                  </a:lnTo>
                                  <a:lnTo>
                                    <a:pt x="1131052" y="0"/>
                                  </a:lnTo>
                                  <a:lnTo>
                                    <a:pt x="1134668" y="0"/>
                                  </a:lnTo>
                                  <a:lnTo>
                                    <a:pt x="1136212" y="639"/>
                                  </a:lnTo>
                                  <a:lnTo>
                                    <a:pt x="1138768" y="3196"/>
                                  </a:lnTo>
                                  <a:lnTo>
                                    <a:pt x="1139407" y="4740"/>
                                  </a:lnTo>
                                  <a:lnTo>
                                    <a:pt x="1139407" y="8356"/>
                                  </a:lnTo>
                                  <a:lnTo>
                                    <a:pt x="1138768" y="9900"/>
                                  </a:lnTo>
                                  <a:lnTo>
                                    <a:pt x="1136212" y="12457"/>
                                  </a:lnTo>
                                  <a:lnTo>
                                    <a:pt x="11346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60861" y="13096"/>
                                  </a:moveTo>
                                  <a:lnTo>
                                    <a:pt x="1157244" y="13096"/>
                                  </a:lnTo>
                                  <a:lnTo>
                                    <a:pt x="1155701" y="12457"/>
                                  </a:lnTo>
                                  <a:lnTo>
                                    <a:pt x="1153144" y="9900"/>
                                  </a:lnTo>
                                  <a:lnTo>
                                    <a:pt x="1152504" y="8356"/>
                                  </a:lnTo>
                                  <a:lnTo>
                                    <a:pt x="1152504" y="4740"/>
                                  </a:lnTo>
                                  <a:lnTo>
                                    <a:pt x="1153144" y="3196"/>
                                  </a:lnTo>
                                  <a:lnTo>
                                    <a:pt x="1155701" y="639"/>
                                  </a:lnTo>
                                  <a:lnTo>
                                    <a:pt x="1157244" y="0"/>
                                  </a:lnTo>
                                  <a:lnTo>
                                    <a:pt x="1160861" y="0"/>
                                  </a:lnTo>
                                  <a:lnTo>
                                    <a:pt x="1162404" y="639"/>
                                  </a:lnTo>
                                  <a:lnTo>
                                    <a:pt x="1164962" y="3196"/>
                                  </a:lnTo>
                                  <a:lnTo>
                                    <a:pt x="1165601" y="4740"/>
                                  </a:lnTo>
                                  <a:lnTo>
                                    <a:pt x="1165601" y="8356"/>
                                  </a:lnTo>
                                  <a:lnTo>
                                    <a:pt x="1164962" y="9900"/>
                                  </a:lnTo>
                                  <a:lnTo>
                                    <a:pt x="1162404" y="12457"/>
                                  </a:lnTo>
                                  <a:lnTo>
                                    <a:pt x="11608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87054" y="13096"/>
                                  </a:moveTo>
                                  <a:lnTo>
                                    <a:pt x="1183438" y="13096"/>
                                  </a:lnTo>
                                  <a:lnTo>
                                    <a:pt x="1181894" y="12457"/>
                                  </a:lnTo>
                                  <a:lnTo>
                                    <a:pt x="1179337" y="9900"/>
                                  </a:lnTo>
                                  <a:lnTo>
                                    <a:pt x="1178698" y="8356"/>
                                  </a:lnTo>
                                  <a:lnTo>
                                    <a:pt x="1178698" y="4740"/>
                                  </a:lnTo>
                                  <a:lnTo>
                                    <a:pt x="1179337" y="3196"/>
                                  </a:lnTo>
                                  <a:lnTo>
                                    <a:pt x="1181894" y="639"/>
                                  </a:lnTo>
                                  <a:lnTo>
                                    <a:pt x="1183438" y="0"/>
                                  </a:lnTo>
                                  <a:lnTo>
                                    <a:pt x="1187054" y="0"/>
                                  </a:lnTo>
                                  <a:lnTo>
                                    <a:pt x="1188598" y="639"/>
                                  </a:lnTo>
                                  <a:lnTo>
                                    <a:pt x="1191160" y="3196"/>
                                  </a:lnTo>
                                  <a:lnTo>
                                    <a:pt x="1191791" y="4740"/>
                                  </a:lnTo>
                                  <a:lnTo>
                                    <a:pt x="1191791" y="8356"/>
                                  </a:lnTo>
                                  <a:lnTo>
                                    <a:pt x="1191160" y="9900"/>
                                  </a:lnTo>
                                  <a:lnTo>
                                    <a:pt x="1188598" y="12457"/>
                                  </a:lnTo>
                                  <a:lnTo>
                                    <a:pt x="11870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13246" y="13096"/>
                                  </a:moveTo>
                                  <a:lnTo>
                                    <a:pt x="1209627" y="13096"/>
                                  </a:lnTo>
                                  <a:lnTo>
                                    <a:pt x="1208091" y="12457"/>
                                  </a:lnTo>
                                  <a:lnTo>
                                    <a:pt x="1205531" y="9900"/>
                                  </a:lnTo>
                                  <a:lnTo>
                                    <a:pt x="1204888" y="8356"/>
                                  </a:lnTo>
                                  <a:lnTo>
                                    <a:pt x="1204888" y="4740"/>
                                  </a:lnTo>
                                  <a:lnTo>
                                    <a:pt x="1205531" y="3196"/>
                                  </a:lnTo>
                                  <a:lnTo>
                                    <a:pt x="1208091" y="639"/>
                                  </a:lnTo>
                                  <a:lnTo>
                                    <a:pt x="1209627" y="0"/>
                                  </a:lnTo>
                                  <a:lnTo>
                                    <a:pt x="1213246" y="0"/>
                                  </a:lnTo>
                                  <a:lnTo>
                                    <a:pt x="1214794" y="639"/>
                                  </a:lnTo>
                                  <a:lnTo>
                                    <a:pt x="1217354" y="3196"/>
                                  </a:lnTo>
                                  <a:lnTo>
                                    <a:pt x="1217985" y="4740"/>
                                  </a:lnTo>
                                  <a:lnTo>
                                    <a:pt x="1217985" y="8356"/>
                                  </a:lnTo>
                                  <a:lnTo>
                                    <a:pt x="1217354" y="9900"/>
                                  </a:lnTo>
                                  <a:lnTo>
                                    <a:pt x="1214794" y="12457"/>
                                  </a:lnTo>
                                  <a:lnTo>
                                    <a:pt x="121324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39440" y="13096"/>
                                  </a:moveTo>
                                  <a:lnTo>
                                    <a:pt x="1235821" y="13096"/>
                                  </a:lnTo>
                                  <a:lnTo>
                                    <a:pt x="1234285" y="12457"/>
                                  </a:lnTo>
                                  <a:lnTo>
                                    <a:pt x="1231725" y="9900"/>
                                  </a:lnTo>
                                  <a:lnTo>
                                    <a:pt x="1231082" y="8356"/>
                                  </a:lnTo>
                                  <a:lnTo>
                                    <a:pt x="1231082" y="4740"/>
                                  </a:lnTo>
                                  <a:lnTo>
                                    <a:pt x="1231725" y="3196"/>
                                  </a:lnTo>
                                  <a:lnTo>
                                    <a:pt x="1234285" y="639"/>
                                  </a:lnTo>
                                  <a:lnTo>
                                    <a:pt x="1235821" y="0"/>
                                  </a:lnTo>
                                  <a:lnTo>
                                    <a:pt x="1239440" y="0"/>
                                  </a:lnTo>
                                  <a:lnTo>
                                    <a:pt x="1240988" y="639"/>
                                  </a:lnTo>
                                  <a:lnTo>
                                    <a:pt x="1243536" y="3196"/>
                                  </a:lnTo>
                                  <a:lnTo>
                                    <a:pt x="1244179" y="4740"/>
                                  </a:lnTo>
                                  <a:lnTo>
                                    <a:pt x="1244179" y="8356"/>
                                  </a:lnTo>
                                  <a:lnTo>
                                    <a:pt x="1243536" y="9900"/>
                                  </a:lnTo>
                                  <a:lnTo>
                                    <a:pt x="1240988" y="12457"/>
                                  </a:lnTo>
                                  <a:lnTo>
                                    <a:pt x="123944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65634" y="13096"/>
                                  </a:moveTo>
                                  <a:lnTo>
                                    <a:pt x="1262014" y="13096"/>
                                  </a:lnTo>
                                  <a:lnTo>
                                    <a:pt x="1260479" y="12457"/>
                                  </a:lnTo>
                                  <a:lnTo>
                                    <a:pt x="1257919" y="9900"/>
                                  </a:lnTo>
                                  <a:lnTo>
                                    <a:pt x="1257276" y="8356"/>
                                  </a:lnTo>
                                  <a:lnTo>
                                    <a:pt x="1257276" y="4740"/>
                                  </a:lnTo>
                                  <a:lnTo>
                                    <a:pt x="1257919" y="3196"/>
                                  </a:lnTo>
                                  <a:lnTo>
                                    <a:pt x="1260479" y="639"/>
                                  </a:lnTo>
                                  <a:lnTo>
                                    <a:pt x="1262014" y="0"/>
                                  </a:lnTo>
                                  <a:lnTo>
                                    <a:pt x="1265634" y="0"/>
                                  </a:lnTo>
                                  <a:lnTo>
                                    <a:pt x="1267182" y="639"/>
                                  </a:lnTo>
                                  <a:lnTo>
                                    <a:pt x="1269730" y="3196"/>
                                  </a:lnTo>
                                  <a:lnTo>
                                    <a:pt x="1270373" y="4740"/>
                                  </a:lnTo>
                                  <a:lnTo>
                                    <a:pt x="1270373" y="8356"/>
                                  </a:lnTo>
                                  <a:lnTo>
                                    <a:pt x="1269730" y="9900"/>
                                  </a:lnTo>
                                  <a:lnTo>
                                    <a:pt x="1267182" y="12457"/>
                                  </a:lnTo>
                                  <a:lnTo>
                                    <a:pt x="126563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91828" y="13096"/>
                                  </a:moveTo>
                                  <a:lnTo>
                                    <a:pt x="1288208" y="13096"/>
                                  </a:lnTo>
                                  <a:lnTo>
                                    <a:pt x="1286672" y="12457"/>
                                  </a:lnTo>
                                  <a:lnTo>
                                    <a:pt x="1284112" y="9900"/>
                                  </a:lnTo>
                                  <a:lnTo>
                                    <a:pt x="1283469" y="8356"/>
                                  </a:lnTo>
                                  <a:lnTo>
                                    <a:pt x="1283469" y="4740"/>
                                  </a:lnTo>
                                  <a:lnTo>
                                    <a:pt x="1284112" y="3196"/>
                                  </a:lnTo>
                                  <a:lnTo>
                                    <a:pt x="1286672" y="639"/>
                                  </a:lnTo>
                                  <a:lnTo>
                                    <a:pt x="1288208" y="0"/>
                                  </a:lnTo>
                                  <a:lnTo>
                                    <a:pt x="1291828" y="0"/>
                                  </a:lnTo>
                                  <a:lnTo>
                                    <a:pt x="1293375" y="639"/>
                                  </a:lnTo>
                                  <a:lnTo>
                                    <a:pt x="1295923" y="3196"/>
                                  </a:lnTo>
                                  <a:lnTo>
                                    <a:pt x="1296566" y="4740"/>
                                  </a:lnTo>
                                  <a:lnTo>
                                    <a:pt x="1296566" y="8356"/>
                                  </a:lnTo>
                                  <a:lnTo>
                                    <a:pt x="1295923" y="9900"/>
                                  </a:lnTo>
                                  <a:lnTo>
                                    <a:pt x="1293375" y="12457"/>
                                  </a:lnTo>
                                  <a:lnTo>
                                    <a:pt x="12918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18021" y="13096"/>
                                  </a:moveTo>
                                  <a:lnTo>
                                    <a:pt x="1314402" y="13096"/>
                                  </a:lnTo>
                                  <a:lnTo>
                                    <a:pt x="1312866" y="12457"/>
                                  </a:lnTo>
                                  <a:lnTo>
                                    <a:pt x="1310306" y="9900"/>
                                  </a:lnTo>
                                  <a:lnTo>
                                    <a:pt x="1309663" y="8356"/>
                                  </a:lnTo>
                                  <a:lnTo>
                                    <a:pt x="1309663" y="4740"/>
                                  </a:lnTo>
                                  <a:lnTo>
                                    <a:pt x="1310306" y="3196"/>
                                  </a:lnTo>
                                  <a:lnTo>
                                    <a:pt x="1312866" y="639"/>
                                  </a:lnTo>
                                  <a:lnTo>
                                    <a:pt x="1314402" y="0"/>
                                  </a:lnTo>
                                  <a:lnTo>
                                    <a:pt x="1318021" y="0"/>
                                  </a:lnTo>
                                  <a:lnTo>
                                    <a:pt x="1319569" y="639"/>
                                  </a:lnTo>
                                  <a:lnTo>
                                    <a:pt x="1322117" y="3196"/>
                                  </a:lnTo>
                                  <a:lnTo>
                                    <a:pt x="1322760" y="4740"/>
                                  </a:lnTo>
                                  <a:lnTo>
                                    <a:pt x="1322760" y="8356"/>
                                  </a:lnTo>
                                  <a:lnTo>
                                    <a:pt x="1322117" y="9900"/>
                                  </a:lnTo>
                                  <a:lnTo>
                                    <a:pt x="1319569" y="12457"/>
                                  </a:lnTo>
                                  <a:lnTo>
                                    <a:pt x="131802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44215" y="13096"/>
                                  </a:moveTo>
                                  <a:lnTo>
                                    <a:pt x="1340596" y="13096"/>
                                  </a:lnTo>
                                  <a:lnTo>
                                    <a:pt x="1339060" y="12457"/>
                                  </a:lnTo>
                                  <a:lnTo>
                                    <a:pt x="1336500" y="9900"/>
                                  </a:lnTo>
                                  <a:lnTo>
                                    <a:pt x="1335857" y="8356"/>
                                  </a:lnTo>
                                  <a:lnTo>
                                    <a:pt x="1335857" y="4740"/>
                                  </a:lnTo>
                                  <a:lnTo>
                                    <a:pt x="1336500" y="3196"/>
                                  </a:lnTo>
                                  <a:lnTo>
                                    <a:pt x="1339060" y="639"/>
                                  </a:lnTo>
                                  <a:lnTo>
                                    <a:pt x="1340596" y="0"/>
                                  </a:lnTo>
                                  <a:lnTo>
                                    <a:pt x="1344215" y="0"/>
                                  </a:lnTo>
                                  <a:lnTo>
                                    <a:pt x="1345763" y="639"/>
                                  </a:lnTo>
                                  <a:lnTo>
                                    <a:pt x="1348311" y="3196"/>
                                  </a:lnTo>
                                  <a:lnTo>
                                    <a:pt x="1348954" y="4740"/>
                                  </a:lnTo>
                                  <a:lnTo>
                                    <a:pt x="1348954" y="8356"/>
                                  </a:lnTo>
                                  <a:lnTo>
                                    <a:pt x="1348311" y="9900"/>
                                  </a:lnTo>
                                  <a:lnTo>
                                    <a:pt x="1345763" y="12457"/>
                                  </a:lnTo>
                                  <a:lnTo>
                                    <a:pt x="13442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70409" y="13096"/>
                                  </a:moveTo>
                                  <a:lnTo>
                                    <a:pt x="1366789" y="13096"/>
                                  </a:lnTo>
                                  <a:lnTo>
                                    <a:pt x="1365242" y="12457"/>
                                  </a:lnTo>
                                  <a:lnTo>
                                    <a:pt x="1362694" y="9900"/>
                                  </a:lnTo>
                                  <a:lnTo>
                                    <a:pt x="1362051" y="8356"/>
                                  </a:lnTo>
                                  <a:lnTo>
                                    <a:pt x="1362051" y="4740"/>
                                  </a:lnTo>
                                  <a:lnTo>
                                    <a:pt x="1362694" y="3196"/>
                                  </a:lnTo>
                                  <a:lnTo>
                                    <a:pt x="1365242" y="639"/>
                                  </a:lnTo>
                                  <a:lnTo>
                                    <a:pt x="1366789" y="0"/>
                                  </a:lnTo>
                                  <a:lnTo>
                                    <a:pt x="1370409" y="0"/>
                                  </a:lnTo>
                                  <a:lnTo>
                                    <a:pt x="1371957" y="639"/>
                                  </a:lnTo>
                                  <a:lnTo>
                                    <a:pt x="1374505" y="3196"/>
                                  </a:lnTo>
                                  <a:lnTo>
                                    <a:pt x="1375148" y="4740"/>
                                  </a:lnTo>
                                  <a:lnTo>
                                    <a:pt x="1375148" y="8356"/>
                                  </a:lnTo>
                                  <a:lnTo>
                                    <a:pt x="1374505" y="9900"/>
                                  </a:lnTo>
                                  <a:lnTo>
                                    <a:pt x="1371957" y="12457"/>
                                  </a:lnTo>
                                  <a:lnTo>
                                    <a:pt x="13704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96603" y="13096"/>
                                  </a:moveTo>
                                  <a:lnTo>
                                    <a:pt x="1392983" y="13096"/>
                                  </a:lnTo>
                                  <a:lnTo>
                                    <a:pt x="1391435" y="12457"/>
                                  </a:lnTo>
                                  <a:lnTo>
                                    <a:pt x="1388887" y="9900"/>
                                  </a:lnTo>
                                  <a:lnTo>
                                    <a:pt x="1388244" y="8356"/>
                                  </a:lnTo>
                                  <a:lnTo>
                                    <a:pt x="1388244" y="4740"/>
                                  </a:lnTo>
                                  <a:lnTo>
                                    <a:pt x="1388887" y="3196"/>
                                  </a:lnTo>
                                  <a:lnTo>
                                    <a:pt x="1391435" y="639"/>
                                  </a:lnTo>
                                  <a:lnTo>
                                    <a:pt x="1392983" y="0"/>
                                  </a:lnTo>
                                  <a:lnTo>
                                    <a:pt x="1396603" y="0"/>
                                  </a:lnTo>
                                  <a:lnTo>
                                    <a:pt x="1398139" y="639"/>
                                  </a:lnTo>
                                  <a:lnTo>
                                    <a:pt x="1400698" y="3196"/>
                                  </a:lnTo>
                                  <a:lnTo>
                                    <a:pt x="1401341" y="4740"/>
                                  </a:lnTo>
                                  <a:lnTo>
                                    <a:pt x="1401341" y="8356"/>
                                  </a:lnTo>
                                  <a:lnTo>
                                    <a:pt x="1400698" y="9900"/>
                                  </a:lnTo>
                                  <a:lnTo>
                                    <a:pt x="1398139" y="12457"/>
                                  </a:lnTo>
                                  <a:lnTo>
                                    <a:pt x="13966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22796" y="13096"/>
                                  </a:moveTo>
                                  <a:lnTo>
                                    <a:pt x="1419177" y="13096"/>
                                  </a:lnTo>
                                  <a:lnTo>
                                    <a:pt x="1417629" y="12457"/>
                                  </a:lnTo>
                                  <a:lnTo>
                                    <a:pt x="1415081" y="9900"/>
                                  </a:lnTo>
                                  <a:lnTo>
                                    <a:pt x="1414438" y="8356"/>
                                  </a:lnTo>
                                  <a:lnTo>
                                    <a:pt x="1414438" y="4740"/>
                                  </a:lnTo>
                                  <a:lnTo>
                                    <a:pt x="1415081" y="3196"/>
                                  </a:lnTo>
                                  <a:lnTo>
                                    <a:pt x="1417629" y="639"/>
                                  </a:lnTo>
                                  <a:lnTo>
                                    <a:pt x="1419177" y="0"/>
                                  </a:lnTo>
                                  <a:lnTo>
                                    <a:pt x="1422796" y="0"/>
                                  </a:lnTo>
                                  <a:lnTo>
                                    <a:pt x="1424332" y="639"/>
                                  </a:lnTo>
                                  <a:lnTo>
                                    <a:pt x="1426892" y="3196"/>
                                  </a:lnTo>
                                  <a:lnTo>
                                    <a:pt x="1427535" y="4740"/>
                                  </a:lnTo>
                                  <a:lnTo>
                                    <a:pt x="1427535" y="8356"/>
                                  </a:lnTo>
                                  <a:lnTo>
                                    <a:pt x="1426892" y="9900"/>
                                  </a:lnTo>
                                  <a:lnTo>
                                    <a:pt x="1424332" y="12457"/>
                                  </a:lnTo>
                                  <a:lnTo>
                                    <a:pt x="142279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48990" y="13096"/>
                                  </a:moveTo>
                                  <a:lnTo>
                                    <a:pt x="1445371" y="13096"/>
                                  </a:lnTo>
                                  <a:lnTo>
                                    <a:pt x="1443823" y="12457"/>
                                  </a:lnTo>
                                  <a:lnTo>
                                    <a:pt x="1441275" y="9900"/>
                                  </a:lnTo>
                                  <a:lnTo>
                                    <a:pt x="1440632" y="8356"/>
                                  </a:lnTo>
                                  <a:lnTo>
                                    <a:pt x="1440632" y="4740"/>
                                  </a:lnTo>
                                  <a:lnTo>
                                    <a:pt x="1441275" y="3196"/>
                                  </a:lnTo>
                                  <a:lnTo>
                                    <a:pt x="1443823" y="639"/>
                                  </a:lnTo>
                                  <a:lnTo>
                                    <a:pt x="1445371" y="0"/>
                                  </a:lnTo>
                                  <a:lnTo>
                                    <a:pt x="1448990" y="0"/>
                                  </a:lnTo>
                                  <a:lnTo>
                                    <a:pt x="1450526" y="639"/>
                                  </a:lnTo>
                                  <a:lnTo>
                                    <a:pt x="1453086" y="3196"/>
                                  </a:lnTo>
                                  <a:lnTo>
                                    <a:pt x="1453729" y="4740"/>
                                  </a:lnTo>
                                  <a:lnTo>
                                    <a:pt x="1453729" y="8356"/>
                                  </a:lnTo>
                                  <a:lnTo>
                                    <a:pt x="1453086" y="9900"/>
                                  </a:lnTo>
                                  <a:lnTo>
                                    <a:pt x="1450526" y="12457"/>
                                  </a:lnTo>
                                  <a:lnTo>
                                    <a:pt x="144899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75184" y="13096"/>
                                  </a:moveTo>
                                  <a:lnTo>
                                    <a:pt x="1471564" y="13096"/>
                                  </a:lnTo>
                                  <a:lnTo>
                                    <a:pt x="1470017" y="12457"/>
                                  </a:lnTo>
                                  <a:lnTo>
                                    <a:pt x="1467469" y="9900"/>
                                  </a:lnTo>
                                  <a:lnTo>
                                    <a:pt x="1466826" y="8356"/>
                                  </a:lnTo>
                                  <a:lnTo>
                                    <a:pt x="1466826" y="4740"/>
                                  </a:lnTo>
                                  <a:lnTo>
                                    <a:pt x="1467469" y="3196"/>
                                  </a:lnTo>
                                  <a:lnTo>
                                    <a:pt x="1470017" y="639"/>
                                  </a:lnTo>
                                  <a:lnTo>
                                    <a:pt x="1471564" y="0"/>
                                  </a:lnTo>
                                  <a:lnTo>
                                    <a:pt x="1475184" y="0"/>
                                  </a:lnTo>
                                  <a:lnTo>
                                    <a:pt x="1476720" y="639"/>
                                  </a:lnTo>
                                  <a:lnTo>
                                    <a:pt x="1479280" y="3196"/>
                                  </a:lnTo>
                                  <a:lnTo>
                                    <a:pt x="1479923" y="4740"/>
                                  </a:lnTo>
                                  <a:lnTo>
                                    <a:pt x="1479923" y="8356"/>
                                  </a:lnTo>
                                  <a:lnTo>
                                    <a:pt x="1479280" y="9900"/>
                                  </a:lnTo>
                                  <a:lnTo>
                                    <a:pt x="1476720" y="12457"/>
                                  </a:lnTo>
                                  <a:lnTo>
                                    <a:pt x="147518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01378" y="13096"/>
                                  </a:moveTo>
                                  <a:lnTo>
                                    <a:pt x="1497758" y="13096"/>
                                  </a:lnTo>
                                  <a:lnTo>
                                    <a:pt x="1496210" y="12457"/>
                                  </a:lnTo>
                                  <a:lnTo>
                                    <a:pt x="1493651" y="9900"/>
                                  </a:lnTo>
                                  <a:lnTo>
                                    <a:pt x="1493019" y="8356"/>
                                  </a:lnTo>
                                  <a:lnTo>
                                    <a:pt x="1493019" y="4740"/>
                                  </a:lnTo>
                                  <a:lnTo>
                                    <a:pt x="1493651" y="3196"/>
                                  </a:lnTo>
                                  <a:lnTo>
                                    <a:pt x="1496210" y="639"/>
                                  </a:lnTo>
                                  <a:lnTo>
                                    <a:pt x="1497758" y="0"/>
                                  </a:lnTo>
                                  <a:lnTo>
                                    <a:pt x="1501378" y="0"/>
                                  </a:lnTo>
                                  <a:lnTo>
                                    <a:pt x="1502914" y="639"/>
                                  </a:lnTo>
                                  <a:lnTo>
                                    <a:pt x="1505473" y="3196"/>
                                  </a:lnTo>
                                  <a:lnTo>
                                    <a:pt x="1506116" y="4740"/>
                                  </a:lnTo>
                                  <a:lnTo>
                                    <a:pt x="1506116" y="8356"/>
                                  </a:lnTo>
                                  <a:lnTo>
                                    <a:pt x="1505473" y="9900"/>
                                  </a:lnTo>
                                  <a:lnTo>
                                    <a:pt x="1502914" y="12457"/>
                                  </a:lnTo>
                                  <a:lnTo>
                                    <a:pt x="150137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27571" y="13096"/>
                                  </a:moveTo>
                                  <a:lnTo>
                                    <a:pt x="1523952" y="13096"/>
                                  </a:lnTo>
                                  <a:lnTo>
                                    <a:pt x="1522404" y="12457"/>
                                  </a:lnTo>
                                  <a:lnTo>
                                    <a:pt x="1519844" y="9900"/>
                                  </a:lnTo>
                                  <a:lnTo>
                                    <a:pt x="1519213" y="8356"/>
                                  </a:lnTo>
                                  <a:lnTo>
                                    <a:pt x="1519213" y="4740"/>
                                  </a:lnTo>
                                  <a:lnTo>
                                    <a:pt x="1519844" y="3196"/>
                                  </a:lnTo>
                                  <a:lnTo>
                                    <a:pt x="1522404" y="639"/>
                                  </a:lnTo>
                                  <a:lnTo>
                                    <a:pt x="1523952" y="0"/>
                                  </a:lnTo>
                                  <a:lnTo>
                                    <a:pt x="1527571" y="0"/>
                                  </a:lnTo>
                                  <a:lnTo>
                                    <a:pt x="1529107" y="639"/>
                                  </a:lnTo>
                                  <a:lnTo>
                                    <a:pt x="1531667" y="3196"/>
                                  </a:lnTo>
                                  <a:lnTo>
                                    <a:pt x="1532310" y="4740"/>
                                  </a:lnTo>
                                  <a:lnTo>
                                    <a:pt x="1532310" y="8356"/>
                                  </a:lnTo>
                                  <a:lnTo>
                                    <a:pt x="1531667" y="9900"/>
                                  </a:lnTo>
                                  <a:lnTo>
                                    <a:pt x="1529107" y="12457"/>
                                  </a:lnTo>
                                  <a:lnTo>
                                    <a:pt x="152757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53765" y="13096"/>
                                  </a:moveTo>
                                  <a:lnTo>
                                    <a:pt x="1550146" y="13096"/>
                                  </a:lnTo>
                                  <a:lnTo>
                                    <a:pt x="1548598" y="12457"/>
                                  </a:lnTo>
                                  <a:lnTo>
                                    <a:pt x="1546038" y="9900"/>
                                  </a:lnTo>
                                  <a:lnTo>
                                    <a:pt x="1545407" y="8356"/>
                                  </a:lnTo>
                                  <a:lnTo>
                                    <a:pt x="1545407" y="4740"/>
                                  </a:lnTo>
                                  <a:lnTo>
                                    <a:pt x="1546038" y="3196"/>
                                  </a:lnTo>
                                  <a:lnTo>
                                    <a:pt x="1548598" y="639"/>
                                  </a:lnTo>
                                  <a:lnTo>
                                    <a:pt x="1550146" y="0"/>
                                  </a:lnTo>
                                  <a:lnTo>
                                    <a:pt x="1553765" y="0"/>
                                  </a:lnTo>
                                  <a:lnTo>
                                    <a:pt x="1555301" y="639"/>
                                  </a:lnTo>
                                  <a:lnTo>
                                    <a:pt x="1557861" y="3196"/>
                                  </a:lnTo>
                                  <a:lnTo>
                                    <a:pt x="1558504" y="4740"/>
                                  </a:lnTo>
                                  <a:lnTo>
                                    <a:pt x="1558504" y="8356"/>
                                  </a:lnTo>
                                  <a:lnTo>
                                    <a:pt x="1557861" y="9900"/>
                                  </a:lnTo>
                                  <a:lnTo>
                                    <a:pt x="1555301" y="12457"/>
                                  </a:lnTo>
                                  <a:lnTo>
                                    <a:pt x="155376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79959" y="13096"/>
                                  </a:moveTo>
                                  <a:lnTo>
                                    <a:pt x="1576339" y="13096"/>
                                  </a:lnTo>
                                  <a:lnTo>
                                    <a:pt x="1574792" y="12457"/>
                                  </a:lnTo>
                                  <a:lnTo>
                                    <a:pt x="1572232" y="9900"/>
                                  </a:lnTo>
                                  <a:lnTo>
                                    <a:pt x="1571601" y="8356"/>
                                  </a:lnTo>
                                  <a:lnTo>
                                    <a:pt x="1571601" y="4740"/>
                                  </a:lnTo>
                                  <a:lnTo>
                                    <a:pt x="1572232" y="3196"/>
                                  </a:lnTo>
                                  <a:lnTo>
                                    <a:pt x="1574792" y="639"/>
                                  </a:lnTo>
                                  <a:lnTo>
                                    <a:pt x="1576339" y="0"/>
                                  </a:lnTo>
                                  <a:lnTo>
                                    <a:pt x="1579959" y="0"/>
                                  </a:lnTo>
                                  <a:lnTo>
                                    <a:pt x="1581495" y="639"/>
                                  </a:lnTo>
                                  <a:lnTo>
                                    <a:pt x="1584055" y="3196"/>
                                  </a:lnTo>
                                  <a:lnTo>
                                    <a:pt x="1584698" y="4740"/>
                                  </a:lnTo>
                                  <a:lnTo>
                                    <a:pt x="1584698" y="8356"/>
                                  </a:lnTo>
                                  <a:lnTo>
                                    <a:pt x="1584055" y="9900"/>
                                  </a:lnTo>
                                  <a:lnTo>
                                    <a:pt x="1581495" y="12457"/>
                                  </a:lnTo>
                                  <a:lnTo>
                                    <a:pt x="157995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06153" y="13096"/>
                                  </a:moveTo>
                                  <a:lnTo>
                                    <a:pt x="1602533" y="13096"/>
                                  </a:lnTo>
                                  <a:lnTo>
                                    <a:pt x="1600985" y="12457"/>
                                  </a:lnTo>
                                  <a:lnTo>
                                    <a:pt x="1598426" y="9900"/>
                                  </a:lnTo>
                                  <a:lnTo>
                                    <a:pt x="1597794" y="8356"/>
                                  </a:lnTo>
                                  <a:lnTo>
                                    <a:pt x="1597794" y="4740"/>
                                  </a:lnTo>
                                  <a:lnTo>
                                    <a:pt x="1598426" y="3196"/>
                                  </a:lnTo>
                                  <a:lnTo>
                                    <a:pt x="1600985" y="639"/>
                                  </a:lnTo>
                                  <a:lnTo>
                                    <a:pt x="1602533" y="0"/>
                                  </a:lnTo>
                                  <a:lnTo>
                                    <a:pt x="1606153" y="0"/>
                                  </a:lnTo>
                                  <a:lnTo>
                                    <a:pt x="1607689" y="639"/>
                                  </a:lnTo>
                                  <a:lnTo>
                                    <a:pt x="1610248" y="3196"/>
                                  </a:lnTo>
                                  <a:lnTo>
                                    <a:pt x="1610891" y="4740"/>
                                  </a:lnTo>
                                  <a:lnTo>
                                    <a:pt x="1610891" y="8356"/>
                                  </a:lnTo>
                                  <a:lnTo>
                                    <a:pt x="1610248" y="9900"/>
                                  </a:lnTo>
                                  <a:lnTo>
                                    <a:pt x="1607689" y="12457"/>
                                  </a:lnTo>
                                  <a:lnTo>
                                    <a:pt x="160615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32335" y="13096"/>
                                  </a:moveTo>
                                  <a:lnTo>
                                    <a:pt x="1628727" y="13096"/>
                                  </a:lnTo>
                                  <a:lnTo>
                                    <a:pt x="1627179" y="12457"/>
                                  </a:lnTo>
                                  <a:lnTo>
                                    <a:pt x="1624619" y="9900"/>
                                  </a:lnTo>
                                  <a:lnTo>
                                    <a:pt x="1623988" y="8356"/>
                                  </a:lnTo>
                                  <a:lnTo>
                                    <a:pt x="1623988" y="4740"/>
                                  </a:lnTo>
                                  <a:lnTo>
                                    <a:pt x="1624619" y="3196"/>
                                  </a:lnTo>
                                  <a:lnTo>
                                    <a:pt x="1627179" y="639"/>
                                  </a:lnTo>
                                  <a:lnTo>
                                    <a:pt x="1628727" y="0"/>
                                  </a:lnTo>
                                  <a:lnTo>
                                    <a:pt x="1632335" y="0"/>
                                  </a:lnTo>
                                  <a:lnTo>
                                    <a:pt x="1633882" y="639"/>
                                  </a:lnTo>
                                  <a:lnTo>
                                    <a:pt x="1636442" y="3196"/>
                                  </a:lnTo>
                                  <a:lnTo>
                                    <a:pt x="1637085" y="4740"/>
                                  </a:lnTo>
                                  <a:lnTo>
                                    <a:pt x="1637085" y="8356"/>
                                  </a:lnTo>
                                  <a:lnTo>
                                    <a:pt x="1636442" y="9900"/>
                                  </a:lnTo>
                                  <a:lnTo>
                                    <a:pt x="1633882" y="12457"/>
                                  </a:lnTo>
                                  <a:lnTo>
                                    <a:pt x="16323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58528" y="13096"/>
                                  </a:moveTo>
                                  <a:lnTo>
                                    <a:pt x="1654921" y="13096"/>
                                  </a:lnTo>
                                  <a:lnTo>
                                    <a:pt x="1653373" y="12457"/>
                                  </a:lnTo>
                                  <a:lnTo>
                                    <a:pt x="1650813" y="9900"/>
                                  </a:lnTo>
                                  <a:lnTo>
                                    <a:pt x="1650182" y="8356"/>
                                  </a:lnTo>
                                  <a:lnTo>
                                    <a:pt x="1650182" y="4740"/>
                                  </a:lnTo>
                                  <a:lnTo>
                                    <a:pt x="1650813" y="3196"/>
                                  </a:lnTo>
                                  <a:lnTo>
                                    <a:pt x="1653373" y="639"/>
                                  </a:lnTo>
                                  <a:lnTo>
                                    <a:pt x="1654921" y="0"/>
                                  </a:lnTo>
                                  <a:lnTo>
                                    <a:pt x="1658528" y="0"/>
                                  </a:lnTo>
                                  <a:lnTo>
                                    <a:pt x="1660076" y="639"/>
                                  </a:lnTo>
                                  <a:lnTo>
                                    <a:pt x="1662636" y="3196"/>
                                  </a:lnTo>
                                  <a:lnTo>
                                    <a:pt x="1663279" y="4740"/>
                                  </a:lnTo>
                                  <a:lnTo>
                                    <a:pt x="1663279" y="8356"/>
                                  </a:lnTo>
                                  <a:lnTo>
                                    <a:pt x="1662636" y="9900"/>
                                  </a:lnTo>
                                  <a:lnTo>
                                    <a:pt x="1660076" y="12457"/>
                                  </a:lnTo>
                                  <a:lnTo>
                                    <a:pt x="16585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84722" y="13096"/>
                                  </a:moveTo>
                                  <a:lnTo>
                                    <a:pt x="1681114" y="13096"/>
                                  </a:lnTo>
                                  <a:lnTo>
                                    <a:pt x="1679567" y="12457"/>
                                  </a:lnTo>
                                  <a:lnTo>
                                    <a:pt x="1677007" y="9900"/>
                                  </a:lnTo>
                                  <a:lnTo>
                                    <a:pt x="1676376" y="8356"/>
                                  </a:lnTo>
                                  <a:lnTo>
                                    <a:pt x="1676376" y="4740"/>
                                  </a:lnTo>
                                  <a:lnTo>
                                    <a:pt x="1677007" y="3196"/>
                                  </a:lnTo>
                                  <a:lnTo>
                                    <a:pt x="1679567" y="639"/>
                                  </a:lnTo>
                                  <a:lnTo>
                                    <a:pt x="1681114" y="0"/>
                                  </a:lnTo>
                                  <a:lnTo>
                                    <a:pt x="1684722" y="0"/>
                                  </a:lnTo>
                                  <a:lnTo>
                                    <a:pt x="1686270" y="639"/>
                                  </a:lnTo>
                                  <a:lnTo>
                                    <a:pt x="1688830" y="3196"/>
                                  </a:lnTo>
                                  <a:lnTo>
                                    <a:pt x="1689473" y="4740"/>
                                  </a:lnTo>
                                  <a:lnTo>
                                    <a:pt x="1689473" y="8356"/>
                                  </a:lnTo>
                                  <a:lnTo>
                                    <a:pt x="1688830" y="9900"/>
                                  </a:lnTo>
                                  <a:lnTo>
                                    <a:pt x="1686270" y="12457"/>
                                  </a:lnTo>
                                  <a:lnTo>
                                    <a:pt x="16847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10916" y="13096"/>
                                  </a:moveTo>
                                  <a:lnTo>
                                    <a:pt x="1707308" y="13096"/>
                                  </a:lnTo>
                                  <a:lnTo>
                                    <a:pt x="1705760" y="12457"/>
                                  </a:lnTo>
                                  <a:lnTo>
                                    <a:pt x="1703201" y="9900"/>
                                  </a:lnTo>
                                  <a:lnTo>
                                    <a:pt x="1702558" y="8356"/>
                                  </a:lnTo>
                                  <a:lnTo>
                                    <a:pt x="1702558" y="4740"/>
                                  </a:lnTo>
                                  <a:lnTo>
                                    <a:pt x="1703201" y="3196"/>
                                  </a:lnTo>
                                  <a:lnTo>
                                    <a:pt x="1705760" y="639"/>
                                  </a:lnTo>
                                  <a:lnTo>
                                    <a:pt x="1707308" y="0"/>
                                  </a:lnTo>
                                  <a:lnTo>
                                    <a:pt x="1710916" y="0"/>
                                  </a:lnTo>
                                  <a:lnTo>
                                    <a:pt x="1712464" y="639"/>
                                  </a:lnTo>
                                  <a:lnTo>
                                    <a:pt x="1715023" y="3196"/>
                                  </a:lnTo>
                                  <a:lnTo>
                                    <a:pt x="1715654" y="4740"/>
                                  </a:lnTo>
                                  <a:lnTo>
                                    <a:pt x="1715654" y="8356"/>
                                  </a:lnTo>
                                  <a:lnTo>
                                    <a:pt x="1715023" y="9900"/>
                                  </a:lnTo>
                                  <a:lnTo>
                                    <a:pt x="1712464" y="12457"/>
                                  </a:lnTo>
                                  <a:lnTo>
                                    <a:pt x="17109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37110" y="13096"/>
                                  </a:moveTo>
                                  <a:lnTo>
                                    <a:pt x="1733502" y="13096"/>
                                  </a:lnTo>
                                  <a:lnTo>
                                    <a:pt x="1731954" y="12457"/>
                                  </a:lnTo>
                                  <a:lnTo>
                                    <a:pt x="1729394" y="9900"/>
                                  </a:lnTo>
                                  <a:lnTo>
                                    <a:pt x="1728751" y="8356"/>
                                  </a:lnTo>
                                  <a:lnTo>
                                    <a:pt x="1728751" y="4740"/>
                                  </a:lnTo>
                                  <a:lnTo>
                                    <a:pt x="1729394" y="3196"/>
                                  </a:lnTo>
                                  <a:lnTo>
                                    <a:pt x="1731954" y="639"/>
                                  </a:lnTo>
                                  <a:lnTo>
                                    <a:pt x="1733502" y="0"/>
                                  </a:lnTo>
                                  <a:lnTo>
                                    <a:pt x="1737110" y="0"/>
                                  </a:lnTo>
                                  <a:lnTo>
                                    <a:pt x="1738657" y="639"/>
                                  </a:lnTo>
                                  <a:lnTo>
                                    <a:pt x="1741217" y="3196"/>
                                  </a:lnTo>
                                  <a:lnTo>
                                    <a:pt x="1741848" y="4740"/>
                                  </a:lnTo>
                                  <a:lnTo>
                                    <a:pt x="1741848" y="8356"/>
                                  </a:lnTo>
                                  <a:lnTo>
                                    <a:pt x="1741217" y="9900"/>
                                  </a:lnTo>
                                  <a:lnTo>
                                    <a:pt x="1738657" y="12457"/>
                                  </a:lnTo>
                                  <a:lnTo>
                                    <a:pt x="173711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63303" y="13096"/>
                                  </a:moveTo>
                                  <a:lnTo>
                                    <a:pt x="1759696" y="13096"/>
                                  </a:lnTo>
                                  <a:lnTo>
                                    <a:pt x="1758148" y="12457"/>
                                  </a:lnTo>
                                  <a:lnTo>
                                    <a:pt x="1755588" y="9900"/>
                                  </a:lnTo>
                                  <a:lnTo>
                                    <a:pt x="1754945" y="8356"/>
                                  </a:lnTo>
                                  <a:lnTo>
                                    <a:pt x="1754945" y="4740"/>
                                  </a:lnTo>
                                  <a:lnTo>
                                    <a:pt x="1755588" y="3196"/>
                                  </a:lnTo>
                                  <a:lnTo>
                                    <a:pt x="1758148" y="639"/>
                                  </a:lnTo>
                                  <a:lnTo>
                                    <a:pt x="1759696" y="0"/>
                                  </a:lnTo>
                                  <a:lnTo>
                                    <a:pt x="1763303" y="0"/>
                                  </a:lnTo>
                                  <a:lnTo>
                                    <a:pt x="1764851" y="639"/>
                                  </a:lnTo>
                                  <a:lnTo>
                                    <a:pt x="1767411" y="3196"/>
                                  </a:lnTo>
                                  <a:lnTo>
                                    <a:pt x="1768042" y="4740"/>
                                  </a:lnTo>
                                  <a:lnTo>
                                    <a:pt x="1768042" y="8356"/>
                                  </a:lnTo>
                                  <a:lnTo>
                                    <a:pt x="1767411" y="9900"/>
                                  </a:lnTo>
                                  <a:lnTo>
                                    <a:pt x="1764851" y="12457"/>
                                  </a:lnTo>
                                  <a:lnTo>
                                    <a:pt x="17633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89497" y="13096"/>
                                  </a:moveTo>
                                  <a:lnTo>
                                    <a:pt x="1785878" y="13096"/>
                                  </a:lnTo>
                                  <a:lnTo>
                                    <a:pt x="1784342" y="12457"/>
                                  </a:lnTo>
                                  <a:lnTo>
                                    <a:pt x="1781782" y="9900"/>
                                  </a:lnTo>
                                  <a:lnTo>
                                    <a:pt x="1781139" y="8356"/>
                                  </a:lnTo>
                                  <a:lnTo>
                                    <a:pt x="1781139" y="4740"/>
                                  </a:lnTo>
                                  <a:lnTo>
                                    <a:pt x="1781782" y="3196"/>
                                  </a:lnTo>
                                  <a:lnTo>
                                    <a:pt x="1784342" y="639"/>
                                  </a:lnTo>
                                  <a:lnTo>
                                    <a:pt x="1785878" y="0"/>
                                  </a:lnTo>
                                  <a:lnTo>
                                    <a:pt x="1789497" y="0"/>
                                  </a:lnTo>
                                  <a:lnTo>
                                    <a:pt x="1791045" y="639"/>
                                  </a:lnTo>
                                  <a:lnTo>
                                    <a:pt x="1793605" y="3196"/>
                                  </a:lnTo>
                                  <a:lnTo>
                                    <a:pt x="1794236" y="4740"/>
                                  </a:lnTo>
                                  <a:lnTo>
                                    <a:pt x="1794236" y="8356"/>
                                  </a:lnTo>
                                  <a:lnTo>
                                    <a:pt x="1793605" y="9900"/>
                                  </a:lnTo>
                                  <a:lnTo>
                                    <a:pt x="1791045" y="12457"/>
                                  </a:lnTo>
                                  <a:lnTo>
                                    <a:pt x="178949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15691" y="13096"/>
                                  </a:moveTo>
                                  <a:lnTo>
                                    <a:pt x="1812071" y="13096"/>
                                  </a:lnTo>
                                  <a:lnTo>
                                    <a:pt x="1810535" y="12457"/>
                                  </a:lnTo>
                                  <a:lnTo>
                                    <a:pt x="1807976" y="9900"/>
                                  </a:lnTo>
                                  <a:lnTo>
                                    <a:pt x="1807333" y="8356"/>
                                  </a:lnTo>
                                  <a:lnTo>
                                    <a:pt x="1807333" y="4740"/>
                                  </a:lnTo>
                                  <a:lnTo>
                                    <a:pt x="1807976" y="3196"/>
                                  </a:lnTo>
                                  <a:lnTo>
                                    <a:pt x="1810535" y="639"/>
                                  </a:lnTo>
                                  <a:lnTo>
                                    <a:pt x="1812071" y="0"/>
                                  </a:lnTo>
                                  <a:lnTo>
                                    <a:pt x="1815691" y="0"/>
                                  </a:lnTo>
                                  <a:lnTo>
                                    <a:pt x="1817239" y="639"/>
                                  </a:lnTo>
                                  <a:lnTo>
                                    <a:pt x="1819798" y="3196"/>
                                  </a:lnTo>
                                  <a:lnTo>
                                    <a:pt x="1820429" y="4740"/>
                                  </a:lnTo>
                                  <a:lnTo>
                                    <a:pt x="1820429" y="8356"/>
                                  </a:lnTo>
                                  <a:lnTo>
                                    <a:pt x="1819798" y="9900"/>
                                  </a:lnTo>
                                  <a:lnTo>
                                    <a:pt x="1817239" y="12457"/>
                                  </a:lnTo>
                                  <a:lnTo>
                                    <a:pt x="181569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41885" y="13096"/>
                                  </a:moveTo>
                                  <a:lnTo>
                                    <a:pt x="1838265" y="13096"/>
                                  </a:lnTo>
                                  <a:lnTo>
                                    <a:pt x="1836729" y="12457"/>
                                  </a:lnTo>
                                  <a:lnTo>
                                    <a:pt x="1834169" y="9900"/>
                                  </a:lnTo>
                                  <a:lnTo>
                                    <a:pt x="1833526" y="8356"/>
                                  </a:lnTo>
                                  <a:lnTo>
                                    <a:pt x="1833526" y="4740"/>
                                  </a:lnTo>
                                  <a:lnTo>
                                    <a:pt x="1834169" y="3196"/>
                                  </a:lnTo>
                                  <a:lnTo>
                                    <a:pt x="1836729" y="639"/>
                                  </a:lnTo>
                                  <a:lnTo>
                                    <a:pt x="1838265" y="0"/>
                                  </a:lnTo>
                                  <a:lnTo>
                                    <a:pt x="1841885" y="0"/>
                                  </a:lnTo>
                                  <a:lnTo>
                                    <a:pt x="1843432" y="639"/>
                                  </a:lnTo>
                                  <a:lnTo>
                                    <a:pt x="1845992" y="3196"/>
                                  </a:lnTo>
                                  <a:lnTo>
                                    <a:pt x="1846623" y="4740"/>
                                  </a:lnTo>
                                  <a:lnTo>
                                    <a:pt x="1846623" y="8356"/>
                                  </a:lnTo>
                                  <a:lnTo>
                                    <a:pt x="1845992" y="9900"/>
                                  </a:lnTo>
                                  <a:lnTo>
                                    <a:pt x="1843432" y="12457"/>
                                  </a:lnTo>
                                  <a:lnTo>
                                    <a:pt x="184188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68078" y="13096"/>
                                  </a:moveTo>
                                  <a:lnTo>
                                    <a:pt x="1864459" y="13096"/>
                                  </a:lnTo>
                                  <a:lnTo>
                                    <a:pt x="1862923" y="12457"/>
                                  </a:lnTo>
                                  <a:lnTo>
                                    <a:pt x="1860363" y="9900"/>
                                  </a:lnTo>
                                  <a:lnTo>
                                    <a:pt x="1859720" y="8356"/>
                                  </a:lnTo>
                                  <a:lnTo>
                                    <a:pt x="1859720" y="4740"/>
                                  </a:lnTo>
                                  <a:lnTo>
                                    <a:pt x="1860363" y="3196"/>
                                  </a:lnTo>
                                  <a:lnTo>
                                    <a:pt x="1862923" y="639"/>
                                  </a:lnTo>
                                  <a:lnTo>
                                    <a:pt x="1864459" y="0"/>
                                  </a:lnTo>
                                  <a:lnTo>
                                    <a:pt x="1868078" y="0"/>
                                  </a:lnTo>
                                  <a:lnTo>
                                    <a:pt x="1869626" y="639"/>
                                  </a:lnTo>
                                  <a:lnTo>
                                    <a:pt x="1872186" y="3196"/>
                                  </a:lnTo>
                                  <a:lnTo>
                                    <a:pt x="1872817" y="4740"/>
                                  </a:lnTo>
                                  <a:lnTo>
                                    <a:pt x="1872817" y="8356"/>
                                  </a:lnTo>
                                  <a:lnTo>
                                    <a:pt x="1872186" y="9900"/>
                                  </a:lnTo>
                                  <a:lnTo>
                                    <a:pt x="1869626" y="12457"/>
                                  </a:lnTo>
                                  <a:lnTo>
                                    <a:pt x="186807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94272" y="13096"/>
                                  </a:moveTo>
                                  <a:lnTo>
                                    <a:pt x="1890653" y="13096"/>
                                  </a:lnTo>
                                  <a:lnTo>
                                    <a:pt x="1889117" y="12457"/>
                                  </a:lnTo>
                                  <a:lnTo>
                                    <a:pt x="1886557" y="9900"/>
                                  </a:lnTo>
                                  <a:lnTo>
                                    <a:pt x="1885914" y="8356"/>
                                  </a:lnTo>
                                  <a:lnTo>
                                    <a:pt x="1885914" y="4740"/>
                                  </a:lnTo>
                                  <a:lnTo>
                                    <a:pt x="1886557" y="3196"/>
                                  </a:lnTo>
                                  <a:lnTo>
                                    <a:pt x="1889117" y="639"/>
                                  </a:lnTo>
                                  <a:lnTo>
                                    <a:pt x="1890653" y="0"/>
                                  </a:lnTo>
                                  <a:lnTo>
                                    <a:pt x="1894272" y="0"/>
                                  </a:lnTo>
                                  <a:lnTo>
                                    <a:pt x="1895820" y="639"/>
                                  </a:lnTo>
                                  <a:lnTo>
                                    <a:pt x="1898380" y="3196"/>
                                  </a:lnTo>
                                  <a:lnTo>
                                    <a:pt x="1899011" y="4740"/>
                                  </a:lnTo>
                                  <a:lnTo>
                                    <a:pt x="1899011" y="8356"/>
                                  </a:lnTo>
                                  <a:lnTo>
                                    <a:pt x="1898380" y="9900"/>
                                  </a:lnTo>
                                  <a:lnTo>
                                    <a:pt x="1895820" y="12457"/>
                                  </a:lnTo>
                                  <a:lnTo>
                                    <a:pt x="189427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20466" y="13096"/>
                                  </a:moveTo>
                                  <a:lnTo>
                                    <a:pt x="1916846" y="13096"/>
                                  </a:lnTo>
                                  <a:lnTo>
                                    <a:pt x="1915310" y="12457"/>
                                  </a:lnTo>
                                  <a:lnTo>
                                    <a:pt x="1912751" y="9900"/>
                                  </a:lnTo>
                                  <a:lnTo>
                                    <a:pt x="1912108" y="8356"/>
                                  </a:lnTo>
                                  <a:lnTo>
                                    <a:pt x="1912108" y="4740"/>
                                  </a:lnTo>
                                  <a:lnTo>
                                    <a:pt x="1912751" y="3196"/>
                                  </a:lnTo>
                                  <a:lnTo>
                                    <a:pt x="1915310" y="639"/>
                                  </a:lnTo>
                                  <a:lnTo>
                                    <a:pt x="1916846" y="0"/>
                                  </a:lnTo>
                                  <a:lnTo>
                                    <a:pt x="1920466" y="0"/>
                                  </a:lnTo>
                                  <a:lnTo>
                                    <a:pt x="1922014" y="639"/>
                                  </a:lnTo>
                                  <a:lnTo>
                                    <a:pt x="1924562" y="3196"/>
                                  </a:lnTo>
                                  <a:lnTo>
                                    <a:pt x="1925204" y="4740"/>
                                  </a:lnTo>
                                  <a:lnTo>
                                    <a:pt x="1925204" y="8356"/>
                                  </a:lnTo>
                                  <a:lnTo>
                                    <a:pt x="1924562" y="9900"/>
                                  </a:lnTo>
                                  <a:lnTo>
                                    <a:pt x="1922014" y="12457"/>
                                  </a:lnTo>
                                  <a:lnTo>
                                    <a:pt x="192046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46660" y="13096"/>
                                  </a:moveTo>
                                  <a:lnTo>
                                    <a:pt x="1943040" y="13096"/>
                                  </a:lnTo>
                                  <a:lnTo>
                                    <a:pt x="1941504" y="12457"/>
                                  </a:lnTo>
                                  <a:lnTo>
                                    <a:pt x="1938944" y="9900"/>
                                  </a:lnTo>
                                  <a:lnTo>
                                    <a:pt x="1938301" y="8356"/>
                                  </a:lnTo>
                                  <a:lnTo>
                                    <a:pt x="1938301" y="4740"/>
                                  </a:lnTo>
                                  <a:lnTo>
                                    <a:pt x="1938944" y="3196"/>
                                  </a:lnTo>
                                  <a:lnTo>
                                    <a:pt x="1941504" y="639"/>
                                  </a:lnTo>
                                  <a:lnTo>
                                    <a:pt x="1943040" y="0"/>
                                  </a:lnTo>
                                  <a:lnTo>
                                    <a:pt x="1946660" y="0"/>
                                  </a:lnTo>
                                  <a:lnTo>
                                    <a:pt x="1948207" y="639"/>
                                  </a:lnTo>
                                  <a:lnTo>
                                    <a:pt x="1950755" y="3196"/>
                                  </a:lnTo>
                                  <a:lnTo>
                                    <a:pt x="1951398" y="4740"/>
                                  </a:lnTo>
                                  <a:lnTo>
                                    <a:pt x="1951398" y="8356"/>
                                  </a:lnTo>
                                  <a:lnTo>
                                    <a:pt x="1950755" y="9900"/>
                                  </a:lnTo>
                                  <a:lnTo>
                                    <a:pt x="1948207" y="12457"/>
                                  </a:lnTo>
                                  <a:lnTo>
                                    <a:pt x="194666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72853" y="13096"/>
                                  </a:moveTo>
                                  <a:lnTo>
                                    <a:pt x="1969234" y="13096"/>
                                  </a:lnTo>
                                  <a:lnTo>
                                    <a:pt x="1967698" y="12457"/>
                                  </a:lnTo>
                                  <a:lnTo>
                                    <a:pt x="1965138" y="9900"/>
                                  </a:lnTo>
                                  <a:lnTo>
                                    <a:pt x="1964495" y="8356"/>
                                  </a:lnTo>
                                  <a:lnTo>
                                    <a:pt x="1964495" y="4740"/>
                                  </a:lnTo>
                                  <a:lnTo>
                                    <a:pt x="1965138" y="3196"/>
                                  </a:lnTo>
                                  <a:lnTo>
                                    <a:pt x="1967698" y="639"/>
                                  </a:lnTo>
                                  <a:lnTo>
                                    <a:pt x="1969234" y="0"/>
                                  </a:lnTo>
                                  <a:lnTo>
                                    <a:pt x="1972853" y="0"/>
                                  </a:lnTo>
                                  <a:lnTo>
                                    <a:pt x="1974401" y="639"/>
                                  </a:lnTo>
                                  <a:lnTo>
                                    <a:pt x="1976949" y="3196"/>
                                  </a:lnTo>
                                  <a:lnTo>
                                    <a:pt x="1977592" y="4740"/>
                                  </a:lnTo>
                                  <a:lnTo>
                                    <a:pt x="1977592" y="8356"/>
                                  </a:lnTo>
                                  <a:lnTo>
                                    <a:pt x="1976949" y="9900"/>
                                  </a:lnTo>
                                  <a:lnTo>
                                    <a:pt x="1974401" y="12457"/>
                                  </a:lnTo>
                                  <a:lnTo>
                                    <a:pt x="197285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99047" y="13096"/>
                                  </a:moveTo>
                                  <a:lnTo>
                                    <a:pt x="1995428" y="13096"/>
                                  </a:lnTo>
                                  <a:lnTo>
                                    <a:pt x="1993892" y="12457"/>
                                  </a:lnTo>
                                  <a:lnTo>
                                    <a:pt x="1991332" y="9900"/>
                                  </a:lnTo>
                                  <a:lnTo>
                                    <a:pt x="1990689" y="8356"/>
                                  </a:lnTo>
                                  <a:lnTo>
                                    <a:pt x="1990689" y="4740"/>
                                  </a:lnTo>
                                  <a:lnTo>
                                    <a:pt x="1991332" y="3196"/>
                                  </a:lnTo>
                                  <a:lnTo>
                                    <a:pt x="1993892" y="639"/>
                                  </a:lnTo>
                                  <a:lnTo>
                                    <a:pt x="1995428" y="0"/>
                                  </a:lnTo>
                                  <a:lnTo>
                                    <a:pt x="1999047" y="0"/>
                                  </a:lnTo>
                                  <a:lnTo>
                                    <a:pt x="2000595" y="639"/>
                                  </a:lnTo>
                                  <a:lnTo>
                                    <a:pt x="2003143" y="3196"/>
                                  </a:lnTo>
                                  <a:lnTo>
                                    <a:pt x="2003786" y="4740"/>
                                  </a:lnTo>
                                  <a:lnTo>
                                    <a:pt x="2003786" y="8356"/>
                                  </a:lnTo>
                                  <a:lnTo>
                                    <a:pt x="2003143" y="9900"/>
                                  </a:lnTo>
                                  <a:lnTo>
                                    <a:pt x="2000595" y="12457"/>
                                  </a:lnTo>
                                  <a:lnTo>
                                    <a:pt x="199904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25241" y="13096"/>
                                  </a:moveTo>
                                  <a:lnTo>
                                    <a:pt x="2021621" y="13096"/>
                                  </a:lnTo>
                                  <a:lnTo>
                                    <a:pt x="2020085" y="12457"/>
                                  </a:lnTo>
                                  <a:lnTo>
                                    <a:pt x="2017526" y="9900"/>
                                  </a:lnTo>
                                  <a:lnTo>
                                    <a:pt x="2016883" y="8356"/>
                                  </a:lnTo>
                                  <a:lnTo>
                                    <a:pt x="2016883" y="4740"/>
                                  </a:lnTo>
                                  <a:lnTo>
                                    <a:pt x="2017526" y="3196"/>
                                  </a:lnTo>
                                  <a:lnTo>
                                    <a:pt x="2020085" y="639"/>
                                  </a:lnTo>
                                  <a:lnTo>
                                    <a:pt x="2021621" y="0"/>
                                  </a:lnTo>
                                  <a:lnTo>
                                    <a:pt x="2025241" y="0"/>
                                  </a:lnTo>
                                  <a:lnTo>
                                    <a:pt x="2026789" y="639"/>
                                  </a:lnTo>
                                  <a:lnTo>
                                    <a:pt x="2029337" y="3196"/>
                                  </a:lnTo>
                                  <a:lnTo>
                                    <a:pt x="2029979" y="4740"/>
                                  </a:lnTo>
                                  <a:lnTo>
                                    <a:pt x="2029979" y="8356"/>
                                  </a:lnTo>
                                  <a:lnTo>
                                    <a:pt x="2029337" y="9900"/>
                                  </a:lnTo>
                                  <a:lnTo>
                                    <a:pt x="2026789" y="12457"/>
                                  </a:lnTo>
                                  <a:lnTo>
                                    <a:pt x="20252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51435" y="13096"/>
                                  </a:moveTo>
                                  <a:lnTo>
                                    <a:pt x="2047815" y="13096"/>
                                  </a:lnTo>
                                  <a:lnTo>
                                    <a:pt x="2046267" y="12457"/>
                                  </a:lnTo>
                                  <a:lnTo>
                                    <a:pt x="2043719" y="9900"/>
                                  </a:lnTo>
                                  <a:lnTo>
                                    <a:pt x="2043076" y="8356"/>
                                  </a:lnTo>
                                  <a:lnTo>
                                    <a:pt x="2043076" y="4740"/>
                                  </a:lnTo>
                                  <a:lnTo>
                                    <a:pt x="2043719" y="3196"/>
                                  </a:lnTo>
                                  <a:lnTo>
                                    <a:pt x="2046267" y="639"/>
                                  </a:lnTo>
                                  <a:lnTo>
                                    <a:pt x="2047815" y="0"/>
                                  </a:lnTo>
                                  <a:lnTo>
                                    <a:pt x="2051435" y="0"/>
                                  </a:lnTo>
                                  <a:lnTo>
                                    <a:pt x="2052982" y="639"/>
                                  </a:lnTo>
                                  <a:lnTo>
                                    <a:pt x="2055530" y="3196"/>
                                  </a:lnTo>
                                  <a:lnTo>
                                    <a:pt x="2056173" y="4740"/>
                                  </a:lnTo>
                                  <a:lnTo>
                                    <a:pt x="2056173" y="8356"/>
                                  </a:lnTo>
                                  <a:lnTo>
                                    <a:pt x="2055530" y="9900"/>
                                  </a:lnTo>
                                  <a:lnTo>
                                    <a:pt x="2052982" y="12457"/>
                                  </a:lnTo>
                                  <a:lnTo>
                                    <a:pt x="20514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77628" y="13096"/>
                                  </a:moveTo>
                                  <a:lnTo>
                                    <a:pt x="2074009" y="13096"/>
                                  </a:lnTo>
                                  <a:lnTo>
                                    <a:pt x="2072461" y="12457"/>
                                  </a:lnTo>
                                  <a:lnTo>
                                    <a:pt x="2069913" y="9900"/>
                                  </a:lnTo>
                                  <a:lnTo>
                                    <a:pt x="2069270" y="8356"/>
                                  </a:lnTo>
                                  <a:lnTo>
                                    <a:pt x="2069270" y="4740"/>
                                  </a:lnTo>
                                  <a:lnTo>
                                    <a:pt x="2069913" y="3196"/>
                                  </a:lnTo>
                                  <a:lnTo>
                                    <a:pt x="2072461" y="639"/>
                                  </a:lnTo>
                                  <a:lnTo>
                                    <a:pt x="2074009" y="0"/>
                                  </a:lnTo>
                                  <a:lnTo>
                                    <a:pt x="2077628" y="0"/>
                                  </a:lnTo>
                                  <a:lnTo>
                                    <a:pt x="2079164" y="639"/>
                                  </a:lnTo>
                                  <a:lnTo>
                                    <a:pt x="2081724" y="3196"/>
                                  </a:lnTo>
                                  <a:lnTo>
                                    <a:pt x="2082367" y="4740"/>
                                  </a:lnTo>
                                  <a:lnTo>
                                    <a:pt x="2082367" y="8356"/>
                                  </a:lnTo>
                                  <a:lnTo>
                                    <a:pt x="2081724" y="9900"/>
                                  </a:lnTo>
                                  <a:lnTo>
                                    <a:pt x="2079164" y="12457"/>
                                  </a:lnTo>
                                  <a:lnTo>
                                    <a:pt x="20776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03822" y="13096"/>
                                  </a:moveTo>
                                  <a:lnTo>
                                    <a:pt x="2100203" y="13096"/>
                                  </a:lnTo>
                                  <a:lnTo>
                                    <a:pt x="2098655" y="12457"/>
                                  </a:lnTo>
                                  <a:lnTo>
                                    <a:pt x="2096107" y="9900"/>
                                  </a:lnTo>
                                  <a:lnTo>
                                    <a:pt x="2095464" y="8356"/>
                                  </a:lnTo>
                                  <a:lnTo>
                                    <a:pt x="2095464" y="4740"/>
                                  </a:lnTo>
                                  <a:lnTo>
                                    <a:pt x="2096107" y="3196"/>
                                  </a:lnTo>
                                  <a:lnTo>
                                    <a:pt x="2098655" y="639"/>
                                  </a:lnTo>
                                  <a:lnTo>
                                    <a:pt x="2100203" y="0"/>
                                  </a:lnTo>
                                  <a:lnTo>
                                    <a:pt x="2103822" y="0"/>
                                  </a:lnTo>
                                  <a:lnTo>
                                    <a:pt x="2105358" y="639"/>
                                  </a:lnTo>
                                  <a:lnTo>
                                    <a:pt x="2107918" y="3196"/>
                                  </a:lnTo>
                                  <a:lnTo>
                                    <a:pt x="2108561" y="4740"/>
                                  </a:lnTo>
                                  <a:lnTo>
                                    <a:pt x="2108561" y="8356"/>
                                  </a:lnTo>
                                  <a:lnTo>
                                    <a:pt x="2107918" y="9900"/>
                                  </a:lnTo>
                                  <a:lnTo>
                                    <a:pt x="2105358" y="12457"/>
                                  </a:lnTo>
                                  <a:lnTo>
                                    <a:pt x="21038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30016" y="13096"/>
                                  </a:moveTo>
                                  <a:lnTo>
                                    <a:pt x="2126396" y="13096"/>
                                  </a:lnTo>
                                  <a:lnTo>
                                    <a:pt x="2124848" y="12457"/>
                                  </a:lnTo>
                                  <a:lnTo>
                                    <a:pt x="2122301" y="9900"/>
                                  </a:lnTo>
                                  <a:lnTo>
                                    <a:pt x="2121658" y="8356"/>
                                  </a:lnTo>
                                  <a:lnTo>
                                    <a:pt x="2121658" y="4740"/>
                                  </a:lnTo>
                                  <a:lnTo>
                                    <a:pt x="2122301" y="3196"/>
                                  </a:lnTo>
                                  <a:lnTo>
                                    <a:pt x="2124848" y="639"/>
                                  </a:lnTo>
                                  <a:lnTo>
                                    <a:pt x="2126396" y="0"/>
                                  </a:lnTo>
                                  <a:lnTo>
                                    <a:pt x="2130016" y="0"/>
                                  </a:lnTo>
                                  <a:lnTo>
                                    <a:pt x="2131552" y="639"/>
                                  </a:lnTo>
                                  <a:lnTo>
                                    <a:pt x="2134112" y="3196"/>
                                  </a:lnTo>
                                  <a:lnTo>
                                    <a:pt x="2134754" y="4740"/>
                                  </a:lnTo>
                                  <a:lnTo>
                                    <a:pt x="2134754" y="8356"/>
                                  </a:lnTo>
                                  <a:lnTo>
                                    <a:pt x="2134112" y="9900"/>
                                  </a:lnTo>
                                  <a:lnTo>
                                    <a:pt x="2131552" y="12457"/>
                                  </a:lnTo>
                                  <a:lnTo>
                                    <a:pt x="21300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56210" y="13096"/>
                                  </a:moveTo>
                                  <a:lnTo>
                                    <a:pt x="2152590" y="13096"/>
                                  </a:lnTo>
                                  <a:lnTo>
                                    <a:pt x="2151042" y="12457"/>
                                  </a:lnTo>
                                  <a:lnTo>
                                    <a:pt x="2148494" y="9900"/>
                                  </a:lnTo>
                                  <a:lnTo>
                                    <a:pt x="2147851" y="8356"/>
                                  </a:lnTo>
                                  <a:lnTo>
                                    <a:pt x="2147851" y="4740"/>
                                  </a:lnTo>
                                  <a:lnTo>
                                    <a:pt x="2148494" y="3196"/>
                                  </a:lnTo>
                                  <a:lnTo>
                                    <a:pt x="2151042" y="639"/>
                                  </a:lnTo>
                                  <a:lnTo>
                                    <a:pt x="2152590" y="0"/>
                                  </a:lnTo>
                                  <a:lnTo>
                                    <a:pt x="2156210" y="0"/>
                                  </a:lnTo>
                                  <a:lnTo>
                                    <a:pt x="2157745" y="639"/>
                                  </a:lnTo>
                                  <a:lnTo>
                                    <a:pt x="2160305" y="3196"/>
                                  </a:lnTo>
                                  <a:lnTo>
                                    <a:pt x="2160948" y="4740"/>
                                  </a:lnTo>
                                  <a:lnTo>
                                    <a:pt x="2160948" y="8356"/>
                                  </a:lnTo>
                                  <a:lnTo>
                                    <a:pt x="2160305" y="9900"/>
                                  </a:lnTo>
                                  <a:lnTo>
                                    <a:pt x="2157745" y="12457"/>
                                  </a:lnTo>
                                  <a:lnTo>
                                    <a:pt x="215621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82403" y="13096"/>
                                  </a:moveTo>
                                  <a:lnTo>
                                    <a:pt x="2178784" y="13096"/>
                                  </a:lnTo>
                                  <a:lnTo>
                                    <a:pt x="2177236" y="12457"/>
                                  </a:lnTo>
                                  <a:lnTo>
                                    <a:pt x="2174676" y="9900"/>
                                  </a:lnTo>
                                  <a:lnTo>
                                    <a:pt x="2174045" y="8356"/>
                                  </a:lnTo>
                                  <a:lnTo>
                                    <a:pt x="2174045" y="4740"/>
                                  </a:lnTo>
                                  <a:lnTo>
                                    <a:pt x="2174676" y="3196"/>
                                  </a:lnTo>
                                  <a:lnTo>
                                    <a:pt x="2177236" y="639"/>
                                  </a:lnTo>
                                  <a:lnTo>
                                    <a:pt x="2178784" y="0"/>
                                  </a:lnTo>
                                  <a:lnTo>
                                    <a:pt x="2182403" y="0"/>
                                  </a:lnTo>
                                  <a:lnTo>
                                    <a:pt x="2183939" y="639"/>
                                  </a:lnTo>
                                  <a:lnTo>
                                    <a:pt x="2186499" y="3196"/>
                                  </a:lnTo>
                                  <a:lnTo>
                                    <a:pt x="2187142" y="4740"/>
                                  </a:lnTo>
                                  <a:lnTo>
                                    <a:pt x="2187142" y="8356"/>
                                  </a:lnTo>
                                  <a:lnTo>
                                    <a:pt x="2186499" y="9900"/>
                                  </a:lnTo>
                                  <a:lnTo>
                                    <a:pt x="2183939" y="12457"/>
                                  </a:lnTo>
                                  <a:lnTo>
                                    <a:pt x="21824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08597" y="13096"/>
                                  </a:moveTo>
                                  <a:lnTo>
                                    <a:pt x="2204978" y="13096"/>
                                  </a:lnTo>
                                  <a:lnTo>
                                    <a:pt x="2203430" y="12457"/>
                                  </a:lnTo>
                                  <a:lnTo>
                                    <a:pt x="2200870" y="9900"/>
                                  </a:lnTo>
                                  <a:lnTo>
                                    <a:pt x="2200239" y="8356"/>
                                  </a:lnTo>
                                  <a:lnTo>
                                    <a:pt x="2200239" y="4740"/>
                                  </a:lnTo>
                                  <a:lnTo>
                                    <a:pt x="2200870" y="3196"/>
                                  </a:lnTo>
                                  <a:lnTo>
                                    <a:pt x="2203430" y="639"/>
                                  </a:lnTo>
                                  <a:lnTo>
                                    <a:pt x="2204978" y="0"/>
                                  </a:lnTo>
                                  <a:lnTo>
                                    <a:pt x="2208597" y="0"/>
                                  </a:lnTo>
                                  <a:lnTo>
                                    <a:pt x="2210133" y="639"/>
                                  </a:lnTo>
                                  <a:lnTo>
                                    <a:pt x="2212693" y="3196"/>
                                  </a:lnTo>
                                  <a:lnTo>
                                    <a:pt x="2213336" y="4740"/>
                                  </a:lnTo>
                                  <a:lnTo>
                                    <a:pt x="2213336" y="8356"/>
                                  </a:lnTo>
                                  <a:lnTo>
                                    <a:pt x="2212693" y="9900"/>
                                  </a:lnTo>
                                  <a:lnTo>
                                    <a:pt x="2210133" y="12457"/>
                                  </a:lnTo>
                                  <a:lnTo>
                                    <a:pt x="220859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34791" y="13096"/>
                                  </a:moveTo>
                                  <a:lnTo>
                                    <a:pt x="2231171" y="13096"/>
                                  </a:lnTo>
                                  <a:lnTo>
                                    <a:pt x="2229623" y="12457"/>
                                  </a:lnTo>
                                  <a:lnTo>
                                    <a:pt x="2227064" y="9900"/>
                                  </a:lnTo>
                                  <a:lnTo>
                                    <a:pt x="2226433" y="8356"/>
                                  </a:lnTo>
                                  <a:lnTo>
                                    <a:pt x="2226433" y="4740"/>
                                  </a:lnTo>
                                  <a:lnTo>
                                    <a:pt x="2227064" y="3196"/>
                                  </a:lnTo>
                                  <a:lnTo>
                                    <a:pt x="2229623" y="639"/>
                                  </a:lnTo>
                                  <a:lnTo>
                                    <a:pt x="2231171" y="0"/>
                                  </a:lnTo>
                                  <a:lnTo>
                                    <a:pt x="2234791" y="0"/>
                                  </a:lnTo>
                                  <a:lnTo>
                                    <a:pt x="2236327" y="639"/>
                                  </a:lnTo>
                                  <a:lnTo>
                                    <a:pt x="2238887" y="3196"/>
                                  </a:lnTo>
                                  <a:lnTo>
                                    <a:pt x="2239529" y="4740"/>
                                  </a:lnTo>
                                  <a:lnTo>
                                    <a:pt x="2239529" y="8356"/>
                                  </a:lnTo>
                                  <a:lnTo>
                                    <a:pt x="2238887" y="9900"/>
                                  </a:lnTo>
                                  <a:lnTo>
                                    <a:pt x="2236327" y="12457"/>
                                  </a:lnTo>
                                  <a:lnTo>
                                    <a:pt x="223479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60985" y="13096"/>
                                  </a:moveTo>
                                  <a:lnTo>
                                    <a:pt x="2257365" y="13096"/>
                                  </a:lnTo>
                                  <a:lnTo>
                                    <a:pt x="2255817" y="12457"/>
                                  </a:lnTo>
                                  <a:lnTo>
                                    <a:pt x="2253257" y="9900"/>
                                  </a:lnTo>
                                  <a:lnTo>
                                    <a:pt x="2252626" y="8356"/>
                                  </a:lnTo>
                                  <a:lnTo>
                                    <a:pt x="2252626" y="4740"/>
                                  </a:lnTo>
                                  <a:lnTo>
                                    <a:pt x="2253257" y="3196"/>
                                  </a:lnTo>
                                  <a:lnTo>
                                    <a:pt x="2255817" y="639"/>
                                  </a:lnTo>
                                  <a:lnTo>
                                    <a:pt x="2257365" y="0"/>
                                  </a:lnTo>
                                  <a:lnTo>
                                    <a:pt x="2260985" y="0"/>
                                  </a:lnTo>
                                  <a:lnTo>
                                    <a:pt x="2262520" y="639"/>
                                  </a:lnTo>
                                  <a:lnTo>
                                    <a:pt x="2265080" y="3196"/>
                                  </a:lnTo>
                                  <a:lnTo>
                                    <a:pt x="2265723" y="4740"/>
                                  </a:lnTo>
                                  <a:lnTo>
                                    <a:pt x="2265723" y="8356"/>
                                  </a:lnTo>
                                  <a:lnTo>
                                    <a:pt x="2265080" y="9900"/>
                                  </a:lnTo>
                                  <a:lnTo>
                                    <a:pt x="2262520" y="12457"/>
                                  </a:lnTo>
                                  <a:lnTo>
                                    <a:pt x="226098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87178" y="13096"/>
                                  </a:moveTo>
                                  <a:lnTo>
                                    <a:pt x="2283559" y="13096"/>
                                  </a:lnTo>
                                  <a:lnTo>
                                    <a:pt x="2282011" y="12457"/>
                                  </a:lnTo>
                                  <a:lnTo>
                                    <a:pt x="2279451" y="9900"/>
                                  </a:lnTo>
                                  <a:lnTo>
                                    <a:pt x="2278820" y="8356"/>
                                  </a:lnTo>
                                  <a:lnTo>
                                    <a:pt x="2278820" y="4740"/>
                                  </a:lnTo>
                                  <a:lnTo>
                                    <a:pt x="2279451" y="3196"/>
                                  </a:lnTo>
                                  <a:lnTo>
                                    <a:pt x="2282011" y="639"/>
                                  </a:lnTo>
                                  <a:lnTo>
                                    <a:pt x="2283559" y="0"/>
                                  </a:lnTo>
                                  <a:lnTo>
                                    <a:pt x="2287178" y="0"/>
                                  </a:lnTo>
                                  <a:lnTo>
                                    <a:pt x="2288714" y="639"/>
                                  </a:lnTo>
                                  <a:lnTo>
                                    <a:pt x="2291274" y="3196"/>
                                  </a:lnTo>
                                  <a:lnTo>
                                    <a:pt x="2291917" y="4740"/>
                                  </a:lnTo>
                                  <a:lnTo>
                                    <a:pt x="2291917" y="8356"/>
                                  </a:lnTo>
                                  <a:lnTo>
                                    <a:pt x="2291274" y="9900"/>
                                  </a:lnTo>
                                  <a:lnTo>
                                    <a:pt x="2288714" y="12457"/>
                                  </a:lnTo>
                                  <a:lnTo>
                                    <a:pt x="228717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13360" y="13096"/>
                                  </a:moveTo>
                                  <a:lnTo>
                                    <a:pt x="2309753" y="13096"/>
                                  </a:lnTo>
                                  <a:lnTo>
                                    <a:pt x="2308205" y="12457"/>
                                  </a:lnTo>
                                  <a:lnTo>
                                    <a:pt x="2305645" y="9900"/>
                                  </a:lnTo>
                                  <a:lnTo>
                                    <a:pt x="2305014" y="8356"/>
                                  </a:lnTo>
                                  <a:lnTo>
                                    <a:pt x="2305014" y="4740"/>
                                  </a:lnTo>
                                  <a:lnTo>
                                    <a:pt x="2305645" y="3196"/>
                                  </a:lnTo>
                                  <a:lnTo>
                                    <a:pt x="2308205" y="639"/>
                                  </a:lnTo>
                                  <a:lnTo>
                                    <a:pt x="2309753" y="0"/>
                                  </a:lnTo>
                                  <a:lnTo>
                                    <a:pt x="2313360" y="0"/>
                                  </a:lnTo>
                                  <a:lnTo>
                                    <a:pt x="2314908" y="639"/>
                                  </a:lnTo>
                                  <a:lnTo>
                                    <a:pt x="2317468" y="3196"/>
                                  </a:lnTo>
                                  <a:lnTo>
                                    <a:pt x="2318111" y="4740"/>
                                  </a:lnTo>
                                  <a:lnTo>
                                    <a:pt x="2318111" y="8356"/>
                                  </a:lnTo>
                                  <a:lnTo>
                                    <a:pt x="2317468" y="9900"/>
                                  </a:lnTo>
                                  <a:lnTo>
                                    <a:pt x="2314908" y="12457"/>
                                  </a:lnTo>
                                  <a:lnTo>
                                    <a:pt x="231336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39554" y="13096"/>
                                  </a:moveTo>
                                  <a:lnTo>
                                    <a:pt x="2335946" y="13096"/>
                                  </a:lnTo>
                                  <a:lnTo>
                                    <a:pt x="2334398" y="12457"/>
                                  </a:lnTo>
                                  <a:lnTo>
                                    <a:pt x="2331839" y="9900"/>
                                  </a:lnTo>
                                  <a:lnTo>
                                    <a:pt x="2331208" y="8356"/>
                                  </a:lnTo>
                                  <a:lnTo>
                                    <a:pt x="2331208" y="4740"/>
                                  </a:lnTo>
                                  <a:lnTo>
                                    <a:pt x="2331839" y="3196"/>
                                  </a:lnTo>
                                  <a:lnTo>
                                    <a:pt x="2334398" y="639"/>
                                  </a:lnTo>
                                  <a:lnTo>
                                    <a:pt x="2335946" y="0"/>
                                  </a:lnTo>
                                  <a:lnTo>
                                    <a:pt x="2339554" y="0"/>
                                  </a:lnTo>
                                  <a:lnTo>
                                    <a:pt x="2341102" y="639"/>
                                  </a:lnTo>
                                  <a:lnTo>
                                    <a:pt x="2343662" y="3196"/>
                                  </a:lnTo>
                                  <a:lnTo>
                                    <a:pt x="2344304" y="4740"/>
                                  </a:lnTo>
                                  <a:lnTo>
                                    <a:pt x="2344304" y="8356"/>
                                  </a:lnTo>
                                  <a:lnTo>
                                    <a:pt x="2343662" y="9900"/>
                                  </a:lnTo>
                                  <a:lnTo>
                                    <a:pt x="2341102" y="12457"/>
                                  </a:lnTo>
                                  <a:lnTo>
                                    <a:pt x="23395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65748" y="13096"/>
                                  </a:moveTo>
                                  <a:lnTo>
                                    <a:pt x="2362140" y="13096"/>
                                  </a:lnTo>
                                  <a:lnTo>
                                    <a:pt x="2360592" y="12457"/>
                                  </a:lnTo>
                                  <a:lnTo>
                                    <a:pt x="2358032" y="9900"/>
                                  </a:lnTo>
                                  <a:lnTo>
                                    <a:pt x="2357401" y="8356"/>
                                  </a:lnTo>
                                  <a:lnTo>
                                    <a:pt x="2357401" y="4740"/>
                                  </a:lnTo>
                                  <a:lnTo>
                                    <a:pt x="2358032" y="3196"/>
                                  </a:lnTo>
                                  <a:lnTo>
                                    <a:pt x="2360592" y="639"/>
                                  </a:lnTo>
                                  <a:lnTo>
                                    <a:pt x="2362140" y="0"/>
                                  </a:lnTo>
                                  <a:lnTo>
                                    <a:pt x="2365748" y="0"/>
                                  </a:lnTo>
                                  <a:lnTo>
                                    <a:pt x="2367295" y="639"/>
                                  </a:lnTo>
                                  <a:lnTo>
                                    <a:pt x="2369855" y="3196"/>
                                  </a:lnTo>
                                  <a:lnTo>
                                    <a:pt x="2370498" y="4740"/>
                                  </a:lnTo>
                                  <a:lnTo>
                                    <a:pt x="2370498" y="8356"/>
                                  </a:lnTo>
                                  <a:lnTo>
                                    <a:pt x="2369855" y="9900"/>
                                  </a:lnTo>
                                  <a:lnTo>
                                    <a:pt x="2367295" y="12457"/>
                                  </a:lnTo>
                                  <a:lnTo>
                                    <a:pt x="23657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91941" y="13096"/>
                                  </a:moveTo>
                                  <a:lnTo>
                                    <a:pt x="2388334" y="13096"/>
                                  </a:lnTo>
                                  <a:lnTo>
                                    <a:pt x="2386786" y="12457"/>
                                  </a:lnTo>
                                  <a:lnTo>
                                    <a:pt x="2384226" y="9900"/>
                                  </a:lnTo>
                                  <a:lnTo>
                                    <a:pt x="2383583" y="8356"/>
                                  </a:lnTo>
                                  <a:lnTo>
                                    <a:pt x="2383583" y="4740"/>
                                  </a:lnTo>
                                  <a:lnTo>
                                    <a:pt x="2384226" y="3196"/>
                                  </a:lnTo>
                                  <a:lnTo>
                                    <a:pt x="2386786" y="639"/>
                                  </a:lnTo>
                                  <a:lnTo>
                                    <a:pt x="2388334" y="0"/>
                                  </a:lnTo>
                                  <a:lnTo>
                                    <a:pt x="2391941" y="0"/>
                                  </a:lnTo>
                                  <a:lnTo>
                                    <a:pt x="2393489" y="639"/>
                                  </a:lnTo>
                                  <a:lnTo>
                                    <a:pt x="2396049" y="3196"/>
                                  </a:lnTo>
                                  <a:lnTo>
                                    <a:pt x="2396680" y="4740"/>
                                  </a:lnTo>
                                  <a:lnTo>
                                    <a:pt x="2396680" y="8356"/>
                                  </a:lnTo>
                                  <a:lnTo>
                                    <a:pt x="2396049" y="9900"/>
                                  </a:lnTo>
                                  <a:lnTo>
                                    <a:pt x="2393489" y="12457"/>
                                  </a:lnTo>
                                  <a:lnTo>
                                    <a:pt x="23919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18135" y="13096"/>
                                  </a:moveTo>
                                  <a:lnTo>
                                    <a:pt x="2414528" y="13096"/>
                                  </a:lnTo>
                                  <a:lnTo>
                                    <a:pt x="2412980" y="12457"/>
                                  </a:lnTo>
                                  <a:lnTo>
                                    <a:pt x="2410420" y="9900"/>
                                  </a:lnTo>
                                  <a:lnTo>
                                    <a:pt x="2409777" y="8356"/>
                                  </a:lnTo>
                                  <a:lnTo>
                                    <a:pt x="2409777" y="4740"/>
                                  </a:lnTo>
                                  <a:lnTo>
                                    <a:pt x="2410420" y="3196"/>
                                  </a:lnTo>
                                  <a:lnTo>
                                    <a:pt x="2412980" y="639"/>
                                  </a:lnTo>
                                  <a:lnTo>
                                    <a:pt x="2414528" y="0"/>
                                  </a:lnTo>
                                  <a:lnTo>
                                    <a:pt x="2418135" y="0"/>
                                  </a:lnTo>
                                  <a:lnTo>
                                    <a:pt x="2419683" y="639"/>
                                  </a:lnTo>
                                  <a:lnTo>
                                    <a:pt x="2422243" y="3196"/>
                                  </a:lnTo>
                                  <a:lnTo>
                                    <a:pt x="2422874" y="4740"/>
                                  </a:lnTo>
                                  <a:lnTo>
                                    <a:pt x="2422874" y="8356"/>
                                  </a:lnTo>
                                  <a:lnTo>
                                    <a:pt x="2422243" y="9900"/>
                                  </a:lnTo>
                                  <a:lnTo>
                                    <a:pt x="2419683" y="12457"/>
                                  </a:lnTo>
                                  <a:lnTo>
                                    <a:pt x="24181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44329" y="13096"/>
                                  </a:moveTo>
                                  <a:lnTo>
                                    <a:pt x="2440721" y="13096"/>
                                  </a:lnTo>
                                  <a:lnTo>
                                    <a:pt x="2439173" y="12457"/>
                                  </a:lnTo>
                                  <a:lnTo>
                                    <a:pt x="2436614" y="9900"/>
                                  </a:lnTo>
                                  <a:lnTo>
                                    <a:pt x="2435971" y="8356"/>
                                  </a:lnTo>
                                  <a:lnTo>
                                    <a:pt x="2435971" y="4740"/>
                                  </a:lnTo>
                                  <a:lnTo>
                                    <a:pt x="2436614" y="3196"/>
                                  </a:lnTo>
                                  <a:lnTo>
                                    <a:pt x="2439173" y="639"/>
                                  </a:lnTo>
                                  <a:lnTo>
                                    <a:pt x="2440721" y="0"/>
                                  </a:lnTo>
                                  <a:lnTo>
                                    <a:pt x="2444329" y="0"/>
                                  </a:lnTo>
                                  <a:lnTo>
                                    <a:pt x="2445877" y="639"/>
                                  </a:lnTo>
                                  <a:lnTo>
                                    <a:pt x="2448437" y="3196"/>
                                  </a:lnTo>
                                  <a:lnTo>
                                    <a:pt x="2449068" y="4740"/>
                                  </a:lnTo>
                                  <a:lnTo>
                                    <a:pt x="2449068" y="8356"/>
                                  </a:lnTo>
                                  <a:lnTo>
                                    <a:pt x="2448437" y="9900"/>
                                  </a:lnTo>
                                  <a:lnTo>
                                    <a:pt x="2445877" y="12457"/>
                                  </a:lnTo>
                                  <a:lnTo>
                                    <a:pt x="24443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70523" y="13096"/>
                                  </a:moveTo>
                                  <a:lnTo>
                                    <a:pt x="2466915" y="13096"/>
                                  </a:lnTo>
                                  <a:lnTo>
                                    <a:pt x="2465367" y="12457"/>
                                  </a:lnTo>
                                  <a:lnTo>
                                    <a:pt x="2462807" y="9900"/>
                                  </a:lnTo>
                                  <a:lnTo>
                                    <a:pt x="2462164" y="8356"/>
                                  </a:lnTo>
                                  <a:lnTo>
                                    <a:pt x="2462164" y="4740"/>
                                  </a:lnTo>
                                  <a:lnTo>
                                    <a:pt x="2462807" y="3196"/>
                                  </a:lnTo>
                                  <a:lnTo>
                                    <a:pt x="2465367" y="639"/>
                                  </a:lnTo>
                                  <a:lnTo>
                                    <a:pt x="2466915" y="0"/>
                                  </a:lnTo>
                                  <a:lnTo>
                                    <a:pt x="2470523" y="0"/>
                                  </a:lnTo>
                                  <a:lnTo>
                                    <a:pt x="2472070" y="639"/>
                                  </a:lnTo>
                                  <a:lnTo>
                                    <a:pt x="2474630" y="3196"/>
                                  </a:lnTo>
                                  <a:lnTo>
                                    <a:pt x="2475261" y="4740"/>
                                  </a:lnTo>
                                  <a:lnTo>
                                    <a:pt x="2475261" y="8356"/>
                                  </a:lnTo>
                                  <a:lnTo>
                                    <a:pt x="2474630" y="9900"/>
                                  </a:lnTo>
                                  <a:lnTo>
                                    <a:pt x="2472070" y="12457"/>
                                  </a:lnTo>
                                  <a:lnTo>
                                    <a:pt x="24705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96716" y="13096"/>
                                  </a:moveTo>
                                  <a:lnTo>
                                    <a:pt x="2493097" y="13096"/>
                                  </a:lnTo>
                                  <a:lnTo>
                                    <a:pt x="2491561" y="12457"/>
                                  </a:lnTo>
                                  <a:lnTo>
                                    <a:pt x="2489001" y="9900"/>
                                  </a:lnTo>
                                  <a:lnTo>
                                    <a:pt x="2488358" y="8356"/>
                                  </a:lnTo>
                                  <a:lnTo>
                                    <a:pt x="2488358" y="4740"/>
                                  </a:lnTo>
                                  <a:lnTo>
                                    <a:pt x="2489001" y="3196"/>
                                  </a:lnTo>
                                  <a:lnTo>
                                    <a:pt x="2491561" y="639"/>
                                  </a:lnTo>
                                  <a:lnTo>
                                    <a:pt x="2493097" y="0"/>
                                  </a:lnTo>
                                  <a:lnTo>
                                    <a:pt x="2496716" y="0"/>
                                  </a:lnTo>
                                  <a:lnTo>
                                    <a:pt x="2498264" y="639"/>
                                  </a:lnTo>
                                  <a:lnTo>
                                    <a:pt x="2500824" y="3196"/>
                                  </a:lnTo>
                                  <a:lnTo>
                                    <a:pt x="2501455" y="4740"/>
                                  </a:lnTo>
                                  <a:lnTo>
                                    <a:pt x="2501455" y="8356"/>
                                  </a:lnTo>
                                  <a:lnTo>
                                    <a:pt x="2500824" y="9900"/>
                                  </a:lnTo>
                                  <a:lnTo>
                                    <a:pt x="2498264" y="12457"/>
                                  </a:lnTo>
                                  <a:lnTo>
                                    <a:pt x="24967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22910" y="13096"/>
                                  </a:moveTo>
                                  <a:lnTo>
                                    <a:pt x="2519291" y="13096"/>
                                  </a:lnTo>
                                  <a:lnTo>
                                    <a:pt x="2517755" y="12457"/>
                                  </a:lnTo>
                                  <a:lnTo>
                                    <a:pt x="2515195" y="9900"/>
                                  </a:lnTo>
                                  <a:lnTo>
                                    <a:pt x="2514552" y="8356"/>
                                  </a:lnTo>
                                  <a:lnTo>
                                    <a:pt x="2514552" y="4740"/>
                                  </a:lnTo>
                                  <a:lnTo>
                                    <a:pt x="2515195" y="3196"/>
                                  </a:lnTo>
                                  <a:lnTo>
                                    <a:pt x="2517755" y="639"/>
                                  </a:lnTo>
                                  <a:lnTo>
                                    <a:pt x="2519291" y="0"/>
                                  </a:lnTo>
                                  <a:lnTo>
                                    <a:pt x="2522910" y="0"/>
                                  </a:lnTo>
                                  <a:lnTo>
                                    <a:pt x="2524458" y="639"/>
                                  </a:lnTo>
                                  <a:lnTo>
                                    <a:pt x="2527018" y="3196"/>
                                  </a:lnTo>
                                  <a:lnTo>
                                    <a:pt x="2527649" y="4740"/>
                                  </a:lnTo>
                                  <a:lnTo>
                                    <a:pt x="2527649" y="8356"/>
                                  </a:lnTo>
                                  <a:lnTo>
                                    <a:pt x="2527018" y="9900"/>
                                  </a:lnTo>
                                  <a:lnTo>
                                    <a:pt x="2524458" y="12457"/>
                                  </a:lnTo>
                                  <a:lnTo>
                                    <a:pt x="252291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49104" y="13096"/>
                                  </a:moveTo>
                                  <a:lnTo>
                                    <a:pt x="2545484" y="13096"/>
                                  </a:lnTo>
                                  <a:lnTo>
                                    <a:pt x="2543948" y="12457"/>
                                  </a:lnTo>
                                  <a:lnTo>
                                    <a:pt x="2541389" y="9900"/>
                                  </a:lnTo>
                                  <a:lnTo>
                                    <a:pt x="2540746" y="8356"/>
                                  </a:lnTo>
                                  <a:lnTo>
                                    <a:pt x="2540746" y="4740"/>
                                  </a:lnTo>
                                  <a:lnTo>
                                    <a:pt x="2541389" y="3196"/>
                                  </a:lnTo>
                                  <a:lnTo>
                                    <a:pt x="2543948" y="639"/>
                                  </a:lnTo>
                                  <a:lnTo>
                                    <a:pt x="2545484" y="0"/>
                                  </a:lnTo>
                                  <a:lnTo>
                                    <a:pt x="2549104" y="0"/>
                                  </a:lnTo>
                                  <a:lnTo>
                                    <a:pt x="2550652" y="639"/>
                                  </a:lnTo>
                                  <a:lnTo>
                                    <a:pt x="2553212" y="3196"/>
                                  </a:lnTo>
                                  <a:lnTo>
                                    <a:pt x="2553843" y="4740"/>
                                  </a:lnTo>
                                  <a:lnTo>
                                    <a:pt x="2553843" y="8356"/>
                                  </a:lnTo>
                                  <a:lnTo>
                                    <a:pt x="2553212" y="9900"/>
                                  </a:lnTo>
                                  <a:lnTo>
                                    <a:pt x="2550652" y="12457"/>
                                  </a:lnTo>
                                  <a:lnTo>
                                    <a:pt x="254910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75298" y="13096"/>
                                  </a:moveTo>
                                  <a:lnTo>
                                    <a:pt x="2571678" y="13096"/>
                                  </a:lnTo>
                                  <a:lnTo>
                                    <a:pt x="2570142" y="12457"/>
                                  </a:lnTo>
                                  <a:lnTo>
                                    <a:pt x="2567582" y="9900"/>
                                  </a:lnTo>
                                  <a:lnTo>
                                    <a:pt x="2566939" y="8356"/>
                                  </a:lnTo>
                                  <a:lnTo>
                                    <a:pt x="2566939" y="4740"/>
                                  </a:lnTo>
                                  <a:lnTo>
                                    <a:pt x="2567582" y="3196"/>
                                  </a:lnTo>
                                  <a:lnTo>
                                    <a:pt x="2570142" y="639"/>
                                  </a:lnTo>
                                  <a:lnTo>
                                    <a:pt x="2571678" y="0"/>
                                  </a:lnTo>
                                  <a:lnTo>
                                    <a:pt x="2575298" y="0"/>
                                  </a:lnTo>
                                  <a:lnTo>
                                    <a:pt x="2576845" y="639"/>
                                  </a:lnTo>
                                  <a:lnTo>
                                    <a:pt x="2579405" y="3196"/>
                                  </a:lnTo>
                                  <a:lnTo>
                                    <a:pt x="2580036" y="4740"/>
                                  </a:lnTo>
                                  <a:lnTo>
                                    <a:pt x="2580036" y="8356"/>
                                  </a:lnTo>
                                  <a:lnTo>
                                    <a:pt x="2579405" y="9900"/>
                                  </a:lnTo>
                                  <a:lnTo>
                                    <a:pt x="2576845" y="12457"/>
                                  </a:lnTo>
                                  <a:lnTo>
                                    <a:pt x="257529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01491" y="13096"/>
                                  </a:moveTo>
                                  <a:lnTo>
                                    <a:pt x="2597872" y="13096"/>
                                  </a:lnTo>
                                  <a:lnTo>
                                    <a:pt x="2596336" y="12457"/>
                                  </a:lnTo>
                                  <a:lnTo>
                                    <a:pt x="2593776" y="9900"/>
                                  </a:lnTo>
                                  <a:lnTo>
                                    <a:pt x="2593133" y="8356"/>
                                  </a:lnTo>
                                  <a:lnTo>
                                    <a:pt x="2593133" y="4740"/>
                                  </a:lnTo>
                                  <a:lnTo>
                                    <a:pt x="2593776" y="3196"/>
                                  </a:lnTo>
                                  <a:lnTo>
                                    <a:pt x="2596336" y="639"/>
                                  </a:lnTo>
                                  <a:lnTo>
                                    <a:pt x="2597872" y="0"/>
                                  </a:lnTo>
                                  <a:lnTo>
                                    <a:pt x="2601491" y="0"/>
                                  </a:lnTo>
                                  <a:lnTo>
                                    <a:pt x="2603039" y="639"/>
                                  </a:lnTo>
                                  <a:lnTo>
                                    <a:pt x="2605587" y="3196"/>
                                  </a:lnTo>
                                  <a:lnTo>
                                    <a:pt x="2606230" y="4740"/>
                                  </a:lnTo>
                                  <a:lnTo>
                                    <a:pt x="2606230" y="8356"/>
                                  </a:lnTo>
                                  <a:lnTo>
                                    <a:pt x="2605587" y="9900"/>
                                  </a:lnTo>
                                  <a:lnTo>
                                    <a:pt x="2603039" y="12457"/>
                                  </a:lnTo>
                                  <a:lnTo>
                                    <a:pt x="260149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27685" y="13096"/>
                                  </a:moveTo>
                                  <a:lnTo>
                                    <a:pt x="2624066" y="13096"/>
                                  </a:lnTo>
                                  <a:lnTo>
                                    <a:pt x="2622530" y="12457"/>
                                  </a:lnTo>
                                  <a:lnTo>
                                    <a:pt x="2619970" y="9900"/>
                                  </a:lnTo>
                                  <a:lnTo>
                                    <a:pt x="2619327" y="8356"/>
                                  </a:lnTo>
                                  <a:lnTo>
                                    <a:pt x="2619327" y="4740"/>
                                  </a:lnTo>
                                  <a:lnTo>
                                    <a:pt x="2619970" y="3196"/>
                                  </a:lnTo>
                                  <a:lnTo>
                                    <a:pt x="2622530" y="639"/>
                                  </a:lnTo>
                                  <a:lnTo>
                                    <a:pt x="2624066" y="0"/>
                                  </a:lnTo>
                                  <a:lnTo>
                                    <a:pt x="2627685" y="0"/>
                                  </a:lnTo>
                                  <a:lnTo>
                                    <a:pt x="2629233" y="639"/>
                                  </a:lnTo>
                                  <a:lnTo>
                                    <a:pt x="2631781" y="3196"/>
                                  </a:lnTo>
                                  <a:lnTo>
                                    <a:pt x="2632424" y="4740"/>
                                  </a:lnTo>
                                  <a:lnTo>
                                    <a:pt x="2632424" y="8356"/>
                                  </a:lnTo>
                                  <a:lnTo>
                                    <a:pt x="2631781" y="9900"/>
                                  </a:lnTo>
                                  <a:lnTo>
                                    <a:pt x="2629233" y="12457"/>
                                  </a:lnTo>
                                  <a:lnTo>
                                    <a:pt x="262768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53879" y="13096"/>
                                  </a:moveTo>
                                  <a:lnTo>
                                    <a:pt x="2650259" y="13096"/>
                                  </a:lnTo>
                                  <a:lnTo>
                                    <a:pt x="2648723" y="12457"/>
                                  </a:lnTo>
                                  <a:lnTo>
                                    <a:pt x="2646164" y="9900"/>
                                  </a:lnTo>
                                  <a:lnTo>
                                    <a:pt x="2645521" y="8356"/>
                                  </a:lnTo>
                                  <a:lnTo>
                                    <a:pt x="2645521" y="4740"/>
                                  </a:lnTo>
                                  <a:lnTo>
                                    <a:pt x="2646164" y="3196"/>
                                  </a:lnTo>
                                  <a:lnTo>
                                    <a:pt x="2648723" y="639"/>
                                  </a:lnTo>
                                  <a:lnTo>
                                    <a:pt x="2650259" y="0"/>
                                  </a:lnTo>
                                  <a:lnTo>
                                    <a:pt x="2653879" y="0"/>
                                  </a:lnTo>
                                  <a:lnTo>
                                    <a:pt x="2655427" y="639"/>
                                  </a:lnTo>
                                  <a:lnTo>
                                    <a:pt x="2657975" y="3196"/>
                                  </a:lnTo>
                                  <a:lnTo>
                                    <a:pt x="2658618" y="4740"/>
                                  </a:lnTo>
                                  <a:lnTo>
                                    <a:pt x="2658618" y="8356"/>
                                  </a:lnTo>
                                  <a:lnTo>
                                    <a:pt x="2657975" y="9900"/>
                                  </a:lnTo>
                                  <a:lnTo>
                                    <a:pt x="2655427" y="12457"/>
                                  </a:lnTo>
                                  <a:lnTo>
                                    <a:pt x="265387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80073" y="13096"/>
                                  </a:moveTo>
                                  <a:lnTo>
                                    <a:pt x="2676453" y="13096"/>
                                  </a:lnTo>
                                  <a:lnTo>
                                    <a:pt x="2674917" y="12457"/>
                                  </a:lnTo>
                                  <a:lnTo>
                                    <a:pt x="2672357" y="9900"/>
                                  </a:lnTo>
                                  <a:lnTo>
                                    <a:pt x="2671714" y="8356"/>
                                  </a:lnTo>
                                  <a:lnTo>
                                    <a:pt x="2671714" y="4740"/>
                                  </a:lnTo>
                                  <a:lnTo>
                                    <a:pt x="2672357" y="3196"/>
                                  </a:lnTo>
                                  <a:lnTo>
                                    <a:pt x="2674917" y="639"/>
                                  </a:lnTo>
                                  <a:lnTo>
                                    <a:pt x="2676453" y="0"/>
                                  </a:lnTo>
                                  <a:lnTo>
                                    <a:pt x="2680073" y="0"/>
                                  </a:lnTo>
                                  <a:lnTo>
                                    <a:pt x="2681620" y="639"/>
                                  </a:lnTo>
                                  <a:lnTo>
                                    <a:pt x="2684168" y="3196"/>
                                  </a:lnTo>
                                  <a:lnTo>
                                    <a:pt x="2684811" y="4740"/>
                                  </a:lnTo>
                                  <a:lnTo>
                                    <a:pt x="2684811" y="8356"/>
                                  </a:lnTo>
                                  <a:lnTo>
                                    <a:pt x="2684168" y="9900"/>
                                  </a:lnTo>
                                  <a:lnTo>
                                    <a:pt x="2681620" y="12457"/>
                                  </a:lnTo>
                                  <a:lnTo>
                                    <a:pt x="268007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06266" y="13096"/>
                                  </a:moveTo>
                                  <a:lnTo>
                                    <a:pt x="2702647" y="13096"/>
                                  </a:lnTo>
                                  <a:lnTo>
                                    <a:pt x="2701099" y="12457"/>
                                  </a:lnTo>
                                  <a:lnTo>
                                    <a:pt x="2698551" y="9900"/>
                                  </a:lnTo>
                                  <a:lnTo>
                                    <a:pt x="2697908" y="8356"/>
                                  </a:lnTo>
                                  <a:lnTo>
                                    <a:pt x="2697908" y="4740"/>
                                  </a:lnTo>
                                  <a:lnTo>
                                    <a:pt x="2698551" y="3196"/>
                                  </a:lnTo>
                                  <a:lnTo>
                                    <a:pt x="2701099" y="639"/>
                                  </a:lnTo>
                                  <a:lnTo>
                                    <a:pt x="2702647" y="0"/>
                                  </a:lnTo>
                                  <a:lnTo>
                                    <a:pt x="2706266" y="0"/>
                                  </a:lnTo>
                                  <a:lnTo>
                                    <a:pt x="2707814" y="639"/>
                                  </a:lnTo>
                                  <a:lnTo>
                                    <a:pt x="2710362" y="3196"/>
                                  </a:lnTo>
                                  <a:lnTo>
                                    <a:pt x="2711005" y="4740"/>
                                  </a:lnTo>
                                  <a:lnTo>
                                    <a:pt x="2711005" y="8356"/>
                                  </a:lnTo>
                                  <a:lnTo>
                                    <a:pt x="2710362" y="9900"/>
                                  </a:lnTo>
                                  <a:lnTo>
                                    <a:pt x="2707814" y="12457"/>
                                  </a:lnTo>
                                  <a:lnTo>
                                    <a:pt x="270626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32460" y="13096"/>
                                  </a:moveTo>
                                  <a:lnTo>
                                    <a:pt x="2728841" y="13096"/>
                                  </a:lnTo>
                                  <a:lnTo>
                                    <a:pt x="2727293" y="12457"/>
                                  </a:lnTo>
                                  <a:lnTo>
                                    <a:pt x="2724745" y="9900"/>
                                  </a:lnTo>
                                  <a:lnTo>
                                    <a:pt x="2724102" y="8356"/>
                                  </a:lnTo>
                                  <a:lnTo>
                                    <a:pt x="2724102" y="4740"/>
                                  </a:lnTo>
                                  <a:lnTo>
                                    <a:pt x="2724745" y="3196"/>
                                  </a:lnTo>
                                  <a:lnTo>
                                    <a:pt x="2727293" y="639"/>
                                  </a:lnTo>
                                  <a:lnTo>
                                    <a:pt x="2728841" y="0"/>
                                  </a:lnTo>
                                  <a:lnTo>
                                    <a:pt x="2732460" y="0"/>
                                  </a:lnTo>
                                  <a:lnTo>
                                    <a:pt x="2733996" y="639"/>
                                  </a:lnTo>
                                  <a:lnTo>
                                    <a:pt x="2736556" y="3196"/>
                                  </a:lnTo>
                                  <a:lnTo>
                                    <a:pt x="2737199" y="4740"/>
                                  </a:lnTo>
                                  <a:lnTo>
                                    <a:pt x="2737199" y="8356"/>
                                  </a:lnTo>
                                  <a:lnTo>
                                    <a:pt x="2736556" y="9900"/>
                                  </a:lnTo>
                                  <a:lnTo>
                                    <a:pt x="2733996" y="12457"/>
                                  </a:lnTo>
                                  <a:lnTo>
                                    <a:pt x="273246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58654" y="13096"/>
                                  </a:moveTo>
                                  <a:lnTo>
                                    <a:pt x="2755034" y="13096"/>
                                  </a:lnTo>
                                  <a:lnTo>
                                    <a:pt x="2753487" y="12457"/>
                                  </a:lnTo>
                                  <a:lnTo>
                                    <a:pt x="2750939" y="9900"/>
                                  </a:lnTo>
                                  <a:lnTo>
                                    <a:pt x="2750296" y="8356"/>
                                  </a:lnTo>
                                  <a:lnTo>
                                    <a:pt x="2750296" y="4740"/>
                                  </a:lnTo>
                                  <a:lnTo>
                                    <a:pt x="2750939" y="3196"/>
                                  </a:lnTo>
                                  <a:lnTo>
                                    <a:pt x="2753487" y="639"/>
                                  </a:lnTo>
                                  <a:lnTo>
                                    <a:pt x="2755034" y="0"/>
                                  </a:lnTo>
                                  <a:lnTo>
                                    <a:pt x="2758654" y="0"/>
                                  </a:lnTo>
                                  <a:lnTo>
                                    <a:pt x="2760190" y="639"/>
                                  </a:lnTo>
                                  <a:lnTo>
                                    <a:pt x="2762750" y="3196"/>
                                  </a:lnTo>
                                  <a:lnTo>
                                    <a:pt x="2763393" y="4740"/>
                                  </a:lnTo>
                                  <a:lnTo>
                                    <a:pt x="2763393" y="8356"/>
                                  </a:lnTo>
                                  <a:lnTo>
                                    <a:pt x="2762750" y="9900"/>
                                  </a:lnTo>
                                  <a:lnTo>
                                    <a:pt x="2760190" y="12457"/>
                                  </a:lnTo>
                                  <a:lnTo>
                                    <a:pt x="27586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84848" y="13096"/>
                                  </a:moveTo>
                                  <a:lnTo>
                                    <a:pt x="2781228" y="13096"/>
                                  </a:lnTo>
                                  <a:lnTo>
                                    <a:pt x="2779680" y="12457"/>
                                  </a:lnTo>
                                  <a:lnTo>
                                    <a:pt x="2777132" y="9900"/>
                                  </a:lnTo>
                                  <a:lnTo>
                                    <a:pt x="2776489" y="8356"/>
                                  </a:lnTo>
                                  <a:lnTo>
                                    <a:pt x="2776489" y="4740"/>
                                  </a:lnTo>
                                  <a:lnTo>
                                    <a:pt x="2777132" y="3196"/>
                                  </a:lnTo>
                                  <a:lnTo>
                                    <a:pt x="2779680" y="639"/>
                                  </a:lnTo>
                                  <a:lnTo>
                                    <a:pt x="2781228" y="0"/>
                                  </a:lnTo>
                                  <a:lnTo>
                                    <a:pt x="2784848" y="0"/>
                                  </a:lnTo>
                                  <a:lnTo>
                                    <a:pt x="2786384" y="639"/>
                                  </a:lnTo>
                                  <a:lnTo>
                                    <a:pt x="2788943" y="3196"/>
                                  </a:lnTo>
                                  <a:lnTo>
                                    <a:pt x="2789586" y="4740"/>
                                  </a:lnTo>
                                  <a:lnTo>
                                    <a:pt x="2789586" y="8356"/>
                                  </a:lnTo>
                                  <a:lnTo>
                                    <a:pt x="2788943" y="9900"/>
                                  </a:lnTo>
                                  <a:lnTo>
                                    <a:pt x="2786384" y="12457"/>
                                  </a:lnTo>
                                  <a:lnTo>
                                    <a:pt x="27848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11041" y="13096"/>
                                  </a:moveTo>
                                  <a:lnTo>
                                    <a:pt x="2807422" y="13096"/>
                                  </a:lnTo>
                                  <a:lnTo>
                                    <a:pt x="2805874" y="12457"/>
                                  </a:lnTo>
                                  <a:lnTo>
                                    <a:pt x="2803326" y="9900"/>
                                  </a:lnTo>
                                  <a:lnTo>
                                    <a:pt x="2802683" y="8356"/>
                                  </a:lnTo>
                                  <a:lnTo>
                                    <a:pt x="2802683" y="4740"/>
                                  </a:lnTo>
                                  <a:lnTo>
                                    <a:pt x="2803326" y="3196"/>
                                  </a:lnTo>
                                  <a:lnTo>
                                    <a:pt x="2805874" y="639"/>
                                  </a:lnTo>
                                  <a:lnTo>
                                    <a:pt x="2807422" y="0"/>
                                  </a:lnTo>
                                  <a:lnTo>
                                    <a:pt x="2811041" y="0"/>
                                  </a:lnTo>
                                  <a:lnTo>
                                    <a:pt x="2812577" y="639"/>
                                  </a:lnTo>
                                  <a:lnTo>
                                    <a:pt x="2815137" y="3196"/>
                                  </a:lnTo>
                                  <a:lnTo>
                                    <a:pt x="2815780" y="4740"/>
                                  </a:lnTo>
                                  <a:lnTo>
                                    <a:pt x="2815780" y="8356"/>
                                  </a:lnTo>
                                  <a:lnTo>
                                    <a:pt x="2815137" y="9900"/>
                                  </a:lnTo>
                                  <a:lnTo>
                                    <a:pt x="2812577" y="12457"/>
                                  </a:lnTo>
                                  <a:lnTo>
                                    <a:pt x="28110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37235" y="13096"/>
                                  </a:moveTo>
                                  <a:lnTo>
                                    <a:pt x="2833616" y="13096"/>
                                  </a:lnTo>
                                  <a:lnTo>
                                    <a:pt x="2832068" y="12457"/>
                                  </a:lnTo>
                                  <a:lnTo>
                                    <a:pt x="2829520" y="9900"/>
                                  </a:lnTo>
                                  <a:lnTo>
                                    <a:pt x="2828877" y="8356"/>
                                  </a:lnTo>
                                  <a:lnTo>
                                    <a:pt x="2828877" y="4740"/>
                                  </a:lnTo>
                                  <a:lnTo>
                                    <a:pt x="2829520" y="3196"/>
                                  </a:lnTo>
                                  <a:lnTo>
                                    <a:pt x="2832068" y="639"/>
                                  </a:lnTo>
                                  <a:lnTo>
                                    <a:pt x="2833616" y="0"/>
                                  </a:lnTo>
                                  <a:lnTo>
                                    <a:pt x="2837235" y="0"/>
                                  </a:lnTo>
                                  <a:lnTo>
                                    <a:pt x="2838771" y="639"/>
                                  </a:lnTo>
                                  <a:lnTo>
                                    <a:pt x="2841331" y="3196"/>
                                  </a:lnTo>
                                  <a:lnTo>
                                    <a:pt x="2841974" y="4740"/>
                                  </a:lnTo>
                                  <a:lnTo>
                                    <a:pt x="2841974" y="8356"/>
                                  </a:lnTo>
                                  <a:lnTo>
                                    <a:pt x="2841331" y="9900"/>
                                  </a:lnTo>
                                  <a:lnTo>
                                    <a:pt x="2838771" y="12457"/>
                                  </a:lnTo>
                                  <a:lnTo>
                                    <a:pt x="28372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63429" y="13096"/>
                                  </a:moveTo>
                                  <a:lnTo>
                                    <a:pt x="2859809" y="13096"/>
                                  </a:lnTo>
                                  <a:lnTo>
                                    <a:pt x="2858262" y="12457"/>
                                  </a:lnTo>
                                  <a:lnTo>
                                    <a:pt x="2855702" y="9900"/>
                                  </a:lnTo>
                                  <a:lnTo>
                                    <a:pt x="2855071" y="8356"/>
                                  </a:lnTo>
                                  <a:lnTo>
                                    <a:pt x="2855071" y="4740"/>
                                  </a:lnTo>
                                  <a:lnTo>
                                    <a:pt x="2855702" y="3196"/>
                                  </a:lnTo>
                                  <a:lnTo>
                                    <a:pt x="2858262" y="639"/>
                                  </a:lnTo>
                                  <a:lnTo>
                                    <a:pt x="2859809" y="0"/>
                                  </a:lnTo>
                                  <a:lnTo>
                                    <a:pt x="2863429" y="0"/>
                                  </a:lnTo>
                                  <a:lnTo>
                                    <a:pt x="2864965" y="639"/>
                                  </a:lnTo>
                                  <a:lnTo>
                                    <a:pt x="2867525" y="3196"/>
                                  </a:lnTo>
                                  <a:lnTo>
                                    <a:pt x="2868168" y="4740"/>
                                  </a:lnTo>
                                  <a:lnTo>
                                    <a:pt x="2868168" y="8356"/>
                                  </a:lnTo>
                                  <a:lnTo>
                                    <a:pt x="2867525" y="9900"/>
                                  </a:lnTo>
                                  <a:lnTo>
                                    <a:pt x="2864965" y="12457"/>
                                  </a:lnTo>
                                  <a:lnTo>
                                    <a:pt x="28634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89623" y="13096"/>
                                  </a:moveTo>
                                  <a:lnTo>
                                    <a:pt x="2886003" y="13096"/>
                                  </a:lnTo>
                                  <a:lnTo>
                                    <a:pt x="2884455" y="12457"/>
                                  </a:lnTo>
                                  <a:lnTo>
                                    <a:pt x="2881895" y="9900"/>
                                  </a:lnTo>
                                  <a:lnTo>
                                    <a:pt x="2881264" y="8356"/>
                                  </a:lnTo>
                                  <a:lnTo>
                                    <a:pt x="2881264" y="4740"/>
                                  </a:lnTo>
                                  <a:lnTo>
                                    <a:pt x="2881895" y="3196"/>
                                  </a:lnTo>
                                  <a:lnTo>
                                    <a:pt x="2884455" y="639"/>
                                  </a:lnTo>
                                  <a:lnTo>
                                    <a:pt x="2886003" y="0"/>
                                  </a:lnTo>
                                  <a:lnTo>
                                    <a:pt x="2889623" y="0"/>
                                  </a:lnTo>
                                  <a:lnTo>
                                    <a:pt x="2891159" y="639"/>
                                  </a:lnTo>
                                  <a:lnTo>
                                    <a:pt x="2893718" y="3196"/>
                                  </a:lnTo>
                                  <a:lnTo>
                                    <a:pt x="2894361" y="4740"/>
                                  </a:lnTo>
                                  <a:lnTo>
                                    <a:pt x="2894361" y="8356"/>
                                  </a:lnTo>
                                  <a:lnTo>
                                    <a:pt x="2893718" y="9900"/>
                                  </a:lnTo>
                                  <a:lnTo>
                                    <a:pt x="2891159" y="12457"/>
                                  </a:lnTo>
                                  <a:lnTo>
                                    <a:pt x="28896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15816" y="13096"/>
                                  </a:moveTo>
                                  <a:lnTo>
                                    <a:pt x="2912197" y="13096"/>
                                  </a:lnTo>
                                  <a:lnTo>
                                    <a:pt x="2910649" y="12457"/>
                                  </a:lnTo>
                                  <a:lnTo>
                                    <a:pt x="2908089" y="9900"/>
                                  </a:lnTo>
                                  <a:lnTo>
                                    <a:pt x="2907458" y="8356"/>
                                  </a:lnTo>
                                  <a:lnTo>
                                    <a:pt x="2907458" y="4740"/>
                                  </a:lnTo>
                                  <a:lnTo>
                                    <a:pt x="2908089" y="3196"/>
                                  </a:lnTo>
                                  <a:lnTo>
                                    <a:pt x="2910649" y="639"/>
                                  </a:lnTo>
                                  <a:lnTo>
                                    <a:pt x="2912197" y="0"/>
                                  </a:lnTo>
                                  <a:lnTo>
                                    <a:pt x="2915816" y="0"/>
                                  </a:lnTo>
                                  <a:lnTo>
                                    <a:pt x="2917352" y="639"/>
                                  </a:lnTo>
                                  <a:lnTo>
                                    <a:pt x="2919912" y="3196"/>
                                  </a:lnTo>
                                  <a:lnTo>
                                    <a:pt x="2920555" y="4740"/>
                                  </a:lnTo>
                                  <a:lnTo>
                                    <a:pt x="2920555" y="8356"/>
                                  </a:lnTo>
                                  <a:lnTo>
                                    <a:pt x="2919912" y="9900"/>
                                  </a:lnTo>
                                  <a:lnTo>
                                    <a:pt x="2917352" y="12457"/>
                                  </a:lnTo>
                                  <a:lnTo>
                                    <a:pt x="29158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42010" y="13096"/>
                                  </a:moveTo>
                                  <a:lnTo>
                                    <a:pt x="2938391" y="13096"/>
                                  </a:lnTo>
                                  <a:lnTo>
                                    <a:pt x="2936843" y="12457"/>
                                  </a:lnTo>
                                  <a:lnTo>
                                    <a:pt x="2934283" y="9900"/>
                                  </a:lnTo>
                                  <a:lnTo>
                                    <a:pt x="2933652" y="8356"/>
                                  </a:lnTo>
                                  <a:lnTo>
                                    <a:pt x="2933652" y="4740"/>
                                  </a:lnTo>
                                  <a:lnTo>
                                    <a:pt x="2934283" y="3196"/>
                                  </a:lnTo>
                                  <a:lnTo>
                                    <a:pt x="2936843" y="639"/>
                                  </a:lnTo>
                                  <a:lnTo>
                                    <a:pt x="2938391" y="0"/>
                                  </a:lnTo>
                                  <a:lnTo>
                                    <a:pt x="2942010" y="0"/>
                                  </a:lnTo>
                                  <a:lnTo>
                                    <a:pt x="2943546" y="639"/>
                                  </a:lnTo>
                                  <a:lnTo>
                                    <a:pt x="2946106" y="3196"/>
                                  </a:lnTo>
                                  <a:lnTo>
                                    <a:pt x="2946749" y="4740"/>
                                  </a:lnTo>
                                  <a:lnTo>
                                    <a:pt x="2946749" y="8356"/>
                                  </a:lnTo>
                                  <a:lnTo>
                                    <a:pt x="2946106" y="9900"/>
                                  </a:lnTo>
                                  <a:lnTo>
                                    <a:pt x="2943546" y="12457"/>
                                  </a:lnTo>
                                  <a:lnTo>
                                    <a:pt x="294201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68204" y="13096"/>
                                  </a:moveTo>
                                  <a:lnTo>
                                    <a:pt x="2964584" y="13096"/>
                                  </a:lnTo>
                                  <a:lnTo>
                                    <a:pt x="2963037" y="12457"/>
                                  </a:lnTo>
                                  <a:lnTo>
                                    <a:pt x="2960477" y="9900"/>
                                  </a:lnTo>
                                  <a:lnTo>
                                    <a:pt x="2959846" y="8356"/>
                                  </a:lnTo>
                                  <a:lnTo>
                                    <a:pt x="2959846" y="4740"/>
                                  </a:lnTo>
                                  <a:lnTo>
                                    <a:pt x="2960477" y="3196"/>
                                  </a:lnTo>
                                  <a:lnTo>
                                    <a:pt x="2963037" y="639"/>
                                  </a:lnTo>
                                  <a:lnTo>
                                    <a:pt x="2964584" y="0"/>
                                  </a:lnTo>
                                  <a:lnTo>
                                    <a:pt x="2968204" y="0"/>
                                  </a:lnTo>
                                  <a:lnTo>
                                    <a:pt x="2969740" y="639"/>
                                  </a:lnTo>
                                  <a:lnTo>
                                    <a:pt x="2972300" y="3196"/>
                                  </a:lnTo>
                                  <a:lnTo>
                                    <a:pt x="2972943" y="4740"/>
                                  </a:lnTo>
                                  <a:lnTo>
                                    <a:pt x="2972943" y="8356"/>
                                  </a:lnTo>
                                  <a:lnTo>
                                    <a:pt x="2972300" y="9900"/>
                                  </a:lnTo>
                                  <a:lnTo>
                                    <a:pt x="2969740" y="12457"/>
                                  </a:lnTo>
                                  <a:lnTo>
                                    <a:pt x="296820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94386" y="13096"/>
                                  </a:moveTo>
                                  <a:lnTo>
                                    <a:pt x="2990778" y="13096"/>
                                  </a:lnTo>
                                  <a:lnTo>
                                    <a:pt x="2989230" y="12457"/>
                                  </a:lnTo>
                                  <a:lnTo>
                                    <a:pt x="2986670" y="9900"/>
                                  </a:lnTo>
                                  <a:lnTo>
                                    <a:pt x="2986039" y="8356"/>
                                  </a:lnTo>
                                  <a:lnTo>
                                    <a:pt x="2986039" y="4740"/>
                                  </a:lnTo>
                                  <a:lnTo>
                                    <a:pt x="2986670" y="3196"/>
                                  </a:lnTo>
                                  <a:lnTo>
                                    <a:pt x="2989230" y="639"/>
                                  </a:lnTo>
                                  <a:lnTo>
                                    <a:pt x="2990778" y="0"/>
                                  </a:lnTo>
                                  <a:lnTo>
                                    <a:pt x="2994386" y="0"/>
                                  </a:lnTo>
                                  <a:lnTo>
                                    <a:pt x="2995934" y="639"/>
                                  </a:lnTo>
                                  <a:lnTo>
                                    <a:pt x="2998493" y="3196"/>
                                  </a:lnTo>
                                  <a:lnTo>
                                    <a:pt x="2999136" y="4740"/>
                                  </a:lnTo>
                                  <a:lnTo>
                                    <a:pt x="2999136" y="8356"/>
                                  </a:lnTo>
                                  <a:lnTo>
                                    <a:pt x="2998493" y="9900"/>
                                  </a:lnTo>
                                  <a:lnTo>
                                    <a:pt x="2995934" y="12457"/>
                                  </a:lnTo>
                                  <a:lnTo>
                                    <a:pt x="29943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20579" y="13096"/>
                                  </a:moveTo>
                                  <a:lnTo>
                                    <a:pt x="3016972" y="13096"/>
                                  </a:lnTo>
                                  <a:lnTo>
                                    <a:pt x="3015424" y="12457"/>
                                  </a:lnTo>
                                  <a:lnTo>
                                    <a:pt x="3012864" y="9900"/>
                                  </a:lnTo>
                                  <a:lnTo>
                                    <a:pt x="3012233" y="8356"/>
                                  </a:lnTo>
                                  <a:lnTo>
                                    <a:pt x="3012233" y="4740"/>
                                  </a:lnTo>
                                  <a:lnTo>
                                    <a:pt x="3012864" y="3196"/>
                                  </a:lnTo>
                                  <a:lnTo>
                                    <a:pt x="3015424" y="639"/>
                                  </a:lnTo>
                                  <a:lnTo>
                                    <a:pt x="3016972" y="0"/>
                                  </a:lnTo>
                                  <a:lnTo>
                                    <a:pt x="3020579" y="0"/>
                                  </a:lnTo>
                                  <a:lnTo>
                                    <a:pt x="3022127" y="639"/>
                                  </a:lnTo>
                                  <a:lnTo>
                                    <a:pt x="3024687" y="3196"/>
                                  </a:lnTo>
                                  <a:lnTo>
                                    <a:pt x="3025330" y="4740"/>
                                  </a:lnTo>
                                  <a:lnTo>
                                    <a:pt x="3025330" y="8356"/>
                                  </a:lnTo>
                                  <a:lnTo>
                                    <a:pt x="3024687" y="9900"/>
                                  </a:lnTo>
                                  <a:lnTo>
                                    <a:pt x="3022127" y="12457"/>
                                  </a:lnTo>
                                  <a:lnTo>
                                    <a:pt x="302057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46773" y="13096"/>
                                  </a:moveTo>
                                  <a:lnTo>
                                    <a:pt x="3043166" y="13096"/>
                                  </a:lnTo>
                                  <a:lnTo>
                                    <a:pt x="3041618" y="12457"/>
                                  </a:lnTo>
                                  <a:lnTo>
                                    <a:pt x="3039058" y="9900"/>
                                  </a:lnTo>
                                  <a:lnTo>
                                    <a:pt x="3038427" y="8356"/>
                                  </a:lnTo>
                                  <a:lnTo>
                                    <a:pt x="3038427" y="4740"/>
                                  </a:lnTo>
                                  <a:lnTo>
                                    <a:pt x="3039058" y="3196"/>
                                  </a:lnTo>
                                  <a:lnTo>
                                    <a:pt x="3041618" y="639"/>
                                  </a:lnTo>
                                  <a:lnTo>
                                    <a:pt x="3043166" y="0"/>
                                  </a:lnTo>
                                  <a:lnTo>
                                    <a:pt x="3046773" y="0"/>
                                  </a:lnTo>
                                  <a:lnTo>
                                    <a:pt x="3048321" y="639"/>
                                  </a:lnTo>
                                  <a:lnTo>
                                    <a:pt x="3050881" y="3196"/>
                                  </a:lnTo>
                                  <a:lnTo>
                                    <a:pt x="3051524" y="4740"/>
                                  </a:lnTo>
                                  <a:lnTo>
                                    <a:pt x="3051524" y="8356"/>
                                  </a:lnTo>
                                  <a:lnTo>
                                    <a:pt x="3050881" y="9900"/>
                                  </a:lnTo>
                                  <a:lnTo>
                                    <a:pt x="3048321" y="12457"/>
                                  </a:lnTo>
                                  <a:lnTo>
                                    <a:pt x="304677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72967" y="13096"/>
                                  </a:moveTo>
                                  <a:lnTo>
                                    <a:pt x="3069359" y="13096"/>
                                  </a:lnTo>
                                  <a:lnTo>
                                    <a:pt x="3067812" y="12457"/>
                                  </a:lnTo>
                                  <a:lnTo>
                                    <a:pt x="3065252" y="9900"/>
                                  </a:lnTo>
                                  <a:lnTo>
                                    <a:pt x="3064609" y="8356"/>
                                  </a:lnTo>
                                  <a:lnTo>
                                    <a:pt x="3064609" y="4740"/>
                                  </a:lnTo>
                                  <a:lnTo>
                                    <a:pt x="3065252" y="3196"/>
                                  </a:lnTo>
                                  <a:lnTo>
                                    <a:pt x="3067812" y="639"/>
                                  </a:lnTo>
                                  <a:lnTo>
                                    <a:pt x="3069359" y="0"/>
                                  </a:lnTo>
                                  <a:lnTo>
                                    <a:pt x="3072967" y="0"/>
                                  </a:lnTo>
                                  <a:lnTo>
                                    <a:pt x="3074515" y="639"/>
                                  </a:lnTo>
                                  <a:lnTo>
                                    <a:pt x="3077075" y="3196"/>
                                  </a:lnTo>
                                  <a:lnTo>
                                    <a:pt x="3077706" y="4740"/>
                                  </a:lnTo>
                                  <a:lnTo>
                                    <a:pt x="3077706" y="8356"/>
                                  </a:lnTo>
                                  <a:lnTo>
                                    <a:pt x="3077075" y="9900"/>
                                  </a:lnTo>
                                  <a:lnTo>
                                    <a:pt x="3074515" y="12457"/>
                                  </a:lnTo>
                                  <a:lnTo>
                                    <a:pt x="307296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99161" y="13096"/>
                                  </a:moveTo>
                                  <a:lnTo>
                                    <a:pt x="3095553" y="13096"/>
                                  </a:lnTo>
                                  <a:lnTo>
                                    <a:pt x="3094005" y="12457"/>
                                  </a:lnTo>
                                  <a:lnTo>
                                    <a:pt x="3091445" y="9900"/>
                                  </a:lnTo>
                                  <a:lnTo>
                                    <a:pt x="3090803" y="8356"/>
                                  </a:lnTo>
                                  <a:lnTo>
                                    <a:pt x="3090803" y="4740"/>
                                  </a:lnTo>
                                  <a:lnTo>
                                    <a:pt x="3091445" y="3196"/>
                                  </a:lnTo>
                                  <a:lnTo>
                                    <a:pt x="3094005" y="639"/>
                                  </a:lnTo>
                                  <a:lnTo>
                                    <a:pt x="3095553" y="0"/>
                                  </a:lnTo>
                                  <a:lnTo>
                                    <a:pt x="3099161" y="0"/>
                                  </a:lnTo>
                                  <a:lnTo>
                                    <a:pt x="3100709" y="639"/>
                                  </a:lnTo>
                                  <a:lnTo>
                                    <a:pt x="3103268" y="3196"/>
                                  </a:lnTo>
                                  <a:lnTo>
                                    <a:pt x="3103899" y="4740"/>
                                  </a:lnTo>
                                  <a:lnTo>
                                    <a:pt x="3103899" y="8356"/>
                                  </a:lnTo>
                                  <a:lnTo>
                                    <a:pt x="3103268" y="9900"/>
                                  </a:lnTo>
                                  <a:lnTo>
                                    <a:pt x="3100709" y="12457"/>
                                  </a:lnTo>
                                  <a:lnTo>
                                    <a:pt x="30991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25354" y="13096"/>
                                  </a:moveTo>
                                  <a:lnTo>
                                    <a:pt x="3121747" y="13096"/>
                                  </a:lnTo>
                                  <a:lnTo>
                                    <a:pt x="3120199" y="12457"/>
                                  </a:lnTo>
                                  <a:lnTo>
                                    <a:pt x="3117639" y="9900"/>
                                  </a:lnTo>
                                  <a:lnTo>
                                    <a:pt x="3116996" y="8356"/>
                                  </a:lnTo>
                                  <a:lnTo>
                                    <a:pt x="3116996" y="4740"/>
                                  </a:lnTo>
                                  <a:lnTo>
                                    <a:pt x="3117639" y="3196"/>
                                  </a:lnTo>
                                  <a:lnTo>
                                    <a:pt x="3120199" y="639"/>
                                  </a:lnTo>
                                  <a:lnTo>
                                    <a:pt x="3121747" y="0"/>
                                  </a:lnTo>
                                  <a:lnTo>
                                    <a:pt x="3125354" y="0"/>
                                  </a:lnTo>
                                  <a:lnTo>
                                    <a:pt x="3126902" y="639"/>
                                  </a:lnTo>
                                  <a:lnTo>
                                    <a:pt x="3129462" y="3196"/>
                                  </a:lnTo>
                                  <a:lnTo>
                                    <a:pt x="3130093" y="4740"/>
                                  </a:lnTo>
                                  <a:lnTo>
                                    <a:pt x="3130093" y="8356"/>
                                  </a:lnTo>
                                  <a:lnTo>
                                    <a:pt x="3129462" y="9900"/>
                                  </a:lnTo>
                                  <a:lnTo>
                                    <a:pt x="3126902" y="12457"/>
                                  </a:lnTo>
                                  <a:lnTo>
                                    <a:pt x="31253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51548" y="13096"/>
                                  </a:moveTo>
                                  <a:lnTo>
                                    <a:pt x="3147941" y="13096"/>
                                  </a:lnTo>
                                  <a:lnTo>
                                    <a:pt x="3146393" y="12457"/>
                                  </a:lnTo>
                                  <a:lnTo>
                                    <a:pt x="3143833" y="9900"/>
                                  </a:lnTo>
                                  <a:lnTo>
                                    <a:pt x="3143190" y="8356"/>
                                  </a:lnTo>
                                  <a:lnTo>
                                    <a:pt x="3143190" y="4740"/>
                                  </a:lnTo>
                                  <a:lnTo>
                                    <a:pt x="3143833" y="3196"/>
                                  </a:lnTo>
                                  <a:lnTo>
                                    <a:pt x="3146393" y="639"/>
                                  </a:lnTo>
                                  <a:lnTo>
                                    <a:pt x="3147941" y="0"/>
                                  </a:lnTo>
                                  <a:lnTo>
                                    <a:pt x="3151548" y="0"/>
                                  </a:lnTo>
                                  <a:lnTo>
                                    <a:pt x="3153096" y="639"/>
                                  </a:lnTo>
                                  <a:lnTo>
                                    <a:pt x="3155656" y="3196"/>
                                  </a:lnTo>
                                  <a:lnTo>
                                    <a:pt x="3156287" y="4740"/>
                                  </a:lnTo>
                                  <a:lnTo>
                                    <a:pt x="3156287" y="8356"/>
                                  </a:lnTo>
                                  <a:lnTo>
                                    <a:pt x="3155656" y="9900"/>
                                  </a:lnTo>
                                  <a:lnTo>
                                    <a:pt x="3153096" y="12457"/>
                                  </a:lnTo>
                                  <a:lnTo>
                                    <a:pt x="31515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77742" y="13096"/>
                                  </a:moveTo>
                                  <a:lnTo>
                                    <a:pt x="3174123" y="13096"/>
                                  </a:lnTo>
                                  <a:lnTo>
                                    <a:pt x="3172587" y="12457"/>
                                  </a:lnTo>
                                  <a:lnTo>
                                    <a:pt x="3170027" y="9900"/>
                                  </a:lnTo>
                                  <a:lnTo>
                                    <a:pt x="3169384" y="8356"/>
                                  </a:lnTo>
                                  <a:lnTo>
                                    <a:pt x="3169384" y="4740"/>
                                  </a:lnTo>
                                  <a:lnTo>
                                    <a:pt x="3170027" y="3196"/>
                                  </a:lnTo>
                                  <a:lnTo>
                                    <a:pt x="3172587" y="639"/>
                                  </a:lnTo>
                                  <a:lnTo>
                                    <a:pt x="3174123" y="0"/>
                                  </a:lnTo>
                                  <a:lnTo>
                                    <a:pt x="3177742" y="0"/>
                                  </a:lnTo>
                                  <a:lnTo>
                                    <a:pt x="3179290" y="639"/>
                                  </a:lnTo>
                                  <a:lnTo>
                                    <a:pt x="3181850" y="3196"/>
                                  </a:lnTo>
                                  <a:lnTo>
                                    <a:pt x="3182481" y="4740"/>
                                  </a:lnTo>
                                  <a:lnTo>
                                    <a:pt x="3182481" y="8356"/>
                                  </a:lnTo>
                                  <a:lnTo>
                                    <a:pt x="3181850" y="9900"/>
                                  </a:lnTo>
                                  <a:lnTo>
                                    <a:pt x="3179290" y="12457"/>
                                  </a:lnTo>
                                  <a:lnTo>
                                    <a:pt x="31777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03936" y="13096"/>
                                  </a:moveTo>
                                  <a:lnTo>
                                    <a:pt x="3200316" y="13096"/>
                                  </a:lnTo>
                                  <a:lnTo>
                                    <a:pt x="3198780" y="12457"/>
                                  </a:lnTo>
                                  <a:lnTo>
                                    <a:pt x="3196221" y="9900"/>
                                  </a:lnTo>
                                  <a:lnTo>
                                    <a:pt x="3195578" y="8356"/>
                                  </a:lnTo>
                                  <a:lnTo>
                                    <a:pt x="3195578" y="4740"/>
                                  </a:lnTo>
                                  <a:lnTo>
                                    <a:pt x="3196221" y="3196"/>
                                  </a:lnTo>
                                  <a:lnTo>
                                    <a:pt x="3198780" y="639"/>
                                  </a:lnTo>
                                  <a:lnTo>
                                    <a:pt x="3200316" y="0"/>
                                  </a:lnTo>
                                  <a:lnTo>
                                    <a:pt x="3203936" y="0"/>
                                  </a:lnTo>
                                  <a:lnTo>
                                    <a:pt x="3205484" y="639"/>
                                  </a:lnTo>
                                  <a:lnTo>
                                    <a:pt x="3208043" y="3196"/>
                                  </a:lnTo>
                                  <a:lnTo>
                                    <a:pt x="3208674" y="4740"/>
                                  </a:lnTo>
                                  <a:lnTo>
                                    <a:pt x="3208674" y="8356"/>
                                  </a:lnTo>
                                  <a:lnTo>
                                    <a:pt x="3208043" y="9900"/>
                                  </a:lnTo>
                                  <a:lnTo>
                                    <a:pt x="3205484" y="12457"/>
                                  </a:lnTo>
                                  <a:lnTo>
                                    <a:pt x="32039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30130" y="13096"/>
                                  </a:moveTo>
                                  <a:lnTo>
                                    <a:pt x="3226510" y="13096"/>
                                  </a:lnTo>
                                  <a:lnTo>
                                    <a:pt x="3224974" y="12457"/>
                                  </a:lnTo>
                                  <a:lnTo>
                                    <a:pt x="3222414" y="9900"/>
                                  </a:lnTo>
                                  <a:lnTo>
                                    <a:pt x="3221771" y="8356"/>
                                  </a:lnTo>
                                  <a:lnTo>
                                    <a:pt x="3221771" y="4740"/>
                                  </a:lnTo>
                                  <a:lnTo>
                                    <a:pt x="3222414" y="3196"/>
                                  </a:lnTo>
                                  <a:lnTo>
                                    <a:pt x="3224974" y="639"/>
                                  </a:lnTo>
                                  <a:lnTo>
                                    <a:pt x="3226510" y="0"/>
                                  </a:lnTo>
                                  <a:lnTo>
                                    <a:pt x="3230130" y="0"/>
                                  </a:lnTo>
                                  <a:lnTo>
                                    <a:pt x="3231677" y="639"/>
                                  </a:lnTo>
                                  <a:lnTo>
                                    <a:pt x="3234237" y="3196"/>
                                  </a:lnTo>
                                  <a:lnTo>
                                    <a:pt x="3234868" y="4740"/>
                                  </a:lnTo>
                                  <a:lnTo>
                                    <a:pt x="3234868" y="8356"/>
                                  </a:lnTo>
                                  <a:lnTo>
                                    <a:pt x="3234237" y="9900"/>
                                  </a:lnTo>
                                  <a:lnTo>
                                    <a:pt x="3231677" y="12457"/>
                                  </a:lnTo>
                                  <a:lnTo>
                                    <a:pt x="323013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56323" y="13096"/>
                                  </a:moveTo>
                                  <a:lnTo>
                                    <a:pt x="3252704" y="13096"/>
                                  </a:lnTo>
                                  <a:lnTo>
                                    <a:pt x="3251168" y="12457"/>
                                  </a:lnTo>
                                  <a:lnTo>
                                    <a:pt x="3248608" y="9900"/>
                                  </a:lnTo>
                                  <a:lnTo>
                                    <a:pt x="3247965" y="8356"/>
                                  </a:lnTo>
                                  <a:lnTo>
                                    <a:pt x="3247965" y="4740"/>
                                  </a:lnTo>
                                  <a:lnTo>
                                    <a:pt x="3248608" y="3196"/>
                                  </a:lnTo>
                                  <a:lnTo>
                                    <a:pt x="3251168" y="639"/>
                                  </a:lnTo>
                                  <a:lnTo>
                                    <a:pt x="3252704" y="0"/>
                                  </a:lnTo>
                                  <a:lnTo>
                                    <a:pt x="3256323" y="0"/>
                                  </a:lnTo>
                                  <a:lnTo>
                                    <a:pt x="3257871" y="639"/>
                                  </a:lnTo>
                                  <a:lnTo>
                                    <a:pt x="3260431" y="3196"/>
                                  </a:lnTo>
                                  <a:lnTo>
                                    <a:pt x="3261062" y="4740"/>
                                  </a:lnTo>
                                  <a:lnTo>
                                    <a:pt x="3261062" y="8356"/>
                                  </a:lnTo>
                                  <a:lnTo>
                                    <a:pt x="3260431" y="9900"/>
                                  </a:lnTo>
                                  <a:lnTo>
                                    <a:pt x="3257871" y="12457"/>
                                  </a:lnTo>
                                  <a:lnTo>
                                    <a:pt x="32563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82517" y="13096"/>
                                  </a:moveTo>
                                  <a:lnTo>
                                    <a:pt x="3278898" y="13096"/>
                                  </a:lnTo>
                                  <a:lnTo>
                                    <a:pt x="3277362" y="12457"/>
                                  </a:lnTo>
                                  <a:lnTo>
                                    <a:pt x="3274802" y="9900"/>
                                  </a:lnTo>
                                  <a:lnTo>
                                    <a:pt x="3274159" y="8356"/>
                                  </a:lnTo>
                                  <a:lnTo>
                                    <a:pt x="3274159" y="4740"/>
                                  </a:lnTo>
                                  <a:lnTo>
                                    <a:pt x="3274802" y="3196"/>
                                  </a:lnTo>
                                  <a:lnTo>
                                    <a:pt x="3277362" y="639"/>
                                  </a:lnTo>
                                  <a:lnTo>
                                    <a:pt x="3278898" y="0"/>
                                  </a:lnTo>
                                  <a:lnTo>
                                    <a:pt x="3282517" y="0"/>
                                  </a:lnTo>
                                  <a:lnTo>
                                    <a:pt x="3284065" y="639"/>
                                  </a:lnTo>
                                  <a:lnTo>
                                    <a:pt x="3286625" y="3196"/>
                                  </a:lnTo>
                                  <a:lnTo>
                                    <a:pt x="3287256" y="4740"/>
                                  </a:lnTo>
                                  <a:lnTo>
                                    <a:pt x="3287256" y="8356"/>
                                  </a:lnTo>
                                  <a:lnTo>
                                    <a:pt x="3286625" y="9900"/>
                                  </a:lnTo>
                                  <a:lnTo>
                                    <a:pt x="3284065" y="12457"/>
                                  </a:lnTo>
                                  <a:lnTo>
                                    <a:pt x="328251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08711" y="13096"/>
                                  </a:moveTo>
                                  <a:lnTo>
                                    <a:pt x="3305091" y="13096"/>
                                  </a:lnTo>
                                  <a:lnTo>
                                    <a:pt x="3303555" y="12457"/>
                                  </a:lnTo>
                                  <a:lnTo>
                                    <a:pt x="3300996" y="9900"/>
                                  </a:lnTo>
                                  <a:lnTo>
                                    <a:pt x="3300353" y="8356"/>
                                  </a:lnTo>
                                  <a:lnTo>
                                    <a:pt x="3300353" y="4740"/>
                                  </a:lnTo>
                                  <a:lnTo>
                                    <a:pt x="3300996" y="3196"/>
                                  </a:lnTo>
                                  <a:lnTo>
                                    <a:pt x="3303555" y="639"/>
                                  </a:lnTo>
                                  <a:lnTo>
                                    <a:pt x="3305091" y="0"/>
                                  </a:lnTo>
                                  <a:lnTo>
                                    <a:pt x="3308711" y="0"/>
                                  </a:lnTo>
                                  <a:lnTo>
                                    <a:pt x="3310259" y="639"/>
                                  </a:lnTo>
                                  <a:lnTo>
                                    <a:pt x="3312807" y="3196"/>
                                  </a:lnTo>
                                  <a:lnTo>
                                    <a:pt x="3313449" y="4740"/>
                                  </a:lnTo>
                                  <a:lnTo>
                                    <a:pt x="3313449" y="8356"/>
                                  </a:lnTo>
                                  <a:lnTo>
                                    <a:pt x="3312807" y="9900"/>
                                  </a:lnTo>
                                  <a:lnTo>
                                    <a:pt x="3310259" y="12457"/>
                                  </a:lnTo>
                                  <a:lnTo>
                                    <a:pt x="330871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34905" y="13096"/>
                                  </a:moveTo>
                                  <a:lnTo>
                                    <a:pt x="3331285" y="13096"/>
                                  </a:lnTo>
                                  <a:lnTo>
                                    <a:pt x="3329749" y="12457"/>
                                  </a:lnTo>
                                  <a:lnTo>
                                    <a:pt x="3327189" y="9900"/>
                                  </a:lnTo>
                                  <a:lnTo>
                                    <a:pt x="3326546" y="8356"/>
                                  </a:lnTo>
                                  <a:lnTo>
                                    <a:pt x="3326546" y="4740"/>
                                  </a:lnTo>
                                  <a:lnTo>
                                    <a:pt x="3327189" y="3196"/>
                                  </a:lnTo>
                                  <a:lnTo>
                                    <a:pt x="3329749" y="639"/>
                                  </a:lnTo>
                                  <a:lnTo>
                                    <a:pt x="3331285" y="0"/>
                                  </a:lnTo>
                                  <a:lnTo>
                                    <a:pt x="3334905" y="0"/>
                                  </a:lnTo>
                                  <a:lnTo>
                                    <a:pt x="3336452" y="639"/>
                                  </a:lnTo>
                                  <a:lnTo>
                                    <a:pt x="3339000" y="3196"/>
                                  </a:lnTo>
                                  <a:lnTo>
                                    <a:pt x="3339643" y="4740"/>
                                  </a:lnTo>
                                  <a:lnTo>
                                    <a:pt x="3339643" y="8356"/>
                                  </a:lnTo>
                                  <a:lnTo>
                                    <a:pt x="3339000" y="9900"/>
                                  </a:lnTo>
                                  <a:lnTo>
                                    <a:pt x="3336452" y="12457"/>
                                  </a:lnTo>
                                  <a:lnTo>
                                    <a:pt x="333490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61098" y="13096"/>
                                  </a:moveTo>
                                  <a:lnTo>
                                    <a:pt x="3357479" y="13096"/>
                                  </a:lnTo>
                                  <a:lnTo>
                                    <a:pt x="3355943" y="12457"/>
                                  </a:lnTo>
                                  <a:lnTo>
                                    <a:pt x="3353383" y="9900"/>
                                  </a:lnTo>
                                  <a:lnTo>
                                    <a:pt x="3352740" y="8356"/>
                                  </a:lnTo>
                                  <a:lnTo>
                                    <a:pt x="3352740" y="4740"/>
                                  </a:lnTo>
                                  <a:lnTo>
                                    <a:pt x="3353383" y="3196"/>
                                  </a:lnTo>
                                  <a:lnTo>
                                    <a:pt x="3355943" y="639"/>
                                  </a:lnTo>
                                  <a:lnTo>
                                    <a:pt x="3357479" y="0"/>
                                  </a:lnTo>
                                  <a:lnTo>
                                    <a:pt x="3361098" y="0"/>
                                  </a:lnTo>
                                  <a:lnTo>
                                    <a:pt x="3362646" y="639"/>
                                  </a:lnTo>
                                  <a:lnTo>
                                    <a:pt x="3365194" y="3196"/>
                                  </a:lnTo>
                                  <a:lnTo>
                                    <a:pt x="3365837" y="4740"/>
                                  </a:lnTo>
                                  <a:lnTo>
                                    <a:pt x="3365837" y="8356"/>
                                  </a:lnTo>
                                  <a:lnTo>
                                    <a:pt x="3365194" y="9900"/>
                                  </a:lnTo>
                                  <a:lnTo>
                                    <a:pt x="3362646" y="12457"/>
                                  </a:lnTo>
                                  <a:lnTo>
                                    <a:pt x="336109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87292" y="13096"/>
                                  </a:moveTo>
                                  <a:lnTo>
                                    <a:pt x="3383673" y="13096"/>
                                  </a:lnTo>
                                  <a:lnTo>
                                    <a:pt x="3382137" y="12457"/>
                                  </a:lnTo>
                                  <a:lnTo>
                                    <a:pt x="3379577" y="9900"/>
                                  </a:lnTo>
                                  <a:lnTo>
                                    <a:pt x="3378934" y="8356"/>
                                  </a:lnTo>
                                  <a:lnTo>
                                    <a:pt x="3378934" y="4740"/>
                                  </a:lnTo>
                                  <a:lnTo>
                                    <a:pt x="3379577" y="3196"/>
                                  </a:lnTo>
                                  <a:lnTo>
                                    <a:pt x="3382137" y="639"/>
                                  </a:lnTo>
                                  <a:lnTo>
                                    <a:pt x="3383673" y="0"/>
                                  </a:lnTo>
                                  <a:lnTo>
                                    <a:pt x="3387292" y="0"/>
                                  </a:lnTo>
                                  <a:lnTo>
                                    <a:pt x="3388828" y="639"/>
                                  </a:lnTo>
                                  <a:lnTo>
                                    <a:pt x="3391388" y="3196"/>
                                  </a:lnTo>
                                  <a:lnTo>
                                    <a:pt x="3392031" y="4740"/>
                                  </a:lnTo>
                                  <a:lnTo>
                                    <a:pt x="3392031" y="8356"/>
                                  </a:lnTo>
                                  <a:lnTo>
                                    <a:pt x="3391388" y="9900"/>
                                  </a:lnTo>
                                  <a:lnTo>
                                    <a:pt x="3388828" y="12457"/>
                                  </a:lnTo>
                                  <a:lnTo>
                                    <a:pt x="338729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13486" y="13096"/>
                                  </a:moveTo>
                                  <a:lnTo>
                                    <a:pt x="3409866" y="13096"/>
                                  </a:lnTo>
                                  <a:lnTo>
                                    <a:pt x="3408318" y="12457"/>
                                  </a:lnTo>
                                  <a:lnTo>
                                    <a:pt x="3405771" y="9900"/>
                                  </a:lnTo>
                                  <a:lnTo>
                                    <a:pt x="3405128" y="8356"/>
                                  </a:lnTo>
                                  <a:lnTo>
                                    <a:pt x="3405128" y="4740"/>
                                  </a:lnTo>
                                  <a:lnTo>
                                    <a:pt x="3405771" y="3196"/>
                                  </a:lnTo>
                                  <a:lnTo>
                                    <a:pt x="3408318" y="639"/>
                                  </a:lnTo>
                                  <a:lnTo>
                                    <a:pt x="3409866" y="0"/>
                                  </a:lnTo>
                                  <a:lnTo>
                                    <a:pt x="3413486" y="0"/>
                                  </a:lnTo>
                                  <a:lnTo>
                                    <a:pt x="3415022" y="639"/>
                                  </a:lnTo>
                                  <a:lnTo>
                                    <a:pt x="3417582" y="3196"/>
                                  </a:lnTo>
                                  <a:lnTo>
                                    <a:pt x="3418224" y="4740"/>
                                  </a:lnTo>
                                  <a:lnTo>
                                    <a:pt x="3418224" y="8356"/>
                                  </a:lnTo>
                                  <a:lnTo>
                                    <a:pt x="3417582" y="9900"/>
                                  </a:lnTo>
                                  <a:lnTo>
                                    <a:pt x="3415022" y="12457"/>
                                  </a:lnTo>
                                  <a:lnTo>
                                    <a:pt x="34134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39680" y="13096"/>
                                  </a:moveTo>
                                  <a:lnTo>
                                    <a:pt x="3436060" y="13096"/>
                                  </a:lnTo>
                                  <a:lnTo>
                                    <a:pt x="3434512" y="12457"/>
                                  </a:lnTo>
                                  <a:lnTo>
                                    <a:pt x="3431964" y="9900"/>
                                  </a:lnTo>
                                  <a:lnTo>
                                    <a:pt x="3431321" y="8356"/>
                                  </a:lnTo>
                                  <a:lnTo>
                                    <a:pt x="3431321" y="4740"/>
                                  </a:lnTo>
                                  <a:lnTo>
                                    <a:pt x="3431964" y="3196"/>
                                  </a:lnTo>
                                  <a:lnTo>
                                    <a:pt x="3434512" y="639"/>
                                  </a:lnTo>
                                  <a:lnTo>
                                    <a:pt x="3436060" y="0"/>
                                  </a:lnTo>
                                  <a:lnTo>
                                    <a:pt x="3439680" y="0"/>
                                  </a:lnTo>
                                  <a:lnTo>
                                    <a:pt x="3441215" y="639"/>
                                  </a:lnTo>
                                  <a:lnTo>
                                    <a:pt x="3443775" y="3196"/>
                                  </a:lnTo>
                                  <a:lnTo>
                                    <a:pt x="3444418" y="4740"/>
                                  </a:lnTo>
                                  <a:lnTo>
                                    <a:pt x="3444418" y="8356"/>
                                  </a:lnTo>
                                  <a:lnTo>
                                    <a:pt x="3443775" y="9900"/>
                                  </a:lnTo>
                                  <a:lnTo>
                                    <a:pt x="3441215" y="12457"/>
                                  </a:lnTo>
                                  <a:lnTo>
                                    <a:pt x="34396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65873" y="13096"/>
                                  </a:moveTo>
                                  <a:lnTo>
                                    <a:pt x="3462254" y="13096"/>
                                  </a:lnTo>
                                  <a:lnTo>
                                    <a:pt x="3460706" y="12457"/>
                                  </a:lnTo>
                                  <a:lnTo>
                                    <a:pt x="3458158" y="9900"/>
                                  </a:lnTo>
                                  <a:lnTo>
                                    <a:pt x="3457515" y="8356"/>
                                  </a:lnTo>
                                  <a:lnTo>
                                    <a:pt x="3457515" y="4740"/>
                                  </a:lnTo>
                                  <a:lnTo>
                                    <a:pt x="3458158" y="3196"/>
                                  </a:lnTo>
                                  <a:lnTo>
                                    <a:pt x="3460706" y="639"/>
                                  </a:lnTo>
                                  <a:lnTo>
                                    <a:pt x="3462254" y="0"/>
                                  </a:lnTo>
                                  <a:lnTo>
                                    <a:pt x="3465873" y="0"/>
                                  </a:lnTo>
                                  <a:lnTo>
                                    <a:pt x="3467409" y="639"/>
                                  </a:lnTo>
                                  <a:lnTo>
                                    <a:pt x="3469969" y="3196"/>
                                  </a:lnTo>
                                  <a:lnTo>
                                    <a:pt x="3470612" y="4740"/>
                                  </a:lnTo>
                                  <a:lnTo>
                                    <a:pt x="3470612" y="8356"/>
                                  </a:lnTo>
                                  <a:lnTo>
                                    <a:pt x="3469969" y="9900"/>
                                  </a:lnTo>
                                  <a:lnTo>
                                    <a:pt x="3467409" y="12457"/>
                                  </a:lnTo>
                                  <a:lnTo>
                                    <a:pt x="346587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92067" y="13096"/>
                                  </a:moveTo>
                                  <a:lnTo>
                                    <a:pt x="3488448" y="13096"/>
                                  </a:lnTo>
                                  <a:lnTo>
                                    <a:pt x="3486900" y="12457"/>
                                  </a:lnTo>
                                  <a:lnTo>
                                    <a:pt x="3484352" y="9900"/>
                                  </a:lnTo>
                                  <a:lnTo>
                                    <a:pt x="3483709" y="8356"/>
                                  </a:lnTo>
                                  <a:lnTo>
                                    <a:pt x="3483709" y="4740"/>
                                  </a:lnTo>
                                  <a:lnTo>
                                    <a:pt x="3484352" y="3196"/>
                                  </a:lnTo>
                                  <a:lnTo>
                                    <a:pt x="3486900" y="639"/>
                                  </a:lnTo>
                                  <a:lnTo>
                                    <a:pt x="3488448" y="0"/>
                                  </a:lnTo>
                                  <a:lnTo>
                                    <a:pt x="3492067" y="0"/>
                                  </a:lnTo>
                                  <a:lnTo>
                                    <a:pt x="3493603" y="639"/>
                                  </a:lnTo>
                                  <a:lnTo>
                                    <a:pt x="3496163" y="3196"/>
                                  </a:lnTo>
                                  <a:lnTo>
                                    <a:pt x="3496806" y="4740"/>
                                  </a:lnTo>
                                  <a:lnTo>
                                    <a:pt x="3496806" y="8356"/>
                                  </a:lnTo>
                                  <a:lnTo>
                                    <a:pt x="3496163" y="9900"/>
                                  </a:lnTo>
                                  <a:lnTo>
                                    <a:pt x="3493603" y="12457"/>
                                  </a:lnTo>
                                  <a:lnTo>
                                    <a:pt x="349206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18261" y="13096"/>
                                  </a:moveTo>
                                  <a:lnTo>
                                    <a:pt x="3514641" y="13096"/>
                                  </a:lnTo>
                                  <a:lnTo>
                                    <a:pt x="3513093" y="12457"/>
                                  </a:lnTo>
                                  <a:lnTo>
                                    <a:pt x="3510546" y="9900"/>
                                  </a:lnTo>
                                  <a:lnTo>
                                    <a:pt x="3509903" y="8356"/>
                                  </a:lnTo>
                                  <a:lnTo>
                                    <a:pt x="3509903" y="4740"/>
                                  </a:lnTo>
                                  <a:lnTo>
                                    <a:pt x="3510546" y="3196"/>
                                  </a:lnTo>
                                  <a:lnTo>
                                    <a:pt x="3513093" y="639"/>
                                  </a:lnTo>
                                  <a:lnTo>
                                    <a:pt x="3514641" y="0"/>
                                  </a:lnTo>
                                  <a:lnTo>
                                    <a:pt x="3518261" y="0"/>
                                  </a:lnTo>
                                  <a:lnTo>
                                    <a:pt x="3519797" y="639"/>
                                  </a:lnTo>
                                  <a:lnTo>
                                    <a:pt x="3522357" y="3196"/>
                                  </a:lnTo>
                                  <a:lnTo>
                                    <a:pt x="3522999" y="4740"/>
                                  </a:lnTo>
                                  <a:lnTo>
                                    <a:pt x="3522999" y="8356"/>
                                  </a:lnTo>
                                  <a:lnTo>
                                    <a:pt x="3522357" y="9900"/>
                                  </a:lnTo>
                                  <a:lnTo>
                                    <a:pt x="3519797" y="12457"/>
                                  </a:lnTo>
                                  <a:lnTo>
                                    <a:pt x="35182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44455" y="13096"/>
                                  </a:moveTo>
                                  <a:lnTo>
                                    <a:pt x="3540835" y="13096"/>
                                  </a:lnTo>
                                  <a:lnTo>
                                    <a:pt x="3539287" y="12457"/>
                                  </a:lnTo>
                                  <a:lnTo>
                                    <a:pt x="3536727" y="9900"/>
                                  </a:lnTo>
                                  <a:lnTo>
                                    <a:pt x="3536096" y="8356"/>
                                  </a:lnTo>
                                  <a:lnTo>
                                    <a:pt x="3536096" y="4740"/>
                                  </a:lnTo>
                                  <a:lnTo>
                                    <a:pt x="3536727" y="3196"/>
                                  </a:lnTo>
                                  <a:lnTo>
                                    <a:pt x="3539287" y="639"/>
                                  </a:lnTo>
                                  <a:lnTo>
                                    <a:pt x="3540835" y="0"/>
                                  </a:lnTo>
                                  <a:lnTo>
                                    <a:pt x="3544455" y="0"/>
                                  </a:lnTo>
                                  <a:lnTo>
                                    <a:pt x="3545990" y="639"/>
                                  </a:lnTo>
                                  <a:lnTo>
                                    <a:pt x="3548550" y="3196"/>
                                  </a:lnTo>
                                  <a:lnTo>
                                    <a:pt x="3549193" y="4740"/>
                                  </a:lnTo>
                                  <a:lnTo>
                                    <a:pt x="3549193" y="8356"/>
                                  </a:lnTo>
                                  <a:lnTo>
                                    <a:pt x="3548550" y="9900"/>
                                  </a:lnTo>
                                  <a:lnTo>
                                    <a:pt x="3545990" y="12457"/>
                                  </a:lnTo>
                                  <a:lnTo>
                                    <a:pt x="35444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70648" y="13096"/>
                                  </a:moveTo>
                                  <a:lnTo>
                                    <a:pt x="3567029" y="13096"/>
                                  </a:lnTo>
                                  <a:lnTo>
                                    <a:pt x="3565481" y="12457"/>
                                  </a:lnTo>
                                  <a:lnTo>
                                    <a:pt x="3562921" y="9900"/>
                                  </a:lnTo>
                                  <a:lnTo>
                                    <a:pt x="3562290" y="8356"/>
                                  </a:lnTo>
                                  <a:lnTo>
                                    <a:pt x="3562290" y="4740"/>
                                  </a:lnTo>
                                  <a:lnTo>
                                    <a:pt x="3562921" y="3196"/>
                                  </a:lnTo>
                                  <a:lnTo>
                                    <a:pt x="3565481" y="639"/>
                                  </a:lnTo>
                                  <a:lnTo>
                                    <a:pt x="3567029" y="0"/>
                                  </a:lnTo>
                                  <a:lnTo>
                                    <a:pt x="3570648" y="0"/>
                                  </a:lnTo>
                                  <a:lnTo>
                                    <a:pt x="3572184" y="639"/>
                                  </a:lnTo>
                                  <a:lnTo>
                                    <a:pt x="3574744" y="3196"/>
                                  </a:lnTo>
                                  <a:lnTo>
                                    <a:pt x="3575387" y="4740"/>
                                  </a:lnTo>
                                  <a:lnTo>
                                    <a:pt x="3575387" y="8356"/>
                                  </a:lnTo>
                                  <a:lnTo>
                                    <a:pt x="3574744" y="9900"/>
                                  </a:lnTo>
                                  <a:lnTo>
                                    <a:pt x="3572184" y="12457"/>
                                  </a:lnTo>
                                  <a:lnTo>
                                    <a:pt x="35706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96842" y="13096"/>
                                  </a:moveTo>
                                  <a:lnTo>
                                    <a:pt x="3593223" y="13096"/>
                                  </a:lnTo>
                                  <a:lnTo>
                                    <a:pt x="3591675" y="12457"/>
                                  </a:lnTo>
                                  <a:lnTo>
                                    <a:pt x="3589115" y="9900"/>
                                  </a:lnTo>
                                  <a:lnTo>
                                    <a:pt x="3588484" y="8356"/>
                                  </a:lnTo>
                                  <a:lnTo>
                                    <a:pt x="3588484" y="4740"/>
                                  </a:lnTo>
                                  <a:lnTo>
                                    <a:pt x="3589115" y="3196"/>
                                  </a:lnTo>
                                  <a:lnTo>
                                    <a:pt x="3591675" y="639"/>
                                  </a:lnTo>
                                  <a:lnTo>
                                    <a:pt x="3593223" y="0"/>
                                  </a:lnTo>
                                  <a:lnTo>
                                    <a:pt x="3596842" y="0"/>
                                  </a:lnTo>
                                  <a:lnTo>
                                    <a:pt x="3598378" y="639"/>
                                  </a:lnTo>
                                  <a:lnTo>
                                    <a:pt x="3600938" y="3196"/>
                                  </a:lnTo>
                                  <a:lnTo>
                                    <a:pt x="3601581" y="4740"/>
                                  </a:lnTo>
                                  <a:lnTo>
                                    <a:pt x="3601581" y="8356"/>
                                  </a:lnTo>
                                  <a:lnTo>
                                    <a:pt x="3600938" y="9900"/>
                                  </a:lnTo>
                                  <a:lnTo>
                                    <a:pt x="3598378" y="12457"/>
                                  </a:lnTo>
                                  <a:lnTo>
                                    <a:pt x="35968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23036" y="13096"/>
                                  </a:moveTo>
                                  <a:lnTo>
                                    <a:pt x="3619416" y="13096"/>
                                  </a:lnTo>
                                  <a:lnTo>
                                    <a:pt x="3617868" y="12457"/>
                                  </a:lnTo>
                                  <a:lnTo>
                                    <a:pt x="3615309" y="9900"/>
                                  </a:lnTo>
                                  <a:lnTo>
                                    <a:pt x="3614678" y="8356"/>
                                  </a:lnTo>
                                  <a:lnTo>
                                    <a:pt x="3614678" y="4740"/>
                                  </a:lnTo>
                                  <a:lnTo>
                                    <a:pt x="3615309" y="3196"/>
                                  </a:lnTo>
                                  <a:lnTo>
                                    <a:pt x="3617868" y="639"/>
                                  </a:lnTo>
                                  <a:lnTo>
                                    <a:pt x="3619416" y="0"/>
                                  </a:lnTo>
                                  <a:lnTo>
                                    <a:pt x="3623036" y="0"/>
                                  </a:lnTo>
                                  <a:lnTo>
                                    <a:pt x="3624572" y="639"/>
                                  </a:lnTo>
                                  <a:lnTo>
                                    <a:pt x="3627132" y="3196"/>
                                  </a:lnTo>
                                  <a:lnTo>
                                    <a:pt x="3627774" y="4740"/>
                                  </a:lnTo>
                                  <a:lnTo>
                                    <a:pt x="3627774" y="8356"/>
                                  </a:lnTo>
                                  <a:lnTo>
                                    <a:pt x="3627132" y="9900"/>
                                  </a:lnTo>
                                  <a:lnTo>
                                    <a:pt x="3624572" y="12457"/>
                                  </a:lnTo>
                                  <a:lnTo>
                                    <a:pt x="36230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49230" y="13096"/>
                                  </a:moveTo>
                                  <a:lnTo>
                                    <a:pt x="3645610" y="13096"/>
                                  </a:lnTo>
                                  <a:lnTo>
                                    <a:pt x="3644062" y="12457"/>
                                  </a:lnTo>
                                  <a:lnTo>
                                    <a:pt x="3641502" y="9900"/>
                                  </a:lnTo>
                                  <a:lnTo>
                                    <a:pt x="3640871" y="8356"/>
                                  </a:lnTo>
                                  <a:lnTo>
                                    <a:pt x="3640871" y="4740"/>
                                  </a:lnTo>
                                  <a:lnTo>
                                    <a:pt x="3641502" y="3196"/>
                                  </a:lnTo>
                                  <a:lnTo>
                                    <a:pt x="3644062" y="639"/>
                                  </a:lnTo>
                                  <a:lnTo>
                                    <a:pt x="3645610" y="0"/>
                                  </a:lnTo>
                                  <a:lnTo>
                                    <a:pt x="3649230" y="0"/>
                                  </a:lnTo>
                                  <a:lnTo>
                                    <a:pt x="3650765" y="639"/>
                                  </a:lnTo>
                                  <a:lnTo>
                                    <a:pt x="3653325" y="3196"/>
                                  </a:lnTo>
                                  <a:lnTo>
                                    <a:pt x="3653968" y="4740"/>
                                  </a:lnTo>
                                  <a:lnTo>
                                    <a:pt x="3653968" y="8356"/>
                                  </a:lnTo>
                                  <a:lnTo>
                                    <a:pt x="3653325" y="9900"/>
                                  </a:lnTo>
                                  <a:lnTo>
                                    <a:pt x="3650765" y="12457"/>
                                  </a:lnTo>
                                  <a:lnTo>
                                    <a:pt x="364923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75411" y="13096"/>
                                  </a:moveTo>
                                  <a:lnTo>
                                    <a:pt x="3671804" y="13096"/>
                                  </a:lnTo>
                                  <a:lnTo>
                                    <a:pt x="3670256" y="12457"/>
                                  </a:lnTo>
                                  <a:lnTo>
                                    <a:pt x="3667696" y="9900"/>
                                  </a:lnTo>
                                  <a:lnTo>
                                    <a:pt x="3667065" y="8356"/>
                                  </a:lnTo>
                                  <a:lnTo>
                                    <a:pt x="3667065" y="4740"/>
                                  </a:lnTo>
                                  <a:lnTo>
                                    <a:pt x="3667696" y="3196"/>
                                  </a:lnTo>
                                  <a:lnTo>
                                    <a:pt x="3670256" y="639"/>
                                  </a:lnTo>
                                  <a:lnTo>
                                    <a:pt x="3671804" y="0"/>
                                  </a:lnTo>
                                  <a:lnTo>
                                    <a:pt x="3675411" y="0"/>
                                  </a:lnTo>
                                  <a:lnTo>
                                    <a:pt x="3676959" y="639"/>
                                  </a:lnTo>
                                  <a:lnTo>
                                    <a:pt x="3679519" y="3196"/>
                                  </a:lnTo>
                                  <a:lnTo>
                                    <a:pt x="3680162" y="4740"/>
                                  </a:lnTo>
                                  <a:lnTo>
                                    <a:pt x="3680162" y="8356"/>
                                  </a:lnTo>
                                  <a:lnTo>
                                    <a:pt x="3679519" y="9900"/>
                                  </a:lnTo>
                                  <a:lnTo>
                                    <a:pt x="3676959" y="12457"/>
                                  </a:lnTo>
                                  <a:lnTo>
                                    <a:pt x="367541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01605" y="13096"/>
                                  </a:moveTo>
                                  <a:lnTo>
                                    <a:pt x="3697998" y="13096"/>
                                  </a:lnTo>
                                  <a:lnTo>
                                    <a:pt x="3696450" y="12457"/>
                                  </a:lnTo>
                                  <a:lnTo>
                                    <a:pt x="3693890" y="9900"/>
                                  </a:lnTo>
                                  <a:lnTo>
                                    <a:pt x="3693259" y="8356"/>
                                  </a:lnTo>
                                  <a:lnTo>
                                    <a:pt x="3693259" y="4740"/>
                                  </a:lnTo>
                                  <a:lnTo>
                                    <a:pt x="3693890" y="3196"/>
                                  </a:lnTo>
                                  <a:lnTo>
                                    <a:pt x="3696450" y="639"/>
                                  </a:lnTo>
                                  <a:lnTo>
                                    <a:pt x="3697998" y="0"/>
                                  </a:lnTo>
                                  <a:lnTo>
                                    <a:pt x="3701605" y="0"/>
                                  </a:lnTo>
                                  <a:lnTo>
                                    <a:pt x="3703153" y="639"/>
                                  </a:lnTo>
                                  <a:lnTo>
                                    <a:pt x="3705713" y="3196"/>
                                  </a:lnTo>
                                  <a:lnTo>
                                    <a:pt x="3706356" y="4740"/>
                                  </a:lnTo>
                                  <a:lnTo>
                                    <a:pt x="3706356" y="8356"/>
                                  </a:lnTo>
                                  <a:lnTo>
                                    <a:pt x="3705713" y="9900"/>
                                  </a:lnTo>
                                  <a:lnTo>
                                    <a:pt x="3703153" y="12457"/>
                                  </a:lnTo>
                                  <a:lnTo>
                                    <a:pt x="370160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27799" y="13096"/>
                                  </a:moveTo>
                                  <a:lnTo>
                                    <a:pt x="3724191" y="13096"/>
                                  </a:lnTo>
                                  <a:lnTo>
                                    <a:pt x="3722643" y="12457"/>
                                  </a:lnTo>
                                  <a:lnTo>
                                    <a:pt x="3720084" y="9900"/>
                                  </a:lnTo>
                                  <a:lnTo>
                                    <a:pt x="3719453" y="8356"/>
                                  </a:lnTo>
                                  <a:lnTo>
                                    <a:pt x="3719453" y="4740"/>
                                  </a:lnTo>
                                  <a:lnTo>
                                    <a:pt x="3720084" y="3196"/>
                                  </a:lnTo>
                                  <a:lnTo>
                                    <a:pt x="3722643" y="639"/>
                                  </a:lnTo>
                                  <a:lnTo>
                                    <a:pt x="3724191" y="0"/>
                                  </a:lnTo>
                                  <a:lnTo>
                                    <a:pt x="3727799" y="0"/>
                                  </a:lnTo>
                                  <a:lnTo>
                                    <a:pt x="3729347" y="639"/>
                                  </a:lnTo>
                                  <a:lnTo>
                                    <a:pt x="3731907" y="3196"/>
                                  </a:lnTo>
                                  <a:lnTo>
                                    <a:pt x="3732549" y="4740"/>
                                  </a:lnTo>
                                  <a:lnTo>
                                    <a:pt x="3732549" y="8356"/>
                                  </a:lnTo>
                                  <a:lnTo>
                                    <a:pt x="3731907" y="9900"/>
                                  </a:lnTo>
                                  <a:lnTo>
                                    <a:pt x="3729347" y="12457"/>
                                  </a:lnTo>
                                  <a:lnTo>
                                    <a:pt x="37277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53993" y="13096"/>
                                  </a:moveTo>
                                  <a:lnTo>
                                    <a:pt x="3750385" y="13096"/>
                                  </a:lnTo>
                                  <a:lnTo>
                                    <a:pt x="3748837" y="12457"/>
                                  </a:lnTo>
                                  <a:lnTo>
                                    <a:pt x="3746277" y="9900"/>
                                  </a:lnTo>
                                  <a:lnTo>
                                    <a:pt x="3745634" y="8356"/>
                                  </a:lnTo>
                                  <a:lnTo>
                                    <a:pt x="3745634" y="4740"/>
                                  </a:lnTo>
                                  <a:lnTo>
                                    <a:pt x="3746277" y="3196"/>
                                  </a:lnTo>
                                  <a:lnTo>
                                    <a:pt x="3748837" y="639"/>
                                  </a:lnTo>
                                  <a:lnTo>
                                    <a:pt x="3750385" y="0"/>
                                  </a:lnTo>
                                  <a:lnTo>
                                    <a:pt x="3753993" y="0"/>
                                  </a:lnTo>
                                  <a:lnTo>
                                    <a:pt x="3755540" y="639"/>
                                  </a:lnTo>
                                  <a:lnTo>
                                    <a:pt x="3758100" y="3196"/>
                                  </a:lnTo>
                                  <a:lnTo>
                                    <a:pt x="3758731" y="4740"/>
                                  </a:lnTo>
                                  <a:lnTo>
                                    <a:pt x="3758731" y="8356"/>
                                  </a:lnTo>
                                  <a:lnTo>
                                    <a:pt x="3758100" y="9900"/>
                                  </a:lnTo>
                                  <a:lnTo>
                                    <a:pt x="3755540" y="12457"/>
                                  </a:lnTo>
                                  <a:lnTo>
                                    <a:pt x="375399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80186" y="13096"/>
                                  </a:moveTo>
                                  <a:lnTo>
                                    <a:pt x="3776579" y="13096"/>
                                  </a:lnTo>
                                  <a:lnTo>
                                    <a:pt x="3775031" y="12457"/>
                                  </a:lnTo>
                                  <a:lnTo>
                                    <a:pt x="3772471" y="9900"/>
                                  </a:lnTo>
                                  <a:lnTo>
                                    <a:pt x="3771828" y="8356"/>
                                  </a:lnTo>
                                  <a:lnTo>
                                    <a:pt x="3771828" y="4740"/>
                                  </a:lnTo>
                                  <a:lnTo>
                                    <a:pt x="3772471" y="3196"/>
                                  </a:lnTo>
                                  <a:lnTo>
                                    <a:pt x="3775031" y="639"/>
                                  </a:lnTo>
                                  <a:lnTo>
                                    <a:pt x="3776579" y="0"/>
                                  </a:lnTo>
                                  <a:lnTo>
                                    <a:pt x="3780186" y="0"/>
                                  </a:lnTo>
                                  <a:lnTo>
                                    <a:pt x="3781734" y="639"/>
                                  </a:lnTo>
                                  <a:lnTo>
                                    <a:pt x="3784294" y="3196"/>
                                  </a:lnTo>
                                  <a:lnTo>
                                    <a:pt x="3784925" y="4740"/>
                                  </a:lnTo>
                                  <a:lnTo>
                                    <a:pt x="3784925" y="8356"/>
                                  </a:lnTo>
                                  <a:lnTo>
                                    <a:pt x="3784294" y="9900"/>
                                  </a:lnTo>
                                  <a:lnTo>
                                    <a:pt x="3781734" y="12457"/>
                                  </a:lnTo>
                                  <a:lnTo>
                                    <a:pt x="37801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06380" y="13096"/>
                                  </a:moveTo>
                                  <a:lnTo>
                                    <a:pt x="3802773" y="13096"/>
                                  </a:lnTo>
                                  <a:lnTo>
                                    <a:pt x="3801225" y="12457"/>
                                  </a:lnTo>
                                  <a:lnTo>
                                    <a:pt x="3798665" y="9900"/>
                                  </a:lnTo>
                                  <a:lnTo>
                                    <a:pt x="3798022" y="8356"/>
                                  </a:lnTo>
                                  <a:lnTo>
                                    <a:pt x="3798022" y="4740"/>
                                  </a:lnTo>
                                  <a:lnTo>
                                    <a:pt x="3798665" y="3196"/>
                                  </a:lnTo>
                                  <a:lnTo>
                                    <a:pt x="3801225" y="639"/>
                                  </a:lnTo>
                                  <a:lnTo>
                                    <a:pt x="3802773" y="0"/>
                                  </a:lnTo>
                                  <a:lnTo>
                                    <a:pt x="3806380" y="0"/>
                                  </a:lnTo>
                                  <a:lnTo>
                                    <a:pt x="3807928" y="639"/>
                                  </a:lnTo>
                                  <a:lnTo>
                                    <a:pt x="3810488" y="3196"/>
                                  </a:lnTo>
                                  <a:lnTo>
                                    <a:pt x="3811119" y="4740"/>
                                  </a:lnTo>
                                  <a:lnTo>
                                    <a:pt x="3811119" y="8356"/>
                                  </a:lnTo>
                                  <a:lnTo>
                                    <a:pt x="3810488" y="9900"/>
                                  </a:lnTo>
                                  <a:lnTo>
                                    <a:pt x="3807928" y="12457"/>
                                  </a:lnTo>
                                  <a:lnTo>
                                    <a:pt x="38063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32574" y="13096"/>
                                  </a:moveTo>
                                  <a:lnTo>
                                    <a:pt x="3828966" y="13096"/>
                                  </a:lnTo>
                                  <a:lnTo>
                                    <a:pt x="3827418" y="12457"/>
                                  </a:lnTo>
                                  <a:lnTo>
                                    <a:pt x="3824859" y="9900"/>
                                  </a:lnTo>
                                  <a:lnTo>
                                    <a:pt x="3824216" y="8356"/>
                                  </a:lnTo>
                                  <a:lnTo>
                                    <a:pt x="3824216" y="4740"/>
                                  </a:lnTo>
                                  <a:lnTo>
                                    <a:pt x="3824859" y="3196"/>
                                  </a:lnTo>
                                  <a:lnTo>
                                    <a:pt x="3827418" y="639"/>
                                  </a:lnTo>
                                  <a:lnTo>
                                    <a:pt x="3828966" y="0"/>
                                  </a:lnTo>
                                  <a:lnTo>
                                    <a:pt x="3832574" y="0"/>
                                  </a:lnTo>
                                  <a:lnTo>
                                    <a:pt x="3834122" y="639"/>
                                  </a:lnTo>
                                  <a:lnTo>
                                    <a:pt x="3836682" y="3196"/>
                                  </a:lnTo>
                                  <a:lnTo>
                                    <a:pt x="3837313" y="4740"/>
                                  </a:lnTo>
                                  <a:lnTo>
                                    <a:pt x="3837313" y="8356"/>
                                  </a:lnTo>
                                  <a:lnTo>
                                    <a:pt x="3836682" y="9900"/>
                                  </a:lnTo>
                                  <a:lnTo>
                                    <a:pt x="3834122" y="12457"/>
                                  </a:lnTo>
                                  <a:lnTo>
                                    <a:pt x="38325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58768" y="13096"/>
                                  </a:moveTo>
                                  <a:lnTo>
                                    <a:pt x="3855148" y="13096"/>
                                  </a:lnTo>
                                  <a:lnTo>
                                    <a:pt x="3853612" y="12457"/>
                                  </a:lnTo>
                                  <a:lnTo>
                                    <a:pt x="3851052" y="9900"/>
                                  </a:lnTo>
                                  <a:lnTo>
                                    <a:pt x="3850409" y="8356"/>
                                  </a:lnTo>
                                  <a:lnTo>
                                    <a:pt x="3850409" y="4740"/>
                                  </a:lnTo>
                                  <a:lnTo>
                                    <a:pt x="3851052" y="3196"/>
                                  </a:lnTo>
                                  <a:lnTo>
                                    <a:pt x="3853612" y="639"/>
                                  </a:lnTo>
                                  <a:lnTo>
                                    <a:pt x="3855148" y="0"/>
                                  </a:lnTo>
                                  <a:lnTo>
                                    <a:pt x="3858768" y="0"/>
                                  </a:lnTo>
                                  <a:lnTo>
                                    <a:pt x="3860315" y="639"/>
                                  </a:lnTo>
                                  <a:lnTo>
                                    <a:pt x="3862875" y="3196"/>
                                  </a:lnTo>
                                  <a:lnTo>
                                    <a:pt x="3863506" y="4740"/>
                                  </a:lnTo>
                                  <a:lnTo>
                                    <a:pt x="3863506" y="8356"/>
                                  </a:lnTo>
                                  <a:lnTo>
                                    <a:pt x="3862875" y="9900"/>
                                  </a:lnTo>
                                  <a:lnTo>
                                    <a:pt x="3860315" y="12457"/>
                                  </a:lnTo>
                                  <a:lnTo>
                                    <a:pt x="38587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84961" y="13096"/>
                                  </a:moveTo>
                                  <a:lnTo>
                                    <a:pt x="3881342" y="13096"/>
                                  </a:lnTo>
                                  <a:lnTo>
                                    <a:pt x="3879806" y="12457"/>
                                  </a:lnTo>
                                  <a:lnTo>
                                    <a:pt x="3877246" y="9900"/>
                                  </a:lnTo>
                                  <a:lnTo>
                                    <a:pt x="3876603" y="8356"/>
                                  </a:lnTo>
                                  <a:lnTo>
                                    <a:pt x="3876603" y="4740"/>
                                  </a:lnTo>
                                  <a:lnTo>
                                    <a:pt x="3877246" y="3196"/>
                                  </a:lnTo>
                                  <a:lnTo>
                                    <a:pt x="3879806" y="639"/>
                                  </a:lnTo>
                                  <a:lnTo>
                                    <a:pt x="3881342" y="0"/>
                                  </a:lnTo>
                                  <a:lnTo>
                                    <a:pt x="3884961" y="0"/>
                                  </a:lnTo>
                                  <a:lnTo>
                                    <a:pt x="3886509" y="639"/>
                                  </a:lnTo>
                                  <a:lnTo>
                                    <a:pt x="3889069" y="3196"/>
                                  </a:lnTo>
                                  <a:lnTo>
                                    <a:pt x="3889700" y="4740"/>
                                  </a:lnTo>
                                  <a:lnTo>
                                    <a:pt x="3889700" y="8356"/>
                                  </a:lnTo>
                                  <a:lnTo>
                                    <a:pt x="3889069" y="9900"/>
                                  </a:lnTo>
                                  <a:lnTo>
                                    <a:pt x="3886509" y="12457"/>
                                  </a:lnTo>
                                  <a:lnTo>
                                    <a:pt x="38849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11155" y="13096"/>
                                  </a:moveTo>
                                  <a:lnTo>
                                    <a:pt x="3907536" y="13096"/>
                                  </a:lnTo>
                                  <a:lnTo>
                                    <a:pt x="3906000" y="12457"/>
                                  </a:lnTo>
                                  <a:lnTo>
                                    <a:pt x="3903440" y="9900"/>
                                  </a:lnTo>
                                  <a:lnTo>
                                    <a:pt x="3902797" y="8356"/>
                                  </a:lnTo>
                                  <a:lnTo>
                                    <a:pt x="3902797" y="4740"/>
                                  </a:lnTo>
                                  <a:lnTo>
                                    <a:pt x="3903440" y="3196"/>
                                  </a:lnTo>
                                  <a:lnTo>
                                    <a:pt x="3906000" y="639"/>
                                  </a:lnTo>
                                  <a:lnTo>
                                    <a:pt x="3907536" y="0"/>
                                  </a:lnTo>
                                  <a:lnTo>
                                    <a:pt x="3911155" y="0"/>
                                  </a:lnTo>
                                  <a:lnTo>
                                    <a:pt x="3912703" y="639"/>
                                  </a:lnTo>
                                  <a:lnTo>
                                    <a:pt x="3915263" y="3196"/>
                                  </a:lnTo>
                                  <a:lnTo>
                                    <a:pt x="3915894" y="4740"/>
                                  </a:lnTo>
                                  <a:lnTo>
                                    <a:pt x="3915894" y="8356"/>
                                  </a:lnTo>
                                  <a:lnTo>
                                    <a:pt x="3915263" y="9900"/>
                                  </a:lnTo>
                                  <a:lnTo>
                                    <a:pt x="3912703" y="12457"/>
                                  </a:lnTo>
                                  <a:lnTo>
                                    <a:pt x="39111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37349" y="13096"/>
                                  </a:moveTo>
                                  <a:lnTo>
                                    <a:pt x="3933729" y="13096"/>
                                  </a:lnTo>
                                  <a:lnTo>
                                    <a:pt x="3932193" y="12457"/>
                                  </a:lnTo>
                                  <a:lnTo>
                                    <a:pt x="3929634" y="9900"/>
                                  </a:lnTo>
                                  <a:lnTo>
                                    <a:pt x="3928991" y="8356"/>
                                  </a:lnTo>
                                  <a:lnTo>
                                    <a:pt x="3928991" y="4740"/>
                                  </a:lnTo>
                                  <a:lnTo>
                                    <a:pt x="3929634" y="3196"/>
                                  </a:lnTo>
                                  <a:lnTo>
                                    <a:pt x="3932193" y="639"/>
                                  </a:lnTo>
                                  <a:lnTo>
                                    <a:pt x="3933729" y="0"/>
                                  </a:lnTo>
                                  <a:lnTo>
                                    <a:pt x="3937349" y="0"/>
                                  </a:lnTo>
                                  <a:lnTo>
                                    <a:pt x="3938897" y="639"/>
                                  </a:lnTo>
                                  <a:lnTo>
                                    <a:pt x="3941457" y="3196"/>
                                  </a:lnTo>
                                  <a:lnTo>
                                    <a:pt x="3942088" y="4740"/>
                                  </a:lnTo>
                                  <a:lnTo>
                                    <a:pt x="3942088" y="8356"/>
                                  </a:lnTo>
                                  <a:lnTo>
                                    <a:pt x="3941457" y="9900"/>
                                  </a:lnTo>
                                  <a:lnTo>
                                    <a:pt x="3938897" y="12457"/>
                                  </a:lnTo>
                                  <a:lnTo>
                                    <a:pt x="39373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63543" y="13096"/>
                                  </a:moveTo>
                                  <a:lnTo>
                                    <a:pt x="3959923" y="13096"/>
                                  </a:lnTo>
                                  <a:lnTo>
                                    <a:pt x="3958387" y="12457"/>
                                  </a:lnTo>
                                  <a:lnTo>
                                    <a:pt x="3955827" y="9900"/>
                                  </a:lnTo>
                                  <a:lnTo>
                                    <a:pt x="3955184" y="8356"/>
                                  </a:lnTo>
                                  <a:lnTo>
                                    <a:pt x="3955184" y="4740"/>
                                  </a:lnTo>
                                  <a:lnTo>
                                    <a:pt x="3955827" y="3196"/>
                                  </a:lnTo>
                                  <a:lnTo>
                                    <a:pt x="3958387" y="639"/>
                                  </a:lnTo>
                                  <a:lnTo>
                                    <a:pt x="3959923" y="0"/>
                                  </a:lnTo>
                                  <a:lnTo>
                                    <a:pt x="3963543" y="0"/>
                                  </a:lnTo>
                                  <a:lnTo>
                                    <a:pt x="3965090" y="639"/>
                                  </a:lnTo>
                                  <a:lnTo>
                                    <a:pt x="3967638" y="3196"/>
                                  </a:lnTo>
                                  <a:lnTo>
                                    <a:pt x="3968281" y="4740"/>
                                  </a:lnTo>
                                  <a:lnTo>
                                    <a:pt x="3968281" y="8356"/>
                                  </a:lnTo>
                                  <a:lnTo>
                                    <a:pt x="3967638" y="9900"/>
                                  </a:lnTo>
                                  <a:lnTo>
                                    <a:pt x="3965090" y="12457"/>
                                  </a:lnTo>
                                  <a:lnTo>
                                    <a:pt x="396354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89736" y="13096"/>
                                  </a:moveTo>
                                  <a:lnTo>
                                    <a:pt x="3986117" y="13096"/>
                                  </a:lnTo>
                                  <a:lnTo>
                                    <a:pt x="3984581" y="12457"/>
                                  </a:lnTo>
                                  <a:lnTo>
                                    <a:pt x="3982021" y="9900"/>
                                  </a:lnTo>
                                  <a:lnTo>
                                    <a:pt x="3981378" y="8356"/>
                                  </a:lnTo>
                                  <a:lnTo>
                                    <a:pt x="3981378" y="4740"/>
                                  </a:lnTo>
                                  <a:lnTo>
                                    <a:pt x="3982021" y="3196"/>
                                  </a:lnTo>
                                  <a:lnTo>
                                    <a:pt x="3984581" y="639"/>
                                  </a:lnTo>
                                  <a:lnTo>
                                    <a:pt x="3986117" y="0"/>
                                  </a:lnTo>
                                  <a:lnTo>
                                    <a:pt x="3989736" y="0"/>
                                  </a:lnTo>
                                  <a:lnTo>
                                    <a:pt x="3991284" y="639"/>
                                  </a:lnTo>
                                  <a:lnTo>
                                    <a:pt x="3993832" y="3196"/>
                                  </a:lnTo>
                                  <a:lnTo>
                                    <a:pt x="3994475" y="4740"/>
                                  </a:lnTo>
                                  <a:lnTo>
                                    <a:pt x="3994475" y="8356"/>
                                  </a:lnTo>
                                  <a:lnTo>
                                    <a:pt x="3993832" y="9900"/>
                                  </a:lnTo>
                                  <a:lnTo>
                                    <a:pt x="3991284" y="12457"/>
                                  </a:lnTo>
                                  <a:lnTo>
                                    <a:pt x="39897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15930" y="13096"/>
                                  </a:moveTo>
                                  <a:lnTo>
                                    <a:pt x="4012311" y="13096"/>
                                  </a:lnTo>
                                  <a:lnTo>
                                    <a:pt x="4010775" y="12457"/>
                                  </a:lnTo>
                                  <a:lnTo>
                                    <a:pt x="4008215" y="9900"/>
                                  </a:lnTo>
                                  <a:lnTo>
                                    <a:pt x="4007572" y="8356"/>
                                  </a:lnTo>
                                  <a:lnTo>
                                    <a:pt x="4007572" y="4740"/>
                                  </a:lnTo>
                                  <a:lnTo>
                                    <a:pt x="4008215" y="3196"/>
                                  </a:lnTo>
                                  <a:lnTo>
                                    <a:pt x="4010775" y="639"/>
                                  </a:lnTo>
                                  <a:lnTo>
                                    <a:pt x="4012311" y="0"/>
                                  </a:lnTo>
                                  <a:lnTo>
                                    <a:pt x="4015930" y="0"/>
                                  </a:lnTo>
                                  <a:lnTo>
                                    <a:pt x="4017478" y="639"/>
                                  </a:lnTo>
                                  <a:lnTo>
                                    <a:pt x="4020026" y="3196"/>
                                  </a:lnTo>
                                  <a:lnTo>
                                    <a:pt x="4020669" y="4740"/>
                                  </a:lnTo>
                                  <a:lnTo>
                                    <a:pt x="4020669" y="8356"/>
                                  </a:lnTo>
                                  <a:lnTo>
                                    <a:pt x="4020026" y="9900"/>
                                  </a:lnTo>
                                  <a:lnTo>
                                    <a:pt x="4017478" y="12457"/>
                                  </a:lnTo>
                                  <a:lnTo>
                                    <a:pt x="401593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42124" y="13096"/>
                                  </a:moveTo>
                                  <a:lnTo>
                                    <a:pt x="4038504" y="13096"/>
                                  </a:lnTo>
                                  <a:lnTo>
                                    <a:pt x="4036968" y="12457"/>
                                  </a:lnTo>
                                  <a:lnTo>
                                    <a:pt x="4034409" y="9900"/>
                                  </a:lnTo>
                                  <a:lnTo>
                                    <a:pt x="4033766" y="8356"/>
                                  </a:lnTo>
                                  <a:lnTo>
                                    <a:pt x="4033766" y="4740"/>
                                  </a:lnTo>
                                  <a:lnTo>
                                    <a:pt x="4034409" y="3196"/>
                                  </a:lnTo>
                                  <a:lnTo>
                                    <a:pt x="4036968" y="639"/>
                                  </a:lnTo>
                                  <a:lnTo>
                                    <a:pt x="4038504" y="0"/>
                                  </a:lnTo>
                                  <a:lnTo>
                                    <a:pt x="4042124" y="0"/>
                                  </a:lnTo>
                                  <a:lnTo>
                                    <a:pt x="4043672" y="639"/>
                                  </a:lnTo>
                                  <a:lnTo>
                                    <a:pt x="4046220" y="3196"/>
                                  </a:lnTo>
                                  <a:lnTo>
                                    <a:pt x="4046863" y="4740"/>
                                  </a:lnTo>
                                  <a:lnTo>
                                    <a:pt x="4046863" y="8356"/>
                                  </a:lnTo>
                                  <a:lnTo>
                                    <a:pt x="4046220" y="9900"/>
                                  </a:lnTo>
                                  <a:lnTo>
                                    <a:pt x="4043672" y="12457"/>
                                  </a:lnTo>
                                  <a:lnTo>
                                    <a:pt x="404212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68318" y="13096"/>
                                  </a:moveTo>
                                  <a:lnTo>
                                    <a:pt x="4064698" y="13096"/>
                                  </a:lnTo>
                                  <a:lnTo>
                                    <a:pt x="4063150" y="12457"/>
                                  </a:lnTo>
                                  <a:lnTo>
                                    <a:pt x="4060602" y="9900"/>
                                  </a:lnTo>
                                  <a:lnTo>
                                    <a:pt x="4059959" y="8356"/>
                                  </a:lnTo>
                                  <a:lnTo>
                                    <a:pt x="4059959" y="4740"/>
                                  </a:lnTo>
                                  <a:lnTo>
                                    <a:pt x="4060602" y="3196"/>
                                  </a:lnTo>
                                  <a:lnTo>
                                    <a:pt x="4063150" y="639"/>
                                  </a:lnTo>
                                  <a:lnTo>
                                    <a:pt x="4064698" y="0"/>
                                  </a:lnTo>
                                  <a:lnTo>
                                    <a:pt x="4068318" y="0"/>
                                  </a:lnTo>
                                  <a:lnTo>
                                    <a:pt x="4069865" y="639"/>
                                  </a:lnTo>
                                  <a:lnTo>
                                    <a:pt x="4072413" y="3196"/>
                                  </a:lnTo>
                                  <a:lnTo>
                                    <a:pt x="4073056" y="4740"/>
                                  </a:lnTo>
                                  <a:lnTo>
                                    <a:pt x="4073056" y="8356"/>
                                  </a:lnTo>
                                  <a:lnTo>
                                    <a:pt x="4072413" y="9900"/>
                                  </a:lnTo>
                                  <a:lnTo>
                                    <a:pt x="4069865" y="12457"/>
                                  </a:lnTo>
                                  <a:lnTo>
                                    <a:pt x="406831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94511" y="13096"/>
                                  </a:moveTo>
                                  <a:lnTo>
                                    <a:pt x="4090892" y="13096"/>
                                  </a:lnTo>
                                  <a:lnTo>
                                    <a:pt x="4089344" y="12457"/>
                                  </a:lnTo>
                                  <a:lnTo>
                                    <a:pt x="4086796" y="9900"/>
                                  </a:lnTo>
                                  <a:lnTo>
                                    <a:pt x="4086153" y="8356"/>
                                  </a:lnTo>
                                  <a:lnTo>
                                    <a:pt x="4086153" y="4740"/>
                                  </a:lnTo>
                                  <a:lnTo>
                                    <a:pt x="4086796" y="3196"/>
                                  </a:lnTo>
                                  <a:lnTo>
                                    <a:pt x="4089344" y="639"/>
                                  </a:lnTo>
                                  <a:lnTo>
                                    <a:pt x="4090892" y="0"/>
                                  </a:lnTo>
                                  <a:lnTo>
                                    <a:pt x="4094511" y="0"/>
                                  </a:lnTo>
                                  <a:lnTo>
                                    <a:pt x="4096047" y="639"/>
                                  </a:lnTo>
                                  <a:lnTo>
                                    <a:pt x="4098607" y="3196"/>
                                  </a:lnTo>
                                  <a:lnTo>
                                    <a:pt x="4099250" y="4740"/>
                                  </a:lnTo>
                                  <a:lnTo>
                                    <a:pt x="4099250" y="8356"/>
                                  </a:lnTo>
                                  <a:lnTo>
                                    <a:pt x="4098607" y="9900"/>
                                  </a:lnTo>
                                  <a:lnTo>
                                    <a:pt x="4096047" y="12457"/>
                                  </a:lnTo>
                                  <a:lnTo>
                                    <a:pt x="409451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20705" y="13096"/>
                                  </a:moveTo>
                                  <a:lnTo>
                                    <a:pt x="4117086" y="13096"/>
                                  </a:lnTo>
                                  <a:lnTo>
                                    <a:pt x="4115538" y="12457"/>
                                  </a:lnTo>
                                  <a:lnTo>
                                    <a:pt x="4112990" y="9900"/>
                                  </a:lnTo>
                                  <a:lnTo>
                                    <a:pt x="4112347" y="8356"/>
                                  </a:lnTo>
                                  <a:lnTo>
                                    <a:pt x="4112347" y="4740"/>
                                  </a:lnTo>
                                  <a:lnTo>
                                    <a:pt x="4112990" y="3196"/>
                                  </a:lnTo>
                                  <a:lnTo>
                                    <a:pt x="4115538" y="639"/>
                                  </a:lnTo>
                                  <a:lnTo>
                                    <a:pt x="4117086" y="0"/>
                                  </a:lnTo>
                                  <a:lnTo>
                                    <a:pt x="4120705" y="0"/>
                                  </a:lnTo>
                                  <a:lnTo>
                                    <a:pt x="4122241" y="639"/>
                                  </a:lnTo>
                                  <a:lnTo>
                                    <a:pt x="4124801" y="3196"/>
                                  </a:lnTo>
                                  <a:lnTo>
                                    <a:pt x="4125444" y="4740"/>
                                  </a:lnTo>
                                  <a:lnTo>
                                    <a:pt x="4125444" y="8356"/>
                                  </a:lnTo>
                                  <a:lnTo>
                                    <a:pt x="4124801" y="9900"/>
                                  </a:lnTo>
                                  <a:lnTo>
                                    <a:pt x="4122241" y="12457"/>
                                  </a:lnTo>
                                  <a:lnTo>
                                    <a:pt x="412070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46899" y="13096"/>
                                  </a:moveTo>
                                  <a:lnTo>
                                    <a:pt x="4143279" y="13096"/>
                                  </a:lnTo>
                                  <a:lnTo>
                                    <a:pt x="4141732" y="12457"/>
                                  </a:lnTo>
                                  <a:lnTo>
                                    <a:pt x="4139184" y="9900"/>
                                  </a:lnTo>
                                  <a:lnTo>
                                    <a:pt x="4138541" y="8356"/>
                                  </a:lnTo>
                                  <a:lnTo>
                                    <a:pt x="4138541" y="4740"/>
                                  </a:lnTo>
                                  <a:lnTo>
                                    <a:pt x="4139184" y="3196"/>
                                  </a:lnTo>
                                  <a:lnTo>
                                    <a:pt x="4141732" y="639"/>
                                  </a:lnTo>
                                  <a:lnTo>
                                    <a:pt x="4143279" y="0"/>
                                  </a:lnTo>
                                  <a:lnTo>
                                    <a:pt x="4146899" y="0"/>
                                  </a:lnTo>
                                  <a:lnTo>
                                    <a:pt x="4148435" y="639"/>
                                  </a:lnTo>
                                  <a:lnTo>
                                    <a:pt x="4150995" y="3196"/>
                                  </a:lnTo>
                                  <a:lnTo>
                                    <a:pt x="4151638" y="4740"/>
                                  </a:lnTo>
                                  <a:lnTo>
                                    <a:pt x="4151638" y="8356"/>
                                  </a:lnTo>
                                  <a:lnTo>
                                    <a:pt x="4150995" y="9900"/>
                                  </a:lnTo>
                                  <a:lnTo>
                                    <a:pt x="4148435" y="12457"/>
                                  </a:lnTo>
                                  <a:lnTo>
                                    <a:pt x="41468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73093" y="13096"/>
                                  </a:moveTo>
                                  <a:lnTo>
                                    <a:pt x="4169473" y="13096"/>
                                  </a:lnTo>
                                  <a:lnTo>
                                    <a:pt x="4167925" y="12457"/>
                                  </a:lnTo>
                                  <a:lnTo>
                                    <a:pt x="4165377" y="9900"/>
                                  </a:lnTo>
                                  <a:lnTo>
                                    <a:pt x="4164734" y="8356"/>
                                  </a:lnTo>
                                  <a:lnTo>
                                    <a:pt x="4164734" y="4740"/>
                                  </a:lnTo>
                                  <a:lnTo>
                                    <a:pt x="4165377" y="3196"/>
                                  </a:lnTo>
                                  <a:lnTo>
                                    <a:pt x="4167925" y="639"/>
                                  </a:lnTo>
                                  <a:lnTo>
                                    <a:pt x="4169473" y="0"/>
                                  </a:lnTo>
                                  <a:lnTo>
                                    <a:pt x="4173093" y="0"/>
                                  </a:lnTo>
                                  <a:lnTo>
                                    <a:pt x="4174629" y="639"/>
                                  </a:lnTo>
                                  <a:lnTo>
                                    <a:pt x="4177188" y="3196"/>
                                  </a:lnTo>
                                  <a:lnTo>
                                    <a:pt x="4177831" y="4740"/>
                                  </a:lnTo>
                                  <a:lnTo>
                                    <a:pt x="4177831" y="8356"/>
                                  </a:lnTo>
                                  <a:lnTo>
                                    <a:pt x="4177188" y="9900"/>
                                  </a:lnTo>
                                  <a:lnTo>
                                    <a:pt x="4174629" y="12457"/>
                                  </a:lnTo>
                                  <a:lnTo>
                                    <a:pt x="417309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99286" y="13096"/>
                                  </a:moveTo>
                                  <a:lnTo>
                                    <a:pt x="4195667" y="13096"/>
                                  </a:lnTo>
                                  <a:lnTo>
                                    <a:pt x="4194119" y="12457"/>
                                  </a:lnTo>
                                  <a:lnTo>
                                    <a:pt x="4191571" y="9900"/>
                                  </a:lnTo>
                                  <a:lnTo>
                                    <a:pt x="4190928" y="8356"/>
                                  </a:lnTo>
                                  <a:lnTo>
                                    <a:pt x="4190928" y="4740"/>
                                  </a:lnTo>
                                  <a:lnTo>
                                    <a:pt x="4191571" y="3196"/>
                                  </a:lnTo>
                                  <a:lnTo>
                                    <a:pt x="4194119" y="639"/>
                                  </a:lnTo>
                                  <a:lnTo>
                                    <a:pt x="4195667" y="0"/>
                                  </a:lnTo>
                                  <a:lnTo>
                                    <a:pt x="4199286" y="0"/>
                                  </a:lnTo>
                                  <a:lnTo>
                                    <a:pt x="4200822" y="639"/>
                                  </a:lnTo>
                                  <a:lnTo>
                                    <a:pt x="4203382" y="3196"/>
                                  </a:lnTo>
                                  <a:lnTo>
                                    <a:pt x="4204025" y="4740"/>
                                  </a:lnTo>
                                  <a:lnTo>
                                    <a:pt x="4204025" y="8356"/>
                                  </a:lnTo>
                                  <a:lnTo>
                                    <a:pt x="4203382" y="9900"/>
                                  </a:lnTo>
                                  <a:lnTo>
                                    <a:pt x="4200822" y="12457"/>
                                  </a:lnTo>
                                  <a:lnTo>
                                    <a:pt x="41992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25480" y="13096"/>
                                  </a:moveTo>
                                  <a:lnTo>
                                    <a:pt x="4221861" y="13096"/>
                                  </a:lnTo>
                                  <a:lnTo>
                                    <a:pt x="4220313" y="12457"/>
                                  </a:lnTo>
                                  <a:lnTo>
                                    <a:pt x="4217753" y="9900"/>
                                  </a:lnTo>
                                  <a:lnTo>
                                    <a:pt x="4217122" y="8356"/>
                                  </a:lnTo>
                                  <a:lnTo>
                                    <a:pt x="4217122" y="4740"/>
                                  </a:lnTo>
                                  <a:lnTo>
                                    <a:pt x="4217753" y="3196"/>
                                  </a:lnTo>
                                  <a:lnTo>
                                    <a:pt x="4220313" y="639"/>
                                  </a:lnTo>
                                  <a:lnTo>
                                    <a:pt x="4221861" y="0"/>
                                  </a:lnTo>
                                  <a:lnTo>
                                    <a:pt x="4225480" y="0"/>
                                  </a:lnTo>
                                  <a:lnTo>
                                    <a:pt x="4227016" y="639"/>
                                  </a:lnTo>
                                  <a:lnTo>
                                    <a:pt x="4229576" y="3196"/>
                                  </a:lnTo>
                                  <a:lnTo>
                                    <a:pt x="4230219" y="4740"/>
                                  </a:lnTo>
                                  <a:lnTo>
                                    <a:pt x="4230219" y="8356"/>
                                  </a:lnTo>
                                  <a:lnTo>
                                    <a:pt x="4229576" y="9900"/>
                                  </a:lnTo>
                                  <a:lnTo>
                                    <a:pt x="4227016" y="12457"/>
                                  </a:lnTo>
                                  <a:lnTo>
                                    <a:pt x="42254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51674" y="13096"/>
                                  </a:moveTo>
                                  <a:lnTo>
                                    <a:pt x="4248054" y="13096"/>
                                  </a:lnTo>
                                  <a:lnTo>
                                    <a:pt x="4246507" y="12457"/>
                                  </a:lnTo>
                                  <a:lnTo>
                                    <a:pt x="4243947" y="9900"/>
                                  </a:lnTo>
                                  <a:lnTo>
                                    <a:pt x="4243316" y="8356"/>
                                  </a:lnTo>
                                  <a:lnTo>
                                    <a:pt x="4243316" y="4740"/>
                                  </a:lnTo>
                                  <a:lnTo>
                                    <a:pt x="4243947" y="3196"/>
                                  </a:lnTo>
                                  <a:lnTo>
                                    <a:pt x="4246507" y="639"/>
                                  </a:lnTo>
                                  <a:lnTo>
                                    <a:pt x="4248054" y="0"/>
                                  </a:lnTo>
                                  <a:lnTo>
                                    <a:pt x="4251674" y="0"/>
                                  </a:lnTo>
                                  <a:lnTo>
                                    <a:pt x="4253210" y="639"/>
                                  </a:lnTo>
                                  <a:lnTo>
                                    <a:pt x="4255770" y="3196"/>
                                  </a:lnTo>
                                  <a:lnTo>
                                    <a:pt x="4256413" y="4740"/>
                                  </a:lnTo>
                                  <a:lnTo>
                                    <a:pt x="4256413" y="8356"/>
                                  </a:lnTo>
                                  <a:lnTo>
                                    <a:pt x="4255770" y="9900"/>
                                  </a:lnTo>
                                  <a:lnTo>
                                    <a:pt x="4253210" y="12457"/>
                                  </a:lnTo>
                                  <a:lnTo>
                                    <a:pt x="42516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77868" y="13096"/>
                                  </a:moveTo>
                                  <a:lnTo>
                                    <a:pt x="4274248" y="13096"/>
                                  </a:lnTo>
                                  <a:lnTo>
                                    <a:pt x="4272700" y="12457"/>
                                  </a:lnTo>
                                  <a:lnTo>
                                    <a:pt x="4270140" y="9900"/>
                                  </a:lnTo>
                                  <a:lnTo>
                                    <a:pt x="4269509" y="8356"/>
                                  </a:lnTo>
                                  <a:lnTo>
                                    <a:pt x="4269509" y="4740"/>
                                  </a:lnTo>
                                  <a:lnTo>
                                    <a:pt x="4270140" y="3196"/>
                                  </a:lnTo>
                                  <a:lnTo>
                                    <a:pt x="4272700" y="639"/>
                                  </a:lnTo>
                                  <a:lnTo>
                                    <a:pt x="4274248" y="0"/>
                                  </a:lnTo>
                                  <a:lnTo>
                                    <a:pt x="4277868" y="0"/>
                                  </a:lnTo>
                                  <a:lnTo>
                                    <a:pt x="4279404" y="639"/>
                                  </a:lnTo>
                                  <a:lnTo>
                                    <a:pt x="4281963" y="3196"/>
                                  </a:lnTo>
                                  <a:lnTo>
                                    <a:pt x="4282606" y="4740"/>
                                  </a:lnTo>
                                  <a:lnTo>
                                    <a:pt x="4282606" y="8356"/>
                                  </a:lnTo>
                                  <a:lnTo>
                                    <a:pt x="4281963" y="9900"/>
                                  </a:lnTo>
                                  <a:lnTo>
                                    <a:pt x="4279404" y="12457"/>
                                  </a:lnTo>
                                  <a:lnTo>
                                    <a:pt x="42778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04061" y="13096"/>
                                  </a:moveTo>
                                  <a:lnTo>
                                    <a:pt x="4300442" y="13096"/>
                                  </a:lnTo>
                                  <a:lnTo>
                                    <a:pt x="4298894" y="12457"/>
                                  </a:lnTo>
                                  <a:lnTo>
                                    <a:pt x="4296334" y="9900"/>
                                  </a:lnTo>
                                  <a:lnTo>
                                    <a:pt x="4295703" y="8356"/>
                                  </a:lnTo>
                                  <a:lnTo>
                                    <a:pt x="4295703" y="4740"/>
                                  </a:lnTo>
                                  <a:lnTo>
                                    <a:pt x="4296334" y="3196"/>
                                  </a:lnTo>
                                  <a:lnTo>
                                    <a:pt x="4298894" y="639"/>
                                  </a:lnTo>
                                  <a:lnTo>
                                    <a:pt x="4300442" y="0"/>
                                  </a:lnTo>
                                  <a:lnTo>
                                    <a:pt x="4304061" y="0"/>
                                  </a:lnTo>
                                  <a:lnTo>
                                    <a:pt x="4305597" y="639"/>
                                  </a:lnTo>
                                  <a:lnTo>
                                    <a:pt x="4308157" y="3196"/>
                                  </a:lnTo>
                                  <a:lnTo>
                                    <a:pt x="4308800" y="4740"/>
                                  </a:lnTo>
                                  <a:lnTo>
                                    <a:pt x="4308800" y="8356"/>
                                  </a:lnTo>
                                  <a:lnTo>
                                    <a:pt x="4308157" y="9900"/>
                                  </a:lnTo>
                                  <a:lnTo>
                                    <a:pt x="4305597" y="12457"/>
                                  </a:lnTo>
                                  <a:lnTo>
                                    <a:pt x="43040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30255" y="13096"/>
                                  </a:moveTo>
                                  <a:lnTo>
                                    <a:pt x="4326636" y="13096"/>
                                  </a:lnTo>
                                  <a:lnTo>
                                    <a:pt x="4325088" y="12457"/>
                                  </a:lnTo>
                                  <a:lnTo>
                                    <a:pt x="4322528" y="9900"/>
                                  </a:lnTo>
                                  <a:lnTo>
                                    <a:pt x="4321897" y="8356"/>
                                  </a:lnTo>
                                  <a:lnTo>
                                    <a:pt x="4321897" y="4740"/>
                                  </a:lnTo>
                                  <a:lnTo>
                                    <a:pt x="4322528" y="3196"/>
                                  </a:lnTo>
                                  <a:lnTo>
                                    <a:pt x="4325088" y="639"/>
                                  </a:lnTo>
                                  <a:lnTo>
                                    <a:pt x="4326636" y="0"/>
                                  </a:lnTo>
                                  <a:lnTo>
                                    <a:pt x="4330255" y="0"/>
                                  </a:lnTo>
                                  <a:lnTo>
                                    <a:pt x="4331791" y="639"/>
                                  </a:lnTo>
                                  <a:lnTo>
                                    <a:pt x="4334351" y="3196"/>
                                  </a:lnTo>
                                  <a:lnTo>
                                    <a:pt x="4334994" y="4740"/>
                                  </a:lnTo>
                                  <a:lnTo>
                                    <a:pt x="4334994" y="8356"/>
                                  </a:lnTo>
                                  <a:lnTo>
                                    <a:pt x="4334351" y="9900"/>
                                  </a:lnTo>
                                  <a:lnTo>
                                    <a:pt x="4331791" y="12457"/>
                                  </a:lnTo>
                                  <a:lnTo>
                                    <a:pt x="43302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56437" y="13096"/>
                                  </a:moveTo>
                                  <a:lnTo>
                                    <a:pt x="4352829" y="13096"/>
                                  </a:lnTo>
                                  <a:lnTo>
                                    <a:pt x="4351282" y="12457"/>
                                  </a:lnTo>
                                  <a:lnTo>
                                    <a:pt x="4348722" y="9900"/>
                                  </a:lnTo>
                                  <a:lnTo>
                                    <a:pt x="4348091" y="8356"/>
                                  </a:lnTo>
                                  <a:lnTo>
                                    <a:pt x="4348091" y="4740"/>
                                  </a:lnTo>
                                  <a:lnTo>
                                    <a:pt x="4348722" y="3196"/>
                                  </a:lnTo>
                                  <a:lnTo>
                                    <a:pt x="4351282" y="639"/>
                                  </a:lnTo>
                                  <a:lnTo>
                                    <a:pt x="4352829" y="0"/>
                                  </a:lnTo>
                                  <a:lnTo>
                                    <a:pt x="4356437" y="0"/>
                                  </a:lnTo>
                                  <a:lnTo>
                                    <a:pt x="4357985" y="639"/>
                                  </a:lnTo>
                                  <a:lnTo>
                                    <a:pt x="4360545" y="3196"/>
                                  </a:lnTo>
                                  <a:lnTo>
                                    <a:pt x="4361188" y="4740"/>
                                  </a:lnTo>
                                  <a:lnTo>
                                    <a:pt x="4361188" y="8356"/>
                                  </a:lnTo>
                                  <a:lnTo>
                                    <a:pt x="4360545" y="9900"/>
                                  </a:lnTo>
                                  <a:lnTo>
                                    <a:pt x="4357985" y="12457"/>
                                  </a:lnTo>
                                  <a:lnTo>
                                    <a:pt x="435643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82631" y="13096"/>
                                  </a:moveTo>
                                  <a:lnTo>
                                    <a:pt x="4379023" y="13096"/>
                                  </a:lnTo>
                                  <a:lnTo>
                                    <a:pt x="4377475" y="12457"/>
                                  </a:lnTo>
                                  <a:lnTo>
                                    <a:pt x="4374915" y="9900"/>
                                  </a:lnTo>
                                  <a:lnTo>
                                    <a:pt x="4374284" y="8356"/>
                                  </a:lnTo>
                                  <a:lnTo>
                                    <a:pt x="4374284" y="4740"/>
                                  </a:lnTo>
                                  <a:lnTo>
                                    <a:pt x="4374915" y="3196"/>
                                  </a:lnTo>
                                  <a:lnTo>
                                    <a:pt x="4377475" y="639"/>
                                  </a:lnTo>
                                  <a:lnTo>
                                    <a:pt x="4379023" y="0"/>
                                  </a:lnTo>
                                  <a:lnTo>
                                    <a:pt x="4382631" y="0"/>
                                  </a:lnTo>
                                  <a:lnTo>
                                    <a:pt x="4384179" y="639"/>
                                  </a:lnTo>
                                  <a:lnTo>
                                    <a:pt x="4386738" y="3196"/>
                                  </a:lnTo>
                                  <a:lnTo>
                                    <a:pt x="4387381" y="4740"/>
                                  </a:lnTo>
                                  <a:lnTo>
                                    <a:pt x="4387381" y="8356"/>
                                  </a:lnTo>
                                  <a:lnTo>
                                    <a:pt x="4386738" y="9900"/>
                                  </a:lnTo>
                                  <a:lnTo>
                                    <a:pt x="4384179" y="12457"/>
                                  </a:lnTo>
                                  <a:lnTo>
                                    <a:pt x="438263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08824" y="13096"/>
                                  </a:moveTo>
                                  <a:lnTo>
                                    <a:pt x="4405217" y="13096"/>
                                  </a:lnTo>
                                  <a:lnTo>
                                    <a:pt x="4403669" y="12457"/>
                                  </a:lnTo>
                                  <a:lnTo>
                                    <a:pt x="4401109" y="9900"/>
                                  </a:lnTo>
                                  <a:lnTo>
                                    <a:pt x="4400478" y="8356"/>
                                  </a:lnTo>
                                  <a:lnTo>
                                    <a:pt x="4400478" y="4740"/>
                                  </a:lnTo>
                                  <a:lnTo>
                                    <a:pt x="4401109" y="3196"/>
                                  </a:lnTo>
                                  <a:lnTo>
                                    <a:pt x="4403669" y="639"/>
                                  </a:lnTo>
                                  <a:lnTo>
                                    <a:pt x="4405217" y="0"/>
                                  </a:lnTo>
                                  <a:lnTo>
                                    <a:pt x="4408824" y="0"/>
                                  </a:lnTo>
                                  <a:lnTo>
                                    <a:pt x="4410372" y="639"/>
                                  </a:lnTo>
                                  <a:lnTo>
                                    <a:pt x="4412932" y="3196"/>
                                  </a:lnTo>
                                  <a:lnTo>
                                    <a:pt x="4413575" y="4740"/>
                                  </a:lnTo>
                                  <a:lnTo>
                                    <a:pt x="4413575" y="8356"/>
                                  </a:lnTo>
                                  <a:lnTo>
                                    <a:pt x="4412932" y="9900"/>
                                  </a:lnTo>
                                  <a:lnTo>
                                    <a:pt x="4410372" y="12457"/>
                                  </a:lnTo>
                                  <a:lnTo>
                                    <a:pt x="440882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35018" y="13096"/>
                                  </a:moveTo>
                                  <a:lnTo>
                                    <a:pt x="4431411" y="13096"/>
                                  </a:lnTo>
                                  <a:lnTo>
                                    <a:pt x="4429863" y="12457"/>
                                  </a:lnTo>
                                  <a:lnTo>
                                    <a:pt x="4427303" y="9900"/>
                                  </a:lnTo>
                                  <a:lnTo>
                                    <a:pt x="4426660" y="8356"/>
                                  </a:lnTo>
                                  <a:lnTo>
                                    <a:pt x="4426660" y="4740"/>
                                  </a:lnTo>
                                  <a:lnTo>
                                    <a:pt x="4427303" y="3196"/>
                                  </a:lnTo>
                                  <a:lnTo>
                                    <a:pt x="4429863" y="639"/>
                                  </a:lnTo>
                                  <a:lnTo>
                                    <a:pt x="4431411" y="0"/>
                                  </a:lnTo>
                                  <a:lnTo>
                                    <a:pt x="4435018" y="0"/>
                                  </a:lnTo>
                                  <a:lnTo>
                                    <a:pt x="4436566" y="639"/>
                                  </a:lnTo>
                                  <a:lnTo>
                                    <a:pt x="4439126" y="3196"/>
                                  </a:lnTo>
                                  <a:lnTo>
                                    <a:pt x="4439757" y="4740"/>
                                  </a:lnTo>
                                  <a:lnTo>
                                    <a:pt x="4439757" y="8356"/>
                                  </a:lnTo>
                                  <a:lnTo>
                                    <a:pt x="4439126" y="9900"/>
                                  </a:lnTo>
                                  <a:lnTo>
                                    <a:pt x="4436566" y="12457"/>
                                  </a:lnTo>
                                  <a:lnTo>
                                    <a:pt x="443501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61212" y="13096"/>
                                  </a:moveTo>
                                  <a:lnTo>
                                    <a:pt x="4457604" y="13096"/>
                                  </a:lnTo>
                                  <a:lnTo>
                                    <a:pt x="4456057" y="12457"/>
                                  </a:lnTo>
                                  <a:lnTo>
                                    <a:pt x="4453497" y="9900"/>
                                  </a:lnTo>
                                  <a:lnTo>
                                    <a:pt x="4452854" y="8356"/>
                                  </a:lnTo>
                                  <a:lnTo>
                                    <a:pt x="4452854" y="4740"/>
                                  </a:lnTo>
                                  <a:lnTo>
                                    <a:pt x="4453497" y="3196"/>
                                  </a:lnTo>
                                  <a:lnTo>
                                    <a:pt x="4456057" y="639"/>
                                  </a:lnTo>
                                  <a:lnTo>
                                    <a:pt x="4457604" y="0"/>
                                  </a:lnTo>
                                  <a:lnTo>
                                    <a:pt x="4461212" y="0"/>
                                  </a:lnTo>
                                  <a:lnTo>
                                    <a:pt x="4462760" y="639"/>
                                  </a:lnTo>
                                  <a:lnTo>
                                    <a:pt x="4465320" y="3196"/>
                                  </a:lnTo>
                                  <a:lnTo>
                                    <a:pt x="4465951" y="4740"/>
                                  </a:lnTo>
                                  <a:lnTo>
                                    <a:pt x="4465951" y="8356"/>
                                  </a:lnTo>
                                  <a:lnTo>
                                    <a:pt x="4465320" y="9900"/>
                                  </a:lnTo>
                                  <a:lnTo>
                                    <a:pt x="4462760" y="12457"/>
                                  </a:lnTo>
                                  <a:lnTo>
                                    <a:pt x="446121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87406" y="13096"/>
                                  </a:moveTo>
                                  <a:lnTo>
                                    <a:pt x="4483798" y="13096"/>
                                  </a:lnTo>
                                  <a:lnTo>
                                    <a:pt x="4482250" y="12457"/>
                                  </a:lnTo>
                                  <a:lnTo>
                                    <a:pt x="4479690" y="9900"/>
                                  </a:lnTo>
                                  <a:lnTo>
                                    <a:pt x="4479048" y="8356"/>
                                  </a:lnTo>
                                  <a:lnTo>
                                    <a:pt x="4479048" y="4740"/>
                                  </a:lnTo>
                                  <a:lnTo>
                                    <a:pt x="4479690" y="3196"/>
                                  </a:lnTo>
                                  <a:lnTo>
                                    <a:pt x="4482250" y="639"/>
                                  </a:lnTo>
                                  <a:lnTo>
                                    <a:pt x="4483798" y="0"/>
                                  </a:lnTo>
                                  <a:lnTo>
                                    <a:pt x="4487406" y="0"/>
                                  </a:lnTo>
                                  <a:lnTo>
                                    <a:pt x="4488954" y="639"/>
                                  </a:lnTo>
                                  <a:lnTo>
                                    <a:pt x="4491513" y="3196"/>
                                  </a:lnTo>
                                  <a:lnTo>
                                    <a:pt x="4492144" y="4740"/>
                                  </a:lnTo>
                                  <a:lnTo>
                                    <a:pt x="4492144" y="8356"/>
                                  </a:lnTo>
                                  <a:lnTo>
                                    <a:pt x="4491513" y="9900"/>
                                  </a:lnTo>
                                  <a:lnTo>
                                    <a:pt x="4488954" y="12457"/>
                                  </a:lnTo>
                                  <a:lnTo>
                                    <a:pt x="448740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13599" y="13096"/>
                                  </a:moveTo>
                                  <a:lnTo>
                                    <a:pt x="4509992" y="13096"/>
                                  </a:lnTo>
                                  <a:lnTo>
                                    <a:pt x="4508444" y="12457"/>
                                  </a:lnTo>
                                  <a:lnTo>
                                    <a:pt x="4505884" y="9900"/>
                                  </a:lnTo>
                                  <a:lnTo>
                                    <a:pt x="4505241" y="8356"/>
                                  </a:lnTo>
                                  <a:lnTo>
                                    <a:pt x="4505241" y="4740"/>
                                  </a:lnTo>
                                  <a:lnTo>
                                    <a:pt x="4505884" y="3196"/>
                                  </a:lnTo>
                                  <a:lnTo>
                                    <a:pt x="4508444" y="639"/>
                                  </a:lnTo>
                                  <a:lnTo>
                                    <a:pt x="4509992" y="0"/>
                                  </a:lnTo>
                                  <a:lnTo>
                                    <a:pt x="4513599" y="0"/>
                                  </a:lnTo>
                                  <a:lnTo>
                                    <a:pt x="4515147" y="639"/>
                                  </a:lnTo>
                                  <a:lnTo>
                                    <a:pt x="4517707" y="3196"/>
                                  </a:lnTo>
                                  <a:lnTo>
                                    <a:pt x="4518338" y="4740"/>
                                  </a:lnTo>
                                  <a:lnTo>
                                    <a:pt x="4518338" y="8356"/>
                                  </a:lnTo>
                                  <a:lnTo>
                                    <a:pt x="4517707" y="9900"/>
                                  </a:lnTo>
                                  <a:lnTo>
                                    <a:pt x="4515147" y="12457"/>
                                  </a:lnTo>
                                  <a:lnTo>
                                    <a:pt x="45135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39793" y="13096"/>
                                  </a:moveTo>
                                  <a:lnTo>
                                    <a:pt x="4536174" y="13096"/>
                                  </a:lnTo>
                                  <a:lnTo>
                                    <a:pt x="4534638" y="12457"/>
                                  </a:lnTo>
                                  <a:lnTo>
                                    <a:pt x="4532078" y="9900"/>
                                  </a:lnTo>
                                  <a:lnTo>
                                    <a:pt x="4531435" y="8356"/>
                                  </a:lnTo>
                                  <a:lnTo>
                                    <a:pt x="4531435" y="4740"/>
                                  </a:lnTo>
                                  <a:lnTo>
                                    <a:pt x="4532078" y="3196"/>
                                  </a:lnTo>
                                  <a:lnTo>
                                    <a:pt x="4534638" y="639"/>
                                  </a:lnTo>
                                  <a:lnTo>
                                    <a:pt x="4536174" y="0"/>
                                  </a:lnTo>
                                  <a:lnTo>
                                    <a:pt x="4539793" y="0"/>
                                  </a:lnTo>
                                  <a:lnTo>
                                    <a:pt x="4541341" y="639"/>
                                  </a:lnTo>
                                  <a:lnTo>
                                    <a:pt x="4543901" y="3196"/>
                                  </a:lnTo>
                                  <a:lnTo>
                                    <a:pt x="4544532" y="4740"/>
                                  </a:lnTo>
                                  <a:lnTo>
                                    <a:pt x="4544532" y="8356"/>
                                  </a:lnTo>
                                  <a:lnTo>
                                    <a:pt x="4543901" y="9900"/>
                                  </a:lnTo>
                                  <a:lnTo>
                                    <a:pt x="4541341" y="12457"/>
                                  </a:lnTo>
                                  <a:lnTo>
                                    <a:pt x="453979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65987" y="13096"/>
                                  </a:moveTo>
                                  <a:lnTo>
                                    <a:pt x="4562367" y="13096"/>
                                  </a:lnTo>
                                  <a:lnTo>
                                    <a:pt x="4560832" y="12457"/>
                                  </a:lnTo>
                                  <a:lnTo>
                                    <a:pt x="4558272" y="9900"/>
                                  </a:lnTo>
                                  <a:lnTo>
                                    <a:pt x="4557629" y="8356"/>
                                  </a:lnTo>
                                  <a:lnTo>
                                    <a:pt x="4557629" y="4740"/>
                                  </a:lnTo>
                                  <a:lnTo>
                                    <a:pt x="4558272" y="3196"/>
                                  </a:lnTo>
                                  <a:lnTo>
                                    <a:pt x="4560832" y="639"/>
                                  </a:lnTo>
                                  <a:lnTo>
                                    <a:pt x="4562367" y="0"/>
                                  </a:lnTo>
                                  <a:lnTo>
                                    <a:pt x="4565987" y="0"/>
                                  </a:lnTo>
                                  <a:lnTo>
                                    <a:pt x="4567535" y="639"/>
                                  </a:lnTo>
                                  <a:lnTo>
                                    <a:pt x="4570095" y="3196"/>
                                  </a:lnTo>
                                  <a:lnTo>
                                    <a:pt x="4570726" y="4740"/>
                                  </a:lnTo>
                                  <a:lnTo>
                                    <a:pt x="4570726" y="8356"/>
                                  </a:lnTo>
                                  <a:lnTo>
                                    <a:pt x="4570095" y="9900"/>
                                  </a:lnTo>
                                  <a:lnTo>
                                    <a:pt x="4567535" y="12457"/>
                                  </a:lnTo>
                                  <a:lnTo>
                                    <a:pt x="456598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92181" y="13096"/>
                                  </a:moveTo>
                                  <a:lnTo>
                                    <a:pt x="4588561" y="13096"/>
                                  </a:lnTo>
                                  <a:lnTo>
                                    <a:pt x="4587025" y="12457"/>
                                  </a:lnTo>
                                  <a:lnTo>
                                    <a:pt x="4584465" y="9900"/>
                                  </a:lnTo>
                                  <a:lnTo>
                                    <a:pt x="4583823" y="8356"/>
                                  </a:lnTo>
                                  <a:lnTo>
                                    <a:pt x="4583823" y="4740"/>
                                  </a:lnTo>
                                  <a:lnTo>
                                    <a:pt x="4584465" y="3196"/>
                                  </a:lnTo>
                                  <a:lnTo>
                                    <a:pt x="4587025" y="639"/>
                                  </a:lnTo>
                                  <a:lnTo>
                                    <a:pt x="4588561" y="0"/>
                                  </a:lnTo>
                                  <a:lnTo>
                                    <a:pt x="4592181" y="0"/>
                                  </a:lnTo>
                                  <a:lnTo>
                                    <a:pt x="4593729" y="639"/>
                                  </a:lnTo>
                                  <a:lnTo>
                                    <a:pt x="4596288" y="3196"/>
                                  </a:lnTo>
                                  <a:lnTo>
                                    <a:pt x="4596919" y="4740"/>
                                  </a:lnTo>
                                  <a:lnTo>
                                    <a:pt x="4596919" y="8356"/>
                                  </a:lnTo>
                                  <a:lnTo>
                                    <a:pt x="4596288" y="9900"/>
                                  </a:lnTo>
                                  <a:lnTo>
                                    <a:pt x="4593729" y="12457"/>
                                  </a:lnTo>
                                  <a:lnTo>
                                    <a:pt x="459218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18374" y="13096"/>
                                  </a:moveTo>
                                  <a:lnTo>
                                    <a:pt x="4614755" y="13096"/>
                                  </a:lnTo>
                                  <a:lnTo>
                                    <a:pt x="4613219" y="12457"/>
                                  </a:lnTo>
                                  <a:lnTo>
                                    <a:pt x="4610659" y="9900"/>
                                  </a:lnTo>
                                  <a:lnTo>
                                    <a:pt x="4610016" y="8356"/>
                                  </a:lnTo>
                                  <a:lnTo>
                                    <a:pt x="4610016" y="4740"/>
                                  </a:lnTo>
                                  <a:lnTo>
                                    <a:pt x="4610659" y="3196"/>
                                  </a:lnTo>
                                  <a:lnTo>
                                    <a:pt x="4613219" y="639"/>
                                  </a:lnTo>
                                  <a:lnTo>
                                    <a:pt x="4614755" y="0"/>
                                  </a:lnTo>
                                  <a:lnTo>
                                    <a:pt x="4618374" y="0"/>
                                  </a:lnTo>
                                  <a:lnTo>
                                    <a:pt x="4619922" y="639"/>
                                  </a:lnTo>
                                  <a:lnTo>
                                    <a:pt x="4622482" y="3196"/>
                                  </a:lnTo>
                                  <a:lnTo>
                                    <a:pt x="4623113" y="4740"/>
                                  </a:lnTo>
                                  <a:lnTo>
                                    <a:pt x="4623113" y="8356"/>
                                  </a:lnTo>
                                  <a:lnTo>
                                    <a:pt x="4622482" y="9900"/>
                                  </a:lnTo>
                                  <a:lnTo>
                                    <a:pt x="4619922" y="12457"/>
                                  </a:lnTo>
                                  <a:lnTo>
                                    <a:pt x="46183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44568" y="13096"/>
                                  </a:moveTo>
                                  <a:lnTo>
                                    <a:pt x="4640949" y="13096"/>
                                  </a:lnTo>
                                  <a:lnTo>
                                    <a:pt x="4639413" y="12457"/>
                                  </a:lnTo>
                                  <a:lnTo>
                                    <a:pt x="4636853" y="9900"/>
                                  </a:lnTo>
                                  <a:lnTo>
                                    <a:pt x="4636210" y="8356"/>
                                  </a:lnTo>
                                  <a:lnTo>
                                    <a:pt x="4636210" y="4740"/>
                                  </a:lnTo>
                                  <a:lnTo>
                                    <a:pt x="4636853" y="3196"/>
                                  </a:lnTo>
                                  <a:lnTo>
                                    <a:pt x="4639413" y="639"/>
                                  </a:lnTo>
                                  <a:lnTo>
                                    <a:pt x="4640949" y="0"/>
                                  </a:lnTo>
                                  <a:lnTo>
                                    <a:pt x="4644568" y="0"/>
                                  </a:lnTo>
                                  <a:lnTo>
                                    <a:pt x="4646116" y="639"/>
                                  </a:lnTo>
                                  <a:lnTo>
                                    <a:pt x="4648664" y="3196"/>
                                  </a:lnTo>
                                  <a:lnTo>
                                    <a:pt x="4649307" y="4740"/>
                                  </a:lnTo>
                                  <a:lnTo>
                                    <a:pt x="4649307" y="8356"/>
                                  </a:lnTo>
                                  <a:lnTo>
                                    <a:pt x="4648664" y="9900"/>
                                  </a:lnTo>
                                  <a:lnTo>
                                    <a:pt x="4646116" y="12457"/>
                                  </a:lnTo>
                                  <a:lnTo>
                                    <a:pt x="46445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70762" y="13096"/>
                                  </a:moveTo>
                                  <a:lnTo>
                                    <a:pt x="4667142" y="13096"/>
                                  </a:lnTo>
                                  <a:lnTo>
                                    <a:pt x="4665607" y="12457"/>
                                  </a:lnTo>
                                  <a:lnTo>
                                    <a:pt x="4663047" y="9900"/>
                                  </a:lnTo>
                                  <a:lnTo>
                                    <a:pt x="4662404" y="8356"/>
                                  </a:lnTo>
                                  <a:lnTo>
                                    <a:pt x="4662404" y="4740"/>
                                  </a:lnTo>
                                  <a:lnTo>
                                    <a:pt x="4663047" y="3196"/>
                                  </a:lnTo>
                                  <a:lnTo>
                                    <a:pt x="4665607" y="639"/>
                                  </a:lnTo>
                                  <a:lnTo>
                                    <a:pt x="4667142" y="0"/>
                                  </a:lnTo>
                                  <a:lnTo>
                                    <a:pt x="4670762" y="0"/>
                                  </a:lnTo>
                                  <a:lnTo>
                                    <a:pt x="4672310" y="639"/>
                                  </a:lnTo>
                                  <a:lnTo>
                                    <a:pt x="4674858" y="3196"/>
                                  </a:lnTo>
                                  <a:lnTo>
                                    <a:pt x="4675501" y="4740"/>
                                  </a:lnTo>
                                  <a:lnTo>
                                    <a:pt x="4675501" y="8356"/>
                                  </a:lnTo>
                                  <a:lnTo>
                                    <a:pt x="4674858" y="9900"/>
                                  </a:lnTo>
                                  <a:lnTo>
                                    <a:pt x="4672310" y="12457"/>
                                  </a:lnTo>
                                  <a:lnTo>
                                    <a:pt x="46707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96956" y="13096"/>
                                  </a:moveTo>
                                  <a:lnTo>
                                    <a:pt x="4693336" y="13096"/>
                                  </a:lnTo>
                                  <a:lnTo>
                                    <a:pt x="4691800" y="12457"/>
                                  </a:lnTo>
                                  <a:lnTo>
                                    <a:pt x="4689240" y="9900"/>
                                  </a:lnTo>
                                  <a:lnTo>
                                    <a:pt x="4688598" y="8356"/>
                                  </a:lnTo>
                                  <a:lnTo>
                                    <a:pt x="4688598" y="4740"/>
                                  </a:lnTo>
                                  <a:lnTo>
                                    <a:pt x="4689240" y="3196"/>
                                  </a:lnTo>
                                  <a:lnTo>
                                    <a:pt x="4691800" y="639"/>
                                  </a:lnTo>
                                  <a:lnTo>
                                    <a:pt x="4693336" y="0"/>
                                  </a:lnTo>
                                  <a:lnTo>
                                    <a:pt x="4696956" y="0"/>
                                  </a:lnTo>
                                  <a:lnTo>
                                    <a:pt x="4698504" y="639"/>
                                  </a:lnTo>
                                  <a:lnTo>
                                    <a:pt x="4701051" y="3196"/>
                                  </a:lnTo>
                                  <a:lnTo>
                                    <a:pt x="4701694" y="4740"/>
                                  </a:lnTo>
                                  <a:lnTo>
                                    <a:pt x="4701694" y="8356"/>
                                  </a:lnTo>
                                  <a:lnTo>
                                    <a:pt x="4701051" y="9900"/>
                                  </a:lnTo>
                                  <a:lnTo>
                                    <a:pt x="4698504" y="12457"/>
                                  </a:lnTo>
                                  <a:lnTo>
                                    <a:pt x="46969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23149" y="13096"/>
                                  </a:moveTo>
                                  <a:lnTo>
                                    <a:pt x="4719530" y="13096"/>
                                  </a:lnTo>
                                  <a:lnTo>
                                    <a:pt x="4717994" y="12457"/>
                                  </a:lnTo>
                                  <a:lnTo>
                                    <a:pt x="4715434" y="9900"/>
                                  </a:lnTo>
                                  <a:lnTo>
                                    <a:pt x="4714791" y="8356"/>
                                  </a:lnTo>
                                  <a:lnTo>
                                    <a:pt x="4714791" y="4740"/>
                                  </a:lnTo>
                                  <a:lnTo>
                                    <a:pt x="4715434" y="3196"/>
                                  </a:lnTo>
                                  <a:lnTo>
                                    <a:pt x="4717994" y="639"/>
                                  </a:lnTo>
                                  <a:lnTo>
                                    <a:pt x="4719530" y="0"/>
                                  </a:lnTo>
                                  <a:lnTo>
                                    <a:pt x="4723149" y="0"/>
                                  </a:lnTo>
                                  <a:lnTo>
                                    <a:pt x="4724697" y="639"/>
                                  </a:lnTo>
                                  <a:lnTo>
                                    <a:pt x="4727245" y="3196"/>
                                  </a:lnTo>
                                  <a:lnTo>
                                    <a:pt x="4727888" y="4740"/>
                                  </a:lnTo>
                                  <a:lnTo>
                                    <a:pt x="4727888" y="8356"/>
                                  </a:lnTo>
                                  <a:lnTo>
                                    <a:pt x="4727245" y="9900"/>
                                  </a:lnTo>
                                  <a:lnTo>
                                    <a:pt x="4724697" y="12457"/>
                                  </a:lnTo>
                                  <a:lnTo>
                                    <a:pt x="47231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49343" y="13096"/>
                                  </a:moveTo>
                                  <a:lnTo>
                                    <a:pt x="4745724" y="13096"/>
                                  </a:lnTo>
                                  <a:lnTo>
                                    <a:pt x="4744176" y="12457"/>
                                  </a:lnTo>
                                  <a:lnTo>
                                    <a:pt x="4741628" y="9900"/>
                                  </a:lnTo>
                                  <a:lnTo>
                                    <a:pt x="4740985" y="8356"/>
                                  </a:lnTo>
                                  <a:lnTo>
                                    <a:pt x="4740985" y="4740"/>
                                  </a:lnTo>
                                  <a:lnTo>
                                    <a:pt x="4741628" y="3196"/>
                                  </a:lnTo>
                                  <a:lnTo>
                                    <a:pt x="4744176" y="639"/>
                                  </a:lnTo>
                                  <a:lnTo>
                                    <a:pt x="4745724" y="0"/>
                                  </a:lnTo>
                                  <a:lnTo>
                                    <a:pt x="4749343" y="0"/>
                                  </a:lnTo>
                                  <a:lnTo>
                                    <a:pt x="4750891" y="639"/>
                                  </a:lnTo>
                                  <a:lnTo>
                                    <a:pt x="4753439" y="3196"/>
                                  </a:lnTo>
                                  <a:lnTo>
                                    <a:pt x="4754082" y="4740"/>
                                  </a:lnTo>
                                  <a:lnTo>
                                    <a:pt x="4754082" y="8356"/>
                                  </a:lnTo>
                                  <a:lnTo>
                                    <a:pt x="4753439" y="9900"/>
                                  </a:lnTo>
                                  <a:lnTo>
                                    <a:pt x="4750891" y="12457"/>
                                  </a:lnTo>
                                  <a:lnTo>
                                    <a:pt x="474934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75537" y="13096"/>
                                  </a:moveTo>
                                  <a:lnTo>
                                    <a:pt x="4771917" y="13096"/>
                                  </a:lnTo>
                                  <a:lnTo>
                                    <a:pt x="4770370" y="12457"/>
                                  </a:lnTo>
                                  <a:lnTo>
                                    <a:pt x="4767822" y="9900"/>
                                  </a:lnTo>
                                  <a:lnTo>
                                    <a:pt x="4767179" y="8356"/>
                                  </a:lnTo>
                                  <a:lnTo>
                                    <a:pt x="4767179" y="4740"/>
                                  </a:lnTo>
                                  <a:lnTo>
                                    <a:pt x="4767822" y="3196"/>
                                  </a:lnTo>
                                  <a:lnTo>
                                    <a:pt x="4770370" y="639"/>
                                  </a:lnTo>
                                  <a:lnTo>
                                    <a:pt x="4771917" y="0"/>
                                  </a:lnTo>
                                  <a:lnTo>
                                    <a:pt x="4775537" y="0"/>
                                  </a:lnTo>
                                  <a:lnTo>
                                    <a:pt x="4777073" y="639"/>
                                  </a:lnTo>
                                  <a:lnTo>
                                    <a:pt x="4779633" y="3196"/>
                                  </a:lnTo>
                                  <a:lnTo>
                                    <a:pt x="4780276" y="4740"/>
                                  </a:lnTo>
                                  <a:lnTo>
                                    <a:pt x="4780276" y="8356"/>
                                  </a:lnTo>
                                  <a:lnTo>
                                    <a:pt x="4779633" y="9900"/>
                                  </a:lnTo>
                                  <a:lnTo>
                                    <a:pt x="4777073" y="12457"/>
                                  </a:lnTo>
                                  <a:lnTo>
                                    <a:pt x="477553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01731" y="13096"/>
                                  </a:moveTo>
                                  <a:lnTo>
                                    <a:pt x="4798111" y="13096"/>
                                  </a:lnTo>
                                  <a:lnTo>
                                    <a:pt x="4796563" y="12457"/>
                                  </a:lnTo>
                                  <a:lnTo>
                                    <a:pt x="4794015" y="9900"/>
                                  </a:lnTo>
                                  <a:lnTo>
                                    <a:pt x="4793373" y="8356"/>
                                  </a:lnTo>
                                  <a:lnTo>
                                    <a:pt x="4793373" y="4740"/>
                                  </a:lnTo>
                                  <a:lnTo>
                                    <a:pt x="4794015" y="3196"/>
                                  </a:lnTo>
                                  <a:lnTo>
                                    <a:pt x="4796563" y="639"/>
                                  </a:lnTo>
                                  <a:lnTo>
                                    <a:pt x="4798111" y="0"/>
                                  </a:lnTo>
                                  <a:lnTo>
                                    <a:pt x="4801731" y="0"/>
                                  </a:lnTo>
                                  <a:lnTo>
                                    <a:pt x="4803267" y="639"/>
                                  </a:lnTo>
                                  <a:lnTo>
                                    <a:pt x="4805826" y="3196"/>
                                  </a:lnTo>
                                  <a:lnTo>
                                    <a:pt x="4806469" y="4740"/>
                                  </a:lnTo>
                                  <a:lnTo>
                                    <a:pt x="4806469" y="8356"/>
                                  </a:lnTo>
                                  <a:lnTo>
                                    <a:pt x="4805826" y="9900"/>
                                  </a:lnTo>
                                  <a:lnTo>
                                    <a:pt x="4803267" y="12457"/>
                                  </a:lnTo>
                                  <a:lnTo>
                                    <a:pt x="480173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27924" y="13096"/>
                                  </a:moveTo>
                                  <a:lnTo>
                                    <a:pt x="4824305" y="13096"/>
                                  </a:lnTo>
                                  <a:lnTo>
                                    <a:pt x="4822757" y="12457"/>
                                  </a:lnTo>
                                  <a:lnTo>
                                    <a:pt x="4820209" y="9900"/>
                                  </a:lnTo>
                                  <a:lnTo>
                                    <a:pt x="4819566" y="8356"/>
                                  </a:lnTo>
                                  <a:lnTo>
                                    <a:pt x="4819566" y="4740"/>
                                  </a:lnTo>
                                  <a:lnTo>
                                    <a:pt x="4820209" y="3196"/>
                                  </a:lnTo>
                                  <a:lnTo>
                                    <a:pt x="4822757" y="639"/>
                                  </a:lnTo>
                                  <a:lnTo>
                                    <a:pt x="4824305" y="0"/>
                                  </a:lnTo>
                                  <a:lnTo>
                                    <a:pt x="4827924" y="0"/>
                                  </a:lnTo>
                                  <a:lnTo>
                                    <a:pt x="4829460" y="639"/>
                                  </a:lnTo>
                                  <a:lnTo>
                                    <a:pt x="4832020" y="3196"/>
                                  </a:lnTo>
                                  <a:lnTo>
                                    <a:pt x="4832663" y="4740"/>
                                  </a:lnTo>
                                  <a:lnTo>
                                    <a:pt x="4832663" y="8356"/>
                                  </a:lnTo>
                                  <a:lnTo>
                                    <a:pt x="4832020" y="9900"/>
                                  </a:lnTo>
                                  <a:lnTo>
                                    <a:pt x="4829460" y="12457"/>
                                  </a:lnTo>
                                  <a:lnTo>
                                    <a:pt x="482792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54118" y="13096"/>
                                  </a:moveTo>
                                  <a:lnTo>
                                    <a:pt x="4850499" y="13096"/>
                                  </a:lnTo>
                                  <a:lnTo>
                                    <a:pt x="4848951" y="12457"/>
                                  </a:lnTo>
                                  <a:lnTo>
                                    <a:pt x="4846403" y="9900"/>
                                  </a:lnTo>
                                  <a:lnTo>
                                    <a:pt x="4845760" y="8356"/>
                                  </a:lnTo>
                                  <a:lnTo>
                                    <a:pt x="4845760" y="4740"/>
                                  </a:lnTo>
                                  <a:lnTo>
                                    <a:pt x="4846403" y="3196"/>
                                  </a:lnTo>
                                  <a:lnTo>
                                    <a:pt x="4848951" y="639"/>
                                  </a:lnTo>
                                  <a:lnTo>
                                    <a:pt x="4850499" y="0"/>
                                  </a:lnTo>
                                  <a:lnTo>
                                    <a:pt x="4854118" y="0"/>
                                  </a:lnTo>
                                  <a:lnTo>
                                    <a:pt x="4855654" y="639"/>
                                  </a:lnTo>
                                  <a:lnTo>
                                    <a:pt x="4858214" y="3196"/>
                                  </a:lnTo>
                                  <a:lnTo>
                                    <a:pt x="4858857" y="4740"/>
                                  </a:lnTo>
                                  <a:lnTo>
                                    <a:pt x="4858857" y="8356"/>
                                  </a:lnTo>
                                  <a:lnTo>
                                    <a:pt x="4858214" y="9900"/>
                                  </a:lnTo>
                                  <a:lnTo>
                                    <a:pt x="4855654" y="12457"/>
                                  </a:lnTo>
                                  <a:lnTo>
                                    <a:pt x="485411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80312" y="13096"/>
                                  </a:moveTo>
                                  <a:lnTo>
                                    <a:pt x="4876692" y="13096"/>
                                  </a:lnTo>
                                  <a:lnTo>
                                    <a:pt x="4875145" y="12457"/>
                                  </a:lnTo>
                                  <a:lnTo>
                                    <a:pt x="4872585" y="9900"/>
                                  </a:lnTo>
                                  <a:lnTo>
                                    <a:pt x="4871954" y="8356"/>
                                  </a:lnTo>
                                  <a:lnTo>
                                    <a:pt x="4871954" y="4740"/>
                                  </a:lnTo>
                                  <a:lnTo>
                                    <a:pt x="4872585" y="3196"/>
                                  </a:lnTo>
                                  <a:lnTo>
                                    <a:pt x="4875145" y="639"/>
                                  </a:lnTo>
                                  <a:lnTo>
                                    <a:pt x="4876692" y="0"/>
                                  </a:lnTo>
                                  <a:lnTo>
                                    <a:pt x="4880312" y="0"/>
                                  </a:lnTo>
                                  <a:lnTo>
                                    <a:pt x="4881848" y="639"/>
                                  </a:lnTo>
                                  <a:lnTo>
                                    <a:pt x="4884408" y="3196"/>
                                  </a:lnTo>
                                  <a:lnTo>
                                    <a:pt x="4885051" y="4740"/>
                                  </a:lnTo>
                                  <a:lnTo>
                                    <a:pt x="4885051" y="8356"/>
                                  </a:lnTo>
                                  <a:lnTo>
                                    <a:pt x="4884408" y="9900"/>
                                  </a:lnTo>
                                  <a:lnTo>
                                    <a:pt x="4881848" y="12457"/>
                                  </a:lnTo>
                                  <a:lnTo>
                                    <a:pt x="488031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06506" y="13096"/>
                                  </a:moveTo>
                                  <a:lnTo>
                                    <a:pt x="4902886" y="13096"/>
                                  </a:lnTo>
                                  <a:lnTo>
                                    <a:pt x="4901338" y="12457"/>
                                  </a:lnTo>
                                  <a:lnTo>
                                    <a:pt x="4898779" y="9900"/>
                                  </a:lnTo>
                                  <a:lnTo>
                                    <a:pt x="4898148" y="8356"/>
                                  </a:lnTo>
                                  <a:lnTo>
                                    <a:pt x="4898148" y="4740"/>
                                  </a:lnTo>
                                  <a:lnTo>
                                    <a:pt x="4898779" y="3196"/>
                                  </a:lnTo>
                                  <a:lnTo>
                                    <a:pt x="4901338" y="639"/>
                                  </a:lnTo>
                                  <a:lnTo>
                                    <a:pt x="4902886" y="0"/>
                                  </a:lnTo>
                                  <a:lnTo>
                                    <a:pt x="4906506" y="0"/>
                                  </a:lnTo>
                                  <a:lnTo>
                                    <a:pt x="4908042" y="639"/>
                                  </a:lnTo>
                                  <a:lnTo>
                                    <a:pt x="4910601" y="3196"/>
                                  </a:lnTo>
                                  <a:lnTo>
                                    <a:pt x="4911244" y="4740"/>
                                  </a:lnTo>
                                  <a:lnTo>
                                    <a:pt x="4911244" y="8356"/>
                                  </a:lnTo>
                                  <a:lnTo>
                                    <a:pt x="4910601" y="9900"/>
                                  </a:lnTo>
                                  <a:lnTo>
                                    <a:pt x="4908042" y="12457"/>
                                  </a:lnTo>
                                  <a:lnTo>
                                    <a:pt x="490650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32699" y="13096"/>
                                  </a:moveTo>
                                  <a:lnTo>
                                    <a:pt x="4929080" y="13096"/>
                                  </a:lnTo>
                                  <a:lnTo>
                                    <a:pt x="4927532" y="12457"/>
                                  </a:lnTo>
                                  <a:lnTo>
                                    <a:pt x="4924972" y="9900"/>
                                  </a:lnTo>
                                  <a:lnTo>
                                    <a:pt x="4924341" y="8356"/>
                                  </a:lnTo>
                                  <a:lnTo>
                                    <a:pt x="4924341" y="4740"/>
                                  </a:lnTo>
                                  <a:lnTo>
                                    <a:pt x="4924972" y="3196"/>
                                  </a:lnTo>
                                  <a:lnTo>
                                    <a:pt x="4927532" y="639"/>
                                  </a:lnTo>
                                  <a:lnTo>
                                    <a:pt x="4929080" y="0"/>
                                  </a:lnTo>
                                  <a:lnTo>
                                    <a:pt x="4932699" y="0"/>
                                  </a:lnTo>
                                  <a:lnTo>
                                    <a:pt x="4934235" y="639"/>
                                  </a:lnTo>
                                  <a:lnTo>
                                    <a:pt x="4936795" y="3196"/>
                                  </a:lnTo>
                                  <a:lnTo>
                                    <a:pt x="4937438" y="4740"/>
                                  </a:lnTo>
                                  <a:lnTo>
                                    <a:pt x="4937438" y="8356"/>
                                  </a:lnTo>
                                  <a:lnTo>
                                    <a:pt x="4936795" y="9900"/>
                                  </a:lnTo>
                                  <a:lnTo>
                                    <a:pt x="4934235" y="12457"/>
                                  </a:lnTo>
                                  <a:lnTo>
                                    <a:pt x="49326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58893" y="13096"/>
                                  </a:moveTo>
                                  <a:lnTo>
                                    <a:pt x="4955274" y="13096"/>
                                  </a:lnTo>
                                  <a:lnTo>
                                    <a:pt x="4953726" y="12457"/>
                                  </a:lnTo>
                                  <a:lnTo>
                                    <a:pt x="4951166" y="9900"/>
                                  </a:lnTo>
                                  <a:lnTo>
                                    <a:pt x="4950535" y="8356"/>
                                  </a:lnTo>
                                  <a:lnTo>
                                    <a:pt x="4950535" y="4740"/>
                                  </a:lnTo>
                                  <a:lnTo>
                                    <a:pt x="4951166" y="3196"/>
                                  </a:lnTo>
                                  <a:lnTo>
                                    <a:pt x="4953726" y="639"/>
                                  </a:lnTo>
                                  <a:lnTo>
                                    <a:pt x="4955274" y="0"/>
                                  </a:lnTo>
                                  <a:lnTo>
                                    <a:pt x="4958893" y="0"/>
                                  </a:lnTo>
                                  <a:lnTo>
                                    <a:pt x="4960429" y="639"/>
                                  </a:lnTo>
                                  <a:lnTo>
                                    <a:pt x="4962989" y="3196"/>
                                  </a:lnTo>
                                  <a:lnTo>
                                    <a:pt x="4963632" y="4740"/>
                                  </a:lnTo>
                                  <a:lnTo>
                                    <a:pt x="4963632" y="8356"/>
                                  </a:lnTo>
                                  <a:lnTo>
                                    <a:pt x="4962989" y="9900"/>
                                  </a:lnTo>
                                  <a:lnTo>
                                    <a:pt x="4960429" y="12457"/>
                                  </a:lnTo>
                                  <a:lnTo>
                                    <a:pt x="495889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85087" y="13096"/>
                                  </a:moveTo>
                                  <a:lnTo>
                                    <a:pt x="4981467" y="13096"/>
                                  </a:lnTo>
                                  <a:lnTo>
                                    <a:pt x="4979920" y="12457"/>
                                  </a:lnTo>
                                  <a:lnTo>
                                    <a:pt x="4977360" y="9900"/>
                                  </a:lnTo>
                                  <a:lnTo>
                                    <a:pt x="4976729" y="8356"/>
                                  </a:lnTo>
                                  <a:lnTo>
                                    <a:pt x="4976729" y="4740"/>
                                  </a:lnTo>
                                  <a:lnTo>
                                    <a:pt x="4977360" y="3196"/>
                                  </a:lnTo>
                                  <a:lnTo>
                                    <a:pt x="4979920" y="639"/>
                                  </a:lnTo>
                                  <a:lnTo>
                                    <a:pt x="4981467" y="0"/>
                                  </a:lnTo>
                                  <a:lnTo>
                                    <a:pt x="4985087" y="0"/>
                                  </a:lnTo>
                                  <a:lnTo>
                                    <a:pt x="4986623" y="639"/>
                                  </a:lnTo>
                                  <a:lnTo>
                                    <a:pt x="4989183" y="3196"/>
                                  </a:lnTo>
                                  <a:lnTo>
                                    <a:pt x="4989826" y="4740"/>
                                  </a:lnTo>
                                  <a:lnTo>
                                    <a:pt x="4989826" y="8356"/>
                                  </a:lnTo>
                                  <a:lnTo>
                                    <a:pt x="4989183" y="9900"/>
                                  </a:lnTo>
                                  <a:lnTo>
                                    <a:pt x="4986623" y="12457"/>
                                  </a:lnTo>
                                  <a:lnTo>
                                    <a:pt x="498508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11269" y="13096"/>
                                  </a:moveTo>
                                  <a:lnTo>
                                    <a:pt x="5007661" y="13096"/>
                                  </a:lnTo>
                                  <a:lnTo>
                                    <a:pt x="5006113" y="12457"/>
                                  </a:lnTo>
                                  <a:lnTo>
                                    <a:pt x="5003554" y="9900"/>
                                  </a:lnTo>
                                  <a:lnTo>
                                    <a:pt x="5002923" y="8356"/>
                                  </a:lnTo>
                                  <a:lnTo>
                                    <a:pt x="5002923" y="4740"/>
                                  </a:lnTo>
                                  <a:lnTo>
                                    <a:pt x="5003554" y="3196"/>
                                  </a:lnTo>
                                  <a:lnTo>
                                    <a:pt x="5006113" y="639"/>
                                  </a:lnTo>
                                  <a:lnTo>
                                    <a:pt x="5007661" y="0"/>
                                  </a:lnTo>
                                  <a:lnTo>
                                    <a:pt x="5011269" y="0"/>
                                  </a:lnTo>
                                  <a:lnTo>
                                    <a:pt x="5012817" y="639"/>
                                  </a:lnTo>
                                  <a:lnTo>
                                    <a:pt x="5015376" y="3196"/>
                                  </a:lnTo>
                                  <a:lnTo>
                                    <a:pt x="5016019" y="4740"/>
                                  </a:lnTo>
                                  <a:lnTo>
                                    <a:pt x="5016019" y="8356"/>
                                  </a:lnTo>
                                  <a:lnTo>
                                    <a:pt x="5015376" y="9900"/>
                                  </a:lnTo>
                                  <a:lnTo>
                                    <a:pt x="5012817" y="12457"/>
                                  </a:lnTo>
                                  <a:lnTo>
                                    <a:pt x="50112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37463" y="13096"/>
                                  </a:moveTo>
                                  <a:lnTo>
                                    <a:pt x="5033855" y="13096"/>
                                  </a:lnTo>
                                  <a:lnTo>
                                    <a:pt x="5032307" y="12457"/>
                                  </a:lnTo>
                                  <a:lnTo>
                                    <a:pt x="5029747" y="9900"/>
                                  </a:lnTo>
                                  <a:lnTo>
                                    <a:pt x="5029116" y="8356"/>
                                  </a:lnTo>
                                  <a:lnTo>
                                    <a:pt x="5029116" y="4740"/>
                                  </a:lnTo>
                                  <a:lnTo>
                                    <a:pt x="5029747" y="3196"/>
                                  </a:lnTo>
                                  <a:lnTo>
                                    <a:pt x="5032307" y="639"/>
                                  </a:lnTo>
                                  <a:lnTo>
                                    <a:pt x="5033855" y="0"/>
                                  </a:lnTo>
                                  <a:lnTo>
                                    <a:pt x="5037463" y="0"/>
                                  </a:lnTo>
                                  <a:lnTo>
                                    <a:pt x="5039010" y="639"/>
                                  </a:lnTo>
                                  <a:lnTo>
                                    <a:pt x="5041570" y="3196"/>
                                  </a:lnTo>
                                  <a:lnTo>
                                    <a:pt x="5042213" y="4740"/>
                                  </a:lnTo>
                                  <a:lnTo>
                                    <a:pt x="5042213" y="8356"/>
                                  </a:lnTo>
                                  <a:lnTo>
                                    <a:pt x="5041570" y="9900"/>
                                  </a:lnTo>
                                  <a:lnTo>
                                    <a:pt x="5039010" y="12457"/>
                                  </a:lnTo>
                                  <a:lnTo>
                                    <a:pt x="503746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63656" y="13096"/>
                                  </a:moveTo>
                                  <a:lnTo>
                                    <a:pt x="5060049" y="13096"/>
                                  </a:lnTo>
                                  <a:lnTo>
                                    <a:pt x="5058501" y="12457"/>
                                  </a:lnTo>
                                  <a:lnTo>
                                    <a:pt x="5055941" y="9900"/>
                                  </a:lnTo>
                                  <a:lnTo>
                                    <a:pt x="5055310" y="8356"/>
                                  </a:lnTo>
                                  <a:lnTo>
                                    <a:pt x="5055310" y="4740"/>
                                  </a:lnTo>
                                  <a:lnTo>
                                    <a:pt x="5055941" y="3196"/>
                                  </a:lnTo>
                                  <a:lnTo>
                                    <a:pt x="5058501" y="639"/>
                                  </a:lnTo>
                                  <a:lnTo>
                                    <a:pt x="5060049" y="0"/>
                                  </a:lnTo>
                                  <a:lnTo>
                                    <a:pt x="5063656" y="0"/>
                                  </a:lnTo>
                                  <a:lnTo>
                                    <a:pt x="5065204" y="639"/>
                                  </a:lnTo>
                                  <a:lnTo>
                                    <a:pt x="5067764" y="3196"/>
                                  </a:lnTo>
                                  <a:lnTo>
                                    <a:pt x="5068407" y="4740"/>
                                  </a:lnTo>
                                  <a:lnTo>
                                    <a:pt x="5068407" y="8356"/>
                                  </a:lnTo>
                                  <a:lnTo>
                                    <a:pt x="5067764" y="9900"/>
                                  </a:lnTo>
                                  <a:lnTo>
                                    <a:pt x="5065204" y="12457"/>
                                  </a:lnTo>
                                  <a:lnTo>
                                    <a:pt x="50636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89850" y="13096"/>
                                  </a:moveTo>
                                  <a:lnTo>
                                    <a:pt x="5086242" y="13096"/>
                                  </a:lnTo>
                                  <a:lnTo>
                                    <a:pt x="5084695" y="12457"/>
                                  </a:lnTo>
                                  <a:lnTo>
                                    <a:pt x="5082135" y="9900"/>
                                  </a:lnTo>
                                  <a:lnTo>
                                    <a:pt x="5081492" y="8356"/>
                                  </a:lnTo>
                                  <a:lnTo>
                                    <a:pt x="5081492" y="4740"/>
                                  </a:lnTo>
                                  <a:lnTo>
                                    <a:pt x="5082135" y="3196"/>
                                  </a:lnTo>
                                  <a:lnTo>
                                    <a:pt x="5084695" y="639"/>
                                  </a:lnTo>
                                  <a:lnTo>
                                    <a:pt x="5086242" y="0"/>
                                  </a:lnTo>
                                  <a:lnTo>
                                    <a:pt x="5089850" y="0"/>
                                  </a:lnTo>
                                  <a:lnTo>
                                    <a:pt x="5091398" y="639"/>
                                  </a:lnTo>
                                  <a:lnTo>
                                    <a:pt x="5093958" y="3196"/>
                                  </a:lnTo>
                                  <a:lnTo>
                                    <a:pt x="5094589" y="4740"/>
                                  </a:lnTo>
                                  <a:lnTo>
                                    <a:pt x="5094589" y="8356"/>
                                  </a:lnTo>
                                  <a:lnTo>
                                    <a:pt x="5093958" y="9900"/>
                                  </a:lnTo>
                                  <a:lnTo>
                                    <a:pt x="5091398" y="12457"/>
                                  </a:lnTo>
                                  <a:lnTo>
                                    <a:pt x="508985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16044" y="13096"/>
                                  </a:moveTo>
                                  <a:lnTo>
                                    <a:pt x="5112436" y="13096"/>
                                  </a:lnTo>
                                  <a:lnTo>
                                    <a:pt x="5110888" y="12457"/>
                                  </a:lnTo>
                                  <a:lnTo>
                                    <a:pt x="5108329" y="9900"/>
                                  </a:lnTo>
                                  <a:lnTo>
                                    <a:pt x="5107686" y="8356"/>
                                  </a:lnTo>
                                  <a:lnTo>
                                    <a:pt x="5107686" y="4740"/>
                                  </a:lnTo>
                                  <a:lnTo>
                                    <a:pt x="5108329" y="3196"/>
                                  </a:lnTo>
                                  <a:lnTo>
                                    <a:pt x="5110888" y="639"/>
                                  </a:lnTo>
                                  <a:lnTo>
                                    <a:pt x="5112436" y="0"/>
                                  </a:lnTo>
                                  <a:lnTo>
                                    <a:pt x="5116044" y="0"/>
                                  </a:lnTo>
                                  <a:lnTo>
                                    <a:pt x="5117592" y="639"/>
                                  </a:lnTo>
                                  <a:lnTo>
                                    <a:pt x="5120151" y="3196"/>
                                  </a:lnTo>
                                  <a:lnTo>
                                    <a:pt x="5120783" y="4740"/>
                                  </a:lnTo>
                                  <a:lnTo>
                                    <a:pt x="5120783" y="8356"/>
                                  </a:lnTo>
                                  <a:lnTo>
                                    <a:pt x="5120151" y="9900"/>
                                  </a:lnTo>
                                  <a:lnTo>
                                    <a:pt x="5117592" y="12457"/>
                                  </a:lnTo>
                                  <a:lnTo>
                                    <a:pt x="511604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42238" y="13096"/>
                                  </a:moveTo>
                                  <a:lnTo>
                                    <a:pt x="5138630" y="13096"/>
                                  </a:lnTo>
                                  <a:lnTo>
                                    <a:pt x="5137082" y="12457"/>
                                  </a:lnTo>
                                  <a:lnTo>
                                    <a:pt x="5134522" y="9900"/>
                                  </a:lnTo>
                                  <a:lnTo>
                                    <a:pt x="5133879" y="8356"/>
                                  </a:lnTo>
                                  <a:lnTo>
                                    <a:pt x="5133879" y="4740"/>
                                  </a:lnTo>
                                  <a:lnTo>
                                    <a:pt x="5134522" y="3196"/>
                                  </a:lnTo>
                                  <a:lnTo>
                                    <a:pt x="5137082" y="639"/>
                                  </a:lnTo>
                                  <a:lnTo>
                                    <a:pt x="5138630" y="0"/>
                                  </a:lnTo>
                                  <a:lnTo>
                                    <a:pt x="5142238" y="0"/>
                                  </a:lnTo>
                                  <a:lnTo>
                                    <a:pt x="5143785" y="639"/>
                                  </a:lnTo>
                                  <a:lnTo>
                                    <a:pt x="5146345" y="3196"/>
                                  </a:lnTo>
                                  <a:lnTo>
                                    <a:pt x="5146976" y="4740"/>
                                  </a:lnTo>
                                  <a:lnTo>
                                    <a:pt x="5146976" y="8356"/>
                                  </a:lnTo>
                                  <a:lnTo>
                                    <a:pt x="5146345" y="9900"/>
                                  </a:lnTo>
                                  <a:lnTo>
                                    <a:pt x="5143785" y="12457"/>
                                  </a:lnTo>
                                  <a:lnTo>
                                    <a:pt x="514223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68431" y="13096"/>
                                  </a:moveTo>
                                  <a:lnTo>
                                    <a:pt x="5164824" y="13096"/>
                                  </a:lnTo>
                                  <a:lnTo>
                                    <a:pt x="5163276" y="12457"/>
                                  </a:lnTo>
                                  <a:lnTo>
                                    <a:pt x="5160716" y="9900"/>
                                  </a:lnTo>
                                  <a:lnTo>
                                    <a:pt x="5160073" y="8356"/>
                                  </a:lnTo>
                                  <a:lnTo>
                                    <a:pt x="5160073" y="4740"/>
                                  </a:lnTo>
                                  <a:lnTo>
                                    <a:pt x="5160716" y="3196"/>
                                  </a:lnTo>
                                  <a:lnTo>
                                    <a:pt x="5163276" y="639"/>
                                  </a:lnTo>
                                  <a:lnTo>
                                    <a:pt x="5164824" y="0"/>
                                  </a:lnTo>
                                  <a:lnTo>
                                    <a:pt x="5168431" y="0"/>
                                  </a:lnTo>
                                  <a:lnTo>
                                    <a:pt x="5169979" y="639"/>
                                  </a:lnTo>
                                  <a:lnTo>
                                    <a:pt x="5172539" y="3196"/>
                                  </a:lnTo>
                                  <a:lnTo>
                                    <a:pt x="5173170" y="4740"/>
                                  </a:lnTo>
                                  <a:lnTo>
                                    <a:pt x="5173170" y="8356"/>
                                  </a:lnTo>
                                  <a:lnTo>
                                    <a:pt x="5172539" y="9900"/>
                                  </a:lnTo>
                                  <a:lnTo>
                                    <a:pt x="5169979" y="12457"/>
                                  </a:lnTo>
                                  <a:lnTo>
                                    <a:pt x="516843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94625" y="13096"/>
                                  </a:moveTo>
                                  <a:lnTo>
                                    <a:pt x="5191006" y="13096"/>
                                  </a:lnTo>
                                  <a:lnTo>
                                    <a:pt x="5189470" y="12457"/>
                                  </a:lnTo>
                                  <a:lnTo>
                                    <a:pt x="5186910" y="9900"/>
                                  </a:lnTo>
                                  <a:lnTo>
                                    <a:pt x="5186267" y="8356"/>
                                  </a:lnTo>
                                  <a:lnTo>
                                    <a:pt x="5186267" y="4740"/>
                                  </a:lnTo>
                                  <a:lnTo>
                                    <a:pt x="5186910" y="3196"/>
                                  </a:lnTo>
                                  <a:lnTo>
                                    <a:pt x="5189470" y="639"/>
                                  </a:lnTo>
                                  <a:lnTo>
                                    <a:pt x="5191006" y="0"/>
                                  </a:lnTo>
                                  <a:lnTo>
                                    <a:pt x="5194625" y="0"/>
                                  </a:lnTo>
                                  <a:lnTo>
                                    <a:pt x="5196173" y="639"/>
                                  </a:lnTo>
                                  <a:lnTo>
                                    <a:pt x="5198733" y="3196"/>
                                  </a:lnTo>
                                  <a:lnTo>
                                    <a:pt x="5199364" y="4740"/>
                                  </a:lnTo>
                                  <a:lnTo>
                                    <a:pt x="5199364" y="8356"/>
                                  </a:lnTo>
                                  <a:lnTo>
                                    <a:pt x="5198733" y="9900"/>
                                  </a:lnTo>
                                  <a:lnTo>
                                    <a:pt x="5196173" y="12457"/>
                                  </a:lnTo>
                                  <a:lnTo>
                                    <a:pt x="519462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20819" y="13096"/>
                                  </a:moveTo>
                                  <a:lnTo>
                                    <a:pt x="5217199" y="13096"/>
                                  </a:lnTo>
                                  <a:lnTo>
                                    <a:pt x="5215663" y="12457"/>
                                  </a:lnTo>
                                  <a:lnTo>
                                    <a:pt x="5213104" y="9900"/>
                                  </a:lnTo>
                                  <a:lnTo>
                                    <a:pt x="5212461" y="8356"/>
                                  </a:lnTo>
                                  <a:lnTo>
                                    <a:pt x="5212461" y="4740"/>
                                  </a:lnTo>
                                  <a:lnTo>
                                    <a:pt x="5213104" y="3196"/>
                                  </a:lnTo>
                                  <a:lnTo>
                                    <a:pt x="5215663" y="639"/>
                                  </a:lnTo>
                                  <a:lnTo>
                                    <a:pt x="5217199" y="0"/>
                                  </a:lnTo>
                                  <a:lnTo>
                                    <a:pt x="5220819" y="0"/>
                                  </a:lnTo>
                                  <a:lnTo>
                                    <a:pt x="5222367" y="639"/>
                                  </a:lnTo>
                                  <a:lnTo>
                                    <a:pt x="5224926" y="3196"/>
                                  </a:lnTo>
                                  <a:lnTo>
                                    <a:pt x="5225558" y="4740"/>
                                  </a:lnTo>
                                  <a:lnTo>
                                    <a:pt x="5225558" y="8356"/>
                                  </a:lnTo>
                                  <a:lnTo>
                                    <a:pt x="5224926" y="9900"/>
                                  </a:lnTo>
                                  <a:lnTo>
                                    <a:pt x="5222367" y="12457"/>
                                  </a:lnTo>
                                  <a:lnTo>
                                    <a:pt x="522081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47013" y="13096"/>
                                  </a:moveTo>
                                  <a:lnTo>
                                    <a:pt x="5243393" y="13096"/>
                                  </a:lnTo>
                                  <a:lnTo>
                                    <a:pt x="5241857" y="12457"/>
                                  </a:lnTo>
                                  <a:lnTo>
                                    <a:pt x="5239297" y="9900"/>
                                  </a:lnTo>
                                  <a:lnTo>
                                    <a:pt x="5238654" y="8356"/>
                                  </a:lnTo>
                                  <a:lnTo>
                                    <a:pt x="5238654" y="4740"/>
                                  </a:lnTo>
                                  <a:lnTo>
                                    <a:pt x="5239297" y="3196"/>
                                  </a:lnTo>
                                  <a:lnTo>
                                    <a:pt x="5241857" y="639"/>
                                  </a:lnTo>
                                  <a:lnTo>
                                    <a:pt x="5243393" y="0"/>
                                  </a:lnTo>
                                  <a:lnTo>
                                    <a:pt x="5247013" y="0"/>
                                  </a:lnTo>
                                  <a:lnTo>
                                    <a:pt x="5248560" y="639"/>
                                  </a:lnTo>
                                  <a:lnTo>
                                    <a:pt x="5251120" y="3196"/>
                                  </a:lnTo>
                                  <a:lnTo>
                                    <a:pt x="5251751" y="4740"/>
                                  </a:lnTo>
                                  <a:lnTo>
                                    <a:pt x="5251751" y="8356"/>
                                  </a:lnTo>
                                  <a:lnTo>
                                    <a:pt x="5251120" y="9900"/>
                                  </a:lnTo>
                                  <a:lnTo>
                                    <a:pt x="5248560" y="12457"/>
                                  </a:lnTo>
                                  <a:lnTo>
                                    <a:pt x="524701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73206" y="13096"/>
                                  </a:moveTo>
                                  <a:lnTo>
                                    <a:pt x="5269587" y="13096"/>
                                  </a:lnTo>
                                  <a:lnTo>
                                    <a:pt x="5268051" y="12457"/>
                                  </a:lnTo>
                                  <a:lnTo>
                                    <a:pt x="5265491" y="9900"/>
                                  </a:lnTo>
                                  <a:lnTo>
                                    <a:pt x="5264848" y="8356"/>
                                  </a:lnTo>
                                  <a:lnTo>
                                    <a:pt x="5264848" y="4740"/>
                                  </a:lnTo>
                                  <a:lnTo>
                                    <a:pt x="5265491" y="3196"/>
                                  </a:lnTo>
                                  <a:lnTo>
                                    <a:pt x="5268051" y="639"/>
                                  </a:lnTo>
                                  <a:lnTo>
                                    <a:pt x="5269587" y="0"/>
                                  </a:lnTo>
                                  <a:lnTo>
                                    <a:pt x="5273206" y="0"/>
                                  </a:lnTo>
                                  <a:lnTo>
                                    <a:pt x="5274754" y="639"/>
                                  </a:lnTo>
                                  <a:lnTo>
                                    <a:pt x="5277302" y="3196"/>
                                  </a:lnTo>
                                  <a:lnTo>
                                    <a:pt x="5277945" y="4740"/>
                                  </a:lnTo>
                                  <a:lnTo>
                                    <a:pt x="5277945" y="8356"/>
                                  </a:lnTo>
                                  <a:lnTo>
                                    <a:pt x="5277302" y="9900"/>
                                  </a:lnTo>
                                  <a:lnTo>
                                    <a:pt x="5274754" y="12457"/>
                                  </a:lnTo>
                                  <a:lnTo>
                                    <a:pt x="527320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99400" y="13096"/>
                                  </a:moveTo>
                                  <a:lnTo>
                                    <a:pt x="5295781" y="13096"/>
                                  </a:lnTo>
                                  <a:lnTo>
                                    <a:pt x="5294245" y="12457"/>
                                  </a:lnTo>
                                  <a:lnTo>
                                    <a:pt x="5291685" y="9900"/>
                                  </a:lnTo>
                                  <a:lnTo>
                                    <a:pt x="5291042" y="8356"/>
                                  </a:lnTo>
                                  <a:lnTo>
                                    <a:pt x="5291042" y="4740"/>
                                  </a:lnTo>
                                  <a:lnTo>
                                    <a:pt x="5291685" y="3196"/>
                                  </a:lnTo>
                                  <a:lnTo>
                                    <a:pt x="5294245" y="639"/>
                                  </a:lnTo>
                                  <a:lnTo>
                                    <a:pt x="5295781" y="0"/>
                                  </a:lnTo>
                                  <a:lnTo>
                                    <a:pt x="5299400" y="0"/>
                                  </a:lnTo>
                                  <a:lnTo>
                                    <a:pt x="5300948" y="639"/>
                                  </a:lnTo>
                                  <a:lnTo>
                                    <a:pt x="5303508" y="3196"/>
                                  </a:lnTo>
                                  <a:lnTo>
                                    <a:pt x="5304139" y="4740"/>
                                  </a:lnTo>
                                  <a:lnTo>
                                    <a:pt x="5304139" y="8356"/>
                                  </a:lnTo>
                                  <a:lnTo>
                                    <a:pt x="5303508" y="9900"/>
                                  </a:lnTo>
                                  <a:lnTo>
                                    <a:pt x="5300948" y="12457"/>
                                  </a:lnTo>
                                  <a:lnTo>
                                    <a:pt x="529940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25594" y="13096"/>
                                  </a:moveTo>
                                  <a:lnTo>
                                    <a:pt x="5321974" y="13096"/>
                                  </a:lnTo>
                                  <a:lnTo>
                                    <a:pt x="5320438" y="12457"/>
                                  </a:lnTo>
                                  <a:lnTo>
                                    <a:pt x="5317879" y="9900"/>
                                  </a:lnTo>
                                  <a:lnTo>
                                    <a:pt x="5317236" y="8356"/>
                                  </a:lnTo>
                                  <a:lnTo>
                                    <a:pt x="5317236" y="4740"/>
                                  </a:lnTo>
                                  <a:lnTo>
                                    <a:pt x="5317879" y="3196"/>
                                  </a:lnTo>
                                  <a:lnTo>
                                    <a:pt x="5320438" y="639"/>
                                  </a:lnTo>
                                  <a:lnTo>
                                    <a:pt x="5321974" y="0"/>
                                  </a:lnTo>
                                  <a:lnTo>
                                    <a:pt x="5325594" y="0"/>
                                  </a:lnTo>
                                  <a:lnTo>
                                    <a:pt x="5327142" y="639"/>
                                  </a:lnTo>
                                  <a:lnTo>
                                    <a:pt x="5329690" y="3196"/>
                                  </a:lnTo>
                                  <a:lnTo>
                                    <a:pt x="5330333" y="4740"/>
                                  </a:lnTo>
                                  <a:lnTo>
                                    <a:pt x="5330333" y="8356"/>
                                  </a:lnTo>
                                  <a:lnTo>
                                    <a:pt x="5329690" y="9900"/>
                                  </a:lnTo>
                                  <a:lnTo>
                                    <a:pt x="5327142" y="12457"/>
                                  </a:lnTo>
                                  <a:lnTo>
                                    <a:pt x="532559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51788" y="13096"/>
                                  </a:moveTo>
                                  <a:lnTo>
                                    <a:pt x="5348168" y="13096"/>
                                  </a:lnTo>
                                  <a:lnTo>
                                    <a:pt x="5346632" y="12457"/>
                                  </a:lnTo>
                                  <a:lnTo>
                                    <a:pt x="5344072" y="9900"/>
                                  </a:lnTo>
                                  <a:lnTo>
                                    <a:pt x="5343429" y="8356"/>
                                  </a:lnTo>
                                  <a:lnTo>
                                    <a:pt x="5343429" y="4740"/>
                                  </a:lnTo>
                                  <a:lnTo>
                                    <a:pt x="5344072" y="3196"/>
                                  </a:lnTo>
                                  <a:lnTo>
                                    <a:pt x="5346632" y="639"/>
                                  </a:lnTo>
                                  <a:lnTo>
                                    <a:pt x="5348168" y="0"/>
                                  </a:lnTo>
                                  <a:lnTo>
                                    <a:pt x="5351788" y="0"/>
                                  </a:lnTo>
                                  <a:lnTo>
                                    <a:pt x="5353335" y="639"/>
                                  </a:lnTo>
                                  <a:lnTo>
                                    <a:pt x="5355883" y="3196"/>
                                  </a:lnTo>
                                  <a:lnTo>
                                    <a:pt x="5356526" y="4740"/>
                                  </a:lnTo>
                                  <a:lnTo>
                                    <a:pt x="5356526" y="8356"/>
                                  </a:lnTo>
                                  <a:lnTo>
                                    <a:pt x="5355883" y="9900"/>
                                  </a:lnTo>
                                  <a:lnTo>
                                    <a:pt x="5353335" y="12457"/>
                                  </a:lnTo>
                                  <a:lnTo>
                                    <a:pt x="53517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77981" y="13096"/>
                                  </a:moveTo>
                                  <a:lnTo>
                                    <a:pt x="5374362" y="13096"/>
                                  </a:lnTo>
                                  <a:lnTo>
                                    <a:pt x="5372826" y="12457"/>
                                  </a:lnTo>
                                  <a:lnTo>
                                    <a:pt x="5370266" y="9900"/>
                                  </a:lnTo>
                                  <a:lnTo>
                                    <a:pt x="5369623" y="8356"/>
                                  </a:lnTo>
                                  <a:lnTo>
                                    <a:pt x="5369623" y="4740"/>
                                  </a:lnTo>
                                  <a:lnTo>
                                    <a:pt x="5370266" y="3196"/>
                                  </a:lnTo>
                                  <a:lnTo>
                                    <a:pt x="5372826" y="639"/>
                                  </a:lnTo>
                                  <a:lnTo>
                                    <a:pt x="5374362" y="0"/>
                                  </a:lnTo>
                                  <a:lnTo>
                                    <a:pt x="5377981" y="0"/>
                                  </a:lnTo>
                                  <a:lnTo>
                                    <a:pt x="5379529" y="639"/>
                                  </a:lnTo>
                                  <a:lnTo>
                                    <a:pt x="5382077" y="3196"/>
                                  </a:lnTo>
                                  <a:lnTo>
                                    <a:pt x="5382720" y="4740"/>
                                  </a:lnTo>
                                  <a:lnTo>
                                    <a:pt x="5382720" y="8356"/>
                                  </a:lnTo>
                                  <a:lnTo>
                                    <a:pt x="5382077" y="9900"/>
                                  </a:lnTo>
                                  <a:lnTo>
                                    <a:pt x="5379529" y="12457"/>
                                  </a:lnTo>
                                  <a:lnTo>
                                    <a:pt x="537798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04175" y="13096"/>
                                  </a:moveTo>
                                  <a:lnTo>
                                    <a:pt x="5400556" y="13096"/>
                                  </a:lnTo>
                                  <a:lnTo>
                                    <a:pt x="5399008" y="12457"/>
                                  </a:lnTo>
                                  <a:lnTo>
                                    <a:pt x="5396460" y="9900"/>
                                  </a:lnTo>
                                  <a:lnTo>
                                    <a:pt x="5395817" y="8356"/>
                                  </a:lnTo>
                                  <a:lnTo>
                                    <a:pt x="5395817" y="4740"/>
                                  </a:lnTo>
                                  <a:lnTo>
                                    <a:pt x="5396460" y="3196"/>
                                  </a:lnTo>
                                  <a:lnTo>
                                    <a:pt x="5399008" y="639"/>
                                  </a:lnTo>
                                  <a:lnTo>
                                    <a:pt x="5400556" y="0"/>
                                  </a:lnTo>
                                  <a:lnTo>
                                    <a:pt x="5404175" y="0"/>
                                  </a:lnTo>
                                  <a:lnTo>
                                    <a:pt x="5405723" y="639"/>
                                  </a:lnTo>
                                  <a:lnTo>
                                    <a:pt x="5408271" y="3196"/>
                                  </a:lnTo>
                                  <a:lnTo>
                                    <a:pt x="5408914" y="4740"/>
                                  </a:lnTo>
                                  <a:lnTo>
                                    <a:pt x="5408914" y="8356"/>
                                  </a:lnTo>
                                  <a:lnTo>
                                    <a:pt x="5408271" y="9900"/>
                                  </a:lnTo>
                                  <a:lnTo>
                                    <a:pt x="5405723" y="12457"/>
                                  </a:lnTo>
                                  <a:lnTo>
                                    <a:pt x="540417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30369" y="13096"/>
                                  </a:moveTo>
                                  <a:lnTo>
                                    <a:pt x="5426749" y="13096"/>
                                  </a:lnTo>
                                  <a:lnTo>
                                    <a:pt x="5425213" y="12457"/>
                                  </a:lnTo>
                                  <a:lnTo>
                                    <a:pt x="5422654" y="9900"/>
                                  </a:lnTo>
                                  <a:lnTo>
                                    <a:pt x="5422011" y="8356"/>
                                  </a:lnTo>
                                  <a:lnTo>
                                    <a:pt x="5422011" y="4740"/>
                                  </a:lnTo>
                                  <a:lnTo>
                                    <a:pt x="5422654" y="3196"/>
                                  </a:lnTo>
                                  <a:lnTo>
                                    <a:pt x="5425213" y="639"/>
                                  </a:lnTo>
                                  <a:lnTo>
                                    <a:pt x="5426749" y="0"/>
                                  </a:lnTo>
                                  <a:lnTo>
                                    <a:pt x="5430369" y="0"/>
                                  </a:lnTo>
                                  <a:lnTo>
                                    <a:pt x="5431917" y="639"/>
                                  </a:lnTo>
                                  <a:lnTo>
                                    <a:pt x="5434465" y="3196"/>
                                  </a:lnTo>
                                  <a:lnTo>
                                    <a:pt x="5435108" y="4740"/>
                                  </a:lnTo>
                                  <a:lnTo>
                                    <a:pt x="5435108" y="8356"/>
                                  </a:lnTo>
                                  <a:lnTo>
                                    <a:pt x="5434465" y="9900"/>
                                  </a:lnTo>
                                  <a:lnTo>
                                    <a:pt x="5431917" y="12457"/>
                                  </a:lnTo>
                                  <a:lnTo>
                                    <a:pt x="54303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56563" y="13096"/>
                                  </a:moveTo>
                                  <a:lnTo>
                                    <a:pt x="5452943" y="13096"/>
                                  </a:lnTo>
                                  <a:lnTo>
                                    <a:pt x="5451395" y="12457"/>
                                  </a:lnTo>
                                  <a:lnTo>
                                    <a:pt x="5448847" y="9900"/>
                                  </a:lnTo>
                                  <a:lnTo>
                                    <a:pt x="5448204" y="8356"/>
                                  </a:lnTo>
                                  <a:lnTo>
                                    <a:pt x="5448204" y="4740"/>
                                  </a:lnTo>
                                  <a:lnTo>
                                    <a:pt x="5448847" y="3196"/>
                                  </a:lnTo>
                                  <a:lnTo>
                                    <a:pt x="5451395" y="639"/>
                                  </a:lnTo>
                                  <a:lnTo>
                                    <a:pt x="5452943" y="0"/>
                                  </a:lnTo>
                                  <a:lnTo>
                                    <a:pt x="5456563" y="0"/>
                                  </a:lnTo>
                                  <a:lnTo>
                                    <a:pt x="5458099" y="639"/>
                                  </a:lnTo>
                                  <a:lnTo>
                                    <a:pt x="5460658" y="3196"/>
                                  </a:lnTo>
                                  <a:lnTo>
                                    <a:pt x="5461301" y="4740"/>
                                  </a:lnTo>
                                  <a:lnTo>
                                    <a:pt x="5461301" y="8356"/>
                                  </a:lnTo>
                                  <a:lnTo>
                                    <a:pt x="5460658" y="9900"/>
                                  </a:lnTo>
                                  <a:lnTo>
                                    <a:pt x="5458099" y="12457"/>
                                  </a:lnTo>
                                  <a:lnTo>
                                    <a:pt x="5456563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324C6F8" id="Graphic 17" o:spid="_x0000_s1026" style="position:absolute;margin-left:92.45pt;margin-top:11.45pt;width:430.05pt;height:1.05pt;z-index:-178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" path="m8356,13096r-3616,l3196,12457,639,9900,,8356,,4740,639,3196,3196,639,4740,,8356,,9900,639r2557,2557l13096,4740r,3616l12457,9900,9900,12457r-1544,639xem34550,13096r-3617,l29389,12457,26832,9900,26193,8356r,-3616l26832,3196,29389,639,30933,r3617,l36093,639r2557,2557l39290,4740r,3616l38650,9900r-2557,2557l34550,13096xem60743,13096r-3617,l55583,12457,53025,9900,52386,8356r,-3616l53025,3196,55583,639,57126,r3617,l62286,639r2558,2557l65483,4740r,3616l64844,9900r-2558,2557l60743,13096xem86936,13096r-3616,l81776,12457,79219,9900,78579,8356r,-3616l79219,3196,81776,639,83320,r3616,l88480,639r2557,2557l91676,4740r,3616l91037,9900r-2557,2557l86936,13096xem113129,13096r-3616,l107969,12457,105412,9900r-639,-1544l104773,4740r639,-1544l107969,639,109513,r3616,l114673,639r2557,2557l117870,4740r,3616l117230,9900r-2557,2557l113129,13096xem139323,13096r-3617,l134163,12457,131605,9900r-639,-1544l130966,4740r639,-1544l134163,639,135706,r3617,l140866,639r2557,2557l144063,4740r,3616l143423,9900r-2557,2557l139323,13096xem165515,13096r-3615,l160356,12457,157799,9900r-639,-1544l157160,4740r639,-1544l160356,639,161900,r3615,l167060,639r2557,2557l170256,4740r,3616l169617,9900r-2557,2557l165515,13096xem191709,13096r-3616,l186549,12457,183992,9900r-640,-1544l183352,4740r640,-1544l186549,639,188093,r3616,l193252,639r2558,2557l196449,4740r,3616l195810,9900r-2558,2557l191709,13096xem217903,13096r-3617,l212743,12457,210185,9900r-639,-1544l209546,4740r639,-1544l212743,639,214286,r3617,l219446,639r2557,2557l222643,4740r,3616l222003,9900r-2557,2557l217903,13096xem244095,13096r-3615,l238935,12457,236378,9900r-638,-1544l235740,4740r638,-1544l238935,639,240480,r3615,l245640,639r2557,2557l248837,4740r,3616l248197,9900r-2557,2557l244095,13096xem270289,13096r-3617,l265129,12457,262572,9900r-640,-1544l261932,4740r640,-1544l265129,639,266672,r3617,l271832,639r2558,2557l275029,4740r,3616l274390,9900r-2558,2557l270289,13096xem296483,13096r-3617,l291323,12457,288765,9900r-639,-1544l288126,4740r639,-1544l291323,639,292866,r3617,l298026,639r2558,2557l301223,4740r,3616l300584,9900r-2558,2557l296483,13096xem322676,13096r-3616,l317515,12457,314958,9900r-639,-1544l314319,4740r639,-1544l317515,639,319060,r3616,l324219,639r2557,2557l327415,4740r,3616l326776,9900r-2557,2557l322676,13096xem348869,13096r-3617,l343709,12457,341152,9900r-640,-1544l340512,4740r640,-1544l343709,639,345252,r3617,l350412,639r2558,2557l353609,4740r,3616l352970,9900r-2558,2557l348869,13096xem375062,13096r-3616,l369902,12457,367345,9900r-639,-1544l366706,4740r639,-1544l369902,639,371446,r3616,l376606,639r2558,2557l379803,4740r,3616l379164,9900r-2558,2557l375062,13096xem401256,13096r-3618,l396095,12457,393538,9900r-639,-1544l392899,4740r639,-1544l396095,639,397638,r3618,l402799,639r2557,2557l405995,4740r,3616l405356,9900r-2557,2557l401256,13096xem427449,13096r-3617,l422289,12457,419732,9900r-640,-1544l419092,4740r640,-1544l422289,639,423832,r3617,l428992,639r2558,2557l432189,4740r,3616l431550,9900r-2558,2557l427449,13096xem453642,13096r-3616,l448482,12457,445924,9900r-639,-1544l445285,4740r639,-1544l448482,639,450026,r3616,l455186,639r2556,2557l458382,4740r,3616l457742,9900r-2556,2557l453642,13096xem479836,13096r-3617,l474676,12457,472118,9900r-639,-1544l471479,4740r639,-1544l474676,639,476219,r3617,l481379,639r2557,2557l484576,4740r,3616l483936,9900r-2557,2557l479836,13096xem506028,13096r-3616,l500868,12457,498312,9900r-640,-1544l497672,4740r640,-1544l500868,639,502412,r3616,l507572,639r2558,2557l510769,4740r,3616l510130,9900r-2558,2557l506028,13096xem532222,13096r-3616,l527062,12457,524504,9900r-639,-1544l523865,4740r639,-1544l527062,639,528606,r3616,l533765,639r2558,2557l536962,4740r,3616l536323,9900r-2558,2557l532222,13096xem558416,13096r-3617,l553256,12457,550698,9900r-639,-1544l550059,4740r639,-1544l553256,639,554799,r3617,l559959,639r2557,2557l563156,4740r,3616l562516,9900r-2557,2557l558416,13096xem584608,13096r-3616,l579448,12457,576891,9900r-640,-1544l576251,4740r640,-1544l579448,639,580992,r3616,l586153,639r2556,2557l589348,4740r,3616l588709,9900r-2556,2557l584608,13096xem610802,13096r-3617,l605642,12457,603084,9900r-639,-1544l602445,4740r639,-1544l605642,639,607185,r3617,l612345,639r2558,2557l615542,4740r,3616l614903,9900r-2558,2557l610802,13096xem636995,13096r-3616,l631836,12457,629278,9900r-639,-1544l628639,4740r639,-1544l631836,639,633379,r3616,l638539,639r2557,2557l641736,4740r,3616l641096,9900r-2557,2557l636995,13096xem663188,13096r-3616,l658028,12457,655471,9900r-640,-1544l654831,4740r640,-1544l658028,639,659572,r3616,l664731,639r2558,2557l667928,4740r,3616l667289,9900r-2558,2557l663188,13096xem689382,13096r-3617,l684222,12457,681664,9900r-639,-1544l681025,4740r639,-1544l684222,639,685765,r3617,l690925,639r2558,2557l694122,4740r,3616l693483,9900r-2558,2557l689382,13096xem715575,13096r-3616,l710415,12457,707858,9900r-639,-1544l707219,4740r639,-1544l710415,639,711959,r3616,l717119,639r2557,2557l720316,4740r,3616l719676,9900r-2557,2557l715575,13096xem741768,13096r-3617,l736608,12457,734051,9900r-640,-1544l733411,4740r640,-1544l736608,639,738151,r3617,l743311,639r2558,2557l746508,4740r,3616l745869,9900r-2558,2557l741768,13096xem767962,13096r-3617,l762802,12457,760245,9900r-640,-1544l759605,4740r640,-1544l762802,639,764345,r3617,l769505,639r2558,2557l772702,4740r,3616l772063,9900r-2558,2557l767962,13096xem794155,13096r-3616,l788995,12457,786437,9900r-639,-1544l785798,4740r639,-1544l788995,639,790539,r3616,l795699,639r2556,2557l798895,4740r,3616l798255,9900r-2556,2557l794155,13096xem820348,13096r-3617,l815188,12457,812631,9900r-640,-1544l811991,4740r640,-1544l815188,639,816731,r3617,l821892,639r2557,2557l825088,4740r,3616l824449,9900r-2557,2557l820348,13096xem846541,13096r-3616,l841381,12457,838825,9900r-640,-1544l838185,4740r640,-1544l841381,639,842925,r3616,l848085,639r2558,2557l851282,4740r,3616l850643,9900r-2558,2557l846541,13096xem872735,13096r-3616,l867575,12457,865017,9900r-639,-1544l864378,4740r639,-1544l867575,639,869119,r3616,l874278,639r2557,2557l877475,4740r,3616l876835,9900r-2557,2557l872735,13096xem898929,13096r-3618,l893768,12457,891211,9900r-639,-1544l890572,4740r639,-1544l893768,639,895311,r3618,l900472,639r2557,2557l903668,4740r,3616l903029,9900r-2557,2557l898929,13096xem925121,13096r-3616,l919961,12457,917403,9900r-639,-1544l916764,4740r639,-1544l919961,639,921505,r3616,l926665,639r2557,2557l929861,4740r,3616l929222,9900r-2557,2557l925121,13096xem951315,13096r-3617,l946155,12457,943597,9900r-639,-1544l942958,4740r639,-1544l946155,639,947698,r3617,l952858,639r2557,2557l956055,4740r,3616l955415,9900r-2557,2557l951315,13096xem977507,13096r-3616,l972348,12457,969791,9900r-639,-1544l969152,4740r639,-1544l972348,639,973891,r3616,l979052,639r2557,2557l982248,4740r,3616l981609,9900r-2557,2557l977507,13096xem1003701,13096r-3617,l998541,12457,995984,9900r-640,-1544l995344,4740r640,-1544l998541,639,1000084,r3617,l1005244,639r2558,2557l1008441,4740r,3616l1007802,9900r-2558,2557l1003701,13096xem1029895,13096r-3617,l1024735,12457r-2558,-2557l1021538,8356r,-3616l1022177,3196r2558,-2557l1026278,r3617,l1031438,639r2557,2557l1034635,4740r,3616l1033995,9900r-2557,2557l1029895,13096xem1056087,13096r-3615,l1050927,12457r-2556,-2557l1047732,8356r,-3616l1048371,3196r2556,-2557l1052472,r3615,l1057632,639r2557,2557l1060829,4740r,3616l1060189,9900r-2557,2557l1056087,13096xem1082281,13096r-3617,l1077121,12457r-2557,-2557l1073924,8356r,-3616l1074564,3196r2557,-2557l1078664,r3617,l1083824,639r2558,2557l1087021,4740r,3616l1086382,9900r-2558,2557l1082281,13096xem1108475,13096r-3617,l1103315,12457r-2558,-2557l1100118,8356r,-3616l1100757,3196r2558,-2557l1104858,r3617,l1110018,639r2557,2557l1113215,4740r,3616l1112575,9900r-2557,2557l1108475,13096xem1134668,13096r-3616,l1129507,12457r-2557,-2557l1126311,8356r,-3616l1126950,3196r2557,-2557l1131052,r3616,l1136212,639r2556,2557l1139407,4740r,3616l1138768,9900r-2556,2557l1134668,13096xem1160861,13096r-3617,l1155701,12457r-2557,-2557l1152504,8356r,-3616l1153144,3196r2557,-2557l1157244,r3617,l1162404,639r2558,2557l1165601,4740r,3616l1164962,9900r-2558,2557l1160861,13096xem1187054,13096r-3616,l1181894,12457r-2557,-2557l1178698,8356r,-3616l1179337,3196r2557,-2557l1183438,r3616,l1188598,639r2562,2557l1191791,4740r,3616l1191160,9900r-2562,2557l1187054,13096xem1213246,13096r-3619,l1208091,12457r-2560,-2557l1204888,8356r,-3616l1205531,3196r2560,-2557l1209627,r3619,l1214794,639r2560,2557l1217985,4740r,3616l1217354,9900r-2560,2557l1213246,13096xem1239440,13096r-3619,l1234285,12457r-2560,-2557l1231082,8356r,-3616l1231725,3196r2560,-2557l1235821,r3619,l1240988,639r2548,2557l1244179,4740r,3616l1243536,9900r-2548,2557l1239440,13096xem1265634,13096r-3620,l1260479,12457r-2560,-2557l1257276,8356r,-3616l1257919,3196r2560,-2557l1262014,r3620,l1267182,639r2548,2557l1270373,4740r,3616l1269730,9900r-2548,2557l1265634,13096xem1291828,13096r-3620,l1286672,12457r-2560,-2557l1283469,8356r,-3616l1284112,3196r2560,-2557l1288208,r3620,l1293375,639r2548,2557l1296566,4740r,3616l1295923,9900r-2548,2557l1291828,13096xem1318021,13096r-3619,l1312866,12457r-2560,-2557l1309663,8356r,-3616l1310306,3196r2560,-2557l1314402,r3619,l1319569,639r2548,2557l1322760,4740r,3616l1322117,9900r-2548,2557l1318021,13096xem1344215,13096r-3619,l1339060,12457r-2560,-2557l1335857,8356r,-3616l1336500,3196r2560,-2557l1340596,r3619,l1345763,639r2548,2557l1348954,4740r,3616l1348311,9900r-2548,2557l1344215,13096xem1370409,13096r-3620,l1365242,12457r-2548,-2557l1362051,8356r,-3616l1362694,3196r2548,-2557l1366789,r3620,l1371957,639r2548,2557l1375148,4740r,3616l1374505,9900r-2548,2557l1370409,13096xem1396603,13096r-3620,l1391435,12457r-2548,-2557l1388244,8356r,-3616l1388887,3196r2548,-2557l1392983,r3620,l1398139,639r2559,2557l1401341,4740r,3616l1400698,9900r-2559,2557l1396603,13096xem1422796,13096r-3619,l1417629,12457r-2548,-2557l1414438,8356r,-3616l1415081,3196r2548,-2557l1419177,r3619,l1424332,639r2560,2557l1427535,4740r,3616l1426892,9900r-2560,2557l1422796,13096xem1448990,13096r-3619,l1443823,12457r-2548,-2557l1440632,8356r,-3616l1441275,3196r2548,-2557l1445371,r3619,l1450526,639r2560,2557l1453729,4740r,3616l1453086,9900r-2560,2557l1448990,13096xem1475184,13096r-3620,l1470017,12457r-2548,-2557l1466826,8356r,-3616l1467469,3196r2548,-2557l1471564,r3620,l1476720,639r2560,2557l1479923,4740r,3616l1479280,9900r-2560,2557l1475184,13096xem1501378,13096r-3620,l1496210,12457r-2559,-2557l1493019,8356r,-3616l1493651,3196r2559,-2557l1497758,r3620,l1502914,639r2559,2557l1506116,4740r,3616l1505473,9900r-2559,2557l1501378,13096xem1527571,13096r-3619,l1522404,12457r-2560,-2557l1519213,8356r,-3616l1519844,3196r2560,-2557l1523952,r3619,l1529107,639r2560,2557l1532310,4740r,3616l1531667,9900r-2560,2557l1527571,13096xem1553765,13096r-3619,l1548598,12457r-2560,-2557l1545407,8356r,-3616l1546038,3196r2560,-2557l1550146,r3619,l1555301,639r2560,2557l1558504,4740r,3616l1557861,9900r-2560,2557l1553765,13096xem1579959,13096r-3620,l1574792,12457r-2560,-2557l1571601,8356r,-3616l1572232,3196r2560,-2557l1576339,r3620,l1581495,639r2560,2557l1584698,4740r,3616l1584055,9900r-2560,2557l1579959,13096xem1606153,13096r-3620,l1600985,12457r-2559,-2557l1597794,8356r,-3616l1598426,3196r2559,-2557l1602533,r3620,l1607689,639r2559,2557l1610891,4740r,3616l1610248,9900r-2559,2557l1606153,13096xem1632335,13096r-3608,l1627179,12457r-2560,-2557l1623988,8356r,-3616l1624619,3196r2560,-2557l1628727,r3608,l1633882,639r2560,2557l1637085,4740r,3616l1636442,9900r-2560,2557l1632335,13096xem1658528,13096r-3607,l1653373,12457r-2560,-2557l1650182,8356r,-3616l1650813,3196r2560,-2557l1654921,r3607,l1660076,639r2560,2557l1663279,4740r,3616l1662636,9900r-2560,2557l1658528,13096xem1684722,13096r-3608,l1679567,12457r-2560,-2557l1676376,8356r,-3616l1677007,3196r2560,-2557l1681114,r3608,l1686270,639r2560,2557l1689473,4740r,3616l1688830,9900r-2560,2557l1684722,13096xem1710916,13096r-3608,l1705760,12457r-2559,-2557l1702558,8356r,-3616l1703201,3196r2559,-2557l1707308,r3608,l1712464,639r2559,2557l1715654,4740r,3616l1715023,9900r-2559,2557l1710916,13096xem1737110,13096r-3608,l1731954,12457r-2560,-2557l1728751,8356r,-3616l1729394,3196r2560,-2557l1733502,r3608,l1738657,639r2560,2557l1741848,4740r,3616l1741217,9900r-2560,2557l1737110,13096xem1763303,13096r-3607,l1758148,12457r-2560,-2557l1754945,8356r,-3616l1755588,3196r2560,-2557l1759696,r3607,l1764851,639r2560,2557l1768042,4740r,3616l1767411,9900r-2560,2557l1763303,13096xem1789497,13096r-3619,l1784342,12457r-2560,-2557l1781139,8356r,-3616l1781782,3196r2560,-2557l1785878,r3619,l1791045,639r2560,2557l1794236,4740r,3616l1793605,9900r-2560,2557l1789497,13096xem1815691,13096r-3620,l1810535,12457r-2559,-2557l1807333,8356r,-3616l1807976,3196r2559,-2557l1812071,r3620,l1817239,639r2559,2557l1820429,4740r,3616l1819798,9900r-2559,2557l1815691,13096xem1841885,13096r-3620,l1836729,12457r-2560,-2557l1833526,8356r,-3616l1834169,3196r2560,-2557l1838265,r3620,l1843432,639r2560,2557l1846623,4740r,3616l1845992,9900r-2560,2557l1841885,13096xem1868078,13096r-3619,l1862923,12457r-2560,-2557l1859720,8356r,-3616l1860363,3196r2560,-2557l1864459,r3619,l1869626,639r2560,2557l1872817,4740r,3616l1872186,9900r-2560,2557l1868078,13096xem1894272,13096r-3619,l1889117,12457r-2560,-2557l1885914,8356r,-3616l1886557,3196r2560,-2557l1890653,r3619,l1895820,639r2560,2557l1899011,4740r,3616l1898380,9900r-2560,2557l1894272,13096xem1920466,13096r-3620,l1915310,12457r-2559,-2557l1912108,8356r,-3616l1912751,3196r2559,-2557l1916846,r3620,l1922014,639r2548,2557l1925204,4740r,3616l1924562,9900r-2548,2557l1920466,13096xem1946660,13096r-3620,l1941504,12457r-2560,-2557l1938301,8356r,-3616l1938944,3196r2560,-2557l1943040,r3620,l1948207,639r2548,2557l1951398,4740r,3616l1950755,9900r-2548,2557l1946660,13096xem1972853,13096r-3619,l1967698,12457r-2560,-2557l1964495,8356r,-3616l1965138,3196r2560,-2557l1969234,r3619,l1974401,639r2548,2557l1977592,4740r,3616l1976949,9900r-2548,2557l1972853,13096xem1999047,13096r-3619,l1993892,12457r-2560,-2557l1990689,8356r,-3616l1991332,3196r2560,-2557l1995428,r3619,l2000595,639r2548,2557l2003786,4740r,3616l2003143,9900r-2548,2557l1999047,13096xem2025241,13096r-3620,l2020085,12457r-2559,-2557l2016883,8356r,-3616l2017526,3196r2559,-2557l2021621,r3620,l2026789,639r2548,2557l2029979,4740r,3616l2029337,9900r-2548,2557l2025241,13096xem2051435,13096r-3620,l2046267,12457r-2548,-2557l2043076,8356r,-3616l2043719,3196r2548,-2557l2047815,r3620,l2052982,639r2548,2557l2056173,4740r,3616l2055530,9900r-2548,2557l2051435,13096xem2077628,13096r-3619,l2072461,12457r-2548,-2557l2069270,8356r,-3616l2069913,3196r2548,-2557l2074009,r3619,l2079164,639r2560,2557l2082367,4740r,3616l2081724,9900r-2560,2557l2077628,13096xem2103822,13096r-3619,l2098655,12457r-2548,-2557l2095464,8356r,-3616l2096107,3196r2548,-2557l2100203,r3619,l2105358,639r2560,2557l2108561,4740r,3616l2107918,9900r-2560,2557l2103822,13096xem2130016,13096r-3620,l2124848,12457r-2547,-2557l2121658,8356r,-3616l2122301,3196r2547,-2557l2126396,r3620,l2131552,639r2560,2557l2134754,4740r,3616l2134112,9900r-2560,2557l2130016,13096xem2156210,13096r-3620,l2151042,12457r-2548,-2557l2147851,8356r,-3616l2148494,3196r2548,-2557l2152590,r3620,l2157745,639r2560,2557l2160948,4740r,3616l2160305,9900r-2560,2557l2156210,13096xem2182403,13096r-3619,l2177236,12457r-2560,-2557l2174045,8356r,-3616l2174676,3196r2560,-2557l2178784,r3619,l2183939,639r2560,2557l2187142,4740r,3616l2186499,9900r-2560,2557l2182403,13096xem2208597,13096r-3619,l2203430,12457r-2560,-2557l2200239,8356r,-3616l2200870,3196r2560,-2557l2204978,r3619,l2210133,639r2560,2557l2213336,4740r,3616l2212693,9900r-2560,2557l2208597,13096xem2234791,13096r-3620,l2229623,12457r-2559,-2557l2226433,8356r,-3616l2227064,3196r2559,-2557l2231171,r3620,l2236327,639r2560,2557l2239529,4740r,3616l2238887,9900r-2560,2557l2234791,13096xem2260985,13096r-3620,l2255817,12457r-2560,-2557l2252626,8356r,-3616l2253257,3196r2560,-2557l2257365,r3620,l2262520,639r2560,2557l2265723,4740r,3616l2265080,9900r-2560,2557l2260985,13096xem2287178,13096r-3619,l2282011,12457r-2560,-2557l2278820,8356r,-3616l2279451,3196r2560,-2557l2283559,r3619,l2288714,639r2560,2557l2291917,4740r,3616l2291274,9900r-2560,2557l2287178,13096xem2313360,13096r-3607,l2308205,12457r-2560,-2557l2305014,8356r,-3616l2305645,3196r2560,-2557l2309753,r3607,l2314908,639r2560,2557l2318111,4740r,3616l2317468,9900r-2560,2557l2313360,13096xem2339554,13096r-3608,l2334398,12457r-2559,-2557l2331208,8356r,-3616l2331839,3196r2559,-2557l2335946,r3608,l2341102,639r2560,2557l2344304,4740r,3616l2343662,9900r-2560,2557l2339554,13096xem2365748,13096r-3608,l2360592,12457r-2560,-2557l2357401,8356r,-3616l2358032,3196r2560,-2557l2362140,r3608,l2367295,639r2560,2557l2370498,4740r,3616l2369855,9900r-2560,2557l2365748,13096xem2391941,13096r-3607,l2386786,12457r-2560,-2557l2383583,8356r,-3616l2384226,3196r2560,-2557l2388334,r3607,l2393489,639r2560,2557l2396680,4740r,3616l2396049,9900r-2560,2557l2391941,13096xem2418135,13096r-3607,l2412980,12457r-2560,-2557l2409777,8356r,-3616l2410420,3196r2560,-2557l2414528,r3607,l2419683,639r2560,2557l2422874,4740r,3616l2422243,9900r-2560,2557l2418135,13096xem2444329,13096r-3608,l2439173,12457r-2559,-2557l2435971,8356r,-3616l2436614,3196r2559,-2557l2440721,r3608,l2445877,639r2560,2557l2449068,4740r,3616l2448437,9900r-2560,2557l2444329,13096xem2470523,13096r-3608,l2465367,12457r-2560,-2557l2462164,8356r,-3616l2462807,3196r2560,-2557l2466915,r3608,l2472070,639r2560,2557l2475261,4740r,3616l2474630,9900r-2560,2557l2470523,13096xem2496716,13096r-3619,l2491561,12457r-2560,-2557l2488358,8356r,-3616l2489001,3196r2560,-2557l2493097,r3619,l2498264,639r2560,2557l2501455,4740r,3616l2500824,9900r-2560,2557l2496716,13096xem2522910,13096r-3619,l2517755,12457r-2560,-2557l2514552,8356r,-3616l2515195,3196r2560,-2557l2519291,r3619,l2524458,639r2560,2557l2527649,4740r,3616l2527018,9900r-2560,2557l2522910,13096xem2549104,13096r-3620,l2543948,12457r-2559,-2557l2540746,8356r,-3616l2541389,3196r2559,-2557l2545484,r3620,l2550652,639r2560,2557l2553843,4740r,3616l2553212,9900r-2560,2557l2549104,13096xem2575298,13096r-3620,l2570142,12457r-2560,-2557l2566939,8356r,-3616l2567582,3196r2560,-2557l2571678,r3620,l2576845,639r2560,2557l2580036,4740r,3616l2579405,9900r-2560,2557l2575298,13096xem2601491,13096r-3619,l2596336,12457r-2560,-2557l2593133,8356r,-3616l2593776,3196r2560,-2557l2597872,r3619,l2603039,639r2548,2557l2606230,4740r,3616l2605587,9900r-2548,2557l2601491,13096xem2627685,13096r-3619,l2622530,12457r-2560,-2557l2619327,8356r,-3616l2619970,3196r2560,-2557l2624066,r3619,l2629233,639r2548,2557l2632424,4740r,3616l2631781,9900r-2548,2557l2627685,13096xem2653879,13096r-3620,l2648723,12457r-2559,-2557l2645521,8356r,-3616l2646164,3196r2559,-2557l2650259,r3620,l2655427,639r2548,2557l2658618,4740r,3616l2657975,9900r-2548,2557l2653879,13096xem2680073,13096r-3620,l2674917,12457r-2560,-2557l2671714,8356r,-3616l2672357,3196r2560,-2557l2676453,r3620,l2681620,639r2548,2557l2684811,4740r,3616l2684168,9900r-2548,2557l2680073,13096xem2706266,13096r-3619,l2701099,12457r-2548,-2557l2697908,8356r,-3616l2698551,3196r2548,-2557l2702647,r3619,l2707814,639r2548,2557l2711005,4740r,3616l2710362,9900r-2548,2557l2706266,13096xem2732460,13096r-3619,l2727293,12457r-2548,-2557l2724102,8356r,-3616l2724745,3196r2548,-2557l2728841,r3619,l2733996,639r2560,2557l2737199,4740r,3616l2736556,9900r-2560,2557l2732460,13096xem2758654,13096r-3620,l2753487,12457r-2548,-2557l2750296,8356r,-3616l2750939,3196r2548,-2557l2755034,r3620,l2760190,639r2560,2557l2763393,4740r,3616l2762750,9900r-2560,2557l2758654,13096xem2784848,13096r-3620,l2779680,12457r-2548,-2557l2776489,8356r,-3616l2777132,3196r2548,-2557l2781228,r3620,l2786384,639r2559,2557l2789586,4740r,3616l2788943,9900r-2559,2557l2784848,13096xem2811041,13096r-3619,l2805874,12457r-2548,-2557l2802683,8356r,-3616l2803326,3196r2548,-2557l2807422,r3619,l2812577,639r2560,2557l2815780,4740r,3616l2815137,9900r-2560,2557l2811041,13096xem2837235,13096r-3619,l2832068,12457r-2548,-2557l2828877,8356r,-3616l2829520,3196r2548,-2557l2833616,r3619,l2838771,639r2560,2557l2841974,4740r,3616l2841331,9900r-2560,2557l2837235,13096xem2863429,13096r-3620,l2858262,12457r-2560,-2557l2855071,8356r,-3616l2855702,3196r2560,-2557l2859809,r3620,l2864965,639r2560,2557l2868168,4740r,3616l2867525,9900r-2560,2557l2863429,13096xem2889623,13096r-3620,l2884455,12457r-2560,-2557l2881264,8356r,-3616l2881895,3196r2560,-2557l2886003,r3620,l2891159,639r2559,2557l2894361,4740r,3616l2893718,9900r-2559,2557l2889623,13096xem2915816,13096r-3619,l2910649,12457r-2560,-2557l2907458,8356r,-3616l2908089,3196r2560,-2557l2912197,r3619,l2917352,639r2560,2557l2920555,4740r,3616l2919912,9900r-2560,2557l2915816,13096xem2942010,13096r-3619,l2936843,12457r-2560,-2557l2933652,8356r,-3616l2934283,3196r2560,-2557l2938391,r3619,l2943546,639r2560,2557l2946749,4740r,3616l2946106,9900r-2560,2557l2942010,13096xem2968204,13096r-3620,l2963037,12457r-2560,-2557l2959846,8356r,-3616l2960477,3196r2560,-2557l2964584,r3620,l2969740,639r2560,2557l2972943,4740r,3616l2972300,9900r-2560,2557l2968204,13096xem2994386,13096r-3608,l2989230,12457r-2560,-2557l2986039,8356r,-3616l2986670,3196r2560,-2557l2990778,r3608,l2995934,639r2559,2557l2999136,4740r,3616l2998493,9900r-2559,2557l2994386,13096xem3020579,13096r-3607,l3015424,12457r-2560,-2557l3012233,8356r,-3616l3012864,3196r2560,-2557l3016972,r3607,l3022127,639r2560,2557l3025330,4740r,3616l3024687,9900r-2560,2557l3020579,13096xem3046773,13096r-3607,l3041618,12457r-2560,-2557l3038427,8356r,-3616l3039058,3196r2560,-2557l3043166,r3607,l3048321,639r2560,2557l3051524,4740r,3616l3050881,9900r-2560,2557l3046773,13096xem3072967,13096r-3608,l3067812,12457r-2560,-2557l3064609,8356r,-3616l3065252,3196r2560,-2557l3069359,r3608,l3074515,639r2560,2557l3077706,4740r,3616l3077075,9900r-2560,2557l3072967,13096xem3099161,13096r-3608,l3094005,12457r-2560,-2557l3090803,8356r,-3616l3091445,3196r2560,-2557l3095553,r3608,l3100709,639r2559,2557l3103899,4740r,3616l3103268,9900r-2559,2557l3099161,13096xem3125354,13096r-3607,l3120199,12457r-2560,-2557l3116996,8356r,-3616l3117639,3196r2560,-2557l3121747,r3607,l3126902,639r2560,2557l3130093,4740r,3616l3129462,9900r-2560,2557l3125354,13096xem3151548,13096r-3607,l3146393,12457r-2560,-2557l3143190,8356r,-3616l3143833,3196r2560,-2557l3147941,r3607,l3153096,639r2560,2557l3156287,4740r,3616l3155656,9900r-2560,2557l3151548,13096xem3177742,13096r-3619,l3172587,12457r-2560,-2557l3169384,8356r,-3616l3170027,3196r2560,-2557l3174123,r3619,l3179290,639r2560,2557l3182481,4740r,3616l3181850,9900r-2560,2557l3177742,13096xem3203936,13096r-3620,l3198780,12457r-2559,-2557l3195578,8356r,-3616l3196221,3196r2559,-2557l3200316,r3620,l3205484,639r2559,2557l3208674,4740r,3616l3208043,9900r-2559,2557l3203936,13096xem3230130,13096r-3620,l3224974,12457r-2560,-2557l3221771,8356r,-3616l3222414,3196r2560,-2557l3226510,r3620,l3231677,639r2560,2557l3234868,4740r,3616l3234237,9900r-2560,2557l3230130,13096xem3256323,13096r-3619,l3251168,12457r-2560,-2557l3247965,8356r,-3616l3248608,3196r2560,-2557l3252704,r3619,l3257871,639r2560,2557l3261062,4740r,3616l3260431,9900r-2560,2557l3256323,13096xem3282517,13096r-3619,l3277362,12457r-2560,-2557l3274159,8356r,-3616l3274802,3196r2560,-2557l3278898,r3619,l3284065,639r2560,2557l3287256,4740r,3616l3286625,9900r-2560,2557l3282517,13096xem3308711,13096r-3620,l3303555,12457r-2559,-2557l3300353,8356r,-3616l3300996,3196r2559,-2557l3305091,r3620,l3310259,639r2548,2557l3313449,4740r,3616l3312807,9900r-2548,2557l3308711,13096xem3334905,13096r-3620,l3329749,12457r-2560,-2557l3326546,8356r,-3616l3327189,3196r2560,-2557l3331285,r3620,l3336452,639r2548,2557l3339643,4740r,3616l3339000,9900r-2548,2557l3334905,13096xem3361098,13096r-3619,l3355943,12457r-2560,-2557l3352740,8356r,-3616l3353383,3196r2560,-2557l3357479,r3619,l3362646,639r2548,2557l3365837,4740r,3616l3365194,9900r-2548,2557l3361098,13096xem3387292,13096r-3619,l3382137,12457r-2560,-2557l3378934,8356r,-3616l3379577,3196r2560,-2557l3383673,r3619,l3388828,639r2560,2557l3392031,4740r,3616l3391388,9900r-2560,2557l3387292,13096xem3413486,13096r-3620,l3408318,12457r-2547,-2557l3405128,8356r,-3616l3405771,3196r2547,-2557l3409866,r3620,l3415022,639r2560,2557l3418224,4740r,3616l3417582,9900r-2560,2557l3413486,13096xem3439680,13096r-3620,l3434512,12457r-2548,-2557l3431321,8356r,-3616l3431964,3196r2548,-2557l3436060,r3620,l3441215,639r2560,2557l3444418,4740r,3616l3443775,9900r-2560,2557l3439680,13096xem3465873,13096r-3619,l3460706,12457r-2548,-2557l3457515,8356r,-3616l3458158,3196r2548,-2557l3462254,r3619,l3467409,639r2560,2557l3470612,4740r,3616l3469969,9900r-2560,2557l3465873,13096xem3492067,13096r-3619,l3486900,12457r-2548,-2557l3483709,8356r,-3616l3484352,3196r2548,-2557l3488448,r3619,l3493603,639r2560,2557l3496806,4740r,3616l3496163,9900r-2560,2557l3492067,13096xem3518261,13096r-3620,l3513093,12457r-2547,-2557l3509903,8356r,-3616l3510546,3196r2547,-2557l3514641,r3620,l3519797,639r2560,2557l3522999,4740r,3616l3522357,9900r-2560,2557l3518261,13096xem3544455,13096r-3620,l3539287,12457r-2560,-2557l3536096,8356r,-3616l3536727,3196r2560,-2557l3540835,r3620,l3545990,639r2560,2557l3549193,4740r,3616l3548550,9900r-2560,2557l3544455,13096xem3570648,13096r-3619,l3565481,12457r-2560,-2557l3562290,8356r,-3616l3562921,3196r2560,-2557l3567029,r3619,l3572184,639r2560,2557l3575387,4740r,3616l3574744,9900r-2560,2557l3570648,13096xem3596842,13096r-3619,l3591675,12457r-2560,-2557l3588484,8356r,-3616l3589115,3196r2560,-2557l3593223,r3619,l3598378,639r2560,2557l3601581,4740r,3616l3600938,9900r-2560,2557l3596842,13096xem3623036,13096r-3620,l3617868,12457r-2559,-2557l3614678,8356r,-3616l3615309,3196r2559,-2557l3619416,r3620,l3624572,639r2560,2557l3627774,4740r,3616l3627132,9900r-2560,2557l3623036,13096xem3649230,13096r-3620,l3644062,12457r-2560,-2557l3640871,8356r,-3616l3641502,3196r2560,-2557l3645610,r3620,l3650765,639r2560,2557l3653968,4740r,3616l3653325,9900r-2560,2557l3649230,13096xem3675411,13096r-3607,l3670256,12457r-2560,-2557l3667065,8356r,-3616l3667696,3196r2560,-2557l3671804,r3607,l3676959,639r2560,2557l3680162,4740r,3616l3679519,9900r-2560,2557l3675411,13096xem3701605,13096r-3607,l3696450,12457r-2560,-2557l3693259,8356r,-3616l3693890,3196r2560,-2557l3697998,r3607,l3703153,639r2560,2557l3706356,4740r,3616l3705713,9900r-2560,2557l3701605,13096xem3727799,13096r-3608,l3722643,12457r-2559,-2557l3719453,8356r,-3616l3720084,3196r2559,-2557l3724191,r3608,l3729347,639r2560,2557l3732549,4740r,3616l3731907,9900r-2560,2557l3727799,13096xem3753993,13096r-3608,l3748837,12457r-2560,-2557l3745634,8356r,-3616l3746277,3196r2560,-2557l3750385,r3608,l3755540,639r2560,2557l3758731,4740r,3616l3758100,9900r-2560,2557l3753993,13096xem3780186,13096r-3607,l3775031,12457r-2560,-2557l3771828,8356r,-3616l3772471,3196r2560,-2557l3776579,r3607,l3781734,639r2560,2557l3784925,4740r,3616l3784294,9900r-2560,2557l3780186,13096xem3806380,13096r-3607,l3801225,12457r-2560,-2557l3798022,8356r,-3616l3798665,3196r2560,-2557l3802773,r3607,l3807928,639r2560,2557l3811119,4740r,3616l3810488,9900r-2560,2557l3806380,13096xem3832574,13096r-3608,l3827418,12457r-2559,-2557l3824216,8356r,-3616l3824859,3196r2559,-2557l3828966,r3608,l3834122,639r2560,2557l3837313,4740r,3616l3836682,9900r-2560,2557l3832574,13096xem3858768,13096r-3620,l3853612,12457r-2560,-2557l3850409,8356r,-3616l3851052,3196r2560,-2557l3855148,r3620,l3860315,639r2560,2557l3863506,4740r,3616l3862875,9900r-2560,2557l3858768,13096xem3884961,13096r-3619,l3879806,12457r-2560,-2557l3876603,8356r,-3616l3877246,3196r2560,-2557l3881342,r3619,l3886509,639r2560,2557l3889700,4740r,3616l3889069,9900r-2560,2557l3884961,13096xem3911155,13096r-3619,l3906000,12457r-2560,-2557l3902797,8356r,-3616l3903440,3196r2560,-2557l3907536,r3619,l3912703,639r2560,2557l3915894,4740r,3616l3915263,9900r-2560,2557l3911155,13096xem3937349,13096r-3620,l3932193,12457r-2559,-2557l3928991,8356r,-3616l3929634,3196r2559,-2557l3933729,r3620,l3938897,639r2560,2557l3942088,4740r,3616l3941457,9900r-2560,2557l3937349,13096xem3963543,13096r-3620,l3958387,12457r-2560,-2557l3955184,8356r,-3616l3955827,3196r2560,-2557l3959923,r3620,l3965090,639r2548,2557l3968281,4740r,3616l3967638,9900r-2548,2557l3963543,13096xem3989736,13096r-3619,l3984581,12457r-2560,-2557l3981378,8356r,-3616l3982021,3196r2560,-2557l3986117,r3619,l3991284,639r2548,2557l3994475,4740r,3616l3993832,9900r-2548,2557l3989736,13096xem4015930,13096r-3619,l4010775,12457r-2560,-2557l4007572,8356r,-3616l4008215,3196r2560,-2557l4012311,r3619,l4017478,639r2548,2557l4020669,4740r,3616l4020026,9900r-2548,2557l4015930,13096xem4042124,13096r-3620,l4036968,12457r-2559,-2557l4033766,8356r,-3616l4034409,3196r2559,-2557l4038504,r3620,l4043672,639r2548,2557l4046863,4740r,3616l4046220,9900r-2548,2557l4042124,13096xem4068318,13096r-3620,l4063150,12457r-2548,-2557l4059959,8356r,-3616l4060602,3196r2548,-2557l4064698,r3620,l4069865,639r2548,2557l4073056,4740r,3616l4072413,9900r-2548,2557l4068318,13096xem4094511,13096r-3619,l4089344,12457r-2548,-2557l4086153,8356r,-3616l4086796,3196r2548,-2557l4090892,r3619,l4096047,639r2560,2557l4099250,4740r,3616l4098607,9900r-2560,2557l4094511,13096xem4120705,13096r-3619,l4115538,12457r-2548,-2557l4112347,8356r,-3616l4112990,3196r2548,-2557l4117086,r3619,l4122241,639r2560,2557l4125444,4740r,3616l4124801,9900r-2560,2557l4120705,13096xem4146899,13096r-3620,l4141732,12457r-2548,-2557l4138541,8356r,-3616l4139184,3196r2548,-2557l4143279,r3620,l4148435,639r2560,2557l4151638,4740r,3616l4150995,9900r-2560,2557l4146899,13096xem4173093,13096r-3620,l4167925,12457r-2548,-2557l4164734,8356r,-3616l4165377,3196r2548,-2557l4169473,r3620,l4174629,639r2559,2557l4177831,4740r,3616l4177188,9900r-2559,2557l4173093,13096xem4199286,13096r-3619,l4194119,12457r-2548,-2557l4190928,8356r,-3616l4191571,3196r2548,-2557l4195667,r3619,l4200822,639r2560,2557l4204025,4740r,3616l4203382,9900r-2560,2557l4199286,13096xem4225480,13096r-3619,l4220313,12457r-2560,-2557l4217122,8356r,-3616l4217753,3196r2560,-2557l4221861,r3619,l4227016,639r2560,2557l4230219,4740r,3616l4229576,9900r-2560,2557l4225480,13096xem4251674,13096r-3620,l4246507,12457r-2560,-2557l4243316,8356r,-3616l4243947,3196r2560,-2557l4248054,r3620,l4253210,639r2560,2557l4256413,4740r,3616l4255770,9900r-2560,2557l4251674,13096xem4277868,13096r-3620,l4272700,12457r-2560,-2557l4269509,8356r,-3616l4270140,3196r2560,-2557l4274248,r3620,l4279404,639r2559,2557l4282606,4740r,3616l4281963,9900r-2559,2557l4277868,13096xem4304061,13096r-3619,l4298894,12457r-2560,-2557l4295703,8356r,-3616l4296334,3196r2560,-2557l4300442,r3619,l4305597,639r2560,2557l4308800,4740r,3616l4308157,9900r-2560,2557l4304061,13096xem4330255,13096r-3619,l4325088,12457r-2560,-2557l4321897,8356r,-3616l4322528,3196r2560,-2557l4326636,r3619,l4331791,639r2560,2557l4334994,4740r,3616l4334351,9900r-2560,2557l4330255,13096xem4356437,13096r-3608,l4351282,12457r-2560,-2557l4348091,8356r,-3616l4348722,3196r2560,-2557l4352829,r3608,l4357985,639r2560,2557l4361188,4740r,3616l4360545,9900r-2560,2557l4356437,13096xem4382631,13096r-3608,l4377475,12457r-2560,-2557l4374284,8356r,-3616l4374915,3196r2560,-2557l4379023,r3608,l4384179,639r2559,2557l4387381,4740r,3616l4386738,9900r-2559,2557l4382631,13096xem4408824,13096r-3607,l4403669,12457r-2560,-2557l4400478,8356r,-3616l4401109,3196r2560,-2557l4405217,r3607,l4410372,639r2560,2557l4413575,4740r,3616l4412932,9900r-2560,2557l4408824,13096xem4435018,13096r-3607,l4429863,12457r-2560,-2557l4426660,8356r,-3616l4427303,3196r2560,-2557l4431411,r3607,l4436566,639r2560,2557l4439757,4740r,3616l4439126,9900r-2560,2557l4435018,13096xem4461212,13096r-3608,l4456057,12457r-2560,-2557l4452854,8356r,-3616l4453497,3196r2560,-2557l4457604,r3608,l4462760,639r2560,2557l4465951,4740r,3616l4465320,9900r-2560,2557l4461212,13096xem4487406,13096r-3608,l4482250,12457r-2560,-2557l4479048,8356r,-3616l4479690,3196r2560,-2557l4483798,r3608,l4488954,639r2559,2557l4492144,4740r,3616l4491513,9900r-2559,2557l4487406,13096xem4513599,13096r-3607,l4508444,12457r-2560,-2557l4505241,8356r,-3616l4505884,3196r2560,-2557l4509992,r3607,l4515147,639r2560,2557l4518338,4740r,3616l4517707,9900r-2560,2557l4513599,13096xem4539793,13096r-3619,l4534638,12457r-2560,-2557l4531435,8356r,-3616l4532078,3196r2560,-2557l4536174,r3619,l4541341,639r2560,2557l4544532,4740r,3616l4543901,9900r-2560,2557l4539793,13096xem4565987,13096r-3620,l4560832,12457r-2560,-2557l4557629,8356r,-3616l4558272,3196r2560,-2557l4562367,r3620,l4567535,639r2560,2557l4570726,4740r,3616l4570095,9900r-2560,2557l4565987,13096xem4592181,13096r-3620,l4587025,12457r-2560,-2557l4583823,8356r,-3616l4584465,3196r2560,-2557l4588561,r3620,l4593729,639r2559,2557l4596919,4740r,3616l4596288,9900r-2559,2557l4592181,13096xem4618374,13096r-3619,l4613219,12457r-2560,-2557l4610016,8356r,-3616l4610659,3196r2560,-2557l4614755,r3619,l4619922,639r2560,2557l4623113,4740r,3616l4622482,9900r-2560,2557l4618374,13096xem4644568,13096r-3619,l4639413,12457r-2560,-2557l4636210,8356r,-3616l4636853,3196r2560,-2557l4640949,r3619,l4646116,639r2548,2557l4649307,4740r,3616l4648664,9900r-2548,2557l4644568,13096xem4670762,13096r-3620,l4665607,12457r-2560,-2557l4662404,8356r,-3616l4663047,3196r2560,-2557l4667142,r3620,l4672310,639r2548,2557l4675501,4740r,3616l4674858,9900r-2548,2557l4670762,13096xem4696956,13096r-3620,l4691800,12457r-2560,-2557l4688598,8356r,-3616l4689240,3196r2560,-2557l4693336,r3620,l4698504,639r2547,2557l4701694,4740r,3616l4701051,9900r-2547,2557l4696956,13096xem4723149,13096r-3619,l4717994,12457r-2560,-2557l4714791,8356r,-3616l4715434,3196r2560,-2557l4719530,r3619,l4724697,639r2548,2557l4727888,4740r,3616l4727245,9900r-2548,2557l4723149,13096xem4749343,13096r-3619,l4744176,12457r-2548,-2557l4740985,8356r,-3616l4741628,3196r2548,-2557l4745724,r3619,l4750891,639r2548,2557l4754082,4740r,3616l4753439,9900r-2548,2557l4749343,13096xem4775537,13096r-3620,l4770370,12457r-2548,-2557l4767179,8356r,-3616l4767822,3196r2548,-2557l4771917,r3620,l4777073,639r2560,2557l4780276,4740r,3616l4779633,9900r-2560,2557l4775537,13096xem4801731,13096r-3620,l4796563,12457r-2548,-2557l4793373,8356r,-3616l4794015,3196r2548,-2557l4798111,r3620,l4803267,639r2559,2557l4806469,4740r,3616l4805826,9900r-2559,2557l4801731,13096xem4827924,13096r-3619,l4822757,12457r-2548,-2557l4819566,8356r,-3616l4820209,3196r2548,-2557l4824305,r3619,l4829460,639r2560,2557l4832663,4740r,3616l4832020,9900r-2560,2557l4827924,13096xem4854118,13096r-3619,l4848951,12457r-2548,-2557l4845760,8356r,-3616l4846403,3196r2548,-2557l4850499,r3619,l4855654,639r2560,2557l4858857,4740r,3616l4858214,9900r-2560,2557l4854118,13096xem4880312,13096r-3620,l4875145,12457r-2560,-2557l4871954,8356r,-3616l4872585,3196r2560,-2557l4876692,r3620,l4881848,639r2560,2557l4885051,4740r,3616l4884408,9900r-2560,2557l4880312,13096xem4906506,13096r-3620,l4901338,12457r-2559,-2557l4898148,8356r,-3616l4898779,3196r2559,-2557l4902886,r3620,l4908042,639r2559,2557l4911244,4740r,3616l4910601,9900r-2559,2557l4906506,13096xem4932699,13096r-3619,l4927532,12457r-2560,-2557l4924341,8356r,-3616l4924972,3196r2560,-2557l4929080,r3619,l4934235,639r2560,2557l4937438,4740r,3616l4936795,9900r-2560,2557l4932699,13096xem4958893,13096r-3619,l4953726,12457r-2560,-2557l4950535,8356r,-3616l4951166,3196r2560,-2557l4955274,r3619,l4960429,639r2560,2557l4963632,4740r,3616l4962989,9900r-2560,2557l4958893,13096xem4985087,13096r-3620,l4979920,12457r-2560,-2557l4976729,8356r,-3616l4977360,3196r2560,-2557l4981467,r3620,l4986623,639r2560,2557l4989826,4740r,3616l4989183,9900r-2560,2557l4985087,13096xem5011269,13096r-3608,l5006113,12457r-2559,-2557l5002923,8356r,-3616l5003554,3196r2559,-2557l5007661,r3608,l5012817,639r2559,2557l5016019,4740r,3616l5015376,9900r-2559,2557l5011269,13096xem5037463,13096r-3608,l5032307,12457r-2560,-2557l5029116,8356r,-3616l5029747,3196r2560,-2557l5033855,r3608,l5039010,639r2560,2557l5042213,4740r,3616l5041570,9900r-2560,2557l5037463,13096xem5063656,13096r-3607,l5058501,12457r-2560,-2557l5055310,8356r,-3616l5055941,3196r2560,-2557l5060049,r3607,l5065204,639r2560,2557l5068407,4740r,3616l5067764,9900r-2560,2557l5063656,13096xem5089850,13096r-3608,l5084695,12457r-2560,-2557l5081492,8356r,-3616l5082135,3196r2560,-2557l5086242,r3608,l5091398,639r2560,2557l5094589,4740r,3616l5093958,9900r-2560,2557l5089850,13096xem5116044,13096r-3608,l5110888,12457r-2559,-2557l5107686,8356r,-3616l5108329,3196r2559,-2557l5112436,r3608,l5117592,639r2559,2557l5120783,4740r,3616l5120151,9900r-2559,2557l5116044,13096xem5142238,13096r-3608,l5137082,12457r-2560,-2557l5133879,8356r,-3616l5134522,3196r2560,-2557l5138630,r3608,l5143785,639r2560,2557l5146976,4740r,3616l5146345,9900r-2560,2557l5142238,13096xem5168431,13096r-3607,l5163276,12457r-2560,-2557l5160073,8356r,-3616l5160716,3196r2560,-2557l5164824,r3607,l5169979,639r2560,2557l5173170,4740r,3616l5172539,9900r-2560,2557l5168431,13096xem5194625,13096r-3619,l5189470,12457r-2560,-2557l5186267,8356r,-3616l5186910,3196r2560,-2557l5191006,r3619,l5196173,639r2560,2557l5199364,4740r,3616l5198733,9900r-2560,2557l5194625,13096xem5220819,13096r-3620,l5215663,12457r-2559,-2557l5212461,8356r,-3616l5213104,3196r2559,-2557l5217199,r3620,l5222367,639r2559,2557l5225558,4740r,3616l5224926,9900r-2559,2557l5220819,13096xem5247013,13096r-3620,l5241857,12457r-2560,-2557l5238654,8356r,-3616l5239297,3196r2560,-2557l5243393,r3620,l5248560,639r2560,2557l5251751,4740r,3616l5251120,9900r-2560,2557l5247013,13096xem5273206,13096r-3619,l5268051,12457r-2560,-2557l5264848,8356r,-3616l5265491,3196r2560,-2557l5269587,r3619,l5274754,639r2548,2557l5277945,4740r,3616l5277302,9900r-2548,2557l5273206,13096xem5299400,13096r-3619,l5294245,12457r-2560,-2557l5291042,8356r,-3616l5291685,3196r2560,-2557l5295781,r3619,l5300948,639r2560,2557l5304139,4740r,3616l5303508,9900r-2560,2557l5299400,13096xem5325594,13096r-3620,l5320438,12457r-2559,-2557l5317236,8356r,-3616l5317879,3196r2559,-2557l5321974,r3620,l5327142,639r2548,2557l5330333,4740r,3616l5329690,9900r-2548,2557l5325594,13096xem5351788,13096r-3620,l5346632,12457r-2560,-2557l5343429,8356r,-3616l5344072,3196r2560,-2557l5348168,r3620,l5353335,639r2548,2557l5356526,4740r,3616l5355883,9900r-2548,2557l5351788,13096xem5377981,13096r-3619,l5372826,12457r-2560,-2557l5369623,8356r,-3616l5370266,3196r2560,-2557l5374362,r3619,l5379529,639r2548,2557l5382720,4740r,3616l5382077,9900r-2548,2557l5377981,13096xem5404175,13096r-3619,l5399008,12457r-2548,-2557l5395817,8356r,-3616l5396460,3196r2548,-2557l5400556,r3619,l5405723,639r2548,2557l5408914,4740r,3616l5408271,9900r-2548,2557l5404175,13096xem5430369,13096r-3620,l5425213,12457r-2559,-2557l5422011,8356r,-3616l5422654,3196r2559,-2557l5426749,r3620,l5431917,639r2548,2557l5435108,4740r,3616l5434465,9900r-2548,2557l5430369,13096xem5456563,13096r-3620,l5451395,12457r-2548,-2557l5448204,8356r,-3616l5448847,3196r2548,-2557l5452943,r3620,l5458099,639r2559,2557l5461301,4740r,3616l5460658,9900r-2559,2557l5456563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3" w:history="1">
            <w:r w:rsidR="006671D6">
              <w:rPr>
                <w:b w:val="0"/>
                <w:i w:val="0"/>
                <w:color w:val="4A3A3C"/>
                <w:sz w:val="20"/>
              </w:rPr>
              <w:t>⽬</w:t>
            </w:r>
            <w:r w:rsidR="006671D6">
              <w:rPr>
                <w:b w:val="0"/>
                <w:i w:val="0"/>
                <w:color w:val="4A3A3C"/>
                <w:spacing w:val="-10"/>
                <w:sz w:val="20"/>
              </w:rPr>
              <w:t>錄</w:t>
            </w:r>
            <w:r w:rsidR="006671D6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6671D6">
              <w:rPr>
                <w:i w:val="0"/>
                <w:color w:val="C70F2E"/>
                <w:spacing w:val="-10"/>
                <w:sz w:val="20"/>
              </w:rPr>
              <w:t>3</w:t>
            </w:r>
          </w:hyperlink>
        </w:p>
        <w:p w14:paraId="08B37A00" w14:textId="77777777" w:rsidR="006671D6" w:rsidRDefault="00000000" w:rsidP="008A2518">
          <w:pPr>
            <w:pStyle w:val="20"/>
            <w:numPr>
              <w:ilvl w:val="0"/>
              <w:numId w:val="6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56384" behindDoc="1" locked="0" layoutInCell="1" allowOverlap="1" wp14:anchorId="3B952F63" wp14:editId="6547C7AC">
                    <wp:simplePos x="0" y="0"/>
                    <wp:positionH relativeFrom="page">
                      <wp:posOffset>1943100</wp:posOffset>
                    </wp:positionH>
                    <wp:positionV relativeFrom="paragraph">
                      <wp:posOffset>144130</wp:posOffset>
                    </wp:positionV>
                    <wp:extent cx="4692650" cy="13335"/>
                    <wp:effectExtent l="0" t="0" r="0" b="0"/>
                    <wp:wrapNone/>
                    <wp:docPr id="18" name="Graphic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69265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9265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498" y="13096"/>
                                  </a:moveTo>
                                  <a:lnTo>
                                    <a:pt x="30882" y="13096"/>
                                  </a:lnTo>
                                  <a:lnTo>
                                    <a:pt x="29338" y="12457"/>
                                  </a:lnTo>
                                  <a:lnTo>
                                    <a:pt x="26781" y="9900"/>
                                  </a:lnTo>
                                  <a:lnTo>
                                    <a:pt x="26141" y="8356"/>
                                  </a:lnTo>
                                  <a:lnTo>
                                    <a:pt x="26141" y="4740"/>
                                  </a:lnTo>
                                  <a:lnTo>
                                    <a:pt x="26781" y="3196"/>
                                  </a:lnTo>
                                  <a:lnTo>
                                    <a:pt x="29338" y="639"/>
                                  </a:lnTo>
                                  <a:lnTo>
                                    <a:pt x="30882" y="0"/>
                                  </a:lnTo>
                                  <a:lnTo>
                                    <a:pt x="34498" y="0"/>
                                  </a:lnTo>
                                  <a:lnTo>
                                    <a:pt x="36042" y="639"/>
                                  </a:lnTo>
                                  <a:lnTo>
                                    <a:pt x="38599" y="3196"/>
                                  </a:lnTo>
                                  <a:lnTo>
                                    <a:pt x="39238" y="4740"/>
                                  </a:lnTo>
                                  <a:lnTo>
                                    <a:pt x="39238" y="8356"/>
                                  </a:lnTo>
                                  <a:lnTo>
                                    <a:pt x="38599" y="9900"/>
                                  </a:lnTo>
                                  <a:lnTo>
                                    <a:pt x="36042" y="12457"/>
                                  </a:lnTo>
                                  <a:lnTo>
                                    <a:pt x="34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640" y="13096"/>
                                  </a:moveTo>
                                  <a:lnTo>
                                    <a:pt x="57024" y="13096"/>
                                  </a:lnTo>
                                  <a:lnTo>
                                    <a:pt x="55480" y="12457"/>
                                  </a:lnTo>
                                  <a:lnTo>
                                    <a:pt x="52923" y="9900"/>
                                  </a:lnTo>
                                  <a:lnTo>
                                    <a:pt x="52283" y="8356"/>
                                  </a:lnTo>
                                  <a:lnTo>
                                    <a:pt x="52283" y="4740"/>
                                  </a:lnTo>
                                  <a:lnTo>
                                    <a:pt x="52923" y="3196"/>
                                  </a:lnTo>
                                  <a:lnTo>
                                    <a:pt x="55480" y="639"/>
                                  </a:lnTo>
                                  <a:lnTo>
                                    <a:pt x="57024" y="0"/>
                                  </a:lnTo>
                                  <a:lnTo>
                                    <a:pt x="60640" y="0"/>
                                  </a:lnTo>
                                  <a:lnTo>
                                    <a:pt x="62184" y="639"/>
                                  </a:lnTo>
                                  <a:lnTo>
                                    <a:pt x="64741" y="3196"/>
                                  </a:lnTo>
                                  <a:lnTo>
                                    <a:pt x="65380" y="4740"/>
                                  </a:lnTo>
                                  <a:lnTo>
                                    <a:pt x="65380" y="8356"/>
                                  </a:lnTo>
                                  <a:lnTo>
                                    <a:pt x="64741" y="9900"/>
                                  </a:lnTo>
                                  <a:lnTo>
                                    <a:pt x="62184" y="12457"/>
                                  </a:lnTo>
                                  <a:lnTo>
                                    <a:pt x="606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6782" y="13096"/>
                                  </a:moveTo>
                                  <a:lnTo>
                                    <a:pt x="83165" y="13096"/>
                                  </a:lnTo>
                                  <a:lnTo>
                                    <a:pt x="81622" y="12457"/>
                                  </a:lnTo>
                                  <a:lnTo>
                                    <a:pt x="79065" y="9900"/>
                                  </a:lnTo>
                                  <a:lnTo>
                                    <a:pt x="78425" y="8356"/>
                                  </a:lnTo>
                                  <a:lnTo>
                                    <a:pt x="78425" y="4740"/>
                                  </a:lnTo>
                                  <a:lnTo>
                                    <a:pt x="79065" y="3196"/>
                                  </a:lnTo>
                                  <a:lnTo>
                                    <a:pt x="81622" y="639"/>
                                  </a:lnTo>
                                  <a:lnTo>
                                    <a:pt x="83165" y="0"/>
                                  </a:lnTo>
                                  <a:lnTo>
                                    <a:pt x="86782" y="0"/>
                                  </a:lnTo>
                                  <a:lnTo>
                                    <a:pt x="88326" y="639"/>
                                  </a:lnTo>
                                  <a:lnTo>
                                    <a:pt x="90883" y="3196"/>
                                  </a:lnTo>
                                  <a:lnTo>
                                    <a:pt x="91522" y="4740"/>
                                  </a:lnTo>
                                  <a:lnTo>
                                    <a:pt x="91522" y="8356"/>
                                  </a:lnTo>
                                  <a:lnTo>
                                    <a:pt x="90883" y="9900"/>
                                  </a:lnTo>
                                  <a:lnTo>
                                    <a:pt x="88326" y="12457"/>
                                  </a:lnTo>
                                  <a:lnTo>
                                    <a:pt x="867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2924" y="13096"/>
                                  </a:moveTo>
                                  <a:lnTo>
                                    <a:pt x="109307" y="13096"/>
                                  </a:lnTo>
                                  <a:lnTo>
                                    <a:pt x="107764" y="12457"/>
                                  </a:lnTo>
                                  <a:lnTo>
                                    <a:pt x="105207" y="9900"/>
                                  </a:lnTo>
                                  <a:lnTo>
                                    <a:pt x="104567" y="8356"/>
                                  </a:lnTo>
                                  <a:lnTo>
                                    <a:pt x="104567" y="4740"/>
                                  </a:lnTo>
                                  <a:lnTo>
                                    <a:pt x="105207" y="3196"/>
                                  </a:lnTo>
                                  <a:lnTo>
                                    <a:pt x="107764" y="639"/>
                                  </a:lnTo>
                                  <a:lnTo>
                                    <a:pt x="109307" y="0"/>
                                  </a:lnTo>
                                  <a:lnTo>
                                    <a:pt x="112924" y="0"/>
                                  </a:lnTo>
                                  <a:lnTo>
                                    <a:pt x="114468" y="639"/>
                                  </a:lnTo>
                                  <a:lnTo>
                                    <a:pt x="117025" y="3196"/>
                                  </a:lnTo>
                                  <a:lnTo>
                                    <a:pt x="117664" y="4740"/>
                                  </a:lnTo>
                                  <a:lnTo>
                                    <a:pt x="117664" y="8356"/>
                                  </a:lnTo>
                                  <a:lnTo>
                                    <a:pt x="117025" y="9900"/>
                                  </a:lnTo>
                                  <a:lnTo>
                                    <a:pt x="114468" y="12457"/>
                                  </a:lnTo>
                                  <a:lnTo>
                                    <a:pt x="1129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066" y="13096"/>
                                  </a:moveTo>
                                  <a:lnTo>
                                    <a:pt x="135450" y="13096"/>
                                  </a:lnTo>
                                  <a:lnTo>
                                    <a:pt x="133906" y="12457"/>
                                  </a:lnTo>
                                  <a:lnTo>
                                    <a:pt x="131348" y="9900"/>
                                  </a:lnTo>
                                  <a:lnTo>
                                    <a:pt x="130709" y="8356"/>
                                  </a:lnTo>
                                  <a:lnTo>
                                    <a:pt x="130709" y="4740"/>
                                  </a:lnTo>
                                  <a:lnTo>
                                    <a:pt x="131348" y="3196"/>
                                  </a:lnTo>
                                  <a:lnTo>
                                    <a:pt x="133906" y="639"/>
                                  </a:lnTo>
                                  <a:lnTo>
                                    <a:pt x="135450" y="0"/>
                                  </a:lnTo>
                                  <a:lnTo>
                                    <a:pt x="139066" y="0"/>
                                  </a:lnTo>
                                  <a:lnTo>
                                    <a:pt x="140610" y="639"/>
                                  </a:lnTo>
                                  <a:lnTo>
                                    <a:pt x="143166" y="3196"/>
                                  </a:lnTo>
                                  <a:lnTo>
                                    <a:pt x="143806" y="4740"/>
                                  </a:lnTo>
                                  <a:lnTo>
                                    <a:pt x="143806" y="8356"/>
                                  </a:lnTo>
                                  <a:lnTo>
                                    <a:pt x="143166" y="9900"/>
                                  </a:lnTo>
                                  <a:lnTo>
                                    <a:pt x="140610" y="12457"/>
                                  </a:lnTo>
                                  <a:lnTo>
                                    <a:pt x="1390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208" y="13096"/>
                                  </a:moveTo>
                                  <a:lnTo>
                                    <a:pt x="161591" y="13096"/>
                                  </a:lnTo>
                                  <a:lnTo>
                                    <a:pt x="160048" y="12457"/>
                                  </a:lnTo>
                                  <a:lnTo>
                                    <a:pt x="157491" y="9900"/>
                                  </a:lnTo>
                                  <a:lnTo>
                                    <a:pt x="156851" y="8356"/>
                                  </a:lnTo>
                                  <a:lnTo>
                                    <a:pt x="156851" y="4740"/>
                                  </a:lnTo>
                                  <a:lnTo>
                                    <a:pt x="157491" y="3196"/>
                                  </a:lnTo>
                                  <a:lnTo>
                                    <a:pt x="160048" y="639"/>
                                  </a:lnTo>
                                  <a:lnTo>
                                    <a:pt x="161591" y="0"/>
                                  </a:lnTo>
                                  <a:lnTo>
                                    <a:pt x="165208" y="0"/>
                                  </a:lnTo>
                                  <a:lnTo>
                                    <a:pt x="166751" y="639"/>
                                  </a:lnTo>
                                  <a:lnTo>
                                    <a:pt x="169309" y="3196"/>
                                  </a:lnTo>
                                  <a:lnTo>
                                    <a:pt x="169948" y="4740"/>
                                  </a:lnTo>
                                  <a:lnTo>
                                    <a:pt x="169948" y="8356"/>
                                  </a:lnTo>
                                  <a:lnTo>
                                    <a:pt x="169309" y="9900"/>
                                  </a:lnTo>
                                  <a:lnTo>
                                    <a:pt x="166751" y="12457"/>
                                  </a:lnTo>
                                  <a:lnTo>
                                    <a:pt x="1652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350" y="13096"/>
                                  </a:moveTo>
                                  <a:lnTo>
                                    <a:pt x="187734" y="13096"/>
                                  </a:lnTo>
                                  <a:lnTo>
                                    <a:pt x="186189" y="12457"/>
                                  </a:lnTo>
                                  <a:lnTo>
                                    <a:pt x="183632" y="9900"/>
                                  </a:lnTo>
                                  <a:lnTo>
                                    <a:pt x="182993" y="8356"/>
                                  </a:lnTo>
                                  <a:lnTo>
                                    <a:pt x="182993" y="4740"/>
                                  </a:lnTo>
                                  <a:lnTo>
                                    <a:pt x="183632" y="3196"/>
                                  </a:lnTo>
                                  <a:lnTo>
                                    <a:pt x="186189" y="639"/>
                                  </a:lnTo>
                                  <a:lnTo>
                                    <a:pt x="187734" y="0"/>
                                  </a:lnTo>
                                  <a:lnTo>
                                    <a:pt x="191350" y="0"/>
                                  </a:lnTo>
                                  <a:lnTo>
                                    <a:pt x="192893" y="639"/>
                                  </a:lnTo>
                                  <a:lnTo>
                                    <a:pt x="195450" y="3196"/>
                                  </a:lnTo>
                                  <a:lnTo>
                                    <a:pt x="196089" y="4740"/>
                                  </a:lnTo>
                                  <a:lnTo>
                                    <a:pt x="196089" y="8356"/>
                                  </a:lnTo>
                                  <a:lnTo>
                                    <a:pt x="195450" y="9900"/>
                                  </a:lnTo>
                                  <a:lnTo>
                                    <a:pt x="192893" y="12457"/>
                                  </a:lnTo>
                                  <a:lnTo>
                                    <a:pt x="1913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492" y="13096"/>
                                  </a:moveTo>
                                  <a:lnTo>
                                    <a:pt x="213875" y="13096"/>
                                  </a:lnTo>
                                  <a:lnTo>
                                    <a:pt x="212332" y="12457"/>
                                  </a:lnTo>
                                  <a:lnTo>
                                    <a:pt x="209775" y="9900"/>
                                  </a:lnTo>
                                  <a:lnTo>
                                    <a:pt x="209135" y="8356"/>
                                  </a:lnTo>
                                  <a:lnTo>
                                    <a:pt x="209135" y="4740"/>
                                  </a:lnTo>
                                  <a:lnTo>
                                    <a:pt x="209775" y="3196"/>
                                  </a:lnTo>
                                  <a:lnTo>
                                    <a:pt x="212332" y="639"/>
                                  </a:lnTo>
                                  <a:lnTo>
                                    <a:pt x="213875" y="0"/>
                                  </a:lnTo>
                                  <a:lnTo>
                                    <a:pt x="217492" y="0"/>
                                  </a:lnTo>
                                  <a:lnTo>
                                    <a:pt x="219035" y="639"/>
                                  </a:lnTo>
                                  <a:lnTo>
                                    <a:pt x="221593" y="3196"/>
                                  </a:lnTo>
                                  <a:lnTo>
                                    <a:pt x="222232" y="4740"/>
                                  </a:lnTo>
                                  <a:lnTo>
                                    <a:pt x="222232" y="8356"/>
                                  </a:lnTo>
                                  <a:lnTo>
                                    <a:pt x="221593" y="9900"/>
                                  </a:lnTo>
                                  <a:lnTo>
                                    <a:pt x="219035" y="12457"/>
                                  </a:lnTo>
                                  <a:lnTo>
                                    <a:pt x="2174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634" y="13096"/>
                                  </a:moveTo>
                                  <a:lnTo>
                                    <a:pt x="240018" y="13096"/>
                                  </a:lnTo>
                                  <a:lnTo>
                                    <a:pt x="238473" y="12457"/>
                                  </a:lnTo>
                                  <a:lnTo>
                                    <a:pt x="235916" y="9900"/>
                                  </a:lnTo>
                                  <a:lnTo>
                                    <a:pt x="235277" y="8356"/>
                                  </a:lnTo>
                                  <a:lnTo>
                                    <a:pt x="235277" y="4740"/>
                                  </a:lnTo>
                                  <a:lnTo>
                                    <a:pt x="235916" y="3196"/>
                                  </a:lnTo>
                                  <a:lnTo>
                                    <a:pt x="238473" y="639"/>
                                  </a:lnTo>
                                  <a:lnTo>
                                    <a:pt x="240018" y="0"/>
                                  </a:lnTo>
                                  <a:lnTo>
                                    <a:pt x="243634" y="0"/>
                                  </a:lnTo>
                                  <a:lnTo>
                                    <a:pt x="245177" y="639"/>
                                  </a:lnTo>
                                  <a:lnTo>
                                    <a:pt x="247734" y="3196"/>
                                  </a:lnTo>
                                  <a:lnTo>
                                    <a:pt x="248373" y="4740"/>
                                  </a:lnTo>
                                  <a:lnTo>
                                    <a:pt x="248373" y="8356"/>
                                  </a:lnTo>
                                  <a:lnTo>
                                    <a:pt x="247734" y="9900"/>
                                  </a:lnTo>
                                  <a:lnTo>
                                    <a:pt x="245177" y="12457"/>
                                  </a:lnTo>
                                  <a:lnTo>
                                    <a:pt x="2436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9776" y="13096"/>
                                  </a:moveTo>
                                  <a:lnTo>
                                    <a:pt x="266159" y="13096"/>
                                  </a:lnTo>
                                  <a:lnTo>
                                    <a:pt x="264616" y="12457"/>
                                  </a:lnTo>
                                  <a:lnTo>
                                    <a:pt x="262058" y="9900"/>
                                  </a:lnTo>
                                  <a:lnTo>
                                    <a:pt x="261419" y="8356"/>
                                  </a:lnTo>
                                  <a:lnTo>
                                    <a:pt x="261419" y="4740"/>
                                  </a:lnTo>
                                  <a:lnTo>
                                    <a:pt x="262058" y="3196"/>
                                  </a:lnTo>
                                  <a:lnTo>
                                    <a:pt x="264616" y="639"/>
                                  </a:lnTo>
                                  <a:lnTo>
                                    <a:pt x="266159" y="0"/>
                                  </a:lnTo>
                                  <a:lnTo>
                                    <a:pt x="269776" y="0"/>
                                  </a:lnTo>
                                  <a:lnTo>
                                    <a:pt x="271319" y="639"/>
                                  </a:lnTo>
                                  <a:lnTo>
                                    <a:pt x="273877" y="3196"/>
                                  </a:lnTo>
                                  <a:lnTo>
                                    <a:pt x="274516" y="4740"/>
                                  </a:lnTo>
                                  <a:lnTo>
                                    <a:pt x="274516" y="8356"/>
                                  </a:lnTo>
                                  <a:lnTo>
                                    <a:pt x="273877" y="9900"/>
                                  </a:lnTo>
                                  <a:lnTo>
                                    <a:pt x="271319" y="12457"/>
                                  </a:lnTo>
                                  <a:lnTo>
                                    <a:pt x="26977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5917" y="13096"/>
                                  </a:moveTo>
                                  <a:lnTo>
                                    <a:pt x="292300" y="13096"/>
                                  </a:lnTo>
                                  <a:lnTo>
                                    <a:pt x="290757" y="12457"/>
                                  </a:lnTo>
                                  <a:lnTo>
                                    <a:pt x="288200" y="9900"/>
                                  </a:lnTo>
                                  <a:lnTo>
                                    <a:pt x="287560" y="8356"/>
                                  </a:lnTo>
                                  <a:lnTo>
                                    <a:pt x="287560" y="4740"/>
                                  </a:lnTo>
                                  <a:lnTo>
                                    <a:pt x="288200" y="3196"/>
                                  </a:lnTo>
                                  <a:lnTo>
                                    <a:pt x="290757" y="639"/>
                                  </a:lnTo>
                                  <a:lnTo>
                                    <a:pt x="292300" y="0"/>
                                  </a:lnTo>
                                  <a:lnTo>
                                    <a:pt x="295917" y="0"/>
                                  </a:lnTo>
                                  <a:lnTo>
                                    <a:pt x="297460" y="639"/>
                                  </a:lnTo>
                                  <a:lnTo>
                                    <a:pt x="300018" y="3196"/>
                                  </a:lnTo>
                                  <a:lnTo>
                                    <a:pt x="300657" y="4740"/>
                                  </a:lnTo>
                                  <a:lnTo>
                                    <a:pt x="300657" y="8356"/>
                                  </a:lnTo>
                                  <a:lnTo>
                                    <a:pt x="300018" y="9900"/>
                                  </a:lnTo>
                                  <a:lnTo>
                                    <a:pt x="297460" y="12457"/>
                                  </a:lnTo>
                                  <a:lnTo>
                                    <a:pt x="2959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060" y="13096"/>
                                  </a:moveTo>
                                  <a:lnTo>
                                    <a:pt x="318443" y="13096"/>
                                  </a:lnTo>
                                  <a:lnTo>
                                    <a:pt x="316900" y="12457"/>
                                  </a:lnTo>
                                  <a:lnTo>
                                    <a:pt x="314342" y="9900"/>
                                  </a:lnTo>
                                  <a:lnTo>
                                    <a:pt x="313703" y="8356"/>
                                  </a:lnTo>
                                  <a:lnTo>
                                    <a:pt x="313703" y="4740"/>
                                  </a:lnTo>
                                  <a:lnTo>
                                    <a:pt x="314342" y="3196"/>
                                  </a:lnTo>
                                  <a:lnTo>
                                    <a:pt x="316900" y="639"/>
                                  </a:lnTo>
                                  <a:lnTo>
                                    <a:pt x="318443" y="0"/>
                                  </a:lnTo>
                                  <a:lnTo>
                                    <a:pt x="322060" y="0"/>
                                  </a:lnTo>
                                  <a:lnTo>
                                    <a:pt x="323603" y="639"/>
                                  </a:lnTo>
                                  <a:lnTo>
                                    <a:pt x="326161" y="3196"/>
                                  </a:lnTo>
                                  <a:lnTo>
                                    <a:pt x="326800" y="4740"/>
                                  </a:lnTo>
                                  <a:lnTo>
                                    <a:pt x="326800" y="8356"/>
                                  </a:lnTo>
                                  <a:lnTo>
                                    <a:pt x="326161" y="9900"/>
                                  </a:lnTo>
                                  <a:lnTo>
                                    <a:pt x="323603" y="12457"/>
                                  </a:lnTo>
                                  <a:lnTo>
                                    <a:pt x="32206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201" y="13096"/>
                                  </a:moveTo>
                                  <a:lnTo>
                                    <a:pt x="344584" y="13096"/>
                                  </a:lnTo>
                                  <a:lnTo>
                                    <a:pt x="343041" y="12457"/>
                                  </a:lnTo>
                                  <a:lnTo>
                                    <a:pt x="340484" y="9900"/>
                                  </a:lnTo>
                                  <a:lnTo>
                                    <a:pt x="339844" y="8356"/>
                                  </a:lnTo>
                                  <a:lnTo>
                                    <a:pt x="339844" y="4740"/>
                                  </a:lnTo>
                                  <a:lnTo>
                                    <a:pt x="340484" y="3196"/>
                                  </a:lnTo>
                                  <a:lnTo>
                                    <a:pt x="343041" y="639"/>
                                  </a:lnTo>
                                  <a:lnTo>
                                    <a:pt x="344584" y="0"/>
                                  </a:lnTo>
                                  <a:lnTo>
                                    <a:pt x="348201" y="0"/>
                                  </a:lnTo>
                                  <a:lnTo>
                                    <a:pt x="349744" y="639"/>
                                  </a:lnTo>
                                  <a:lnTo>
                                    <a:pt x="352302" y="3196"/>
                                  </a:lnTo>
                                  <a:lnTo>
                                    <a:pt x="352941" y="4740"/>
                                  </a:lnTo>
                                  <a:lnTo>
                                    <a:pt x="352941" y="8356"/>
                                  </a:lnTo>
                                  <a:lnTo>
                                    <a:pt x="352302" y="9900"/>
                                  </a:lnTo>
                                  <a:lnTo>
                                    <a:pt x="349744" y="12457"/>
                                  </a:lnTo>
                                  <a:lnTo>
                                    <a:pt x="3482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343" y="13096"/>
                                  </a:moveTo>
                                  <a:lnTo>
                                    <a:pt x="370727" y="13096"/>
                                  </a:lnTo>
                                  <a:lnTo>
                                    <a:pt x="369184" y="12457"/>
                                  </a:lnTo>
                                  <a:lnTo>
                                    <a:pt x="366626" y="9900"/>
                                  </a:lnTo>
                                  <a:lnTo>
                                    <a:pt x="365987" y="8356"/>
                                  </a:lnTo>
                                  <a:lnTo>
                                    <a:pt x="365987" y="4740"/>
                                  </a:lnTo>
                                  <a:lnTo>
                                    <a:pt x="366626" y="3196"/>
                                  </a:lnTo>
                                  <a:lnTo>
                                    <a:pt x="369184" y="639"/>
                                  </a:lnTo>
                                  <a:lnTo>
                                    <a:pt x="370727" y="0"/>
                                  </a:lnTo>
                                  <a:lnTo>
                                    <a:pt x="374343" y="0"/>
                                  </a:lnTo>
                                  <a:lnTo>
                                    <a:pt x="375887" y="639"/>
                                  </a:lnTo>
                                  <a:lnTo>
                                    <a:pt x="378444" y="3196"/>
                                  </a:lnTo>
                                  <a:lnTo>
                                    <a:pt x="379084" y="4740"/>
                                  </a:lnTo>
                                  <a:lnTo>
                                    <a:pt x="379084" y="8356"/>
                                  </a:lnTo>
                                  <a:lnTo>
                                    <a:pt x="378444" y="9900"/>
                                  </a:lnTo>
                                  <a:lnTo>
                                    <a:pt x="375887" y="12457"/>
                                  </a:lnTo>
                                  <a:lnTo>
                                    <a:pt x="3743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485" y="13096"/>
                                  </a:moveTo>
                                  <a:lnTo>
                                    <a:pt x="396868" y="13096"/>
                                  </a:lnTo>
                                  <a:lnTo>
                                    <a:pt x="395325" y="12457"/>
                                  </a:lnTo>
                                  <a:lnTo>
                                    <a:pt x="392768" y="9900"/>
                                  </a:lnTo>
                                  <a:lnTo>
                                    <a:pt x="392128" y="8356"/>
                                  </a:lnTo>
                                  <a:lnTo>
                                    <a:pt x="392128" y="4740"/>
                                  </a:lnTo>
                                  <a:lnTo>
                                    <a:pt x="392768" y="3196"/>
                                  </a:lnTo>
                                  <a:lnTo>
                                    <a:pt x="395325" y="639"/>
                                  </a:lnTo>
                                  <a:lnTo>
                                    <a:pt x="396868" y="0"/>
                                  </a:lnTo>
                                  <a:lnTo>
                                    <a:pt x="400485" y="0"/>
                                  </a:lnTo>
                                  <a:lnTo>
                                    <a:pt x="402028" y="639"/>
                                  </a:lnTo>
                                  <a:lnTo>
                                    <a:pt x="404586" y="3196"/>
                                  </a:lnTo>
                                  <a:lnTo>
                                    <a:pt x="405225" y="4740"/>
                                  </a:lnTo>
                                  <a:lnTo>
                                    <a:pt x="405225" y="8356"/>
                                  </a:lnTo>
                                  <a:lnTo>
                                    <a:pt x="404586" y="9900"/>
                                  </a:lnTo>
                                  <a:lnTo>
                                    <a:pt x="402028" y="12457"/>
                                  </a:lnTo>
                                  <a:lnTo>
                                    <a:pt x="400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627" y="13096"/>
                                  </a:moveTo>
                                  <a:lnTo>
                                    <a:pt x="423011" y="13096"/>
                                  </a:lnTo>
                                  <a:lnTo>
                                    <a:pt x="421468" y="12457"/>
                                  </a:lnTo>
                                  <a:lnTo>
                                    <a:pt x="418910" y="9900"/>
                                  </a:lnTo>
                                  <a:lnTo>
                                    <a:pt x="418271" y="8356"/>
                                  </a:lnTo>
                                  <a:lnTo>
                                    <a:pt x="418271" y="4740"/>
                                  </a:lnTo>
                                  <a:lnTo>
                                    <a:pt x="418910" y="3196"/>
                                  </a:lnTo>
                                  <a:lnTo>
                                    <a:pt x="421468" y="639"/>
                                  </a:lnTo>
                                  <a:lnTo>
                                    <a:pt x="423011" y="0"/>
                                  </a:lnTo>
                                  <a:lnTo>
                                    <a:pt x="426627" y="0"/>
                                  </a:lnTo>
                                  <a:lnTo>
                                    <a:pt x="428171" y="639"/>
                                  </a:lnTo>
                                  <a:lnTo>
                                    <a:pt x="430728" y="3196"/>
                                  </a:lnTo>
                                  <a:lnTo>
                                    <a:pt x="431368" y="4740"/>
                                  </a:lnTo>
                                  <a:lnTo>
                                    <a:pt x="431368" y="8356"/>
                                  </a:lnTo>
                                  <a:lnTo>
                                    <a:pt x="430728" y="9900"/>
                                  </a:lnTo>
                                  <a:lnTo>
                                    <a:pt x="428171" y="12457"/>
                                  </a:lnTo>
                                  <a:lnTo>
                                    <a:pt x="4266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2769" y="13096"/>
                                  </a:moveTo>
                                  <a:lnTo>
                                    <a:pt x="449152" y="13096"/>
                                  </a:lnTo>
                                  <a:lnTo>
                                    <a:pt x="447609" y="12457"/>
                                  </a:lnTo>
                                  <a:lnTo>
                                    <a:pt x="445052" y="9900"/>
                                  </a:lnTo>
                                  <a:lnTo>
                                    <a:pt x="444412" y="8356"/>
                                  </a:lnTo>
                                  <a:lnTo>
                                    <a:pt x="444412" y="4740"/>
                                  </a:lnTo>
                                  <a:lnTo>
                                    <a:pt x="445052" y="3196"/>
                                  </a:lnTo>
                                  <a:lnTo>
                                    <a:pt x="447609" y="639"/>
                                  </a:lnTo>
                                  <a:lnTo>
                                    <a:pt x="449152" y="0"/>
                                  </a:lnTo>
                                  <a:lnTo>
                                    <a:pt x="452769" y="0"/>
                                  </a:lnTo>
                                  <a:lnTo>
                                    <a:pt x="454312" y="639"/>
                                  </a:lnTo>
                                  <a:lnTo>
                                    <a:pt x="456870" y="3196"/>
                                  </a:lnTo>
                                  <a:lnTo>
                                    <a:pt x="457509" y="4740"/>
                                  </a:lnTo>
                                  <a:lnTo>
                                    <a:pt x="457509" y="8356"/>
                                  </a:lnTo>
                                  <a:lnTo>
                                    <a:pt x="456870" y="9900"/>
                                  </a:lnTo>
                                  <a:lnTo>
                                    <a:pt x="454312" y="12457"/>
                                  </a:lnTo>
                                  <a:lnTo>
                                    <a:pt x="4527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78911" y="13096"/>
                                  </a:moveTo>
                                  <a:lnTo>
                                    <a:pt x="475295" y="13096"/>
                                  </a:lnTo>
                                  <a:lnTo>
                                    <a:pt x="473750" y="12457"/>
                                  </a:lnTo>
                                  <a:lnTo>
                                    <a:pt x="471194" y="9900"/>
                                  </a:lnTo>
                                  <a:lnTo>
                                    <a:pt x="470555" y="8356"/>
                                  </a:lnTo>
                                  <a:lnTo>
                                    <a:pt x="470555" y="4740"/>
                                  </a:lnTo>
                                  <a:lnTo>
                                    <a:pt x="471194" y="3196"/>
                                  </a:lnTo>
                                  <a:lnTo>
                                    <a:pt x="473750" y="639"/>
                                  </a:lnTo>
                                  <a:lnTo>
                                    <a:pt x="475295" y="0"/>
                                  </a:lnTo>
                                  <a:lnTo>
                                    <a:pt x="478911" y="0"/>
                                  </a:lnTo>
                                  <a:lnTo>
                                    <a:pt x="480455" y="639"/>
                                  </a:lnTo>
                                  <a:lnTo>
                                    <a:pt x="483012" y="3196"/>
                                  </a:lnTo>
                                  <a:lnTo>
                                    <a:pt x="483652" y="4740"/>
                                  </a:lnTo>
                                  <a:lnTo>
                                    <a:pt x="483652" y="8356"/>
                                  </a:lnTo>
                                  <a:lnTo>
                                    <a:pt x="483012" y="9900"/>
                                  </a:lnTo>
                                  <a:lnTo>
                                    <a:pt x="480455" y="12457"/>
                                  </a:lnTo>
                                  <a:lnTo>
                                    <a:pt x="4789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05053" y="13096"/>
                                  </a:moveTo>
                                  <a:lnTo>
                                    <a:pt x="501436" y="13096"/>
                                  </a:lnTo>
                                  <a:lnTo>
                                    <a:pt x="499893" y="12457"/>
                                  </a:lnTo>
                                  <a:lnTo>
                                    <a:pt x="497335" y="9900"/>
                                  </a:lnTo>
                                  <a:lnTo>
                                    <a:pt x="496696" y="8356"/>
                                  </a:lnTo>
                                  <a:lnTo>
                                    <a:pt x="496696" y="4740"/>
                                  </a:lnTo>
                                  <a:lnTo>
                                    <a:pt x="497335" y="3196"/>
                                  </a:lnTo>
                                  <a:lnTo>
                                    <a:pt x="499893" y="639"/>
                                  </a:lnTo>
                                  <a:lnTo>
                                    <a:pt x="501436" y="0"/>
                                  </a:lnTo>
                                  <a:lnTo>
                                    <a:pt x="505053" y="0"/>
                                  </a:lnTo>
                                  <a:lnTo>
                                    <a:pt x="506596" y="639"/>
                                  </a:lnTo>
                                  <a:lnTo>
                                    <a:pt x="509154" y="3196"/>
                                  </a:lnTo>
                                  <a:lnTo>
                                    <a:pt x="509793" y="4740"/>
                                  </a:lnTo>
                                  <a:lnTo>
                                    <a:pt x="509793" y="8356"/>
                                  </a:lnTo>
                                  <a:lnTo>
                                    <a:pt x="509154" y="9900"/>
                                  </a:lnTo>
                                  <a:lnTo>
                                    <a:pt x="506596" y="12457"/>
                                  </a:lnTo>
                                  <a:lnTo>
                                    <a:pt x="5050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31194" y="13096"/>
                                  </a:moveTo>
                                  <a:lnTo>
                                    <a:pt x="527579" y="13096"/>
                                  </a:lnTo>
                                  <a:lnTo>
                                    <a:pt x="526034" y="12457"/>
                                  </a:lnTo>
                                  <a:lnTo>
                                    <a:pt x="523478" y="9900"/>
                                  </a:lnTo>
                                  <a:lnTo>
                                    <a:pt x="522839" y="8356"/>
                                  </a:lnTo>
                                  <a:lnTo>
                                    <a:pt x="522839" y="4740"/>
                                  </a:lnTo>
                                  <a:lnTo>
                                    <a:pt x="523478" y="3196"/>
                                  </a:lnTo>
                                  <a:lnTo>
                                    <a:pt x="526034" y="639"/>
                                  </a:lnTo>
                                  <a:lnTo>
                                    <a:pt x="527579" y="0"/>
                                  </a:lnTo>
                                  <a:lnTo>
                                    <a:pt x="531194" y="0"/>
                                  </a:lnTo>
                                  <a:lnTo>
                                    <a:pt x="532739" y="639"/>
                                  </a:lnTo>
                                  <a:lnTo>
                                    <a:pt x="535296" y="3196"/>
                                  </a:lnTo>
                                  <a:lnTo>
                                    <a:pt x="535936" y="4740"/>
                                  </a:lnTo>
                                  <a:lnTo>
                                    <a:pt x="535936" y="8356"/>
                                  </a:lnTo>
                                  <a:lnTo>
                                    <a:pt x="535296" y="9900"/>
                                  </a:lnTo>
                                  <a:lnTo>
                                    <a:pt x="532739" y="12457"/>
                                  </a:lnTo>
                                  <a:lnTo>
                                    <a:pt x="53119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57337" y="13096"/>
                                  </a:moveTo>
                                  <a:lnTo>
                                    <a:pt x="553720" y="13096"/>
                                  </a:lnTo>
                                  <a:lnTo>
                                    <a:pt x="552177" y="12457"/>
                                  </a:lnTo>
                                  <a:lnTo>
                                    <a:pt x="549619" y="9900"/>
                                  </a:lnTo>
                                  <a:lnTo>
                                    <a:pt x="548980" y="8356"/>
                                  </a:lnTo>
                                  <a:lnTo>
                                    <a:pt x="548980" y="4740"/>
                                  </a:lnTo>
                                  <a:lnTo>
                                    <a:pt x="549619" y="3196"/>
                                  </a:lnTo>
                                  <a:lnTo>
                                    <a:pt x="552177" y="639"/>
                                  </a:lnTo>
                                  <a:lnTo>
                                    <a:pt x="553720" y="0"/>
                                  </a:lnTo>
                                  <a:lnTo>
                                    <a:pt x="557337" y="0"/>
                                  </a:lnTo>
                                  <a:lnTo>
                                    <a:pt x="558880" y="639"/>
                                  </a:lnTo>
                                  <a:lnTo>
                                    <a:pt x="561438" y="3196"/>
                                  </a:lnTo>
                                  <a:lnTo>
                                    <a:pt x="562077" y="4740"/>
                                  </a:lnTo>
                                  <a:lnTo>
                                    <a:pt x="562077" y="8356"/>
                                  </a:lnTo>
                                  <a:lnTo>
                                    <a:pt x="561438" y="9900"/>
                                  </a:lnTo>
                                  <a:lnTo>
                                    <a:pt x="558880" y="12457"/>
                                  </a:lnTo>
                                  <a:lnTo>
                                    <a:pt x="5573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83478" y="13096"/>
                                  </a:moveTo>
                                  <a:lnTo>
                                    <a:pt x="579862" y="13096"/>
                                  </a:lnTo>
                                  <a:lnTo>
                                    <a:pt x="578318" y="12457"/>
                                  </a:lnTo>
                                  <a:lnTo>
                                    <a:pt x="575762" y="9900"/>
                                  </a:lnTo>
                                  <a:lnTo>
                                    <a:pt x="575123" y="8356"/>
                                  </a:lnTo>
                                  <a:lnTo>
                                    <a:pt x="575123" y="4740"/>
                                  </a:lnTo>
                                  <a:lnTo>
                                    <a:pt x="575762" y="3196"/>
                                  </a:lnTo>
                                  <a:lnTo>
                                    <a:pt x="578318" y="639"/>
                                  </a:lnTo>
                                  <a:lnTo>
                                    <a:pt x="579862" y="0"/>
                                  </a:lnTo>
                                  <a:lnTo>
                                    <a:pt x="583478" y="0"/>
                                  </a:lnTo>
                                  <a:lnTo>
                                    <a:pt x="585023" y="639"/>
                                  </a:lnTo>
                                  <a:lnTo>
                                    <a:pt x="587580" y="3196"/>
                                  </a:lnTo>
                                  <a:lnTo>
                                    <a:pt x="588219" y="4740"/>
                                  </a:lnTo>
                                  <a:lnTo>
                                    <a:pt x="588219" y="8356"/>
                                  </a:lnTo>
                                  <a:lnTo>
                                    <a:pt x="587580" y="9900"/>
                                  </a:lnTo>
                                  <a:lnTo>
                                    <a:pt x="585023" y="12457"/>
                                  </a:lnTo>
                                  <a:lnTo>
                                    <a:pt x="5834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9621" y="13096"/>
                                  </a:moveTo>
                                  <a:lnTo>
                                    <a:pt x="606004" y="13096"/>
                                  </a:lnTo>
                                  <a:lnTo>
                                    <a:pt x="604461" y="12457"/>
                                  </a:lnTo>
                                  <a:lnTo>
                                    <a:pt x="601903" y="9900"/>
                                  </a:lnTo>
                                  <a:lnTo>
                                    <a:pt x="601264" y="8356"/>
                                  </a:lnTo>
                                  <a:lnTo>
                                    <a:pt x="601264" y="4740"/>
                                  </a:lnTo>
                                  <a:lnTo>
                                    <a:pt x="601903" y="3196"/>
                                  </a:lnTo>
                                  <a:lnTo>
                                    <a:pt x="604461" y="639"/>
                                  </a:lnTo>
                                  <a:lnTo>
                                    <a:pt x="606004" y="0"/>
                                  </a:lnTo>
                                  <a:lnTo>
                                    <a:pt x="609621" y="0"/>
                                  </a:lnTo>
                                  <a:lnTo>
                                    <a:pt x="611164" y="639"/>
                                  </a:lnTo>
                                  <a:lnTo>
                                    <a:pt x="613721" y="3196"/>
                                  </a:lnTo>
                                  <a:lnTo>
                                    <a:pt x="614361" y="4740"/>
                                  </a:lnTo>
                                  <a:lnTo>
                                    <a:pt x="614361" y="8356"/>
                                  </a:lnTo>
                                  <a:lnTo>
                                    <a:pt x="613721" y="9900"/>
                                  </a:lnTo>
                                  <a:lnTo>
                                    <a:pt x="611164" y="12457"/>
                                  </a:lnTo>
                                  <a:lnTo>
                                    <a:pt x="60962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35762" y="13096"/>
                                  </a:moveTo>
                                  <a:lnTo>
                                    <a:pt x="632146" y="13096"/>
                                  </a:lnTo>
                                  <a:lnTo>
                                    <a:pt x="630602" y="12457"/>
                                  </a:lnTo>
                                  <a:lnTo>
                                    <a:pt x="628045" y="9900"/>
                                  </a:lnTo>
                                  <a:lnTo>
                                    <a:pt x="627407" y="8356"/>
                                  </a:lnTo>
                                  <a:lnTo>
                                    <a:pt x="627407" y="4740"/>
                                  </a:lnTo>
                                  <a:lnTo>
                                    <a:pt x="628045" y="3196"/>
                                  </a:lnTo>
                                  <a:lnTo>
                                    <a:pt x="630602" y="639"/>
                                  </a:lnTo>
                                  <a:lnTo>
                                    <a:pt x="632146" y="0"/>
                                  </a:lnTo>
                                  <a:lnTo>
                                    <a:pt x="635762" y="0"/>
                                  </a:lnTo>
                                  <a:lnTo>
                                    <a:pt x="637307" y="639"/>
                                  </a:lnTo>
                                  <a:lnTo>
                                    <a:pt x="639864" y="3196"/>
                                  </a:lnTo>
                                  <a:lnTo>
                                    <a:pt x="640502" y="4740"/>
                                  </a:lnTo>
                                  <a:lnTo>
                                    <a:pt x="640502" y="8356"/>
                                  </a:lnTo>
                                  <a:lnTo>
                                    <a:pt x="639864" y="9900"/>
                                  </a:lnTo>
                                  <a:lnTo>
                                    <a:pt x="637307" y="12457"/>
                                  </a:lnTo>
                                  <a:lnTo>
                                    <a:pt x="6357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61905" y="13096"/>
                                  </a:moveTo>
                                  <a:lnTo>
                                    <a:pt x="658288" y="13096"/>
                                  </a:lnTo>
                                  <a:lnTo>
                                    <a:pt x="656745" y="12457"/>
                                  </a:lnTo>
                                  <a:lnTo>
                                    <a:pt x="654187" y="9900"/>
                                  </a:lnTo>
                                  <a:lnTo>
                                    <a:pt x="653548" y="8356"/>
                                  </a:lnTo>
                                  <a:lnTo>
                                    <a:pt x="653548" y="4740"/>
                                  </a:lnTo>
                                  <a:lnTo>
                                    <a:pt x="654187" y="3196"/>
                                  </a:lnTo>
                                  <a:lnTo>
                                    <a:pt x="656745" y="639"/>
                                  </a:lnTo>
                                  <a:lnTo>
                                    <a:pt x="658288" y="0"/>
                                  </a:lnTo>
                                  <a:lnTo>
                                    <a:pt x="661905" y="0"/>
                                  </a:lnTo>
                                  <a:lnTo>
                                    <a:pt x="663448" y="639"/>
                                  </a:lnTo>
                                  <a:lnTo>
                                    <a:pt x="666005" y="3196"/>
                                  </a:lnTo>
                                  <a:lnTo>
                                    <a:pt x="666645" y="4740"/>
                                  </a:lnTo>
                                  <a:lnTo>
                                    <a:pt x="666645" y="8356"/>
                                  </a:lnTo>
                                  <a:lnTo>
                                    <a:pt x="666005" y="9900"/>
                                  </a:lnTo>
                                  <a:lnTo>
                                    <a:pt x="663448" y="12457"/>
                                  </a:lnTo>
                                  <a:lnTo>
                                    <a:pt x="66190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88046" y="13096"/>
                                  </a:moveTo>
                                  <a:lnTo>
                                    <a:pt x="684430" y="13096"/>
                                  </a:lnTo>
                                  <a:lnTo>
                                    <a:pt x="682886" y="12457"/>
                                  </a:lnTo>
                                  <a:lnTo>
                                    <a:pt x="680329" y="9900"/>
                                  </a:lnTo>
                                  <a:lnTo>
                                    <a:pt x="679689" y="8356"/>
                                  </a:lnTo>
                                  <a:lnTo>
                                    <a:pt x="679689" y="4740"/>
                                  </a:lnTo>
                                  <a:lnTo>
                                    <a:pt x="680329" y="3196"/>
                                  </a:lnTo>
                                  <a:lnTo>
                                    <a:pt x="682886" y="639"/>
                                  </a:lnTo>
                                  <a:lnTo>
                                    <a:pt x="684430" y="0"/>
                                  </a:lnTo>
                                  <a:lnTo>
                                    <a:pt x="688046" y="0"/>
                                  </a:lnTo>
                                  <a:lnTo>
                                    <a:pt x="689590" y="639"/>
                                  </a:lnTo>
                                  <a:lnTo>
                                    <a:pt x="692147" y="3196"/>
                                  </a:lnTo>
                                  <a:lnTo>
                                    <a:pt x="692786" y="4740"/>
                                  </a:lnTo>
                                  <a:lnTo>
                                    <a:pt x="692786" y="8356"/>
                                  </a:lnTo>
                                  <a:lnTo>
                                    <a:pt x="692147" y="9900"/>
                                  </a:lnTo>
                                  <a:lnTo>
                                    <a:pt x="689590" y="12457"/>
                                  </a:lnTo>
                                  <a:lnTo>
                                    <a:pt x="6880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14189" y="13096"/>
                                  </a:moveTo>
                                  <a:lnTo>
                                    <a:pt x="710572" y="13096"/>
                                  </a:lnTo>
                                  <a:lnTo>
                                    <a:pt x="709029" y="12457"/>
                                  </a:lnTo>
                                  <a:lnTo>
                                    <a:pt x="706471" y="9900"/>
                                  </a:lnTo>
                                  <a:lnTo>
                                    <a:pt x="705832" y="8356"/>
                                  </a:lnTo>
                                  <a:lnTo>
                                    <a:pt x="705832" y="4740"/>
                                  </a:lnTo>
                                  <a:lnTo>
                                    <a:pt x="706471" y="3196"/>
                                  </a:lnTo>
                                  <a:lnTo>
                                    <a:pt x="709029" y="639"/>
                                  </a:lnTo>
                                  <a:lnTo>
                                    <a:pt x="710572" y="0"/>
                                  </a:lnTo>
                                  <a:lnTo>
                                    <a:pt x="714189" y="0"/>
                                  </a:lnTo>
                                  <a:lnTo>
                                    <a:pt x="715732" y="639"/>
                                  </a:lnTo>
                                  <a:lnTo>
                                    <a:pt x="718289" y="3196"/>
                                  </a:lnTo>
                                  <a:lnTo>
                                    <a:pt x="718929" y="4740"/>
                                  </a:lnTo>
                                  <a:lnTo>
                                    <a:pt x="718929" y="8356"/>
                                  </a:lnTo>
                                  <a:lnTo>
                                    <a:pt x="718289" y="9900"/>
                                  </a:lnTo>
                                  <a:lnTo>
                                    <a:pt x="715732" y="12457"/>
                                  </a:lnTo>
                                  <a:lnTo>
                                    <a:pt x="71418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40330" y="13096"/>
                                  </a:moveTo>
                                  <a:lnTo>
                                    <a:pt x="736714" y="13096"/>
                                  </a:lnTo>
                                  <a:lnTo>
                                    <a:pt x="735170" y="12457"/>
                                  </a:lnTo>
                                  <a:lnTo>
                                    <a:pt x="732613" y="9900"/>
                                  </a:lnTo>
                                  <a:lnTo>
                                    <a:pt x="731973" y="8356"/>
                                  </a:lnTo>
                                  <a:lnTo>
                                    <a:pt x="731973" y="4740"/>
                                  </a:lnTo>
                                  <a:lnTo>
                                    <a:pt x="732613" y="3196"/>
                                  </a:lnTo>
                                  <a:lnTo>
                                    <a:pt x="735170" y="639"/>
                                  </a:lnTo>
                                  <a:lnTo>
                                    <a:pt x="736714" y="0"/>
                                  </a:lnTo>
                                  <a:lnTo>
                                    <a:pt x="740330" y="0"/>
                                  </a:lnTo>
                                  <a:lnTo>
                                    <a:pt x="741874" y="639"/>
                                  </a:lnTo>
                                  <a:lnTo>
                                    <a:pt x="744431" y="3196"/>
                                  </a:lnTo>
                                  <a:lnTo>
                                    <a:pt x="745070" y="4740"/>
                                  </a:lnTo>
                                  <a:lnTo>
                                    <a:pt x="745070" y="8356"/>
                                  </a:lnTo>
                                  <a:lnTo>
                                    <a:pt x="744431" y="9900"/>
                                  </a:lnTo>
                                  <a:lnTo>
                                    <a:pt x="741874" y="12457"/>
                                  </a:lnTo>
                                  <a:lnTo>
                                    <a:pt x="7403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66473" y="13096"/>
                                  </a:moveTo>
                                  <a:lnTo>
                                    <a:pt x="762856" y="13096"/>
                                  </a:lnTo>
                                  <a:lnTo>
                                    <a:pt x="761313" y="12457"/>
                                  </a:lnTo>
                                  <a:lnTo>
                                    <a:pt x="758755" y="9900"/>
                                  </a:lnTo>
                                  <a:lnTo>
                                    <a:pt x="758116" y="8356"/>
                                  </a:lnTo>
                                  <a:lnTo>
                                    <a:pt x="758116" y="4740"/>
                                  </a:lnTo>
                                  <a:lnTo>
                                    <a:pt x="758755" y="3196"/>
                                  </a:lnTo>
                                  <a:lnTo>
                                    <a:pt x="761313" y="639"/>
                                  </a:lnTo>
                                  <a:lnTo>
                                    <a:pt x="762856" y="0"/>
                                  </a:lnTo>
                                  <a:lnTo>
                                    <a:pt x="766473" y="0"/>
                                  </a:lnTo>
                                  <a:lnTo>
                                    <a:pt x="768016" y="639"/>
                                  </a:lnTo>
                                  <a:lnTo>
                                    <a:pt x="770573" y="3196"/>
                                  </a:lnTo>
                                  <a:lnTo>
                                    <a:pt x="771213" y="4740"/>
                                  </a:lnTo>
                                  <a:lnTo>
                                    <a:pt x="771213" y="8356"/>
                                  </a:lnTo>
                                  <a:lnTo>
                                    <a:pt x="770573" y="9900"/>
                                  </a:lnTo>
                                  <a:lnTo>
                                    <a:pt x="768016" y="12457"/>
                                  </a:lnTo>
                                  <a:lnTo>
                                    <a:pt x="76647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92614" y="13096"/>
                                  </a:moveTo>
                                  <a:lnTo>
                                    <a:pt x="788998" y="13096"/>
                                  </a:lnTo>
                                  <a:lnTo>
                                    <a:pt x="787454" y="12457"/>
                                  </a:lnTo>
                                  <a:lnTo>
                                    <a:pt x="784896" y="9900"/>
                                  </a:lnTo>
                                  <a:lnTo>
                                    <a:pt x="784257" y="8356"/>
                                  </a:lnTo>
                                  <a:lnTo>
                                    <a:pt x="784257" y="4740"/>
                                  </a:lnTo>
                                  <a:lnTo>
                                    <a:pt x="784896" y="3196"/>
                                  </a:lnTo>
                                  <a:lnTo>
                                    <a:pt x="787454" y="639"/>
                                  </a:lnTo>
                                  <a:lnTo>
                                    <a:pt x="788998" y="0"/>
                                  </a:lnTo>
                                  <a:lnTo>
                                    <a:pt x="792614" y="0"/>
                                  </a:lnTo>
                                  <a:lnTo>
                                    <a:pt x="794158" y="639"/>
                                  </a:lnTo>
                                  <a:lnTo>
                                    <a:pt x="796715" y="3196"/>
                                  </a:lnTo>
                                  <a:lnTo>
                                    <a:pt x="797354" y="4740"/>
                                  </a:lnTo>
                                  <a:lnTo>
                                    <a:pt x="797354" y="8356"/>
                                  </a:lnTo>
                                  <a:lnTo>
                                    <a:pt x="796715" y="9900"/>
                                  </a:lnTo>
                                  <a:lnTo>
                                    <a:pt x="794158" y="12457"/>
                                  </a:lnTo>
                                  <a:lnTo>
                                    <a:pt x="7926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18757" y="13096"/>
                                  </a:moveTo>
                                  <a:lnTo>
                                    <a:pt x="815139" y="13096"/>
                                  </a:lnTo>
                                  <a:lnTo>
                                    <a:pt x="813596" y="12457"/>
                                  </a:lnTo>
                                  <a:lnTo>
                                    <a:pt x="811039" y="9900"/>
                                  </a:lnTo>
                                  <a:lnTo>
                                    <a:pt x="810400" y="8356"/>
                                  </a:lnTo>
                                  <a:lnTo>
                                    <a:pt x="810400" y="4740"/>
                                  </a:lnTo>
                                  <a:lnTo>
                                    <a:pt x="811039" y="3196"/>
                                  </a:lnTo>
                                  <a:lnTo>
                                    <a:pt x="813596" y="639"/>
                                  </a:lnTo>
                                  <a:lnTo>
                                    <a:pt x="815139" y="0"/>
                                  </a:lnTo>
                                  <a:lnTo>
                                    <a:pt x="818757" y="0"/>
                                  </a:lnTo>
                                  <a:lnTo>
                                    <a:pt x="820300" y="639"/>
                                  </a:lnTo>
                                  <a:lnTo>
                                    <a:pt x="822857" y="3196"/>
                                  </a:lnTo>
                                  <a:lnTo>
                                    <a:pt x="823496" y="4740"/>
                                  </a:lnTo>
                                  <a:lnTo>
                                    <a:pt x="823496" y="8356"/>
                                  </a:lnTo>
                                  <a:lnTo>
                                    <a:pt x="822857" y="9900"/>
                                  </a:lnTo>
                                  <a:lnTo>
                                    <a:pt x="820300" y="12457"/>
                                  </a:lnTo>
                                  <a:lnTo>
                                    <a:pt x="81875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44898" y="13096"/>
                                  </a:moveTo>
                                  <a:lnTo>
                                    <a:pt x="841282" y="13096"/>
                                  </a:lnTo>
                                  <a:lnTo>
                                    <a:pt x="839738" y="12457"/>
                                  </a:lnTo>
                                  <a:lnTo>
                                    <a:pt x="837180" y="9900"/>
                                  </a:lnTo>
                                  <a:lnTo>
                                    <a:pt x="836541" y="8356"/>
                                  </a:lnTo>
                                  <a:lnTo>
                                    <a:pt x="836541" y="4740"/>
                                  </a:lnTo>
                                  <a:lnTo>
                                    <a:pt x="837180" y="3196"/>
                                  </a:lnTo>
                                  <a:lnTo>
                                    <a:pt x="839738" y="639"/>
                                  </a:lnTo>
                                  <a:lnTo>
                                    <a:pt x="841282" y="0"/>
                                  </a:lnTo>
                                  <a:lnTo>
                                    <a:pt x="844898" y="0"/>
                                  </a:lnTo>
                                  <a:lnTo>
                                    <a:pt x="846441" y="639"/>
                                  </a:lnTo>
                                  <a:lnTo>
                                    <a:pt x="848998" y="3196"/>
                                  </a:lnTo>
                                  <a:lnTo>
                                    <a:pt x="849638" y="4740"/>
                                  </a:lnTo>
                                  <a:lnTo>
                                    <a:pt x="849638" y="8356"/>
                                  </a:lnTo>
                                  <a:lnTo>
                                    <a:pt x="848998" y="9900"/>
                                  </a:lnTo>
                                  <a:lnTo>
                                    <a:pt x="846441" y="12457"/>
                                  </a:lnTo>
                                  <a:lnTo>
                                    <a:pt x="8448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71041" y="13096"/>
                                  </a:moveTo>
                                  <a:lnTo>
                                    <a:pt x="867423" y="13096"/>
                                  </a:lnTo>
                                  <a:lnTo>
                                    <a:pt x="865880" y="12457"/>
                                  </a:lnTo>
                                  <a:lnTo>
                                    <a:pt x="863323" y="9900"/>
                                  </a:lnTo>
                                  <a:lnTo>
                                    <a:pt x="862684" y="8356"/>
                                  </a:lnTo>
                                  <a:lnTo>
                                    <a:pt x="862684" y="4740"/>
                                  </a:lnTo>
                                  <a:lnTo>
                                    <a:pt x="863323" y="3196"/>
                                  </a:lnTo>
                                  <a:lnTo>
                                    <a:pt x="865880" y="639"/>
                                  </a:lnTo>
                                  <a:lnTo>
                                    <a:pt x="867423" y="0"/>
                                  </a:lnTo>
                                  <a:lnTo>
                                    <a:pt x="871041" y="0"/>
                                  </a:lnTo>
                                  <a:lnTo>
                                    <a:pt x="872584" y="639"/>
                                  </a:lnTo>
                                  <a:lnTo>
                                    <a:pt x="875141" y="3196"/>
                                  </a:lnTo>
                                  <a:lnTo>
                                    <a:pt x="875780" y="4740"/>
                                  </a:lnTo>
                                  <a:lnTo>
                                    <a:pt x="875780" y="8356"/>
                                  </a:lnTo>
                                  <a:lnTo>
                                    <a:pt x="875141" y="9900"/>
                                  </a:lnTo>
                                  <a:lnTo>
                                    <a:pt x="872584" y="12457"/>
                                  </a:lnTo>
                                  <a:lnTo>
                                    <a:pt x="87104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97182" y="13096"/>
                                  </a:moveTo>
                                  <a:lnTo>
                                    <a:pt x="893565" y="13096"/>
                                  </a:lnTo>
                                  <a:lnTo>
                                    <a:pt x="892022" y="12457"/>
                                  </a:lnTo>
                                  <a:lnTo>
                                    <a:pt x="889464" y="9900"/>
                                  </a:lnTo>
                                  <a:lnTo>
                                    <a:pt x="888825" y="8356"/>
                                  </a:lnTo>
                                  <a:lnTo>
                                    <a:pt x="888825" y="4740"/>
                                  </a:lnTo>
                                  <a:lnTo>
                                    <a:pt x="889464" y="3196"/>
                                  </a:lnTo>
                                  <a:lnTo>
                                    <a:pt x="892022" y="639"/>
                                  </a:lnTo>
                                  <a:lnTo>
                                    <a:pt x="893565" y="0"/>
                                  </a:lnTo>
                                  <a:lnTo>
                                    <a:pt x="897182" y="0"/>
                                  </a:lnTo>
                                  <a:lnTo>
                                    <a:pt x="898725" y="639"/>
                                  </a:lnTo>
                                  <a:lnTo>
                                    <a:pt x="901282" y="3196"/>
                                  </a:lnTo>
                                  <a:lnTo>
                                    <a:pt x="901922" y="4740"/>
                                  </a:lnTo>
                                  <a:lnTo>
                                    <a:pt x="901922" y="8356"/>
                                  </a:lnTo>
                                  <a:lnTo>
                                    <a:pt x="901282" y="9900"/>
                                  </a:lnTo>
                                  <a:lnTo>
                                    <a:pt x="898725" y="12457"/>
                                  </a:lnTo>
                                  <a:lnTo>
                                    <a:pt x="8971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23324" y="13096"/>
                                  </a:moveTo>
                                  <a:lnTo>
                                    <a:pt x="919707" y="13096"/>
                                  </a:lnTo>
                                  <a:lnTo>
                                    <a:pt x="918164" y="12457"/>
                                  </a:lnTo>
                                  <a:lnTo>
                                    <a:pt x="915607" y="9900"/>
                                  </a:lnTo>
                                  <a:lnTo>
                                    <a:pt x="914967" y="8356"/>
                                  </a:lnTo>
                                  <a:lnTo>
                                    <a:pt x="914967" y="4740"/>
                                  </a:lnTo>
                                  <a:lnTo>
                                    <a:pt x="915607" y="3196"/>
                                  </a:lnTo>
                                  <a:lnTo>
                                    <a:pt x="918164" y="639"/>
                                  </a:lnTo>
                                  <a:lnTo>
                                    <a:pt x="919707" y="0"/>
                                  </a:lnTo>
                                  <a:lnTo>
                                    <a:pt x="923324" y="0"/>
                                  </a:lnTo>
                                  <a:lnTo>
                                    <a:pt x="924868" y="639"/>
                                  </a:lnTo>
                                  <a:lnTo>
                                    <a:pt x="927425" y="3196"/>
                                  </a:lnTo>
                                  <a:lnTo>
                                    <a:pt x="928064" y="4740"/>
                                  </a:lnTo>
                                  <a:lnTo>
                                    <a:pt x="928064" y="8356"/>
                                  </a:lnTo>
                                  <a:lnTo>
                                    <a:pt x="927425" y="9900"/>
                                  </a:lnTo>
                                  <a:lnTo>
                                    <a:pt x="924868" y="12457"/>
                                  </a:lnTo>
                                  <a:lnTo>
                                    <a:pt x="9233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49466" y="13096"/>
                                  </a:moveTo>
                                  <a:lnTo>
                                    <a:pt x="945849" y="13096"/>
                                  </a:lnTo>
                                  <a:lnTo>
                                    <a:pt x="944306" y="12457"/>
                                  </a:lnTo>
                                  <a:lnTo>
                                    <a:pt x="941748" y="9900"/>
                                  </a:lnTo>
                                  <a:lnTo>
                                    <a:pt x="941109" y="8356"/>
                                  </a:lnTo>
                                  <a:lnTo>
                                    <a:pt x="941109" y="4740"/>
                                  </a:lnTo>
                                  <a:lnTo>
                                    <a:pt x="941748" y="3196"/>
                                  </a:lnTo>
                                  <a:lnTo>
                                    <a:pt x="944306" y="639"/>
                                  </a:lnTo>
                                  <a:lnTo>
                                    <a:pt x="945849" y="0"/>
                                  </a:lnTo>
                                  <a:lnTo>
                                    <a:pt x="949466" y="0"/>
                                  </a:lnTo>
                                  <a:lnTo>
                                    <a:pt x="951009" y="639"/>
                                  </a:lnTo>
                                  <a:lnTo>
                                    <a:pt x="953566" y="3196"/>
                                  </a:lnTo>
                                  <a:lnTo>
                                    <a:pt x="954206" y="4740"/>
                                  </a:lnTo>
                                  <a:lnTo>
                                    <a:pt x="954206" y="8356"/>
                                  </a:lnTo>
                                  <a:lnTo>
                                    <a:pt x="953566" y="9900"/>
                                  </a:lnTo>
                                  <a:lnTo>
                                    <a:pt x="951009" y="12457"/>
                                  </a:lnTo>
                                  <a:lnTo>
                                    <a:pt x="9494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75608" y="13096"/>
                                  </a:moveTo>
                                  <a:lnTo>
                                    <a:pt x="971991" y="13096"/>
                                  </a:lnTo>
                                  <a:lnTo>
                                    <a:pt x="970448" y="12457"/>
                                  </a:lnTo>
                                  <a:lnTo>
                                    <a:pt x="967891" y="9900"/>
                                  </a:lnTo>
                                  <a:lnTo>
                                    <a:pt x="967251" y="8356"/>
                                  </a:lnTo>
                                  <a:lnTo>
                                    <a:pt x="967251" y="4740"/>
                                  </a:lnTo>
                                  <a:lnTo>
                                    <a:pt x="967891" y="3196"/>
                                  </a:lnTo>
                                  <a:lnTo>
                                    <a:pt x="970448" y="639"/>
                                  </a:lnTo>
                                  <a:lnTo>
                                    <a:pt x="971991" y="0"/>
                                  </a:lnTo>
                                  <a:lnTo>
                                    <a:pt x="975608" y="0"/>
                                  </a:lnTo>
                                  <a:lnTo>
                                    <a:pt x="977151" y="639"/>
                                  </a:lnTo>
                                  <a:lnTo>
                                    <a:pt x="979709" y="3196"/>
                                  </a:lnTo>
                                  <a:lnTo>
                                    <a:pt x="980348" y="4740"/>
                                  </a:lnTo>
                                  <a:lnTo>
                                    <a:pt x="980348" y="8356"/>
                                  </a:lnTo>
                                  <a:lnTo>
                                    <a:pt x="979709" y="9900"/>
                                  </a:lnTo>
                                  <a:lnTo>
                                    <a:pt x="977151" y="12457"/>
                                  </a:lnTo>
                                  <a:lnTo>
                                    <a:pt x="9756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01750" y="13096"/>
                                  </a:moveTo>
                                  <a:lnTo>
                                    <a:pt x="998133" y="13096"/>
                                  </a:lnTo>
                                  <a:lnTo>
                                    <a:pt x="996590" y="12457"/>
                                  </a:lnTo>
                                  <a:lnTo>
                                    <a:pt x="994032" y="9900"/>
                                  </a:lnTo>
                                  <a:lnTo>
                                    <a:pt x="993393" y="8356"/>
                                  </a:lnTo>
                                  <a:lnTo>
                                    <a:pt x="993393" y="4740"/>
                                  </a:lnTo>
                                  <a:lnTo>
                                    <a:pt x="994032" y="3196"/>
                                  </a:lnTo>
                                  <a:lnTo>
                                    <a:pt x="996590" y="639"/>
                                  </a:lnTo>
                                  <a:lnTo>
                                    <a:pt x="998133" y="0"/>
                                  </a:lnTo>
                                  <a:lnTo>
                                    <a:pt x="1001750" y="0"/>
                                  </a:lnTo>
                                  <a:lnTo>
                                    <a:pt x="1003293" y="639"/>
                                  </a:lnTo>
                                  <a:lnTo>
                                    <a:pt x="1005850" y="3196"/>
                                  </a:lnTo>
                                  <a:lnTo>
                                    <a:pt x="1006490" y="4740"/>
                                  </a:lnTo>
                                  <a:lnTo>
                                    <a:pt x="1006490" y="8356"/>
                                  </a:lnTo>
                                  <a:lnTo>
                                    <a:pt x="1005850" y="9900"/>
                                  </a:lnTo>
                                  <a:lnTo>
                                    <a:pt x="1003293" y="12457"/>
                                  </a:lnTo>
                                  <a:lnTo>
                                    <a:pt x="10017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27891" y="13096"/>
                                  </a:moveTo>
                                  <a:lnTo>
                                    <a:pt x="1024275" y="13096"/>
                                  </a:lnTo>
                                  <a:lnTo>
                                    <a:pt x="1022731" y="12457"/>
                                  </a:lnTo>
                                  <a:lnTo>
                                    <a:pt x="1020175" y="9900"/>
                                  </a:lnTo>
                                  <a:lnTo>
                                    <a:pt x="1019535" y="8356"/>
                                  </a:lnTo>
                                  <a:lnTo>
                                    <a:pt x="1019535" y="4740"/>
                                  </a:lnTo>
                                  <a:lnTo>
                                    <a:pt x="1020175" y="3196"/>
                                  </a:lnTo>
                                  <a:lnTo>
                                    <a:pt x="1022731" y="639"/>
                                  </a:lnTo>
                                  <a:lnTo>
                                    <a:pt x="1024275" y="0"/>
                                  </a:lnTo>
                                  <a:lnTo>
                                    <a:pt x="1027891" y="0"/>
                                  </a:lnTo>
                                  <a:lnTo>
                                    <a:pt x="1029435" y="639"/>
                                  </a:lnTo>
                                  <a:lnTo>
                                    <a:pt x="1031993" y="3196"/>
                                  </a:lnTo>
                                  <a:lnTo>
                                    <a:pt x="1032632" y="4740"/>
                                  </a:lnTo>
                                  <a:lnTo>
                                    <a:pt x="1032632" y="8356"/>
                                  </a:lnTo>
                                  <a:lnTo>
                                    <a:pt x="1031993" y="9900"/>
                                  </a:lnTo>
                                  <a:lnTo>
                                    <a:pt x="1029435" y="12457"/>
                                  </a:lnTo>
                                  <a:lnTo>
                                    <a:pt x="10278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54034" y="13096"/>
                                  </a:moveTo>
                                  <a:lnTo>
                                    <a:pt x="1050417" y="13096"/>
                                  </a:lnTo>
                                  <a:lnTo>
                                    <a:pt x="1048873" y="12457"/>
                                  </a:lnTo>
                                  <a:lnTo>
                                    <a:pt x="1046316" y="9900"/>
                                  </a:lnTo>
                                  <a:lnTo>
                                    <a:pt x="1045677" y="8356"/>
                                  </a:lnTo>
                                  <a:lnTo>
                                    <a:pt x="1045677" y="4740"/>
                                  </a:lnTo>
                                  <a:lnTo>
                                    <a:pt x="1046316" y="3196"/>
                                  </a:lnTo>
                                  <a:lnTo>
                                    <a:pt x="1048873" y="639"/>
                                  </a:lnTo>
                                  <a:lnTo>
                                    <a:pt x="1050417" y="0"/>
                                  </a:lnTo>
                                  <a:lnTo>
                                    <a:pt x="1054034" y="0"/>
                                  </a:lnTo>
                                  <a:lnTo>
                                    <a:pt x="1055577" y="639"/>
                                  </a:lnTo>
                                  <a:lnTo>
                                    <a:pt x="1058134" y="3196"/>
                                  </a:lnTo>
                                  <a:lnTo>
                                    <a:pt x="1058774" y="4740"/>
                                  </a:lnTo>
                                  <a:lnTo>
                                    <a:pt x="1058774" y="8356"/>
                                  </a:lnTo>
                                  <a:lnTo>
                                    <a:pt x="1058134" y="9900"/>
                                  </a:lnTo>
                                  <a:lnTo>
                                    <a:pt x="1055577" y="12457"/>
                                  </a:lnTo>
                                  <a:lnTo>
                                    <a:pt x="10540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80175" y="13096"/>
                                  </a:moveTo>
                                  <a:lnTo>
                                    <a:pt x="1076559" y="13096"/>
                                  </a:lnTo>
                                  <a:lnTo>
                                    <a:pt x="1075016" y="12457"/>
                                  </a:lnTo>
                                  <a:lnTo>
                                    <a:pt x="1072459" y="9900"/>
                                  </a:lnTo>
                                  <a:lnTo>
                                    <a:pt x="1071819" y="8356"/>
                                  </a:lnTo>
                                  <a:lnTo>
                                    <a:pt x="1071819" y="4740"/>
                                  </a:lnTo>
                                  <a:lnTo>
                                    <a:pt x="1072459" y="3196"/>
                                  </a:lnTo>
                                  <a:lnTo>
                                    <a:pt x="1075016" y="639"/>
                                  </a:lnTo>
                                  <a:lnTo>
                                    <a:pt x="1076559" y="0"/>
                                  </a:lnTo>
                                  <a:lnTo>
                                    <a:pt x="1080175" y="0"/>
                                  </a:lnTo>
                                  <a:lnTo>
                                    <a:pt x="1081719" y="639"/>
                                  </a:lnTo>
                                  <a:lnTo>
                                    <a:pt x="1084277" y="3196"/>
                                  </a:lnTo>
                                  <a:lnTo>
                                    <a:pt x="1084916" y="4740"/>
                                  </a:lnTo>
                                  <a:lnTo>
                                    <a:pt x="1084916" y="8356"/>
                                  </a:lnTo>
                                  <a:lnTo>
                                    <a:pt x="1084277" y="9900"/>
                                  </a:lnTo>
                                  <a:lnTo>
                                    <a:pt x="1081719" y="12457"/>
                                  </a:lnTo>
                                  <a:lnTo>
                                    <a:pt x="10801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06318" y="13096"/>
                                  </a:moveTo>
                                  <a:lnTo>
                                    <a:pt x="1102700" y="13096"/>
                                  </a:lnTo>
                                  <a:lnTo>
                                    <a:pt x="1101157" y="12457"/>
                                  </a:lnTo>
                                  <a:lnTo>
                                    <a:pt x="1098600" y="9900"/>
                                  </a:lnTo>
                                  <a:lnTo>
                                    <a:pt x="1097961" y="8356"/>
                                  </a:lnTo>
                                  <a:lnTo>
                                    <a:pt x="1097961" y="4740"/>
                                  </a:lnTo>
                                  <a:lnTo>
                                    <a:pt x="1098600" y="3196"/>
                                  </a:lnTo>
                                  <a:lnTo>
                                    <a:pt x="1101157" y="639"/>
                                  </a:lnTo>
                                  <a:lnTo>
                                    <a:pt x="1102700" y="0"/>
                                  </a:lnTo>
                                  <a:lnTo>
                                    <a:pt x="1106318" y="0"/>
                                  </a:lnTo>
                                  <a:lnTo>
                                    <a:pt x="1107861" y="639"/>
                                  </a:lnTo>
                                  <a:lnTo>
                                    <a:pt x="1110418" y="3196"/>
                                  </a:lnTo>
                                  <a:lnTo>
                                    <a:pt x="1111057" y="4740"/>
                                  </a:lnTo>
                                  <a:lnTo>
                                    <a:pt x="1111057" y="8356"/>
                                  </a:lnTo>
                                  <a:lnTo>
                                    <a:pt x="1110418" y="9900"/>
                                  </a:lnTo>
                                  <a:lnTo>
                                    <a:pt x="1107861" y="12457"/>
                                  </a:lnTo>
                                  <a:lnTo>
                                    <a:pt x="110631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32459" y="13096"/>
                                  </a:moveTo>
                                  <a:lnTo>
                                    <a:pt x="1128843" y="13096"/>
                                  </a:lnTo>
                                  <a:lnTo>
                                    <a:pt x="1127299" y="12457"/>
                                  </a:lnTo>
                                  <a:lnTo>
                                    <a:pt x="1124742" y="9900"/>
                                  </a:lnTo>
                                  <a:lnTo>
                                    <a:pt x="1124103" y="8356"/>
                                  </a:lnTo>
                                  <a:lnTo>
                                    <a:pt x="1124103" y="4740"/>
                                  </a:lnTo>
                                  <a:lnTo>
                                    <a:pt x="1124742" y="3196"/>
                                  </a:lnTo>
                                  <a:lnTo>
                                    <a:pt x="1127299" y="639"/>
                                  </a:lnTo>
                                  <a:lnTo>
                                    <a:pt x="1128843" y="0"/>
                                  </a:lnTo>
                                  <a:lnTo>
                                    <a:pt x="1132459" y="0"/>
                                  </a:lnTo>
                                  <a:lnTo>
                                    <a:pt x="1134003" y="639"/>
                                  </a:lnTo>
                                  <a:lnTo>
                                    <a:pt x="1136561" y="3196"/>
                                  </a:lnTo>
                                  <a:lnTo>
                                    <a:pt x="1137200" y="4740"/>
                                  </a:lnTo>
                                  <a:lnTo>
                                    <a:pt x="1137200" y="8356"/>
                                  </a:lnTo>
                                  <a:lnTo>
                                    <a:pt x="1136561" y="9900"/>
                                  </a:lnTo>
                                  <a:lnTo>
                                    <a:pt x="1134003" y="12457"/>
                                  </a:lnTo>
                                  <a:lnTo>
                                    <a:pt x="11324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58601" y="13096"/>
                                  </a:moveTo>
                                  <a:lnTo>
                                    <a:pt x="1154984" y="13096"/>
                                  </a:lnTo>
                                  <a:lnTo>
                                    <a:pt x="1153441" y="12457"/>
                                  </a:lnTo>
                                  <a:lnTo>
                                    <a:pt x="1150884" y="9900"/>
                                  </a:lnTo>
                                  <a:lnTo>
                                    <a:pt x="1150244" y="8356"/>
                                  </a:lnTo>
                                  <a:lnTo>
                                    <a:pt x="1150244" y="4740"/>
                                  </a:lnTo>
                                  <a:lnTo>
                                    <a:pt x="1150884" y="3196"/>
                                  </a:lnTo>
                                  <a:lnTo>
                                    <a:pt x="1153441" y="639"/>
                                  </a:lnTo>
                                  <a:lnTo>
                                    <a:pt x="1154984" y="0"/>
                                  </a:lnTo>
                                  <a:lnTo>
                                    <a:pt x="1158601" y="0"/>
                                  </a:lnTo>
                                  <a:lnTo>
                                    <a:pt x="1160145" y="639"/>
                                  </a:lnTo>
                                  <a:lnTo>
                                    <a:pt x="1162702" y="3196"/>
                                  </a:lnTo>
                                  <a:lnTo>
                                    <a:pt x="1163341" y="4740"/>
                                  </a:lnTo>
                                  <a:lnTo>
                                    <a:pt x="1163341" y="8356"/>
                                  </a:lnTo>
                                  <a:lnTo>
                                    <a:pt x="1162702" y="9900"/>
                                  </a:lnTo>
                                  <a:lnTo>
                                    <a:pt x="1160145" y="12457"/>
                                  </a:lnTo>
                                  <a:lnTo>
                                    <a:pt x="11586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84743" y="13096"/>
                                  </a:moveTo>
                                  <a:lnTo>
                                    <a:pt x="1181127" y="13096"/>
                                  </a:lnTo>
                                  <a:lnTo>
                                    <a:pt x="1179583" y="12457"/>
                                  </a:lnTo>
                                  <a:lnTo>
                                    <a:pt x="1177026" y="9900"/>
                                  </a:lnTo>
                                  <a:lnTo>
                                    <a:pt x="1176387" y="8356"/>
                                  </a:lnTo>
                                  <a:lnTo>
                                    <a:pt x="1176387" y="4740"/>
                                  </a:lnTo>
                                  <a:lnTo>
                                    <a:pt x="1177026" y="3196"/>
                                  </a:lnTo>
                                  <a:lnTo>
                                    <a:pt x="1179583" y="639"/>
                                  </a:lnTo>
                                  <a:lnTo>
                                    <a:pt x="1181127" y="0"/>
                                  </a:lnTo>
                                  <a:lnTo>
                                    <a:pt x="1184743" y="0"/>
                                  </a:lnTo>
                                  <a:lnTo>
                                    <a:pt x="1186287" y="639"/>
                                  </a:lnTo>
                                  <a:lnTo>
                                    <a:pt x="1188845" y="3196"/>
                                  </a:lnTo>
                                  <a:lnTo>
                                    <a:pt x="1189484" y="4740"/>
                                  </a:lnTo>
                                  <a:lnTo>
                                    <a:pt x="1189484" y="8356"/>
                                  </a:lnTo>
                                  <a:lnTo>
                                    <a:pt x="1188845" y="9900"/>
                                  </a:lnTo>
                                  <a:lnTo>
                                    <a:pt x="1186287" y="12457"/>
                                  </a:lnTo>
                                  <a:lnTo>
                                    <a:pt x="11847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10889" y="13096"/>
                                  </a:moveTo>
                                  <a:lnTo>
                                    <a:pt x="1207269" y="13096"/>
                                  </a:lnTo>
                                  <a:lnTo>
                                    <a:pt x="1205722" y="12457"/>
                                  </a:lnTo>
                                  <a:lnTo>
                                    <a:pt x="1203162" y="9900"/>
                                  </a:lnTo>
                                  <a:lnTo>
                                    <a:pt x="1202531" y="8356"/>
                                  </a:lnTo>
                                  <a:lnTo>
                                    <a:pt x="1202531" y="4740"/>
                                  </a:lnTo>
                                  <a:lnTo>
                                    <a:pt x="1203162" y="3196"/>
                                  </a:lnTo>
                                  <a:lnTo>
                                    <a:pt x="1205722" y="639"/>
                                  </a:lnTo>
                                  <a:lnTo>
                                    <a:pt x="1207269" y="0"/>
                                  </a:lnTo>
                                  <a:lnTo>
                                    <a:pt x="1210889" y="0"/>
                                  </a:lnTo>
                                  <a:lnTo>
                                    <a:pt x="1212425" y="639"/>
                                  </a:lnTo>
                                  <a:lnTo>
                                    <a:pt x="1214985" y="3196"/>
                                  </a:lnTo>
                                  <a:lnTo>
                                    <a:pt x="1215628" y="4740"/>
                                  </a:lnTo>
                                  <a:lnTo>
                                    <a:pt x="1215628" y="8356"/>
                                  </a:lnTo>
                                  <a:lnTo>
                                    <a:pt x="1214985" y="9900"/>
                                  </a:lnTo>
                                  <a:lnTo>
                                    <a:pt x="1212425" y="12457"/>
                                  </a:lnTo>
                                  <a:lnTo>
                                    <a:pt x="121088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37023" y="13096"/>
                                  </a:moveTo>
                                  <a:lnTo>
                                    <a:pt x="1233416" y="13096"/>
                                  </a:lnTo>
                                  <a:lnTo>
                                    <a:pt x="1231868" y="12457"/>
                                  </a:lnTo>
                                  <a:lnTo>
                                    <a:pt x="1229308" y="9900"/>
                                  </a:lnTo>
                                  <a:lnTo>
                                    <a:pt x="1228665" y="8356"/>
                                  </a:lnTo>
                                  <a:lnTo>
                                    <a:pt x="1228665" y="4740"/>
                                  </a:lnTo>
                                  <a:lnTo>
                                    <a:pt x="1229308" y="3196"/>
                                  </a:lnTo>
                                  <a:lnTo>
                                    <a:pt x="1231868" y="639"/>
                                  </a:lnTo>
                                  <a:lnTo>
                                    <a:pt x="1233416" y="0"/>
                                  </a:lnTo>
                                  <a:lnTo>
                                    <a:pt x="1237023" y="0"/>
                                  </a:lnTo>
                                  <a:lnTo>
                                    <a:pt x="1238571" y="639"/>
                                  </a:lnTo>
                                  <a:lnTo>
                                    <a:pt x="1241131" y="3196"/>
                                  </a:lnTo>
                                  <a:lnTo>
                                    <a:pt x="1241762" y="4740"/>
                                  </a:lnTo>
                                  <a:lnTo>
                                    <a:pt x="1241762" y="8356"/>
                                  </a:lnTo>
                                  <a:lnTo>
                                    <a:pt x="1241131" y="9900"/>
                                  </a:lnTo>
                                  <a:lnTo>
                                    <a:pt x="1238571" y="12457"/>
                                  </a:lnTo>
                                  <a:lnTo>
                                    <a:pt x="123702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63169" y="13096"/>
                                  </a:moveTo>
                                  <a:lnTo>
                                    <a:pt x="1259550" y="13096"/>
                                  </a:lnTo>
                                  <a:lnTo>
                                    <a:pt x="1258014" y="12457"/>
                                  </a:lnTo>
                                  <a:lnTo>
                                    <a:pt x="1255454" y="9900"/>
                                  </a:lnTo>
                                  <a:lnTo>
                                    <a:pt x="1254811" y="8356"/>
                                  </a:lnTo>
                                  <a:lnTo>
                                    <a:pt x="1254811" y="4740"/>
                                  </a:lnTo>
                                  <a:lnTo>
                                    <a:pt x="1255454" y="3196"/>
                                  </a:lnTo>
                                  <a:lnTo>
                                    <a:pt x="1258014" y="639"/>
                                  </a:lnTo>
                                  <a:lnTo>
                                    <a:pt x="1259550" y="0"/>
                                  </a:lnTo>
                                  <a:lnTo>
                                    <a:pt x="1263169" y="0"/>
                                  </a:lnTo>
                                  <a:lnTo>
                                    <a:pt x="1264717" y="639"/>
                                  </a:lnTo>
                                  <a:lnTo>
                                    <a:pt x="1267265" y="3196"/>
                                  </a:lnTo>
                                  <a:lnTo>
                                    <a:pt x="1267908" y="4740"/>
                                  </a:lnTo>
                                  <a:lnTo>
                                    <a:pt x="1267908" y="8356"/>
                                  </a:lnTo>
                                  <a:lnTo>
                                    <a:pt x="1267265" y="9900"/>
                                  </a:lnTo>
                                  <a:lnTo>
                                    <a:pt x="1264717" y="12457"/>
                                  </a:lnTo>
                                  <a:lnTo>
                                    <a:pt x="12631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89315" y="13096"/>
                                  </a:moveTo>
                                  <a:lnTo>
                                    <a:pt x="1285696" y="13096"/>
                                  </a:lnTo>
                                  <a:lnTo>
                                    <a:pt x="1284148" y="12457"/>
                                  </a:lnTo>
                                  <a:lnTo>
                                    <a:pt x="1281588" y="9900"/>
                                  </a:lnTo>
                                  <a:lnTo>
                                    <a:pt x="1280957" y="8356"/>
                                  </a:lnTo>
                                  <a:lnTo>
                                    <a:pt x="1280957" y="4740"/>
                                  </a:lnTo>
                                  <a:lnTo>
                                    <a:pt x="1281588" y="3196"/>
                                  </a:lnTo>
                                  <a:lnTo>
                                    <a:pt x="1284148" y="639"/>
                                  </a:lnTo>
                                  <a:lnTo>
                                    <a:pt x="1285696" y="0"/>
                                  </a:lnTo>
                                  <a:lnTo>
                                    <a:pt x="1289315" y="0"/>
                                  </a:lnTo>
                                  <a:lnTo>
                                    <a:pt x="1290851" y="639"/>
                                  </a:lnTo>
                                  <a:lnTo>
                                    <a:pt x="1293411" y="3196"/>
                                  </a:lnTo>
                                  <a:lnTo>
                                    <a:pt x="1294054" y="4740"/>
                                  </a:lnTo>
                                  <a:lnTo>
                                    <a:pt x="1294054" y="8356"/>
                                  </a:lnTo>
                                  <a:lnTo>
                                    <a:pt x="1293411" y="9900"/>
                                  </a:lnTo>
                                  <a:lnTo>
                                    <a:pt x="1290851" y="12457"/>
                                  </a:lnTo>
                                  <a:lnTo>
                                    <a:pt x="128931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15450" y="13096"/>
                                  </a:moveTo>
                                  <a:lnTo>
                                    <a:pt x="1311842" y="13096"/>
                                  </a:lnTo>
                                  <a:lnTo>
                                    <a:pt x="1310294" y="12457"/>
                                  </a:lnTo>
                                  <a:lnTo>
                                    <a:pt x="1307734" y="9900"/>
                                  </a:lnTo>
                                  <a:lnTo>
                                    <a:pt x="1307091" y="8356"/>
                                  </a:lnTo>
                                  <a:lnTo>
                                    <a:pt x="1307091" y="4740"/>
                                  </a:lnTo>
                                  <a:lnTo>
                                    <a:pt x="1307734" y="3196"/>
                                  </a:lnTo>
                                  <a:lnTo>
                                    <a:pt x="1310294" y="639"/>
                                  </a:lnTo>
                                  <a:lnTo>
                                    <a:pt x="1311842" y="0"/>
                                  </a:lnTo>
                                  <a:lnTo>
                                    <a:pt x="1315450" y="0"/>
                                  </a:lnTo>
                                  <a:lnTo>
                                    <a:pt x="1316997" y="639"/>
                                  </a:lnTo>
                                  <a:lnTo>
                                    <a:pt x="1319557" y="3196"/>
                                  </a:lnTo>
                                  <a:lnTo>
                                    <a:pt x="1320188" y="4740"/>
                                  </a:lnTo>
                                  <a:lnTo>
                                    <a:pt x="1320188" y="8356"/>
                                  </a:lnTo>
                                  <a:lnTo>
                                    <a:pt x="1319557" y="9900"/>
                                  </a:lnTo>
                                  <a:lnTo>
                                    <a:pt x="1316997" y="12457"/>
                                  </a:lnTo>
                                  <a:lnTo>
                                    <a:pt x="13154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41596" y="13096"/>
                                  </a:moveTo>
                                  <a:lnTo>
                                    <a:pt x="1337976" y="13096"/>
                                  </a:lnTo>
                                  <a:lnTo>
                                    <a:pt x="1336440" y="12457"/>
                                  </a:lnTo>
                                  <a:lnTo>
                                    <a:pt x="1333881" y="9900"/>
                                  </a:lnTo>
                                  <a:lnTo>
                                    <a:pt x="1333238" y="8356"/>
                                  </a:lnTo>
                                  <a:lnTo>
                                    <a:pt x="1333238" y="4740"/>
                                  </a:lnTo>
                                  <a:lnTo>
                                    <a:pt x="1333881" y="3196"/>
                                  </a:lnTo>
                                  <a:lnTo>
                                    <a:pt x="1336440" y="639"/>
                                  </a:lnTo>
                                  <a:lnTo>
                                    <a:pt x="1337976" y="0"/>
                                  </a:lnTo>
                                  <a:lnTo>
                                    <a:pt x="1341596" y="0"/>
                                  </a:lnTo>
                                  <a:lnTo>
                                    <a:pt x="1343144" y="639"/>
                                  </a:lnTo>
                                  <a:lnTo>
                                    <a:pt x="1345692" y="3196"/>
                                  </a:lnTo>
                                  <a:lnTo>
                                    <a:pt x="1346334" y="4740"/>
                                  </a:lnTo>
                                  <a:lnTo>
                                    <a:pt x="1346334" y="8356"/>
                                  </a:lnTo>
                                  <a:lnTo>
                                    <a:pt x="1345692" y="9900"/>
                                  </a:lnTo>
                                  <a:lnTo>
                                    <a:pt x="1343144" y="12457"/>
                                  </a:lnTo>
                                  <a:lnTo>
                                    <a:pt x="134159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67742" y="13096"/>
                                  </a:moveTo>
                                  <a:lnTo>
                                    <a:pt x="1364122" y="13096"/>
                                  </a:lnTo>
                                  <a:lnTo>
                                    <a:pt x="1362575" y="12457"/>
                                  </a:lnTo>
                                  <a:lnTo>
                                    <a:pt x="1360015" y="9900"/>
                                  </a:lnTo>
                                  <a:lnTo>
                                    <a:pt x="1359384" y="8356"/>
                                  </a:lnTo>
                                  <a:lnTo>
                                    <a:pt x="1359384" y="4740"/>
                                  </a:lnTo>
                                  <a:lnTo>
                                    <a:pt x="1360015" y="3196"/>
                                  </a:lnTo>
                                  <a:lnTo>
                                    <a:pt x="1362575" y="639"/>
                                  </a:lnTo>
                                  <a:lnTo>
                                    <a:pt x="1364122" y="0"/>
                                  </a:lnTo>
                                  <a:lnTo>
                                    <a:pt x="1367742" y="0"/>
                                  </a:lnTo>
                                  <a:lnTo>
                                    <a:pt x="1369278" y="639"/>
                                  </a:lnTo>
                                  <a:lnTo>
                                    <a:pt x="1371838" y="3196"/>
                                  </a:lnTo>
                                  <a:lnTo>
                                    <a:pt x="1372481" y="4740"/>
                                  </a:lnTo>
                                  <a:lnTo>
                                    <a:pt x="1372481" y="8356"/>
                                  </a:lnTo>
                                  <a:lnTo>
                                    <a:pt x="1371838" y="9900"/>
                                  </a:lnTo>
                                  <a:lnTo>
                                    <a:pt x="1369278" y="12457"/>
                                  </a:lnTo>
                                  <a:lnTo>
                                    <a:pt x="136774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3876" y="13096"/>
                                  </a:moveTo>
                                  <a:lnTo>
                                    <a:pt x="1390257" y="13096"/>
                                  </a:lnTo>
                                  <a:lnTo>
                                    <a:pt x="1388721" y="12457"/>
                                  </a:lnTo>
                                  <a:lnTo>
                                    <a:pt x="1386161" y="9900"/>
                                  </a:lnTo>
                                  <a:lnTo>
                                    <a:pt x="1385518" y="8356"/>
                                  </a:lnTo>
                                  <a:lnTo>
                                    <a:pt x="1385518" y="4740"/>
                                  </a:lnTo>
                                  <a:lnTo>
                                    <a:pt x="1386161" y="3196"/>
                                  </a:lnTo>
                                  <a:lnTo>
                                    <a:pt x="1388721" y="639"/>
                                  </a:lnTo>
                                  <a:lnTo>
                                    <a:pt x="1390257" y="0"/>
                                  </a:lnTo>
                                  <a:lnTo>
                                    <a:pt x="1393876" y="0"/>
                                  </a:lnTo>
                                  <a:lnTo>
                                    <a:pt x="1395424" y="639"/>
                                  </a:lnTo>
                                  <a:lnTo>
                                    <a:pt x="1397984" y="3196"/>
                                  </a:lnTo>
                                  <a:lnTo>
                                    <a:pt x="1398615" y="4740"/>
                                  </a:lnTo>
                                  <a:lnTo>
                                    <a:pt x="1398615" y="8356"/>
                                  </a:lnTo>
                                  <a:lnTo>
                                    <a:pt x="1397984" y="9900"/>
                                  </a:lnTo>
                                  <a:lnTo>
                                    <a:pt x="1395424" y="12457"/>
                                  </a:lnTo>
                                  <a:lnTo>
                                    <a:pt x="139387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20022" y="13096"/>
                                  </a:moveTo>
                                  <a:lnTo>
                                    <a:pt x="1416403" y="13096"/>
                                  </a:lnTo>
                                  <a:lnTo>
                                    <a:pt x="1414855" y="12457"/>
                                  </a:lnTo>
                                  <a:lnTo>
                                    <a:pt x="1412307" y="9900"/>
                                  </a:lnTo>
                                  <a:lnTo>
                                    <a:pt x="1411664" y="8356"/>
                                  </a:lnTo>
                                  <a:lnTo>
                                    <a:pt x="1411664" y="4740"/>
                                  </a:lnTo>
                                  <a:lnTo>
                                    <a:pt x="1412307" y="3196"/>
                                  </a:lnTo>
                                  <a:lnTo>
                                    <a:pt x="1414855" y="639"/>
                                  </a:lnTo>
                                  <a:lnTo>
                                    <a:pt x="1416403" y="0"/>
                                  </a:lnTo>
                                  <a:lnTo>
                                    <a:pt x="1420022" y="0"/>
                                  </a:lnTo>
                                  <a:lnTo>
                                    <a:pt x="1421558" y="639"/>
                                  </a:lnTo>
                                  <a:lnTo>
                                    <a:pt x="1424118" y="3196"/>
                                  </a:lnTo>
                                  <a:lnTo>
                                    <a:pt x="1424761" y="4740"/>
                                  </a:lnTo>
                                  <a:lnTo>
                                    <a:pt x="1424761" y="8356"/>
                                  </a:lnTo>
                                  <a:lnTo>
                                    <a:pt x="1424118" y="9900"/>
                                  </a:lnTo>
                                  <a:lnTo>
                                    <a:pt x="1421558" y="12457"/>
                                  </a:lnTo>
                                  <a:lnTo>
                                    <a:pt x="142002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46168" y="13096"/>
                                  </a:moveTo>
                                  <a:lnTo>
                                    <a:pt x="1442549" y="13096"/>
                                  </a:lnTo>
                                  <a:lnTo>
                                    <a:pt x="1441001" y="12457"/>
                                  </a:lnTo>
                                  <a:lnTo>
                                    <a:pt x="1438441" y="9900"/>
                                  </a:lnTo>
                                  <a:lnTo>
                                    <a:pt x="1437810" y="8356"/>
                                  </a:lnTo>
                                  <a:lnTo>
                                    <a:pt x="1437810" y="4740"/>
                                  </a:lnTo>
                                  <a:lnTo>
                                    <a:pt x="1438441" y="3196"/>
                                  </a:lnTo>
                                  <a:lnTo>
                                    <a:pt x="1441001" y="639"/>
                                  </a:lnTo>
                                  <a:lnTo>
                                    <a:pt x="1442549" y="0"/>
                                  </a:lnTo>
                                  <a:lnTo>
                                    <a:pt x="1446168" y="0"/>
                                  </a:lnTo>
                                  <a:lnTo>
                                    <a:pt x="1447704" y="639"/>
                                  </a:lnTo>
                                  <a:lnTo>
                                    <a:pt x="1450264" y="3196"/>
                                  </a:lnTo>
                                  <a:lnTo>
                                    <a:pt x="1450907" y="4740"/>
                                  </a:lnTo>
                                  <a:lnTo>
                                    <a:pt x="1450907" y="8356"/>
                                  </a:lnTo>
                                  <a:lnTo>
                                    <a:pt x="1450264" y="9900"/>
                                  </a:lnTo>
                                  <a:lnTo>
                                    <a:pt x="1447704" y="12457"/>
                                  </a:lnTo>
                                  <a:lnTo>
                                    <a:pt x="144616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72303" y="13096"/>
                                  </a:moveTo>
                                  <a:lnTo>
                                    <a:pt x="1468683" y="13096"/>
                                  </a:lnTo>
                                  <a:lnTo>
                                    <a:pt x="1467147" y="12457"/>
                                  </a:lnTo>
                                  <a:lnTo>
                                    <a:pt x="1464587" y="9900"/>
                                  </a:lnTo>
                                  <a:lnTo>
                                    <a:pt x="1463944" y="8356"/>
                                  </a:lnTo>
                                  <a:lnTo>
                                    <a:pt x="1463944" y="4740"/>
                                  </a:lnTo>
                                  <a:lnTo>
                                    <a:pt x="1464587" y="3196"/>
                                  </a:lnTo>
                                  <a:lnTo>
                                    <a:pt x="1467147" y="639"/>
                                  </a:lnTo>
                                  <a:lnTo>
                                    <a:pt x="1468683" y="0"/>
                                  </a:lnTo>
                                  <a:lnTo>
                                    <a:pt x="1472303" y="0"/>
                                  </a:lnTo>
                                  <a:lnTo>
                                    <a:pt x="1473850" y="639"/>
                                  </a:lnTo>
                                  <a:lnTo>
                                    <a:pt x="1476410" y="3196"/>
                                  </a:lnTo>
                                  <a:lnTo>
                                    <a:pt x="1477041" y="4740"/>
                                  </a:lnTo>
                                  <a:lnTo>
                                    <a:pt x="1477041" y="8356"/>
                                  </a:lnTo>
                                  <a:lnTo>
                                    <a:pt x="1476410" y="9900"/>
                                  </a:lnTo>
                                  <a:lnTo>
                                    <a:pt x="1473850" y="12457"/>
                                  </a:lnTo>
                                  <a:lnTo>
                                    <a:pt x="147230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98449" y="13096"/>
                                  </a:moveTo>
                                  <a:lnTo>
                                    <a:pt x="1494829" y="13096"/>
                                  </a:lnTo>
                                  <a:lnTo>
                                    <a:pt x="1493281" y="12457"/>
                                  </a:lnTo>
                                  <a:lnTo>
                                    <a:pt x="1490733" y="9900"/>
                                  </a:lnTo>
                                  <a:lnTo>
                                    <a:pt x="1490091" y="8356"/>
                                  </a:lnTo>
                                  <a:lnTo>
                                    <a:pt x="1490091" y="4740"/>
                                  </a:lnTo>
                                  <a:lnTo>
                                    <a:pt x="1490733" y="3196"/>
                                  </a:lnTo>
                                  <a:lnTo>
                                    <a:pt x="1493281" y="639"/>
                                  </a:lnTo>
                                  <a:lnTo>
                                    <a:pt x="1494829" y="0"/>
                                  </a:lnTo>
                                  <a:lnTo>
                                    <a:pt x="1498449" y="0"/>
                                  </a:lnTo>
                                  <a:lnTo>
                                    <a:pt x="1499985" y="639"/>
                                  </a:lnTo>
                                  <a:lnTo>
                                    <a:pt x="1502544" y="3196"/>
                                  </a:lnTo>
                                  <a:lnTo>
                                    <a:pt x="1503187" y="4740"/>
                                  </a:lnTo>
                                  <a:lnTo>
                                    <a:pt x="1503187" y="8356"/>
                                  </a:lnTo>
                                  <a:lnTo>
                                    <a:pt x="1502544" y="9900"/>
                                  </a:lnTo>
                                  <a:lnTo>
                                    <a:pt x="1499985" y="12457"/>
                                  </a:lnTo>
                                  <a:lnTo>
                                    <a:pt x="14984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24583" y="13096"/>
                                  </a:moveTo>
                                  <a:lnTo>
                                    <a:pt x="1520975" y="13096"/>
                                  </a:lnTo>
                                  <a:lnTo>
                                    <a:pt x="1519428" y="12457"/>
                                  </a:lnTo>
                                  <a:lnTo>
                                    <a:pt x="1516868" y="9900"/>
                                  </a:lnTo>
                                  <a:lnTo>
                                    <a:pt x="1516237" y="8356"/>
                                  </a:lnTo>
                                  <a:lnTo>
                                    <a:pt x="1516237" y="4740"/>
                                  </a:lnTo>
                                  <a:lnTo>
                                    <a:pt x="1516868" y="3196"/>
                                  </a:lnTo>
                                  <a:lnTo>
                                    <a:pt x="1519428" y="639"/>
                                  </a:lnTo>
                                  <a:lnTo>
                                    <a:pt x="1520975" y="0"/>
                                  </a:lnTo>
                                  <a:lnTo>
                                    <a:pt x="1524583" y="0"/>
                                  </a:lnTo>
                                  <a:lnTo>
                                    <a:pt x="1526131" y="639"/>
                                  </a:lnTo>
                                  <a:lnTo>
                                    <a:pt x="1528691" y="3196"/>
                                  </a:lnTo>
                                  <a:lnTo>
                                    <a:pt x="1529334" y="4740"/>
                                  </a:lnTo>
                                  <a:lnTo>
                                    <a:pt x="1529334" y="8356"/>
                                  </a:lnTo>
                                  <a:lnTo>
                                    <a:pt x="1528691" y="9900"/>
                                  </a:lnTo>
                                  <a:lnTo>
                                    <a:pt x="1526131" y="12457"/>
                                  </a:lnTo>
                                  <a:lnTo>
                                    <a:pt x="152458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50729" y="13096"/>
                                  </a:moveTo>
                                  <a:lnTo>
                                    <a:pt x="1547110" y="13096"/>
                                  </a:lnTo>
                                  <a:lnTo>
                                    <a:pt x="1545574" y="12457"/>
                                  </a:lnTo>
                                  <a:lnTo>
                                    <a:pt x="1543014" y="9900"/>
                                  </a:lnTo>
                                  <a:lnTo>
                                    <a:pt x="1542371" y="8356"/>
                                  </a:lnTo>
                                  <a:lnTo>
                                    <a:pt x="1542371" y="4740"/>
                                  </a:lnTo>
                                  <a:lnTo>
                                    <a:pt x="1543014" y="3196"/>
                                  </a:lnTo>
                                  <a:lnTo>
                                    <a:pt x="1545574" y="639"/>
                                  </a:lnTo>
                                  <a:lnTo>
                                    <a:pt x="1547110" y="0"/>
                                  </a:lnTo>
                                  <a:lnTo>
                                    <a:pt x="1550729" y="0"/>
                                  </a:lnTo>
                                  <a:lnTo>
                                    <a:pt x="1552277" y="639"/>
                                  </a:lnTo>
                                  <a:lnTo>
                                    <a:pt x="1554837" y="3196"/>
                                  </a:lnTo>
                                  <a:lnTo>
                                    <a:pt x="1555468" y="4740"/>
                                  </a:lnTo>
                                  <a:lnTo>
                                    <a:pt x="1555468" y="8356"/>
                                  </a:lnTo>
                                  <a:lnTo>
                                    <a:pt x="1554837" y="9900"/>
                                  </a:lnTo>
                                  <a:lnTo>
                                    <a:pt x="1552277" y="12457"/>
                                  </a:lnTo>
                                  <a:lnTo>
                                    <a:pt x="155072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76875" y="13096"/>
                                  </a:moveTo>
                                  <a:lnTo>
                                    <a:pt x="1573256" y="13096"/>
                                  </a:lnTo>
                                  <a:lnTo>
                                    <a:pt x="1571708" y="12457"/>
                                  </a:lnTo>
                                  <a:lnTo>
                                    <a:pt x="1569160" y="9900"/>
                                  </a:lnTo>
                                  <a:lnTo>
                                    <a:pt x="1568517" y="8356"/>
                                  </a:lnTo>
                                  <a:lnTo>
                                    <a:pt x="1568517" y="4740"/>
                                  </a:lnTo>
                                  <a:lnTo>
                                    <a:pt x="1569160" y="3196"/>
                                  </a:lnTo>
                                  <a:lnTo>
                                    <a:pt x="1571708" y="639"/>
                                  </a:lnTo>
                                  <a:lnTo>
                                    <a:pt x="1573256" y="0"/>
                                  </a:lnTo>
                                  <a:lnTo>
                                    <a:pt x="1576875" y="0"/>
                                  </a:lnTo>
                                  <a:lnTo>
                                    <a:pt x="1578411" y="639"/>
                                  </a:lnTo>
                                  <a:lnTo>
                                    <a:pt x="1580971" y="3196"/>
                                  </a:lnTo>
                                  <a:lnTo>
                                    <a:pt x="1581614" y="4740"/>
                                  </a:lnTo>
                                  <a:lnTo>
                                    <a:pt x="1581614" y="8356"/>
                                  </a:lnTo>
                                  <a:lnTo>
                                    <a:pt x="1580971" y="9900"/>
                                  </a:lnTo>
                                  <a:lnTo>
                                    <a:pt x="1578411" y="12457"/>
                                  </a:lnTo>
                                  <a:lnTo>
                                    <a:pt x="15768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03009" y="13096"/>
                                  </a:moveTo>
                                  <a:lnTo>
                                    <a:pt x="1599402" y="13096"/>
                                  </a:lnTo>
                                  <a:lnTo>
                                    <a:pt x="1597854" y="12457"/>
                                  </a:lnTo>
                                  <a:lnTo>
                                    <a:pt x="1595294" y="9900"/>
                                  </a:lnTo>
                                  <a:lnTo>
                                    <a:pt x="1594663" y="8356"/>
                                  </a:lnTo>
                                  <a:lnTo>
                                    <a:pt x="1594663" y="4740"/>
                                  </a:lnTo>
                                  <a:lnTo>
                                    <a:pt x="1595294" y="3196"/>
                                  </a:lnTo>
                                  <a:lnTo>
                                    <a:pt x="1597854" y="639"/>
                                  </a:lnTo>
                                  <a:lnTo>
                                    <a:pt x="1599402" y="0"/>
                                  </a:lnTo>
                                  <a:lnTo>
                                    <a:pt x="1603009" y="0"/>
                                  </a:lnTo>
                                  <a:lnTo>
                                    <a:pt x="1604557" y="639"/>
                                  </a:lnTo>
                                  <a:lnTo>
                                    <a:pt x="1607117" y="3196"/>
                                  </a:lnTo>
                                  <a:lnTo>
                                    <a:pt x="1607760" y="4740"/>
                                  </a:lnTo>
                                  <a:lnTo>
                                    <a:pt x="1607760" y="8356"/>
                                  </a:lnTo>
                                  <a:lnTo>
                                    <a:pt x="1607117" y="9900"/>
                                  </a:lnTo>
                                  <a:lnTo>
                                    <a:pt x="1604557" y="12457"/>
                                  </a:lnTo>
                                  <a:lnTo>
                                    <a:pt x="160300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29156" y="13096"/>
                                  </a:moveTo>
                                  <a:lnTo>
                                    <a:pt x="1625536" y="13096"/>
                                  </a:lnTo>
                                  <a:lnTo>
                                    <a:pt x="1624000" y="12457"/>
                                  </a:lnTo>
                                  <a:lnTo>
                                    <a:pt x="1621440" y="9900"/>
                                  </a:lnTo>
                                  <a:lnTo>
                                    <a:pt x="1620797" y="8356"/>
                                  </a:lnTo>
                                  <a:lnTo>
                                    <a:pt x="1620797" y="4740"/>
                                  </a:lnTo>
                                  <a:lnTo>
                                    <a:pt x="1621440" y="3196"/>
                                  </a:lnTo>
                                  <a:lnTo>
                                    <a:pt x="1624000" y="639"/>
                                  </a:lnTo>
                                  <a:lnTo>
                                    <a:pt x="1625536" y="0"/>
                                  </a:lnTo>
                                  <a:lnTo>
                                    <a:pt x="1629156" y="0"/>
                                  </a:lnTo>
                                  <a:lnTo>
                                    <a:pt x="1630703" y="639"/>
                                  </a:lnTo>
                                  <a:lnTo>
                                    <a:pt x="1633251" y="3196"/>
                                  </a:lnTo>
                                  <a:lnTo>
                                    <a:pt x="1633894" y="4740"/>
                                  </a:lnTo>
                                  <a:lnTo>
                                    <a:pt x="1633894" y="8356"/>
                                  </a:lnTo>
                                  <a:lnTo>
                                    <a:pt x="1633251" y="9900"/>
                                  </a:lnTo>
                                  <a:lnTo>
                                    <a:pt x="1630703" y="12457"/>
                                  </a:lnTo>
                                  <a:lnTo>
                                    <a:pt x="16291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5302" y="13096"/>
                                  </a:moveTo>
                                  <a:lnTo>
                                    <a:pt x="1651682" y="13096"/>
                                  </a:lnTo>
                                  <a:lnTo>
                                    <a:pt x="1650134" y="12457"/>
                                  </a:lnTo>
                                  <a:lnTo>
                                    <a:pt x="1647586" y="9900"/>
                                  </a:lnTo>
                                  <a:lnTo>
                                    <a:pt x="1646943" y="8356"/>
                                  </a:lnTo>
                                  <a:lnTo>
                                    <a:pt x="1646943" y="4740"/>
                                  </a:lnTo>
                                  <a:lnTo>
                                    <a:pt x="1647586" y="3196"/>
                                  </a:lnTo>
                                  <a:lnTo>
                                    <a:pt x="1650134" y="639"/>
                                  </a:lnTo>
                                  <a:lnTo>
                                    <a:pt x="1651682" y="0"/>
                                  </a:lnTo>
                                  <a:lnTo>
                                    <a:pt x="1655302" y="0"/>
                                  </a:lnTo>
                                  <a:lnTo>
                                    <a:pt x="1656838" y="639"/>
                                  </a:lnTo>
                                  <a:lnTo>
                                    <a:pt x="1659397" y="3196"/>
                                  </a:lnTo>
                                  <a:lnTo>
                                    <a:pt x="1660040" y="4740"/>
                                  </a:lnTo>
                                  <a:lnTo>
                                    <a:pt x="1660040" y="8356"/>
                                  </a:lnTo>
                                  <a:lnTo>
                                    <a:pt x="1659397" y="9900"/>
                                  </a:lnTo>
                                  <a:lnTo>
                                    <a:pt x="1656838" y="12457"/>
                                  </a:lnTo>
                                  <a:lnTo>
                                    <a:pt x="165530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81436" y="13096"/>
                                  </a:moveTo>
                                  <a:lnTo>
                                    <a:pt x="1677828" y="13096"/>
                                  </a:lnTo>
                                  <a:lnTo>
                                    <a:pt x="1676280" y="12457"/>
                                  </a:lnTo>
                                  <a:lnTo>
                                    <a:pt x="1673721" y="9900"/>
                                  </a:lnTo>
                                  <a:lnTo>
                                    <a:pt x="1673078" y="8356"/>
                                  </a:lnTo>
                                  <a:lnTo>
                                    <a:pt x="1673078" y="4740"/>
                                  </a:lnTo>
                                  <a:lnTo>
                                    <a:pt x="1673721" y="3196"/>
                                  </a:lnTo>
                                  <a:lnTo>
                                    <a:pt x="1676280" y="639"/>
                                  </a:lnTo>
                                  <a:lnTo>
                                    <a:pt x="1677828" y="0"/>
                                  </a:lnTo>
                                  <a:lnTo>
                                    <a:pt x="1681436" y="0"/>
                                  </a:lnTo>
                                  <a:lnTo>
                                    <a:pt x="1682984" y="639"/>
                                  </a:lnTo>
                                  <a:lnTo>
                                    <a:pt x="1685544" y="3196"/>
                                  </a:lnTo>
                                  <a:lnTo>
                                    <a:pt x="1686175" y="4740"/>
                                  </a:lnTo>
                                  <a:lnTo>
                                    <a:pt x="1686175" y="8356"/>
                                  </a:lnTo>
                                  <a:lnTo>
                                    <a:pt x="1685544" y="9900"/>
                                  </a:lnTo>
                                  <a:lnTo>
                                    <a:pt x="1682984" y="12457"/>
                                  </a:lnTo>
                                  <a:lnTo>
                                    <a:pt x="168143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07582" y="13096"/>
                                  </a:moveTo>
                                  <a:lnTo>
                                    <a:pt x="1703963" y="13096"/>
                                  </a:lnTo>
                                  <a:lnTo>
                                    <a:pt x="1702427" y="12457"/>
                                  </a:lnTo>
                                  <a:lnTo>
                                    <a:pt x="1699867" y="9900"/>
                                  </a:lnTo>
                                  <a:lnTo>
                                    <a:pt x="1699224" y="8356"/>
                                  </a:lnTo>
                                  <a:lnTo>
                                    <a:pt x="1699224" y="4740"/>
                                  </a:lnTo>
                                  <a:lnTo>
                                    <a:pt x="1699867" y="3196"/>
                                  </a:lnTo>
                                  <a:lnTo>
                                    <a:pt x="1702427" y="639"/>
                                  </a:lnTo>
                                  <a:lnTo>
                                    <a:pt x="1703963" y="0"/>
                                  </a:lnTo>
                                  <a:lnTo>
                                    <a:pt x="1707582" y="0"/>
                                  </a:lnTo>
                                  <a:lnTo>
                                    <a:pt x="1709130" y="639"/>
                                  </a:lnTo>
                                  <a:lnTo>
                                    <a:pt x="1711678" y="3196"/>
                                  </a:lnTo>
                                  <a:lnTo>
                                    <a:pt x="1712321" y="4740"/>
                                  </a:lnTo>
                                  <a:lnTo>
                                    <a:pt x="1712321" y="8356"/>
                                  </a:lnTo>
                                  <a:lnTo>
                                    <a:pt x="1711678" y="9900"/>
                                  </a:lnTo>
                                  <a:lnTo>
                                    <a:pt x="1709130" y="12457"/>
                                  </a:lnTo>
                                  <a:lnTo>
                                    <a:pt x="17075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33728" y="13096"/>
                                  </a:moveTo>
                                  <a:lnTo>
                                    <a:pt x="1730109" y="13096"/>
                                  </a:lnTo>
                                  <a:lnTo>
                                    <a:pt x="1728561" y="12457"/>
                                  </a:lnTo>
                                  <a:lnTo>
                                    <a:pt x="1726001" y="9900"/>
                                  </a:lnTo>
                                  <a:lnTo>
                                    <a:pt x="1725370" y="8356"/>
                                  </a:lnTo>
                                  <a:lnTo>
                                    <a:pt x="1725370" y="4740"/>
                                  </a:lnTo>
                                  <a:lnTo>
                                    <a:pt x="1726001" y="3196"/>
                                  </a:lnTo>
                                  <a:lnTo>
                                    <a:pt x="1728561" y="639"/>
                                  </a:lnTo>
                                  <a:lnTo>
                                    <a:pt x="1730109" y="0"/>
                                  </a:lnTo>
                                  <a:lnTo>
                                    <a:pt x="1733728" y="0"/>
                                  </a:lnTo>
                                  <a:lnTo>
                                    <a:pt x="1735264" y="639"/>
                                  </a:lnTo>
                                  <a:lnTo>
                                    <a:pt x="1737824" y="3196"/>
                                  </a:lnTo>
                                  <a:lnTo>
                                    <a:pt x="1738467" y="4740"/>
                                  </a:lnTo>
                                  <a:lnTo>
                                    <a:pt x="1738467" y="8356"/>
                                  </a:lnTo>
                                  <a:lnTo>
                                    <a:pt x="1737824" y="9900"/>
                                  </a:lnTo>
                                  <a:lnTo>
                                    <a:pt x="1735264" y="12457"/>
                                  </a:lnTo>
                                  <a:lnTo>
                                    <a:pt x="173372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59862" y="13096"/>
                                  </a:moveTo>
                                  <a:lnTo>
                                    <a:pt x="1756255" y="13096"/>
                                  </a:lnTo>
                                  <a:lnTo>
                                    <a:pt x="1754707" y="12457"/>
                                  </a:lnTo>
                                  <a:lnTo>
                                    <a:pt x="1752147" y="9900"/>
                                  </a:lnTo>
                                  <a:lnTo>
                                    <a:pt x="1751504" y="8356"/>
                                  </a:lnTo>
                                  <a:lnTo>
                                    <a:pt x="1751504" y="4740"/>
                                  </a:lnTo>
                                  <a:lnTo>
                                    <a:pt x="1752147" y="3196"/>
                                  </a:lnTo>
                                  <a:lnTo>
                                    <a:pt x="1754707" y="639"/>
                                  </a:lnTo>
                                  <a:lnTo>
                                    <a:pt x="1756255" y="0"/>
                                  </a:lnTo>
                                  <a:lnTo>
                                    <a:pt x="1759862" y="0"/>
                                  </a:lnTo>
                                  <a:lnTo>
                                    <a:pt x="1761410" y="639"/>
                                  </a:lnTo>
                                  <a:lnTo>
                                    <a:pt x="1763970" y="3196"/>
                                  </a:lnTo>
                                  <a:lnTo>
                                    <a:pt x="1764601" y="4740"/>
                                  </a:lnTo>
                                  <a:lnTo>
                                    <a:pt x="1764601" y="8356"/>
                                  </a:lnTo>
                                  <a:lnTo>
                                    <a:pt x="1763970" y="9900"/>
                                  </a:lnTo>
                                  <a:lnTo>
                                    <a:pt x="1761410" y="12457"/>
                                  </a:lnTo>
                                  <a:lnTo>
                                    <a:pt x="17598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86008" y="13096"/>
                                  </a:moveTo>
                                  <a:lnTo>
                                    <a:pt x="1782389" y="13096"/>
                                  </a:lnTo>
                                  <a:lnTo>
                                    <a:pt x="1780853" y="12457"/>
                                  </a:lnTo>
                                  <a:lnTo>
                                    <a:pt x="1778293" y="9900"/>
                                  </a:lnTo>
                                  <a:lnTo>
                                    <a:pt x="1777650" y="8356"/>
                                  </a:lnTo>
                                  <a:lnTo>
                                    <a:pt x="1777650" y="4740"/>
                                  </a:lnTo>
                                  <a:lnTo>
                                    <a:pt x="1778293" y="3196"/>
                                  </a:lnTo>
                                  <a:lnTo>
                                    <a:pt x="1780853" y="639"/>
                                  </a:lnTo>
                                  <a:lnTo>
                                    <a:pt x="1782389" y="0"/>
                                  </a:lnTo>
                                  <a:lnTo>
                                    <a:pt x="1786008" y="0"/>
                                  </a:lnTo>
                                  <a:lnTo>
                                    <a:pt x="1787556" y="639"/>
                                  </a:lnTo>
                                  <a:lnTo>
                                    <a:pt x="1790104" y="3196"/>
                                  </a:lnTo>
                                  <a:lnTo>
                                    <a:pt x="1790747" y="4740"/>
                                  </a:lnTo>
                                  <a:lnTo>
                                    <a:pt x="1790747" y="8356"/>
                                  </a:lnTo>
                                  <a:lnTo>
                                    <a:pt x="1790104" y="9900"/>
                                  </a:lnTo>
                                  <a:lnTo>
                                    <a:pt x="1787556" y="12457"/>
                                  </a:lnTo>
                                  <a:lnTo>
                                    <a:pt x="17860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12155" y="13096"/>
                                  </a:moveTo>
                                  <a:lnTo>
                                    <a:pt x="1808535" y="13096"/>
                                  </a:lnTo>
                                  <a:lnTo>
                                    <a:pt x="1806987" y="12457"/>
                                  </a:lnTo>
                                  <a:lnTo>
                                    <a:pt x="1804427" y="9900"/>
                                  </a:lnTo>
                                  <a:lnTo>
                                    <a:pt x="1803796" y="8356"/>
                                  </a:lnTo>
                                  <a:lnTo>
                                    <a:pt x="1803796" y="4740"/>
                                  </a:lnTo>
                                  <a:lnTo>
                                    <a:pt x="1804427" y="3196"/>
                                  </a:lnTo>
                                  <a:lnTo>
                                    <a:pt x="1806987" y="639"/>
                                  </a:lnTo>
                                  <a:lnTo>
                                    <a:pt x="1808535" y="0"/>
                                  </a:lnTo>
                                  <a:lnTo>
                                    <a:pt x="1812155" y="0"/>
                                  </a:lnTo>
                                  <a:lnTo>
                                    <a:pt x="1813691" y="639"/>
                                  </a:lnTo>
                                  <a:lnTo>
                                    <a:pt x="1816250" y="3196"/>
                                  </a:lnTo>
                                  <a:lnTo>
                                    <a:pt x="1816893" y="4740"/>
                                  </a:lnTo>
                                  <a:lnTo>
                                    <a:pt x="1816893" y="8356"/>
                                  </a:lnTo>
                                  <a:lnTo>
                                    <a:pt x="1816250" y="9900"/>
                                  </a:lnTo>
                                  <a:lnTo>
                                    <a:pt x="1813691" y="12457"/>
                                  </a:lnTo>
                                  <a:lnTo>
                                    <a:pt x="181215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38289" y="13096"/>
                                  </a:moveTo>
                                  <a:lnTo>
                                    <a:pt x="1834669" y="13096"/>
                                  </a:lnTo>
                                  <a:lnTo>
                                    <a:pt x="1833133" y="12457"/>
                                  </a:lnTo>
                                  <a:lnTo>
                                    <a:pt x="1830574" y="9900"/>
                                  </a:lnTo>
                                  <a:lnTo>
                                    <a:pt x="1829931" y="8356"/>
                                  </a:lnTo>
                                  <a:lnTo>
                                    <a:pt x="1829931" y="4740"/>
                                  </a:lnTo>
                                  <a:lnTo>
                                    <a:pt x="1830574" y="3196"/>
                                  </a:lnTo>
                                  <a:lnTo>
                                    <a:pt x="1833133" y="639"/>
                                  </a:lnTo>
                                  <a:lnTo>
                                    <a:pt x="1834669" y="0"/>
                                  </a:lnTo>
                                  <a:lnTo>
                                    <a:pt x="1838289" y="0"/>
                                  </a:lnTo>
                                  <a:lnTo>
                                    <a:pt x="1839837" y="639"/>
                                  </a:lnTo>
                                  <a:lnTo>
                                    <a:pt x="1842396" y="3196"/>
                                  </a:lnTo>
                                  <a:lnTo>
                                    <a:pt x="1843028" y="4740"/>
                                  </a:lnTo>
                                  <a:lnTo>
                                    <a:pt x="1843028" y="8356"/>
                                  </a:lnTo>
                                  <a:lnTo>
                                    <a:pt x="1842396" y="9900"/>
                                  </a:lnTo>
                                  <a:lnTo>
                                    <a:pt x="1839837" y="12457"/>
                                  </a:lnTo>
                                  <a:lnTo>
                                    <a:pt x="183828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64435" y="13096"/>
                                  </a:moveTo>
                                  <a:lnTo>
                                    <a:pt x="1860815" y="13096"/>
                                  </a:lnTo>
                                  <a:lnTo>
                                    <a:pt x="1859268" y="12457"/>
                                  </a:lnTo>
                                  <a:lnTo>
                                    <a:pt x="1856720" y="9900"/>
                                  </a:lnTo>
                                  <a:lnTo>
                                    <a:pt x="1856077" y="8356"/>
                                  </a:lnTo>
                                  <a:lnTo>
                                    <a:pt x="1856077" y="4740"/>
                                  </a:lnTo>
                                  <a:lnTo>
                                    <a:pt x="1856720" y="3196"/>
                                  </a:lnTo>
                                  <a:lnTo>
                                    <a:pt x="1859268" y="639"/>
                                  </a:lnTo>
                                  <a:lnTo>
                                    <a:pt x="1860815" y="0"/>
                                  </a:lnTo>
                                  <a:lnTo>
                                    <a:pt x="1864435" y="0"/>
                                  </a:lnTo>
                                  <a:lnTo>
                                    <a:pt x="1865971" y="639"/>
                                  </a:lnTo>
                                  <a:lnTo>
                                    <a:pt x="1868531" y="3196"/>
                                  </a:lnTo>
                                  <a:lnTo>
                                    <a:pt x="1869174" y="4740"/>
                                  </a:lnTo>
                                  <a:lnTo>
                                    <a:pt x="1869174" y="8356"/>
                                  </a:lnTo>
                                  <a:lnTo>
                                    <a:pt x="1868531" y="9900"/>
                                  </a:lnTo>
                                  <a:lnTo>
                                    <a:pt x="1865971" y="12457"/>
                                  </a:lnTo>
                                  <a:lnTo>
                                    <a:pt x="186443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90581" y="13096"/>
                                  </a:moveTo>
                                  <a:lnTo>
                                    <a:pt x="1886962" y="13096"/>
                                  </a:lnTo>
                                  <a:lnTo>
                                    <a:pt x="1885414" y="12457"/>
                                  </a:lnTo>
                                  <a:lnTo>
                                    <a:pt x="1882854" y="9900"/>
                                  </a:lnTo>
                                  <a:lnTo>
                                    <a:pt x="1882223" y="8356"/>
                                  </a:lnTo>
                                  <a:lnTo>
                                    <a:pt x="1882223" y="4740"/>
                                  </a:lnTo>
                                  <a:lnTo>
                                    <a:pt x="1882854" y="3196"/>
                                  </a:lnTo>
                                  <a:lnTo>
                                    <a:pt x="1885414" y="639"/>
                                  </a:lnTo>
                                  <a:lnTo>
                                    <a:pt x="1886962" y="0"/>
                                  </a:lnTo>
                                  <a:lnTo>
                                    <a:pt x="1890581" y="0"/>
                                  </a:lnTo>
                                  <a:lnTo>
                                    <a:pt x="1892117" y="639"/>
                                  </a:lnTo>
                                  <a:lnTo>
                                    <a:pt x="1894677" y="3196"/>
                                  </a:lnTo>
                                  <a:lnTo>
                                    <a:pt x="1895320" y="4740"/>
                                  </a:lnTo>
                                  <a:lnTo>
                                    <a:pt x="1895320" y="8356"/>
                                  </a:lnTo>
                                  <a:lnTo>
                                    <a:pt x="1894677" y="9900"/>
                                  </a:lnTo>
                                  <a:lnTo>
                                    <a:pt x="1892117" y="12457"/>
                                  </a:lnTo>
                                  <a:lnTo>
                                    <a:pt x="18905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6715" y="13096"/>
                                  </a:moveTo>
                                  <a:lnTo>
                                    <a:pt x="1913096" y="13096"/>
                                  </a:lnTo>
                                  <a:lnTo>
                                    <a:pt x="1911560" y="12457"/>
                                  </a:lnTo>
                                  <a:lnTo>
                                    <a:pt x="1909000" y="9900"/>
                                  </a:lnTo>
                                  <a:lnTo>
                                    <a:pt x="1908357" y="8356"/>
                                  </a:lnTo>
                                  <a:lnTo>
                                    <a:pt x="1908357" y="4740"/>
                                  </a:lnTo>
                                  <a:lnTo>
                                    <a:pt x="1909000" y="3196"/>
                                  </a:lnTo>
                                  <a:lnTo>
                                    <a:pt x="1911560" y="639"/>
                                  </a:lnTo>
                                  <a:lnTo>
                                    <a:pt x="1913096" y="0"/>
                                  </a:lnTo>
                                  <a:lnTo>
                                    <a:pt x="1916715" y="0"/>
                                  </a:lnTo>
                                  <a:lnTo>
                                    <a:pt x="1918263" y="639"/>
                                  </a:lnTo>
                                  <a:lnTo>
                                    <a:pt x="1920823" y="3196"/>
                                  </a:lnTo>
                                  <a:lnTo>
                                    <a:pt x="1921454" y="4740"/>
                                  </a:lnTo>
                                  <a:lnTo>
                                    <a:pt x="1921454" y="8356"/>
                                  </a:lnTo>
                                  <a:lnTo>
                                    <a:pt x="1920823" y="9900"/>
                                  </a:lnTo>
                                  <a:lnTo>
                                    <a:pt x="1918263" y="12457"/>
                                  </a:lnTo>
                                  <a:lnTo>
                                    <a:pt x="191671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42861" y="13096"/>
                                  </a:moveTo>
                                  <a:lnTo>
                                    <a:pt x="1939242" y="13096"/>
                                  </a:lnTo>
                                  <a:lnTo>
                                    <a:pt x="1937694" y="12457"/>
                                  </a:lnTo>
                                  <a:lnTo>
                                    <a:pt x="1935146" y="9900"/>
                                  </a:lnTo>
                                  <a:lnTo>
                                    <a:pt x="1934503" y="8356"/>
                                  </a:lnTo>
                                  <a:lnTo>
                                    <a:pt x="1934503" y="4740"/>
                                  </a:lnTo>
                                  <a:lnTo>
                                    <a:pt x="1935146" y="3196"/>
                                  </a:lnTo>
                                  <a:lnTo>
                                    <a:pt x="1937694" y="639"/>
                                  </a:lnTo>
                                  <a:lnTo>
                                    <a:pt x="1939242" y="0"/>
                                  </a:lnTo>
                                  <a:lnTo>
                                    <a:pt x="1942861" y="0"/>
                                  </a:lnTo>
                                  <a:lnTo>
                                    <a:pt x="1944397" y="639"/>
                                  </a:lnTo>
                                  <a:lnTo>
                                    <a:pt x="1946957" y="3196"/>
                                  </a:lnTo>
                                  <a:lnTo>
                                    <a:pt x="1947600" y="4740"/>
                                  </a:lnTo>
                                  <a:lnTo>
                                    <a:pt x="1947600" y="8356"/>
                                  </a:lnTo>
                                  <a:lnTo>
                                    <a:pt x="1946957" y="9900"/>
                                  </a:lnTo>
                                  <a:lnTo>
                                    <a:pt x="1944397" y="12457"/>
                                  </a:lnTo>
                                  <a:lnTo>
                                    <a:pt x="194286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68996" y="13096"/>
                                  </a:moveTo>
                                  <a:lnTo>
                                    <a:pt x="1965388" y="13096"/>
                                  </a:lnTo>
                                  <a:lnTo>
                                    <a:pt x="1963840" y="12457"/>
                                  </a:lnTo>
                                  <a:lnTo>
                                    <a:pt x="1961280" y="9900"/>
                                  </a:lnTo>
                                  <a:lnTo>
                                    <a:pt x="1960649" y="8356"/>
                                  </a:lnTo>
                                  <a:lnTo>
                                    <a:pt x="1960649" y="4740"/>
                                  </a:lnTo>
                                  <a:lnTo>
                                    <a:pt x="1961280" y="3196"/>
                                  </a:lnTo>
                                  <a:lnTo>
                                    <a:pt x="1963840" y="639"/>
                                  </a:lnTo>
                                  <a:lnTo>
                                    <a:pt x="1965388" y="0"/>
                                  </a:lnTo>
                                  <a:lnTo>
                                    <a:pt x="1968996" y="0"/>
                                  </a:lnTo>
                                  <a:lnTo>
                                    <a:pt x="1970543" y="639"/>
                                  </a:lnTo>
                                  <a:lnTo>
                                    <a:pt x="1973103" y="3196"/>
                                  </a:lnTo>
                                  <a:lnTo>
                                    <a:pt x="1973746" y="4740"/>
                                  </a:lnTo>
                                  <a:lnTo>
                                    <a:pt x="1973746" y="8356"/>
                                  </a:lnTo>
                                  <a:lnTo>
                                    <a:pt x="1973103" y="9900"/>
                                  </a:lnTo>
                                  <a:lnTo>
                                    <a:pt x="1970543" y="12457"/>
                                  </a:lnTo>
                                  <a:lnTo>
                                    <a:pt x="196899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95142" y="13096"/>
                                  </a:moveTo>
                                  <a:lnTo>
                                    <a:pt x="1991522" y="13096"/>
                                  </a:lnTo>
                                  <a:lnTo>
                                    <a:pt x="1989986" y="12457"/>
                                  </a:lnTo>
                                  <a:lnTo>
                                    <a:pt x="1987427" y="9900"/>
                                  </a:lnTo>
                                  <a:lnTo>
                                    <a:pt x="1986784" y="8356"/>
                                  </a:lnTo>
                                  <a:lnTo>
                                    <a:pt x="1986784" y="4740"/>
                                  </a:lnTo>
                                  <a:lnTo>
                                    <a:pt x="1987427" y="3196"/>
                                  </a:lnTo>
                                  <a:lnTo>
                                    <a:pt x="1989986" y="639"/>
                                  </a:lnTo>
                                  <a:lnTo>
                                    <a:pt x="1991522" y="0"/>
                                  </a:lnTo>
                                  <a:lnTo>
                                    <a:pt x="1995142" y="0"/>
                                  </a:lnTo>
                                  <a:lnTo>
                                    <a:pt x="1996690" y="639"/>
                                  </a:lnTo>
                                  <a:lnTo>
                                    <a:pt x="1999249" y="3196"/>
                                  </a:lnTo>
                                  <a:lnTo>
                                    <a:pt x="1999880" y="4740"/>
                                  </a:lnTo>
                                  <a:lnTo>
                                    <a:pt x="1999880" y="8356"/>
                                  </a:lnTo>
                                  <a:lnTo>
                                    <a:pt x="1999249" y="9900"/>
                                  </a:lnTo>
                                  <a:lnTo>
                                    <a:pt x="1996690" y="12457"/>
                                  </a:lnTo>
                                  <a:lnTo>
                                    <a:pt x="199514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21288" y="13096"/>
                                  </a:moveTo>
                                  <a:lnTo>
                                    <a:pt x="2017668" y="13096"/>
                                  </a:lnTo>
                                  <a:lnTo>
                                    <a:pt x="2016121" y="12457"/>
                                  </a:lnTo>
                                  <a:lnTo>
                                    <a:pt x="2013573" y="9900"/>
                                  </a:lnTo>
                                  <a:lnTo>
                                    <a:pt x="2012930" y="8356"/>
                                  </a:lnTo>
                                  <a:lnTo>
                                    <a:pt x="2012930" y="4740"/>
                                  </a:lnTo>
                                  <a:lnTo>
                                    <a:pt x="2013573" y="3196"/>
                                  </a:lnTo>
                                  <a:lnTo>
                                    <a:pt x="2016121" y="639"/>
                                  </a:lnTo>
                                  <a:lnTo>
                                    <a:pt x="2017668" y="0"/>
                                  </a:lnTo>
                                  <a:lnTo>
                                    <a:pt x="2021288" y="0"/>
                                  </a:lnTo>
                                  <a:lnTo>
                                    <a:pt x="2022824" y="639"/>
                                  </a:lnTo>
                                  <a:lnTo>
                                    <a:pt x="2025384" y="3196"/>
                                  </a:lnTo>
                                  <a:lnTo>
                                    <a:pt x="2026027" y="4740"/>
                                  </a:lnTo>
                                  <a:lnTo>
                                    <a:pt x="2026027" y="8356"/>
                                  </a:lnTo>
                                  <a:lnTo>
                                    <a:pt x="2025384" y="9900"/>
                                  </a:lnTo>
                                  <a:lnTo>
                                    <a:pt x="2022824" y="12457"/>
                                  </a:lnTo>
                                  <a:lnTo>
                                    <a:pt x="20212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47422" y="13096"/>
                                  </a:moveTo>
                                  <a:lnTo>
                                    <a:pt x="2043815" y="13096"/>
                                  </a:lnTo>
                                  <a:lnTo>
                                    <a:pt x="2042267" y="12457"/>
                                  </a:lnTo>
                                  <a:lnTo>
                                    <a:pt x="2039707" y="9900"/>
                                  </a:lnTo>
                                  <a:lnTo>
                                    <a:pt x="2039076" y="8356"/>
                                  </a:lnTo>
                                  <a:lnTo>
                                    <a:pt x="2039076" y="4740"/>
                                  </a:lnTo>
                                  <a:lnTo>
                                    <a:pt x="2039707" y="3196"/>
                                  </a:lnTo>
                                  <a:lnTo>
                                    <a:pt x="2042267" y="639"/>
                                  </a:lnTo>
                                  <a:lnTo>
                                    <a:pt x="2043815" y="0"/>
                                  </a:lnTo>
                                  <a:lnTo>
                                    <a:pt x="2047422" y="0"/>
                                  </a:lnTo>
                                  <a:lnTo>
                                    <a:pt x="2048970" y="639"/>
                                  </a:lnTo>
                                  <a:lnTo>
                                    <a:pt x="2051530" y="3196"/>
                                  </a:lnTo>
                                  <a:lnTo>
                                    <a:pt x="2052173" y="4740"/>
                                  </a:lnTo>
                                  <a:lnTo>
                                    <a:pt x="2052173" y="8356"/>
                                  </a:lnTo>
                                  <a:lnTo>
                                    <a:pt x="2051530" y="9900"/>
                                  </a:lnTo>
                                  <a:lnTo>
                                    <a:pt x="2048970" y="12457"/>
                                  </a:lnTo>
                                  <a:lnTo>
                                    <a:pt x="204742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73568" y="13096"/>
                                  </a:moveTo>
                                  <a:lnTo>
                                    <a:pt x="2069949" y="13096"/>
                                  </a:lnTo>
                                  <a:lnTo>
                                    <a:pt x="2068413" y="12457"/>
                                  </a:lnTo>
                                  <a:lnTo>
                                    <a:pt x="2065853" y="9900"/>
                                  </a:lnTo>
                                  <a:lnTo>
                                    <a:pt x="2065210" y="8356"/>
                                  </a:lnTo>
                                  <a:lnTo>
                                    <a:pt x="2065210" y="4740"/>
                                  </a:lnTo>
                                  <a:lnTo>
                                    <a:pt x="2065853" y="3196"/>
                                  </a:lnTo>
                                  <a:lnTo>
                                    <a:pt x="2068413" y="639"/>
                                  </a:lnTo>
                                  <a:lnTo>
                                    <a:pt x="2069949" y="0"/>
                                  </a:lnTo>
                                  <a:lnTo>
                                    <a:pt x="2073568" y="0"/>
                                  </a:lnTo>
                                  <a:lnTo>
                                    <a:pt x="2075116" y="639"/>
                                  </a:lnTo>
                                  <a:lnTo>
                                    <a:pt x="2077664" y="3196"/>
                                  </a:lnTo>
                                  <a:lnTo>
                                    <a:pt x="2078307" y="4740"/>
                                  </a:lnTo>
                                  <a:lnTo>
                                    <a:pt x="2078307" y="8356"/>
                                  </a:lnTo>
                                  <a:lnTo>
                                    <a:pt x="2077664" y="9900"/>
                                  </a:lnTo>
                                  <a:lnTo>
                                    <a:pt x="2075116" y="12457"/>
                                  </a:lnTo>
                                  <a:lnTo>
                                    <a:pt x="207356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99714" y="13096"/>
                                  </a:moveTo>
                                  <a:lnTo>
                                    <a:pt x="2096095" y="13096"/>
                                  </a:lnTo>
                                  <a:lnTo>
                                    <a:pt x="2094547" y="12457"/>
                                  </a:lnTo>
                                  <a:lnTo>
                                    <a:pt x="2091999" y="9900"/>
                                  </a:lnTo>
                                  <a:lnTo>
                                    <a:pt x="2091356" y="8356"/>
                                  </a:lnTo>
                                  <a:lnTo>
                                    <a:pt x="2091356" y="4740"/>
                                  </a:lnTo>
                                  <a:lnTo>
                                    <a:pt x="2091999" y="3196"/>
                                  </a:lnTo>
                                  <a:lnTo>
                                    <a:pt x="2094547" y="639"/>
                                  </a:lnTo>
                                  <a:lnTo>
                                    <a:pt x="2096095" y="0"/>
                                  </a:lnTo>
                                  <a:lnTo>
                                    <a:pt x="2099714" y="0"/>
                                  </a:lnTo>
                                  <a:lnTo>
                                    <a:pt x="2101250" y="639"/>
                                  </a:lnTo>
                                  <a:lnTo>
                                    <a:pt x="2103810" y="3196"/>
                                  </a:lnTo>
                                  <a:lnTo>
                                    <a:pt x="2104453" y="4740"/>
                                  </a:lnTo>
                                  <a:lnTo>
                                    <a:pt x="2104453" y="8356"/>
                                  </a:lnTo>
                                  <a:lnTo>
                                    <a:pt x="2103810" y="9900"/>
                                  </a:lnTo>
                                  <a:lnTo>
                                    <a:pt x="2101250" y="12457"/>
                                  </a:lnTo>
                                  <a:lnTo>
                                    <a:pt x="20997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25849" y="13096"/>
                                  </a:moveTo>
                                  <a:lnTo>
                                    <a:pt x="2122241" y="13096"/>
                                  </a:lnTo>
                                  <a:lnTo>
                                    <a:pt x="2120693" y="12457"/>
                                  </a:lnTo>
                                  <a:lnTo>
                                    <a:pt x="2118133" y="9900"/>
                                  </a:lnTo>
                                  <a:lnTo>
                                    <a:pt x="2117490" y="8356"/>
                                  </a:lnTo>
                                  <a:lnTo>
                                    <a:pt x="2117490" y="4740"/>
                                  </a:lnTo>
                                  <a:lnTo>
                                    <a:pt x="2118133" y="3196"/>
                                  </a:lnTo>
                                  <a:lnTo>
                                    <a:pt x="2120693" y="639"/>
                                  </a:lnTo>
                                  <a:lnTo>
                                    <a:pt x="2122241" y="0"/>
                                  </a:lnTo>
                                  <a:lnTo>
                                    <a:pt x="2125849" y="0"/>
                                  </a:lnTo>
                                  <a:lnTo>
                                    <a:pt x="2127396" y="639"/>
                                  </a:lnTo>
                                  <a:lnTo>
                                    <a:pt x="2129956" y="3196"/>
                                  </a:lnTo>
                                  <a:lnTo>
                                    <a:pt x="2130587" y="4740"/>
                                  </a:lnTo>
                                  <a:lnTo>
                                    <a:pt x="2130587" y="8356"/>
                                  </a:lnTo>
                                  <a:lnTo>
                                    <a:pt x="2129956" y="9900"/>
                                  </a:lnTo>
                                  <a:lnTo>
                                    <a:pt x="2127396" y="12457"/>
                                  </a:lnTo>
                                  <a:lnTo>
                                    <a:pt x="21258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51995" y="13096"/>
                                  </a:moveTo>
                                  <a:lnTo>
                                    <a:pt x="2148375" y="13096"/>
                                  </a:lnTo>
                                  <a:lnTo>
                                    <a:pt x="2146839" y="12457"/>
                                  </a:lnTo>
                                  <a:lnTo>
                                    <a:pt x="2144279" y="9900"/>
                                  </a:lnTo>
                                  <a:lnTo>
                                    <a:pt x="2143637" y="8356"/>
                                  </a:lnTo>
                                  <a:lnTo>
                                    <a:pt x="2143637" y="4740"/>
                                  </a:lnTo>
                                  <a:lnTo>
                                    <a:pt x="2144279" y="3196"/>
                                  </a:lnTo>
                                  <a:lnTo>
                                    <a:pt x="2146839" y="639"/>
                                  </a:lnTo>
                                  <a:lnTo>
                                    <a:pt x="2148375" y="0"/>
                                  </a:lnTo>
                                  <a:lnTo>
                                    <a:pt x="2151995" y="0"/>
                                  </a:lnTo>
                                  <a:lnTo>
                                    <a:pt x="2153543" y="639"/>
                                  </a:lnTo>
                                  <a:lnTo>
                                    <a:pt x="2156090" y="3196"/>
                                  </a:lnTo>
                                  <a:lnTo>
                                    <a:pt x="2156733" y="4740"/>
                                  </a:lnTo>
                                  <a:lnTo>
                                    <a:pt x="2156733" y="8356"/>
                                  </a:lnTo>
                                  <a:lnTo>
                                    <a:pt x="2156090" y="9900"/>
                                  </a:lnTo>
                                  <a:lnTo>
                                    <a:pt x="2153543" y="12457"/>
                                  </a:lnTo>
                                  <a:lnTo>
                                    <a:pt x="21519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8141" y="13096"/>
                                  </a:moveTo>
                                  <a:lnTo>
                                    <a:pt x="2174521" y="13096"/>
                                  </a:lnTo>
                                  <a:lnTo>
                                    <a:pt x="2172974" y="12457"/>
                                  </a:lnTo>
                                  <a:lnTo>
                                    <a:pt x="2170414" y="9900"/>
                                  </a:lnTo>
                                  <a:lnTo>
                                    <a:pt x="2169783" y="8356"/>
                                  </a:lnTo>
                                  <a:lnTo>
                                    <a:pt x="2169783" y="4740"/>
                                  </a:lnTo>
                                  <a:lnTo>
                                    <a:pt x="2170414" y="3196"/>
                                  </a:lnTo>
                                  <a:lnTo>
                                    <a:pt x="2172974" y="639"/>
                                  </a:lnTo>
                                  <a:lnTo>
                                    <a:pt x="2174521" y="0"/>
                                  </a:lnTo>
                                  <a:lnTo>
                                    <a:pt x="2178141" y="0"/>
                                  </a:lnTo>
                                  <a:lnTo>
                                    <a:pt x="2179677" y="639"/>
                                  </a:lnTo>
                                  <a:lnTo>
                                    <a:pt x="2182237" y="3196"/>
                                  </a:lnTo>
                                  <a:lnTo>
                                    <a:pt x="2182880" y="4740"/>
                                  </a:lnTo>
                                  <a:lnTo>
                                    <a:pt x="2182880" y="8356"/>
                                  </a:lnTo>
                                  <a:lnTo>
                                    <a:pt x="2182237" y="9900"/>
                                  </a:lnTo>
                                  <a:lnTo>
                                    <a:pt x="2179677" y="12457"/>
                                  </a:lnTo>
                                  <a:lnTo>
                                    <a:pt x="217814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04275" y="13096"/>
                                  </a:moveTo>
                                  <a:lnTo>
                                    <a:pt x="2200667" y="13096"/>
                                  </a:lnTo>
                                  <a:lnTo>
                                    <a:pt x="2199120" y="12457"/>
                                  </a:lnTo>
                                  <a:lnTo>
                                    <a:pt x="2196560" y="9900"/>
                                  </a:lnTo>
                                  <a:lnTo>
                                    <a:pt x="2195917" y="8356"/>
                                  </a:lnTo>
                                  <a:lnTo>
                                    <a:pt x="2195917" y="4740"/>
                                  </a:lnTo>
                                  <a:lnTo>
                                    <a:pt x="2196560" y="3196"/>
                                  </a:lnTo>
                                  <a:lnTo>
                                    <a:pt x="2199120" y="639"/>
                                  </a:lnTo>
                                  <a:lnTo>
                                    <a:pt x="2200667" y="0"/>
                                  </a:lnTo>
                                  <a:lnTo>
                                    <a:pt x="2204275" y="0"/>
                                  </a:lnTo>
                                  <a:lnTo>
                                    <a:pt x="2205823" y="639"/>
                                  </a:lnTo>
                                  <a:lnTo>
                                    <a:pt x="2208383" y="3196"/>
                                  </a:lnTo>
                                  <a:lnTo>
                                    <a:pt x="2209014" y="4740"/>
                                  </a:lnTo>
                                  <a:lnTo>
                                    <a:pt x="2209014" y="8356"/>
                                  </a:lnTo>
                                  <a:lnTo>
                                    <a:pt x="2208383" y="9900"/>
                                  </a:lnTo>
                                  <a:lnTo>
                                    <a:pt x="2205823" y="12457"/>
                                  </a:lnTo>
                                  <a:lnTo>
                                    <a:pt x="22042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30421" y="13096"/>
                                  </a:moveTo>
                                  <a:lnTo>
                                    <a:pt x="2226802" y="13096"/>
                                  </a:lnTo>
                                  <a:lnTo>
                                    <a:pt x="2225266" y="12457"/>
                                  </a:lnTo>
                                  <a:lnTo>
                                    <a:pt x="2222706" y="9900"/>
                                  </a:lnTo>
                                  <a:lnTo>
                                    <a:pt x="2222063" y="8356"/>
                                  </a:lnTo>
                                  <a:lnTo>
                                    <a:pt x="2222063" y="4740"/>
                                  </a:lnTo>
                                  <a:lnTo>
                                    <a:pt x="2222706" y="3196"/>
                                  </a:lnTo>
                                  <a:lnTo>
                                    <a:pt x="2225266" y="639"/>
                                  </a:lnTo>
                                  <a:lnTo>
                                    <a:pt x="2226802" y="0"/>
                                  </a:lnTo>
                                  <a:lnTo>
                                    <a:pt x="2230421" y="0"/>
                                  </a:lnTo>
                                  <a:lnTo>
                                    <a:pt x="2231969" y="639"/>
                                  </a:lnTo>
                                  <a:lnTo>
                                    <a:pt x="2234517" y="3196"/>
                                  </a:lnTo>
                                  <a:lnTo>
                                    <a:pt x="2235160" y="4740"/>
                                  </a:lnTo>
                                  <a:lnTo>
                                    <a:pt x="2235160" y="8356"/>
                                  </a:lnTo>
                                  <a:lnTo>
                                    <a:pt x="2234517" y="9900"/>
                                  </a:lnTo>
                                  <a:lnTo>
                                    <a:pt x="2231969" y="12457"/>
                                  </a:lnTo>
                                  <a:lnTo>
                                    <a:pt x="223042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56567" y="13096"/>
                                  </a:moveTo>
                                  <a:lnTo>
                                    <a:pt x="2252948" y="13096"/>
                                  </a:lnTo>
                                  <a:lnTo>
                                    <a:pt x="2251400" y="12457"/>
                                  </a:lnTo>
                                  <a:lnTo>
                                    <a:pt x="2248840" y="9900"/>
                                  </a:lnTo>
                                  <a:lnTo>
                                    <a:pt x="2248209" y="8356"/>
                                  </a:lnTo>
                                  <a:lnTo>
                                    <a:pt x="2248209" y="4740"/>
                                  </a:lnTo>
                                  <a:lnTo>
                                    <a:pt x="2248840" y="3196"/>
                                  </a:lnTo>
                                  <a:lnTo>
                                    <a:pt x="2251400" y="639"/>
                                  </a:lnTo>
                                  <a:lnTo>
                                    <a:pt x="2252948" y="0"/>
                                  </a:lnTo>
                                  <a:lnTo>
                                    <a:pt x="2256567" y="0"/>
                                  </a:lnTo>
                                  <a:lnTo>
                                    <a:pt x="2258103" y="639"/>
                                  </a:lnTo>
                                  <a:lnTo>
                                    <a:pt x="2260663" y="3196"/>
                                  </a:lnTo>
                                  <a:lnTo>
                                    <a:pt x="2261306" y="4740"/>
                                  </a:lnTo>
                                  <a:lnTo>
                                    <a:pt x="2261306" y="8356"/>
                                  </a:lnTo>
                                  <a:lnTo>
                                    <a:pt x="2260663" y="9900"/>
                                  </a:lnTo>
                                  <a:lnTo>
                                    <a:pt x="2258103" y="12457"/>
                                  </a:lnTo>
                                  <a:lnTo>
                                    <a:pt x="225656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82702" y="13096"/>
                                  </a:moveTo>
                                  <a:lnTo>
                                    <a:pt x="2279082" y="13096"/>
                                  </a:lnTo>
                                  <a:lnTo>
                                    <a:pt x="2277546" y="12457"/>
                                  </a:lnTo>
                                  <a:lnTo>
                                    <a:pt x="2274986" y="9900"/>
                                  </a:lnTo>
                                  <a:lnTo>
                                    <a:pt x="2274343" y="8356"/>
                                  </a:lnTo>
                                  <a:lnTo>
                                    <a:pt x="2274343" y="4740"/>
                                  </a:lnTo>
                                  <a:lnTo>
                                    <a:pt x="2274986" y="3196"/>
                                  </a:lnTo>
                                  <a:lnTo>
                                    <a:pt x="2277546" y="639"/>
                                  </a:lnTo>
                                  <a:lnTo>
                                    <a:pt x="2279082" y="0"/>
                                  </a:lnTo>
                                  <a:lnTo>
                                    <a:pt x="2282702" y="0"/>
                                  </a:lnTo>
                                  <a:lnTo>
                                    <a:pt x="2284249" y="639"/>
                                  </a:lnTo>
                                  <a:lnTo>
                                    <a:pt x="2286809" y="3196"/>
                                  </a:lnTo>
                                  <a:lnTo>
                                    <a:pt x="2287440" y="4740"/>
                                  </a:lnTo>
                                  <a:lnTo>
                                    <a:pt x="2287440" y="8356"/>
                                  </a:lnTo>
                                  <a:lnTo>
                                    <a:pt x="2286809" y="9900"/>
                                  </a:lnTo>
                                  <a:lnTo>
                                    <a:pt x="2284249" y="12457"/>
                                  </a:lnTo>
                                  <a:lnTo>
                                    <a:pt x="228270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08848" y="13096"/>
                                  </a:moveTo>
                                  <a:lnTo>
                                    <a:pt x="2305228" y="13096"/>
                                  </a:lnTo>
                                  <a:lnTo>
                                    <a:pt x="2303692" y="12457"/>
                                  </a:lnTo>
                                  <a:lnTo>
                                    <a:pt x="2301132" y="9900"/>
                                  </a:lnTo>
                                  <a:lnTo>
                                    <a:pt x="2300489" y="8356"/>
                                  </a:lnTo>
                                  <a:lnTo>
                                    <a:pt x="2300489" y="4740"/>
                                  </a:lnTo>
                                  <a:lnTo>
                                    <a:pt x="2301132" y="3196"/>
                                  </a:lnTo>
                                  <a:lnTo>
                                    <a:pt x="2303692" y="639"/>
                                  </a:lnTo>
                                  <a:lnTo>
                                    <a:pt x="2305228" y="0"/>
                                  </a:lnTo>
                                  <a:lnTo>
                                    <a:pt x="2308848" y="0"/>
                                  </a:lnTo>
                                  <a:lnTo>
                                    <a:pt x="2310395" y="639"/>
                                  </a:lnTo>
                                  <a:lnTo>
                                    <a:pt x="2312943" y="3196"/>
                                  </a:lnTo>
                                  <a:lnTo>
                                    <a:pt x="2313586" y="4740"/>
                                  </a:lnTo>
                                  <a:lnTo>
                                    <a:pt x="2313586" y="8356"/>
                                  </a:lnTo>
                                  <a:lnTo>
                                    <a:pt x="2312943" y="9900"/>
                                  </a:lnTo>
                                  <a:lnTo>
                                    <a:pt x="2310395" y="12457"/>
                                  </a:lnTo>
                                  <a:lnTo>
                                    <a:pt x="230884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34994" y="13096"/>
                                  </a:moveTo>
                                  <a:lnTo>
                                    <a:pt x="2331374" y="13096"/>
                                  </a:lnTo>
                                  <a:lnTo>
                                    <a:pt x="2329826" y="12457"/>
                                  </a:lnTo>
                                  <a:lnTo>
                                    <a:pt x="2327267" y="9900"/>
                                  </a:lnTo>
                                  <a:lnTo>
                                    <a:pt x="2326636" y="8356"/>
                                  </a:lnTo>
                                  <a:lnTo>
                                    <a:pt x="2326636" y="4740"/>
                                  </a:lnTo>
                                  <a:lnTo>
                                    <a:pt x="2327267" y="3196"/>
                                  </a:lnTo>
                                  <a:lnTo>
                                    <a:pt x="2329826" y="639"/>
                                  </a:lnTo>
                                  <a:lnTo>
                                    <a:pt x="2331374" y="0"/>
                                  </a:lnTo>
                                  <a:lnTo>
                                    <a:pt x="2334994" y="0"/>
                                  </a:lnTo>
                                  <a:lnTo>
                                    <a:pt x="2336530" y="639"/>
                                  </a:lnTo>
                                  <a:lnTo>
                                    <a:pt x="2339090" y="3196"/>
                                  </a:lnTo>
                                  <a:lnTo>
                                    <a:pt x="2339732" y="4740"/>
                                  </a:lnTo>
                                  <a:lnTo>
                                    <a:pt x="2339732" y="8356"/>
                                  </a:lnTo>
                                  <a:lnTo>
                                    <a:pt x="2339090" y="9900"/>
                                  </a:lnTo>
                                  <a:lnTo>
                                    <a:pt x="2336530" y="12457"/>
                                  </a:lnTo>
                                  <a:lnTo>
                                    <a:pt x="233499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61128" y="13096"/>
                                  </a:moveTo>
                                  <a:lnTo>
                                    <a:pt x="2357509" y="13096"/>
                                  </a:lnTo>
                                  <a:lnTo>
                                    <a:pt x="2355973" y="12457"/>
                                  </a:lnTo>
                                  <a:lnTo>
                                    <a:pt x="2353413" y="9900"/>
                                  </a:lnTo>
                                  <a:lnTo>
                                    <a:pt x="2352770" y="8356"/>
                                  </a:lnTo>
                                  <a:lnTo>
                                    <a:pt x="2352770" y="4740"/>
                                  </a:lnTo>
                                  <a:lnTo>
                                    <a:pt x="2353413" y="3196"/>
                                  </a:lnTo>
                                  <a:lnTo>
                                    <a:pt x="2355973" y="639"/>
                                  </a:lnTo>
                                  <a:lnTo>
                                    <a:pt x="2357509" y="0"/>
                                  </a:lnTo>
                                  <a:lnTo>
                                    <a:pt x="2361128" y="0"/>
                                  </a:lnTo>
                                  <a:lnTo>
                                    <a:pt x="2362676" y="639"/>
                                  </a:lnTo>
                                  <a:lnTo>
                                    <a:pt x="2365236" y="3196"/>
                                  </a:lnTo>
                                  <a:lnTo>
                                    <a:pt x="2365867" y="4740"/>
                                  </a:lnTo>
                                  <a:lnTo>
                                    <a:pt x="2365867" y="8356"/>
                                  </a:lnTo>
                                  <a:lnTo>
                                    <a:pt x="2365236" y="9900"/>
                                  </a:lnTo>
                                  <a:lnTo>
                                    <a:pt x="2362676" y="12457"/>
                                  </a:lnTo>
                                  <a:lnTo>
                                    <a:pt x="236112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87274" y="13096"/>
                                  </a:moveTo>
                                  <a:lnTo>
                                    <a:pt x="2383655" y="13096"/>
                                  </a:lnTo>
                                  <a:lnTo>
                                    <a:pt x="2382107" y="12457"/>
                                  </a:lnTo>
                                  <a:lnTo>
                                    <a:pt x="2379559" y="9900"/>
                                  </a:lnTo>
                                  <a:lnTo>
                                    <a:pt x="2378916" y="8356"/>
                                  </a:lnTo>
                                  <a:lnTo>
                                    <a:pt x="2378916" y="4740"/>
                                  </a:lnTo>
                                  <a:lnTo>
                                    <a:pt x="2379559" y="3196"/>
                                  </a:lnTo>
                                  <a:lnTo>
                                    <a:pt x="2382107" y="639"/>
                                  </a:lnTo>
                                  <a:lnTo>
                                    <a:pt x="2383655" y="0"/>
                                  </a:lnTo>
                                  <a:lnTo>
                                    <a:pt x="2387274" y="0"/>
                                  </a:lnTo>
                                  <a:lnTo>
                                    <a:pt x="2388810" y="639"/>
                                  </a:lnTo>
                                  <a:lnTo>
                                    <a:pt x="2391370" y="3196"/>
                                  </a:lnTo>
                                  <a:lnTo>
                                    <a:pt x="2392013" y="4740"/>
                                  </a:lnTo>
                                  <a:lnTo>
                                    <a:pt x="2392013" y="8356"/>
                                  </a:lnTo>
                                  <a:lnTo>
                                    <a:pt x="2391370" y="9900"/>
                                  </a:lnTo>
                                  <a:lnTo>
                                    <a:pt x="2388810" y="12457"/>
                                  </a:lnTo>
                                  <a:lnTo>
                                    <a:pt x="238727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13408" y="13096"/>
                                  </a:moveTo>
                                  <a:lnTo>
                                    <a:pt x="2409801" y="13096"/>
                                  </a:lnTo>
                                  <a:lnTo>
                                    <a:pt x="2408253" y="12457"/>
                                  </a:lnTo>
                                  <a:lnTo>
                                    <a:pt x="2405693" y="9900"/>
                                  </a:lnTo>
                                  <a:lnTo>
                                    <a:pt x="2405062" y="8356"/>
                                  </a:lnTo>
                                  <a:lnTo>
                                    <a:pt x="2405062" y="4740"/>
                                  </a:lnTo>
                                  <a:lnTo>
                                    <a:pt x="2405693" y="3196"/>
                                  </a:lnTo>
                                  <a:lnTo>
                                    <a:pt x="2408253" y="639"/>
                                  </a:lnTo>
                                  <a:lnTo>
                                    <a:pt x="2409801" y="0"/>
                                  </a:lnTo>
                                  <a:lnTo>
                                    <a:pt x="2413408" y="0"/>
                                  </a:lnTo>
                                  <a:lnTo>
                                    <a:pt x="2414956" y="639"/>
                                  </a:lnTo>
                                  <a:lnTo>
                                    <a:pt x="2417516" y="3196"/>
                                  </a:lnTo>
                                  <a:lnTo>
                                    <a:pt x="2418159" y="4740"/>
                                  </a:lnTo>
                                  <a:lnTo>
                                    <a:pt x="2418159" y="8356"/>
                                  </a:lnTo>
                                  <a:lnTo>
                                    <a:pt x="2417516" y="9900"/>
                                  </a:lnTo>
                                  <a:lnTo>
                                    <a:pt x="2414956" y="12457"/>
                                  </a:lnTo>
                                  <a:lnTo>
                                    <a:pt x="24134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9554" y="13096"/>
                                  </a:moveTo>
                                  <a:lnTo>
                                    <a:pt x="2435935" y="13096"/>
                                  </a:lnTo>
                                  <a:lnTo>
                                    <a:pt x="2434399" y="12457"/>
                                  </a:lnTo>
                                  <a:lnTo>
                                    <a:pt x="2431839" y="9900"/>
                                  </a:lnTo>
                                  <a:lnTo>
                                    <a:pt x="2431196" y="8356"/>
                                  </a:lnTo>
                                  <a:lnTo>
                                    <a:pt x="2431196" y="4740"/>
                                  </a:lnTo>
                                  <a:lnTo>
                                    <a:pt x="2431839" y="3196"/>
                                  </a:lnTo>
                                  <a:lnTo>
                                    <a:pt x="2434399" y="639"/>
                                  </a:lnTo>
                                  <a:lnTo>
                                    <a:pt x="2435935" y="0"/>
                                  </a:lnTo>
                                  <a:lnTo>
                                    <a:pt x="2439554" y="0"/>
                                  </a:lnTo>
                                  <a:lnTo>
                                    <a:pt x="2441102" y="639"/>
                                  </a:lnTo>
                                  <a:lnTo>
                                    <a:pt x="2443662" y="3196"/>
                                  </a:lnTo>
                                  <a:lnTo>
                                    <a:pt x="2444293" y="4740"/>
                                  </a:lnTo>
                                  <a:lnTo>
                                    <a:pt x="2444293" y="8356"/>
                                  </a:lnTo>
                                  <a:lnTo>
                                    <a:pt x="2443662" y="9900"/>
                                  </a:lnTo>
                                  <a:lnTo>
                                    <a:pt x="2441102" y="12457"/>
                                  </a:lnTo>
                                  <a:lnTo>
                                    <a:pt x="243955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65701" y="13096"/>
                                  </a:moveTo>
                                  <a:lnTo>
                                    <a:pt x="2462081" y="13096"/>
                                  </a:lnTo>
                                  <a:lnTo>
                                    <a:pt x="2460533" y="12457"/>
                                  </a:lnTo>
                                  <a:lnTo>
                                    <a:pt x="2457985" y="9900"/>
                                  </a:lnTo>
                                  <a:lnTo>
                                    <a:pt x="2457342" y="8356"/>
                                  </a:lnTo>
                                  <a:lnTo>
                                    <a:pt x="2457342" y="4740"/>
                                  </a:lnTo>
                                  <a:lnTo>
                                    <a:pt x="2457985" y="3196"/>
                                  </a:lnTo>
                                  <a:lnTo>
                                    <a:pt x="2460533" y="639"/>
                                  </a:lnTo>
                                  <a:lnTo>
                                    <a:pt x="2462081" y="0"/>
                                  </a:lnTo>
                                  <a:lnTo>
                                    <a:pt x="2465701" y="0"/>
                                  </a:lnTo>
                                  <a:lnTo>
                                    <a:pt x="2467237" y="639"/>
                                  </a:lnTo>
                                  <a:lnTo>
                                    <a:pt x="2469796" y="3196"/>
                                  </a:lnTo>
                                  <a:lnTo>
                                    <a:pt x="2470439" y="4740"/>
                                  </a:lnTo>
                                  <a:lnTo>
                                    <a:pt x="2470439" y="8356"/>
                                  </a:lnTo>
                                  <a:lnTo>
                                    <a:pt x="2469796" y="9900"/>
                                  </a:lnTo>
                                  <a:lnTo>
                                    <a:pt x="2467237" y="12457"/>
                                  </a:lnTo>
                                  <a:lnTo>
                                    <a:pt x="24657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91835" y="13096"/>
                                  </a:moveTo>
                                  <a:lnTo>
                                    <a:pt x="2488227" y="13096"/>
                                  </a:lnTo>
                                  <a:lnTo>
                                    <a:pt x="2486679" y="12457"/>
                                  </a:lnTo>
                                  <a:lnTo>
                                    <a:pt x="2484120" y="9900"/>
                                  </a:lnTo>
                                  <a:lnTo>
                                    <a:pt x="2483489" y="8356"/>
                                  </a:lnTo>
                                  <a:lnTo>
                                    <a:pt x="2483489" y="4740"/>
                                  </a:lnTo>
                                  <a:lnTo>
                                    <a:pt x="2484120" y="3196"/>
                                  </a:lnTo>
                                  <a:lnTo>
                                    <a:pt x="2486679" y="639"/>
                                  </a:lnTo>
                                  <a:lnTo>
                                    <a:pt x="2488227" y="0"/>
                                  </a:lnTo>
                                  <a:lnTo>
                                    <a:pt x="2491835" y="0"/>
                                  </a:lnTo>
                                  <a:lnTo>
                                    <a:pt x="2493383" y="639"/>
                                  </a:lnTo>
                                  <a:lnTo>
                                    <a:pt x="2495942" y="3196"/>
                                  </a:lnTo>
                                  <a:lnTo>
                                    <a:pt x="2496585" y="4740"/>
                                  </a:lnTo>
                                  <a:lnTo>
                                    <a:pt x="2496585" y="8356"/>
                                  </a:lnTo>
                                  <a:lnTo>
                                    <a:pt x="2495942" y="9900"/>
                                  </a:lnTo>
                                  <a:lnTo>
                                    <a:pt x="2493383" y="12457"/>
                                  </a:lnTo>
                                  <a:lnTo>
                                    <a:pt x="249183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17981" y="13096"/>
                                  </a:moveTo>
                                  <a:lnTo>
                                    <a:pt x="2514361" y="13096"/>
                                  </a:lnTo>
                                  <a:lnTo>
                                    <a:pt x="2512826" y="12457"/>
                                  </a:lnTo>
                                  <a:lnTo>
                                    <a:pt x="2510266" y="9900"/>
                                  </a:lnTo>
                                  <a:lnTo>
                                    <a:pt x="2509623" y="8356"/>
                                  </a:lnTo>
                                  <a:lnTo>
                                    <a:pt x="2509623" y="4740"/>
                                  </a:lnTo>
                                  <a:lnTo>
                                    <a:pt x="2510266" y="3196"/>
                                  </a:lnTo>
                                  <a:lnTo>
                                    <a:pt x="2512826" y="639"/>
                                  </a:lnTo>
                                  <a:lnTo>
                                    <a:pt x="2514361" y="0"/>
                                  </a:lnTo>
                                  <a:lnTo>
                                    <a:pt x="2517981" y="0"/>
                                  </a:lnTo>
                                  <a:lnTo>
                                    <a:pt x="2519529" y="639"/>
                                  </a:lnTo>
                                  <a:lnTo>
                                    <a:pt x="2522077" y="3196"/>
                                  </a:lnTo>
                                  <a:lnTo>
                                    <a:pt x="2522720" y="4740"/>
                                  </a:lnTo>
                                  <a:lnTo>
                                    <a:pt x="2522720" y="8356"/>
                                  </a:lnTo>
                                  <a:lnTo>
                                    <a:pt x="2522077" y="9900"/>
                                  </a:lnTo>
                                  <a:lnTo>
                                    <a:pt x="2519529" y="12457"/>
                                  </a:lnTo>
                                  <a:lnTo>
                                    <a:pt x="25179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44127" y="13096"/>
                                  </a:moveTo>
                                  <a:lnTo>
                                    <a:pt x="2540508" y="13096"/>
                                  </a:lnTo>
                                  <a:lnTo>
                                    <a:pt x="2538960" y="12457"/>
                                  </a:lnTo>
                                  <a:lnTo>
                                    <a:pt x="2536412" y="9900"/>
                                  </a:lnTo>
                                  <a:lnTo>
                                    <a:pt x="2535769" y="8356"/>
                                  </a:lnTo>
                                  <a:lnTo>
                                    <a:pt x="2535769" y="4740"/>
                                  </a:lnTo>
                                  <a:lnTo>
                                    <a:pt x="2536412" y="3196"/>
                                  </a:lnTo>
                                  <a:lnTo>
                                    <a:pt x="2538960" y="639"/>
                                  </a:lnTo>
                                  <a:lnTo>
                                    <a:pt x="2540508" y="0"/>
                                  </a:lnTo>
                                  <a:lnTo>
                                    <a:pt x="2544127" y="0"/>
                                  </a:lnTo>
                                  <a:lnTo>
                                    <a:pt x="2545663" y="639"/>
                                  </a:lnTo>
                                  <a:lnTo>
                                    <a:pt x="2548223" y="3196"/>
                                  </a:lnTo>
                                  <a:lnTo>
                                    <a:pt x="2548866" y="4740"/>
                                  </a:lnTo>
                                  <a:lnTo>
                                    <a:pt x="2548866" y="8356"/>
                                  </a:lnTo>
                                  <a:lnTo>
                                    <a:pt x="2548223" y="9900"/>
                                  </a:lnTo>
                                  <a:lnTo>
                                    <a:pt x="2545663" y="12457"/>
                                  </a:lnTo>
                                  <a:lnTo>
                                    <a:pt x="25441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70261" y="13096"/>
                                  </a:moveTo>
                                  <a:lnTo>
                                    <a:pt x="2566654" y="13096"/>
                                  </a:lnTo>
                                  <a:lnTo>
                                    <a:pt x="2565106" y="12457"/>
                                  </a:lnTo>
                                  <a:lnTo>
                                    <a:pt x="2562546" y="9900"/>
                                  </a:lnTo>
                                  <a:lnTo>
                                    <a:pt x="2561915" y="8356"/>
                                  </a:lnTo>
                                  <a:lnTo>
                                    <a:pt x="2561915" y="4740"/>
                                  </a:lnTo>
                                  <a:lnTo>
                                    <a:pt x="2562546" y="3196"/>
                                  </a:lnTo>
                                  <a:lnTo>
                                    <a:pt x="2565106" y="639"/>
                                  </a:lnTo>
                                  <a:lnTo>
                                    <a:pt x="2566654" y="0"/>
                                  </a:lnTo>
                                  <a:lnTo>
                                    <a:pt x="2570261" y="0"/>
                                  </a:lnTo>
                                  <a:lnTo>
                                    <a:pt x="2571809" y="639"/>
                                  </a:lnTo>
                                  <a:lnTo>
                                    <a:pt x="2574369" y="3196"/>
                                  </a:lnTo>
                                  <a:lnTo>
                                    <a:pt x="2575000" y="4740"/>
                                  </a:lnTo>
                                  <a:lnTo>
                                    <a:pt x="2575000" y="8356"/>
                                  </a:lnTo>
                                  <a:lnTo>
                                    <a:pt x="2574369" y="9900"/>
                                  </a:lnTo>
                                  <a:lnTo>
                                    <a:pt x="2571809" y="12457"/>
                                  </a:lnTo>
                                  <a:lnTo>
                                    <a:pt x="257026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96407" y="13096"/>
                                  </a:moveTo>
                                  <a:lnTo>
                                    <a:pt x="2592788" y="13096"/>
                                  </a:lnTo>
                                  <a:lnTo>
                                    <a:pt x="2591252" y="12457"/>
                                  </a:lnTo>
                                  <a:lnTo>
                                    <a:pt x="2588692" y="9900"/>
                                  </a:lnTo>
                                  <a:lnTo>
                                    <a:pt x="2588049" y="8356"/>
                                  </a:lnTo>
                                  <a:lnTo>
                                    <a:pt x="2588049" y="4740"/>
                                  </a:lnTo>
                                  <a:lnTo>
                                    <a:pt x="2588692" y="3196"/>
                                  </a:lnTo>
                                  <a:lnTo>
                                    <a:pt x="2591252" y="639"/>
                                  </a:lnTo>
                                  <a:lnTo>
                                    <a:pt x="2592788" y="0"/>
                                  </a:lnTo>
                                  <a:lnTo>
                                    <a:pt x="2596407" y="0"/>
                                  </a:lnTo>
                                  <a:lnTo>
                                    <a:pt x="2597955" y="639"/>
                                  </a:lnTo>
                                  <a:lnTo>
                                    <a:pt x="2600503" y="3196"/>
                                  </a:lnTo>
                                  <a:lnTo>
                                    <a:pt x="2601146" y="4740"/>
                                  </a:lnTo>
                                  <a:lnTo>
                                    <a:pt x="2601146" y="8356"/>
                                  </a:lnTo>
                                  <a:lnTo>
                                    <a:pt x="2600503" y="9900"/>
                                  </a:lnTo>
                                  <a:lnTo>
                                    <a:pt x="2597955" y="12457"/>
                                  </a:lnTo>
                                  <a:lnTo>
                                    <a:pt x="25964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22554" y="13096"/>
                                  </a:moveTo>
                                  <a:lnTo>
                                    <a:pt x="2618934" y="13096"/>
                                  </a:lnTo>
                                  <a:lnTo>
                                    <a:pt x="2617386" y="12457"/>
                                  </a:lnTo>
                                  <a:lnTo>
                                    <a:pt x="2614826" y="9900"/>
                                  </a:lnTo>
                                  <a:lnTo>
                                    <a:pt x="2614195" y="8356"/>
                                  </a:lnTo>
                                  <a:lnTo>
                                    <a:pt x="2614195" y="4740"/>
                                  </a:lnTo>
                                  <a:lnTo>
                                    <a:pt x="2614826" y="3196"/>
                                  </a:lnTo>
                                  <a:lnTo>
                                    <a:pt x="2617386" y="639"/>
                                  </a:lnTo>
                                  <a:lnTo>
                                    <a:pt x="2618934" y="0"/>
                                  </a:lnTo>
                                  <a:lnTo>
                                    <a:pt x="2622554" y="0"/>
                                  </a:lnTo>
                                  <a:lnTo>
                                    <a:pt x="2624089" y="639"/>
                                  </a:lnTo>
                                  <a:lnTo>
                                    <a:pt x="2626649" y="3196"/>
                                  </a:lnTo>
                                  <a:lnTo>
                                    <a:pt x="2627292" y="4740"/>
                                  </a:lnTo>
                                  <a:lnTo>
                                    <a:pt x="2627292" y="8356"/>
                                  </a:lnTo>
                                  <a:lnTo>
                                    <a:pt x="2626649" y="9900"/>
                                  </a:lnTo>
                                  <a:lnTo>
                                    <a:pt x="2624089" y="12457"/>
                                  </a:lnTo>
                                  <a:lnTo>
                                    <a:pt x="262255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48688" y="13096"/>
                                  </a:moveTo>
                                  <a:lnTo>
                                    <a:pt x="2645080" y="13096"/>
                                  </a:lnTo>
                                  <a:lnTo>
                                    <a:pt x="2643532" y="12457"/>
                                  </a:lnTo>
                                  <a:lnTo>
                                    <a:pt x="2640973" y="9900"/>
                                  </a:lnTo>
                                  <a:lnTo>
                                    <a:pt x="2640330" y="8356"/>
                                  </a:lnTo>
                                  <a:lnTo>
                                    <a:pt x="2640330" y="4740"/>
                                  </a:lnTo>
                                  <a:lnTo>
                                    <a:pt x="2640973" y="3196"/>
                                  </a:lnTo>
                                  <a:lnTo>
                                    <a:pt x="2643532" y="639"/>
                                  </a:lnTo>
                                  <a:lnTo>
                                    <a:pt x="2645080" y="0"/>
                                  </a:lnTo>
                                  <a:lnTo>
                                    <a:pt x="2648688" y="0"/>
                                  </a:lnTo>
                                  <a:lnTo>
                                    <a:pt x="2650236" y="639"/>
                                  </a:lnTo>
                                  <a:lnTo>
                                    <a:pt x="2652795" y="3196"/>
                                  </a:lnTo>
                                  <a:lnTo>
                                    <a:pt x="2653426" y="4740"/>
                                  </a:lnTo>
                                  <a:lnTo>
                                    <a:pt x="2653426" y="8356"/>
                                  </a:lnTo>
                                  <a:lnTo>
                                    <a:pt x="2652795" y="9900"/>
                                  </a:lnTo>
                                  <a:lnTo>
                                    <a:pt x="2650236" y="12457"/>
                                  </a:lnTo>
                                  <a:lnTo>
                                    <a:pt x="26486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74834" y="13096"/>
                                  </a:moveTo>
                                  <a:lnTo>
                                    <a:pt x="2671214" y="13096"/>
                                  </a:lnTo>
                                  <a:lnTo>
                                    <a:pt x="2669678" y="12457"/>
                                  </a:lnTo>
                                  <a:lnTo>
                                    <a:pt x="2667119" y="9900"/>
                                  </a:lnTo>
                                  <a:lnTo>
                                    <a:pt x="2666476" y="8356"/>
                                  </a:lnTo>
                                  <a:lnTo>
                                    <a:pt x="2666476" y="4740"/>
                                  </a:lnTo>
                                  <a:lnTo>
                                    <a:pt x="2667119" y="3196"/>
                                  </a:lnTo>
                                  <a:lnTo>
                                    <a:pt x="2669678" y="639"/>
                                  </a:lnTo>
                                  <a:lnTo>
                                    <a:pt x="2671214" y="0"/>
                                  </a:lnTo>
                                  <a:lnTo>
                                    <a:pt x="2674834" y="0"/>
                                  </a:lnTo>
                                  <a:lnTo>
                                    <a:pt x="2676382" y="639"/>
                                  </a:lnTo>
                                  <a:lnTo>
                                    <a:pt x="2678930" y="3196"/>
                                  </a:lnTo>
                                  <a:lnTo>
                                    <a:pt x="2679573" y="4740"/>
                                  </a:lnTo>
                                  <a:lnTo>
                                    <a:pt x="2679573" y="8356"/>
                                  </a:lnTo>
                                  <a:lnTo>
                                    <a:pt x="2678930" y="9900"/>
                                  </a:lnTo>
                                  <a:lnTo>
                                    <a:pt x="2676382" y="12457"/>
                                  </a:lnTo>
                                  <a:lnTo>
                                    <a:pt x="26748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00980" y="13096"/>
                                  </a:moveTo>
                                  <a:lnTo>
                                    <a:pt x="2697361" y="13096"/>
                                  </a:lnTo>
                                  <a:lnTo>
                                    <a:pt x="2695813" y="12457"/>
                                  </a:lnTo>
                                  <a:lnTo>
                                    <a:pt x="2693253" y="9900"/>
                                  </a:lnTo>
                                  <a:lnTo>
                                    <a:pt x="2692622" y="8356"/>
                                  </a:lnTo>
                                  <a:lnTo>
                                    <a:pt x="2692622" y="4740"/>
                                  </a:lnTo>
                                  <a:lnTo>
                                    <a:pt x="2693253" y="3196"/>
                                  </a:lnTo>
                                  <a:lnTo>
                                    <a:pt x="2695813" y="639"/>
                                  </a:lnTo>
                                  <a:lnTo>
                                    <a:pt x="2697361" y="0"/>
                                  </a:lnTo>
                                  <a:lnTo>
                                    <a:pt x="2700980" y="0"/>
                                  </a:lnTo>
                                  <a:lnTo>
                                    <a:pt x="2702516" y="639"/>
                                  </a:lnTo>
                                  <a:lnTo>
                                    <a:pt x="2705076" y="3196"/>
                                  </a:lnTo>
                                  <a:lnTo>
                                    <a:pt x="2705719" y="4740"/>
                                  </a:lnTo>
                                  <a:lnTo>
                                    <a:pt x="2705719" y="8356"/>
                                  </a:lnTo>
                                  <a:lnTo>
                                    <a:pt x="2705076" y="9900"/>
                                  </a:lnTo>
                                  <a:lnTo>
                                    <a:pt x="2702516" y="12457"/>
                                  </a:lnTo>
                                  <a:lnTo>
                                    <a:pt x="270098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27114" y="13096"/>
                                  </a:moveTo>
                                  <a:lnTo>
                                    <a:pt x="2723507" y="13096"/>
                                  </a:lnTo>
                                  <a:lnTo>
                                    <a:pt x="2721959" y="12457"/>
                                  </a:lnTo>
                                  <a:lnTo>
                                    <a:pt x="2719399" y="9900"/>
                                  </a:lnTo>
                                  <a:lnTo>
                                    <a:pt x="2718756" y="8356"/>
                                  </a:lnTo>
                                  <a:lnTo>
                                    <a:pt x="2718756" y="4740"/>
                                  </a:lnTo>
                                  <a:lnTo>
                                    <a:pt x="2719399" y="3196"/>
                                  </a:lnTo>
                                  <a:lnTo>
                                    <a:pt x="2721959" y="639"/>
                                  </a:lnTo>
                                  <a:lnTo>
                                    <a:pt x="2723507" y="0"/>
                                  </a:lnTo>
                                  <a:lnTo>
                                    <a:pt x="2727114" y="0"/>
                                  </a:lnTo>
                                  <a:lnTo>
                                    <a:pt x="2728662" y="639"/>
                                  </a:lnTo>
                                  <a:lnTo>
                                    <a:pt x="2731222" y="3196"/>
                                  </a:lnTo>
                                  <a:lnTo>
                                    <a:pt x="2731853" y="4740"/>
                                  </a:lnTo>
                                  <a:lnTo>
                                    <a:pt x="2731853" y="8356"/>
                                  </a:lnTo>
                                  <a:lnTo>
                                    <a:pt x="2731222" y="9900"/>
                                  </a:lnTo>
                                  <a:lnTo>
                                    <a:pt x="2728662" y="12457"/>
                                  </a:lnTo>
                                  <a:lnTo>
                                    <a:pt x="27271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53260" y="13096"/>
                                  </a:moveTo>
                                  <a:lnTo>
                                    <a:pt x="2749641" y="13096"/>
                                  </a:lnTo>
                                  <a:lnTo>
                                    <a:pt x="2748105" y="12457"/>
                                  </a:lnTo>
                                  <a:lnTo>
                                    <a:pt x="2745545" y="9900"/>
                                  </a:lnTo>
                                  <a:lnTo>
                                    <a:pt x="2744902" y="8356"/>
                                  </a:lnTo>
                                  <a:lnTo>
                                    <a:pt x="2744902" y="4740"/>
                                  </a:lnTo>
                                  <a:lnTo>
                                    <a:pt x="2745545" y="3196"/>
                                  </a:lnTo>
                                  <a:lnTo>
                                    <a:pt x="2748105" y="639"/>
                                  </a:lnTo>
                                  <a:lnTo>
                                    <a:pt x="2749641" y="0"/>
                                  </a:lnTo>
                                  <a:lnTo>
                                    <a:pt x="2753260" y="0"/>
                                  </a:lnTo>
                                  <a:lnTo>
                                    <a:pt x="2754808" y="639"/>
                                  </a:lnTo>
                                  <a:lnTo>
                                    <a:pt x="2757356" y="3196"/>
                                  </a:lnTo>
                                  <a:lnTo>
                                    <a:pt x="2757999" y="4740"/>
                                  </a:lnTo>
                                  <a:lnTo>
                                    <a:pt x="2757999" y="8356"/>
                                  </a:lnTo>
                                  <a:lnTo>
                                    <a:pt x="2757356" y="9900"/>
                                  </a:lnTo>
                                  <a:lnTo>
                                    <a:pt x="2754808" y="12457"/>
                                  </a:lnTo>
                                  <a:lnTo>
                                    <a:pt x="275326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79406" y="13096"/>
                                  </a:moveTo>
                                  <a:lnTo>
                                    <a:pt x="2775787" y="13096"/>
                                  </a:lnTo>
                                  <a:lnTo>
                                    <a:pt x="2774239" y="12457"/>
                                  </a:lnTo>
                                  <a:lnTo>
                                    <a:pt x="2771679" y="9900"/>
                                  </a:lnTo>
                                  <a:lnTo>
                                    <a:pt x="2771048" y="8356"/>
                                  </a:lnTo>
                                  <a:lnTo>
                                    <a:pt x="2771048" y="4740"/>
                                  </a:lnTo>
                                  <a:lnTo>
                                    <a:pt x="2771679" y="3196"/>
                                  </a:lnTo>
                                  <a:lnTo>
                                    <a:pt x="2774239" y="639"/>
                                  </a:lnTo>
                                  <a:lnTo>
                                    <a:pt x="2775787" y="0"/>
                                  </a:lnTo>
                                  <a:lnTo>
                                    <a:pt x="2779406" y="0"/>
                                  </a:lnTo>
                                  <a:lnTo>
                                    <a:pt x="2780942" y="639"/>
                                  </a:lnTo>
                                  <a:lnTo>
                                    <a:pt x="2783502" y="3196"/>
                                  </a:lnTo>
                                  <a:lnTo>
                                    <a:pt x="2784145" y="4740"/>
                                  </a:lnTo>
                                  <a:lnTo>
                                    <a:pt x="2784145" y="8356"/>
                                  </a:lnTo>
                                  <a:lnTo>
                                    <a:pt x="2783502" y="9900"/>
                                  </a:lnTo>
                                  <a:lnTo>
                                    <a:pt x="2780942" y="12457"/>
                                  </a:lnTo>
                                  <a:lnTo>
                                    <a:pt x="277940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05541" y="13096"/>
                                  </a:moveTo>
                                  <a:lnTo>
                                    <a:pt x="2801921" y="13096"/>
                                  </a:lnTo>
                                  <a:lnTo>
                                    <a:pt x="2800385" y="12457"/>
                                  </a:lnTo>
                                  <a:lnTo>
                                    <a:pt x="2797825" y="9900"/>
                                  </a:lnTo>
                                  <a:lnTo>
                                    <a:pt x="2797183" y="8356"/>
                                  </a:lnTo>
                                  <a:lnTo>
                                    <a:pt x="2797183" y="4740"/>
                                  </a:lnTo>
                                  <a:lnTo>
                                    <a:pt x="2797825" y="3196"/>
                                  </a:lnTo>
                                  <a:lnTo>
                                    <a:pt x="2800385" y="639"/>
                                  </a:lnTo>
                                  <a:lnTo>
                                    <a:pt x="2801921" y="0"/>
                                  </a:lnTo>
                                  <a:lnTo>
                                    <a:pt x="2805541" y="0"/>
                                  </a:lnTo>
                                  <a:lnTo>
                                    <a:pt x="2807089" y="639"/>
                                  </a:lnTo>
                                  <a:lnTo>
                                    <a:pt x="2809648" y="3196"/>
                                  </a:lnTo>
                                  <a:lnTo>
                                    <a:pt x="2810279" y="4740"/>
                                  </a:lnTo>
                                  <a:lnTo>
                                    <a:pt x="2810279" y="8356"/>
                                  </a:lnTo>
                                  <a:lnTo>
                                    <a:pt x="2809648" y="9900"/>
                                  </a:lnTo>
                                  <a:lnTo>
                                    <a:pt x="2807089" y="12457"/>
                                  </a:lnTo>
                                  <a:lnTo>
                                    <a:pt x="280554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31687" y="13096"/>
                                  </a:moveTo>
                                  <a:lnTo>
                                    <a:pt x="2828067" y="13096"/>
                                  </a:lnTo>
                                  <a:lnTo>
                                    <a:pt x="2826520" y="12457"/>
                                  </a:lnTo>
                                  <a:lnTo>
                                    <a:pt x="2823972" y="9900"/>
                                  </a:lnTo>
                                  <a:lnTo>
                                    <a:pt x="2823329" y="8356"/>
                                  </a:lnTo>
                                  <a:lnTo>
                                    <a:pt x="2823329" y="4740"/>
                                  </a:lnTo>
                                  <a:lnTo>
                                    <a:pt x="2823972" y="3196"/>
                                  </a:lnTo>
                                  <a:lnTo>
                                    <a:pt x="2826520" y="639"/>
                                  </a:lnTo>
                                  <a:lnTo>
                                    <a:pt x="2828067" y="0"/>
                                  </a:lnTo>
                                  <a:lnTo>
                                    <a:pt x="2831687" y="0"/>
                                  </a:lnTo>
                                  <a:lnTo>
                                    <a:pt x="2833223" y="639"/>
                                  </a:lnTo>
                                  <a:lnTo>
                                    <a:pt x="2835783" y="3196"/>
                                  </a:lnTo>
                                  <a:lnTo>
                                    <a:pt x="2836426" y="4740"/>
                                  </a:lnTo>
                                  <a:lnTo>
                                    <a:pt x="2836426" y="8356"/>
                                  </a:lnTo>
                                  <a:lnTo>
                                    <a:pt x="2835783" y="9900"/>
                                  </a:lnTo>
                                  <a:lnTo>
                                    <a:pt x="2833223" y="12457"/>
                                  </a:lnTo>
                                  <a:lnTo>
                                    <a:pt x="283168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57833" y="13096"/>
                                  </a:moveTo>
                                  <a:lnTo>
                                    <a:pt x="2854213" y="13096"/>
                                  </a:lnTo>
                                  <a:lnTo>
                                    <a:pt x="2852666" y="12457"/>
                                  </a:lnTo>
                                  <a:lnTo>
                                    <a:pt x="2850106" y="9900"/>
                                  </a:lnTo>
                                  <a:lnTo>
                                    <a:pt x="2849475" y="8356"/>
                                  </a:lnTo>
                                  <a:lnTo>
                                    <a:pt x="2849475" y="4740"/>
                                  </a:lnTo>
                                  <a:lnTo>
                                    <a:pt x="2850106" y="3196"/>
                                  </a:lnTo>
                                  <a:lnTo>
                                    <a:pt x="2852666" y="639"/>
                                  </a:lnTo>
                                  <a:lnTo>
                                    <a:pt x="2854213" y="0"/>
                                  </a:lnTo>
                                  <a:lnTo>
                                    <a:pt x="2857833" y="0"/>
                                  </a:lnTo>
                                  <a:lnTo>
                                    <a:pt x="2859369" y="639"/>
                                  </a:lnTo>
                                  <a:lnTo>
                                    <a:pt x="2861929" y="3196"/>
                                  </a:lnTo>
                                  <a:lnTo>
                                    <a:pt x="2862572" y="4740"/>
                                  </a:lnTo>
                                  <a:lnTo>
                                    <a:pt x="2862572" y="8356"/>
                                  </a:lnTo>
                                  <a:lnTo>
                                    <a:pt x="2861929" y="9900"/>
                                  </a:lnTo>
                                  <a:lnTo>
                                    <a:pt x="2859369" y="12457"/>
                                  </a:lnTo>
                                  <a:lnTo>
                                    <a:pt x="28578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83967" y="13096"/>
                                  </a:moveTo>
                                  <a:lnTo>
                                    <a:pt x="2880348" y="13096"/>
                                  </a:lnTo>
                                  <a:lnTo>
                                    <a:pt x="2878812" y="12457"/>
                                  </a:lnTo>
                                  <a:lnTo>
                                    <a:pt x="2876252" y="9900"/>
                                  </a:lnTo>
                                  <a:lnTo>
                                    <a:pt x="2875609" y="8356"/>
                                  </a:lnTo>
                                  <a:lnTo>
                                    <a:pt x="2875609" y="4740"/>
                                  </a:lnTo>
                                  <a:lnTo>
                                    <a:pt x="2876252" y="3196"/>
                                  </a:lnTo>
                                  <a:lnTo>
                                    <a:pt x="2878812" y="639"/>
                                  </a:lnTo>
                                  <a:lnTo>
                                    <a:pt x="2880348" y="0"/>
                                  </a:lnTo>
                                  <a:lnTo>
                                    <a:pt x="2883967" y="0"/>
                                  </a:lnTo>
                                  <a:lnTo>
                                    <a:pt x="2885515" y="639"/>
                                  </a:lnTo>
                                  <a:lnTo>
                                    <a:pt x="2888075" y="3196"/>
                                  </a:lnTo>
                                  <a:lnTo>
                                    <a:pt x="2888706" y="4740"/>
                                  </a:lnTo>
                                  <a:lnTo>
                                    <a:pt x="2888706" y="8356"/>
                                  </a:lnTo>
                                  <a:lnTo>
                                    <a:pt x="2888075" y="9900"/>
                                  </a:lnTo>
                                  <a:lnTo>
                                    <a:pt x="2885515" y="12457"/>
                                  </a:lnTo>
                                  <a:lnTo>
                                    <a:pt x="288396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10113" y="13096"/>
                                  </a:moveTo>
                                  <a:lnTo>
                                    <a:pt x="2906494" y="13096"/>
                                  </a:lnTo>
                                  <a:lnTo>
                                    <a:pt x="2904946" y="12457"/>
                                  </a:lnTo>
                                  <a:lnTo>
                                    <a:pt x="2902398" y="9900"/>
                                  </a:lnTo>
                                  <a:lnTo>
                                    <a:pt x="2901755" y="8356"/>
                                  </a:lnTo>
                                  <a:lnTo>
                                    <a:pt x="2901755" y="4740"/>
                                  </a:lnTo>
                                  <a:lnTo>
                                    <a:pt x="2902398" y="3196"/>
                                  </a:lnTo>
                                  <a:lnTo>
                                    <a:pt x="2904946" y="639"/>
                                  </a:lnTo>
                                  <a:lnTo>
                                    <a:pt x="2906494" y="0"/>
                                  </a:lnTo>
                                  <a:lnTo>
                                    <a:pt x="2910113" y="0"/>
                                  </a:lnTo>
                                  <a:lnTo>
                                    <a:pt x="2911649" y="639"/>
                                  </a:lnTo>
                                  <a:lnTo>
                                    <a:pt x="2914209" y="3196"/>
                                  </a:lnTo>
                                  <a:lnTo>
                                    <a:pt x="2914852" y="4740"/>
                                  </a:lnTo>
                                  <a:lnTo>
                                    <a:pt x="2914852" y="8356"/>
                                  </a:lnTo>
                                  <a:lnTo>
                                    <a:pt x="2914209" y="9900"/>
                                  </a:lnTo>
                                  <a:lnTo>
                                    <a:pt x="2911649" y="12457"/>
                                  </a:lnTo>
                                  <a:lnTo>
                                    <a:pt x="291011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36248" y="13096"/>
                                  </a:moveTo>
                                  <a:lnTo>
                                    <a:pt x="2932640" y="13096"/>
                                  </a:lnTo>
                                  <a:lnTo>
                                    <a:pt x="2931092" y="12457"/>
                                  </a:lnTo>
                                  <a:lnTo>
                                    <a:pt x="2928532" y="9900"/>
                                  </a:lnTo>
                                  <a:lnTo>
                                    <a:pt x="2927901" y="8356"/>
                                  </a:lnTo>
                                  <a:lnTo>
                                    <a:pt x="2927901" y="4740"/>
                                  </a:lnTo>
                                  <a:lnTo>
                                    <a:pt x="2928532" y="3196"/>
                                  </a:lnTo>
                                  <a:lnTo>
                                    <a:pt x="2931092" y="639"/>
                                  </a:lnTo>
                                  <a:lnTo>
                                    <a:pt x="2932640" y="0"/>
                                  </a:lnTo>
                                  <a:lnTo>
                                    <a:pt x="2936248" y="0"/>
                                  </a:lnTo>
                                  <a:lnTo>
                                    <a:pt x="2937795" y="639"/>
                                  </a:lnTo>
                                  <a:lnTo>
                                    <a:pt x="2940355" y="3196"/>
                                  </a:lnTo>
                                  <a:lnTo>
                                    <a:pt x="2940998" y="4740"/>
                                  </a:lnTo>
                                  <a:lnTo>
                                    <a:pt x="2940998" y="8356"/>
                                  </a:lnTo>
                                  <a:lnTo>
                                    <a:pt x="2940355" y="9900"/>
                                  </a:lnTo>
                                  <a:lnTo>
                                    <a:pt x="2937795" y="12457"/>
                                  </a:lnTo>
                                  <a:lnTo>
                                    <a:pt x="293624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62394" y="13096"/>
                                  </a:moveTo>
                                  <a:lnTo>
                                    <a:pt x="2958774" y="13096"/>
                                  </a:lnTo>
                                  <a:lnTo>
                                    <a:pt x="2957238" y="12457"/>
                                  </a:lnTo>
                                  <a:lnTo>
                                    <a:pt x="2954678" y="9900"/>
                                  </a:lnTo>
                                  <a:lnTo>
                                    <a:pt x="2954035" y="8356"/>
                                  </a:lnTo>
                                  <a:lnTo>
                                    <a:pt x="2954035" y="4740"/>
                                  </a:lnTo>
                                  <a:lnTo>
                                    <a:pt x="2954678" y="3196"/>
                                  </a:lnTo>
                                  <a:lnTo>
                                    <a:pt x="2957238" y="639"/>
                                  </a:lnTo>
                                  <a:lnTo>
                                    <a:pt x="2958774" y="0"/>
                                  </a:lnTo>
                                  <a:lnTo>
                                    <a:pt x="2962394" y="0"/>
                                  </a:lnTo>
                                  <a:lnTo>
                                    <a:pt x="2963941" y="639"/>
                                  </a:lnTo>
                                  <a:lnTo>
                                    <a:pt x="2966501" y="3196"/>
                                  </a:lnTo>
                                  <a:lnTo>
                                    <a:pt x="2967132" y="4740"/>
                                  </a:lnTo>
                                  <a:lnTo>
                                    <a:pt x="2967132" y="8356"/>
                                  </a:lnTo>
                                  <a:lnTo>
                                    <a:pt x="2966501" y="9900"/>
                                  </a:lnTo>
                                  <a:lnTo>
                                    <a:pt x="2963941" y="12457"/>
                                  </a:lnTo>
                                  <a:lnTo>
                                    <a:pt x="296239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88540" y="13096"/>
                                  </a:moveTo>
                                  <a:lnTo>
                                    <a:pt x="2984920" y="13096"/>
                                  </a:lnTo>
                                  <a:lnTo>
                                    <a:pt x="2983372" y="12457"/>
                                  </a:lnTo>
                                  <a:lnTo>
                                    <a:pt x="2980825" y="9900"/>
                                  </a:lnTo>
                                  <a:lnTo>
                                    <a:pt x="2980182" y="8356"/>
                                  </a:lnTo>
                                  <a:lnTo>
                                    <a:pt x="2980182" y="4740"/>
                                  </a:lnTo>
                                  <a:lnTo>
                                    <a:pt x="2980825" y="3196"/>
                                  </a:lnTo>
                                  <a:lnTo>
                                    <a:pt x="2983372" y="639"/>
                                  </a:lnTo>
                                  <a:lnTo>
                                    <a:pt x="2984920" y="0"/>
                                  </a:lnTo>
                                  <a:lnTo>
                                    <a:pt x="2988540" y="0"/>
                                  </a:lnTo>
                                  <a:lnTo>
                                    <a:pt x="2990076" y="639"/>
                                  </a:lnTo>
                                  <a:lnTo>
                                    <a:pt x="2992636" y="3196"/>
                                  </a:lnTo>
                                  <a:lnTo>
                                    <a:pt x="2993278" y="4740"/>
                                  </a:lnTo>
                                  <a:lnTo>
                                    <a:pt x="2993278" y="8356"/>
                                  </a:lnTo>
                                  <a:lnTo>
                                    <a:pt x="2992636" y="9900"/>
                                  </a:lnTo>
                                  <a:lnTo>
                                    <a:pt x="2990076" y="12457"/>
                                  </a:lnTo>
                                  <a:lnTo>
                                    <a:pt x="29885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14674" y="13096"/>
                                  </a:moveTo>
                                  <a:lnTo>
                                    <a:pt x="3011066" y="13096"/>
                                  </a:lnTo>
                                  <a:lnTo>
                                    <a:pt x="3009519" y="12457"/>
                                  </a:lnTo>
                                  <a:lnTo>
                                    <a:pt x="3006959" y="9900"/>
                                  </a:lnTo>
                                  <a:lnTo>
                                    <a:pt x="3006328" y="8356"/>
                                  </a:lnTo>
                                  <a:lnTo>
                                    <a:pt x="3006328" y="4740"/>
                                  </a:lnTo>
                                  <a:lnTo>
                                    <a:pt x="3006959" y="3196"/>
                                  </a:lnTo>
                                  <a:lnTo>
                                    <a:pt x="3009519" y="639"/>
                                  </a:lnTo>
                                  <a:lnTo>
                                    <a:pt x="3011066" y="0"/>
                                  </a:lnTo>
                                  <a:lnTo>
                                    <a:pt x="3014674" y="0"/>
                                  </a:lnTo>
                                  <a:lnTo>
                                    <a:pt x="3016222" y="639"/>
                                  </a:lnTo>
                                  <a:lnTo>
                                    <a:pt x="3018782" y="3196"/>
                                  </a:lnTo>
                                  <a:lnTo>
                                    <a:pt x="3019413" y="4740"/>
                                  </a:lnTo>
                                  <a:lnTo>
                                    <a:pt x="3019413" y="8356"/>
                                  </a:lnTo>
                                  <a:lnTo>
                                    <a:pt x="3018782" y="9900"/>
                                  </a:lnTo>
                                  <a:lnTo>
                                    <a:pt x="3016222" y="12457"/>
                                  </a:lnTo>
                                  <a:lnTo>
                                    <a:pt x="301467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40820" y="13096"/>
                                  </a:moveTo>
                                  <a:lnTo>
                                    <a:pt x="3037201" y="13096"/>
                                  </a:lnTo>
                                  <a:lnTo>
                                    <a:pt x="3035665" y="12457"/>
                                  </a:lnTo>
                                  <a:lnTo>
                                    <a:pt x="3033105" y="9900"/>
                                  </a:lnTo>
                                  <a:lnTo>
                                    <a:pt x="3032462" y="8356"/>
                                  </a:lnTo>
                                  <a:lnTo>
                                    <a:pt x="3032462" y="4740"/>
                                  </a:lnTo>
                                  <a:lnTo>
                                    <a:pt x="3033105" y="3196"/>
                                  </a:lnTo>
                                  <a:lnTo>
                                    <a:pt x="3035665" y="639"/>
                                  </a:lnTo>
                                  <a:lnTo>
                                    <a:pt x="3037201" y="0"/>
                                  </a:lnTo>
                                  <a:lnTo>
                                    <a:pt x="3040820" y="0"/>
                                  </a:lnTo>
                                  <a:lnTo>
                                    <a:pt x="3042368" y="639"/>
                                  </a:lnTo>
                                  <a:lnTo>
                                    <a:pt x="3044916" y="3196"/>
                                  </a:lnTo>
                                  <a:lnTo>
                                    <a:pt x="3045559" y="4740"/>
                                  </a:lnTo>
                                  <a:lnTo>
                                    <a:pt x="3045559" y="8356"/>
                                  </a:lnTo>
                                  <a:lnTo>
                                    <a:pt x="3044916" y="9900"/>
                                  </a:lnTo>
                                  <a:lnTo>
                                    <a:pt x="3042368" y="12457"/>
                                  </a:lnTo>
                                  <a:lnTo>
                                    <a:pt x="30408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66966" y="13096"/>
                                  </a:moveTo>
                                  <a:lnTo>
                                    <a:pt x="3063347" y="13096"/>
                                  </a:lnTo>
                                  <a:lnTo>
                                    <a:pt x="3061799" y="12457"/>
                                  </a:lnTo>
                                  <a:lnTo>
                                    <a:pt x="3059239" y="9900"/>
                                  </a:lnTo>
                                  <a:lnTo>
                                    <a:pt x="3058608" y="8356"/>
                                  </a:lnTo>
                                  <a:lnTo>
                                    <a:pt x="3058608" y="4740"/>
                                  </a:lnTo>
                                  <a:lnTo>
                                    <a:pt x="3059239" y="3196"/>
                                  </a:lnTo>
                                  <a:lnTo>
                                    <a:pt x="3061799" y="639"/>
                                  </a:lnTo>
                                  <a:lnTo>
                                    <a:pt x="3063347" y="0"/>
                                  </a:lnTo>
                                  <a:lnTo>
                                    <a:pt x="3066966" y="0"/>
                                  </a:lnTo>
                                  <a:lnTo>
                                    <a:pt x="3068502" y="639"/>
                                  </a:lnTo>
                                  <a:lnTo>
                                    <a:pt x="3071062" y="3196"/>
                                  </a:lnTo>
                                  <a:lnTo>
                                    <a:pt x="3071705" y="4740"/>
                                  </a:lnTo>
                                  <a:lnTo>
                                    <a:pt x="3071705" y="8356"/>
                                  </a:lnTo>
                                  <a:lnTo>
                                    <a:pt x="3071062" y="9900"/>
                                  </a:lnTo>
                                  <a:lnTo>
                                    <a:pt x="3068502" y="12457"/>
                                  </a:lnTo>
                                  <a:lnTo>
                                    <a:pt x="30669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93100" y="13096"/>
                                  </a:moveTo>
                                  <a:lnTo>
                                    <a:pt x="3089493" y="13096"/>
                                  </a:lnTo>
                                  <a:lnTo>
                                    <a:pt x="3087945" y="12457"/>
                                  </a:lnTo>
                                  <a:lnTo>
                                    <a:pt x="3085385" y="9900"/>
                                  </a:lnTo>
                                  <a:lnTo>
                                    <a:pt x="3084742" y="8356"/>
                                  </a:lnTo>
                                  <a:lnTo>
                                    <a:pt x="3084742" y="4740"/>
                                  </a:lnTo>
                                  <a:lnTo>
                                    <a:pt x="3085385" y="3196"/>
                                  </a:lnTo>
                                  <a:lnTo>
                                    <a:pt x="3087945" y="639"/>
                                  </a:lnTo>
                                  <a:lnTo>
                                    <a:pt x="3089493" y="0"/>
                                  </a:lnTo>
                                  <a:lnTo>
                                    <a:pt x="3093100" y="0"/>
                                  </a:lnTo>
                                  <a:lnTo>
                                    <a:pt x="3094648" y="639"/>
                                  </a:lnTo>
                                  <a:lnTo>
                                    <a:pt x="3097208" y="3196"/>
                                  </a:lnTo>
                                  <a:lnTo>
                                    <a:pt x="3097839" y="4740"/>
                                  </a:lnTo>
                                  <a:lnTo>
                                    <a:pt x="3097839" y="8356"/>
                                  </a:lnTo>
                                  <a:lnTo>
                                    <a:pt x="3097208" y="9900"/>
                                  </a:lnTo>
                                  <a:lnTo>
                                    <a:pt x="3094648" y="12457"/>
                                  </a:lnTo>
                                  <a:lnTo>
                                    <a:pt x="309310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19247" y="13096"/>
                                  </a:moveTo>
                                  <a:lnTo>
                                    <a:pt x="3115627" y="13096"/>
                                  </a:lnTo>
                                  <a:lnTo>
                                    <a:pt x="3114091" y="12457"/>
                                  </a:lnTo>
                                  <a:lnTo>
                                    <a:pt x="3111531" y="9900"/>
                                  </a:lnTo>
                                  <a:lnTo>
                                    <a:pt x="3110888" y="8356"/>
                                  </a:lnTo>
                                  <a:lnTo>
                                    <a:pt x="3110888" y="4740"/>
                                  </a:lnTo>
                                  <a:lnTo>
                                    <a:pt x="3111531" y="3196"/>
                                  </a:lnTo>
                                  <a:lnTo>
                                    <a:pt x="3114091" y="639"/>
                                  </a:lnTo>
                                  <a:lnTo>
                                    <a:pt x="3115627" y="0"/>
                                  </a:lnTo>
                                  <a:lnTo>
                                    <a:pt x="3119247" y="0"/>
                                  </a:lnTo>
                                  <a:lnTo>
                                    <a:pt x="3120794" y="639"/>
                                  </a:lnTo>
                                  <a:lnTo>
                                    <a:pt x="3123342" y="3196"/>
                                  </a:lnTo>
                                  <a:lnTo>
                                    <a:pt x="3123985" y="4740"/>
                                  </a:lnTo>
                                  <a:lnTo>
                                    <a:pt x="3123985" y="8356"/>
                                  </a:lnTo>
                                  <a:lnTo>
                                    <a:pt x="3123342" y="9900"/>
                                  </a:lnTo>
                                  <a:lnTo>
                                    <a:pt x="3120794" y="12457"/>
                                  </a:lnTo>
                                  <a:lnTo>
                                    <a:pt x="311924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45393" y="13096"/>
                                  </a:moveTo>
                                  <a:lnTo>
                                    <a:pt x="3141773" y="13096"/>
                                  </a:lnTo>
                                  <a:lnTo>
                                    <a:pt x="3140225" y="12457"/>
                                  </a:lnTo>
                                  <a:lnTo>
                                    <a:pt x="3137666" y="9900"/>
                                  </a:lnTo>
                                  <a:lnTo>
                                    <a:pt x="3137035" y="8356"/>
                                  </a:lnTo>
                                  <a:lnTo>
                                    <a:pt x="3137035" y="4740"/>
                                  </a:lnTo>
                                  <a:lnTo>
                                    <a:pt x="3137666" y="3196"/>
                                  </a:lnTo>
                                  <a:lnTo>
                                    <a:pt x="3140225" y="639"/>
                                  </a:lnTo>
                                  <a:lnTo>
                                    <a:pt x="3141773" y="0"/>
                                  </a:lnTo>
                                  <a:lnTo>
                                    <a:pt x="3145393" y="0"/>
                                  </a:lnTo>
                                  <a:lnTo>
                                    <a:pt x="3146929" y="639"/>
                                  </a:lnTo>
                                  <a:lnTo>
                                    <a:pt x="3149488" y="3196"/>
                                  </a:lnTo>
                                  <a:lnTo>
                                    <a:pt x="3150131" y="4740"/>
                                  </a:lnTo>
                                  <a:lnTo>
                                    <a:pt x="3150131" y="8356"/>
                                  </a:lnTo>
                                  <a:lnTo>
                                    <a:pt x="3149488" y="9900"/>
                                  </a:lnTo>
                                  <a:lnTo>
                                    <a:pt x="3146929" y="12457"/>
                                  </a:lnTo>
                                  <a:lnTo>
                                    <a:pt x="314539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71527" y="13096"/>
                                  </a:moveTo>
                                  <a:lnTo>
                                    <a:pt x="3167919" y="13096"/>
                                  </a:lnTo>
                                  <a:lnTo>
                                    <a:pt x="3166372" y="12457"/>
                                  </a:lnTo>
                                  <a:lnTo>
                                    <a:pt x="3163812" y="9900"/>
                                  </a:lnTo>
                                  <a:lnTo>
                                    <a:pt x="3163169" y="8356"/>
                                  </a:lnTo>
                                  <a:lnTo>
                                    <a:pt x="3163169" y="4740"/>
                                  </a:lnTo>
                                  <a:lnTo>
                                    <a:pt x="3163812" y="3196"/>
                                  </a:lnTo>
                                  <a:lnTo>
                                    <a:pt x="3166372" y="639"/>
                                  </a:lnTo>
                                  <a:lnTo>
                                    <a:pt x="3167919" y="0"/>
                                  </a:lnTo>
                                  <a:lnTo>
                                    <a:pt x="3171527" y="0"/>
                                  </a:lnTo>
                                  <a:lnTo>
                                    <a:pt x="3173075" y="639"/>
                                  </a:lnTo>
                                  <a:lnTo>
                                    <a:pt x="3175635" y="3196"/>
                                  </a:lnTo>
                                  <a:lnTo>
                                    <a:pt x="3176266" y="4740"/>
                                  </a:lnTo>
                                  <a:lnTo>
                                    <a:pt x="3176266" y="8356"/>
                                  </a:lnTo>
                                  <a:lnTo>
                                    <a:pt x="3175635" y="9900"/>
                                  </a:lnTo>
                                  <a:lnTo>
                                    <a:pt x="3173075" y="12457"/>
                                  </a:lnTo>
                                  <a:lnTo>
                                    <a:pt x="31715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97673" y="13096"/>
                                  </a:moveTo>
                                  <a:lnTo>
                                    <a:pt x="3194054" y="13096"/>
                                  </a:lnTo>
                                  <a:lnTo>
                                    <a:pt x="3192518" y="12457"/>
                                  </a:lnTo>
                                  <a:lnTo>
                                    <a:pt x="3189958" y="9900"/>
                                  </a:lnTo>
                                  <a:lnTo>
                                    <a:pt x="3189315" y="8356"/>
                                  </a:lnTo>
                                  <a:lnTo>
                                    <a:pt x="3189315" y="4740"/>
                                  </a:lnTo>
                                  <a:lnTo>
                                    <a:pt x="3189958" y="3196"/>
                                  </a:lnTo>
                                  <a:lnTo>
                                    <a:pt x="3192518" y="639"/>
                                  </a:lnTo>
                                  <a:lnTo>
                                    <a:pt x="3194054" y="0"/>
                                  </a:lnTo>
                                  <a:lnTo>
                                    <a:pt x="3197673" y="0"/>
                                  </a:lnTo>
                                  <a:lnTo>
                                    <a:pt x="3199221" y="639"/>
                                  </a:lnTo>
                                  <a:lnTo>
                                    <a:pt x="3201769" y="3196"/>
                                  </a:lnTo>
                                  <a:lnTo>
                                    <a:pt x="3202412" y="4740"/>
                                  </a:lnTo>
                                  <a:lnTo>
                                    <a:pt x="3202412" y="8356"/>
                                  </a:lnTo>
                                  <a:lnTo>
                                    <a:pt x="3201769" y="9900"/>
                                  </a:lnTo>
                                  <a:lnTo>
                                    <a:pt x="3199221" y="12457"/>
                                  </a:lnTo>
                                  <a:lnTo>
                                    <a:pt x="319767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3819" y="13096"/>
                                  </a:moveTo>
                                  <a:lnTo>
                                    <a:pt x="3220200" y="13096"/>
                                  </a:lnTo>
                                  <a:lnTo>
                                    <a:pt x="3218652" y="12457"/>
                                  </a:lnTo>
                                  <a:lnTo>
                                    <a:pt x="3216092" y="9900"/>
                                  </a:lnTo>
                                  <a:lnTo>
                                    <a:pt x="3215461" y="8356"/>
                                  </a:lnTo>
                                  <a:lnTo>
                                    <a:pt x="3215461" y="4740"/>
                                  </a:lnTo>
                                  <a:lnTo>
                                    <a:pt x="3216092" y="3196"/>
                                  </a:lnTo>
                                  <a:lnTo>
                                    <a:pt x="3218652" y="639"/>
                                  </a:lnTo>
                                  <a:lnTo>
                                    <a:pt x="3220200" y="0"/>
                                  </a:lnTo>
                                  <a:lnTo>
                                    <a:pt x="3223819" y="0"/>
                                  </a:lnTo>
                                  <a:lnTo>
                                    <a:pt x="3225355" y="639"/>
                                  </a:lnTo>
                                  <a:lnTo>
                                    <a:pt x="3227915" y="3196"/>
                                  </a:lnTo>
                                  <a:lnTo>
                                    <a:pt x="3228558" y="4740"/>
                                  </a:lnTo>
                                  <a:lnTo>
                                    <a:pt x="3228558" y="8356"/>
                                  </a:lnTo>
                                  <a:lnTo>
                                    <a:pt x="3227915" y="9900"/>
                                  </a:lnTo>
                                  <a:lnTo>
                                    <a:pt x="3225355" y="12457"/>
                                  </a:lnTo>
                                  <a:lnTo>
                                    <a:pt x="322381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49953" y="13096"/>
                                  </a:moveTo>
                                  <a:lnTo>
                                    <a:pt x="3246334" y="13096"/>
                                  </a:lnTo>
                                  <a:lnTo>
                                    <a:pt x="3244798" y="12457"/>
                                  </a:lnTo>
                                  <a:lnTo>
                                    <a:pt x="3242238" y="9900"/>
                                  </a:lnTo>
                                  <a:lnTo>
                                    <a:pt x="3241595" y="8356"/>
                                  </a:lnTo>
                                  <a:lnTo>
                                    <a:pt x="3241595" y="4740"/>
                                  </a:lnTo>
                                  <a:lnTo>
                                    <a:pt x="3242238" y="3196"/>
                                  </a:lnTo>
                                  <a:lnTo>
                                    <a:pt x="3244798" y="639"/>
                                  </a:lnTo>
                                  <a:lnTo>
                                    <a:pt x="3246334" y="0"/>
                                  </a:lnTo>
                                  <a:lnTo>
                                    <a:pt x="3249953" y="0"/>
                                  </a:lnTo>
                                  <a:lnTo>
                                    <a:pt x="3251501" y="639"/>
                                  </a:lnTo>
                                  <a:lnTo>
                                    <a:pt x="3254061" y="3196"/>
                                  </a:lnTo>
                                  <a:lnTo>
                                    <a:pt x="3254692" y="4740"/>
                                  </a:lnTo>
                                  <a:lnTo>
                                    <a:pt x="3254692" y="8356"/>
                                  </a:lnTo>
                                  <a:lnTo>
                                    <a:pt x="3254061" y="9900"/>
                                  </a:lnTo>
                                  <a:lnTo>
                                    <a:pt x="3251501" y="12457"/>
                                  </a:lnTo>
                                  <a:lnTo>
                                    <a:pt x="32499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76100" y="13096"/>
                                  </a:moveTo>
                                  <a:lnTo>
                                    <a:pt x="3272480" y="13096"/>
                                  </a:lnTo>
                                  <a:lnTo>
                                    <a:pt x="3270932" y="12457"/>
                                  </a:lnTo>
                                  <a:lnTo>
                                    <a:pt x="3268384" y="9900"/>
                                  </a:lnTo>
                                  <a:lnTo>
                                    <a:pt x="3267741" y="8356"/>
                                  </a:lnTo>
                                  <a:lnTo>
                                    <a:pt x="3267741" y="4740"/>
                                  </a:lnTo>
                                  <a:lnTo>
                                    <a:pt x="3268384" y="3196"/>
                                  </a:lnTo>
                                  <a:lnTo>
                                    <a:pt x="3270932" y="639"/>
                                  </a:lnTo>
                                  <a:lnTo>
                                    <a:pt x="3272480" y="0"/>
                                  </a:lnTo>
                                  <a:lnTo>
                                    <a:pt x="3276100" y="0"/>
                                  </a:lnTo>
                                  <a:lnTo>
                                    <a:pt x="3277647" y="639"/>
                                  </a:lnTo>
                                  <a:lnTo>
                                    <a:pt x="3280195" y="3196"/>
                                  </a:lnTo>
                                  <a:lnTo>
                                    <a:pt x="3280838" y="4740"/>
                                  </a:lnTo>
                                  <a:lnTo>
                                    <a:pt x="3280838" y="8356"/>
                                  </a:lnTo>
                                  <a:lnTo>
                                    <a:pt x="3280195" y="9900"/>
                                  </a:lnTo>
                                  <a:lnTo>
                                    <a:pt x="3277647" y="12457"/>
                                  </a:lnTo>
                                  <a:lnTo>
                                    <a:pt x="327610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02246" y="13096"/>
                                  </a:moveTo>
                                  <a:lnTo>
                                    <a:pt x="3298626" y="13096"/>
                                  </a:lnTo>
                                  <a:lnTo>
                                    <a:pt x="3297078" y="12457"/>
                                  </a:lnTo>
                                  <a:lnTo>
                                    <a:pt x="3294519" y="9900"/>
                                  </a:lnTo>
                                  <a:lnTo>
                                    <a:pt x="3293887" y="8356"/>
                                  </a:lnTo>
                                  <a:lnTo>
                                    <a:pt x="3293887" y="4740"/>
                                  </a:lnTo>
                                  <a:lnTo>
                                    <a:pt x="3294519" y="3196"/>
                                  </a:lnTo>
                                  <a:lnTo>
                                    <a:pt x="3297078" y="639"/>
                                  </a:lnTo>
                                  <a:lnTo>
                                    <a:pt x="3298626" y="0"/>
                                  </a:lnTo>
                                  <a:lnTo>
                                    <a:pt x="3302246" y="0"/>
                                  </a:lnTo>
                                  <a:lnTo>
                                    <a:pt x="3303782" y="639"/>
                                  </a:lnTo>
                                  <a:lnTo>
                                    <a:pt x="3306341" y="3196"/>
                                  </a:lnTo>
                                  <a:lnTo>
                                    <a:pt x="3306984" y="4740"/>
                                  </a:lnTo>
                                  <a:lnTo>
                                    <a:pt x="3306984" y="8356"/>
                                  </a:lnTo>
                                  <a:lnTo>
                                    <a:pt x="3306341" y="9900"/>
                                  </a:lnTo>
                                  <a:lnTo>
                                    <a:pt x="3303782" y="12457"/>
                                  </a:lnTo>
                                  <a:lnTo>
                                    <a:pt x="33022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28380" y="13096"/>
                                  </a:moveTo>
                                  <a:lnTo>
                                    <a:pt x="3324760" y="13096"/>
                                  </a:lnTo>
                                  <a:lnTo>
                                    <a:pt x="3323224" y="12457"/>
                                  </a:lnTo>
                                  <a:lnTo>
                                    <a:pt x="3320665" y="9900"/>
                                  </a:lnTo>
                                  <a:lnTo>
                                    <a:pt x="3320022" y="8356"/>
                                  </a:lnTo>
                                  <a:lnTo>
                                    <a:pt x="3320022" y="4740"/>
                                  </a:lnTo>
                                  <a:lnTo>
                                    <a:pt x="3320665" y="3196"/>
                                  </a:lnTo>
                                  <a:lnTo>
                                    <a:pt x="3323224" y="639"/>
                                  </a:lnTo>
                                  <a:lnTo>
                                    <a:pt x="3324760" y="0"/>
                                  </a:lnTo>
                                  <a:lnTo>
                                    <a:pt x="3328380" y="0"/>
                                  </a:lnTo>
                                  <a:lnTo>
                                    <a:pt x="3329928" y="639"/>
                                  </a:lnTo>
                                  <a:lnTo>
                                    <a:pt x="3332488" y="3196"/>
                                  </a:lnTo>
                                  <a:lnTo>
                                    <a:pt x="3333119" y="4740"/>
                                  </a:lnTo>
                                  <a:lnTo>
                                    <a:pt x="3333119" y="8356"/>
                                  </a:lnTo>
                                  <a:lnTo>
                                    <a:pt x="3332488" y="9900"/>
                                  </a:lnTo>
                                  <a:lnTo>
                                    <a:pt x="3329928" y="12457"/>
                                  </a:lnTo>
                                  <a:lnTo>
                                    <a:pt x="332838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54526" y="13096"/>
                                  </a:moveTo>
                                  <a:lnTo>
                                    <a:pt x="3350907" y="13096"/>
                                  </a:lnTo>
                                  <a:lnTo>
                                    <a:pt x="3349359" y="12457"/>
                                  </a:lnTo>
                                  <a:lnTo>
                                    <a:pt x="3346811" y="9900"/>
                                  </a:lnTo>
                                  <a:lnTo>
                                    <a:pt x="3346168" y="8356"/>
                                  </a:lnTo>
                                  <a:lnTo>
                                    <a:pt x="3346168" y="4740"/>
                                  </a:lnTo>
                                  <a:lnTo>
                                    <a:pt x="3346811" y="3196"/>
                                  </a:lnTo>
                                  <a:lnTo>
                                    <a:pt x="3349359" y="639"/>
                                  </a:lnTo>
                                  <a:lnTo>
                                    <a:pt x="3350907" y="0"/>
                                  </a:lnTo>
                                  <a:lnTo>
                                    <a:pt x="3354526" y="0"/>
                                  </a:lnTo>
                                  <a:lnTo>
                                    <a:pt x="3356062" y="639"/>
                                  </a:lnTo>
                                  <a:lnTo>
                                    <a:pt x="3358622" y="3196"/>
                                  </a:lnTo>
                                  <a:lnTo>
                                    <a:pt x="3359265" y="4740"/>
                                  </a:lnTo>
                                  <a:lnTo>
                                    <a:pt x="3359265" y="8356"/>
                                  </a:lnTo>
                                  <a:lnTo>
                                    <a:pt x="3358622" y="9900"/>
                                  </a:lnTo>
                                  <a:lnTo>
                                    <a:pt x="3356062" y="12457"/>
                                  </a:lnTo>
                                  <a:lnTo>
                                    <a:pt x="335452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80660" y="13096"/>
                                  </a:moveTo>
                                  <a:lnTo>
                                    <a:pt x="3377053" y="13096"/>
                                  </a:lnTo>
                                  <a:lnTo>
                                    <a:pt x="3375505" y="12457"/>
                                  </a:lnTo>
                                  <a:lnTo>
                                    <a:pt x="3372945" y="9900"/>
                                  </a:lnTo>
                                  <a:lnTo>
                                    <a:pt x="3372314" y="8356"/>
                                  </a:lnTo>
                                  <a:lnTo>
                                    <a:pt x="3372314" y="4740"/>
                                  </a:lnTo>
                                  <a:lnTo>
                                    <a:pt x="3372945" y="3196"/>
                                  </a:lnTo>
                                  <a:lnTo>
                                    <a:pt x="3375505" y="639"/>
                                  </a:lnTo>
                                  <a:lnTo>
                                    <a:pt x="3377053" y="0"/>
                                  </a:lnTo>
                                  <a:lnTo>
                                    <a:pt x="3380660" y="0"/>
                                  </a:lnTo>
                                  <a:lnTo>
                                    <a:pt x="3382208" y="639"/>
                                  </a:lnTo>
                                  <a:lnTo>
                                    <a:pt x="3384768" y="3196"/>
                                  </a:lnTo>
                                  <a:lnTo>
                                    <a:pt x="3385411" y="4740"/>
                                  </a:lnTo>
                                  <a:lnTo>
                                    <a:pt x="3385411" y="8356"/>
                                  </a:lnTo>
                                  <a:lnTo>
                                    <a:pt x="3384768" y="9900"/>
                                  </a:lnTo>
                                  <a:lnTo>
                                    <a:pt x="3382208" y="12457"/>
                                  </a:lnTo>
                                  <a:lnTo>
                                    <a:pt x="338066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06806" y="13096"/>
                                  </a:moveTo>
                                  <a:lnTo>
                                    <a:pt x="3403187" y="13096"/>
                                  </a:lnTo>
                                  <a:lnTo>
                                    <a:pt x="3401651" y="12457"/>
                                  </a:lnTo>
                                  <a:lnTo>
                                    <a:pt x="3399091" y="9900"/>
                                  </a:lnTo>
                                  <a:lnTo>
                                    <a:pt x="3398448" y="8356"/>
                                  </a:lnTo>
                                  <a:lnTo>
                                    <a:pt x="3398448" y="4740"/>
                                  </a:lnTo>
                                  <a:lnTo>
                                    <a:pt x="3399091" y="3196"/>
                                  </a:lnTo>
                                  <a:lnTo>
                                    <a:pt x="3401651" y="639"/>
                                  </a:lnTo>
                                  <a:lnTo>
                                    <a:pt x="3403187" y="0"/>
                                  </a:lnTo>
                                  <a:lnTo>
                                    <a:pt x="3406806" y="0"/>
                                  </a:lnTo>
                                  <a:lnTo>
                                    <a:pt x="3408354" y="639"/>
                                  </a:lnTo>
                                  <a:lnTo>
                                    <a:pt x="3410914" y="3196"/>
                                  </a:lnTo>
                                  <a:lnTo>
                                    <a:pt x="3411545" y="4740"/>
                                  </a:lnTo>
                                  <a:lnTo>
                                    <a:pt x="3411545" y="8356"/>
                                  </a:lnTo>
                                  <a:lnTo>
                                    <a:pt x="3410914" y="9900"/>
                                  </a:lnTo>
                                  <a:lnTo>
                                    <a:pt x="3408354" y="12457"/>
                                  </a:lnTo>
                                  <a:lnTo>
                                    <a:pt x="340680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32952" y="13096"/>
                                  </a:moveTo>
                                  <a:lnTo>
                                    <a:pt x="3429333" y="13096"/>
                                  </a:lnTo>
                                  <a:lnTo>
                                    <a:pt x="3427785" y="12457"/>
                                  </a:lnTo>
                                  <a:lnTo>
                                    <a:pt x="3425237" y="9900"/>
                                  </a:lnTo>
                                  <a:lnTo>
                                    <a:pt x="3424594" y="8356"/>
                                  </a:lnTo>
                                  <a:lnTo>
                                    <a:pt x="3424594" y="4740"/>
                                  </a:lnTo>
                                  <a:lnTo>
                                    <a:pt x="3425237" y="3196"/>
                                  </a:lnTo>
                                  <a:lnTo>
                                    <a:pt x="3427785" y="639"/>
                                  </a:lnTo>
                                  <a:lnTo>
                                    <a:pt x="3429333" y="0"/>
                                  </a:lnTo>
                                  <a:lnTo>
                                    <a:pt x="3432952" y="0"/>
                                  </a:lnTo>
                                  <a:lnTo>
                                    <a:pt x="3434488" y="639"/>
                                  </a:lnTo>
                                  <a:lnTo>
                                    <a:pt x="3437048" y="3196"/>
                                  </a:lnTo>
                                  <a:lnTo>
                                    <a:pt x="3437691" y="4740"/>
                                  </a:lnTo>
                                  <a:lnTo>
                                    <a:pt x="3437691" y="8356"/>
                                  </a:lnTo>
                                  <a:lnTo>
                                    <a:pt x="3437048" y="9900"/>
                                  </a:lnTo>
                                  <a:lnTo>
                                    <a:pt x="3434488" y="12457"/>
                                  </a:lnTo>
                                  <a:lnTo>
                                    <a:pt x="34329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59087" y="13096"/>
                                  </a:moveTo>
                                  <a:lnTo>
                                    <a:pt x="3455479" y="13096"/>
                                  </a:lnTo>
                                  <a:lnTo>
                                    <a:pt x="3453931" y="12457"/>
                                  </a:lnTo>
                                  <a:lnTo>
                                    <a:pt x="3451371" y="9900"/>
                                  </a:lnTo>
                                  <a:lnTo>
                                    <a:pt x="3450740" y="8356"/>
                                  </a:lnTo>
                                  <a:lnTo>
                                    <a:pt x="3450740" y="4740"/>
                                  </a:lnTo>
                                  <a:lnTo>
                                    <a:pt x="3451371" y="3196"/>
                                  </a:lnTo>
                                  <a:lnTo>
                                    <a:pt x="3453931" y="639"/>
                                  </a:lnTo>
                                  <a:lnTo>
                                    <a:pt x="3455479" y="0"/>
                                  </a:lnTo>
                                  <a:lnTo>
                                    <a:pt x="3459087" y="0"/>
                                  </a:lnTo>
                                  <a:lnTo>
                                    <a:pt x="3460635" y="639"/>
                                  </a:lnTo>
                                  <a:lnTo>
                                    <a:pt x="3463194" y="3196"/>
                                  </a:lnTo>
                                  <a:lnTo>
                                    <a:pt x="3463837" y="4740"/>
                                  </a:lnTo>
                                  <a:lnTo>
                                    <a:pt x="3463837" y="8356"/>
                                  </a:lnTo>
                                  <a:lnTo>
                                    <a:pt x="3463194" y="9900"/>
                                  </a:lnTo>
                                  <a:lnTo>
                                    <a:pt x="3460635" y="12457"/>
                                  </a:lnTo>
                                  <a:lnTo>
                                    <a:pt x="345908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5233" y="13096"/>
                                  </a:moveTo>
                                  <a:lnTo>
                                    <a:pt x="3481613" y="13096"/>
                                  </a:lnTo>
                                  <a:lnTo>
                                    <a:pt x="3480077" y="12457"/>
                                  </a:lnTo>
                                  <a:lnTo>
                                    <a:pt x="3477518" y="9900"/>
                                  </a:lnTo>
                                  <a:lnTo>
                                    <a:pt x="3476875" y="8356"/>
                                  </a:lnTo>
                                  <a:lnTo>
                                    <a:pt x="3476875" y="4740"/>
                                  </a:lnTo>
                                  <a:lnTo>
                                    <a:pt x="3477518" y="3196"/>
                                  </a:lnTo>
                                  <a:lnTo>
                                    <a:pt x="3480077" y="639"/>
                                  </a:lnTo>
                                  <a:lnTo>
                                    <a:pt x="3481613" y="0"/>
                                  </a:lnTo>
                                  <a:lnTo>
                                    <a:pt x="3485233" y="0"/>
                                  </a:lnTo>
                                  <a:lnTo>
                                    <a:pt x="3486781" y="639"/>
                                  </a:lnTo>
                                  <a:lnTo>
                                    <a:pt x="3489329" y="3196"/>
                                  </a:lnTo>
                                  <a:lnTo>
                                    <a:pt x="3489972" y="4740"/>
                                  </a:lnTo>
                                  <a:lnTo>
                                    <a:pt x="3489972" y="8356"/>
                                  </a:lnTo>
                                  <a:lnTo>
                                    <a:pt x="3489329" y="9900"/>
                                  </a:lnTo>
                                  <a:lnTo>
                                    <a:pt x="3486781" y="12457"/>
                                  </a:lnTo>
                                  <a:lnTo>
                                    <a:pt x="34852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11379" y="13096"/>
                                  </a:moveTo>
                                  <a:lnTo>
                                    <a:pt x="3507759" y="13096"/>
                                  </a:lnTo>
                                  <a:lnTo>
                                    <a:pt x="3506212" y="12457"/>
                                  </a:lnTo>
                                  <a:lnTo>
                                    <a:pt x="3503652" y="9900"/>
                                  </a:lnTo>
                                  <a:lnTo>
                                    <a:pt x="3503021" y="8356"/>
                                  </a:lnTo>
                                  <a:lnTo>
                                    <a:pt x="3503021" y="4740"/>
                                  </a:lnTo>
                                  <a:lnTo>
                                    <a:pt x="3503652" y="3196"/>
                                  </a:lnTo>
                                  <a:lnTo>
                                    <a:pt x="3506212" y="639"/>
                                  </a:lnTo>
                                  <a:lnTo>
                                    <a:pt x="3507759" y="0"/>
                                  </a:lnTo>
                                  <a:lnTo>
                                    <a:pt x="3511379" y="0"/>
                                  </a:lnTo>
                                  <a:lnTo>
                                    <a:pt x="3512915" y="639"/>
                                  </a:lnTo>
                                  <a:lnTo>
                                    <a:pt x="3515475" y="3196"/>
                                  </a:lnTo>
                                  <a:lnTo>
                                    <a:pt x="3516118" y="4740"/>
                                  </a:lnTo>
                                  <a:lnTo>
                                    <a:pt x="3516118" y="8356"/>
                                  </a:lnTo>
                                  <a:lnTo>
                                    <a:pt x="3515475" y="9900"/>
                                  </a:lnTo>
                                  <a:lnTo>
                                    <a:pt x="3512915" y="12457"/>
                                  </a:lnTo>
                                  <a:lnTo>
                                    <a:pt x="35113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37513" y="13096"/>
                                  </a:moveTo>
                                  <a:lnTo>
                                    <a:pt x="3533906" y="13096"/>
                                  </a:lnTo>
                                  <a:lnTo>
                                    <a:pt x="3532358" y="12457"/>
                                  </a:lnTo>
                                  <a:lnTo>
                                    <a:pt x="3529798" y="9900"/>
                                  </a:lnTo>
                                  <a:lnTo>
                                    <a:pt x="3529155" y="8356"/>
                                  </a:lnTo>
                                  <a:lnTo>
                                    <a:pt x="3529155" y="4740"/>
                                  </a:lnTo>
                                  <a:lnTo>
                                    <a:pt x="3529798" y="3196"/>
                                  </a:lnTo>
                                  <a:lnTo>
                                    <a:pt x="3532358" y="639"/>
                                  </a:lnTo>
                                  <a:lnTo>
                                    <a:pt x="3533906" y="0"/>
                                  </a:lnTo>
                                  <a:lnTo>
                                    <a:pt x="3537513" y="0"/>
                                  </a:lnTo>
                                  <a:lnTo>
                                    <a:pt x="3539061" y="639"/>
                                  </a:lnTo>
                                  <a:lnTo>
                                    <a:pt x="3541621" y="3196"/>
                                  </a:lnTo>
                                  <a:lnTo>
                                    <a:pt x="3542252" y="4740"/>
                                  </a:lnTo>
                                  <a:lnTo>
                                    <a:pt x="3542252" y="8356"/>
                                  </a:lnTo>
                                  <a:lnTo>
                                    <a:pt x="3541621" y="9900"/>
                                  </a:lnTo>
                                  <a:lnTo>
                                    <a:pt x="3539061" y="12457"/>
                                  </a:lnTo>
                                  <a:lnTo>
                                    <a:pt x="353751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63659" y="13096"/>
                                  </a:moveTo>
                                  <a:lnTo>
                                    <a:pt x="3560040" y="13096"/>
                                  </a:lnTo>
                                  <a:lnTo>
                                    <a:pt x="3558504" y="12457"/>
                                  </a:lnTo>
                                  <a:lnTo>
                                    <a:pt x="3555944" y="9900"/>
                                  </a:lnTo>
                                  <a:lnTo>
                                    <a:pt x="3555301" y="8356"/>
                                  </a:lnTo>
                                  <a:lnTo>
                                    <a:pt x="3555301" y="4740"/>
                                  </a:lnTo>
                                  <a:lnTo>
                                    <a:pt x="3555944" y="3196"/>
                                  </a:lnTo>
                                  <a:lnTo>
                                    <a:pt x="3558504" y="639"/>
                                  </a:lnTo>
                                  <a:lnTo>
                                    <a:pt x="3560040" y="0"/>
                                  </a:lnTo>
                                  <a:lnTo>
                                    <a:pt x="3563659" y="0"/>
                                  </a:lnTo>
                                  <a:lnTo>
                                    <a:pt x="3565207" y="639"/>
                                  </a:lnTo>
                                  <a:lnTo>
                                    <a:pt x="3567755" y="3196"/>
                                  </a:lnTo>
                                  <a:lnTo>
                                    <a:pt x="3568398" y="4740"/>
                                  </a:lnTo>
                                  <a:lnTo>
                                    <a:pt x="3568398" y="8356"/>
                                  </a:lnTo>
                                  <a:lnTo>
                                    <a:pt x="3567755" y="9900"/>
                                  </a:lnTo>
                                  <a:lnTo>
                                    <a:pt x="3565207" y="12457"/>
                                  </a:lnTo>
                                  <a:lnTo>
                                    <a:pt x="35636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89805" y="13096"/>
                                  </a:moveTo>
                                  <a:lnTo>
                                    <a:pt x="3586186" y="13096"/>
                                  </a:lnTo>
                                  <a:lnTo>
                                    <a:pt x="3584638" y="12457"/>
                                  </a:lnTo>
                                  <a:lnTo>
                                    <a:pt x="3582078" y="9900"/>
                                  </a:lnTo>
                                  <a:lnTo>
                                    <a:pt x="3581447" y="8356"/>
                                  </a:lnTo>
                                  <a:lnTo>
                                    <a:pt x="3581447" y="4740"/>
                                  </a:lnTo>
                                  <a:lnTo>
                                    <a:pt x="3582078" y="3196"/>
                                  </a:lnTo>
                                  <a:lnTo>
                                    <a:pt x="3584638" y="639"/>
                                  </a:lnTo>
                                  <a:lnTo>
                                    <a:pt x="3586186" y="0"/>
                                  </a:lnTo>
                                  <a:lnTo>
                                    <a:pt x="3589805" y="0"/>
                                  </a:lnTo>
                                  <a:lnTo>
                                    <a:pt x="3591341" y="639"/>
                                  </a:lnTo>
                                  <a:lnTo>
                                    <a:pt x="3593901" y="3196"/>
                                  </a:lnTo>
                                  <a:lnTo>
                                    <a:pt x="3594544" y="4740"/>
                                  </a:lnTo>
                                  <a:lnTo>
                                    <a:pt x="3594544" y="8356"/>
                                  </a:lnTo>
                                  <a:lnTo>
                                    <a:pt x="3593901" y="9900"/>
                                  </a:lnTo>
                                  <a:lnTo>
                                    <a:pt x="3591341" y="12457"/>
                                  </a:lnTo>
                                  <a:lnTo>
                                    <a:pt x="358980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15940" y="13096"/>
                                  </a:moveTo>
                                  <a:lnTo>
                                    <a:pt x="3612332" y="13096"/>
                                  </a:lnTo>
                                  <a:lnTo>
                                    <a:pt x="3610784" y="12457"/>
                                  </a:lnTo>
                                  <a:lnTo>
                                    <a:pt x="3608224" y="9900"/>
                                  </a:lnTo>
                                  <a:lnTo>
                                    <a:pt x="3607581" y="8356"/>
                                  </a:lnTo>
                                  <a:lnTo>
                                    <a:pt x="3607581" y="4740"/>
                                  </a:lnTo>
                                  <a:lnTo>
                                    <a:pt x="3608224" y="3196"/>
                                  </a:lnTo>
                                  <a:lnTo>
                                    <a:pt x="3610784" y="639"/>
                                  </a:lnTo>
                                  <a:lnTo>
                                    <a:pt x="3612332" y="0"/>
                                  </a:lnTo>
                                  <a:lnTo>
                                    <a:pt x="3615940" y="0"/>
                                  </a:lnTo>
                                  <a:lnTo>
                                    <a:pt x="3617487" y="639"/>
                                  </a:lnTo>
                                  <a:lnTo>
                                    <a:pt x="3620047" y="3196"/>
                                  </a:lnTo>
                                  <a:lnTo>
                                    <a:pt x="3620678" y="4740"/>
                                  </a:lnTo>
                                  <a:lnTo>
                                    <a:pt x="3620678" y="8356"/>
                                  </a:lnTo>
                                  <a:lnTo>
                                    <a:pt x="3620047" y="9900"/>
                                  </a:lnTo>
                                  <a:lnTo>
                                    <a:pt x="3617487" y="12457"/>
                                  </a:lnTo>
                                  <a:lnTo>
                                    <a:pt x="36159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42086" y="13096"/>
                                  </a:moveTo>
                                  <a:lnTo>
                                    <a:pt x="3638466" y="13096"/>
                                  </a:lnTo>
                                  <a:lnTo>
                                    <a:pt x="3636930" y="12457"/>
                                  </a:lnTo>
                                  <a:lnTo>
                                    <a:pt x="3634371" y="9900"/>
                                  </a:lnTo>
                                  <a:lnTo>
                                    <a:pt x="3633728" y="8356"/>
                                  </a:lnTo>
                                  <a:lnTo>
                                    <a:pt x="3633728" y="4740"/>
                                  </a:lnTo>
                                  <a:lnTo>
                                    <a:pt x="3634371" y="3196"/>
                                  </a:lnTo>
                                  <a:lnTo>
                                    <a:pt x="3636930" y="639"/>
                                  </a:lnTo>
                                  <a:lnTo>
                                    <a:pt x="3638466" y="0"/>
                                  </a:lnTo>
                                  <a:lnTo>
                                    <a:pt x="3642086" y="0"/>
                                  </a:lnTo>
                                  <a:lnTo>
                                    <a:pt x="3643634" y="639"/>
                                  </a:lnTo>
                                  <a:lnTo>
                                    <a:pt x="3646182" y="3196"/>
                                  </a:lnTo>
                                  <a:lnTo>
                                    <a:pt x="3646824" y="4740"/>
                                  </a:lnTo>
                                  <a:lnTo>
                                    <a:pt x="3646824" y="8356"/>
                                  </a:lnTo>
                                  <a:lnTo>
                                    <a:pt x="3646182" y="9900"/>
                                  </a:lnTo>
                                  <a:lnTo>
                                    <a:pt x="3643634" y="12457"/>
                                  </a:lnTo>
                                  <a:lnTo>
                                    <a:pt x="364208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68232" y="13096"/>
                                  </a:moveTo>
                                  <a:lnTo>
                                    <a:pt x="3664612" y="13096"/>
                                  </a:lnTo>
                                  <a:lnTo>
                                    <a:pt x="3663065" y="12457"/>
                                  </a:lnTo>
                                  <a:lnTo>
                                    <a:pt x="3660505" y="9900"/>
                                  </a:lnTo>
                                  <a:lnTo>
                                    <a:pt x="3659874" y="8356"/>
                                  </a:lnTo>
                                  <a:lnTo>
                                    <a:pt x="3659874" y="4740"/>
                                  </a:lnTo>
                                  <a:lnTo>
                                    <a:pt x="3660505" y="3196"/>
                                  </a:lnTo>
                                  <a:lnTo>
                                    <a:pt x="3663065" y="639"/>
                                  </a:lnTo>
                                  <a:lnTo>
                                    <a:pt x="3664612" y="0"/>
                                  </a:lnTo>
                                  <a:lnTo>
                                    <a:pt x="3668232" y="0"/>
                                  </a:lnTo>
                                  <a:lnTo>
                                    <a:pt x="3669768" y="639"/>
                                  </a:lnTo>
                                  <a:lnTo>
                                    <a:pt x="3672328" y="3196"/>
                                  </a:lnTo>
                                  <a:lnTo>
                                    <a:pt x="3672971" y="4740"/>
                                  </a:lnTo>
                                  <a:lnTo>
                                    <a:pt x="3672971" y="8356"/>
                                  </a:lnTo>
                                  <a:lnTo>
                                    <a:pt x="3672328" y="9900"/>
                                  </a:lnTo>
                                  <a:lnTo>
                                    <a:pt x="3669768" y="12457"/>
                                  </a:lnTo>
                                  <a:lnTo>
                                    <a:pt x="366823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94366" y="13096"/>
                                  </a:moveTo>
                                  <a:lnTo>
                                    <a:pt x="3690747" y="13096"/>
                                  </a:lnTo>
                                  <a:lnTo>
                                    <a:pt x="3689211" y="12457"/>
                                  </a:lnTo>
                                  <a:lnTo>
                                    <a:pt x="3686651" y="9900"/>
                                  </a:lnTo>
                                  <a:lnTo>
                                    <a:pt x="3686008" y="8356"/>
                                  </a:lnTo>
                                  <a:lnTo>
                                    <a:pt x="3686008" y="4740"/>
                                  </a:lnTo>
                                  <a:lnTo>
                                    <a:pt x="3686651" y="3196"/>
                                  </a:lnTo>
                                  <a:lnTo>
                                    <a:pt x="3689211" y="639"/>
                                  </a:lnTo>
                                  <a:lnTo>
                                    <a:pt x="3690747" y="0"/>
                                  </a:lnTo>
                                  <a:lnTo>
                                    <a:pt x="3694366" y="0"/>
                                  </a:lnTo>
                                  <a:lnTo>
                                    <a:pt x="3695914" y="639"/>
                                  </a:lnTo>
                                  <a:lnTo>
                                    <a:pt x="3698474" y="3196"/>
                                  </a:lnTo>
                                  <a:lnTo>
                                    <a:pt x="3699105" y="4740"/>
                                  </a:lnTo>
                                  <a:lnTo>
                                    <a:pt x="3699105" y="8356"/>
                                  </a:lnTo>
                                  <a:lnTo>
                                    <a:pt x="3698474" y="9900"/>
                                  </a:lnTo>
                                  <a:lnTo>
                                    <a:pt x="3695914" y="12457"/>
                                  </a:lnTo>
                                  <a:lnTo>
                                    <a:pt x="36943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20512" y="13096"/>
                                  </a:moveTo>
                                  <a:lnTo>
                                    <a:pt x="3716893" y="13096"/>
                                  </a:lnTo>
                                  <a:lnTo>
                                    <a:pt x="3715345" y="12457"/>
                                  </a:lnTo>
                                  <a:lnTo>
                                    <a:pt x="3712797" y="9900"/>
                                  </a:lnTo>
                                  <a:lnTo>
                                    <a:pt x="3712154" y="8356"/>
                                  </a:lnTo>
                                  <a:lnTo>
                                    <a:pt x="3712154" y="4740"/>
                                  </a:lnTo>
                                  <a:lnTo>
                                    <a:pt x="3712797" y="3196"/>
                                  </a:lnTo>
                                  <a:lnTo>
                                    <a:pt x="3715345" y="639"/>
                                  </a:lnTo>
                                  <a:lnTo>
                                    <a:pt x="3716893" y="0"/>
                                  </a:lnTo>
                                  <a:lnTo>
                                    <a:pt x="3720512" y="0"/>
                                  </a:lnTo>
                                  <a:lnTo>
                                    <a:pt x="3722048" y="639"/>
                                  </a:lnTo>
                                  <a:lnTo>
                                    <a:pt x="3724608" y="3196"/>
                                  </a:lnTo>
                                  <a:lnTo>
                                    <a:pt x="3725251" y="4740"/>
                                  </a:lnTo>
                                  <a:lnTo>
                                    <a:pt x="3725251" y="8356"/>
                                  </a:lnTo>
                                  <a:lnTo>
                                    <a:pt x="3724608" y="9900"/>
                                  </a:lnTo>
                                  <a:lnTo>
                                    <a:pt x="3722048" y="12457"/>
                                  </a:lnTo>
                                  <a:lnTo>
                                    <a:pt x="372051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6658" y="13096"/>
                                  </a:moveTo>
                                  <a:lnTo>
                                    <a:pt x="3743039" y="13096"/>
                                  </a:lnTo>
                                  <a:lnTo>
                                    <a:pt x="3741491" y="12457"/>
                                  </a:lnTo>
                                  <a:lnTo>
                                    <a:pt x="3738931" y="9900"/>
                                  </a:lnTo>
                                  <a:lnTo>
                                    <a:pt x="3738300" y="8356"/>
                                  </a:lnTo>
                                  <a:lnTo>
                                    <a:pt x="3738300" y="4740"/>
                                  </a:lnTo>
                                  <a:lnTo>
                                    <a:pt x="3738931" y="3196"/>
                                  </a:lnTo>
                                  <a:lnTo>
                                    <a:pt x="3741491" y="639"/>
                                  </a:lnTo>
                                  <a:lnTo>
                                    <a:pt x="3743039" y="0"/>
                                  </a:lnTo>
                                  <a:lnTo>
                                    <a:pt x="3746658" y="0"/>
                                  </a:lnTo>
                                  <a:lnTo>
                                    <a:pt x="3748194" y="639"/>
                                  </a:lnTo>
                                  <a:lnTo>
                                    <a:pt x="3750754" y="3196"/>
                                  </a:lnTo>
                                  <a:lnTo>
                                    <a:pt x="3751397" y="4740"/>
                                  </a:lnTo>
                                  <a:lnTo>
                                    <a:pt x="3751397" y="8356"/>
                                  </a:lnTo>
                                  <a:lnTo>
                                    <a:pt x="3750754" y="9900"/>
                                  </a:lnTo>
                                  <a:lnTo>
                                    <a:pt x="3748194" y="12457"/>
                                  </a:lnTo>
                                  <a:lnTo>
                                    <a:pt x="374665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72793" y="13096"/>
                                  </a:moveTo>
                                  <a:lnTo>
                                    <a:pt x="3769173" y="13096"/>
                                  </a:lnTo>
                                  <a:lnTo>
                                    <a:pt x="3767637" y="12457"/>
                                  </a:lnTo>
                                  <a:lnTo>
                                    <a:pt x="3765077" y="9900"/>
                                  </a:lnTo>
                                  <a:lnTo>
                                    <a:pt x="3764434" y="8356"/>
                                  </a:lnTo>
                                  <a:lnTo>
                                    <a:pt x="3764434" y="4740"/>
                                  </a:lnTo>
                                  <a:lnTo>
                                    <a:pt x="3765077" y="3196"/>
                                  </a:lnTo>
                                  <a:lnTo>
                                    <a:pt x="3767637" y="639"/>
                                  </a:lnTo>
                                  <a:lnTo>
                                    <a:pt x="3769173" y="0"/>
                                  </a:lnTo>
                                  <a:lnTo>
                                    <a:pt x="3772793" y="0"/>
                                  </a:lnTo>
                                  <a:lnTo>
                                    <a:pt x="3774340" y="639"/>
                                  </a:lnTo>
                                  <a:lnTo>
                                    <a:pt x="3776900" y="3196"/>
                                  </a:lnTo>
                                  <a:lnTo>
                                    <a:pt x="3777531" y="4740"/>
                                  </a:lnTo>
                                  <a:lnTo>
                                    <a:pt x="3777531" y="8356"/>
                                  </a:lnTo>
                                  <a:lnTo>
                                    <a:pt x="3776900" y="9900"/>
                                  </a:lnTo>
                                  <a:lnTo>
                                    <a:pt x="3774340" y="12457"/>
                                  </a:lnTo>
                                  <a:lnTo>
                                    <a:pt x="377279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98939" y="13096"/>
                                  </a:moveTo>
                                  <a:lnTo>
                                    <a:pt x="3795319" y="13096"/>
                                  </a:lnTo>
                                  <a:lnTo>
                                    <a:pt x="3793771" y="12457"/>
                                  </a:lnTo>
                                  <a:lnTo>
                                    <a:pt x="3791223" y="9900"/>
                                  </a:lnTo>
                                  <a:lnTo>
                                    <a:pt x="3790581" y="8356"/>
                                  </a:lnTo>
                                  <a:lnTo>
                                    <a:pt x="3790581" y="4740"/>
                                  </a:lnTo>
                                  <a:lnTo>
                                    <a:pt x="3791223" y="3196"/>
                                  </a:lnTo>
                                  <a:lnTo>
                                    <a:pt x="3793771" y="639"/>
                                  </a:lnTo>
                                  <a:lnTo>
                                    <a:pt x="3795319" y="0"/>
                                  </a:lnTo>
                                  <a:lnTo>
                                    <a:pt x="3798939" y="0"/>
                                  </a:lnTo>
                                  <a:lnTo>
                                    <a:pt x="3800475" y="639"/>
                                  </a:lnTo>
                                  <a:lnTo>
                                    <a:pt x="3803034" y="3196"/>
                                  </a:lnTo>
                                  <a:lnTo>
                                    <a:pt x="3803677" y="4740"/>
                                  </a:lnTo>
                                  <a:lnTo>
                                    <a:pt x="3803677" y="8356"/>
                                  </a:lnTo>
                                  <a:lnTo>
                                    <a:pt x="3803034" y="9900"/>
                                  </a:lnTo>
                                  <a:lnTo>
                                    <a:pt x="3800475" y="12457"/>
                                  </a:lnTo>
                                  <a:lnTo>
                                    <a:pt x="379893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25073" y="13096"/>
                                  </a:moveTo>
                                  <a:lnTo>
                                    <a:pt x="3821465" y="13096"/>
                                  </a:lnTo>
                                  <a:lnTo>
                                    <a:pt x="3819918" y="12457"/>
                                  </a:lnTo>
                                  <a:lnTo>
                                    <a:pt x="3817358" y="9900"/>
                                  </a:lnTo>
                                  <a:lnTo>
                                    <a:pt x="3816727" y="8356"/>
                                  </a:lnTo>
                                  <a:lnTo>
                                    <a:pt x="3816727" y="4740"/>
                                  </a:lnTo>
                                  <a:lnTo>
                                    <a:pt x="3817358" y="3196"/>
                                  </a:lnTo>
                                  <a:lnTo>
                                    <a:pt x="3819918" y="639"/>
                                  </a:lnTo>
                                  <a:lnTo>
                                    <a:pt x="3821465" y="0"/>
                                  </a:lnTo>
                                  <a:lnTo>
                                    <a:pt x="3825073" y="0"/>
                                  </a:lnTo>
                                  <a:lnTo>
                                    <a:pt x="3826621" y="639"/>
                                  </a:lnTo>
                                  <a:lnTo>
                                    <a:pt x="3829181" y="3196"/>
                                  </a:lnTo>
                                  <a:lnTo>
                                    <a:pt x="3829824" y="4740"/>
                                  </a:lnTo>
                                  <a:lnTo>
                                    <a:pt x="3829824" y="8356"/>
                                  </a:lnTo>
                                  <a:lnTo>
                                    <a:pt x="3829181" y="9900"/>
                                  </a:lnTo>
                                  <a:lnTo>
                                    <a:pt x="3826621" y="12457"/>
                                  </a:lnTo>
                                  <a:lnTo>
                                    <a:pt x="382507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51219" y="13096"/>
                                  </a:moveTo>
                                  <a:lnTo>
                                    <a:pt x="3847600" y="13096"/>
                                  </a:lnTo>
                                  <a:lnTo>
                                    <a:pt x="3846064" y="12457"/>
                                  </a:lnTo>
                                  <a:lnTo>
                                    <a:pt x="3843504" y="9900"/>
                                  </a:lnTo>
                                  <a:lnTo>
                                    <a:pt x="3842861" y="8356"/>
                                  </a:lnTo>
                                  <a:lnTo>
                                    <a:pt x="3842861" y="4740"/>
                                  </a:lnTo>
                                  <a:lnTo>
                                    <a:pt x="3843504" y="3196"/>
                                  </a:lnTo>
                                  <a:lnTo>
                                    <a:pt x="3846064" y="639"/>
                                  </a:lnTo>
                                  <a:lnTo>
                                    <a:pt x="3847600" y="0"/>
                                  </a:lnTo>
                                  <a:lnTo>
                                    <a:pt x="3851219" y="0"/>
                                  </a:lnTo>
                                  <a:lnTo>
                                    <a:pt x="3852767" y="639"/>
                                  </a:lnTo>
                                  <a:lnTo>
                                    <a:pt x="3855327" y="3196"/>
                                  </a:lnTo>
                                  <a:lnTo>
                                    <a:pt x="3855958" y="4740"/>
                                  </a:lnTo>
                                  <a:lnTo>
                                    <a:pt x="3855958" y="8356"/>
                                  </a:lnTo>
                                  <a:lnTo>
                                    <a:pt x="3855327" y="9900"/>
                                  </a:lnTo>
                                  <a:lnTo>
                                    <a:pt x="3852767" y="12457"/>
                                  </a:lnTo>
                                  <a:lnTo>
                                    <a:pt x="385121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77365" y="13096"/>
                                  </a:moveTo>
                                  <a:lnTo>
                                    <a:pt x="3873746" y="13096"/>
                                  </a:lnTo>
                                  <a:lnTo>
                                    <a:pt x="3872198" y="12457"/>
                                  </a:lnTo>
                                  <a:lnTo>
                                    <a:pt x="3869650" y="9900"/>
                                  </a:lnTo>
                                  <a:lnTo>
                                    <a:pt x="3869007" y="8356"/>
                                  </a:lnTo>
                                  <a:lnTo>
                                    <a:pt x="3869007" y="4740"/>
                                  </a:lnTo>
                                  <a:lnTo>
                                    <a:pt x="3869650" y="3196"/>
                                  </a:lnTo>
                                  <a:lnTo>
                                    <a:pt x="3872198" y="639"/>
                                  </a:lnTo>
                                  <a:lnTo>
                                    <a:pt x="3873746" y="0"/>
                                  </a:lnTo>
                                  <a:lnTo>
                                    <a:pt x="3877365" y="0"/>
                                  </a:lnTo>
                                  <a:lnTo>
                                    <a:pt x="3878901" y="639"/>
                                  </a:lnTo>
                                  <a:lnTo>
                                    <a:pt x="3881461" y="3196"/>
                                  </a:lnTo>
                                  <a:lnTo>
                                    <a:pt x="3882104" y="4740"/>
                                  </a:lnTo>
                                  <a:lnTo>
                                    <a:pt x="3882104" y="8356"/>
                                  </a:lnTo>
                                  <a:lnTo>
                                    <a:pt x="3881461" y="9900"/>
                                  </a:lnTo>
                                  <a:lnTo>
                                    <a:pt x="3878901" y="12457"/>
                                  </a:lnTo>
                                  <a:lnTo>
                                    <a:pt x="387736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03499" y="13096"/>
                                  </a:moveTo>
                                  <a:lnTo>
                                    <a:pt x="3899892" y="13096"/>
                                  </a:lnTo>
                                  <a:lnTo>
                                    <a:pt x="3898344" y="12457"/>
                                  </a:lnTo>
                                  <a:lnTo>
                                    <a:pt x="3895784" y="9900"/>
                                  </a:lnTo>
                                  <a:lnTo>
                                    <a:pt x="3895153" y="8356"/>
                                  </a:lnTo>
                                  <a:lnTo>
                                    <a:pt x="3895153" y="4740"/>
                                  </a:lnTo>
                                  <a:lnTo>
                                    <a:pt x="3895784" y="3196"/>
                                  </a:lnTo>
                                  <a:lnTo>
                                    <a:pt x="3898344" y="639"/>
                                  </a:lnTo>
                                  <a:lnTo>
                                    <a:pt x="3899892" y="0"/>
                                  </a:lnTo>
                                  <a:lnTo>
                                    <a:pt x="3903499" y="0"/>
                                  </a:lnTo>
                                  <a:lnTo>
                                    <a:pt x="3905047" y="639"/>
                                  </a:lnTo>
                                  <a:lnTo>
                                    <a:pt x="3907607" y="3196"/>
                                  </a:lnTo>
                                  <a:lnTo>
                                    <a:pt x="3908250" y="4740"/>
                                  </a:lnTo>
                                  <a:lnTo>
                                    <a:pt x="3908250" y="8356"/>
                                  </a:lnTo>
                                  <a:lnTo>
                                    <a:pt x="3907607" y="9900"/>
                                  </a:lnTo>
                                  <a:lnTo>
                                    <a:pt x="3905047" y="12457"/>
                                  </a:lnTo>
                                  <a:lnTo>
                                    <a:pt x="390349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29646" y="13096"/>
                                  </a:moveTo>
                                  <a:lnTo>
                                    <a:pt x="3926026" y="13096"/>
                                  </a:lnTo>
                                  <a:lnTo>
                                    <a:pt x="3924490" y="12457"/>
                                  </a:lnTo>
                                  <a:lnTo>
                                    <a:pt x="3921930" y="9900"/>
                                  </a:lnTo>
                                  <a:lnTo>
                                    <a:pt x="3921287" y="8356"/>
                                  </a:lnTo>
                                  <a:lnTo>
                                    <a:pt x="3921287" y="4740"/>
                                  </a:lnTo>
                                  <a:lnTo>
                                    <a:pt x="3921930" y="3196"/>
                                  </a:lnTo>
                                  <a:lnTo>
                                    <a:pt x="3924490" y="639"/>
                                  </a:lnTo>
                                  <a:lnTo>
                                    <a:pt x="3926026" y="0"/>
                                  </a:lnTo>
                                  <a:lnTo>
                                    <a:pt x="3929646" y="0"/>
                                  </a:lnTo>
                                  <a:lnTo>
                                    <a:pt x="3931193" y="639"/>
                                  </a:lnTo>
                                  <a:lnTo>
                                    <a:pt x="3933741" y="3196"/>
                                  </a:lnTo>
                                  <a:lnTo>
                                    <a:pt x="3934384" y="4740"/>
                                  </a:lnTo>
                                  <a:lnTo>
                                    <a:pt x="3934384" y="8356"/>
                                  </a:lnTo>
                                  <a:lnTo>
                                    <a:pt x="3933741" y="9900"/>
                                  </a:lnTo>
                                  <a:lnTo>
                                    <a:pt x="3931193" y="12457"/>
                                  </a:lnTo>
                                  <a:lnTo>
                                    <a:pt x="39296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55792" y="13096"/>
                                  </a:moveTo>
                                  <a:lnTo>
                                    <a:pt x="3952172" y="13096"/>
                                  </a:lnTo>
                                  <a:lnTo>
                                    <a:pt x="3950624" y="12457"/>
                                  </a:lnTo>
                                  <a:lnTo>
                                    <a:pt x="3948076" y="9900"/>
                                  </a:lnTo>
                                  <a:lnTo>
                                    <a:pt x="3947433" y="8356"/>
                                  </a:lnTo>
                                  <a:lnTo>
                                    <a:pt x="3947433" y="4740"/>
                                  </a:lnTo>
                                  <a:lnTo>
                                    <a:pt x="3948076" y="3196"/>
                                  </a:lnTo>
                                  <a:lnTo>
                                    <a:pt x="3950624" y="639"/>
                                  </a:lnTo>
                                  <a:lnTo>
                                    <a:pt x="3952172" y="0"/>
                                  </a:lnTo>
                                  <a:lnTo>
                                    <a:pt x="3955792" y="0"/>
                                  </a:lnTo>
                                  <a:lnTo>
                                    <a:pt x="3957328" y="639"/>
                                  </a:lnTo>
                                  <a:lnTo>
                                    <a:pt x="3959887" y="3196"/>
                                  </a:lnTo>
                                  <a:lnTo>
                                    <a:pt x="3960530" y="4740"/>
                                  </a:lnTo>
                                  <a:lnTo>
                                    <a:pt x="3960530" y="8356"/>
                                  </a:lnTo>
                                  <a:lnTo>
                                    <a:pt x="3959887" y="9900"/>
                                  </a:lnTo>
                                  <a:lnTo>
                                    <a:pt x="3957328" y="12457"/>
                                  </a:lnTo>
                                  <a:lnTo>
                                    <a:pt x="39557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81926" y="13096"/>
                                  </a:moveTo>
                                  <a:lnTo>
                                    <a:pt x="3978318" y="13096"/>
                                  </a:lnTo>
                                  <a:lnTo>
                                    <a:pt x="3976770" y="12457"/>
                                  </a:lnTo>
                                  <a:lnTo>
                                    <a:pt x="3974211" y="9900"/>
                                  </a:lnTo>
                                  <a:lnTo>
                                    <a:pt x="3973568" y="8356"/>
                                  </a:lnTo>
                                  <a:lnTo>
                                    <a:pt x="3973568" y="4740"/>
                                  </a:lnTo>
                                  <a:lnTo>
                                    <a:pt x="3974211" y="3196"/>
                                  </a:lnTo>
                                  <a:lnTo>
                                    <a:pt x="3976770" y="639"/>
                                  </a:lnTo>
                                  <a:lnTo>
                                    <a:pt x="3978318" y="0"/>
                                  </a:lnTo>
                                  <a:lnTo>
                                    <a:pt x="3981926" y="0"/>
                                  </a:lnTo>
                                  <a:lnTo>
                                    <a:pt x="3983474" y="639"/>
                                  </a:lnTo>
                                  <a:lnTo>
                                    <a:pt x="3986034" y="3196"/>
                                  </a:lnTo>
                                  <a:lnTo>
                                    <a:pt x="3986665" y="4740"/>
                                  </a:lnTo>
                                  <a:lnTo>
                                    <a:pt x="3986665" y="8356"/>
                                  </a:lnTo>
                                  <a:lnTo>
                                    <a:pt x="3986034" y="9900"/>
                                  </a:lnTo>
                                  <a:lnTo>
                                    <a:pt x="3983474" y="12457"/>
                                  </a:lnTo>
                                  <a:lnTo>
                                    <a:pt x="398192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8072" y="13096"/>
                                  </a:moveTo>
                                  <a:lnTo>
                                    <a:pt x="4004452" y="13096"/>
                                  </a:lnTo>
                                  <a:lnTo>
                                    <a:pt x="4002917" y="12457"/>
                                  </a:lnTo>
                                  <a:lnTo>
                                    <a:pt x="4000357" y="9900"/>
                                  </a:lnTo>
                                  <a:lnTo>
                                    <a:pt x="3999714" y="8356"/>
                                  </a:lnTo>
                                  <a:lnTo>
                                    <a:pt x="3999714" y="4740"/>
                                  </a:lnTo>
                                  <a:lnTo>
                                    <a:pt x="4000357" y="3196"/>
                                  </a:lnTo>
                                  <a:lnTo>
                                    <a:pt x="4002917" y="639"/>
                                  </a:lnTo>
                                  <a:lnTo>
                                    <a:pt x="4004452" y="0"/>
                                  </a:lnTo>
                                  <a:lnTo>
                                    <a:pt x="4008072" y="0"/>
                                  </a:lnTo>
                                  <a:lnTo>
                                    <a:pt x="4009620" y="639"/>
                                  </a:lnTo>
                                  <a:lnTo>
                                    <a:pt x="4012168" y="3196"/>
                                  </a:lnTo>
                                  <a:lnTo>
                                    <a:pt x="4012811" y="4740"/>
                                  </a:lnTo>
                                  <a:lnTo>
                                    <a:pt x="4012811" y="8356"/>
                                  </a:lnTo>
                                  <a:lnTo>
                                    <a:pt x="4012168" y="9900"/>
                                  </a:lnTo>
                                  <a:lnTo>
                                    <a:pt x="4009620" y="12457"/>
                                  </a:lnTo>
                                  <a:lnTo>
                                    <a:pt x="40080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34218" y="13096"/>
                                  </a:moveTo>
                                  <a:lnTo>
                                    <a:pt x="4030599" y="13096"/>
                                  </a:lnTo>
                                  <a:lnTo>
                                    <a:pt x="4029051" y="12457"/>
                                  </a:lnTo>
                                  <a:lnTo>
                                    <a:pt x="4026491" y="9900"/>
                                  </a:lnTo>
                                  <a:lnTo>
                                    <a:pt x="4025860" y="8356"/>
                                  </a:lnTo>
                                  <a:lnTo>
                                    <a:pt x="4025860" y="4740"/>
                                  </a:lnTo>
                                  <a:lnTo>
                                    <a:pt x="4026491" y="3196"/>
                                  </a:lnTo>
                                  <a:lnTo>
                                    <a:pt x="4029051" y="639"/>
                                  </a:lnTo>
                                  <a:lnTo>
                                    <a:pt x="4030599" y="0"/>
                                  </a:lnTo>
                                  <a:lnTo>
                                    <a:pt x="4034218" y="0"/>
                                  </a:lnTo>
                                  <a:lnTo>
                                    <a:pt x="4035754" y="639"/>
                                  </a:lnTo>
                                  <a:lnTo>
                                    <a:pt x="4038314" y="3196"/>
                                  </a:lnTo>
                                  <a:lnTo>
                                    <a:pt x="4038957" y="4740"/>
                                  </a:lnTo>
                                  <a:lnTo>
                                    <a:pt x="4038957" y="8356"/>
                                  </a:lnTo>
                                  <a:lnTo>
                                    <a:pt x="4038314" y="9900"/>
                                  </a:lnTo>
                                  <a:lnTo>
                                    <a:pt x="4035754" y="12457"/>
                                  </a:lnTo>
                                  <a:lnTo>
                                    <a:pt x="403421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60352" y="13096"/>
                                  </a:moveTo>
                                  <a:lnTo>
                                    <a:pt x="4056745" y="13096"/>
                                  </a:lnTo>
                                  <a:lnTo>
                                    <a:pt x="4055197" y="12457"/>
                                  </a:lnTo>
                                  <a:lnTo>
                                    <a:pt x="4052637" y="9900"/>
                                  </a:lnTo>
                                  <a:lnTo>
                                    <a:pt x="4051994" y="8356"/>
                                  </a:lnTo>
                                  <a:lnTo>
                                    <a:pt x="4051994" y="4740"/>
                                  </a:lnTo>
                                  <a:lnTo>
                                    <a:pt x="4052637" y="3196"/>
                                  </a:lnTo>
                                  <a:lnTo>
                                    <a:pt x="4055197" y="639"/>
                                  </a:lnTo>
                                  <a:lnTo>
                                    <a:pt x="4056745" y="0"/>
                                  </a:lnTo>
                                  <a:lnTo>
                                    <a:pt x="4060352" y="0"/>
                                  </a:lnTo>
                                  <a:lnTo>
                                    <a:pt x="4061900" y="639"/>
                                  </a:lnTo>
                                  <a:lnTo>
                                    <a:pt x="4064460" y="3196"/>
                                  </a:lnTo>
                                  <a:lnTo>
                                    <a:pt x="4065091" y="4740"/>
                                  </a:lnTo>
                                  <a:lnTo>
                                    <a:pt x="4065091" y="8356"/>
                                  </a:lnTo>
                                  <a:lnTo>
                                    <a:pt x="4064460" y="9900"/>
                                  </a:lnTo>
                                  <a:lnTo>
                                    <a:pt x="4061900" y="12457"/>
                                  </a:lnTo>
                                  <a:lnTo>
                                    <a:pt x="40603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86498" y="13096"/>
                                  </a:moveTo>
                                  <a:lnTo>
                                    <a:pt x="4082879" y="13096"/>
                                  </a:lnTo>
                                  <a:lnTo>
                                    <a:pt x="4081343" y="12457"/>
                                  </a:lnTo>
                                  <a:lnTo>
                                    <a:pt x="4078783" y="9900"/>
                                  </a:lnTo>
                                  <a:lnTo>
                                    <a:pt x="4078140" y="8356"/>
                                  </a:lnTo>
                                  <a:lnTo>
                                    <a:pt x="4078140" y="4740"/>
                                  </a:lnTo>
                                  <a:lnTo>
                                    <a:pt x="4078783" y="3196"/>
                                  </a:lnTo>
                                  <a:lnTo>
                                    <a:pt x="4081343" y="639"/>
                                  </a:lnTo>
                                  <a:lnTo>
                                    <a:pt x="4082879" y="0"/>
                                  </a:lnTo>
                                  <a:lnTo>
                                    <a:pt x="4086498" y="0"/>
                                  </a:lnTo>
                                  <a:lnTo>
                                    <a:pt x="4088046" y="639"/>
                                  </a:lnTo>
                                  <a:lnTo>
                                    <a:pt x="4090594" y="3196"/>
                                  </a:lnTo>
                                  <a:lnTo>
                                    <a:pt x="4091237" y="4740"/>
                                  </a:lnTo>
                                  <a:lnTo>
                                    <a:pt x="4091237" y="8356"/>
                                  </a:lnTo>
                                  <a:lnTo>
                                    <a:pt x="4090594" y="9900"/>
                                  </a:lnTo>
                                  <a:lnTo>
                                    <a:pt x="4088046" y="12457"/>
                                  </a:lnTo>
                                  <a:lnTo>
                                    <a:pt x="4086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12645" y="13096"/>
                                  </a:moveTo>
                                  <a:lnTo>
                                    <a:pt x="4109025" y="13096"/>
                                  </a:lnTo>
                                  <a:lnTo>
                                    <a:pt x="4107477" y="12457"/>
                                  </a:lnTo>
                                  <a:lnTo>
                                    <a:pt x="4104917" y="9900"/>
                                  </a:lnTo>
                                  <a:lnTo>
                                    <a:pt x="4104286" y="8356"/>
                                  </a:lnTo>
                                  <a:lnTo>
                                    <a:pt x="4104286" y="4740"/>
                                  </a:lnTo>
                                  <a:lnTo>
                                    <a:pt x="4104917" y="3196"/>
                                  </a:lnTo>
                                  <a:lnTo>
                                    <a:pt x="4107477" y="639"/>
                                  </a:lnTo>
                                  <a:lnTo>
                                    <a:pt x="4109025" y="0"/>
                                  </a:lnTo>
                                  <a:lnTo>
                                    <a:pt x="4112645" y="0"/>
                                  </a:lnTo>
                                  <a:lnTo>
                                    <a:pt x="4114180" y="639"/>
                                  </a:lnTo>
                                  <a:lnTo>
                                    <a:pt x="4116740" y="3196"/>
                                  </a:lnTo>
                                  <a:lnTo>
                                    <a:pt x="4117383" y="4740"/>
                                  </a:lnTo>
                                  <a:lnTo>
                                    <a:pt x="4117383" y="8356"/>
                                  </a:lnTo>
                                  <a:lnTo>
                                    <a:pt x="4116740" y="9900"/>
                                  </a:lnTo>
                                  <a:lnTo>
                                    <a:pt x="4114180" y="12457"/>
                                  </a:lnTo>
                                  <a:lnTo>
                                    <a:pt x="411264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38779" y="13096"/>
                                  </a:moveTo>
                                  <a:lnTo>
                                    <a:pt x="4135159" y="13096"/>
                                  </a:lnTo>
                                  <a:lnTo>
                                    <a:pt x="4133623" y="12457"/>
                                  </a:lnTo>
                                  <a:lnTo>
                                    <a:pt x="4131064" y="9900"/>
                                  </a:lnTo>
                                  <a:lnTo>
                                    <a:pt x="4130421" y="8356"/>
                                  </a:lnTo>
                                  <a:lnTo>
                                    <a:pt x="4130421" y="4740"/>
                                  </a:lnTo>
                                  <a:lnTo>
                                    <a:pt x="4131064" y="3196"/>
                                  </a:lnTo>
                                  <a:lnTo>
                                    <a:pt x="4133623" y="639"/>
                                  </a:lnTo>
                                  <a:lnTo>
                                    <a:pt x="4135159" y="0"/>
                                  </a:lnTo>
                                  <a:lnTo>
                                    <a:pt x="4138779" y="0"/>
                                  </a:lnTo>
                                  <a:lnTo>
                                    <a:pt x="4140327" y="639"/>
                                  </a:lnTo>
                                  <a:lnTo>
                                    <a:pt x="4142886" y="3196"/>
                                  </a:lnTo>
                                  <a:lnTo>
                                    <a:pt x="4143517" y="4740"/>
                                  </a:lnTo>
                                  <a:lnTo>
                                    <a:pt x="4143517" y="8356"/>
                                  </a:lnTo>
                                  <a:lnTo>
                                    <a:pt x="4142886" y="9900"/>
                                  </a:lnTo>
                                  <a:lnTo>
                                    <a:pt x="4140327" y="12457"/>
                                  </a:lnTo>
                                  <a:lnTo>
                                    <a:pt x="41387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64925" y="13096"/>
                                  </a:moveTo>
                                  <a:lnTo>
                                    <a:pt x="4161305" y="13096"/>
                                  </a:lnTo>
                                  <a:lnTo>
                                    <a:pt x="4159758" y="12457"/>
                                  </a:lnTo>
                                  <a:lnTo>
                                    <a:pt x="4157210" y="9900"/>
                                  </a:lnTo>
                                  <a:lnTo>
                                    <a:pt x="4156567" y="8356"/>
                                  </a:lnTo>
                                  <a:lnTo>
                                    <a:pt x="4156567" y="4740"/>
                                  </a:lnTo>
                                  <a:lnTo>
                                    <a:pt x="4157210" y="3196"/>
                                  </a:lnTo>
                                  <a:lnTo>
                                    <a:pt x="4159758" y="639"/>
                                  </a:lnTo>
                                  <a:lnTo>
                                    <a:pt x="4161305" y="0"/>
                                  </a:lnTo>
                                  <a:lnTo>
                                    <a:pt x="4164925" y="0"/>
                                  </a:lnTo>
                                  <a:lnTo>
                                    <a:pt x="4166473" y="639"/>
                                  </a:lnTo>
                                  <a:lnTo>
                                    <a:pt x="4169021" y="3196"/>
                                  </a:lnTo>
                                  <a:lnTo>
                                    <a:pt x="4169664" y="4740"/>
                                  </a:lnTo>
                                  <a:lnTo>
                                    <a:pt x="4169664" y="8356"/>
                                  </a:lnTo>
                                  <a:lnTo>
                                    <a:pt x="4169021" y="9900"/>
                                  </a:lnTo>
                                  <a:lnTo>
                                    <a:pt x="4166473" y="12457"/>
                                  </a:lnTo>
                                  <a:lnTo>
                                    <a:pt x="416492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91071" y="13096"/>
                                  </a:moveTo>
                                  <a:lnTo>
                                    <a:pt x="4187452" y="13096"/>
                                  </a:lnTo>
                                  <a:lnTo>
                                    <a:pt x="4185904" y="12457"/>
                                  </a:lnTo>
                                  <a:lnTo>
                                    <a:pt x="4183344" y="9900"/>
                                  </a:lnTo>
                                  <a:lnTo>
                                    <a:pt x="4182713" y="8356"/>
                                  </a:lnTo>
                                  <a:lnTo>
                                    <a:pt x="4182713" y="4740"/>
                                  </a:lnTo>
                                  <a:lnTo>
                                    <a:pt x="4183344" y="3196"/>
                                  </a:lnTo>
                                  <a:lnTo>
                                    <a:pt x="4185904" y="639"/>
                                  </a:lnTo>
                                  <a:lnTo>
                                    <a:pt x="4187452" y="0"/>
                                  </a:lnTo>
                                  <a:lnTo>
                                    <a:pt x="4191071" y="0"/>
                                  </a:lnTo>
                                  <a:lnTo>
                                    <a:pt x="4192607" y="639"/>
                                  </a:lnTo>
                                  <a:lnTo>
                                    <a:pt x="4195167" y="3196"/>
                                  </a:lnTo>
                                  <a:lnTo>
                                    <a:pt x="4195810" y="4740"/>
                                  </a:lnTo>
                                  <a:lnTo>
                                    <a:pt x="4195810" y="8356"/>
                                  </a:lnTo>
                                  <a:lnTo>
                                    <a:pt x="4195167" y="9900"/>
                                  </a:lnTo>
                                  <a:lnTo>
                                    <a:pt x="4192607" y="12457"/>
                                  </a:lnTo>
                                  <a:lnTo>
                                    <a:pt x="419107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17205" y="13096"/>
                                  </a:moveTo>
                                  <a:lnTo>
                                    <a:pt x="4213586" y="13096"/>
                                  </a:lnTo>
                                  <a:lnTo>
                                    <a:pt x="4212050" y="12457"/>
                                  </a:lnTo>
                                  <a:lnTo>
                                    <a:pt x="4209490" y="9900"/>
                                  </a:lnTo>
                                  <a:lnTo>
                                    <a:pt x="4208847" y="8356"/>
                                  </a:lnTo>
                                  <a:lnTo>
                                    <a:pt x="4208847" y="4740"/>
                                  </a:lnTo>
                                  <a:lnTo>
                                    <a:pt x="4209490" y="3196"/>
                                  </a:lnTo>
                                  <a:lnTo>
                                    <a:pt x="4212050" y="639"/>
                                  </a:lnTo>
                                  <a:lnTo>
                                    <a:pt x="4213586" y="0"/>
                                  </a:lnTo>
                                  <a:lnTo>
                                    <a:pt x="4217205" y="0"/>
                                  </a:lnTo>
                                  <a:lnTo>
                                    <a:pt x="4218753" y="639"/>
                                  </a:lnTo>
                                  <a:lnTo>
                                    <a:pt x="4221313" y="3196"/>
                                  </a:lnTo>
                                  <a:lnTo>
                                    <a:pt x="4221944" y="4740"/>
                                  </a:lnTo>
                                  <a:lnTo>
                                    <a:pt x="4221944" y="8356"/>
                                  </a:lnTo>
                                  <a:lnTo>
                                    <a:pt x="4221313" y="9900"/>
                                  </a:lnTo>
                                  <a:lnTo>
                                    <a:pt x="4218753" y="12457"/>
                                  </a:lnTo>
                                  <a:lnTo>
                                    <a:pt x="421720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43351" y="13096"/>
                                  </a:moveTo>
                                  <a:lnTo>
                                    <a:pt x="4239732" y="13096"/>
                                  </a:lnTo>
                                  <a:lnTo>
                                    <a:pt x="4238184" y="12457"/>
                                  </a:lnTo>
                                  <a:lnTo>
                                    <a:pt x="4235636" y="9900"/>
                                  </a:lnTo>
                                  <a:lnTo>
                                    <a:pt x="4234993" y="8356"/>
                                  </a:lnTo>
                                  <a:lnTo>
                                    <a:pt x="4234993" y="4740"/>
                                  </a:lnTo>
                                  <a:lnTo>
                                    <a:pt x="4235636" y="3196"/>
                                  </a:lnTo>
                                  <a:lnTo>
                                    <a:pt x="4238184" y="639"/>
                                  </a:lnTo>
                                  <a:lnTo>
                                    <a:pt x="4239732" y="0"/>
                                  </a:lnTo>
                                  <a:lnTo>
                                    <a:pt x="4243351" y="0"/>
                                  </a:lnTo>
                                  <a:lnTo>
                                    <a:pt x="4244887" y="639"/>
                                  </a:lnTo>
                                  <a:lnTo>
                                    <a:pt x="4247447" y="3196"/>
                                  </a:lnTo>
                                  <a:lnTo>
                                    <a:pt x="4248090" y="4740"/>
                                  </a:lnTo>
                                  <a:lnTo>
                                    <a:pt x="4248090" y="8356"/>
                                  </a:lnTo>
                                  <a:lnTo>
                                    <a:pt x="4247447" y="9900"/>
                                  </a:lnTo>
                                  <a:lnTo>
                                    <a:pt x="4244887" y="12457"/>
                                  </a:lnTo>
                                  <a:lnTo>
                                    <a:pt x="424335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9486" y="13096"/>
                                  </a:moveTo>
                                  <a:lnTo>
                                    <a:pt x="4265878" y="13096"/>
                                  </a:lnTo>
                                  <a:lnTo>
                                    <a:pt x="4264330" y="12457"/>
                                  </a:lnTo>
                                  <a:lnTo>
                                    <a:pt x="4261770" y="9900"/>
                                  </a:lnTo>
                                  <a:lnTo>
                                    <a:pt x="4261139" y="8356"/>
                                  </a:lnTo>
                                  <a:lnTo>
                                    <a:pt x="4261139" y="4740"/>
                                  </a:lnTo>
                                  <a:lnTo>
                                    <a:pt x="4261770" y="3196"/>
                                  </a:lnTo>
                                  <a:lnTo>
                                    <a:pt x="4264330" y="639"/>
                                  </a:lnTo>
                                  <a:lnTo>
                                    <a:pt x="4265878" y="0"/>
                                  </a:lnTo>
                                  <a:lnTo>
                                    <a:pt x="4269486" y="0"/>
                                  </a:lnTo>
                                  <a:lnTo>
                                    <a:pt x="4271033" y="639"/>
                                  </a:lnTo>
                                  <a:lnTo>
                                    <a:pt x="4273593" y="3196"/>
                                  </a:lnTo>
                                  <a:lnTo>
                                    <a:pt x="4274236" y="4740"/>
                                  </a:lnTo>
                                  <a:lnTo>
                                    <a:pt x="4274236" y="8356"/>
                                  </a:lnTo>
                                  <a:lnTo>
                                    <a:pt x="4273593" y="9900"/>
                                  </a:lnTo>
                                  <a:lnTo>
                                    <a:pt x="4271033" y="12457"/>
                                  </a:lnTo>
                                  <a:lnTo>
                                    <a:pt x="426948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95632" y="13096"/>
                                  </a:moveTo>
                                  <a:lnTo>
                                    <a:pt x="4292012" y="13096"/>
                                  </a:lnTo>
                                  <a:lnTo>
                                    <a:pt x="4290476" y="12457"/>
                                  </a:lnTo>
                                  <a:lnTo>
                                    <a:pt x="4287917" y="9900"/>
                                  </a:lnTo>
                                  <a:lnTo>
                                    <a:pt x="4287274" y="8356"/>
                                  </a:lnTo>
                                  <a:lnTo>
                                    <a:pt x="4287274" y="4740"/>
                                  </a:lnTo>
                                  <a:lnTo>
                                    <a:pt x="4287917" y="3196"/>
                                  </a:lnTo>
                                  <a:lnTo>
                                    <a:pt x="4290476" y="639"/>
                                  </a:lnTo>
                                  <a:lnTo>
                                    <a:pt x="4292012" y="0"/>
                                  </a:lnTo>
                                  <a:lnTo>
                                    <a:pt x="4295632" y="0"/>
                                  </a:lnTo>
                                  <a:lnTo>
                                    <a:pt x="4297180" y="639"/>
                                  </a:lnTo>
                                  <a:lnTo>
                                    <a:pt x="4299739" y="3196"/>
                                  </a:lnTo>
                                  <a:lnTo>
                                    <a:pt x="4300370" y="4740"/>
                                  </a:lnTo>
                                  <a:lnTo>
                                    <a:pt x="4300370" y="8356"/>
                                  </a:lnTo>
                                  <a:lnTo>
                                    <a:pt x="4299739" y="9900"/>
                                  </a:lnTo>
                                  <a:lnTo>
                                    <a:pt x="4297180" y="12457"/>
                                  </a:lnTo>
                                  <a:lnTo>
                                    <a:pt x="429563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21778" y="13096"/>
                                  </a:moveTo>
                                  <a:lnTo>
                                    <a:pt x="4318158" y="13096"/>
                                  </a:lnTo>
                                  <a:lnTo>
                                    <a:pt x="4316611" y="12457"/>
                                  </a:lnTo>
                                  <a:lnTo>
                                    <a:pt x="4314063" y="9900"/>
                                  </a:lnTo>
                                  <a:lnTo>
                                    <a:pt x="4313420" y="8356"/>
                                  </a:lnTo>
                                  <a:lnTo>
                                    <a:pt x="4313420" y="4740"/>
                                  </a:lnTo>
                                  <a:lnTo>
                                    <a:pt x="4314063" y="3196"/>
                                  </a:lnTo>
                                  <a:lnTo>
                                    <a:pt x="4316611" y="639"/>
                                  </a:lnTo>
                                  <a:lnTo>
                                    <a:pt x="4318158" y="0"/>
                                  </a:lnTo>
                                  <a:lnTo>
                                    <a:pt x="4321778" y="0"/>
                                  </a:lnTo>
                                  <a:lnTo>
                                    <a:pt x="4323314" y="639"/>
                                  </a:lnTo>
                                  <a:lnTo>
                                    <a:pt x="4325874" y="3196"/>
                                  </a:lnTo>
                                  <a:lnTo>
                                    <a:pt x="4326517" y="4740"/>
                                  </a:lnTo>
                                  <a:lnTo>
                                    <a:pt x="4326517" y="8356"/>
                                  </a:lnTo>
                                  <a:lnTo>
                                    <a:pt x="4325874" y="9900"/>
                                  </a:lnTo>
                                  <a:lnTo>
                                    <a:pt x="4323314" y="12457"/>
                                  </a:lnTo>
                                  <a:lnTo>
                                    <a:pt x="43217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47912" y="13096"/>
                                  </a:moveTo>
                                  <a:lnTo>
                                    <a:pt x="4344305" y="13096"/>
                                  </a:lnTo>
                                  <a:lnTo>
                                    <a:pt x="4342757" y="12457"/>
                                  </a:lnTo>
                                  <a:lnTo>
                                    <a:pt x="4340197" y="9900"/>
                                  </a:lnTo>
                                  <a:lnTo>
                                    <a:pt x="4339566" y="8356"/>
                                  </a:lnTo>
                                  <a:lnTo>
                                    <a:pt x="4339566" y="4740"/>
                                  </a:lnTo>
                                  <a:lnTo>
                                    <a:pt x="4340197" y="3196"/>
                                  </a:lnTo>
                                  <a:lnTo>
                                    <a:pt x="4342757" y="639"/>
                                  </a:lnTo>
                                  <a:lnTo>
                                    <a:pt x="4344305" y="0"/>
                                  </a:lnTo>
                                  <a:lnTo>
                                    <a:pt x="4347912" y="0"/>
                                  </a:lnTo>
                                  <a:lnTo>
                                    <a:pt x="4349460" y="639"/>
                                  </a:lnTo>
                                  <a:lnTo>
                                    <a:pt x="4352020" y="3196"/>
                                  </a:lnTo>
                                  <a:lnTo>
                                    <a:pt x="4352663" y="4740"/>
                                  </a:lnTo>
                                  <a:lnTo>
                                    <a:pt x="4352663" y="8356"/>
                                  </a:lnTo>
                                  <a:lnTo>
                                    <a:pt x="4352020" y="9900"/>
                                  </a:lnTo>
                                  <a:lnTo>
                                    <a:pt x="4349460" y="12457"/>
                                  </a:lnTo>
                                  <a:lnTo>
                                    <a:pt x="434791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74058" y="13096"/>
                                  </a:moveTo>
                                  <a:lnTo>
                                    <a:pt x="4370439" y="13096"/>
                                  </a:lnTo>
                                  <a:lnTo>
                                    <a:pt x="4368903" y="12457"/>
                                  </a:lnTo>
                                  <a:lnTo>
                                    <a:pt x="4366343" y="9900"/>
                                  </a:lnTo>
                                  <a:lnTo>
                                    <a:pt x="4365700" y="8356"/>
                                  </a:lnTo>
                                  <a:lnTo>
                                    <a:pt x="4365700" y="4740"/>
                                  </a:lnTo>
                                  <a:lnTo>
                                    <a:pt x="4366343" y="3196"/>
                                  </a:lnTo>
                                  <a:lnTo>
                                    <a:pt x="4368903" y="639"/>
                                  </a:lnTo>
                                  <a:lnTo>
                                    <a:pt x="4370439" y="0"/>
                                  </a:lnTo>
                                  <a:lnTo>
                                    <a:pt x="4374058" y="0"/>
                                  </a:lnTo>
                                  <a:lnTo>
                                    <a:pt x="4375606" y="639"/>
                                  </a:lnTo>
                                  <a:lnTo>
                                    <a:pt x="4378154" y="3196"/>
                                  </a:lnTo>
                                  <a:lnTo>
                                    <a:pt x="4378797" y="4740"/>
                                  </a:lnTo>
                                  <a:lnTo>
                                    <a:pt x="4378797" y="8356"/>
                                  </a:lnTo>
                                  <a:lnTo>
                                    <a:pt x="4378154" y="9900"/>
                                  </a:lnTo>
                                  <a:lnTo>
                                    <a:pt x="4375606" y="12457"/>
                                  </a:lnTo>
                                  <a:lnTo>
                                    <a:pt x="437405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00204" y="13096"/>
                                  </a:moveTo>
                                  <a:lnTo>
                                    <a:pt x="4396585" y="13096"/>
                                  </a:lnTo>
                                  <a:lnTo>
                                    <a:pt x="4395037" y="12457"/>
                                  </a:lnTo>
                                  <a:lnTo>
                                    <a:pt x="4392489" y="9900"/>
                                  </a:lnTo>
                                  <a:lnTo>
                                    <a:pt x="4391846" y="8356"/>
                                  </a:lnTo>
                                  <a:lnTo>
                                    <a:pt x="4391846" y="4740"/>
                                  </a:lnTo>
                                  <a:lnTo>
                                    <a:pt x="4392489" y="3196"/>
                                  </a:lnTo>
                                  <a:lnTo>
                                    <a:pt x="4395037" y="639"/>
                                  </a:lnTo>
                                  <a:lnTo>
                                    <a:pt x="4396585" y="0"/>
                                  </a:lnTo>
                                  <a:lnTo>
                                    <a:pt x="4400204" y="0"/>
                                  </a:lnTo>
                                  <a:lnTo>
                                    <a:pt x="4401740" y="639"/>
                                  </a:lnTo>
                                  <a:lnTo>
                                    <a:pt x="4404300" y="3196"/>
                                  </a:lnTo>
                                  <a:lnTo>
                                    <a:pt x="4404943" y="4740"/>
                                  </a:lnTo>
                                  <a:lnTo>
                                    <a:pt x="4404943" y="8356"/>
                                  </a:lnTo>
                                  <a:lnTo>
                                    <a:pt x="4404300" y="9900"/>
                                  </a:lnTo>
                                  <a:lnTo>
                                    <a:pt x="4401740" y="12457"/>
                                  </a:lnTo>
                                  <a:lnTo>
                                    <a:pt x="44002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26339" y="13096"/>
                                  </a:moveTo>
                                  <a:lnTo>
                                    <a:pt x="4422731" y="13096"/>
                                  </a:lnTo>
                                  <a:lnTo>
                                    <a:pt x="4421183" y="12457"/>
                                  </a:lnTo>
                                  <a:lnTo>
                                    <a:pt x="4418623" y="9900"/>
                                  </a:lnTo>
                                  <a:lnTo>
                                    <a:pt x="4417980" y="8356"/>
                                  </a:lnTo>
                                  <a:lnTo>
                                    <a:pt x="4417980" y="4740"/>
                                  </a:lnTo>
                                  <a:lnTo>
                                    <a:pt x="4418623" y="3196"/>
                                  </a:lnTo>
                                  <a:lnTo>
                                    <a:pt x="4421183" y="639"/>
                                  </a:lnTo>
                                  <a:lnTo>
                                    <a:pt x="4422731" y="0"/>
                                  </a:lnTo>
                                  <a:lnTo>
                                    <a:pt x="4426339" y="0"/>
                                  </a:lnTo>
                                  <a:lnTo>
                                    <a:pt x="4427886" y="639"/>
                                  </a:lnTo>
                                  <a:lnTo>
                                    <a:pt x="4430446" y="3196"/>
                                  </a:lnTo>
                                  <a:lnTo>
                                    <a:pt x="4431077" y="4740"/>
                                  </a:lnTo>
                                  <a:lnTo>
                                    <a:pt x="4431077" y="8356"/>
                                  </a:lnTo>
                                  <a:lnTo>
                                    <a:pt x="4430446" y="9900"/>
                                  </a:lnTo>
                                  <a:lnTo>
                                    <a:pt x="4427886" y="12457"/>
                                  </a:lnTo>
                                  <a:lnTo>
                                    <a:pt x="442633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52485" y="13096"/>
                                  </a:moveTo>
                                  <a:lnTo>
                                    <a:pt x="4448865" y="13096"/>
                                  </a:lnTo>
                                  <a:lnTo>
                                    <a:pt x="4447329" y="12457"/>
                                  </a:lnTo>
                                  <a:lnTo>
                                    <a:pt x="4444769" y="9900"/>
                                  </a:lnTo>
                                  <a:lnTo>
                                    <a:pt x="4444127" y="8356"/>
                                  </a:lnTo>
                                  <a:lnTo>
                                    <a:pt x="4444127" y="4740"/>
                                  </a:lnTo>
                                  <a:lnTo>
                                    <a:pt x="4444769" y="3196"/>
                                  </a:lnTo>
                                  <a:lnTo>
                                    <a:pt x="4447329" y="639"/>
                                  </a:lnTo>
                                  <a:lnTo>
                                    <a:pt x="4448865" y="0"/>
                                  </a:lnTo>
                                  <a:lnTo>
                                    <a:pt x="4452485" y="0"/>
                                  </a:lnTo>
                                  <a:lnTo>
                                    <a:pt x="4454033" y="639"/>
                                  </a:lnTo>
                                  <a:lnTo>
                                    <a:pt x="4456580" y="3196"/>
                                  </a:lnTo>
                                  <a:lnTo>
                                    <a:pt x="4457223" y="4740"/>
                                  </a:lnTo>
                                  <a:lnTo>
                                    <a:pt x="4457223" y="8356"/>
                                  </a:lnTo>
                                  <a:lnTo>
                                    <a:pt x="4456580" y="9900"/>
                                  </a:lnTo>
                                  <a:lnTo>
                                    <a:pt x="4454033" y="12457"/>
                                  </a:lnTo>
                                  <a:lnTo>
                                    <a:pt x="4452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78631" y="13096"/>
                                  </a:moveTo>
                                  <a:lnTo>
                                    <a:pt x="4475011" y="13096"/>
                                  </a:lnTo>
                                  <a:lnTo>
                                    <a:pt x="4473464" y="12457"/>
                                  </a:lnTo>
                                  <a:lnTo>
                                    <a:pt x="4470904" y="9900"/>
                                  </a:lnTo>
                                  <a:lnTo>
                                    <a:pt x="4470273" y="8356"/>
                                  </a:lnTo>
                                  <a:lnTo>
                                    <a:pt x="4470273" y="4740"/>
                                  </a:lnTo>
                                  <a:lnTo>
                                    <a:pt x="4470904" y="3196"/>
                                  </a:lnTo>
                                  <a:lnTo>
                                    <a:pt x="4473464" y="639"/>
                                  </a:lnTo>
                                  <a:lnTo>
                                    <a:pt x="4475011" y="0"/>
                                  </a:lnTo>
                                  <a:lnTo>
                                    <a:pt x="4478631" y="0"/>
                                  </a:lnTo>
                                  <a:lnTo>
                                    <a:pt x="4480167" y="639"/>
                                  </a:lnTo>
                                  <a:lnTo>
                                    <a:pt x="4482727" y="3196"/>
                                  </a:lnTo>
                                  <a:lnTo>
                                    <a:pt x="4483370" y="4740"/>
                                  </a:lnTo>
                                  <a:lnTo>
                                    <a:pt x="4483370" y="8356"/>
                                  </a:lnTo>
                                  <a:lnTo>
                                    <a:pt x="4482727" y="9900"/>
                                  </a:lnTo>
                                  <a:lnTo>
                                    <a:pt x="4480167" y="12457"/>
                                  </a:lnTo>
                                  <a:lnTo>
                                    <a:pt x="447863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04765" y="13096"/>
                                  </a:moveTo>
                                  <a:lnTo>
                                    <a:pt x="4501157" y="13096"/>
                                  </a:lnTo>
                                  <a:lnTo>
                                    <a:pt x="4499610" y="12457"/>
                                  </a:lnTo>
                                  <a:lnTo>
                                    <a:pt x="4497050" y="9900"/>
                                  </a:lnTo>
                                  <a:lnTo>
                                    <a:pt x="4496407" y="8356"/>
                                  </a:lnTo>
                                  <a:lnTo>
                                    <a:pt x="4496407" y="4740"/>
                                  </a:lnTo>
                                  <a:lnTo>
                                    <a:pt x="4497050" y="3196"/>
                                  </a:lnTo>
                                  <a:lnTo>
                                    <a:pt x="4499610" y="639"/>
                                  </a:lnTo>
                                  <a:lnTo>
                                    <a:pt x="4501157" y="0"/>
                                  </a:lnTo>
                                  <a:lnTo>
                                    <a:pt x="4504765" y="0"/>
                                  </a:lnTo>
                                  <a:lnTo>
                                    <a:pt x="4506313" y="639"/>
                                  </a:lnTo>
                                  <a:lnTo>
                                    <a:pt x="4508873" y="3196"/>
                                  </a:lnTo>
                                  <a:lnTo>
                                    <a:pt x="4509504" y="4740"/>
                                  </a:lnTo>
                                  <a:lnTo>
                                    <a:pt x="4509504" y="8356"/>
                                  </a:lnTo>
                                  <a:lnTo>
                                    <a:pt x="4508873" y="9900"/>
                                  </a:lnTo>
                                  <a:lnTo>
                                    <a:pt x="4506313" y="12457"/>
                                  </a:lnTo>
                                  <a:lnTo>
                                    <a:pt x="450476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30911" y="13096"/>
                                  </a:moveTo>
                                  <a:lnTo>
                                    <a:pt x="4527292" y="13096"/>
                                  </a:lnTo>
                                  <a:lnTo>
                                    <a:pt x="4525756" y="12457"/>
                                  </a:lnTo>
                                  <a:lnTo>
                                    <a:pt x="4523196" y="9900"/>
                                  </a:lnTo>
                                  <a:lnTo>
                                    <a:pt x="4522553" y="8356"/>
                                  </a:lnTo>
                                  <a:lnTo>
                                    <a:pt x="4522553" y="4740"/>
                                  </a:lnTo>
                                  <a:lnTo>
                                    <a:pt x="4523196" y="3196"/>
                                  </a:lnTo>
                                  <a:lnTo>
                                    <a:pt x="4525756" y="639"/>
                                  </a:lnTo>
                                  <a:lnTo>
                                    <a:pt x="4527292" y="0"/>
                                  </a:lnTo>
                                  <a:lnTo>
                                    <a:pt x="4530911" y="0"/>
                                  </a:lnTo>
                                  <a:lnTo>
                                    <a:pt x="4532459" y="639"/>
                                  </a:lnTo>
                                  <a:lnTo>
                                    <a:pt x="4535007" y="3196"/>
                                  </a:lnTo>
                                  <a:lnTo>
                                    <a:pt x="4535650" y="4740"/>
                                  </a:lnTo>
                                  <a:lnTo>
                                    <a:pt x="4535650" y="8356"/>
                                  </a:lnTo>
                                  <a:lnTo>
                                    <a:pt x="4535007" y="9900"/>
                                  </a:lnTo>
                                  <a:lnTo>
                                    <a:pt x="4532459" y="12457"/>
                                  </a:lnTo>
                                  <a:lnTo>
                                    <a:pt x="45309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57057" y="13096"/>
                                  </a:moveTo>
                                  <a:lnTo>
                                    <a:pt x="4553438" y="13096"/>
                                  </a:lnTo>
                                  <a:lnTo>
                                    <a:pt x="4551890" y="12457"/>
                                  </a:lnTo>
                                  <a:lnTo>
                                    <a:pt x="4549330" y="9900"/>
                                  </a:lnTo>
                                  <a:lnTo>
                                    <a:pt x="4548699" y="8356"/>
                                  </a:lnTo>
                                  <a:lnTo>
                                    <a:pt x="4548699" y="4740"/>
                                  </a:lnTo>
                                  <a:lnTo>
                                    <a:pt x="4549330" y="3196"/>
                                  </a:lnTo>
                                  <a:lnTo>
                                    <a:pt x="4551890" y="639"/>
                                  </a:lnTo>
                                  <a:lnTo>
                                    <a:pt x="4553438" y="0"/>
                                  </a:lnTo>
                                  <a:lnTo>
                                    <a:pt x="4557057" y="0"/>
                                  </a:lnTo>
                                  <a:lnTo>
                                    <a:pt x="4558593" y="639"/>
                                  </a:lnTo>
                                  <a:lnTo>
                                    <a:pt x="4561153" y="3196"/>
                                  </a:lnTo>
                                  <a:lnTo>
                                    <a:pt x="4561796" y="4740"/>
                                  </a:lnTo>
                                  <a:lnTo>
                                    <a:pt x="4561796" y="8356"/>
                                  </a:lnTo>
                                  <a:lnTo>
                                    <a:pt x="4561153" y="9900"/>
                                  </a:lnTo>
                                  <a:lnTo>
                                    <a:pt x="4558593" y="12457"/>
                                  </a:lnTo>
                                  <a:lnTo>
                                    <a:pt x="455705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83192" y="13096"/>
                                  </a:moveTo>
                                  <a:lnTo>
                                    <a:pt x="4579584" y="13096"/>
                                  </a:lnTo>
                                  <a:lnTo>
                                    <a:pt x="4578036" y="12457"/>
                                  </a:lnTo>
                                  <a:lnTo>
                                    <a:pt x="4575476" y="9900"/>
                                  </a:lnTo>
                                  <a:lnTo>
                                    <a:pt x="4574833" y="8356"/>
                                  </a:lnTo>
                                  <a:lnTo>
                                    <a:pt x="4574833" y="4740"/>
                                  </a:lnTo>
                                  <a:lnTo>
                                    <a:pt x="4575476" y="3196"/>
                                  </a:lnTo>
                                  <a:lnTo>
                                    <a:pt x="4578036" y="639"/>
                                  </a:lnTo>
                                  <a:lnTo>
                                    <a:pt x="4579584" y="0"/>
                                  </a:lnTo>
                                  <a:lnTo>
                                    <a:pt x="4583192" y="0"/>
                                  </a:lnTo>
                                  <a:lnTo>
                                    <a:pt x="4584739" y="639"/>
                                  </a:lnTo>
                                  <a:lnTo>
                                    <a:pt x="4587299" y="3196"/>
                                  </a:lnTo>
                                  <a:lnTo>
                                    <a:pt x="4587930" y="4740"/>
                                  </a:lnTo>
                                  <a:lnTo>
                                    <a:pt x="4587930" y="8356"/>
                                  </a:lnTo>
                                  <a:lnTo>
                                    <a:pt x="4587299" y="9900"/>
                                  </a:lnTo>
                                  <a:lnTo>
                                    <a:pt x="4584739" y="12457"/>
                                  </a:lnTo>
                                  <a:lnTo>
                                    <a:pt x="45831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09338" y="13096"/>
                                  </a:moveTo>
                                  <a:lnTo>
                                    <a:pt x="4605718" y="13096"/>
                                  </a:lnTo>
                                  <a:lnTo>
                                    <a:pt x="4604182" y="12457"/>
                                  </a:lnTo>
                                  <a:lnTo>
                                    <a:pt x="4601622" y="9900"/>
                                  </a:lnTo>
                                  <a:lnTo>
                                    <a:pt x="4600979" y="8356"/>
                                  </a:lnTo>
                                  <a:lnTo>
                                    <a:pt x="4600979" y="4740"/>
                                  </a:lnTo>
                                  <a:lnTo>
                                    <a:pt x="4601622" y="3196"/>
                                  </a:lnTo>
                                  <a:lnTo>
                                    <a:pt x="4604182" y="639"/>
                                  </a:lnTo>
                                  <a:lnTo>
                                    <a:pt x="4605718" y="0"/>
                                  </a:lnTo>
                                  <a:lnTo>
                                    <a:pt x="4609338" y="0"/>
                                  </a:lnTo>
                                  <a:lnTo>
                                    <a:pt x="4610885" y="639"/>
                                  </a:lnTo>
                                  <a:lnTo>
                                    <a:pt x="4613433" y="3196"/>
                                  </a:lnTo>
                                  <a:lnTo>
                                    <a:pt x="4614076" y="4740"/>
                                  </a:lnTo>
                                  <a:lnTo>
                                    <a:pt x="4614076" y="8356"/>
                                  </a:lnTo>
                                  <a:lnTo>
                                    <a:pt x="4613433" y="9900"/>
                                  </a:lnTo>
                                  <a:lnTo>
                                    <a:pt x="4610885" y="12457"/>
                                  </a:lnTo>
                                  <a:lnTo>
                                    <a:pt x="460933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35484" y="13096"/>
                                  </a:moveTo>
                                  <a:lnTo>
                                    <a:pt x="4631864" y="13096"/>
                                  </a:lnTo>
                                  <a:lnTo>
                                    <a:pt x="4630316" y="12457"/>
                                  </a:lnTo>
                                  <a:lnTo>
                                    <a:pt x="4627757" y="9900"/>
                                  </a:lnTo>
                                  <a:lnTo>
                                    <a:pt x="4627126" y="8356"/>
                                  </a:lnTo>
                                  <a:lnTo>
                                    <a:pt x="4627126" y="4740"/>
                                  </a:lnTo>
                                  <a:lnTo>
                                    <a:pt x="4627757" y="3196"/>
                                  </a:lnTo>
                                  <a:lnTo>
                                    <a:pt x="4630316" y="639"/>
                                  </a:lnTo>
                                  <a:lnTo>
                                    <a:pt x="4631864" y="0"/>
                                  </a:lnTo>
                                  <a:lnTo>
                                    <a:pt x="4635484" y="0"/>
                                  </a:lnTo>
                                  <a:lnTo>
                                    <a:pt x="4637020" y="639"/>
                                  </a:lnTo>
                                  <a:lnTo>
                                    <a:pt x="4639580" y="3196"/>
                                  </a:lnTo>
                                  <a:lnTo>
                                    <a:pt x="4640222" y="4740"/>
                                  </a:lnTo>
                                  <a:lnTo>
                                    <a:pt x="4640222" y="8356"/>
                                  </a:lnTo>
                                  <a:lnTo>
                                    <a:pt x="4639580" y="9900"/>
                                  </a:lnTo>
                                  <a:lnTo>
                                    <a:pt x="4637020" y="12457"/>
                                  </a:lnTo>
                                  <a:lnTo>
                                    <a:pt x="463548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61618" y="13096"/>
                                  </a:moveTo>
                                  <a:lnTo>
                                    <a:pt x="4657998" y="13096"/>
                                  </a:lnTo>
                                  <a:lnTo>
                                    <a:pt x="4656463" y="12457"/>
                                  </a:lnTo>
                                  <a:lnTo>
                                    <a:pt x="4653903" y="9900"/>
                                  </a:lnTo>
                                  <a:lnTo>
                                    <a:pt x="4653260" y="8356"/>
                                  </a:lnTo>
                                  <a:lnTo>
                                    <a:pt x="4653260" y="4740"/>
                                  </a:lnTo>
                                  <a:lnTo>
                                    <a:pt x="4653903" y="3196"/>
                                  </a:lnTo>
                                  <a:lnTo>
                                    <a:pt x="4656463" y="639"/>
                                  </a:lnTo>
                                  <a:lnTo>
                                    <a:pt x="4657998" y="0"/>
                                  </a:lnTo>
                                  <a:lnTo>
                                    <a:pt x="4661618" y="0"/>
                                  </a:lnTo>
                                  <a:lnTo>
                                    <a:pt x="4663166" y="639"/>
                                  </a:lnTo>
                                  <a:lnTo>
                                    <a:pt x="4665726" y="3196"/>
                                  </a:lnTo>
                                  <a:lnTo>
                                    <a:pt x="4666357" y="4740"/>
                                  </a:lnTo>
                                  <a:lnTo>
                                    <a:pt x="4666357" y="8356"/>
                                  </a:lnTo>
                                  <a:lnTo>
                                    <a:pt x="4665726" y="9900"/>
                                  </a:lnTo>
                                  <a:lnTo>
                                    <a:pt x="4663166" y="12457"/>
                                  </a:lnTo>
                                  <a:lnTo>
                                    <a:pt x="466161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87764" y="13096"/>
                                  </a:moveTo>
                                  <a:lnTo>
                                    <a:pt x="4684145" y="13096"/>
                                  </a:lnTo>
                                  <a:lnTo>
                                    <a:pt x="4682597" y="12457"/>
                                  </a:lnTo>
                                  <a:lnTo>
                                    <a:pt x="4680049" y="9900"/>
                                  </a:lnTo>
                                  <a:lnTo>
                                    <a:pt x="4679406" y="8356"/>
                                  </a:lnTo>
                                  <a:lnTo>
                                    <a:pt x="4679406" y="4740"/>
                                  </a:lnTo>
                                  <a:lnTo>
                                    <a:pt x="4680049" y="3196"/>
                                  </a:lnTo>
                                  <a:lnTo>
                                    <a:pt x="4682597" y="639"/>
                                  </a:lnTo>
                                  <a:lnTo>
                                    <a:pt x="4684145" y="0"/>
                                  </a:lnTo>
                                  <a:lnTo>
                                    <a:pt x="4687764" y="0"/>
                                  </a:lnTo>
                                  <a:lnTo>
                                    <a:pt x="4689300" y="639"/>
                                  </a:lnTo>
                                  <a:lnTo>
                                    <a:pt x="4691860" y="3196"/>
                                  </a:lnTo>
                                  <a:lnTo>
                                    <a:pt x="4692503" y="4740"/>
                                  </a:lnTo>
                                  <a:lnTo>
                                    <a:pt x="4692503" y="8356"/>
                                  </a:lnTo>
                                  <a:lnTo>
                                    <a:pt x="4691860" y="9900"/>
                                  </a:lnTo>
                                  <a:lnTo>
                                    <a:pt x="4689300" y="12457"/>
                                  </a:lnTo>
                                  <a:lnTo>
                                    <a:pt x="4687764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78301AE" id="Graphic 18" o:spid="_x0000_s1026" style="position:absolute;margin-left:153pt;margin-top:11.35pt;width:369.5pt;height:1.05pt;z-index:-178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265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" path="m8356,13096r-3616,l3196,12457,639,9900,,8356,,4740,639,3196,3196,639,4740,,8356,,9900,639r2557,2557l13096,4740r,3616l12457,9900,9900,12457r-1544,639xem34498,13096r-3616,l29338,12457,26781,9900,26141,8356r,-3616l26781,3196,29338,639,30882,r3616,l36042,639r2557,2557l39238,4740r,3616l38599,9900r-2557,2557l34498,13096xem60640,13096r-3616,l55480,12457,52923,9900,52283,8356r,-3616l52923,3196,55480,639,57024,r3616,l62184,639r2557,2557l65380,4740r,3616l64741,9900r-2557,2557l60640,13096xem86782,13096r-3617,l81622,12457,79065,9900,78425,8356r,-3616l79065,3196,81622,639,83165,r3617,l88326,639r2557,2557l91522,4740r,3616l90883,9900r-2557,2557l86782,13096xem112924,13096r-3617,l107764,12457,105207,9900r-640,-1544l104567,4740r640,-1544l107764,639,109307,r3617,l114468,639r2557,2557l117664,4740r,3616l117025,9900r-2557,2557l112924,13096xem139066,13096r-3616,l133906,12457,131348,9900r-639,-1544l130709,4740r639,-1544l133906,639,135450,r3616,l140610,639r2556,2557l143806,4740r,3616l143166,9900r-2556,2557l139066,13096xem165208,13096r-3617,l160048,12457,157491,9900r-640,-1544l156851,4740r640,-1544l160048,639,161591,r3617,l166751,639r2558,2557l169948,4740r,3616l169309,9900r-2558,2557l165208,13096xem191350,13096r-3616,l186189,12457,183632,9900r-639,-1544l182993,4740r639,-1544l186189,639,187734,r3616,l192893,639r2557,2557l196089,4740r,3616l195450,9900r-2557,2557l191350,13096xem217492,13096r-3617,l212332,12457,209775,9900r-640,-1544l209135,4740r640,-1544l212332,639,213875,r3617,l219035,639r2558,2557l222232,4740r,3616l221593,9900r-2558,2557l217492,13096xem243634,13096r-3616,l238473,12457,235916,9900r-639,-1544l235277,4740r639,-1544l238473,639,240018,r3616,l245177,639r2557,2557l248373,4740r,3616l247734,9900r-2557,2557l243634,13096xem269776,13096r-3617,l264616,12457,262058,9900r-639,-1544l261419,4740r639,-1544l264616,639,266159,r3617,l271319,639r2558,2557l274516,4740r,3616l273877,9900r-2558,2557l269776,13096xem295917,13096r-3617,l290757,12457,288200,9900r-640,-1544l287560,4740r640,-1544l290757,639,292300,r3617,l297460,639r2558,2557l300657,4740r,3616l300018,9900r-2558,2557l295917,13096xem322060,13096r-3617,l316900,12457,314342,9900r-639,-1544l313703,4740r639,-1544l316900,639,318443,r3617,l323603,639r2558,2557l326800,4740r,3616l326161,9900r-2558,2557l322060,13096xem348201,13096r-3617,l343041,12457,340484,9900r-640,-1544l339844,4740r640,-1544l343041,639,344584,r3617,l349744,639r2558,2557l352941,4740r,3616l352302,9900r-2558,2557l348201,13096xem374343,13096r-3616,l369184,12457,366626,9900r-639,-1544l365987,4740r639,-1544l369184,639,370727,r3616,l375887,639r2557,2557l379084,4740r,3616l378444,9900r-2557,2557l374343,13096xem400485,13096r-3617,l395325,12457,392768,9900r-640,-1544l392128,4740r640,-1544l395325,639,396868,r3617,l402028,639r2558,2557l405225,4740r,3616l404586,9900r-2558,2557l400485,13096xem426627,13096r-3616,l421468,12457,418910,9900r-639,-1544l418271,4740r639,-1544l421468,639,423011,r3616,l428171,639r2557,2557l431368,4740r,3616l430728,9900r-2557,2557l426627,13096xem452769,13096r-3617,l447609,12457,445052,9900r-640,-1544l444412,4740r640,-1544l447609,639,449152,r3617,l454312,639r2558,2557l457509,4740r,3616l456870,9900r-2558,2557l452769,13096xem478911,13096r-3616,l473750,12457,471194,9900r-639,-1544l470555,4740r639,-1544l473750,639,475295,r3616,l480455,639r2557,2557l483652,4740r,3616l483012,9900r-2557,2557l478911,13096xem505053,13096r-3617,l499893,12457,497335,9900r-639,-1544l496696,4740r639,-1544l499893,639,501436,r3617,l506596,639r2558,2557l509793,4740r,3616l509154,9900r-2558,2557l505053,13096xem531194,13096r-3615,l526034,12457,523478,9900r-639,-1544l522839,4740r639,-1544l526034,639,527579,r3615,l532739,639r2557,2557l535936,4740r,3616l535296,9900r-2557,2557l531194,13096xem557337,13096r-3617,l552177,12457,549619,9900r-639,-1544l548980,4740r639,-1544l552177,639,553720,r3617,l558880,639r2558,2557l562077,4740r,3616l561438,9900r-2558,2557l557337,13096xem583478,13096r-3616,l578318,12457,575762,9900r-639,-1544l575123,4740r639,-1544l578318,639,579862,r3616,l585023,639r2557,2557l588219,4740r,3616l587580,9900r-2557,2557l583478,13096xem609621,13096r-3617,l604461,12457,601903,9900r-639,-1544l601264,4740r639,-1544l604461,639,606004,r3617,l611164,639r2557,2557l614361,4740r,3616l613721,9900r-2557,2557l609621,13096xem635762,13096r-3616,l630602,12457,628045,9900r-638,-1544l627407,4740r638,-1544l630602,639,632146,r3616,l637307,639r2557,2557l640502,4740r,3616l639864,9900r-2557,2557l635762,13096xem661905,13096r-3617,l656745,12457,654187,9900r-639,-1544l653548,4740r639,-1544l656745,639,658288,r3617,l663448,639r2557,2557l666645,4740r,3616l666005,9900r-2557,2557l661905,13096xem688046,13096r-3616,l682886,12457,680329,9900r-640,-1544l679689,4740r640,-1544l682886,639,684430,r3616,l689590,639r2557,2557l692786,4740r,3616l692147,9900r-2557,2557l688046,13096xem714189,13096r-3617,l709029,12457,706471,9900r-639,-1544l705832,4740r639,-1544l709029,639,710572,r3617,l715732,639r2557,2557l718929,4740r,3616l718289,9900r-2557,2557l714189,13096xem740330,13096r-3616,l735170,12457,732613,9900r-640,-1544l731973,4740r640,-1544l735170,639,736714,r3616,l741874,639r2557,2557l745070,4740r,3616l744431,9900r-2557,2557l740330,13096xem766473,13096r-3617,l761313,12457,758755,9900r-639,-1544l758116,4740r639,-1544l761313,639,762856,r3617,l768016,639r2557,2557l771213,4740r,3616l770573,9900r-2557,2557l766473,13096xem792614,13096r-3616,l787454,12457,784896,9900r-639,-1544l784257,4740r639,-1544l787454,639,788998,r3616,l794158,639r2557,2557l797354,4740r,3616l796715,9900r-2557,2557l792614,13096xem818757,13096r-3618,l813596,12457,811039,9900r-639,-1544l810400,4740r639,-1544l813596,639,815139,r3618,l820300,639r2557,2557l823496,4740r,3616l822857,9900r-2557,2557l818757,13096xem844898,13096r-3616,l839738,12457,837180,9900r-639,-1544l836541,4740r639,-1544l839738,639,841282,r3616,l846441,639r2557,2557l849638,4740r,3616l848998,9900r-2557,2557l844898,13096xem871041,13096r-3618,l865880,12457,863323,9900r-639,-1544l862684,4740r639,-1544l865880,639,867423,r3618,l872584,639r2557,2557l875780,4740r,3616l875141,9900r-2557,2557l871041,13096xem897182,13096r-3617,l892022,12457,889464,9900r-639,-1544l888825,4740r639,-1544l892022,639,893565,r3617,l898725,639r2557,2557l901922,4740r,3616l901282,9900r-2557,2557l897182,13096xem923324,13096r-3617,l918164,12457,915607,9900r-640,-1544l914967,4740r640,-1544l918164,639,919707,r3617,l924868,639r2557,2557l928064,4740r,3616l927425,9900r-2557,2557l923324,13096xem949466,13096r-3617,l944306,12457,941748,9900r-639,-1544l941109,4740r639,-1544l944306,639,945849,r3617,l951009,639r2557,2557l954206,4740r,3616l953566,9900r-2557,2557l949466,13096xem975608,13096r-3617,l970448,12457,967891,9900r-640,-1544l967251,4740r640,-1544l970448,639,971991,r3617,l977151,639r2558,2557l980348,4740r,3616l979709,9900r-2558,2557l975608,13096xem1001750,13096r-3617,l996590,12457,994032,9900r-639,-1544l993393,4740r639,-1544l996590,639,998133,r3617,l1003293,639r2557,2557l1006490,4740r,3616l1005850,9900r-2557,2557l1001750,13096xem1027891,13096r-3616,l1022731,12457r-2556,-2557l1019535,8356r,-3616l1020175,3196r2556,-2557l1024275,r3616,l1029435,639r2558,2557l1032632,4740r,3616l1031993,9900r-2558,2557l1027891,13096xem1054034,13096r-3617,l1048873,12457r-2557,-2557l1045677,8356r,-3616l1046316,3196r2557,-2557l1050417,r3617,l1055577,639r2557,2557l1058774,4740r,3616l1058134,9900r-2557,2557l1054034,13096xem1080175,13096r-3616,l1075016,12457r-2557,-2557l1071819,8356r,-3616l1072459,3196r2557,-2557l1076559,r3616,l1081719,639r2558,2557l1084916,4740r,3616l1084277,9900r-2558,2557l1080175,13096xem1106318,13096r-3618,l1101157,12457r-2557,-2557l1097961,8356r,-3616l1098600,3196r2557,-2557l1102700,r3618,l1107861,639r2557,2557l1111057,4740r,3616l1110418,9900r-2557,2557l1106318,13096xem1132459,13096r-3616,l1127299,12457r-2557,-2557l1124103,8356r,-3616l1124742,3196r2557,-2557l1128843,r3616,l1134003,639r2558,2557l1137200,4740r,3616l1136561,9900r-2558,2557l1132459,13096xem1158601,13096r-3617,l1153441,12457r-2557,-2557l1150244,8356r,-3616l1150884,3196r2557,-2557l1154984,r3617,l1160145,639r2557,2557l1163341,4740r,3616l1162702,9900r-2557,2557l1158601,13096xem1184743,13096r-3616,l1179583,12457r-2557,-2557l1176387,8356r,-3616l1177026,3196r2557,-2557l1181127,r3616,l1186287,639r2558,2557l1189484,4740r,3616l1188845,9900r-2558,2557l1184743,13096xem1210889,13096r-3620,l1205722,12457r-2560,-2557l1202531,8356r,-3616l1203162,3196r2560,-2557l1207269,r3620,l1212425,639r2560,2557l1215628,4740r,3616l1214985,9900r-2560,2557l1210889,13096xem1237023,13096r-3607,l1231868,12457r-2560,-2557l1228665,8356r,-3616l1229308,3196r2560,-2557l1233416,r3607,l1238571,639r2560,2557l1241762,4740r,3616l1241131,9900r-2560,2557l1237023,13096xem1263169,13096r-3619,l1258014,12457r-2560,-2557l1254811,8356r,-3616l1255454,3196r2560,-2557l1259550,r3619,l1264717,639r2548,2557l1267908,4740r,3616l1267265,9900r-2548,2557l1263169,13096xem1289315,13096r-3619,l1284148,12457r-2560,-2557l1280957,8356r,-3616l1281588,3196r2560,-2557l1285696,r3619,l1290851,639r2560,2557l1294054,4740r,3616l1293411,9900r-2560,2557l1289315,13096xem1315450,13096r-3608,l1310294,12457r-2560,-2557l1307091,8356r,-3616l1307734,3196r2560,-2557l1311842,r3608,l1316997,639r2560,2557l1320188,4740r,3616l1319557,9900r-2560,2557l1315450,13096xem1341596,13096r-3620,l1336440,12457r-2559,-2557l1333238,8356r,-3616l1333881,3196r2559,-2557l1337976,r3620,l1343144,639r2548,2557l1346334,4740r,3616l1345692,9900r-2548,2557l1341596,13096xem1367742,13096r-3620,l1362575,12457r-2560,-2557l1359384,8356r,-3616l1360015,3196r2560,-2557l1364122,r3620,l1369278,639r2560,2557l1372481,4740r,3616l1371838,9900r-2560,2557l1367742,13096xem1393876,13096r-3619,l1388721,12457r-2560,-2557l1385518,8356r,-3616l1386161,3196r2560,-2557l1390257,r3619,l1395424,639r2560,2557l1398615,4740r,3616l1397984,9900r-2560,2557l1393876,13096xem1420022,13096r-3619,l1414855,12457r-2548,-2557l1411664,8356r,-3616l1412307,3196r2548,-2557l1416403,r3619,l1421558,639r2560,2557l1424761,4740r,3616l1424118,9900r-2560,2557l1420022,13096xem1446168,13096r-3619,l1441001,12457r-2560,-2557l1437810,8356r,-3616l1438441,3196r2560,-2557l1442549,r3619,l1447704,639r2560,2557l1450907,4740r,3616l1450264,9900r-2560,2557l1446168,13096xem1472303,13096r-3620,l1467147,12457r-2560,-2557l1463944,8356r,-3616l1464587,3196r2560,-2557l1468683,r3620,l1473850,639r2560,2557l1477041,4740r,3616l1476410,9900r-2560,2557l1472303,13096xem1498449,13096r-3620,l1493281,12457r-2548,-2557l1490091,8356r,-3616l1490733,3196r2548,-2557l1494829,r3620,l1499985,639r2559,2557l1503187,4740r,3616l1502544,9900r-2559,2557l1498449,13096xem1524583,13096r-3608,l1519428,12457r-2560,-2557l1516237,8356r,-3616l1516868,3196r2560,-2557l1520975,r3608,l1526131,639r2560,2557l1529334,4740r,3616l1528691,9900r-2560,2557l1524583,13096xem1550729,13096r-3619,l1545574,12457r-2560,-2557l1542371,8356r,-3616l1543014,3196r2560,-2557l1547110,r3619,l1552277,639r2560,2557l1555468,4740r,3616l1554837,9900r-2560,2557l1550729,13096xem1576875,13096r-3619,l1571708,12457r-2548,-2557l1568517,8356r,-3616l1569160,3196r2548,-2557l1573256,r3619,l1578411,639r2560,2557l1581614,4740r,3616l1580971,9900r-2560,2557l1576875,13096xem1603009,13096r-3607,l1597854,12457r-2560,-2557l1594663,8356r,-3616l1595294,3196r2560,-2557l1599402,r3607,l1604557,639r2560,2557l1607760,4740r,3616l1607117,9900r-2560,2557l1603009,13096xem1629156,13096r-3620,l1624000,12457r-2560,-2557l1620797,8356r,-3616l1621440,3196r2560,-2557l1625536,r3620,l1630703,639r2548,2557l1633894,4740r,3616l1633251,9900r-2548,2557l1629156,13096xem1655302,13096r-3620,l1650134,12457r-2548,-2557l1646943,8356r,-3616l1647586,3196r2548,-2557l1651682,r3620,l1656838,639r2559,2557l1660040,4740r,3616l1659397,9900r-2559,2557l1655302,13096xem1681436,13096r-3608,l1676280,12457r-2559,-2557l1673078,8356r,-3616l1673721,3196r2559,-2557l1677828,r3608,l1682984,639r2560,2557l1686175,4740r,3616l1685544,9900r-2560,2557l1681436,13096xem1707582,13096r-3619,l1702427,12457r-2560,-2557l1699224,8356r,-3616l1699867,3196r2560,-2557l1703963,r3619,l1709130,639r2548,2557l1712321,4740r,3616l1711678,9900r-2548,2557l1707582,13096xem1733728,13096r-3619,l1728561,12457r-2560,-2557l1725370,8356r,-3616l1726001,3196r2560,-2557l1730109,r3619,l1735264,639r2560,2557l1738467,4740r,3616l1737824,9900r-2560,2557l1733728,13096xem1759862,13096r-3607,l1754707,12457r-2560,-2557l1751504,8356r,-3616l1752147,3196r2560,-2557l1756255,r3607,l1761410,639r2560,2557l1764601,4740r,3616l1763970,9900r-2560,2557l1759862,13096xem1786008,13096r-3619,l1780853,12457r-2560,-2557l1777650,8356r,-3616l1778293,3196r2560,-2557l1782389,r3619,l1787556,639r2548,2557l1790747,4740r,3616l1790104,9900r-2548,2557l1786008,13096xem1812155,13096r-3620,l1806987,12457r-2560,-2557l1803796,8356r,-3616l1804427,3196r2560,-2557l1808535,r3620,l1813691,639r2559,2557l1816893,4740r,3616l1816250,9900r-2559,2557l1812155,13096xem1838289,13096r-3620,l1833133,12457r-2559,-2557l1829931,8356r,-3616l1830574,3196r2559,-2557l1834669,r3620,l1839837,639r2559,2557l1843028,4740r,3616l1842396,9900r-2559,2557l1838289,13096xem1864435,13096r-3620,l1859268,12457r-2548,-2557l1856077,8356r,-3616l1856720,3196r2548,-2557l1860815,r3620,l1865971,639r2560,2557l1869174,4740r,3616l1868531,9900r-2560,2557l1864435,13096xem1890581,13096r-3619,l1885414,12457r-2560,-2557l1882223,8356r,-3616l1882854,3196r2560,-2557l1886962,r3619,l1892117,639r2560,2557l1895320,4740r,3616l1894677,9900r-2560,2557l1890581,13096xem1916715,13096r-3619,l1911560,12457r-2560,-2557l1908357,8356r,-3616l1909000,3196r2560,-2557l1913096,r3619,l1918263,639r2560,2557l1921454,4740r,3616l1920823,9900r-2560,2557l1916715,13096xem1942861,13096r-3619,l1937694,12457r-2548,-2557l1934503,8356r,-3616l1935146,3196r2548,-2557l1939242,r3619,l1944397,639r2560,2557l1947600,4740r,3616l1946957,9900r-2560,2557l1942861,13096xem1968996,13096r-3608,l1963840,12457r-2560,-2557l1960649,8356r,-3616l1961280,3196r2560,-2557l1965388,r3608,l1970543,639r2560,2557l1973746,4740r,3616l1973103,9900r-2560,2557l1968996,13096xem1995142,13096r-3620,l1989986,12457r-2559,-2557l1986784,8356r,-3616l1987427,3196r2559,-2557l1991522,r3620,l1996690,639r2559,2557l1999880,4740r,3616l1999249,9900r-2559,2557l1995142,13096xem2021288,13096r-3620,l2016121,12457r-2548,-2557l2012930,8356r,-3616l2013573,3196r2548,-2557l2017668,r3620,l2022824,639r2560,2557l2026027,4740r,3616l2025384,9900r-2560,2557l2021288,13096xem2047422,13096r-3607,l2042267,12457r-2560,-2557l2039076,8356r,-3616l2039707,3196r2560,-2557l2043815,r3607,l2048970,639r2560,2557l2052173,4740r,3616l2051530,9900r-2560,2557l2047422,13096xem2073568,13096r-3619,l2068413,12457r-2560,-2557l2065210,8356r,-3616l2065853,3196r2560,-2557l2069949,r3619,l2075116,639r2548,2557l2078307,4740r,3616l2077664,9900r-2548,2557l2073568,13096xem2099714,13096r-3619,l2094547,12457r-2548,-2557l2091356,8356r,-3616l2091999,3196r2548,-2557l2096095,r3619,l2101250,639r2560,2557l2104453,4740r,3616l2103810,9900r-2560,2557l2099714,13096xem2125849,13096r-3608,l2120693,12457r-2560,-2557l2117490,8356r,-3616l2118133,3196r2560,-2557l2122241,r3608,l2127396,639r2560,2557l2130587,4740r,3616l2129956,9900r-2560,2557l2125849,13096xem2151995,13096r-3620,l2146839,12457r-2560,-2557l2143637,8356r,-3616l2144279,3196r2560,-2557l2148375,r3620,l2153543,639r2547,2557l2156733,4740r,3616l2156090,9900r-2547,2557l2151995,13096xem2178141,13096r-3620,l2172974,12457r-2560,-2557l2169783,8356r,-3616l2170414,3196r2560,-2557l2174521,r3620,l2179677,639r2560,2557l2182880,4740r,3616l2182237,9900r-2560,2557l2178141,13096xem2204275,13096r-3608,l2199120,12457r-2560,-2557l2195917,8356r,-3616l2196560,3196r2560,-2557l2200667,r3608,l2205823,639r2560,2557l2209014,4740r,3616l2208383,9900r-2560,2557l2204275,13096xem2230421,13096r-3619,l2225266,12457r-2560,-2557l2222063,8356r,-3616l2222706,3196r2560,-2557l2226802,r3619,l2231969,639r2548,2557l2235160,4740r,3616l2234517,9900r-2548,2557l2230421,13096xem2256567,13096r-3619,l2251400,12457r-2560,-2557l2248209,8356r,-3616l2248840,3196r2560,-2557l2252948,r3619,l2258103,639r2560,2557l2261306,4740r,3616l2260663,9900r-2560,2557l2256567,13096xem2282702,13096r-3620,l2277546,12457r-2560,-2557l2274343,8356r,-3616l2274986,3196r2560,-2557l2279082,r3620,l2284249,639r2560,2557l2287440,4740r,3616l2286809,9900r-2560,2557l2282702,13096xem2308848,13096r-3620,l2303692,12457r-2560,-2557l2300489,8356r,-3616l2301132,3196r2560,-2557l2305228,r3620,l2310395,639r2548,2557l2313586,4740r,3616l2312943,9900r-2548,2557l2308848,13096xem2334994,13096r-3620,l2329826,12457r-2559,-2557l2326636,8356r,-3616l2327267,3196r2559,-2557l2331374,r3620,l2336530,639r2560,2557l2339732,4740r,3616l2339090,9900r-2560,2557l2334994,13096xem2361128,13096r-3619,l2355973,12457r-2560,-2557l2352770,8356r,-3616l2353413,3196r2560,-2557l2357509,r3619,l2362676,639r2560,2557l2365867,4740r,3616l2365236,9900r-2560,2557l2361128,13096xem2387274,13096r-3619,l2382107,12457r-2548,-2557l2378916,8356r,-3616l2379559,3196r2548,-2557l2383655,r3619,l2388810,639r2560,2557l2392013,4740r,3616l2391370,9900r-2560,2557l2387274,13096xem2413408,13096r-3607,l2408253,12457r-2560,-2557l2405062,8356r,-3616l2405693,3196r2560,-2557l2409801,r3607,l2414956,639r2560,2557l2418159,4740r,3616l2417516,9900r-2560,2557l2413408,13096xem2439554,13096r-3619,l2434399,12457r-2560,-2557l2431196,8356r,-3616l2431839,3196r2560,-2557l2435935,r3619,l2441102,639r2560,2557l2444293,4740r,3616l2443662,9900r-2560,2557l2439554,13096xem2465701,13096r-3620,l2460533,12457r-2548,-2557l2457342,8356r,-3616l2457985,3196r2548,-2557l2462081,r3620,l2467237,639r2559,2557l2470439,4740r,3616l2469796,9900r-2559,2557l2465701,13096xem2491835,13096r-3608,l2486679,12457r-2559,-2557l2483489,8356r,-3616l2484120,3196r2559,-2557l2488227,r3608,l2493383,639r2559,2557l2496585,4740r,3616l2495942,9900r-2559,2557l2491835,13096xem2517981,13096r-3620,l2512826,12457r-2560,-2557l2509623,8356r,-3616l2510266,3196r2560,-2557l2514361,r3620,l2519529,639r2548,2557l2522720,4740r,3616l2522077,9900r-2548,2557l2517981,13096xem2544127,13096r-3619,l2538960,12457r-2548,-2557l2535769,8356r,-3616l2536412,3196r2548,-2557l2540508,r3619,l2545663,639r2560,2557l2548866,4740r,3616l2548223,9900r-2560,2557l2544127,13096xem2570261,13096r-3607,l2565106,12457r-2560,-2557l2561915,8356r,-3616l2562546,3196r2560,-2557l2566654,r3607,l2571809,639r2560,2557l2575000,4740r,3616l2574369,9900r-2560,2557l2570261,13096xem2596407,13096r-3619,l2591252,12457r-2560,-2557l2588049,8356r,-3616l2588692,3196r2560,-2557l2592788,r3619,l2597955,639r2548,2557l2601146,4740r,3616l2600503,9900r-2548,2557l2596407,13096xem2622554,13096r-3620,l2617386,12457r-2560,-2557l2614195,8356r,-3616l2614826,3196r2560,-2557l2618934,r3620,l2624089,639r2560,2557l2627292,4740r,3616l2626649,9900r-2560,2557l2622554,13096xem2648688,13096r-3608,l2643532,12457r-2559,-2557l2640330,8356r,-3616l2640973,3196r2559,-2557l2645080,r3608,l2650236,639r2559,2557l2653426,4740r,3616l2652795,9900r-2559,2557l2648688,13096xem2674834,13096r-3620,l2669678,12457r-2559,-2557l2666476,8356r,-3616l2667119,3196r2559,-2557l2671214,r3620,l2676382,639r2548,2557l2679573,4740r,3616l2678930,9900r-2548,2557l2674834,13096xem2700980,13096r-3619,l2695813,12457r-2560,-2557l2692622,8356r,-3616l2693253,3196r2560,-2557l2697361,r3619,l2702516,639r2560,2557l2705719,4740r,3616l2705076,9900r-2560,2557l2700980,13096xem2727114,13096r-3607,l2721959,12457r-2560,-2557l2718756,8356r,-3616l2719399,3196r2560,-2557l2723507,r3607,l2728662,639r2560,2557l2731853,4740r,3616l2731222,9900r-2560,2557l2727114,13096xem2753260,13096r-3619,l2748105,12457r-2560,-2557l2744902,8356r,-3616l2745545,3196r2560,-2557l2749641,r3619,l2754808,639r2548,2557l2757999,4740r,3616l2757356,9900r-2548,2557l2753260,13096xem2779406,13096r-3619,l2774239,12457r-2560,-2557l2771048,8356r,-3616l2771679,3196r2560,-2557l2775787,r3619,l2780942,639r2560,2557l2784145,4740r,3616l2783502,9900r-2560,2557l2779406,13096xem2805541,13096r-3620,l2800385,12457r-2560,-2557l2797183,8356r,-3616l2797825,3196r2560,-2557l2801921,r3620,l2807089,639r2559,2557l2810279,4740r,3616l2809648,9900r-2559,2557l2805541,13096xem2831687,13096r-3620,l2826520,12457r-2548,-2557l2823329,8356r,-3616l2823972,3196r2548,-2557l2828067,r3620,l2833223,639r2560,2557l2836426,4740r,3616l2835783,9900r-2560,2557l2831687,13096xem2857833,13096r-3620,l2852666,12457r-2560,-2557l2849475,8356r,-3616l2850106,3196r2560,-2557l2854213,r3620,l2859369,639r2560,2557l2862572,4740r,3616l2861929,9900r-2560,2557l2857833,13096xem2883967,13096r-3619,l2878812,12457r-2560,-2557l2875609,8356r,-3616l2876252,3196r2560,-2557l2880348,r3619,l2885515,639r2560,2557l2888706,4740r,3616l2888075,9900r-2560,2557l2883967,13096xem2910113,13096r-3619,l2904946,12457r-2548,-2557l2901755,8356r,-3616l2902398,3196r2548,-2557l2906494,r3619,l2911649,639r2560,2557l2914852,4740r,3616l2914209,9900r-2560,2557l2910113,13096xem2936248,13096r-3608,l2931092,12457r-2560,-2557l2927901,8356r,-3616l2928532,3196r2560,-2557l2932640,r3608,l2937795,639r2560,2557l2940998,4740r,3616l2940355,9900r-2560,2557l2936248,13096xem2962394,13096r-3620,l2957238,12457r-2560,-2557l2954035,8356r,-3616l2954678,3196r2560,-2557l2958774,r3620,l2963941,639r2560,2557l2967132,4740r,3616l2966501,9900r-2560,2557l2962394,13096xem2988540,13096r-3620,l2983372,12457r-2547,-2557l2980182,8356r,-3616l2980825,3196r2547,-2557l2984920,r3620,l2990076,639r2560,2557l2993278,4740r,3616l2992636,9900r-2560,2557l2988540,13096xem3014674,13096r-3608,l3009519,12457r-2560,-2557l3006328,8356r,-3616l3006959,3196r2560,-2557l3011066,r3608,l3016222,639r2560,2557l3019413,4740r,3616l3018782,9900r-2560,2557l3014674,13096xem3040820,13096r-3619,l3035665,12457r-2560,-2557l3032462,8356r,-3616l3033105,3196r2560,-2557l3037201,r3619,l3042368,639r2548,2557l3045559,4740r,3616l3044916,9900r-2548,2557l3040820,13096xem3066966,13096r-3619,l3061799,12457r-2560,-2557l3058608,8356r,-3616l3059239,3196r2560,-2557l3063347,r3619,l3068502,639r2560,2557l3071705,4740r,3616l3071062,9900r-2560,2557l3066966,13096xem3093100,13096r-3607,l3087945,12457r-2560,-2557l3084742,8356r,-3616l3085385,3196r2560,-2557l3089493,r3607,l3094648,639r2560,2557l3097839,4740r,3616l3097208,9900r-2560,2557l3093100,13096xem3119247,13096r-3620,l3114091,12457r-2560,-2557l3110888,8356r,-3616l3111531,3196r2560,-2557l3115627,r3620,l3120794,639r2548,2557l3123985,4740r,3616l3123342,9900r-2548,2557l3119247,13096xem3145393,13096r-3620,l3140225,12457r-2559,-2557l3137035,8356r,-3616l3137666,3196r2559,-2557l3141773,r3620,l3146929,639r2559,2557l3150131,4740r,3616l3149488,9900r-2559,2557l3145393,13096xem3171527,13096r-3608,l3166372,12457r-2560,-2557l3163169,8356r,-3616l3163812,3196r2560,-2557l3167919,r3608,l3173075,639r2560,2557l3176266,4740r,3616l3175635,9900r-2560,2557l3171527,13096xem3197673,13096r-3619,l3192518,12457r-2560,-2557l3189315,8356r,-3616l3189958,3196r2560,-2557l3194054,r3619,l3199221,639r2548,2557l3202412,4740r,3616l3201769,9900r-2548,2557l3197673,13096xem3223819,13096r-3619,l3218652,12457r-2560,-2557l3215461,8356r,-3616l3216092,3196r2560,-2557l3220200,r3619,l3225355,639r2560,2557l3228558,4740r,3616l3227915,9900r-2560,2557l3223819,13096xem3249953,13096r-3619,l3244798,12457r-2560,-2557l3241595,8356r,-3616l3242238,3196r2560,-2557l3246334,r3619,l3251501,639r2560,2557l3254692,4740r,3616l3254061,9900r-2560,2557l3249953,13096xem3276100,13096r-3620,l3270932,12457r-2548,-2557l3267741,8356r,-3616l3268384,3196r2548,-2557l3272480,r3620,l3277647,639r2548,2557l3280838,4740r,3616l3280195,9900r-2548,2557l3276100,13096xem3302246,13096r-3620,l3297078,12457r-2559,-2557l3293887,8356r,-3616l3294519,3196r2559,-2557l3298626,r3620,l3303782,639r2559,2557l3306984,4740r,3616l3306341,9900r-2559,2557l3302246,13096xem3328380,13096r-3620,l3323224,12457r-2559,-2557l3320022,8356r,-3616l3320665,3196r2559,-2557l3324760,r3620,l3329928,639r2560,2557l3333119,4740r,3616l3332488,9900r-2560,2557l3328380,13096xem3354526,13096r-3619,l3349359,12457r-2548,-2557l3346168,8356r,-3616l3346811,3196r2548,-2557l3350907,r3619,l3356062,639r2560,2557l3359265,4740r,3616l3358622,9900r-2560,2557l3354526,13096xem3380660,13096r-3607,l3375505,12457r-2560,-2557l3372314,8356r,-3616l3372945,3196r2560,-2557l3377053,r3607,l3382208,639r2560,2557l3385411,4740r,3616l3384768,9900r-2560,2557l3380660,13096xem3406806,13096r-3619,l3401651,12457r-2560,-2557l3398448,8356r,-3616l3399091,3196r2560,-2557l3403187,r3619,l3408354,639r2560,2557l3411545,4740r,3616l3410914,9900r-2560,2557l3406806,13096xem3432952,13096r-3619,l3427785,12457r-2548,-2557l3424594,8356r,-3616l3425237,3196r2548,-2557l3429333,r3619,l3434488,639r2560,2557l3437691,4740r,3616l3437048,9900r-2560,2557l3432952,13096xem3459087,13096r-3608,l3453931,12457r-2560,-2557l3450740,8356r,-3616l3451371,3196r2560,-2557l3455479,r3608,l3460635,639r2559,2557l3463837,4740r,3616l3463194,9900r-2559,2557l3459087,13096xem3485233,13096r-3620,l3480077,12457r-2559,-2557l3476875,8356r,-3616l3477518,3196r2559,-2557l3481613,r3620,l3486781,639r2548,2557l3489972,4740r,3616l3489329,9900r-2548,2557l3485233,13096xem3511379,13096r-3620,l3506212,12457r-2560,-2557l3503021,8356r,-3616l3503652,3196r2560,-2557l3507759,r3620,l3512915,639r2560,2557l3516118,4740r,3616l3515475,9900r-2560,2557l3511379,13096xem3537513,13096r-3607,l3532358,12457r-2560,-2557l3529155,8356r,-3616l3529798,3196r2560,-2557l3533906,r3607,l3539061,639r2560,2557l3542252,4740r,3616l3541621,9900r-2560,2557l3537513,13096xem3563659,13096r-3619,l3558504,12457r-2560,-2557l3555301,8356r,-3616l3555944,3196r2560,-2557l3560040,r3619,l3565207,639r2548,2557l3568398,4740r,3616l3567755,9900r-2548,2557l3563659,13096xem3589805,13096r-3619,l3584638,12457r-2560,-2557l3581447,8356r,-3616l3582078,3196r2560,-2557l3586186,r3619,l3591341,639r2560,2557l3594544,4740r,3616l3593901,9900r-2560,2557l3589805,13096xem3615940,13096r-3608,l3610784,12457r-2560,-2557l3607581,8356r,-3616l3608224,3196r2560,-2557l3612332,r3608,l3617487,639r2560,2557l3620678,4740r,3616l3620047,9900r-2560,2557l3615940,13096xem3642086,13096r-3620,l3636930,12457r-2559,-2557l3633728,8356r,-3616l3634371,3196r2559,-2557l3638466,r3620,l3643634,639r2548,2557l3646824,4740r,3616l3646182,9900r-2548,2557l3642086,13096xem3668232,13096r-3620,l3663065,12457r-2560,-2557l3659874,8356r,-3616l3660505,3196r2560,-2557l3664612,r3620,l3669768,639r2560,2557l3672971,4740r,3616l3672328,9900r-2560,2557l3668232,13096xem3694366,13096r-3619,l3689211,12457r-2560,-2557l3686008,8356r,-3616l3686651,3196r2560,-2557l3690747,r3619,l3695914,639r2560,2557l3699105,4740r,3616l3698474,9900r-2560,2557l3694366,13096xem3720512,13096r-3619,l3715345,12457r-2548,-2557l3712154,8356r,-3616l3712797,3196r2548,-2557l3716893,r3619,l3722048,639r2560,2557l3725251,4740r,3616l3724608,9900r-2560,2557l3720512,13096xem3746658,13096r-3619,l3741491,12457r-2560,-2557l3738300,8356r,-3616l3738931,3196r2560,-2557l3743039,r3619,l3748194,639r2560,2557l3751397,4740r,3616l3750754,9900r-2560,2557l3746658,13096xem3772793,13096r-3620,l3767637,12457r-2560,-2557l3764434,8356r,-3616l3765077,3196r2560,-2557l3769173,r3620,l3774340,639r2560,2557l3777531,4740r,3616l3776900,9900r-2560,2557l3772793,13096xem3798939,13096r-3620,l3793771,12457r-2548,-2557l3790581,8356r,-3616l3791223,3196r2548,-2557l3795319,r3620,l3800475,639r2559,2557l3803677,4740r,3616l3803034,9900r-2559,2557l3798939,13096xem3825073,13096r-3608,l3819918,12457r-2560,-2557l3816727,8356r,-3616l3817358,3196r2560,-2557l3821465,r3608,l3826621,639r2560,2557l3829824,4740r,3616l3829181,9900r-2560,2557l3825073,13096xem3851219,13096r-3619,l3846064,12457r-2560,-2557l3842861,8356r,-3616l3843504,3196r2560,-2557l3847600,r3619,l3852767,639r2560,2557l3855958,4740r,3616l3855327,9900r-2560,2557l3851219,13096xem3877365,13096r-3619,l3872198,12457r-2548,-2557l3869007,8356r,-3616l3869650,3196r2548,-2557l3873746,r3619,l3878901,639r2560,2557l3882104,4740r,3616l3881461,9900r-2560,2557l3877365,13096xem3903499,13096r-3607,l3898344,12457r-2560,-2557l3895153,8356r,-3616l3895784,3196r2560,-2557l3899892,r3607,l3905047,639r2560,2557l3908250,4740r,3616l3907607,9900r-2560,2557l3903499,13096xem3929646,13096r-3620,l3924490,12457r-2560,-2557l3921287,8356r,-3616l3921930,3196r2560,-2557l3926026,r3620,l3931193,639r2548,2557l3934384,4740r,3616l3933741,9900r-2548,2557l3929646,13096xem3955792,13096r-3620,l3950624,12457r-2548,-2557l3947433,8356r,-3616l3948076,3196r2548,-2557l3952172,r3620,l3957328,639r2559,2557l3960530,4740r,3616l3959887,9900r-2559,2557l3955792,13096xem3981926,13096r-3608,l3976770,12457r-2559,-2557l3973568,8356r,-3616l3974211,3196r2559,-2557l3978318,r3608,l3983474,639r2560,2557l3986665,4740r,3616l3986034,9900r-2560,2557l3981926,13096xem4008072,13096r-3620,l4002917,12457r-2560,-2557l3999714,8356r,-3616l4000357,3196r2560,-2557l4004452,r3620,l4009620,639r2548,2557l4012811,4740r,3616l4012168,9900r-2548,2557l4008072,13096xem4034218,13096r-3619,l4029051,12457r-2560,-2557l4025860,8356r,-3616l4026491,3196r2560,-2557l4030599,r3619,l4035754,639r2560,2557l4038957,4740r,3616l4038314,9900r-2560,2557l4034218,13096xem4060352,13096r-3607,l4055197,12457r-2560,-2557l4051994,8356r,-3616l4052637,3196r2560,-2557l4056745,r3607,l4061900,639r2560,2557l4065091,4740r,3616l4064460,9900r-2560,2557l4060352,13096xem4086498,13096r-3619,l4081343,12457r-2560,-2557l4078140,8356r,-3616l4078783,3196r2560,-2557l4082879,r3619,l4088046,639r2548,2557l4091237,4740r,3616l4090594,9900r-2548,2557l4086498,13096xem4112645,13096r-3620,l4107477,12457r-2560,-2557l4104286,8356r,-3616l4104917,3196r2560,-2557l4109025,r3620,l4114180,639r2560,2557l4117383,4740r,3616l4116740,9900r-2560,2557l4112645,13096xem4138779,13096r-3620,l4133623,12457r-2559,-2557l4130421,8356r,-3616l4131064,3196r2559,-2557l4135159,r3620,l4140327,639r2559,2557l4143517,4740r,3616l4142886,9900r-2559,2557l4138779,13096xem4164925,13096r-3620,l4159758,12457r-2548,-2557l4156567,8356r,-3616l4157210,3196r2548,-2557l4161305,r3620,l4166473,639r2548,2557l4169664,4740r,3616l4169021,9900r-2548,2557l4164925,13096xem4191071,13096r-3619,l4185904,12457r-2560,-2557l4182713,8356r,-3616l4183344,3196r2560,-2557l4187452,r3619,l4192607,639r2560,2557l4195810,4740r,3616l4195167,9900r-2560,2557l4191071,13096xem4217205,13096r-3619,l4212050,12457r-2560,-2557l4208847,8356r,-3616l4209490,3196r2560,-2557l4213586,r3619,l4218753,639r2560,2557l4221944,4740r,3616l4221313,9900r-2560,2557l4217205,13096xem4243351,13096r-3619,l4238184,12457r-2548,-2557l4234993,8356r,-3616l4235636,3196r2548,-2557l4239732,r3619,l4244887,639r2560,2557l4248090,4740r,3616l4247447,9900r-2560,2557l4243351,13096xem4269486,13096r-3608,l4264330,12457r-2560,-2557l4261139,8356r,-3616l4261770,3196r2560,-2557l4265878,r3608,l4271033,639r2560,2557l4274236,4740r,3616l4273593,9900r-2560,2557l4269486,13096xem4295632,13096r-3620,l4290476,12457r-2559,-2557l4287274,8356r,-3616l4287917,3196r2559,-2557l4292012,r3620,l4297180,639r2559,2557l4300370,4740r,3616l4299739,9900r-2559,2557l4295632,13096xem4321778,13096r-3620,l4316611,12457r-2548,-2557l4313420,8356r,-3616l4314063,3196r2548,-2557l4318158,r3620,l4323314,639r2560,2557l4326517,4740r,3616l4325874,9900r-2560,2557l4321778,13096xem4347912,13096r-3607,l4342757,12457r-2560,-2557l4339566,8356r,-3616l4340197,3196r2560,-2557l4344305,r3607,l4349460,639r2560,2557l4352663,4740r,3616l4352020,9900r-2560,2557l4347912,13096xem4374058,13096r-3619,l4368903,12457r-2560,-2557l4365700,8356r,-3616l4366343,3196r2560,-2557l4370439,r3619,l4375606,639r2548,2557l4378797,4740r,3616l4378154,9900r-2548,2557l4374058,13096xem4400204,13096r-3619,l4395037,12457r-2548,-2557l4391846,8356r,-3616l4392489,3196r2548,-2557l4396585,r3619,l4401740,639r2560,2557l4404943,4740r,3616l4404300,9900r-2560,2557l4400204,13096xem4426339,13096r-3608,l4421183,12457r-2560,-2557l4417980,8356r,-3616l4418623,3196r2560,-2557l4422731,r3608,l4427886,639r2560,2557l4431077,4740r,3616l4430446,9900r-2560,2557l4426339,13096xem4452485,13096r-3620,l4447329,12457r-2560,-2557l4444127,8356r,-3616l4444769,3196r2560,-2557l4448865,r3620,l4454033,639r2547,2557l4457223,4740r,3616l4456580,9900r-2547,2557l4452485,13096xem4478631,13096r-3620,l4473464,12457r-2560,-2557l4470273,8356r,-3616l4470904,3196r2560,-2557l4475011,r3620,l4480167,639r2560,2557l4483370,4740r,3616l4482727,9900r-2560,2557l4478631,13096xem4504765,13096r-3608,l4499610,12457r-2560,-2557l4496407,8356r,-3616l4497050,3196r2560,-2557l4501157,r3608,l4506313,639r2560,2557l4509504,4740r,3616l4508873,9900r-2560,2557l4504765,13096xem4530911,13096r-3619,l4525756,12457r-2560,-2557l4522553,8356r,-3616l4523196,3196r2560,-2557l4527292,r3619,l4532459,639r2548,2557l4535650,4740r,3616l4535007,9900r-2548,2557l4530911,13096xem4557057,13096r-3619,l4551890,12457r-2560,-2557l4548699,8356r,-3616l4549330,3196r2560,-2557l4553438,r3619,l4558593,639r2560,2557l4561796,4740r,3616l4561153,9900r-2560,2557l4557057,13096xem4583192,13096r-3608,l4578036,12457r-2560,-2557l4574833,8356r,-3616l4575476,3196r2560,-2557l4579584,r3608,l4584739,639r2560,2557l4587930,4740r,3616l4587299,9900r-2560,2557l4583192,13096xem4609338,13096r-3620,l4604182,12457r-2560,-2557l4600979,8356r,-3616l4601622,3196r2560,-2557l4605718,r3620,l4610885,639r2548,2557l4614076,4740r,3616l4613433,9900r-2548,2557l4609338,13096xem4635484,13096r-3620,l4630316,12457r-2559,-2557l4627126,8356r,-3616l4627757,3196r2559,-2557l4631864,r3620,l4637020,639r2560,2557l4640222,4740r,3616l4639580,9900r-2560,2557l4635484,13096xem4661618,13096r-3620,l4656463,12457r-2560,-2557l4653260,8356r,-3616l4653903,3196r2560,-2557l4657998,r3620,l4663166,639r2560,2557l4666357,4740r,3616l4665726,9900r-2560,2557l4661618,13096xem4687764,13096r-3619,l4682597,12457r-2548,-2557l4679406,8356r,-3616l4680049,3196r2548,-2557l4684145,r3619,l4689300,639r2560,2557l4692503,4740r,3616l4691860,9900r-2560,2557l4687764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2" w:history="1">
            <w:r w:rsidR="006671D6">
              <w:rPr>
                <w:color w:val="4A3A3C"/>
              </w:rPr>
              <w:t>文件⽬的與範</w:t>
            </w:r>
            <w:r w:rsidR="006671D6">
              <w:rPr>
                <w:color w:val="4A3A3C"/>
                <w:spacing w:val="-10"/>
              </w:rPr>
              <w:t>圍</w:t>
            </w:r>
            <w:r w:rsidR="006671D6">
              <w:rPr>
                <w:rFonts w:ascii="Times New Roman" w:eastAsia="Times New Roman"/>
                <w:color w:val="4A3A3C"/>
              </w:rPr>
              <w:tab/>
            </w:r>
            <w:r w:rsidR="006671D6">
              <w:rPr>
                <w:b/>
                <w:color w:val="C70F2E"/>
                <w:spacing w:val="-10"/>
              </w:rPr>
              <w:t>4</w:t>
            </w:r>
          </w:hyperlink>
        </w:p>
        <w:p w14:paraId="685C156F" w14:textId="77777777" w:rsidR="006671D6" w:rsidRDefault="00000000" w:rsidP="008A2518">
          <w:pPr>
            <w:pStyle w:val="20"/>
            <w:numPr>
              <w:ilvl w:val="0"/>
              <w:numId w:val="6"/>
            </w:numPr>
            <w:tabs>
              <w:tab w:val="left" w:pos="721"/>
              <w:tab w:val="right" w:pos="10146"/>
            </w:tabs>
            <w:spacing w:before="13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56896" behindDoc="1" locked="0" layoutInCell="1" allowOverlap="1" wp14:anchorId="0DC4021B" wp14:editId="33917983">
                    <wp:simplePos x="0" y="0"/>
                    <wp:positionH relativeFrom="page">
                      <wp:posOffset>1563291</wp:posOffset>
                    </wp:positionH>
                    <wp:positionV relativeFrom="paragraph">
                      <wp:posOffset>145318</wp:posOffset>
                    </wp:positionV>
                    <wp:extent cx="5072380" cy="13335"/>
                    <wp:effectExtent l="0" t="0" r="0" b="0"/>
                    <wp:wrapNone/>
                    <wp:docPr id="19" name="Graphic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07238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7238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569" y="13096"/>
                                  </a:moveTo>
                                  <a:lnTo>
                                    <a:pt x="30952" y="13096"/>
                                  </a:lnTo>
                                  <a:lnTo>
                                    <a:pt x="29409" y="12457"/>
                                  </a:lnTo>
                                  <a:lnTo>
                                    <a:pt x="26852" y="9900"/>
                                  </a:lnTo>
                                  <a:lnTo>
                                    <a:pt x="26212" y="8356"/>
                                  </a:lnTo>
                                  <a:lnTo>
                                    <a:pt x="26212" y="4740"/>
                                  </a:lnTo>
                                  <a:lnTo>
                                    <a:pt x="26852" y="3196"/>
                                  </a:lnTo>
                                  <a:lnTo>
                                    <a:pt x="29409" y="639"/>
                                  </a:lnTo>
                                  <a:lnTo>
                                    <a:pt x="30952" y="0"/>
                                  </a:lnTo>
                                  <a:lnTo>
                                    <a:pt x="34569" y="0"/>
                                  </a:lnTo>
                                  <a:lnTo>
                                    <a:pt x="36112" y="639"/>
                                  </a:lnTo>
                                  <a:lnTo>
                                    <a:pt x="38670" y="3196"/>
                                  </a:lnTo>
                                  <a:lnTo>
                                    <a:pt x="39309" y="4740"/>
                                  </a:lnTo>
                                  <a:lnTo>
                                    <a:pt x="39309" y="8356"/>
                                  </a:lnTo>
                                  <a:lnTo>
                                    <a:pt x="38670" y="9900"/>
                                  </a:lnTo>
                                  <a:lnTo>
                                    <a:pt x="36112" y="12457"/>
                                  </a:lnTo>
                                  <a:lnTo>
                                    <a:pt x="345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0782" y="13096"/>
                                  </a:moveTo>
                                  <a:lnTo>
                                    <a:pt x="57165" y="13096"/>
                                  </a:lnTo>
                                  <a:lnTo>
                                    <a:pt x="55622" y="12457"/>
                                  </a:lnTo>
                                  <a:lnTo>
                                    <a:pt x="53064" y="9900"/>
                                  </a:lnTo>
                                  <a:lnTo>
                                    <a:pt x="52425" y="8356"/>
                                  </a:lnTo>
                                  <a:lnTo>
                                    <a:pt x="52425" y="4740"/>
                                  </a:lnTo>
                                  <a:lnTo>
                                    <a:pt x="53064" y="3196"/>
                                  </a:lnTo>
                                  <a:lnTo>
                                    <a:pt x="55622" y="639"/>
                                  </a:lnTo>
                                  <a:lnTo>
                                    <a:pt x="57165" y="0"/>
                                  </a:lnTo>
                                  <a:lnTo>
                                    <a:pt x="60782" y="0"/>
                                  </a:lnTo>
                                  <a:lnTo>
                                    <a:pt x="62325" y="639"/>
                                  </a:lnTo>
                                  <a:lnTo>
                                    <a:pt x="64882" y="3196"/>
                                  </a:lnTo>
                                  <a:lnTo>
                                    <a:pt x="65522" y="4740"/>
                                  </a:lnTo>
                                  <a:lnTo>
                                    <a:pt x="65522" y="8356"/>
                                  </a:lnTo>
                                  <a:lnTo>
                                    <a:pt x="64882" y="9900"/>
                                  </a:lnTo>
                                  <a:lnTo>
                                    <a:pt x="62325" y="12457"/>
                                  </a:lnTo>
                                  <a:lnTo>
                                    <a:pt x="607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6994" y="13096"/>
                                  </a:moveTo>
                                  <a:lnTo>
                                    <a:pt x="83378" y="13096"/>
                                  </a:lnTo>
                                  <a:lnTo>
                                    <a:pt x="81834" y="12457"/>
                                  </a:lnTo>
                                  <a:lnTo>
                                    <a:pt x="79277" y="9900"/>
                                  </a:lnTo>
                                  <a:lnTo>
                                    <a:pt x="78638" y="8356"/>
                                  </a:lnTo>
                                  <a:lnTo>
                                    <a:pt x="78638" y="4740"/>
                                  </a:lnTo>
                                  <a:lnTo>
                                    <a:pt x="79277" y="3196"/>
                                  </a:lnTo>
                                  <a:lnTo>
                                    <a:pt x="81834" y="639"/>
                                  </a:lnTo>
                                  <a:lnTo>
                                    <a:pt x="83378" y="0"/>
                                  </a:lnTo>
                                  <a:lnTo>
                                    <a:pt x="86994" y="0"/>
                                  </a:lnTo>
                                  <a:lnTo>
                                    <a:pt x="88538" y="639"/>
                                  </a:lnTo>
                                  <a:lnTo>
                                    <a:pt x="91095" y="3196"/>
                                  </a:lnTo>
                                  <a:lnTo>
                                    <a:pt x="91734" y="4740"/>
                                  </a:lnTo>
                                  <a:lnTo>
                                    <a:pt x="91734" y="8356"/>
                                  </a:lnTo>
                                  <a:lnTo>
                                    <a:pt x="91095" y="9900"/>
                                  </a:lnTo>
                                  <a:lnTo>
                                    <a:pt x="88538" y="12457"/>
                                  </a:lnTo>
                                  <a:lnTo>
                                    <a:pt x="869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207" y="13096"/>
                                  </a:moveTo>
                                  <a:lnTo>
                                    <a:pt x="109590" y="13096"/>
                                  </a:lnTo>
                                  <a:lnTo>
                                    <a:pt x="108047" y="12457"/>
                                  </a:lnTo>
                                  <a:lnTo>
                                    <a:pt x="105490" y="9900"/>
                                  </a:lnTo>
                                  <a:lnTo>
                                    <a:pt x="104850" y="8356"/>
                                  </a:lnTo>
                                  <a:lnTo>
                                    <a:pt x="104850" y="4740"/>
                                  </a:lnTo>
                                  <a:lnTo>
                                    <a:pt x="105490" y="3196"/>
                                  </a:lnTo>
                                  <a:lnTo>
                                    <a:pt x="108047" y="639"/>
                                  </a:lnTo>
                                  <a:lnTo>
                                    <a:pt x="109590" y="0"/>
                                  </a:lnTo>
                                  <a:lnTo>
                                    <a:pt x="113207" y="0"/>
                                  </a:lnTo>
                                  <a:lnTo>
                                    <a:pt x="114751" y="639"/>
                                  </a:lnTo>
                                  <a:lnTo>
                                    <a:pt x="117308" y="3196"/>
                                  </a:lnTo>
                                  <a:lnTo>
                                    <a:pt x="117947" y="4740"/>
                                  </a:lnTo>
                                  <a:lnTo>
                                    <a:pt x="117947" y="8356"/>
                                  </a:lnTo>
                                  <a:lnTo>
                                    <a:pt x="117308" y="9900"/>
                                  </a:lnTo>
                                  <a:lnTo>
                                    <a:pt x="114751" y="12457"/>
                                  </a:lnTo>
                                  <a:lnTo>
                                    <a:pt x="1132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419" y="13096"/>
                                  </a:moveTo>
                                  <a:lnTo>
                                    <a:pt x="135803" y="13096"/>
                                  </a:lnTo>
                                  <a:lnTo>
                                    <a:pt x="134259" y="12457"/>
                                  </a:lnTo>
                                  <a:lnTo>
                                    <a:pt x="131702" y="9900"/>
                                  </a:lnTo>
                                  <a:lnTo>
                                    <a:pt x="131064" y="8356"/>
                                  </a:lnTo>
                                  <a:lnTo>
                                    <a:pt x="131064" y="4740"/>
                                  </a:lnTo>
                                  <a:lnTo>
                                    <a:pt x="131702" y="3196"/>
                                  </a:lnTo>
                                  <a:lnTo>
                                    <a:pt x="134259" y="639"/>
                                  </a:lnTo>
                                  <a:lnTo>
                                    <a:pt x="135803" y="0"/>
                                  </a:lnTo>
                                  <a:lnTo>
                                    <a:pt x="139419" y="0"/>
                                  </a:lnTo>
                                  <a:lnTo>
                                    <a:pt x="140964" y="639"/>
                                  </a:lnTo>
                                  <a:lnTo>
                                    <a:pt x="143521" y="3196"/>
                                  </a:lnTo>
                                  <a:lnTo>
                                    <a:pt x="144160" y="4740"/>
                                  </a:lnTo>
                                  <a:lnTo>
                                    <a:pt x="144160" y="8356"/>
                                  </a:lnTo>
                                  <a:lnTo>
                                    <a:pt x="143521" y="9900"/>
                                  </a:lnTo>
                                  <a:lnTo>
                                    <a:pt x="140964" y="12457"/>
                                  </a:lnTo>
                                  <a:lnTo>
                                    <a:pt x="1394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632" y="13096"/>
                                  </a:moveTo>
                                  <a:lnTo>
                                    <a:pt x="162016" y="13096"/>
                                  </a:lnTo>
                                  <a:lnTo>
                                    <a:pt x="160472" y="12457"/>
                                  </a:lnTo>
                                  <a:lnTo>
                                    <a:pt x="157914" y="9900"/>
                                  </a:lnTo>
                                  <a:lnTo>
                                    <a:pt x="157275" y="8356"/>
                                  </a:lnTo>
                                  <a:lnTo>
                                    <a:pt x="157275" y="4740"/>
                                  </a:lnTo>
                                  <a:lnTo>
                                    <a:pt x="157914" y="3196"/>
                                  </a:lnTo>
                                  <a:lnTo>
                                    <a:pt x="160472" y="639"/>
                                  </a:lnTo>
                                  <a:lnTo>
                                    <a:pt x="162016" y="0"/>
                                  </a:lnTo>
                                  <a:lnTo>
                                    <a:pt x="165632" y="0"/>
                                  </a:lnTo>
                                  <a:lnTo>
                                    <a:pt x="167176" y="639"/>
                                  </a:lnTo>
                                  <a:lnTo>
                                    <a:pt x="169733" y="3196"/>
                                  </a:lnTo>
                                  <a:lnTo>
                                    <a:pt x="170372" y="4740"/>
                                  </a:lnTo>
                                  <a:lnTo>
                                    <a:pt x="170372" y="8356"/>
                                  </a:lnTo>
                                  <a:lnTo>
                                    <a:pt x="169733" y="9900"/>
                                  </a:lnTo>
                                  <a:lnTo>
                                    <a:pt x="167176" y="12457"/>
                                  </a:lnTo>
                                  <a:lnTo>
                                    <a:pt x="1656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1845" y="13096"/>
                                  </a:moveTo>
                                  <a:lnTo>
                                    <a:pt x="188229" y="13096"/>
                                  </a:lnTo>
                                  <a:lnTo>
                                    <a:pt x="186685" y="12457"/>
                                  </a:lnTo>
                                  <a:lnTo>
                                    <a:pt x="184127" y="9900"/>
                                  </a:lnTo>
                                  <a:lnTo>
                                    <a:pt x="183488" y="8356"/>
                                  </a:lnTo>
                                  <a:lnTo>
                                    <a:pt x="183488" y="4740"/>
                                  </a:lnTo>
                                  <a:lnTo>
                                    <a:pt x="184127" y="3196"/>
                                  </a:lnTo>
                                  <a:lnTo>
                                    <a:pt x="186685" y="639"/>
                                  </a:lnTo>
                                  <a:lnTo>
                                    <a:pt x="188229" y="0"/>
                                  </a:lnTo>
                                  <a:lnTo>
                                    <a:pt x="191845" y="0"/>
                                  </a:lnTo>
                                  <a:lnTo>
                                    <a:pt x="193388" y="639"/>
                                  </a:lnTo>
                                  <a:lnTo>
                                    <a:pt x="195945" y="3196"/>
                                  </a:lnTo>
                                  <a:lnTo>
                                    <a:pt x="196585" y="4740"/>
                                  </a:lnTo>
                                  <a:lnTo>
                                    <a:pt x="196585" y="8356"/>
                                  </a:lnTo>
                                  <a:lnTo>
                                    <a:pt x="195945" y="9900"/>
                                  </a:lnTo>
                                  <a:lnTo>
                                    <a:pt x="193388" y="12457"/>
                                  </a:lnTo>
                                  <a:lnTo>
                                    <a:pt x="1918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058" y="13096"/>
                                  </a:moveTo>
                                  <a:lnTo>
                                    <a:pt x="214441" y="13096"/>
                                  </a:lnTo>
                                  <a:lnTo>
                                    <a:pt x="212898" y="12457"/>
                                  </a:lnTo>
                                  <a:lnTo>
                                    <a:pt x="210340" y="9900"/>
                                  </a:lnTo>
                                  <a:lnTo>
                                    <a:pt x="209701" y="8356"/>
                                  </a:lnTo>
                                  <a:lnTo>
                                    <a:pt x="209701" y="4740"/>
                                  </a:lnTo>
                                  <a:lnTo>
                                    <a:pt x="210340" y="3196"/>
                                  </a:lnTo>
                                  <a:lnTo>
                                    <a:pt x="212898" y="639"/>
                                  </a:lnTo>
                                  <a:lnTo>
                                    <a:pt x="214441" y="0"/>
                                  </a:lnTo>
                                  <a:lnTo>
                                    <a:pt x="218058" y="0"/>
                                  </a:lnTo>
                                  <a:lnTo>
                                    <a:pt x="219601" y="639"/>
                                  </a:lnTo>
                                  <a:lnTo>
                                    <a:pt x="222158" y="3196"/>
                                  </a:lnTo>
                                  <a:lnTo>
                                    <a:pt x="222798" y="4740"/>
                                  </a:lnTo>
                                  <a:lnTo>
                                    <a:pt x="222798" y="8356"/>
                                  </a:lnTo>
                                  <a:lnTo>
                                    <a:pt x="222158" y="9900"/>
                                  </a:lnTo>
                                  <a:lnTo>
                                    <a:pt x="219601" y="12457"/>
                                  </a:lnTo>
                                  <a:lnTo>
                                    <a:pt x="2180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271" y="13096"/>
                                  </a:moveTo>
                                  <a:lnTo>
                                    <a:pt x="240653" y="13096"/>
                                  </a:lnTo>
                                  <a:lnTo>
                                    <a:pt x="239110" y="12457"/>
                                  </a:lnTo>
                                  <a:lnTo>
                                    <a:pt x="236553" y="9900"/>
                                  </a:lnTo>
                                  <a:lnTo>
                                    <a:pt x="235914" y="8356"/>
                                  </a:lnTo>
                                  <a:lnTo>
                                    <a:pt x="235914" y="4740"/>
                                  </a:lnTo>
                                  <a:lnTo>
                                    <a:pt x="236553" y="3196"/>
                                  </a:lnTo>
                                  <a:lnTo>
                                    <a:pt x="239110" y="639"/>
                                  </a:lnTo>
                                  <a:lnTo>
                                    <a:pt x="240653" y="0"/>
                                  </a:lnTo>
                                  <a:lnTo>
                                    <a:pt x="244271" y="0"/>
                                  </a:lnTo>
                                  <a:lnTo>
                                    <a:pt x="245814" y="639"/>
                                  </a:lnTo>
                                  <a:lnTo>
                                    <a:pt x="248371" y="3196"/>
                                  </a:lnTo>
                                  <a:lnTo>
                                    <a:pt x="249010" y="4740"/>
                                  </a:lnTo>
                                  <a:lnTo>
                                    <a:pt x="249010" y="8356"/>
                                  </a:lnTo>
                                  <a:lnTo>
                                    <a:pt x="248371" y="9900"/>
                                  </a:lnTo>
                                  <a:lnTo>
                                    <a:pt x="245814" y="12457"/>
                                  </a:lnTo>
                                  <a:lnTo>
                                    <a:pt x="24427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483" y="13096"/>
                                  </a:moveTo>
                                  <a:lnTo>
                                    <a:pt x="266866" y="13096"/>
                                  </a:lnTo>
                                  <a:lnTo>
                                    <a:pt x="265323" y="12457"/>
                                  </a:lnTo>
                                  <a:lnTo>
                                    <a:pt x="262766" y="9900"/>
                                  </a:lnTo>
                                  <a:lnTo>
                                    <a:pt x="262126" y="8356"/>
                                  </a:lnTo>
                                  <a:lnTo>
                                    <a:pt x="262126" y="4740"/>
                                  </a:lnTo>
                                  <a:lnTo>
                                    <a:pt x="262766" y="3196"/>
                                  </a:lnTo>
                                  <a:lnTo>
                                    <a:pt x="265323" y="639"/>
                                  </a:lnTo>
                                  <a:lnTo>
                                    <a:pt x="266866" y="0"/>
                                  </a:lnTo>
                                  <a:lnTo>
                                    <a:pt x="270483" y="0"/>
                                  </a:lnTo>
                                  <a:lnTo>
                                    <a:pt x="272026" y="639"/>
                                  </a:lnTo>
                                  <a:lnTo>
                                    <a:pt x="274584" y="3196"/>
                                  </a:lnTo>
                                  <a:lnTo>
                                    <a:pt x="275223" y="4740"/>
                                  </a:lnTo>
                                  <a:lnTo>
                                    <a:pt x="275223" y="8356"/>
                                  </a:lnTo>
                                  <a:lnTo>
                                    <a:pt x="274584" y="9900"/>
                                  </a:lnTo>
                                  <a:lnTo>
                                    <a:pt x="272026" y="12457"/>
                                  </a:lnTo>
                                  <a:lnTo>
                                    <a:pt x="2704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6696" y="13096"/>
                                  </a:moveTo>
                                  <a:lnTo>
                                    <a:pt x="293079" y="13096"/>
                                  </a:lnTo>
                                  <a:lnTo>
                                    <a:pt x="291536" y="12457"/>
                                  </a:lnTo>
                                  <a:lnTo>
                                    <a:pt x="288978" y="9900"/>
                                  </a:lnTo>
                                  <a:lnTo>
                                    <a:pt x="288339" y="8356"/>
                                  </a:lnTo>
                                  <a:lnTo>
                                    <a:pt x="288339" y="4740"/>
                                  </a:lnTo>
                                  <a:lnTo>
                                    <a:pt x="288978" y="3196"/>
                                  </a:lnTo>
                                  <a:lnTo>
                                    <a:pt x="291536" y="639"/>
                                  </a:lnTo>
                                  <a:lnTo>
                                    <a:pt x="293079" y="0"/>
                                  </a:lnTo>
                                  <a:lnTo>
                                    <a:pt x="296696" y="0"/>
                                  </a:lnTo>
                                  <a:lnTo>
                                    <a:pt x="298239" y="639"/>
                                  </a:lnTo>
                                  <a:lnTo>
                                    <a:pt x="300797" y="3196"/>
                                  </a:lnTo>
                                  <a:lnTo>
                                    <a:pt x="301436" y="4740"/>
                                  </a:lnTo>
                                  <a:lnTo>
                                    <a:pt x="301436" y="8356"/>
                                  </a:lnTo>
                                  <a:lnTo>
                                    <a:pt x="300797" y="9900"/>
                                  </a:lnTo>
                                  <a:lnTo>
                                    <a:pt x="298239" y="12457"/>
                                  </a:lnTo>
                                  <a:lnTo>
                                    <a:pt x="2966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2909" y="13096"/>
                                  </a:moveTo>
                                  <a:lnTo>
                                    <a:pt x="319292" y="13096"/>
                                  </a:lnTo>
                                  <a:lnTo>
                                    <a:pt x="317749" y="12457"/>
                                  </a:lnTo>
                                  <a:lnTo>
                                    <a:pt x="315191" y="9900"/>
                                  </a:lnTo>
                                  <a:lnTo>
                                    <a:pt x="314552" y="8356"/>
                                  </a:lnTo>
                                  <a:lnTo>
                                    <a:pt x="314552" y="4740"/>
                                  </a:lnTo>
                                  <a:lnTo>
                                    <a:pt x="315191" y="3196"/>
                                  </a:lnTo>
                                  <a:lnTo>
                                    <a:pt x="317749" y="639"/>
                                  </a:lnTo>
                                  <a:lnTo>
                                    <a:pt x="319292" y="0"/>
                                  </a:lnTo>
                                  <a:lnTo>
                                    <a:pt x="322909" y="0"/>
                                  </a:lnTo>
                                  <a:lnTo>
                                    <a:pt x="324452" y="639"/>
                                  </a:lnTo>
                                  <a:lnTo>
                                    <a:pt x="327009" y="3196"/>
                                  </a:lnTo>
                                  <a:lnTo>
                                    <a:pt x="327649" y="4740"/>
                                  </a:lnTo>
                                  <a:lnTo>
                                    <a:pt x="327649" y="8356"/>
                                  </a:lnTo>
                                  <a:lnTo>
                                    <a:pt x="327009" y="9900"/>
                                  </a:lnTo>
                                  <a:lnTo>
                                    <a:pt x="324452" y="12457"/>
                                  </a:lnTo>
                                  <a:lnTo>
                                    <a:pt x="3229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122" y="13096"/>
                                  </a:moveTo>
                                  <a:lnTo>
                                    <a:pt x="345505" y="13096"/>
                                  </a:lnTo>
                                  <a:lnTo>
                                    <a:pt x="343962" y="12457"/>
                                  </a:lnTo>
                                  <a:lnTo>
                                    <a:pt x="341404" y="9900"/>
                                  </a:lnTo>
                                  <a:lnTo>
                                    <a:pt x="340765" y="8356"/>
                                  </a:lnTo>
                                  <a:lnTo>
                                    <a:pt x="340765" y="4740"/>
                                  </a:lnTo>
                                  <a:lnTo>
                                    <a:pt x="341404" y="3196"/>
                                  </a:lnTo>
                                  <a:lnTo>
                                    <a:pt x="343962" y="639"/>
                                  </a:lnTo>
                                  <a:lnTo>
                                    <a:pt x="345505" y="0"/>
                                  </a:lnTo>
                                  <a:lnTo>
                                    <a:pt x="349122" y="0"/>
                                  </a:lnTo>
                                  <a:lnTo>
                                    <a:pt x="350665" y="639"/>
                                  </a:lnTo>
                                  <a:lnTo>
                                    <a:pt x="353222" y="3196"/>
                                  </a:lnTo>
                                  <a:lnTo>
                                    <a:pt x="353862" y="4740"/>
                                  </a:lnTo>
                                  <a:lnTo>
                                    <a:pt x="353862" y="8356"/>
                                  </a:lnTo>
                                  <a:lnTo>
                                    <a:pt x="353222" y="9900"/>
                                  </a:lnTo>
                                  <a:lnTo>
                                    <a:pt x="350665" y="12457"/>
                                  </a:lnTo>
                                  <a:lnTo>
                                    <a:pt x="3491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333" y="13096"/>
                                  </a:moveTo>
                                  <a:lnTo>
                                    <a:pt x="371717" y="13096"/>
                                  </a:lnTo>
                                  <a:lnTo>
                                    <a:pt x="370174" y="12457"/>
                                  </a:lnTo>
                                  <a:lnTo>
                                    <a:pt x="367617" y="9900"/>
                                  </a:lnTo>
                                  <a:lnTo>
                                    <a:pt x="366978" y="8356"/>
                                  </a:lnTo>
                                  <a:lnTo>
                                    <a:pt x="366978" y="4740"/>
                                  </a:lnTo>
                                  <a:lnTo>
                                    <a:pt x="367617" y="3196"/>
                                  </a:lnTo>
                                  <a:lnTo>
                                    <a:pt x="370174" y="639"/>
                                  </a:lnTo>
                                  <a:lnTo>
                                    <a:pt x="371717" y="0"/>
                                  </a:lnTo>
                                  <a:lnTo>
                                    <a:pt x="375333" y="0"/>
                                  </a:lnTo>
                                  <a:lnTo>
                                    <a:pt x="376878" y="639"/>
                                  </a:lnTo>
                                  <a:lnTo>
                                    <a:pt x="379435" y="3196"/>
                                  </a:lnTo>
                                  <a:lnTo>
                                    <a:pt x="380074" y="4740"/>
                                  </a:lnTo>
                                  <a:lnTo>
                                    <a:pt x="380074" y="8356"/>
                                  </a:lnTo>
                                  <a:lnTo>
                                    <a:pt x="379435" y="9900"/>
                                  </a:lnTo>
                                  <a:lnTo>
                                    <a:pt x="376878" y="12457"/>
                                  </a:lnTo>
                                  <a:lnTo>
                                    <a:pt x="3753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546" y="13096"/>
                                  </a:moveTo>
                                  <a:lnTo>
                                    <a:pt x="397930" y="13096"/>
                                  </a:lnTo>
                                  <a:lnTo>
                                    <a:pt x="396386" y="12457"/>
                                  </a:lnTo>
                                  <a:lnTo>
                                    <a:pt x="393830" y="9900"/>
                                  </a:lnTo>
                                  <a:lnTo>
                                    <a:pt x="393190" y="8356"/>
                                  </a:lnTo>
                                  <a:lnTo>
                                    <a:pt x="393190" y="4740"/>
                                  </a:lnTo>
                                  <a:lnTo>
                                    <a:pt x="393830" y="3196"/>
                                  </a:lnTo>
                                  <a:lnTo>
                                    <a:pt x="396386" y="639"/>
                                  </a:lnTo>
                                  <a:lnTo>
                                    <a:pt x="397930" y="0"/>
                                  </a:lnTo>
                                  <a:lnTo>
                                    <a:pt x="401546" y="0"/>
                                  </a:lnTo>
                                  <a:lnTo>
                                    <a:pt x="403090" y="639"/>
                                  </a:lnTo>
                                  <a:lnTo>
                                    <a:pt x="405648" y="3196"/>
                                  </a:lnTo>
                                  <a:lnTo>
                                    <a:pt x="406287" y="4740"/>
                                  </a:lnTo>
                                  <a:lnTo>
                                    <a:pt x="406287" y="8356"/>
                                  </a:lnTo>
                                  <a:lnTo>
                                    <a:pt x="405648" y="9900"/>
                                  </a:lnTo>
                                  <a:lnTo>
                                    <a:pt x="403090" y="12457"/>
                                  </a:lnTo>
                                  <a:lnTo>
                                    <a:pt x="4015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7759" y="13096"/>
                                  </a:moveTo>
                                  <a:lnTo>
                                    <a:pt x="424143" y="13096"/>
                                  </a:lnTo>
                                  <a:lnTo>
                                    <a:pt x="422599" y="12457"/>
                                  </a:lnTo>
                                  <a:lnTo>
                                    <a:pt x="420041" y="9900"/>
                                  </a:lnTo>
                                  <a:lnTo>
                                    <a:pt x="419402" y="8356"/>
                                  </a:lnTo>
                                  <a:lnTo>
                                    <a:pt x="419402" y="4740"/>
                                  </a:lnTo>
                                  <a:lnTo>
                                    <a:pt x="420041" y="3196"/>
                                  </a:lnTo>
                                  <a:lnTo>
                                    <a:pt x="422599" y="639"/>
                                  </a:lnTo>
                                  <a:lnTo>
                                    <a:pt x="424143" y="0"/>
                                  </a:lnTo>
                                  <a:lnTo>
                                    <a:pt x="427759" y="0"/>
                                  </a:lnTo>
                                  <a:lnTo>
                                    <a:pt x="429303" y="639"/>
                                  </a:lnTo>
                                  <a:lnTo>
                                    <a:pt x="431859" y="3196"/>
                                  </a:lnTo>
                                  <a:lnTo>
                                    <a:pt x="432499" y="4740"/>
                                  </a:lnTo>
                                  <a:lnTo>
                                    <a:pt x="432499" y="8356"/>
                                  </a:lnTo>
                                  <a:lnTo>
                                    <a:pt x="431859" y="9900"/>
                                  </a:lnTo>
                                  <a:lnTo>
                                    <a:pt x="429303" y="12457"/>
                                  </a:lnTo>
                                  <a:lnTo>
                                    <a:pt x="4277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3972" y="13096"/>
                                  </a:moveTo>
                                  <a:lnTo>
                                    <a:pt x="450356" y="13096"/>
                                  </a:lnTo>
                                  <a:lnTo>
                                    <a:pt x="448812" y="12457"/>
                                  </a:lnTo>
                                  <a:lnTo>
                                    <a:pt x="446254" y="9900"/>
                                  </a:lnTo>
                                  <a:lnTo>
                                    <a:pt x="445615" y="8356"/>
                                  </a:lnTo>
                                  <a:lnTo>
                                    <a:pt x="445615" y="4740"/>
                                  </a:lnTo>
                                  <a:lnTo>
                                    <a:pt x="446254" y="3196"/>
                                  </a:lnTo>
                                  <a:lnTo>
                                    <a:pt x="448812" y="639"/>
                                  </a:lnTo>
                                  <a:lnTo>
                                    <a:pt x="450356" y="0"/>
                                  </a:lnTo>
                                  <a:lnTo>
                                    <a:pt x="453972" y="0"/>
                                  </a:lnTo>
                                  <a:lnTo>
                                    <a:pt x="455516" y="639"/>
                                  </a:lnTo>
                                  <a:lnTo>
                                    <a:pt x="458072" y="3196"/>
                                  </a:lnTo>
                                  <a:lnTo>
                                    <a:pt x="458712" y="4740"/>
                                  </a:lnTo>
                                  <a:lnTo>
                                    <a:pt x="458712" y="8356"/>
                                  </a:lnTo>
                                  <a:lnTo>
                                    <a:pt x="458072" y="9900"/>
                                  </a:lnTo>
                                  <a:lnTo>
                                    <a:pt x="455516" y="12457"/>
                                  </a:lnTo>
                                  <a:lnTo>
                                    <a:pt x="453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185" y="13096"/>
                                  </a:moveTo>
                                  <a:lnTo>
                                    <a:pt x="476567" y="13096"/>
                                  </a:lnTo>
                                  <a:lnTo>
                                    <a:pt x="475024" y="12457"/>
                                  </a:lnTo>
                                  <a:lnTo>
                                    <a:pt x="472467" y="9900"/>
                                  </a:lnTo>
                                  <a:lnTo>
                                    <a:pt x="471828" y="8356"/>
                                  </a:lnTo>
                                  <a:lnTo>
                                    <a:pt x="471828" y="4740"/>
                                  </a:lnTo>
                                  <a:lnTo>
                                    <a:pt x="472467" y="3196"/>
                                  </a:lnTo>
                                  <a:lnTo>
                                    <a:pt x="475024" y="639"/>
                                  </a:lnTo>
                                  <a:lnTo>
                                    <a:pt x="476567" y="0"/>
                                  </a:lnTo>
                                  <a:lnTo>
                                    <a:pt x="480185" y="0"/>
                                  </a:lnTo>
                                  <a:lnTo>
                                    <a:pt x="481728" y="639"/>
                                  </a:lnTo>
                                  <a:lnTo>
                                    <a:pt x="484285" y="3196"/>
                                  </a:lnTo>
                                  <a:lnTo>
                                    <a:pt x="484924" y="4740"/>
                                  </a:lnTo>
                                  <a:lnTo>
                                    <a:pt x="484924" y="8356"/>
                                  </a:lnTo>
                                  <a:lnTo>
                                    <a:pt x="484285" y="9900"/>
                                  </a:lnTo>
                                  <a:lnTo>
                                    <a:pt x="481728" y="12457"/>
                                  </a:lnTo>
                                  <a:lnTo>
                                    <a:pt x="4801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397" y="13096"/>
                                  </a:moveTo>
                                  <a:lnTo>
                                    <a:pt x="502780" y="13096"/>
                                  </a:lnTo>
                                  <a:lnTo>
                                    <a:pt x="501237" y="12457"/>
                                  </a:lnTo>
                                  <a:lnTo>
                                    <a:pt x="498680" y="9900"/>
                                  </a:lnTo>
                                  <a:lnTo>
                                    <a:pt x="498040" y="8356"/>
                                  </a:lnTo>
                                  <a:lnTo>
                                    <a:pt x="498040" y="4740"/>
                                  </a:lnTo>
                                  <a:lnTo>
                                    <a:pt x="498680" y="3196"/>
                                  </a:lnTo>
                                  <a:lnTo>
                                    <a:pt x="501237" y="639"/>
                                  </a:lnTo>
                                  <a:lnTo>
                                    <a:pt x="502780" y="0"/>
                                  </a:lnTo>
                                  <a:lnTo>
                                    <a:pt x="506397" y="0"/>
                                  </a:lnTo>
                                  <a:lnTo>
                                    <a:pt x="507940" y="639"/>
                                  </a:lnTo>
                                  <a:lnTo>
                                    <a:pt x="510498" y="3196"/>
                                  </a:lnTo>
                                  <a:lnTo>
                                    <a:pt x="511137" y="4740"/>
                                  </a:lnTo>
                                  <a:lnTo>
                                    <a:pt x="511137" y="8356"/>
                                  </a:lnTo>
                                  <a:lnTo>
                                    <a:pt x="510498" y="9900"/>
                                  </a:lnTo>
                                  <a:lnTo>
                                    <a:pt x="507940" y="12457"/>
                                  </a:lnTo>
                                  <a:lnTo>
                                    <a:pt x="5063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32610" y="13096"/>
                                  </a:moveTo>
                                  <a:lnTo>
                                    <a:pt x="528993" y="13096"/>
                                  </a:lnTo>
                                  <a:lnTo>
                                    <a:pt x="527450" y="12457"/>
                                  </a:lnTo>
                                  <a:lnTo>
                                    <a:pt x="524893" y="9900"/>
                                  </a:lnTo>
                                  <a:lnTo>
                                    <a:pt x="524253" y="8356"/>
                                  </a:lnTo>
                                  <a:lnTo>
                                    <a:pt x="524253" y="4740"/>
                                  </a:lnTo>
                                  <a:lnTo>
                                    <a:pt x="524893" y="3196"/>
                                  </a:lnTo>
                                  <a:lnTo>
                                    <a:pt x="527450" y="639"/>
                                  </a:lnTo>
                                  <a:lnTo>
                                    <a:pt x="528993" y="0"/>
                                  </a:lnTo>
                                  <a:lnTo>
                                    <a:pt x="532610" y="0"/>
                                  </a:lnTo>
                                  <a:lnTo>
                                    <a:pt x="534153" y="639"/>
                                  </a:lnTo>
                                  <a:lnTo>
                                    <a:pt x="536711" y="3196"/>
                                  </a:lnTo>
                                  <a:lnTo>
                                    <a:pt x="537350" y="4740"/>
                                  </a:lnTo>
                                  <a:lnTo>
                                    <a:pt x="537350" y="8356"/>
                                  </a:lnTo>
                                  <a:lnTo>
                                    <a:pt x="536711" y="9900"/>
                                  </a:lnTo>
                                  <a:lnTo>
                                    <a:pt x="534153" y="12457"/>
                                  </a:lnTo>
                                  <a:lnTo>
                                    <a:pt x="5326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58823" y="13096"/>
                                  </a:moveTo>
                                  <a:lnTo>
                                    <a:pt x="555206" y="13096"/>
                                  </a:lnTo>
                                  <a:lnTo>
                                    <a:pt x="553663" y="12457"/>
                                  </a:lnTo>
                                  <a:lnTo>
                                    <a:pt x="551105" y="9900"/>
                                  </a:lnTo>
                                  <a:lnTo>
                                    <a:pt x="550466" y="8356"/>
                                  </a:lnTo>
                                  <a:lnTo>
                                    <a:pt x="550466" y="4740"/>
                                  </a:lnTo>
                                  <a:lnTo>
                                    <a:pt x="551105" y="3196"/>
                                  </a:lnTo>
                                  <a:lnTo>
                                    <a:pt x="553663" y="639"/>
                                  </a:lnTo>
                                  <a:lnTo>
                                    <a:pt x="555206" y="0"/>
                                  </a:lnTo>
                                  <a:lnTo>
                                    <a:pt x="558823" y="0"/>
                                  </a:lnTo>
                                  <a:lnTo>
                                    <a:pt x="560366" y="639"/>
                                  </a:lnTo>
                                  <a:lnTo>
                                    <a:pt x="562923" y="3196"/>
                                  </a:lnTo>
                                  <a:lnTo>
                                    <a:pt x="563563" y="4740"/>
                                  </a:lnTo>
                                  <a:lnTo>
                                    <a:pt x="563563" y="8356"/>
                                  </a:lnTo>
                                  <a:lnTo>
                                    <a:pt x="562923" y="9900"/>
                                  </a:lnTo>
                                  <a:lnTo>
                                    <a:pt x="560366" y="12457"/>
                                  </a:lnTo>
                                  <a:lnTo>
                                    <a:pt x="5588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85036" y="13096"/>
                                  </a:moveTo>
                                  <a:lnTo>
                                    <a:pt x="581419" y="13096"/>
                                  </a:lnTo>
                                  <a:lnTo>
                                    <a:pt x="579876" y="12457"/>
                                  </a:lnTo>
                                  <a:lnTo>
                                    <a:pt x="577318" y="9900"/>
                                  </a:lnTo>
                                  <a:lnTo>
                                    <a:pt x="576679" y="8356"/>
                                  </a:lnTo>
                                  <a:lnTo>
                                    <a:pt x="576679" y="4740"/>
                                  </a:lnTo>
                                  <a:lnTo>
                                    <a:pt x="577318" y="3196"/>
                                  </a:lnTo>
                                  <a:lnTo>
                                    <a:pt x="579876" y="639"/>
                                  </a:lnTo>
                                  <a:lnTo>
                                    <a:pt x="581419" y="0"/>
                                  </a:lnTo>
                                  <a:lnTo>
                                    <a:pt x="585036" y="0"/>
                                  </a:lnTo>
                                  <a:lnTo>
                                    <a:pt x="586579" y="639"/>
                                  </a:lnTo>
                                  <a:lnTo>
                                    <a:pt x="589136" y="3196"/>
                                  </a:lnTo>
                                  <a:lnTo>
                                    <a:pt x="589776" y="4740"/>
                                  </a:lnTo>
                                  <a:lnTo>
                                    <a:pt x="589776" y="8356"/>
                                  </a:lnTo>
                                  <a:lnTo>
                                    <a:pt x="589136" y="9900"/>
                                  </a:lnTo>
                                  <a:lnTo>
                                    <a:pt x="586579" y="12457"/>
                                  </a:lnTo>
                                  <a:lnTo>
                                    <a:pt x="5850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11249" y="13096"/>
                                  </a:moveTo>
                                  <a:lnTo>
                                    <a:pt x="607631" y="13096"/>
                                  </a:lnTo>
                                  <a:lnTo>
                                    <a:pt x="606088" y="12457"/>
                                  </a:lnTo>
                                  <a:lnTo>
                                    <a:pt x="603531" y="9900"/>
                                  </a:lnTo>
                                  <a:lnTo>
                                    <a:pt x="602892" y="8356"/>
                                  </a:lnTo>
                                  <a:lnTo>
                                    <a:pt x="602892" y="4740"/>
                                  </a:lnTo>
                                  <a:lnTo>
                                    <a:pt x="603531" y="3196"/>
                                  </a:lnTo>
                                  <a:lnTo>
                                    <a:pt x="606088" y="639"/>
                                  </a:lnTo>
                                  <a:lnTo>
                                    <a:pt x="607631" y="0"/>
                                  </a:lnTo>
                                  <a:lnTo>
                                    <a:pt x="611249" y="0"/>
                                  </a:lnTo>
                                  <a:lnTo>
                                    <a:pt x="612792" y="639"/>
                                  </a:lnTo>
                                  <a:lnTo>
                                    <a:pt x="615349" y="3196"/>
                                  </a:lnTo>
                                  <a:lnTo>
                                    <a:pt x="615988" y="4740"/>
                                  </a:lnTo>
                                  <a:lnTo>
                                    <a:pt x="615988" y="8356"/>
                                  </a:lnTo>
                                  <a:lnTo>
                                    <a:pt x="615349" y="9900"/>
                                  </a:lnTo>
                                  <a:lnTo>
                                    <a:pt x="612792" y="12457"/>
                                  </a:lnTo>
                                  <a:lnTo>
                                    <a:pt x="6112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37460" y="13096"/>
                                  </a:moveTo>
                                  <a:lnTo>
                                    <a:pt x="633844" y="13096"/>
                                  </a:lnTo>
                                  <a:lnTo>
                                    <a:pt x="632301" y="12457"/>
                                  </a:lnTo>
                                  <a:lnTo>
                                    <a:pt x="629744" y="9900"/>
                                  </a:lnTo>
                                  <a:lnTo>
                                    <a:pt x="629104" y="8356"/>
                                  </a:lnTo>
                                  <a:lnTo>
                                    <a:pt x="629104" y="4740"/>
                                  </a:lnTo>
                                  <a:lnTo>
                                    <a:pt x="629744" y="3196"/>
                                  </a:lnTo>
                                  <a:lnTo>
                                    <a:pt x="632301" y="639"/>
                                  </a:lnTo>
                                  <a:lnTo>
                                    <a:pt x="633844" y="0"/>
                                  </a:lnTo>
                                  <a:lnTo>
                                    <a:pt x="637460" y="0"/>
                                  </a:lnTo>
                                  <a:lnTo>
                                    <a:pt x="639004" y="639"/>
                                  </a:lnTo>
                                  <a:lnTo>
                                    <a:pt x="641562" y="3196"/>
                                  </a:lnTo>
                                  <a:lnTo>
                                    <a:pt x="642201" y="4740"/>
                                  </a:lnTo>
                                  <a:lnTo>
                                    <a:pt x="642201" y="8356"/>
                                  </a:lnTo>
                                  <a:lnTo>
                                    <a:pt x="641562" y="9900"/>
                                  </a:lnTo>
                                  <a:lnTo>
                                    <a:pt x="639004" y="12457"/>
                                  </a:lnTo>
                                  <a:lnTo>
                                    <a:pt x="6374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63673" y="13096"/>
                                  </a:moveTo>
                                  <a:lnTo>
                                    <a:pt x="660057" y="13096"/>
                                  </a:lnTo>
                                  <a:lnTo>
                                    <a:pt x="658513" y="12457"/>
                                  </a:lnTo>
                                  <a:lnTo>
                                    <a:pt x="655957" y="9900"/>
                                  </a:lnTo>
                                  <a:lnTo>
                                    <a:pt x="655317" y="8356"/>
                                  </a:lnTo>
                                  <a:lnTo>
                                    <a:pt x="655317" y="4740"/>
                                  </a:lnTo>
                                  <a:lnTo>
                                    <a:pt x="655957" y="3196"/>
                                  </a:lnTo>
                                  <a:lnTo>
                                    <a:pt x="658513" y="639"/>
                                  </a:lnTo>
                                  <a:lnTo>
                                    <a:pt x="660057" y="0"/>
                                  </a:lnTo>
                                  <a:lnTo>
                                    <a:pt x="663673" y="0"/>
                                  </a:lnTo>
                                  <a:lnTo>
                                    <a:pt x="665217" y="639"/>
                                  </a:lnTo>
                                  <a:lnTo>
                                    <a:pt x="667775" y="3196"/>
                                  </a:lnTo>
                                  <a:lnTo>
                                    <a:pt x="668414" y="4740"/>
                                  </a:lnTo>
                                  <a:lnTo>
                                    <a:pt x="668414" y="8356"/>
                                  </a:lnTo>
                                  <a:lnTo>
                                    <a:pt x="667775" y="9900"/>
                                  </a:lnTo>
                                  <a:lnTo>
                                    <a:pt x="665217" y="12457"/>
                                  </a:lnTo>
                                  <a:lnTo>
                                    <a:pt x="6636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89886" y="13096"/>
                                  </a:moveTo>
                                  <a:lnTo>
                                    <a:pt x="686270" y="13096"/>
                                  </a:lnTo>
                                  <a:lnTo>
                                    <a:pt x="684726" y="12457"/>
                                  </a:lnTo>
                                  <a:lnTo>
                                    <a:pt x="682168" y="9900"/>
                                  </a:lnTo>
                                  <a:lnTo>
                                    <a:pt x="681530" y="8356"/>
                                  </a:lnTo>
                                  <a:lnTo>
                                    <a:pt x="681530" y="4740"/>
                                  </a:lnTo>
                                  <a:lnTo>
                                    <a:pt x="682168" y="3196"/>
                                  </a:lnTo>
                                  <a:lnTo>
                                    <a:pt x="684726" y="639"/>
                                  </a:lnTo>
                                  <a:lnTo>
                                    <a:pt x="686270" y="0"/>
                                  </a:lnTo>
                                  <a:lnTo>
                                    <a:pt x="689886" y="0"/>
                                  </a:lnTo>
                                  <a:lnTo>
                                    <a:pt x="691430" y="639"/>
                                  </a:lnTo>
                                  <a:lnTo>
                                    <a:pt x="693987" y="3196"/>
                                  </a:lnTo>
                                  <a:lnTo>
                                    <a:pt x="694626" y="4740"/>
                                  </a:lnTo>
                                  <a:lnTo>
                                    <a:pt x="694626" y="8356"/>
                                  </a:lnTo>
                                  <a:lnTo>
                                    <a:pt x="693987" y="9900"/>
                                  </a:lnTo>
                                  <a:lnTo>
                                    <a:pt x="691430" y="12457"/>
                                  </a:lnTo>
                                  <a:lnTo>
                                    <a:pt x="6898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16099" y="13096"/>
                                  </a:moveTo>
                                  <a:lnTo>
                                    <a:pt x="712483" y="13096"/>
                                  </a:lnTo>
                                  <a:lnTo>
                                    <a:pt x="710938" y="12457"/>
                                  </a:lnTo>
                                  <a:lnTo>
                                    <a:pt x="708381" y="9900"/>
                                  </a:lnTo>
                                  <a:lnTo>
                                    <a:pt x="707742" y="8356"/>
                                  </a:lnTo>
                                  <a:lnTo>
                                    <a:pt x="707742" y="4740"/>
                                  </a:lnTo>
                                  <a:lnTo>
                                    <a:pt x="708381" y="3196"/>
                                  </a:lnTo>
                                  <a:lnTo>
                                    <a:pt x="710938" y="639"/>
                                  </a:lnTo>
                                  <a:lnTo>
                                    <a:pt x="712483" y="0"/>
                                  </a:lnTo>
                                  <a:lnTo>
                                    <a:pt x="716099" y="0"/>
                                  </a:lnTo>
                                  <a:lnTo>
                                    <a:pt x="717643" y="639"/>
                                  </a:lnTo>
                                  <a:lnTo>
                                    <a:pt x="720199" y="3196"/>
                                  </a:lnTo>
                                  <a:lnTo>
                                    <a:pt x="720838" y="4740"/>
                                  </a:lnTo>
                                  <a:lnTo>
                                    <a:pt x="720838" y="8356"/>
                                  </a:lnTo>
                                  <a:lnTo>
                                    <a:pt x="720199" y="9900"/>
                                  </a:lnTo>
                                  <a:lnTo>
                                    <a:pt x="717643" y="12457"/>
                                  </a:lnTo>
                                  <a:lnTo>
                                    <a:pt x="71609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42311" y="13096"/>
                                  </a:moveTo>
                                  <a:lnTo>
                                    <a:pt x="738695" y="13096"/>
                                  </a:lnTo>
                                  <a:lnTo>
                                    <a:pt x="737151" y="12457"/>
                                  </a:lnTo>
                                  <a:lnTo>
                                    <a:pt x="734594" y="9900"/>
                                  </a:lnTo>
                                  <a:lnTo>
                                    <a:pt x="733954" y="8356"/>
                                  </a:lnTo>
                                  <a:lnTo>
                                    <a:pt x="733954" y="4740"/>
                                  </a:lnTo>
                                  <a:lnTo>
                                    <a:pt x="734594" y="3196"/>
                                  </a:lnTo>
                                  <a:lnTo>
                                    <a:pt x="737151" y="639"/>
                                  </a:lnTo>
                                  <a:lnTo>
                                    <a:pt x="738695" y="0"/>
                                  </a:lnTo>
                                  <a:lnTo>
                                    <a:pt x="742311" y="0"/>
                                  </a:lnTo>
                                  <a:lnTo>
                                    <a:pt x="743856" y="639"/>
                                  </a:lnTo>
                                  <a:lnTo>
                                    <a:pt x="746412" y="3196"/>
                                  </a:lnTo>
                                  <a:lnTo>
                                    <a:pt x="747051" y="4740"/>
                                  </a:lnTo>
                                  <a:lnTo>
                                    <a:pt x="747051" y="8356"/>
                                  </a:lnTo>
                                  <a:lnTo>
                                    <a:pt x="746412" y="9900"/>
                                  </a:lnTo>
                                  <a:lnTo>
                                    <a:pt x="743856" y="12457"/>
                                  </a:lnTo>
                                  <a:lnTo>
                                    <a:pt x="7423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68524" y="13096"/>
                                  </a:moveTo>
                                  <a:lnTo>
                                    <a:pt x="764907" y="13096"/>
                                  </a:lnTo>
                                  <a:lnTo>
                                    <a:pt x="763364" y="12457"/>
                                  </a:lnTo>
                                  <a:lnTo>
                                    <a:pt x="760807" y="9900"/>
                                  </a:lnTo>
                                  <a:lnTo>
                                    <a:pt x="760167" y="8356"/>
                                  </a:lnTo>
                                  <a:lnTo>
                                    <a:pt x="760167" y="4740"/>
                                  </a:lnTo>
                                  <a:lnTo>
                                    <a:pt x="760807" y="3196"/>
                                  </a:lnTo>
                                  <a:lnTo>
                                    <a:pt x="763364" y="639"/>
                                  </a:lnTo>
                                  <a:lnTo>
                                    <a:pt x="764907" y="0"/>
                                  </a:lnTo>
                                  <a:lnTo>
                                    <a:pt x="768524" y="0"/>
                                  </a:lnTo>
                                  <a:lnTo>
                                    <a:pt x="770067" y="639"/>
                                  </a:lnTo>
                                  <a:lnTo>
                                    <a:pt x="772625" y="3196"/>
                                  </a:lnTo>
                                  <a:lnTo>
                                    <a:pt x="773264" y="4740"/>
                                  </a:lnTo>
                                  <a:lnTo>
                                    <a:pt x="773264" y="8356"/>
                                  </a:lnTo>
                                  <a:lnTo>
                                    <a:pt x="772625" y="9900"/>
                                  </a:lnTo>
                                  <a:lnTo>
                                    <a:pt x="770067" y="12457"/>
                                  </a:lnTo>
                                  <a:lnTo>
                                    <a:pt x="7685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94737" y="13096"/>
                                  </a:moveTo>
                                  <a:lnTo>
                                    <a:pt x="791120" y="13096"/>
                                  </a:lnTo>
                                  <a:lnTo>
                                    <a:pt x="789577" y="12457"/>
                                  </a:lnTo>
                                  <a:lnTo>
                                    <a:pt x="787019" y="9900"/>
                                  </a:lnTo>
                                  <a:lnTo>
                                    <a:pt x="786380" y="8356"/>
                                  </a:lnTo>
                                  <a:lnTo>
                                    <a:pt x="786380" y="4740"/>
                                  </a:lnTo>
                                  <a:lnTo>
                                    <a:pt x="787019" y="3196"/>
                                  </a:lnTo>
                                  <a:lnTo>
                                    <a:pt x="789577" y="639"/>
                                  </a:lnTo>
                                  <a:lnTo>
                                    <a:pt x="791120" y="0"/>
                                  </a:lnTo>
                                  <a:lnTo>
                                    <a:pt x="794737" y="0"/>
                                  </a:lnTo>
                                  <a:lnTo>
                                    <a:pt x="796280" y="639"/>
                                  </a:lnTo>
                                  <a:lnTo>
                                    <a:pt x="798837" y="3196"/>
                                  </a:lnTo>
                                  <a:lnTo>
                                    <a:pt x="799477" y="4740"/>
                                  </a:lnTo>
                                  <a:lnTo>
                                    <a:pt x="799477" y="8356"/>
                                  </a:lnTo>
                                  <a:lnTo>
                                    <a:pt x="798837" y="9900"/>
                                  </a:lnTo>
                                  <a:lnTo>
                                    <a:pt x="796280" y="12457"/>
                                  </a:lnTo>
                                  <a:lnTo>
                                    <a:pt x="7947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20950" y="13096"/>
                                  </a:moveTo>
                                  <a:lnTo>
                                    <a:pt x="817333" y="13096"/>
                                  </a:lnTo>
                                  <a:lnTo>
                                    <a:pt x="815790" y="12457"/>
                                  </a:lnTo>
                                  <a:lnTo>
                                    <a:pt x="813232" y="9900"/>
                                  </a:lnTo>
                                  <a:lnTo>
                                    <a:pt x="812593" y="8356"/>
                                  </a:lnTo>
                                  <a:lnTo>
                                    <a:pt x="812593" y="4740"/>
                                  </a:lnTo>
                                  <a:lnTo>
                                    <a:pt x="813232" y="3196"/>
                                  </a:lnTo>
                                  <a:lnTo>
                                    <a:pt x="815790" y="639"/>
                                  </a:lnTo>
                                  <a:lnTo>
                                    <a:pt x="817333" y="0"/>
                                  </a:lnTo>
                                  <a:lnTo>
                                    <a:pt x="820950" y="0"/>
                                  </a:lnTo>
                                  <a:lnTo>
                                    <a:pt x="822493" y="639"/>
                                  </a:lnTo>
                                  <a:lnTo>
                                    <a:pt x="825050" y="3196"/>
                                  </a:lnTo>
                                  <a:lnTo>
                                    <a:pt x="825690" y="4740"/>
                                  </a:lnTo>
                                  <a:lnTo>
                                    <a:pt x="825690" y="8356"/>
                                  </a:lnTo>
                                  <a:lnTo>
                                    <a:pt x="825050" y="9900"/>
                                  </a:lnTo>
                                  <a:lnTo>
                                    <a:pt x="822493" y="12457"/>
                                  </a:lnTo>
                                  <a:lnTo>
                                    <a:pt x="8209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47163" y="13096"/>
                                  </a:moveTo>
                                  <a:lnTo>
                                    <a:pt x="843545" y="13096"/>
                                  </a:lnTo>
                                  <a:lnTo>
                                    <a:pt x="842002" y="12457"/>
                                  </a:lnTo>
                                  <a:lnTo>
                                    <a:pt x="839445" y="9900"/>
                                  </a:lnTo>
                                  <a:lnTo>
                                    <a:pt x="838806" y="8356"/>
                                  </a:lnTo>
                                  <a:lnTo>
                                    <a:pt x="838806" y="4740"/>
                                  </a:lnTo>
                                  <a:lnTo>
                                    <a:pt x="839445" y="3196"/>
                                  </a:lnTo>
                                  <a:lnTo>
                                    <a:pt x="842002" y="639"/>
                                  </a:lnTo>
                                  <a:lnTo>
                                    <a:pt x="843545" y="0"/>
                                  </a:lnTo>
                                  <a:lnTo>
                                    <a:pt x="847163" y="0"/>
                                  </a:lnTo>
                                  <a:lnTo>
                                    <a:pt x="848706" y="639"/>
                                  </a:lnTo>
                                  <a:lnTo>
                                    <a:pt x="851263" y="3196"/>
                                  </a:lnTo>
                                  <a:lnTo>
                                    <a:pt x="851902" y="4740"/>
                                  </a:lnTo>
                                  <a:lnTo>
                                    <a:pt x="851902" y="8356"/>
                                  </a:lnTo>
                                  <a:lnTo>
                                    <a:pt x="851263" y="9900"/>
                                  </a:lnTo>
                                  <a:lnTo>
                                    <a:pt x="848706" y="12457"/>
                                  </a:lnTo>
                                  <a:lnTo>
                                    <a:pt x="8471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73375" y="13096"/>
                                  </a:moveTo>
                                  <a:lnTo>
                                    <a:pt x="869758" y="13096"/>
                                  </a:lnTo>
                                  <a:lnTo>
                                    <a:pt x="868215" y="12457"/>
                                  </a:lnTo>
                                  <a:lnTo>
                                    <a:pt x="865658" y="9900"/>
                                  </a:lnTo>
                                  <a:lnTo>
                                    <a:pt x="865018" y="8356"/>
                                  </a:lnTo>
                                  <a:lnTo>
                                    <a:pt x="865018" y="4740"/>
                                  </a:lnTo>
                                  <a:lnTo>
                                    <a:pt x="865658" y="3196"/>
                                  </a:lnTo>
                                  <a:lnTo>
                                    <a:pt x="868215" y="639"/>
                                  </a:lnTo>
                                  <a:lnTo>
                                    <a:pt x="869758" y="0"/>
                                  </a:lnTo>
                                  <a:lnTo>
                                    <a:pt x="873375" y="0"/>
                                  </a:lnTo>
                                  <a:lnTo>
                                    <a:pt x="874918" y="639"/>
                                  </a:lnTo>
                                  <a:lnTo>
                                    <a:pt x="877476" y="3196"/>
                                  </a:lnTo>
                                  <a:lnTo>
                                    <a:pt x="878115" y="4740"/>
                                  </a:lnTo>
                                  <a:lnTo>
                                    <a:pt x="878115" y="8356"/>
                                  </a:lnTo>
                                  <a:lnTo>
                                    <a:pt x="877476" y="9900"/>
                                  </a:lnTo>
                                  <a:lnTo>
                                    <a:pt x="874918" y="12457"/>
                                  </a:lnTo>
                                  <a:lnTo>
                                    <a:pt x="8733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99588" y="13096"/>
                                  </a:moveTo>
                                  <a:lnTo>
                                    <a:pt x="895971" y="13096"/>
                                  </a:lnTo>
                                  <a:lnTo>
                                    <a:pt x="894428" y="12457"/>
                                  </a:lnTo>
                                  <a:lnTo>
                                    <a:pt x="891871" y="9900"/>
                                  </a:lnTo>
                                  <a:lnTo>
                                    <a:pt x="891231" y="8356"/>
                                  </a:lnTo>
                                  <a:lnTo>
                                    <a:pt x="891231" y="4740"/>
                                  </a:lnTo>
                                  <a:lnTo>
                                    <a:pt x="891871" y="3196"/>
                                  </a:lnTo>
                                  <a:lnTo>
                                    <a:pt x="894428" y="639"/>
                                  </a:lnTo>
                                  <a:lnTo>
                                    <a:pt x="895971" y="0"/>
                                  </a:lnTo>
                                  <a:lnTo>
                                    <a:pt x="899588" y="0"/>
                                  </a:lnTo>
                                  <a:lnTo>
                                    <a:pt x="901131" y="639"/>
                                  </a:lnTo>
                                  <a:lnTo>
                                    <a:pt x="903689" y="3196"/>
                                  </a:lnTo>
                                  <a:lnTo>
                                    <a:pt x="904328" y="4740"/>
                                  </a:lnTo>
                                  <a:lnTo>
                                    <a:pt x="904328" y="8356"/>
                                  </a:lnTo>
                                  <a:lnTo>
                                    <a:pt x="903689" y="9900"/>
                                  </a:lnTo>
                                  <a:lnTo>
                                    <a:pt x="901131" y="12457"/>
                                  </a:lnTo>
                                  <a:lnTo>
                                    <a:pt x="8995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25800" y="13096"/>
                                  </a:moveTo>
                                  <a:lnTo>
                                    <a:pt x="922184" y="13096"/>
                                  </a:lnTo>
                                  <a:lnTo>
                                    <a:pt x="920641" y="12457"/>
                                  </a:lnTo>
                                  <a:lnTo>
                                    <a:pt x="918083" y="9900"/>
                                  </a:lnTo>
                                  <a:lnTo>
                                    <a:pt x="917444" y="8356"/>
                                  </a:lnTo>
                                  <a:lnTo>
                                    <a:pt x="917444" y="4740"/>
                                  </a:lnTo>
                                  <a:lnTo>
                                    <a:pt x="918083" y="3196"/>
                                  </a:lnTo>
                                  <a:lnTo>
                                    <a:pt x="920641" y="639"/>
                                  </a:lnTo>
                                  <a:lnTo>
                                    <a:pt x="922184" y="0"/>
                                  </a:lnTo>
                                  <a:lnTo>
                                    <a:pt x="925800" y="0"/>
                                  </a:lnTo>
                                  <a:lnTo>
                                    <a:pt x="927344" y="639"/>
                                  </a:lnTo>
                                  <a:lnTo>
                                    <a:pt x="929901" y="3196"/>
                                  </a:lnTo>
                                  <a:lnTo>
                                    <a:pt x="930541" y="4740"/>
                                  </a:lnTo>
                                  <a:lnTo>
                                    <a:pt x="930541" y="8356"/>
                                  </a:lnTo>
                                  <a:lnTo>
                                    <a:pt x="929901" y="9900"/>
                                  </a:lnTo>
                                  <a:lnTo>
                                    <a:pt x="927344" y="12457"/>
                                  </a:lnTo>
                                  <a:lnTo>
                                    <a:pt x="9258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52013" y="13096"/>
                                  </a:moveTo>
                                  <a:lnTo>
                                    <a:pt x="948397" y="13096"/>
                                  </a:lnTo>
                                  <a:lnTo>
                                    <a:pt x="946852" y="12457"/>
                                  </a:lnTo>
                                  <a:lnTo>
                                    <a:pt x="944295" y="9900"/>
                                  </a:lnTo>
                                  <a:lnTo>
                                    <a:pt x="943657" y="8356"/>
                                  </a:lnTo>
                                  <a:lnTo>
                                    <a:pt x="943657" y="4740"/>
                                  </a:lnTo>
                                  <a:lnTo>
                                    <a:pt x="944295" y="3196"/>
                                  </a:lnTo>
                                  <a:lnTo>
                                    <a:pt x="946852" y="639"/>
                                  </a:lnTo>
                                  <a:lnTo>
                                    <a:pt x="948397" y="0"/>
                                  </a:lnTo>
                                  <a:lnTo>
                                    <a:pt x="952013" y="0"/>
                                  </a:lnTo>
                                  <a:lnTo>
                                    <a:pt x="953557" y="639"/>
                                  </a:lnTo>
                                  <a:lnTo>
                                    <a:pt x="956114" y="3196"/>
                                  </a:lnTo>
                                  <a:lnTo>
                                    <a:pt x="956754" y="4740"/>
                                  </a:lnTo>
                                  <a:lnTo>
                                    <a:pt x="956754" y="8356"/>
                                  </a:lnTo>
                                  <a:lnTo>
                                    <a:pt x="956114" y="9900"/>
                                  </a:lnTo>
                                  <a:lnTo>
                                    <a:pt x="953557" y="12457"/>
                                  </a:lnTo>
                                  <a:lnTo>
                                    <a:pt x="9520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78225" y="13096"/>
                                  </a:moveTo>
                                  <a:lnTo>
                                    <a:pt x="974609" y="13096"/>
                                  </a:lnTo>
                                  <a:lnTo>
                                    <a:pt x="973065" y="12457"/>
                                  </a:lnTo>
                                  <a:lnTo>
                                    <a:pt x="970508" y="9900"/>
                                  </a:lnTo>
                                  <a:lnTo>
                                    <a:pt x="969868" y="8356"/>
                                  </a:lnTo>
                                  <a:lnTo>
                                    <a:pt x="969868" y="4740"/>
                                  </a:lnTo>
                                  <a:lnTo>
                                    <a:pt x="970508" y="3196"/>
                                  </a:lnTo>
                                  <a:lnTo>
                                    <a:pt x="973065" y="639"/>
                                  </a:lnTo>
                                  <a:lnTo>
                                    <a:pt x="974609" y="0"/>
                                  </a:lnTo>
                                  <a:lnTo>
                                    <a:pt x="978225" y="0"/>
                                  </a:lnTo>
                                  <a:lnTo>
                                    <a:pt x="979770" y="639"/>
                                  </a:lnTo>
                                  <a:lnTo>
                                    <a:pt x="982326" y="3196"/>
                                  </a:lnTo>
                                  <a:lnTo>
                                    <a:pt x="982965" y="4740"/>
                                  </a:lnTo>
                                  <a:lnTo>
                                    <a:pt x="982965" y="8356"/>
                                  </a:lnTo>
                                  <a:lnTo>
                                    <a:pt x="982326" y="9900"/>
                                  </a:lnTo>
                                  <a:lnTo>
                                    <a:pt x="979770" y="12457"/>
                                  </a:lnTo>
                                  <a:lnTo>
                                    <a:pt x="9782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04438" y="13096"/>
                                  </a:moveTo>
                                  <a:lnTo>
                                    <a:pt x="1000822" y="13096"/>
                                  </a:lnTo>
                                  <a:lnTo>
                                    <a:pt x="999278" y="12457"/>
                                  </a:lnTo>
                                  <a:lnTo>
                                    <a:pt x="996721" y="9900"/>
                                  </a:lnTo>
                                  <a:lnTo>
                                    <a:pt x="996081" y="8356"/>
                                  </a:lnTo>
                                  <a:lnTo>
                                    <a:pt x="996081" y="4740"/>
                                  </a:lnTo>
                                  <a:lnTo>
                                    <a:pt x="996721" y="3196"/>
                                  </a:lnTo>
                                  <a:lnTo>
                                    <a:pt x="999278" y="639"/>
                                  </a:lnTo>
                                  <a:lnTo>
                                    <a:pt x="1000822" y="0"/>
                                  </a:lnTo>
                                  <a:lnTo>
                                    <a:pt x="1004438" y="0"/>
                                  </a:lnTo>
                                  <a:lnTo>
                                    <a:pt x="1005981" y="639"/>
                                  </a:lnTo>
                                  <a:lnTo>
                                    <a:pt x="1008539" y="3196"/>
                                  </a:lnTo>
                                  <a:lnTo>
                                    <a:pt x="1009178" y="4740"/>
                                  </a:lnTo>
                                  <a:lnTo>
                                    <a:pt x="1009178" y="8356"/>
                                  </a:lnTo>
                                  <a:lnTo>
                                    <a:pt x="1008539" y="9900"/>
                                  </a:lnTo>
                                  <a:lnTo>
                                    <a:pt x="1005981" y="12457"/>
                                  </a:lnTo>
                                  <a:lnTo>
                                    <a:pt x="10044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30651" y="13096"/>
                                  </a:moveTo>
                                  <a:lnTo>
                                    <a:pt x="1027035" y="13096"/>
                                  </a:lnTo>
                                  <a:lnTo>
                                    <a:pt x="1025491" y="12457"/>
                                  </a:lnTo>
                                  <a:lnTo>
                                    <a:pt x="1022933" y="9900"/>
                                  </a:lnTo>
                                  <a:lnTo>
                                    <a:pt x="1022294" y="8356"/>
                                  </a:lnTo>
                                  <a:lnTo>
                                    <a:pt x="1022294" y="4740"/>
                                  </a:lnTo>
                                  <a:lnTo>
                                    <a:pt x="1022933" y="3196"/>
                                  </a:lnTo>
                                  <a:lnTo>
                                    <a:pt x="1025491" y="639"/>
                                  </a:lnTo>
                                  <a:lnTo>
                                    <a:pt x="1027035" y="0"/>
                                  </a:lnTo>
                                  <a:lnTo>
                                    <a:pt x="1030651" y="0"/>
                                  </a:lnTo>
                                  <a:lnTo>
                                    <a:pt x="1032194" y="639"/>
                                  </a:lnTo>
                                  <a:lnTo>
                                    <a:pt x="1034751" y="3196"/>
                                  </a:lnTo>
                                  <a:lnTo>
                                    <a:pt x="1035391" y="4740"/>
                                  </a:lnTo>
                                  <a:lnTo>
                                    <a:pt x="1035391" y="8356"/>
                                  </a:lnTo>
                                  <a:lnTo>
                                    <a:pt x="1034751" y="9900"/>
                                  </a:lnTo>
                                  <a:lnTo>
                                    <a:pt x="1032194" y="12457"/>
                                  </a:lnTo>
                                  <a:lnTo>
                                    <a:pt x="1030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56864" y="13096"/>
                                  </a:moveTo>
                                  <a:lnTo>
                                    <a:pt x="1053247" y="13096"/>
                                  </a:lnTo>
                                  <a:lnTo>
                                    <a:pt x="1051704" y="12457"/>
                                  </a:lnTo>
                                  <a:lnTo>
                                    <a:pt x="1049146" y="9900"/>
                                  </a:lnTo>
                                  <a:lnTo>
                                    <a:pt x="1048507" y="8356"/>
                                  </a:lnTo>
                                  <a:lnTo>
                                    <a:pt x="1048507" y="4740"/>
                                  </a:lnTo>
                                  <a:lnTo>
                                    <a:pt x="1049146" y="3196"/>
                                  </a:lnTo>
                                  <a:lnTo>
                                    <a:pt x="1051704" y="639"/>
                                  </a:lnTo>
                                  <a:lnTo>
                                    <a:pt x="1053247" y="0"/>
                                  </a:lnTo>
                                  <a:lnTo>
                                    <a:pt x="1056864" y="0"/>
                                  </a:lnTo>
                                  <a:lnTo>
                                    <a:pt x="1058407" y="639"/>
                                  </a:lnTo>
                                  <a:lnTo>
                                    <a:pt x="1060964" y="3196"/>
                                  </a:lnTo>
                                  <a:lnTo>
                                    <a:pt x="1061604" y="4740"/>
                                  </a:lnTo>
                                  <a:lnTo>
                                    <a:pt x="1061604" y="8356"/>
                                  </a:lnTo>
                                  <a:lnTo>
                                    <a:pt x="1060964" y="9900"/>
                                  </a:lnTo>
                                  <a:lnTo>
                                    <a:pt x="1058407" y="12457"/>
                                  </a:lnTo>
                                  <a:lnTo>
                                    <a:pt x="10568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83077" y="13096"/>
                                  </a:moveTo>
                                  <a:lnTo>
                                    <a:pt x="1079459" y="13096"/>
                                  </a:lnTo>
                                  <a:lnTo>
                                    <a:pt x="1077916" y="12457"/>
                                  </a:lnTo>
                                  <a:lnTo>
                                    <a:pt x="1075359" y="9900"/>
                                  </a:lnTo>
                                  <a:lnTo>
                                    <a:pt x="1074720" y="8356"/>
                                  </a:lnTo>
                                  <a:lnTo>
                                    <a:pt x="1074720" y="4740"/>
                                  </a:lnTo>
                                  <a:lnTo>
                                    <a:pt x="1075359" y="3196"/>
                                  </a:lnTo>
                                  <a:lnTo>
                                    <a:pt x="1077916" y="639"/>
                                  </a:lnTo>
                                  <a:lnTo>
                                    <a:pt x="1079459" y="0"/>
                                  </a:lnTo>
                                  <a:lnTo>
                                    <a:pt x="1083077" y="0"/>
                                  </a:lnTo>
                                  <a:lnTo>
                                    <a:pt x="1084620" y="639"/>
                                  </a:lnTo>
                                  <a:lnTo>
                                    <a:pt x="1087177" y="3196"/>
                                  </a:lnTo>
                                  <a:lnTo>
                                    <a:pt x="1087816" y="4740"/>
                                  </a:lnTo>
                                  <a:lnTo>
                                    <a:pt x="1087816" y="8356"/>
                                  </a:lnTo>
                                  <a:lnTo>
                                    <a:pt x="1087177" y="9900"/>
                                  </a:lnTo>
                                  <a:lnTo>
                                    <a:pt x="1084620" y="12457"/>
                                  </a:lnTo>
                                  <a:lnTo>
                                    <a:pt x="10830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09289" y="13096"/>
                                  </a:moveTo>
                                  <a:lnTo>
                                    <a:pt x="1105672" y="13096"/>
                                  </a:lnTo>
                                  <a:lnTo>
                                    <a:pt x="1104129" y="12457"/>
                                  </a:lnTo>
                                  <a:lnTo>
                                    <a:pt x="1101572" y="9900"/>
                                  </a:lnTo>
                                  <a:lnTo>
                                    <a:pt x="1100932" y="8356"/>
                                  </a:lnTo>
                                  <a:lnTo>
                                    <a:pt x="1100932" y="4740"/>
                                  </a:lnTo>
                                  <a:lnTo>
                                    <a:pt x="1101572" y="3196"/>
                                  </a:lnTo>
                                  <a:lnTo>
                                    <a:pt x="1104129" y="639"/>
                                  </a:lnTo>
                                  <a:lnTo>
                                    <a:pt x="1105672" y="0"/>
                                  </a:lnTo>
                                  <a:lnTo>
                                    <a:pt x="1109289" y="0"/>
                                  </a:lnTo>
                                  <a:lnTo>
                                    <a:pt x="1110832" y="639"/>
                                  </a:lnTo>
                                  <a:lnTo>
                                    <a:pt x="1113390" y="3196"/>
                                  </a:lnTo>
                                  <a:lnTo>
                                    <a:pt x="1114029" y="4740"/>
                                  </a:lnTo>
                                  <a:lnTo>
                                    <a:pt x="1114029" y="8356"/>
                                  </a:lnTo>
                                  <a:lnTo>
                                    <a:pt x="1113390" y="9900"/>
                                  </a:lnTo>
                                  <a:lnTo>
                                    <a:pt x="1110832" y="12457"/>
                                  </a:lnTo>
                                  <a:lnTo>
                                    <a:pt x="11092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5502" y="13096"/>
                                  </a:moveTo>
                                  <a:lnTo>
                                    <a:pt x="1131885" y="13096"/>
                                  </a:lnTo>
                                  <a:lnTo>
                                    <a:pt x="1130342" y="12457"/>
                                  </a:lnTo>
                                  <a:lnTo>
                                    <a:pt x="1127785" y="9900"/>
                                  </a:lnTo>
                                  <a:lnTo>
                                    <a:pt x="1127145" y="8356"/>
                                  </a:lnTo>
                                  <a:lnTo>
                                    <a:pt x="1127145" y="4740"/>
                                  </a:lnTo>
                                  <a:lnTo>
                                    <a:pt x="1127785" y="3196"/>
                                  </a:lnTo>
                                  <a:lnTo>
                                    <a:pt x="1130342" y="639"/>
                                  </a:lnTo>
                                  <a:lnTo>
                                    <a:pt x="1131885" y="0"/>
                                  </a:lnTo>
                                  <a:lnTo>
                                    <a:pt x="1135502" y="0"/>
                                  </a:lnTo>
                                  <a:lnTo>
                                    <a:pt x="1137045" y="639"/>
                                  </a:lnTo>
                                  <a:lnTo>
                                    <a:pt x="1139603" y="3196"/>
                                  </a:lnTo>
                                  <a:lnTo>
                                    <a:pt x="1140242" y="4740"/>
                                  </a:lnTo>
                                  <a:lnTo>
                                    <a:pt x="1140242" y="8356"/>
                                  </a:lnTo>
                                  <a:lnTo>
                                    <a:pt x="1139603" y="9900"/>
                                  </a:lnTo>
                                  <a:lnTo>
                                    <a:pt x="1137045" y="12457"/>
                                  </a:lnTo>
                                  <a:lnTo>
                                    <a:pt x="11355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61715" y="13096"/>
                                  </a:moveTo>
                                  <a:lnTo>
                                    <a:pt x="1158098" y="13096"/>
                                  </a:lnTo>
                                  <a:lnTo>
                                    <a:pt x="1156555" y="12457"/>
                                  </a:lnTo>
                                  <a:lnTo>
                                    <a:pt x="1153997" y="9900"/>
                                  </a:lnTo>
                                  <a:lnTo>
                                    <a:pt x="1153358" y="8356"/>
                                  </a:lnTo>
                                  <a:lnTo>
                                    <a:pt x="1153358" y="4740"/>
                                  </a:lnTo>
                                  <a:lnTo>
                                    <a:pt x="1153997" y="3196"/>
                                  </a:lnTo>
                                  <a:lnTo>
                                    <a:pt x="1156555" y="639"/>
                                  </a:lnTo>
                                  <a:lnTo>
                                    <a:pt x="1158098" y="0"/>
                                  </a:lnTo>
                                  <a:lnTo>
                                    <a:pt x="1161715" y="0"/>
                                  </a:lnTo>
                                  <a:lnTo>
                                    <a:pt x="1163258" y="639"/>
                                  </a:lnTo>
                                  <a:lnTo>
                                    <a:pt x="1165815" y="3196"/>
                                  </a:lnTo>
                                  <a:lnTo>
                                    <a:pt x="1166455" y="4740"/>
                                  </a:lnTo>
                                  <a:lnTo>
                                    <a:pt x="1166455" y="8356"/>
                                  </a:lnTo>
                                  <a:lnTo>
                                    <a:pt x="1165815" y="9900"/>
                                  </a:lnTo>
                                  <a:lnTo>
                                    <a:pt x="1163258" y="12457"/>
                                  </a:lnTo>
                                  <a:lnTo>
                                    <a:pt x="11617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87927" y="13096"/>
                                  </a:moveTo>
                                  <a:lnTo>
                                    <a:pt x="1184311" y="13096"/>
                                  </a:lnTo>
                                  <a:lnTo>
                                    <a:pt x="1182768" y="12457"/>
                                  </a:lnTo>
                                  <a:lnTo>
                                    <a:pt x="1180210" y="9900"/>
                                  </a:lnTo>
                                  <a:lnTo>
                                    <a:pt x="1179571" y="8356"/>
                                  </a:lnTo>
                                  <a:lnTo>
                                    <a:pt x="1179571" y="4740"/>
                                  </a:lnTo>
                                  <a:lnTo>
                                    <a:pt x="1180210" y="3196"/>
                                  </a:lnTo>
                                  <a:lnTo>
                                    <a:pt x="1182768" y="639"/>
                                  </a:lnTo>
                                  <a:lnTo>
                                    <a:pt x="1184311" y="0"/>
                                  </a:lnTo>
                                  <a:lnTo>
                                    <a:pt x="1187927" y="0"/>
                                  </a:lnTo>
                                  <a:lnTo>
                                    <a:pt x="1189471" y="639"/>
                                  </a:lnTo>
                                  <a:lnTo>
                                    <a:pt x="1192029" y="3196"/>
                                  </a:lnTo>
                                  <a:lnTo>
                                    <a:pt x="1192672" y="4740"/>
                                  </a:lnTo>
                                  <a:lnTo>
                                    <a:pt x="1192672" y="8356"/>
                                  </a:lnTo>
                                  <a:lnTo>
                                    <a:pt x="1192029" y="9900"/>
                                  </a:lnTo>
                                  <a:lnTo>
                                    <a:pt x="1189471" y="12457"/>
                                  </a:lnTo>
                                  <a:lnTo>
                                    <a:pt x="11879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14139" y="13096"/>
                                  </a:moveTo>
                                  <a:lnTo>
                                    <a:pt x="1210520" y="13096"/>
                                  </a:lnTo>
                                  <a:lnTo>
                                    <a:pt x="1208984" y="12457"/>
                                  </a:lnTo>
                                  <a:lnTo>
                                    <a:pt x="1206424" y="9900"/>
                                  </a:lnTo>
                                  <a:lnTo>
                                    <a:pt x="1205781" y="8356"/>
                                  </a:lnTo>
                                  <a:lnTo>
                                    <a:pt x="1205781" y="4740"/>
                                  </a:lnTo>
                                  <a:lnTo>
                                    <a:pt x="1206424" y="3196"/>
                                  </a:lnTo>
                                  <a:lnTo>
                                    <a:pt x="1208984" y="639"/>
                                  </a:lnTo>
                                  <a:lnTo>
                                    <a:pt x="1210520" y="0"/>
                                  </a:lnTo>
                                  <a:lnTo>
                                    <a:pt x="1214139" y="0"/>
                                  </a:lnTo>
                                  <a:lnTo>
                                    <a:pt x="1215687" y="639"/>
                                  </a:lnTo>
                                  <a:lnTo>
                                    <a:pt x="1218235" y="3196"/>
                                  </a:lnTo>
                                  <a:lnTo>
                                    <a:pt x="1218878" y="4740"/>
                                  </a:lnTo>
                                  <a:lnTo>
                                    <a:pt x="1218878" y="8356"/>
                                  </a:lnTo>
                                  <a:lnTo>
                                    <a:pt x="1218235" y="9900"/>
                                  </a:lnTo>
                                  <a:lnTo>
                                    <a:pt x="1215687" y="12457"/>
                                  </a:lnTo>
                                  <a:lnTo>
                                    <a:pt x="12141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40357" y="13096"/>
                                  </a:moveTo>
                                  <a:lnTo>
                                    <a:pt x="1236737" y="13096"/>
                                  </a:lnTo>
                                  <a:lnTo>
                                    <a:pt x="1235190" y="12457"/>
                                  </a:lnTo>
                                  <a:lnTo>
                                    <a:pt x="1232630" y="9900"/>
                                  </a:lnTo>
                                  <a:lnTo>
                                    <a:pt x="1231999" y="8356"/>
                                  </a:lnTo>
                                  <a:lnTo>
                                    <a:pt x="1231999" y="4740"/>
                                  </a:lnTo>
                                  <a:lnTo>
                                    <a:pt x="1232630" y="3196"/>
                                  </a:lnTo>
                                  <a:lnTo>
                                    <a:pt x="1235190" y="639"/>
                                  </a:lnTo>
                                  <a:lnTo>
                                    <a:pt x="1236737" y="0"/>
                                  </a:lnTo>
                                  <a:lnTo>
                                    <a:pt x="1240357" y="0"/>
                                  </a:lnTo>
                                  <a:lnTo>
                                    <a:pt x="1241893" y="639"/>
                                  </a:lnTo>
                                  <a:lnTo>
                                    <a:pt x="1244453" y="3196"/>
                                  </a:lnTo>
                                  <a:lnTo>
                                    <a:pt x="1245096" y="4740"/>
                                  </a:lnTo>
                                  <a:lnTo>
                                    <a:pt x="1245096" y="8356"/>
                                  </a:lnTo>
                                  <a:lnTo>
                                    <a:pt x="1244453" y="9900"/>
                                  </a:lnTo>
                                  <a:lnTo>
                                    <a:pt x="1241893" y="12457"/>
                                  </a:lnTo>
                                  <a:lnTo>
                                    <a:pt x="12403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66563" y="13096"/>
                                  </a:moveTo>
                                  <a:lnTo>
                                    <a:pt x="1262943" y="13096"/>
                                  </a:lnTo>
                                  <a:lnTo>
                                    <a:pt x="1261407" y="12457"/>
                                  </a:lnTo>
                                  <a:lnTo>
                                    <a:pt x="1258847" y="9900"/>
                                  </a:lnTo>
                                  <a:lnTo>
                                    <a:pt x="1258204" y="8356"/>
                                  </a:lnTo>
                                  <a:lnTo>
                                    <a:pt x="1258204" y="4740"/>
                                  </a:lnTo>
                                  <a:lnTo>
                                    <a:pt x="1258847" y="3196"/>
                                  </a:lnTo>
                                  <a:lnTo>
                                    <a:pt x="1261407" y="639"/>
                                  </a:lnTo>
                                  <a:lnTo>
                                    <a:pt x="1262943" y="0"/>
                                  </a:lnTo>
                                  <a:lnTo>
                                    <a:pt x="1266563" y="0"/>
                                  </a:lnTo>
                                  <a:lnTo>
                                    <a:pt x="1268110" y="639"/>
                                  </a:lnTo>
                                  <a:lnTo>
                                    <a:pt x="1270670" y="3196"/>
                                  </a:lnTo>
                                  <a:lnTo>
                                    <a:pt x="1271301" y="4740"/>
                                  </a:lnTo>
                                  <a:lnTo>
                                    <a:pt x="1271301" y="8356"/>
                                  </a:lnTo>
                                  <a:lnTo>
                                    <a:pt x="1270670" y="9900"/>
                                  </a:lnTo>
                                  <a:lnTo>
                                    <a:pt x="1268110" y="12457"/>
                                  </a:lnTo>
                                  <a:lnTo>
                                    <a:pt x="12665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92780" y="13096"/>
                                  </a:moveTo>
                                  <a:lnTo>
                                    <a:pt x="1289161" y="13096"/>
                                  </a:lnTo>
                                  <a:lnTo>
                                    <a:pt x="1287613" y="12457"/>
                                  </a:lnTo>
                                  <a:lnTo>
                                    <a:pt x="1285065" y="9900"/>
                                  </a:lnTo>
                                  <a:lnTo>
                                    <a:pt x="1284422" y="8356"/>
                                  </a:lnTo>
                                  <a:lnTo>
                                    <a:pt x="1284422" y="4740"/>
                                  </a:lnTo>
                                  <a:lnTo>
                                    <a:pt x="1285065" y="3196"/>
                                  </a:lnTo>
                                  <a:lnTo>
                                    <a:pt x="1287613" y="639"/>
                                  </a:lnTo>
                                  <a:lnTo>
                                    <a:pt x="1289161" y="0"/>
                                  </a:lnTo>
                                  <a:lnTo>
                                    <a:pt x="1292780" y="0"/>
                                  </a:lnTo>
                                  <a:lnTo>
                                    <a:pt x="1294316" y="639"/>
                                  </a:lnTo>
                                  <a:lnTo>
                                    <a:pt x="1296876" y="3196"/>
                                  </a:lnTo>
                                  <a:lnTo>
                                    <a:pt x="1297519" y="4740"/>
                                  </a:lnTo>
                                  <a:lnTo>
                                    <a:pt x="1297519" y="8356"/>
                                  </a:lnTo>
                                  <a:lnTo>
                                    <a:pt x="1296876" y="9900"/>
                                  </a:lnTo>
                                  <a:lnTo>
                                    <a:pt x="1294316" y="12457"/>
                                  </a:lnTo>
                                  <a:lnTo>
                                    <a:pt x="12927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18986" y="13096"/>
                                  </a:moveTo>
                                  <a:lnTo>
                                    <a:pt x="1315378" y="13096"/>
                                  </a:lnTo>
                                  <a:lnTo>
                                    <a:pt x="1313830" y="12457"/>
                                  </a:lnTo>
                                  <a:lnTo>
                                    <a:pt x="1311271" y="9900"/>
                                  </a:lnTo>
                                  <a:lnTo>
                                    <a:pt x="1310640" y="8356"/>
                                  </a:lnTo>
                                  <a:lnTo>
                                    <a:pt x="1310640" y="4740"/>
                                  </a:lnTo>
                                  <a:lnTo>
                                    <a:pt x="1311271" y="3196"/>
                                  </a:lnTo>
                                  <a:lnTo>
                                    <a:pt x="1313830" y="639"/>
                                  </a:lnTo>
                                  <a:lnTo>
                                    <a:pt x="1315378" y="0"/>
                                  </a:lnTo>
                                  <a:lnTo>
                                    <a:pt x="1318986" y="0"/>
                                  </a:lnTo>
                                  <a:lnTo>
                                    <a:pt x="1320534" y="639"/>
                                  </a:lnTo>
                                  <a:lnTo>
                                    <a:pt x="1323093" y="3196"/>
                                  </a:lnTo>
                                  <a:lnTo>
                                    <a:pt x="1323736" y="4740"/>
                                  </a:lnTo>
                                  <a:lnTo>
                                    <a:pt x="1323736" y="8356"/>
                                  </a:lnTo>
                                  <a:lnTo>
                                    <a:pt x="1323093" y="9900"/>
                                  </a:lnTo>
                                  <a:lnTo>
                                    <a:pt x="1320534" y="12457"/>
                                  </a:lnTo>
                                  <a:lnTo>
                                    <a:pt x="13189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45203" y="13096"/>
                                  </a:moveTo>
                                  <a:lnTo>
                                    <a:pt x="1341584" y="13096"/>
                                  </a:lnTo>
                                  <a:lnTo>
                                    <a:pt x="1340048" y="12457"/>
                                  </a:lnTo>
                                  <a:lnTo>
                                    <a:pt x="1337488" y="9900"/>
                                  </a:lnTo>
                                  <a:lnTo>
                                    <a:pt x="1336845" y="8356"/>
                                  </a:lnTo>
                                  <a:lnTo>
                                    <a:pt x="1336845" y="4740"/>
                                  </a:lnTo>
                                  <a:lnTo>
                                    <a:pt x="1337488" y="3196"/>
                                  </a:lnTo>
                                  <a:lnTo>
                                    <a:pt x="1340048" y="639"/>
                                  </a:lnTo>
                                  <a:lnTo>
                                    <a:pt x="1341584" y="0"/>
                                  </a:lnTo>
                                  <a:lnTo>
                                    <a:pt x="1345203" y="0"/>
                                  </a:lnTo>
                                  <a:lnTo>
                                    <a:pt x="1346751" y="639"/>
                                  </a:lnTo>
                                  <a:lnTo>
                                    <a:pt x="1349299" y="3196"/>
                                  </a:lnTo>
                                  <a:lnTo>
                                    <a:pt x="1349942" y="4740"/>
                                  </a:lnTo>
                                  <a:lnTo>
                                    <a:pt x="1349942" y="8356"/>
                                  </a:lnTo>
                                  <a:lnTo>
                                    <a:pt x="1349299" y="9900"/>
                                  </a:lnTo>
                                  <a:lnTo>
                                    <a:pt x="1346751" y="12457"/>
                                  </a:lnTo>
                                  <a:lnTo>
                                    <a:pt x="1345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71421" y="13096"/>
                                  </a:moveTo>
                                  <a:lnTo>
                                    <a:pt x="1367801" y="13096"/>
                                  </a:lnTo>
                                  <a:lnTo>
                                    <a:pt x="1366254" y="12457"/>
                                  </a:lnTo>
                                  <a:lnTo>
                                    <a:pt x="1363694" y="9900"/>
                                  </a:lnTo>
                                  <a:lnTo>
                                    <a:pt x="1363063" y="8356"/>
                                  </a:lnTo>
                                  <a:lnTo>
                                    <a:pt x="1363063" y="4740"/>
                                  </a:lnTo>
                                  <a:lnTo>
                                    <a:pt x="1363694" y="3196"/>
                                  </a:lnTo>
                                  <a:lnTo>
                                    <a:pt x="1366254" y="639"/>
                                  </a:lnTo>
                                  <a:lnTo>
                                    <a:pt x="1367801" y="0"/>
                                  </a:lnTo>
                                  <a:lnTo>
                                    <a:pt x="1371421" y="0"/>
                                  </a:lnTo>
                                  <a:lnTo>
                                    <a:pt x="1372957" y="639"/>
                                  </a:lnTo>
                                  <a:lnTo>
                                    <a:pt x="1375517" y="3196"/>
                                  </a:lnTo>
                                  <a:lnTo>
                                    <a:pt x="1376160" y="4740"/>
                                  </a:lnTo>
                                  <a:lnTo>
                                    <a:pt x="1376160" y="8356"/>
                                  </a:lnTo>
                                  <a:lnTo>
                                    <a:pt x="1375517" y="9900"/>
                                  </a:lnTo>
                                  <a:lnTo>
                                    <a:pt x="1372957" y="12457"/>
                                  </a:lnTo>
                                  <a:lnTo>
                                    <a:pt x="13714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7627" y="13096"/>
                                  </a:moveTo>
                                  <a:lnTo>
                                    <a:pt x="1394007" y="13096"/>
                                  </a:lnTo>
                                  <a:lnTo>
                                    <a:pt x="1392471" y="12457"/>
                                  </a:lnTo>
                                  <a:lnTo>
                                    <a:pt x="1389911" y="9900"/>
                                  </a:lnTo>
                                  <a:lnTo>
                                    <a:pt x="1389268" y="8356"/>
                                  </a:lnTo>
                                  <a:lnTo>
                                    <a:pt x="1389268" y="4740"/>
                                  </a:lnTo>
                                  <a:lnTo>
                                    <a:pt x="1389911" y="3196"/>
                                  </a:lnTo>
                                  <a:lnTo>
                                    <a:pt x="1392471" y="639"/>
                                  </a:lnTo>
                                  <a:lnTo>
                                    <a:pt x="1394007" y="0"/>
                                  </a:lnTo>
                                  <a:lnTo>
                                    <a:pt x="1397627" y="0"/>
                                  </a:lnTo>
                                  <a:lnTo>
                                    <a:pt x="1399174" y="639"/>
                                  </a:lnTo>
                                  <a:lnTo>
                                    <a:pt x="1401734" y="3196"/>
                                  </a:lnTo>
                                  <a:lnTo>
                                    <a:pt x="1402365" y="4740"/>
                                  </a:lnTo>
                                  <a:lnTo>
                                    <a:pt x="1402365" y="8356"/>
                                  </a:lnTo>
                                  <a:lnTo>
                                    <a:pt x="1401734" y="9900"/>
                                  </a:lnTo>
                                  <a:lnTo>
                                    <a:pt x="1399174" y="12457"/>
                                  </a:lnTo>
                                  <a:lnTo>
                                    <a:pt x="13976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23844" y="13096"/>
                                  </a:moveTo>
                                  <a:lnTo>
                                    <a:pt x="1420225" y="13096"/>
                                  </a:lnTo>
                                  <a:lnTo>
                                    <a:pt x="1418677" y="12457"/>
                                  </a:lnTo>
                                  <a:lnTo>
                                    <a:pt x="1416129" y="9900"/>
                                  </a:lnTo>
                                  <a:lnTo>
                                    <a:pt x="1415486" y="8356"/>
                                  </a:lnTo>
                                  <a:lnTo>
                                    <a:pt x="1415486" y="4740"/>
                                  </a:lnTo>
                                  <a:lnTo>
                                    <a:pt x="1416129" y="3196"/>
                                  </a:lnTo>
                                  <a:lnTo>
                                    <a:pt x="1418677" y="639"/>
                                  </a:lnTo>
                                  <a:lnTo>
                                    <a:pt x="1420225" y="0"/>
                                  </a:lnTo>
                                  <a:lnTo>
                                    <a:pt x="1423844" y="0"/>
                                  </a:lnTo>
                                  <a:lnTo>
                                    <a:pt x="1425380" y="639"/>
                                  </a:lnTo>
                                  <a:lnTo>
                                    <a:pt x="1427940" y="3196"/>
                                  </a:lnTo>
                                  <a:lnTo>
                                    <a:pt x="1428583" y="4740"/>
                                  </a:lnTo>
                                  <a:lnTo>
                                    <a:pt x="1428583" y="8356"/>
                                  </a:lnTo>
                                  <a:lnTo>
                                    <a:pt x="1427940" y="9900"/>
                                  </a:lnTo>
                                  <a:lnTo>
                                    <a:pt x="1425380" y="12457"/>
                                  </a:lnTo>
                                  <a:lnTo>
                                    <a:pt x="14238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50050" y="13096"/>
                                  </a:moveTo>
                                  <a:lnTo>
                                    <a:pt x="1446442" y="13096"/>
                                  </a:lnTo>
                                  <a:lnTo>
                                    <a:pt x="1444894" y="12457"/>
                                  </a:lnTo>
                                  <a:lnTo>
                                    <a:pt x="1442335" y="9900"/>
                                  </a:lnTo>
                                  <a:lnTo>
                                    <a:pt x="1441692" y="8356"/>
                                  </a:lnTo>
                                  <a:lnTo>
                                    <a:pt x="1441692" y="4740"/>
                                  </a:lnTo>
                                  <a:lnTo>
                                    <a:pt x="1442335" y="3196"/>
                                  </a:lnTo>
                                  <a:lnTo>
                                    <a:pt x="1444894" y="639"/>
                                  </a:lnTo>
                                  <a:lnTo>
                                    <a:pt x="1446442" y="0"/>
                                  </a:lnTo>
                                  <a:lnTo>
                                    <a:pt x="1450050" y="0"/>
                                  </a:lnTo>
                                  <a:lnTo>
                                    <a:pt x="1451598" y="639"/>
                                  </a:lnTo>
                                  <a:lnTo>
                                    <a:pt x="1454157" y="3196"/>
                                  </a:lnTo>
                                  <a:lnTo>
                                    <a:pt x="1454789" y="4740"/>
                                  </a:lnTo>
                                  <a:lnTo>
                                    <a:pt x="1454789" y="8356"/>
                                  </a:lnTo>
                                  <a:lnTo>
                                    <a:pt x="1454157" y="9900"/>
                                  </a:lnTo>
                                  <a:lnTo>
                                    <a:pt x="1451598" y="12457"/>
                                  </a:lnTo>
                                  <a:lnTo>
                                    <a:pt x="14500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76267" y="13096"/>
                                  </a:moveTo>
                                  <a:lnTo>
                                    <a:pt x="1472648" y="13096"/>
                                  </a:lnTo>
                                  <a:lnTo>
                                    <a:pt x="1471112" y="12457"/>
                                  </a:lnTo>
                                  <a:lnTo>
                                    <a:pt x="1468552" y="9900"/>
                                  </a:lnTo>
                                  <a:lnTo>
                                    <a:pt x="1467909" y="8356"/>
                                  </a:lnTo>
                                  <a:lnTo>
                                    <a:pt x="1467909" y="4740"/>
                                  </a:lnTo>
                                  <a:lnTo>
                                    <a:pt x="1468552" y="3196"/>
                                  </a:lnTo>
                                  <a:lnTo>
                                    <a:pt x="1471112" y="639"/>
                                  </a:lnTo>
                                  <a:lnTo>
                                    <a:pt x="1472648" y="0"/>
                                  </a:lnTo>
                                  <a:lnTo>
                                    <a:pt x="1476267" y="0"/>
                                  </a:lnTo>
                                  <a:lnTo>
                                    <a:pt x="1477815" y="639"/>
                                  </a:lnTo>
                                  <a:lnTo>
                                    <a:pt x="1480363" y="3196"/>
                                  </a:lnTo>
                                  <a:lnTo>
                                    <a:pt x="1481006" y="4740"/>
                                  </a:lnTo>
                                  <a:lnTo>
                                    <a:pt x="1481006" y="8356"/>
                                  </a:lnTo>
                                  <a:lnTo>
                                    <a:pt x="1480363" y="9900"/>
                                  </a:lnTo>
                                  <a:lnTo>
                                    <a:pt x="1477815" y="12457"/>
                                  </a:lnTo>
                                  <a:lnTo>
                                    <a:pt x="1476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02485" y="13096"/>
                                  </a:moveTo>
                                  <a:lnTo>
                                    <a:pt x="1498865" y="13096"/>
                                  </a:lnTo>
                                  <a:lnTo>
                                    <a:pt x="1497318" y="12457"/>
                                  </a:lnTo>
                                  <a:lnTo>
                                    <a:pt x="1494758" y="9900"/>
                                  </a:lnTo>
                                  <a:lnTo>
                                    <a:pt x="1494127" y="8356"/>
                                  </a:lnTo>
                                  <a:lnTo>
                                    <a:pt x="1494127" y="4740"/>
                                  </a:lnTo>
                                  <a:lnTo>
                                    <a:pt x="1494758" y="3196"/>
                                  </a:lnTo>
                                  <a:lnTo>
                                    <a:pt x="1497318" y="639"/>
                                  </a:lnTo>
                                  <a:lnTo>
                                    <a:pt x="1498865" y="0"/>
                                  </a:lnTo>
                                  <a:lnTo>
                                    <a:pt x="1502485" y="0"/>
                                  </a:lnTo>
                                  <a:lnTo>
                                    <a:pt x="1504021" y="639"/>
                                  </a:lnTo>
                                  <a:lnTo>
                                    <a:pt x="1506581" y="3196"/>
                                  </a:lnTo>
                                  <a:lnTo>
                                    <a:pt x="1507224" y="4740"/>
                                  </a:lnTo>
                                  <a:lnTo>
                                    <a:pt x="1507224" y="8356"/>
                                  </a:lnTo>
                                  <a:lnTo>
                                    <a:pt x="1506581" y="9900"/>
                                  </a:lnTo>
                                  <a:lnTo>
                                    <a:pt x="1504021" y="12457"/>
                                  </a:lnTo>
                                  <a:lnTo>
                                    <a:pt x="15024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28691" y="13096"/>
                                  </a:moveTo>
                                  <a:lnTo>
                                    <a:pt x="1525071" y="13096"/>
                                  </a:lnTo>
                                  <a:lnTo>
                                    <a:pt x="1523535" y="12457"/>
                                  </a:lnTo>
                                  <a:lnTo>
                                    <a:pt x="1520975" y="9900"/>
                                  </a:lnTo>
                                  <a:lnTo>
                                    <a:pt x="1520332" y="8356"/>
                                  </a:lnTo>
                                  <a:lnTo>
                                    <a:pt x="1520332" y="4740"/>
                                  </a:lnTo>
                                  <a:lnTo>
                                    <a:pt x="1520975" y="3196"/>
                                  </a:lnTo>
                                  <a:lnTo>
                                    <a:pt x="1523535" y="639"/>
                                  </a:lnTo>
                                  <a:lnTo>
                                    <a:pt x="1525071" y="0"/>
                                  </a:lnTo>
                                  <a:lnTo>
                                    <a:pt x="1528691" y="0"/>
                                  </a:lnTo>
                                  <a:lnTo>
                                    <a:pt x="1530238" y="639"/>
                                  </a:lnTo>
                                  <a:lnTo>
                                    <a:pt x="1532798" y="3196"/>
                                  </a:lnTo>
                                  <a:lnTo>
                                    <a:pt x="1533429" y="4740"/>
                                  </a:lnTo>
                                  <a:lnTo>
                                    <a:pt x="1533429" y="8356"/>
                                  </a:lnTo>
                                  <a:lnTo>
                                    <a:pt x="1532798" y="9900"/>
                                  </a:lnTo>
                                  <a:lnTo>
                                    <a:pt x="1530238" y="12457"/>
                                  </a:lnTo>
                                  <a:lnTo>
                                    <a:pt x="152869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54908" y="13096"/>
                                  </a:moveTo>
                                  <a:lnTo>
                                    <a:pt x="1551289" y="13096"/>
                                  </a:lnTo>
                                  <a:lnTo>
                                    <a:pt x="1549741" y="12457"/>
                                  </a:lnTo>
                                  <a:lnTo>
                                    <a:pt x="1547193" y="9900"/>
                                  </a:lnTo>
                                  <a:lnTo>
                                    <a:pt x="1546550" y="8356"/>
                                  </a:lnTo>
                                  <a:lnTo>
                                    <a:pt x="1546550" y="4740"/>
                                  </a:lnTo>
                                  <a:lnTo>
                                    <a:pt x="1547193" y="3196"/>
                                  </a:lnTo>
                                  <a:lnTo>
                                    <a:pt x="1549741" y="639"/>
                                  </a:lnTo>
                                  <a:lnTo>
                                    <a:pt x="1551289" y="0"/>
                                  </a:lnTo>
                                  <a:lnTo>
                                    <a:pt x="1554908" y="0"/>
                                  </a:lnTo>
                                  <a:lnTo>
                                    <a:pt x="1556444" y="639"/>
                                  </a:lnTo>
                                  <a:lnTo>
                                    <a:pt x="1559004" y="3196"/>
                                  </a:lnTo>
                                  <a:lnTo>
                                    <a:pt x="1559647" y="4740"/>
                                  </a:lnTo>
                                  <a:lnTo>
                                    <a:pt x="1559647" y="8356"/>
                                  </a:lnTo>
                                  <a:lnTo>
                                    <a:pt x="1559004" y="9900"/>
                                  </a:lnTo>
                                  <a:lnTo>
                                    <a:pt x="1556444" y="12457"/>
                                  </a:lnTo>
                                  <a:lnTo>
                                    <a:pt x="15549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81114" y="13096"/>
                                  </a:moveTo>
                                  <a:lnTo>
                                    <a:pt x="1577506" y="13096"/>
                                  </a:lnTo>
                                  <a:lnTo>
                                    <a:pt x="1575958" y="12457"/>
                                  </a:lnTo>
                                  <a:lnTo>
                                    <a:pt x="1573399" y="9900"/>
                                  </a:lnTo>
                                  <a:lnTo>
                                    <a:pt x="1572756" y="8356"/>
                                  </a:lnTo>
                                  <a:lnTo>
                                    <a:pt x="1572756" y="4740"/>
                                  </a:lnTo>
                                  <a:lnTo>
                                    <a:pt x="1573399" y="3196"/>
                                  </a:lnTo>
                                  <a:lnTo>
                                    <a:pt x="1575958" y="639"/>
                                  </a:lnTo>
                                  <a:lnTo>
                                    <a:pt x="1577506" y="0"/>
                                  </a:lnTo>
                                  <a:lnTo>
                                    <a:pt x="1581114" y="0"/>
                                  </a:lnTo>
                                  <a:lnTo>
                                    <a:pt x="1582662" y="639"/>
                                  </a:lnTo>
                                  <a:lnTo>
                                    <a:pt x="1585221" y="3196"/>
                                  </a:lnTo>
                                  <a:lnTo>
                                    <a:pt x="1585853" y="4740"/>
                                  </a:lnTo>
                                  <a:lnTo>
                                    <a:pt x="1585853" y="8356"/>
                                  </a:lnTo>
                                  <a:lnTo>
                                    <a:pt x="1585221" y="9900"/>
                                  </a:lnTo>
                                  <a:lnTo>
                                    <a:pt x="1582662" y="12457"/>
                                  </a:lnTo>
                                  <a:lnTo>
                                    <a:pt x="15811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07331" y="13096"/>
                                  </a:moveTo>
                                  <a:lnTo>
                                    <a:pt x="1603712" y="13096"/>
                                  </a:lnTo>
                                  <a:lnTo>
                                    <a:pt x="1602164" y="12457"/>
                                  </a:lnTo>
                                  <a:lnTo>
                                    <a:pt x="1599616" y="9900"/>
                                  </a:lnTo>
                                  <a:lnTo>
                                    <a:pt x="1598973" y="8356"/>
                                  </a:lnTo>
                                  <a:lnTo>
                                    <a:pt x="1598973" y="4740"/>
                                  </a:lnTo>
                                  <a:lnTo>
                                    <a:pt x="1599616" y="3196"/>
                                  </a:lnTo>
                                  <a:lnTo>
                                    <a:pt x="1602164" y="639"/>
                                  </a:lnTo>
                                  <a:lnTo>
                                    <a:pt x="1603712" y="0"/>
                                  </a:lnTo>
                                  <a:lnTo>
                                    <a:pt x="1607331" y="0"/>
                                  </a:lnTo>
                                  <a:lnTo>
                                    <a:pt x="1608879" y="639"/>
                                  </a:lnTo>
                                  <a:lnTo>
                                    <a:pt x="1611427" y="3196"/>
                                  </a:lnTo>
                                  <a:lnTo>
                                    <a:pt x="1612070" y="4740"/>
                                  </a:lnTo>
                                  <a:lnTo>
                                    <a:pt x="1612070" y="8356"/>
                                  </a:lnTo>
                                  <a:lnTo>
                                    <a:pt x="1611427" y="9900"/>
                                  </a:lnTo>
                                  <a:lnTo>
                                    <a:pt x="1608879" y="12457"/>
                                  </a:lnTo>
                                  <a:lnTo>
                                    <a:pt x="16073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33537" y="13096"/>
                                  </a:moveTo>
                                  <a:lnTo>
                                    <a:pt x="1629929" y="13096"/>
                                  </a:lnTo>
                                  <a:lnTo>
                                    <a:pt x="1628382" y="12457"/>
                                  </a:lnTo>
                                  <a:lnTo>
                                    <a:pt x="1625822" y="9900"/>
                                  </a:lnTo>
                                  <a:lnTo>
                                    <a:pt x="1625191" y="8356"/>
                                  </a:lnTo>
                                  <a:lnTo>
                                    <a:pt x="1625191" y="4740"/>
                                  </a:lnTo>
                                  <a:lnTo>
                                    <a:pt x="1625822" y="3196"/>
                                  </a:lnTo>
                                  <a:lnTo>
                                    <a:pt x="1628382" y="639"/>
                                  </a:lnTo>
                                  <a:lnTo>
                                    <a:pt x="1629929" y="0"/>
                                  </a:lnTo>
                                  <a:lnTo>
                                    <a:pt x="1633537" y="0"/>
                                  </a:lnTo>
                                  <a:lnTo>
                                    <a:pt x="1635085" y="639"/>
                                  </a:lnTo>
                                  <a:lnTo>
                                    <a:pt x="1637645" y="3196"/>
                                  </a:lnTo>
                                  <a:lnTo>
                                    <a:pt x="1638288" y="4740"/>
                                  </a:lnTo>
                                  <a:lnTo>
                                    <a:pt x="1638288" y="8356"/>
                                  </a:lnTo>
                                  <a:lnTo>
                                    <a:pt x="1637645" y="9900"/>
                                  </a:lnTo>
                                  <a:lnTo>
                                    <a:pt x="1635085" y="12457"/>
                                  </a:lnTo>
                                  <a:lnTo>
                                    <a:pt x="16335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9755" y="13096"/>
                                  </a:moveTo>
                                  <a:lnTo>
                                    <a:pt x="1656135" y="13096"/>
                                  </a:lnTo>
                                  <a:lnTo>
                                    <a:pt x="1654599" y="12457"/>
                                  </a:lnTo>
                                  <a:lnTo>
                                    <a:pt x="1652039" y="9900"/>
                                  </a:lnTo>
                                  <a:lnTo>
                                    <a:pt x="1651396" y="8356"/>
                                  </a:lnTo>
                                  <a:lnTo>
                                    <a:pt x="1651396" y="4740"/>
                                  </a:lnTo>
                                  <a:lnTo>
                                    <a:pt x="1652039" y="3196"/>
                                  </a:lnTo>
                                  <a:lnTo>
                                    <a:pt x="1654599" y="639"/>
                                  </a:lnTo>
                                  <a:lnTo>
                                    <a:pt x="1656135" y="0"/>
                                  </a:lnTo>
                                  <a:lnTo>
                                    <a:pt x="1659755" y="0"/>
                                  </a:lnTo>
                                  <a:lnTo>
                                    <a:pt x="1661302" y="639"/>
                                  </a:lnTo>
                                  <a:lnTo>
                                    <a:pt x="1663850" y="3196"/>
                                  </a:lnTo>
                                  <a:lnTo>
                                    <a:pt x="1664493" y="4740"/>
                                  </a:lnTo>
                                  <a:lnTo>
                                    <a:pt x="1664493" y="8356"/>
                                  </a:lnTo>
                                  <a:lnTo>
                                    <a:pt x="1663850" y="9900"/>
                                  </a:lnTo>
                                  <a:lnTo>
                                    <a:pt x="1661302" y="12457"/>
                                  </a:lnTo>
                                  <a:lnTo>
                                    <a:pt x="16597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85972" y="13096"/>
                                  </a:moveTo>
                                  <a:lnTo>
                                    <a:pt x="1682353" y="13096"/>
                                  </a:lnTo>
                                  <a:lnTo>
                                    <a:pt x="1680805" y="12457"/>
                                  </a:lnTo>
                                  <a:lnTo>
                                    <a:pt x="1678245" y="9900"/>
                                  </a:lnTo>
                                  <a:lnTo>
                                    <a:pt x="1677614" y="8356"/>
                                  </a:lnTo>
                                  <a:lnTo>
                                    <a:pt x="1677614" y="4740"/>
                                  </a:lnTo>
                                  <a:lnTo>
                                    <a:pt x="1678245" y="3196"/>
                                  </a:lnTo>
                                  <a:lnTo>
                                    <a:pt x="1680805" y="639"/>
                                  </a:lnTo>
                                  <a:lnTo>
                                    <a:pt x="1682353" y="0"/>
                                  </a:lnTo>
                                  <a:lnTo>
                                    <a:pt x="1685972" y="0"/>
                                  </a:lnTo>
                                  <a:lnTo>
                                    <a:pt x="1687508" y="639"/>
                                  </a:lnTo>
                                  <a:lnTo>
                                    <a:pt x="1690068" y="3196"/>
                                  </a:lnTo>
                                  <a:lnTo>
                                    <a:pt x="1690711" y="4740"/>
                                  </a:lnTo>
                                  <a:lnTo>
                                    <a:pt x="1690711" y="8356"/>
                                  </a:lnTo>
                                  <a:lnTo>
                                    <a:pt x="1690068" y="9900"/>
                                  </a:lnTo>
                                  <a:lnTo>
                                    <a:pt x="1687508" y="12457"/>
                                  </a:lnTo>
                                  <a:lnTo>
                                    <a:pt x="1685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12178" y="13096"/>
                                  </a:moveTo>
                                  <a:lnTo>
                                    <a:pt x="1708558" y="13096"/>
                                  </a:lnTo>
                                  <a:lnTo>
                                    <a:pt x="1707022" y="12457"/>
                                  </a:lnTo>
                                  <a:lnTo>
                                    <a:pt x="1704463" y="9900"/>
                                  </a:lnTo>
                                  <a:lnTo>
                                    <a:pt x="1703820" y="8356"/>
                                  </a:lnTo>
                                  <a:lnTo>
                                    <a:pt x="1703820" y="4740"/>
                                  </a:lnTo>
                                  <a:lnTo>
                                    <a:pt x="1704463" y="3196"/>
                                  </a:lnTo>
                                  <a:lnTo>
                                    <a:pt x="1707022" y="639"/>
                                  </a:lnTo>
                                  <a:lnTo>
                                    <a:pt x="1708558" y="0"/>
                                  </a:lnTo>
                                  <a:lnTo>
                                    <a:pt x="1712178" y="0"/>
                                  </a:lnTo>
                                  <a:lnTo>
                                    <a:pt x="1713726" y="639"/>
                                  </a:lnTo>
                                  <a:lnTo>
                                    <a:pt x="1716285" y="3196"/>
                                  </a:lnTo>
                                  <a:lnTo>
                                    <a:pt x="1716917" y="4740"/>
                                  </a:lnTo>
                                  <a:lnTo>
                                    <a:pt x="1716917" y="8356"/>
                                  </a:lnTo>
                                  <a:lnTo>
                                    <a:pt x="1716285" y="9900"/>
                                  </a:lnTo>
                                  <a:lnTo>
                                    <a:pt x="1713726" y="12457"/>
                                  </a:lnTo>
                                  <a:lnTo>
                                    <a:pt x="17121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38395" y="13096"/>
                                  </a:moveTo>
                                  <a:lnTo>
                                    <a:pt x="1734776" y="13096"/>
                                  </a:lnTo>
                                  <a:lnTo>
                                    <a:pt x="1733228" y="12457"/>
                                  </a:lnTo>
                                  <a:lnTo>
                                    <a:pt x="1730680" y="9900"/>
                                  </a:lnTo>
                                  <a:lnTo>
                                    <a:pt x="1730037" y="8356"/>
                                  </a:lnTo>
                                  <a:lnTo>
                                    <a:pt x="1730037" y="4740"/>
                                  </a:lnTo>
                                  <a:lnTo>
                                    <a:pt x="1730680" y="3196"/>
                                  </a:lnTo>
                                  <a:lnTo>
                                    <a:pt x="1733228" y="639"/>
                                  </a:lnTo>
                                  <a:lnTo>
                                    <a:pt x="1734776" y="0"/>
                                  </a:lnTo>
                                  <a:lnTo>
                                    <a:pt x="1738395" y="0"/>
                                  </a:lnTo>
                                  <a:lnTo>
                                    <a:pt x="1739931" y="639"/>
                                  </a:lnTo>
                                  <a:lnTo>
                                    <a:pt x="1742491" y="3196"/>
                                  </a:lnTo>
                                  <a:lnTo>
                                    <a:pt x="1743134" y="4740"/>
                                  </a:lnTo>
                                  <a:lnTo>
                                    <a:pt x="1743134" y="8356"/>
                                  </a:lnTo>
                                  <a:lnTo>
                                    <a:pt x="1742491" y="9900"/>
                                  </a:lnTo>
                                  <a:lnTo>
                                    <a:pt x="1739931" y="12457"/>
                                  </a:lnTo>
                                  <a:lnTo>
                                    <a:pt x="17383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64601" y="13096"/>
                                  </a:moveTo>
                                  <a:lnTo>
                                    <a:pt x="1760993" y="13096"/>
                                  </a:lnTo>
                                  <a:lnTo>
                                    <a:pt x="1759446" y="12457"/>
                                  </a:lnTo>
                                  <a:lnTo>
                                    <a:pt x="1756886" y="9900"/>
                                  </a:lnTo>
                                  <a:lnTo>
                                    <a:pt x="1756255" y="8356"/>
                                  </a:lnTo>
                                  <a:lnTo>
                                    <a:pt x="1756255" y="4740"/>
                                  </a:lnTo>
                                  <a:lnTo>
                                    <a:pt x="1756886" y="3196"/>
                                  </a:lnTo>
                                  <a:lnTo>
                                    <a:pt x="1759446" y="639"/>
                                  </a:lnTo>
                                  <a:lnTo>
                                    <a:pt x="1760993" y="0"/>
                                  </a:lnTo>
                                  <a:lnTo>
                                    <a:pt x="1764601" y="0"/>
                                  </a:lnTo>
                                  <a:lnTo>
                                    <a:pt x="1766149" y="639"/>
                                  </a:lnTo>
                                  <a:lnTo>
                                    <a:pt x="1768709" y="3196"/>
                                  </a:lnTo>
                                  <a:lnTo>
                                    <a:pt x="1769352" y="4740"/>
                                  </a:lnTo>
                                  <a:lnTo>
                                    <a:pt x="1769352" y="8356"/>
                                  </a:lnTo>
                                  <a:lnTo>
                                    <a:pt x="1768709" y="9900"/>
                                  </a:lnTo>
                                  <a:lnTo>
                                    <a:pt x="1766149" y="12457"/>
                                  </a:lnTo>
                                  <a:lnTo>
                                    <a:pt x="17646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90819" y="13096"/>
                                  </a:moveTo>
                                  <a:lnTo>
                                    <a:pt x="1787199" y="13096"/>
                                  </a:lnTo>
                                  <a:lnTo>
                                    <a:pt x="1785663" y="12457"/>
                                  </a:lnTo>
                                  <a:lnTo>
                                    <a:pt x="1783103" y="9900"/>
                                  </a:lnTo>
                                  <a:lnTo>
                                    <a:pt x="1782460" y="8356"/>
                                  </a:lnTo>
                                  <a:lnTo>
                                    <a:pt x="1782460" y="4740"/>
                                  </a:lnTo>
                                  <a:lnTo>
                                    <a:pt x="1783103" y="3196"/>
                                  </a:lnTo>
                                  <a:lnTo>
                                    <a:pt x="1785663" y="639"/>
                                  </a:lnTo>
                                  <a:lnTo>
                                    <a:pt x="1787199" y="0"/>
                                  </a:lnTo>
                                  <a:lnTo>
                                    <a:pt x="1790819" y="0"/>
                                  </a:lnTo>
                                  <a:lnTo>
                                    <a:pt x="1792366" y="639"/>
                                  </a:lnTo>
                                  <a:lnTo>
                                    <a:pt x="1794914" y="3196"/>
                                  </a:lnTo>
                                  <a:lnTo>
                                    <a:pt x="1795557" y="4740"/>
                                  </a:lnTo>
                                  <a:lnTo>
                                    <a:pt x="1795557" y="8356"/>
                                  </a:lnTo>
                                  <a:lnTo>
                                    <a:pt x="1794914" y="9900"/>
                                  </a:lnTo>
                                  <a:lnTo>
                                    <a:pt x="1792366" y="12457"/>
                                  </a:lnTo>
                                  <a:lnTo>
                                    <a:pt x="17908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17036" y="13096"/>
                                  </a:moveTo>
                                  <a:lnTo>
                                    <a:pt x="1813417" y="13096"/>
                                  </a:lnTo>
                                  <a:lnTo>
                                    <a:pt x="1811869" y="12457"/>
                                  </a:lnTo>
                                  <a:lnTo>
                                    <a:pt x="1809309" y="9900"/>
                                  </a:lnTo>
                                  <a:lnTo>
                                    <a:pt x="1808678" y="8356"/>
                                  </a:lnTo>
                                  <a:lnTo>
                                    <a:pt x="1808678" y="4740"/>
                                  </a:lnTo>
                                  <a:lnTo>
                                    <a:pt x="1809309" y="3196"/>
                                  </a:lnTo>
                                  <a:lnTo>
                                    <a:pt x="1811869" y="639"/>
                                  </a:lnTo>
                                  <a:lnTo>
                                    <a:pt x="1813417" y="0"/>
                                  </a:lnTo>
                                  <a:lnTo>
                                    <a:pt x="1817036" y="0"/>
                                  </a:lnTo>
                                  <a:lnTo>
                                    <a:pt x="1818572" y="639"/>
                                  </a:lnTo>
                                  <a:lnTo>
                                    <a:pt x="1821132" y="3196"/>
                                  </a:lnTo>
                                  <a:lnTo>
                                    <a:pt x="1821775" y="4740"/>
                                  </a:lnTo>
                                  <a:lnTo>
                                    <a:pt x="1821775" y="8356"/>
                                  </a:lnTo>
                                  <a:lnTo>
                                    <a:pt x="1821132" y="9900"/>
                                  </a:lnTo>
                                  <a:lnTo>
                                    <a:pt x="1818572" y="12457"/>
                                  </a:lnTo>
                                  <a:lnTo>
                                    <a:pt x="18170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43242" y="13096"/>
                                  </a:moveTo>
                                  <a:lnTo>
                                    <a:pt x="1839622" y="13096"/>
                                  </a:lnTo>
                                  <a:lnTo>
                                    <a:pt x="1838086" y="12457"/>
                                  </a:lnTo>
                                  <a:lnTo>
                                    <a:pt x="1835527" y="9900"/>
                                  </a:lnTo>
                                  <a:lnTo>
                                    <a:pt x="1834884" y="8356"/>
                                  </a:lnTo>
                                  <a:lnTo>
                                    <a:pt x="1834884" y="4740"/>
                                  </a:lnTo>
                                  <a:lnTo>
                                    <a:pt x="1835527" y="3196"/>
                                  </a:lnTo>
                                  <a:lnTo>
                                    <a:pt x="1838086" y="639"/>
                                  </a:lnTo>
                                  <a:lnTo>
                                    <a:pt x="1839622" y="0"/>
                                  </a:lnTo>
                                  <a:lnTo>
                                    <a:pt x="1843242" y="0"/>
                                  </a:lnTo>
                                  <a:lnTo>
                                    <a:pt x="1844790" y="639"/>
                                  </a:lnTo>
                                  <a:lnTo>
                                    <a:pt x="1847349" y="3196"/>
                                  </a:lnTo>
                                  <a:lnTo>
                                    <a:pt x="1847981" y="4740"/>
                                  </a:lnTo>
                                  <a:lnTo>
                                    <a:pt x="1847981" y="8356"/>
                                  </a:lnTo>
                                  <a:lnTo>
                                    <a:pt x="1847349" y="9900"/>
                                  </a:lnTo>
                                  <a:lnTo>
                                    <a:pt x="1844790" y="12457"/>
                                  </a:lnTo>
                                  <a:lnTo>
                                    <a:pt x="184324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69459" y="13096"/>
                                  </a:moveTo>
                                  <a:lnTo>
                                    <a:pt x="1865840" y="13096"/>
                                  </a:lnTo>
                                  <a:lnTo>
                                    <a:pt x="1864292" y="12457"/>
                                  </a:lnTo>
                                  <a:lnTo>
                                    <a:pt x="1861744" y="9900"/>
                                  </a:lnTo>
                                  <a:lnTo>
                                    <a:pt x="1861101" y="8356"/>
                                  </a:lnTo>
                                  <a:lnTo>
                                    <a:pt x="1861101" y="4740"/>
                                  </a:lnTo>
                                  <a:lnTo>
                                    <a:pt x="1861744" y="3196"/>
                                  </a:lnTo>
                                  <a:lnTo>
                                    <a:pt x="1864292" y="639"/>
                                  </a:lnTo>
                                  <a:lnTo>
                                    <a:pt x="1865840" y="0"/>
                                  </a:lnTo>
                                  <a:lnTo>
                                    <a:pt x="1869459" y="0"/>
                                  </a:lnTo>
                                  <a:lnTo>
                                    <a:pt x="1870995" y="639"/>
                                  </a:lnTo>
                                  <a:lnTo>
                                    <a:pt x="1873555" y="3196"/>
                                  </a:lnTo>
                                  <a:lnTo>
                                    <a:pt x="1874198" y="4740"/>
                                  </a:lnTo>
                                  <a:lnTo>
                                    <a:pt x="1874198" y="8356"/>
                                  </a:lnTo>
                                  <a:lnTo>
                                    <a:pt x="1873555" y="9900"/>
                                  </a:lnTo>
                                  <a:lnTo>
                                    <a:pt x="1870995" y="12457"/>
                                  </a:lnTo>
                                  <a:lnTo>
                                    <a:pt x="18694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95665" y="13096"/>
                                  </a:moveTo>
                                  <a:lnTo>
                                    <a:pt x="1892057" y="13096"/>
                                  </a:lnTo>
                                  <a:lnTo>
                                    <a:pt x="1890510" y="12457"/>
                                  </a:lnTo>
                                  <a:lnTo>
                                    <a:pt x="1887950" y="9900"/>
                                  </a:lnTo>
                                  <a:lnTo>
                                    <a:pt x="1887319" y="8356"/>
                                  </a:lnTo>
                                  <a:lnTo>
                                    <a:pt x="1887319" y="4740"/>
                                  </a:lnTo>
                                  <a:lnTo>
                                    <a:pt x="1887950" y="3196"/>
                                  </a:lnTo>
                                  <a:lnTo>
                                    <a:pt x="1890510" y="639"/>
                                  </a:lnTo>
                                  <a:lnTo>
                                    <a:pt x="1892057" y="0"/>
                                  </a:lnTo>
                                  <a:lnTo>
                                    <a:pt x="1895665" y="0"/>
                                  </a:lnTo>
                                  <a:lnTo>
                                    <a:pt x="1897213" y="639"/>
                                  </a:lnTo>
                                  <a:lnTo>
                                    <a:pt x="1899773" y="3196"/>
                                  </a:lnTo>
                                  <a:lnTo>
                                    <a:pt x="1900416" y="4740"/>
                                  </a:lnTo>
                                  <a:lnTo>
                                    <a:pt x="1900416" y="8356"/>
                                  </a:lnTo>
                                  <a:lnTo>
                                    <a:pt x="1899773" y="9900"/>
                                  </a:lnTo>
                                  <a:lnTo>
                                    <a:pt x="1897213" y="12457"/>
                                  </a:lnTo>
                                  <a:lnTo>
                                    <a:pt x="18956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21883" y="13096"/>
                                  </a:moveTo>
                                  <a:lnTo>
                                    <a:pt x="1918263" y="13096"/>
                                  </a:lnTo>
                                  <a:lnTo>
                                    <a:pt x="1916727" y="12457"/>
                                  </a:lnTo>
                                  <a:lnTo>
                                    <a:pt x="1914167" y="9900"/>
                                  </a:lnTo>
                                  <a:lnTo>
                                    <a:pt x="1913524" y="8356"/>
                                  </a:lnTo>
                                  <a:lnTo>
                                    <a:pt x="1913524" y="4740"/>
                                  </a:lnTo>
                                  <a:lnTo>
                                    <a:pt x="1914167" y="3196"/>
                                  </a:lnTo>
                                  <a:lnTo>
                                    <a:pt x="1916727" y="639"/>
                                  </a:lnTo>
                                  <a:lnTo>
                                    <a:pt x="1918263" y="0"/>
                                  </a:lnTo>
                                  <a:lnTo>
                                    <a:pt x="1921883" y="0"/>
                                  </a:lnTo>
                                  <a:lnTo>
                                    <a:pt x="1923430" y="639"/>
                                  </a:lnTo>
                                  <a:lnTo>
                                    <a:pt x="1925978" y="3196"/>
                                  </a:lnTo>
                                  <a:lnTo>
                                    <a:pt x="1926621" y="4740"/>
                                  </a:lnTo>
                                  <a:lnTo>
                                    <a:pt x="1926621" y="8356"/>
                                  </a:lnTo>
                                  <a:lnTo>
                                    <a:pt x="1925978" y="9900"/>
                                  </a:lnTo>
                                  <a:lnTo>
                                    <a:pt x="1923430" y="12457"/>
                                  </a:lnTo>
                                  <a:lnTo>
                                    <a:pt x="19218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48100" y="13096"/>
                                  </a:moveTo>
                                  <a:lnTo>
                                    <a:pt x="1944481" y="13096"/>
                                  </a:lnTo>
                                  <a:lnTo>
                                    <a:pt x="1942933" y="12457"/>
                                  </a:lnTo>
                                  <a:lnTo>
                                    <a:pt x="1940373" y="9900"/>
                                  </a:lnTo>
                                  <a:lnTo>
                                    <a:pt x="1939742" y="8356"/>
                                  </a:lnTo>
                                  <a:lnTo>
                                    <a:pt x="1939742" y="4740"/>
                                  </a:lnTo>
                                  <a:lnTo>
                                    <a:pt x="1940373" y="3196"/>
                                  </a:lnTo>
                                  <a:lnTo>
                                    <a:pt x="1942933" y="639"/>
                                  </a:lnTo>
                                  <a:lnTo>
                                    <a:pt x="1944481" y="0"/>
                                  </a:lnTo>
                                  <a:lnTo>
                                    <a:pt x="1948100" y="0"/>
                                  </a:lnTo>
                                  <a:lnTo>
                                    <a:pt x="1949636" y="639"/>
                                  </a:lnTo>
                                  <a:lnTo>
                                    <a:pt x="1952196" y="3196"/>
                                  </a:lnTo>
                                  <a:lnTo>
                                    <a:pt x="1952839" y="4740"/>
                                  </a:lnTo>
                                  <a:lnTo>
                                    <a:pt x="1952839" y="8356"/>
                                  </a:lnTo>
                                  <a:lnTo>
                                    <a:pt x="1952196" y="9900"/>
                                  </a:lnTo>
                                  <a:lnTo>
                                    <a:pt x="1949636" y="12457"/>
                                  </a:lnTo>
                                  <a:lnTo>
                                    <a:pt x="19481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74306" y="13096"/>
                                  </a:moveTo>
                                  <a:lnTo>
                                    <a:pt x="1970686" y="13096"/>
                                  </a:lnTo>
                                  <a:lnTo>
                                    <a:pt x="1969150" y="12457"/>
                                  </a:lnTo>
                                  <a:lnTo>
                                    <a:pt x="1966591" y="9900"/>
                                  </a:lnTo>
                                  <a:lnTo>
                                    <a:pt x="1965948" y="8356"/>
                                  </a:lnTo>
                                  <a:lnTo>
                                    <a:pt x="1965948" y="4740"/>
                                  </a:lnTo>
                                  <a:lnTo>
                                    <a:pt x="1966591" y="3196"/>
                                  </a:lnTo>
                                  <a:lnTo>
                                    <a:pt x="1969150" y="639"/>
                                  </a:lnTo>
                                  <a:lnTo>
                                    <a:pt x="1970686" y="0"/>
                                  </a:lnTo>
                                  <a:lnTo>
                                    <a:pt x="1974306" y="0"/>
                                  </a:lnTo>
                                  <a:lnTo>
                                    <a:pt x="1975854" y="639"/>
                                  </a:lnTo>
                                  <a:lnTo>
                                    <a:pt x="1978413" y="3196"/>
                                  </a:lnTo>
                                  <a:lnTo>
                                    <a:pt x="1979045" y="4740"/>
                                  </a:lnTo>
                                  <a:lnTo>
                                    <a:pt x="1979045" y="8356"/>
                                  </a:lnTo>
                                  <a:lnTo>
                                    <a:pt x="1978413" y="9900"/>
                                  </a:lnTo>
                                  <a:lnTo>
                                    <a:pt x="1975854" y="12457"/>
                                  </a:lnTo>
                                  <a:lnTo>
                                    <a:pt x="197430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00523" y="13096"/>
                                  </a:moveTo>
                                  <a:lnTo>
                                    <a:pt x="1996904" y="13096"/>
                                  </a:lnTo>
                                  <a:lnTo>
                                    <a:pt x="1995356" y="12457"/>
                                  </a:lnTo>
                                  <a:lnTo>
                                    <a:pt x="1992808" y="9900"/>
                                  </a:lnTo>
                                  <a:lnTo>
                                    <a:pt x="1992165" y="8356"/>
                                  </a:lnTo>
                                  <a:lnTo>
                                    <a:pt x="1992165" y="4740"/>
                                  </a:lnTo>
                                  <a:lnTo>
                                    <a:pt x="1992808" y="3196"/>
                                  </a:lnTo>
                                  <a:lnTo>
                                    <a:pt x="1995356" y="639"/>
                                  </a:lnTo>
                                  <a:lnTo>
                                    <a:pt x="1996904" y="0"/>
                                  </a:lnTo>
                                  <a:lnTo>
                                    <a:pt x="2000523" y="0"/>
                                  </a:lnTo>
                                  <a:lnTo>
                                    <a:pt x="2002059" y="639"/>
                                  </a:lnTo>
                                  <a:lnTo>
                                    <a:pt x="2004619" y="3196"/>
                                  </a:lnTo>
                                  <a:lnTo>
                                    <a:pt x="2005262" y="4740"/>
                                  </a:lnTo>
                                  <a:lnTo>
                                    <a:pt x="2005262" y="8356"/>
                                  </a:lnTo>
                                  <a:lnTo>
                                    <a:pt x="2004619" y="9900"/>
                                  </a:lnTo>
                                  <a:lnTo>
                                    <a:pt x="2002059" y="12457"/>
                                  </a:lnTo>
                                  <a:lnTo>
                                    <a:pt x="20005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26729" y="13096"/>
                                  </a:moveTo>
                                  <a:lnTo>
                                    <a:pt x="2023121" y="13096"/>
                                  </a:lnTo>
                                  <a:lnTo>
                                    <a:pt x="2021574" y="12457"/>
                                  </a:lnTo>
                                  <a:lnTo>
                                    <a:pt x="2019014" y="9900"/>
                                  </a:lnTo>
                                  <a:lnTo>
                                    <a:pt x="2018371" y="8356"/>
                                  </a:lnTo>
                                  <a:lnTo>
                                    <a:pt x="2018371" y="4740"/>
                                  </a:lnTo>
                                  <a:lnTo>
                                    <a:pt x="2019014" y="3196"/>
                                  </a:lnTo>
                                  <a:lnTo>
                                    <a:pt x="2021574" y="639"/>
                                  </a:lnTo>
                                  <a:lnTo>
                                    <a:pt x="2023121" y="0"/>
                                  </a:lnTo>
                                  <a:lnTo>
                                    <a:pt x="2026729" y="0"/>
                                  </a:lnTo>
                                  <a:lnTo>
                                    <a:pt x="2028277" y="639"/>
                                  </a:lnTo>
                                  <a:lnTo>
                                    <a:pt x="2030837" y="3196"/>
                                  </a:lnTo>
                                  <a:lnTo>
                                    <a:pt x="2031468" y="4740"/>
                                  </a:lnTo>
                                  <a:lnTo>
                                    <a:pt x="2031468" y="8356"/>
                                  </a:lnTo>
                                  <a:lnTo>
                                    <a:pt x="2030837" y="9900"/>
                                  </a:lnTo>
                                  <a:lnTo>
                                    <a:pt x="2028277" y="12457"/>
                                  </a:lnTo>
                                  <a:lnTo>
                                    <a:pt x="20267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52947" y="13096"/>
                                  </a:moveTo>
                                  <a:lnTo>
                                    <a:pt x="2049327" y="13096"/>
                                  </a:lnTo>
                                  <a:lnTo>
                                    <a:pt x="2047791" y="12457"/>
                                  </a:lnTo>
                                  <a:lnTo>
                                    <a:pt x="2045231" y="9900"/>
                                  </a:lnTo>
                                  <a:lnTo>
                                    <a:pt x="2044588" y="8356"/>
                                  </a:lnTo>
                                  <a:lnTo>
                                    <a:pt x="2044588" y="4740"/>
                                  </a:lnTo>
                                  <a:lnTo>
                                    <a:pt x="2045231" y="3196"/>
                                  </a:lnTo>
                                  <a:lnTo>
                                    <a:pt x="2047791" y="639"/>
                                  </a:lnTo>
                                  <a:lnTo>
                                    <a:pt x="2049327" y="0"/>
                                  </a:lnTo>
                                  <a:lnTo>
                                    <a:pt x="2052947" y="0"/>
                                  </a:lnTo>
                                  <a:lnTo>
                                    <a:pt x="2054494" y="639"/>
                                  </a:lnTo>
                                  <a:lnTo>
                                    <a:pt x="2057042" y="3196"/>
                                  </a:lnTo>
                                  <a:lnTo>
                                    <a:pt x="2057685" y="4740"/>
                                  </a:lnTo>
                                  <a:lnTo>
                                    <a:pt x="2057685" y="8356"/>
                                  </a:lnTo>
                                  <a:lnTo>
                                    <a:pt x="2057042" y="9900"/>
                                  </a:lnTo>
                                  <a:lnTo>
                                    <a:pt x="2054494" y="12457"/>
                                  </a:lnTo>
                                  <a:lnTo>
                                    <a:pt x="20529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79164" y="13096"/>
                                  </a:moveTo>
                                  <a:lnTo>
                                    <a:pt x="2075545" y="13096"/>
                                  </a:lnTo>
                                  <a:lnTo>
                                    <a:pt x="2073997" y="12457"/>
                                  </a:lnTo>
                                  <a:lnTo>
                                    <a:pt x="2071437" y="9900"/>
                                  </a:lnTo>
                                  <a:lnTo>
                                    <a:pt x="2070806" y="8356"/>
                                  </a:lnTo>
                                  <a:lnTo>
                                    <a:pt x="2070806" y="4740"/>
                                  </a:lnTo>
                                  <a:lnTo>
                                    <a:pt x="2071437" y="3196"/>
                                  </a:lnTo>
                                  <a:lnTo>
                                    <a:pt x="2073997" y="639"/>
                                  </a:lnTo>
                                  <a:lnTo>
                                    <a:pt x="2075545" y="0"/>
                                  </a:lnTo>
                                  <a:lnTo>
                                    <a:pt x="2079164" y="0"/>
                                  </a:lnTo>
                                  <a:lnTo>
                                    <a:pt x="2080700" y="639"/>
                                  </a:lnTo>
                                  <a:lnTo>
                                    <a:pt x="2083260" y="3196"/>
                                  </a:lnTo>
                                  <a:lnTo>
                                    <a:pt x="2083903" y="4740"/>
                                  </a:lnTo>
                                  <a:lnTo>
                                    <a:pt x="2083903" y="8356"/>
                                  </a:lnTo>
                                  <a:lnTo>
                                    <a:pt x="2083260" y="9900"/>
                                  </a:lnTo>
                                  <a:lnTo>
                                    <a:pt x="2080700" y="12457"/>
                                  </a:lnTo>
                                  <a:lnTo>
                                    <a:pt x="20791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05370" y="13096"/>
                                  </a:moveTo>
                                  <a:lnTo>
                                    <a:pt x="2101750" y="13096"/>
                                  </a:lnTo>
                                  <a:lnTo>
                                    <a:pt x="2100214" y="12457"/>
                                  </a:lnTo>
                                  <a:lnTo>
                                    <a:pt x="2097655" y="9900"/>
                                  </a:lnTo>
                                  <a:lnTo>
                                    <a:pt x="2097012" y="8356"/>
                                  </a:lnTo>
                                  <a:lnTo>
                                    <a:pt x="2097012" y="4740"/>
                                  </a:lnTo>
                                  <a:lnTo>
                                    <a:pt x="2097655" y="3196"/>
                                  </a:lnTo>
                                  <a:lnTo>
                                    <a:pt x="2100214" y="639"/>
                                  </a:lnTo>
                                  <a:lnTo>
                                    <a:pt x="2101750" y="0"/>
                                  </a:lnTo>
                                  <a:lnTo>
                                    <a:pt x="2105370" y="0"/>
                                  </a:lnTo>
                                  <a:lnTo>
                                    <a:pt x="2106918" y="639"/>
                                  </a:lnTo>
                                  <a:lnTo>
                                    <a:pt x="2109478" y="3196"/>
                                  </a:lnTo>
                                  <a:lnTo>
                                    <a:pt x="2110109" y="4740"/>
                                  </a:lnTo>
                                  <a:lnTo>
                                    <a:pt x="2110109" y="8356"/>
                                  </a:lnTo>
                                  <a:lnTo>
                                    <a:pt x="2109478" y="9900"/>
                                  </a:lnTo>
                                  <a:lnTo>
                                    <a:pt x="2106918" y="12457"/>
                                  </a:lnTo>
                                  <a:lnTo>
                                    <a:pt x="21053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31587" y="13096"/>
                                  </a:moveTo>
                                  <a:lnTo>
                                    <a:pt x="2127968" y="13096"/>
                                  </a:lnTo>
                                  <a:lnTo>
                                    <a:pt x="2126420" y="12457"/>
                                  </a:lnTo>
                                  <a:lnTo>
                                    <a:pt x="2123872" y="9900"/>
                                  </a:lnTo>
                                  <a:lnTo>
                                    <a:pt x="2123229" y="8356"/>
                                  </a:lnTo>
                                  <a:lnTo>
                                    <a:pt x="2123229" y="4740"/>
                                  </a:lnTo>
                                  <a:lnTo>
                                    <a:pt x="2123872" y="3196"/>
                                  </a:lnTo>
                                  <a:lnTo>
                                    <a:pt x="2126420" y="639"/>
                                  </a:lnTo>
                                  <a:lnTo>
                                    <a:pt x="2127968" y="0"/>
                                  </a:lnTo>
                                  <a:lnTo>
                                    <a:pt x="2131587" y="0"/>
                                  </a:lnTo>
                                  <a:lnTo>
                                    <a:pt x="2133123" y="639"/>
                                  </a:lnTo>
                                  <a:lnTo>
                                    <a:pt x="2135683" y="3196"/>
                                  </a:lnTo>
                                  <a:lnTo>
                                    <a:pt x="2136326" y="4740"/>
                                  </a:lnTo>
                                  <a:lnTo>
                                    <a:pt x="2136326" y="8356"/>
                                  </a:lnTo>
                                  <a:lnTo>
                                    <a:pt x="2135683" y="9900"/>
                                  </a:lnTo>
                                  <a:lnTo>
                                    <a:pt x="2133123" y="12457"/>
                                  </a:lnTo>
                                  <a:lnTo>
                                    <a:pt x="213158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57793" y="13096"/>
                                  </a:moveTo>
                                  <a:lnTo>
                                    <a:pt x="2154185" y="13096"/>
                                  </a:lnTo>
                                  <a:lnTo>
                                    <a:pt x="2152638" y="12457"/>
                                  </a:lnTo>
                                  <a:lnTo>
                                    <a:pt x="2150078" y="9900"/>
                                  </a:lnTo>
                                  <a:lnTo>
                                    <a:pt x="2149435" y="8356"/>
                                  </a:lnTo>
                                  <a:lnTo>
                                    <a:pt x="2149435" y="4740"/>
                                  </a:lnTo>
                                  <a:lnTo>
                                    <a:pt x="2150078" y="3196"/>
                                  </a:lnTo>
                                  <a:lnTo>
                                    <a:pt x="2152638" y="639"/>
                                  </a:lnTo>
                                  <a:lnTo>
                                    <a:pt x="2154185" y="0"/>
                                  </a:lnTo>
                                  <a:lnTo>
                                    <a:pt x="2157793" y="0"/>
                                  </a:lnTo>
                                  <a:lnTo>
                                    <a:pt x="2159341" y="639"/>
                                  </a:lnTo>
                                  <a:lnTo>
                                    <a:pt x="2161901" y="3196"/>
                                  </a:lnTo>
                                  <a:lnTo>
                                    <a:pt x="2162532" y="4740"/>
                                  </a:lnTo>
                                  <a:lnTo>
                                    <a:pt x="2162532" y="8356"/>
                                  </a:lnTo>
                                  <a:lnTo>
                                    <a:pt x="2161901" y="9900"/>
                                  </a:lnTo>
                                  <a:lnTo>
                                    <a:pt x="2159341" y="12457"/>
                                  </a:lnTo>
                                  <a:lnTo>
                                    <a:pt x="21577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4011" y="13096"/>
                                  </a:moveTo>
                                  <a:lnTo>
                                    <a:pt x="2180391" y="13096"/>
                                  </a:lnTo>
                                  <a:lnTo>
                                    <a:pt x="2178843" y="12457"/>
                                  </a:lnTo>
                                  <a:lnTo>
                                    <a:pt x="2176295" y="9900"/>
                                  </a:lnTo>
                                  <a:lnTo>
                                    <a:pt x="2175652" y="8356"/>
                                  </a:lnTo>
                                  <a:lnTo>
                                    <a:pt x="2175652" y="4740"/>
                                  </a:lnTo>
                                  <a:lnTo>
                                    <a:pt x="2176295" y="3196"/>
                                  </a:lnTo>
                                  <a:lnTo>
                                    <a:pt x="2178843" y="639"/>
                                  </a:lnTo>
                                  <a:lnTo>
                                    <a:pt x="2180391" y="0"/>
                                  </a:lnTo>
                                  <a:lnTo>
                                    <a:pt x="2184011" y="0"/>
                                  </a:lnTo>
                                  <a:lnTo>
                                    <a:pt x="2185558" y="639"/>
                                  </a:lnTo>
                                  <a:lnTo>
                                    <a:pt x="2188106" y="3196"/>
                                  </a:lnTo>
                                  <a:lnTo>
                                    <a:pt x="2188749" y="4740"/>
                                  </a:lnTo>
                                  <a:lnTo>
                                    <a:pt x="2188749" y="8356"/>
                                  </a:lnTo>
                                  <a:lnTo>
                                    <a:pt x="2188106" y="9900"/>
                                  </a:lnTo>
                                  <a:lnTo>
                                    <a:pt x="2185558" y="12457"/>
                                  </a:lnTo>
                                  <a:lnTo>
                                    <a:pt x="21840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10216" y="13096"/>
                                  </a:moveTo>
                                  <a:lnTo>
                                    <a:pt x="2206609" y="13096"/>
                                  </a:lnTo>
                                  <a:lnTo>
                                    <a:pt x="2205061" y="12457"/>
                                  </a:lnTo>
                                  <a:lnTo>
                                    <a:pt x="2202501" y="9900"/>
                                  </a:lnTo>
                                  <a:lnTo>
                                    <a:pt x="2201870" y="8356"/>
                                  </a:lnTo>
                                  <a:lnTo>
                                    <a:pt x="2201870" y="4740"/>
                                  </a:lnTo>
                                  <a:lnTo>
                                    <a:pt x="2202501" y="3196"/>
                                  </a:lnTo>
                                  <a:lnTo>
                                    <a:pt x="2205061" y="639"/>
                                  </a:lnTo>
                                  <a:lnTo>
                                    <a:pt x="2206609" y="0"/>
                                  </a:lnTo>
                                  <a:lnTo>
                                    <a:pt x="2210216" y="0"/>
                                  </a:lnTo>
                                  <a:lnTo>
                                    <a:pt x="2211764" y="639"/>
                                  </a:lnTo>
                                  <a:lnTo>
                                    <a:pt x="2214324" y="3196"/>
                                  </a:lnTo>
                                  <a:lnTo>
                                    <a:pt x="2214967" y="4740"/>
                                  </a:lnTo>
                                  <a:lnTo>
                                    <a:pt x="2214967" y="8356"/>
                                  </a:lnTo>
                                  <a:lnTo>
                                    <a:pt x="2214324" y="9900"/>
                                  </a:lnTo>
                                  <a:lnTo>
                                    <a:pt x="2211764" y="12457"/>
                                  </a:lnTo>
                                  <a:lnTo>
                                    <a:pt x="22102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36434" y="13096"/>
                                  </a:moveTo>
                                  <a:lnTo>
                                    <a:pt x="2232814" y="13096"/>
                                  </a:lnTo>
                                  <a:lnTo>
                                    <a:pt x="2231278" y="12457"/>
                                  </a:lnTo>
                                  <a:lnTo>
                                    <a:pt x="2228719" y="9900"/>
                                  </a:lnTo>
                                  <a:lnTo>
                                    <a:pt x="2228076" y="8356"/>
                                  </a:lnTo>
                                  <a:lnTo>
                                    <a:pt x="2228076" y="4740"/>
                                  </a:lnTo>
                                  <a:lnTo>
                                    <a:pt x="2228719" y="3196"/>
                                  </a:lnTo>
                                  <a:lnTo>
                                    <a:pt x="2231278" y="639"/>
                                  </a:lnTo>
                                  <a:lnTo>
                                    <a:pt x="2232814" y="0"/>
                                  </a:lnTo>
                                  <a:lnTo>
                                    <a:pt x="2236434" y="0"/>
                                  </a:lnTo>
                                  <a:lnTo>
                                    <a:pt x="2237982" y="639"/>
                                  </a:lnTo>
                                  <a:lnTo>
                                    <a:pt x="2240530" y="3196"/>
                                  </a:lnTo>
                                  <a:lnTo>
                                    <a:pt x="2241173" y="4740"/>
                                  </a:lnTo>
                                  <a:lnTo>
                                    <a:pt x="2241173" y="8356"/>
                                  </a:lnTo>
                                  <a:lnTo>
                                    <a:pt x="2240530" y="9900"/>
                                  </a:lnTo>
                                  <a:lnTo>
                                    <a:pt x="2237982" y="12457"/>
                                  </a:lnTo>
                                  <a:lnTo>
                                    <a:pt x="22364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62651" y="13096"/>
                                  </a:moveTo>
                                  <a:lnTo>
                                    <a:pt x="2259032" y="13096"/>
                                  </a:lnTo>
                                  <a:lnTo>
                                    <a:pt x="2257484" y="12457"/>
                                  </a:lnTo>
                                  <a:lnTo>
                                    <a:pt x="2254924" y="9900"/>
                                  </a:lnTo>
                                  <a:lnTo>
                                    <a:pt x="2254293" y="8356"/>
                                  </a:lnTo>
                                  <a:lnTo>
                                    <a:pt x="2254293" y="4740"/>
                                  </a:lnTo>
                                  <a:lnTo>
                                    <a:pt x="2254924" y="3196"/>
                                  </a:lnTo>
                                  <a:lnTo>
                                    <a:pt x="2257484" y="639"/>
                                  </a:lnTo>
                                  <a:lnTo>
                                    <a:pt x="2259032" y="0"/>
                                  </a:lnTo>
                                  <a:lnTo>
                                    <a:pt x="2262651" y="0"/>
                                  </a:lnTo>
                                  <a:lnTo>
                                    <a:pt x="2264187" y="639"/>
                                  </a:lnTo>
                                  <a:lnTo>
                                    <a:pt x="2266747" y="3196"/>
                                  </a:lnTo>
                                  <a:lnTo>
                                    <a:pt x="2267390" y="4740"/>
                                  </a:lnTo>
                                  <a:lnTo>
                                    <a:pt x="2267390" y="8356"/>
                                  </a:lnTo>
                                  <a:lnTo>
                                    <a:pt x="2266747" y="9900"/>
                                  </a:lnTo>
                                  <a:lnTo>
                                    <a:pt x="2264187" y="12457"/>
                                  </a:lnTo>
                                  <a:lnTo>
                                    <a:pt x="2262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88857" y="13096"/>
                                  </a:moveTo>
                                  <a:lnTo>
                                    <a:pt x="2285238" y="13096"/>
                                  </a:lnTo>
                                  <a:lnTo>
                                    <a:pt x="2283702" y="12457"/>
                                  </a:lnTo>
                                  <a:lnTo>
                                    <a:pt x="2281142" y="9900"/>
                                  </a:lnTo>
                                  <a:lnTo>
                                    <a:pt x="2280499" y="8356"/>
                                  </a:lnTo>
                                  <a:lnTo>
                                    <a:pt x="2280499" y="4740"/>
                                  </a:lnTo>
                                  <a:lnTo>
                                    <a:pt x="2281142" y="3196"/>
                                  </a:lnTo>
                                  <a:lnTo>
                                    <a:pt x="2283702" y="639"/>
                                  </a:lnTo>
                                  <a:lnTo>
                                    <a:pt x="2285238" y="0"/>
                                  </a:lnTo>
                                  <a:lnTo>
                                    <a:pt x="2288857" y="0"/>
                                  </a:lnTo>
                                  <a:lnTo>
                                    <a:pt x="2290405" y="639"/>
                                  </a:lnTo>
                                  <a:lnTo>
                                    <a:pt x="2292965" y="3196"/>
                                  </a:lnTo>
                                  <a:lnTo>
                                    <a:pt x="2293596" y="4740"/>
                                  </a:lnTo>
                                  <a:lnTo>
                                    <a:pt x="2293596" y="8356"/>
                                  </a:lnTo>
                                  <a:lnTo>
                                    <a:pt x="2292965" y="9900"/>
                                  </a:lnTo>
                                  <a:lnTo>
                                    <a:pt x="2290405" y="12457"/>
                                  </a:lnTo>
                                  <a:lnTo>
                                    <a:pt x="22888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15075" y="13096"/>
                                  </a:moveTo>
                                  <a:lnTo>
                                    <a:pt x="2311455" y="13096"/>
                                  </a:lnTo>
                                  <a:lnTo>
                                    <a:pt x="2309907" y="12457"/>
                                  </a:lnTo>
                                  <a:lnTo>
                                    <a:pt x="2307359" y="9900"/>
                                  </a:lnTo>
                                  <a:lnTo>
                                    <a:pt x="2306716" y="8356"/>
                                  </a:lnTo>
                                  <a:lnTo>
                                    <a:pt x="2306716" y="4740"/>
                                  </a:lnTo>
                                  <a:lnTo>
                                    <a:pt x="2307359" y="3196"/>
                                  </a:lnTo>
                                  <a:lnTo>
                                    <a:pt x="2309907" y="639"/>
                                  </a:lnTo>
                                  <a:lnTo>
                                    <a:pt x="2311455" y="0"/>
                                  </a:lnTo>
                                  <a:lnTo>
                                    <a:pt x="2315075" y="0"/>
                                  </a:lnTo>
                                  <a:lnTo>
                                    <a:pt x="2316611" y="639"/>
                                  </a:lnTo>
                                  <a:lnTo>
                                    <a:pt x="2319170" y="3196"/>
                                  </a:lnTo>
                                  <a:lnTo>
                                    <a:pt x="2319813" y="4740"/>
                                  </a:lnTo>
                                  <a:lnTo>
                                    <a:pt x="2319813" y="8356"/>
                                  </a:lnTo>
                                  <a:lnTo>
                                    <a:pt x="2319170" y="9900"/>
                                  </a:lnTo>
                                  <a:lnTo>
                                    <a:pt x="2316611" y="12457"/>
                                  </a:lnTo>
                                  <a:lnTo>
                                    <a:pt x="23150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41280" y="13096"/>
                                  </a:moveTo>
                                  <a:lnTo>
                                    <a:pt x="2337673" y="13096"/>
                                  </a:lnTo>
                                  <a:lnTo>
                                    <a:pt x="2336125" y="12457"/>
                                  </a:lnTo>
                                  <a:lnTo>
                                    <a:pt x="2333565" y="9900"/>
                                  </a:lnTo>
                                  <a:lnTo>
                                    <a:pt x="2332934" y="8356"/>
                                  </a:lnTo>
                                  <a:lnTo>
                                    <a:pt x="2332934" y="4740"/>
                                  </a:lnTo>
                                  <a:lnTo>
                                    <a:pt x="2333565" y="3196"/>
                                  </a:lnTo>
                                  <a:lnTo>
                                    <a:pt x="2336125" y="639"/>
                                  </a:lnTo>
                                  <a:lnTo>
                                    <a:pt x="2337673" y="0"/>
                                  </a:lnTo>
                                  <a:lnTo>
                                    <a:pt x="2341280" y="0"/>
                                  </a:lnTo>
                                  <a:lnTo>
                                    <a:pt x="2342828" y="639"/>
                                  </a:lnTo>
                                  <a:lnTo>
                                    <a:pt x="2345388" y="3196"/>
                                  </a:lnTo>
                                  <a:lnTo>
                                    <a:pt x="2346031" y="4740"/>
                                  </a:lnTo>
                                  <a:lnTo>
                                    <a:pt x="2346031" y="8356"/>
                                  </a:lnTo>
                                  <a:lnTo>
                                    <a:pt x="2345388" y="9900"/>
                                  </a:lnTo>
                                  <a:lnTo>
                                    <a:pt x="2342828" y="12457"/>
                                  </a:lnTo>
                                  <a:lnTo>
                                    <a:pt x="23412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67498" y="13096"/>
                                  </a:moveTo>
                                  <a:lnTo>
                                    <a:pt x="2363878" y="13096"/>
                                  </a:lnTo>
                                  <a:lnTo>
                                    <a:pt x="2362342" y="12457"/>
                                  </a:lnTo>
                                  <a:lnTo>
                                    <a:pt x="2359783" y="9900"/>
                                  </a:lnTo>
                                  <a:lnTo>
                                    <a:pt x="2359140" y="8356"/>
                                  </a:lnTo>
                                  <a:lnTo>
                                    <a:pt x="2359140" y="4740"/>
                                  </a:lnTo>
                                  <a:lnTo>
                                    <a:pt x="2359783" y="3196"/>
                                  </a:lnTo>
                                  <a:lnTo>
                                    <a:pt x="2362342" y="639"/>
                                  </a:lnTo>
                                  <a:lnTo>
                                    <a:pt x="2363878" y="0"/>
                                  </a:lnTo>
                                  <a:lnTo>
                                    <a:pt x="2367498" y="0"/>
                                  </a:lnTo>
                                  <a:lnTo>
                                    <a:pt x="2369046" y="639"/>
                                  </a:lnTo>
                                  <a:lnTo>
                                    <a:pt x="2371594" y="3196"/>
                                  </a:lnTo>
                                  <a:lnTo>
                                    <a:pt x="2372237" y="4740"/>
                                  </a:lnTo>
                                  <a:lnTo>
                                    <a:pt x="2372237" y="8356"/>
                                  </a:lnTo>
                                  <a:lnTo>
                                    <a:pt x="2371594" y="9900"/>
                                  </a:lnTo>
                                  <a:lnTo>
                                    <a:pt x="2369046" y="12457"/>
                                  </a:lnTo>
                                  <a:lnTo>
                                    <a:pt x="23674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93715" y="13096"/>
                                  </a:moveTo>
                                  <a:lnTo>
                                    <a:pt x="2390096" y="13096"/>
                                  </a:lnTo>
                                  <a:lnTo>
                                    <a:pt x="2388548" y="12457"/>
                                  </a:lnTo>
                                  <a:lnTo>
                                    <a:pt x="2385988" y="9900"/>
                                  </a:lnTo>
                                  <a:lnTo>
                                    <a:pt x="2385357" y="8356"/>
                                  </a:lnTo>
                                  <a:lnTo>
                                    <a:pt x="2385357" y="4740"/>
                                  </a:lnTo>
                                  <a:lnTo>
                                    <a:pt x="2385988" y="3196"/>
                                  </a:lnTo>
                                  <a:lnTo>
                                    <a:pt x="2388548" y="639"/>
                                  </a:lnTo>
                                  <a:lnTo>
                                    <a:pt x="2390096" y="0"/>
                                  </a:lnTo>
                                  <a:lnTo>
                                    <a:pt x="2393715" y="0"/>
                                  </a:lnTo>
                                  <a:lnTo>
                                    <a:pt x="2395251" y="639"/>
                                  </a:lnTo>
                                  <a:lnTo>
                                    <a:pt x="2397811" y="3196"/>
                                  </a:lnTo>
                                  <a:lnTo>
                                    <a:pt x="2398454" y="4740"/>
                                  </a:lnTo>
                                  <a:lnTo>
                                    <a:pt x="2398454" y="8356"/>
                                  </a:lnTo>
                                  <a:lnTo>
                                    <a:pt x="2397811" y="9900"/>
                                  </a:lnTo>
                                  <a:lnTo>
                                    <a:pt x="2395251" y="12457"/>
                                  </a:lnTo>
                                  <a:lnTo>
                                    <a:pt x="23937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19921" y="13096"/>
                                  </a:moveTo>
                                  <a:lnTo>
                                    <a:pt x="2416302" y="13096"/>
                                  </a:lnTo>
                                  <a:lnTo>
                                    <a:pt x="2414766" y="12457"/>
                                  </a:lnTo>
                                  <a:lnTo>
                                    <a:pt x="2412206" y="9900"/>
                                  </a:lnTo>
                                  <a:lnTo>
                                    <a:pt x="2411563" y="8356"/>
                                  </a:lnTo>
                                  <a:lnTo>
                                    <a:pt x="2411563" y="4740"/>
                                  </a:lnTo>
                                  <a:lnTo>
                                    <a:pt x="2412206" y="3196"/>
                                  </a:lnTo>
                                  <a:lnTo>
                                    <a:pt x="2414766" y="639"/>
                                  </a:lnTo>
                                  <a:lnTo>
                                    <a:pt x="2416302" y="0"/>
                                  </a:lnTo>
                                  <a:lnTo>
                                    <a:pt x="2419921" y="0"/>
                                  </a:lnTo>
                                  <a:lnTo>
                                    <a:pt x="2421469" y="639"/>
                                  </a:lnTo>
                                  <a:lnTo>
                                    <a:pt x="2424029" y="3196"/>
                                  </a:lnTo>
                                  <a:lnTo>
                                    <a:pt x="2424660" y="4740"/>
                                  </a:lnTo>
                                  <a:lnTo>
                                    <a:pt x="2424660" y="8356"/>
                                  </a:lnTo>
                                  <a:lnTo>
                                    <a:pt x="2424029" y="9900"/>
                                  </a:lnTo>
                                  <a:lnTo>
                                    <a:pt x="2421469" y="12457"/>
                                  </a:lnTo>
                                  <a:lnTo>
                                    <a:pt x="24199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6139" y="13096"/>
                                  </a:moveTo>
                                  <a:lnTo>
                                    <a:pt x="2442519" y="13096"/>
                                  </a:lnTo>
                                  <a:lnTo>
                                    <a:pt x="2440971" y="12457"/>
                                  </a:lnTo>
                                  <a:lnTo>
                                    <a:pt x="2438423" y="9900"/>
                                  </a:lnTo>
                                  <a:lnTo>
                                    <a:pt x="2437780" y="8356"/>
                                  </a:lnTo>
                                  <a:lnTo>
                                    <a:pt x="2437780" y="4740"/>
                                  </a:lnTo>
                                  <a:lnTo>
                                    <a:pt x="2438423" y="3196"/>
                                  </a:lnTo>
                                  <a:lnTo>
                                    <a:pt x="2440971" y="639"/>
                                  </a:lnTo>
                                  <a:lnTo>
                                    <a:pt x="2442519" y="0"/>
                                  </a:lnTo>
                                  <a:lnTo>
                                    <a:pt x="2446139" y="0"/>
                                  </a:lnTo>
                                  <a:lnTo>
                                    <a:pt x="2447675" y="639"/>
                                  </a:lnTo>
                                  <a:lnTo>
                                    <a:pt x="2450234" y="3196"/>
                                  </a:lnTo>
                                  <a:lnTo>
                                    <a:pt x="2450877" y="4740"/>
                                  </a:lnTo>
                                  <a:lnTo>
                                    <a:pt x="2450877" y="8356"/>
                                  </a:lnTo>
                                  <a:lnTo>
                                    <a:pt x="2450234" y="9900"/>
                                  </a:lnTo>
                                  <a:lnTo>
                                    <a:pt x="2447675" y="12457"/>
                                  </a:lnTo>
                                  <a:lnTo>
                                    <a:pt x="24461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72344" y="13096"/>
                                  </a:moveTo>
                                  <a:lnTo>
                                    <a:pt x="2468737" y="13096"/>
                                  </a:lnTo>
                                  <a:lnTo>
                                    <a:pt x="2467189" y="12457"/>
                                  </a:lnTo>
                                  <a:lnTo>
                                    <a:pt x="2464629" y="9900"/>
                                  </a:lnTo>
                                  <a:lnTo>
                                    <a:pt x="2463986" y="8356"/>
                                  </a:lnTo>
                                  <a:lnTo>
                                    <a:pt x="2463986" y="4740"/>
                                  </a:lnTo>
                                  <a:lnTo>
                                    <a:pt x="2464629" y="3196"/>
                                  </a:lnTo>
                                  <a:lnTo>
                                    <a:pt x="2467189" y="639"/>
                                  </a:lnTo>
                                  <a:lnTo>
                                    <a:pt x="2468737" y="0"/>
                                  </a:lnTo>
                                  <a:lnTo>
                                    <a:pt x="2472344" y="0"/>
                                  </a:lnTo>
                                  <a:lnTo>
                                    <a:pt x="2473892" y="639"/>
                                  </a:lnTo>
                                  <a:lnTo>
                                    <a:pt x="2476452" y="3196"/>
                                  </a:lnTo>
                                  <a:lnTo>
                                    <a:pt x="2477095" y="4740"/>
                                  </a:lnTo>
                                  <a:lnTo>
                                    <a:pt x="2477095" y="8356"/>
                                  </a:lnTo>
                                  <a:lnTo>
                                    <a:pt x="2476452" y="9900"/>
                                  </a:lnTo>
                                  <a:lnTo>
                                    <a:pt x="2473892" y="12457"/>
                                  </a:lnTo>
                                  <a:lnTo>
                                    <a:pt x="24723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98562" y="13096"/>
                                  </a:moveTo>
                                  <a:lnTo>
                                    <a:pt x="2494942" y="13096"/>
                                  </a:lnTo>
                                  <a:lnTo>
                                    <a:pt x="2493406" y="12457"/>
                                  </a:lnTo>
                                  <a:lnTo>
                                    <a:pt x="2490847" y="9900"/>
                                  </a:lnTo>
                                  <a:lnTo>
                                    <a:pt x="2490204" y="8356"/>
                                  </a:lnTo>
                                  <a:lnTo>
                                    <a:pt x="2490204" y="4740"/>
                                  </a:lnTo>
                                  <a:lnTo>
                                    <a:pt x="2490847" y="3196"/>
                                  </a:lnTo>
                                  <a:lnTo>
                                    <a:pt x="2493406" y="639"/>
                                  </a:lnTo>
                                  <a:lnTo>
                                    <a:pt x="2494942" y="0"/>
                                  </a:lnTo>
                                  <a:lnTo>
                                    <a:pt x="2498562" y="0"/>
                                  </a:lnTo>
                                  <a:lnTo>
                                    <a:pt x="2500110" y="639"/>
                                  </a:lnTo>
                                  <a:lnTo>
                                    <a:pt x="2502658" y="3196"/>
                                  </a:lnTo>
                                  <a:lnTo>
                                    <a:pt x="2503301" y="4740"/>
                                  </a:lnTo>
                                  <a:lnTo>
                                    <a:pt x="2503301" y="8356"/>
                                  </a:lnTo>
                                  <a:lnTo>
                                    <a:pt x="2502658" y="9900"/>
                                  </a:lnTo>
                                  <a:lnTo>
                                    <a:pt x="2500110" y="12457"/>
                                  </a:lnTo>
                                  <a:lnTo>
                                    <a:pt x="24985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24779" y="13096"/>
                                  </a:moveTo>
                                  <a:lnTo>
                                    <a:pt x="2521160" y="13096"/>
                                  </a:lnTo>
                                  <a:lnTo>
                                    <a:pt x="2519612" y="12457"/>
                                  </a:lnTo>
                                  <a:lnTo>
                                    <a:pt x="2517052" y="9900"/>
                                  </a:lnTo>
                                  <a:lnTo>
                                    <a:pt x="2516421" y="8356"/>
                                  </a:lnTo>
                                  <a:lnTo>
                                    <a:pt x="2516421" y="4740"/>
                                  </a:lnTo>
                                  <a:lnTo>
                                    <a:pt x="2517052" y="3196"/>
                                  </a:lnTo>
                                  <a:lnTo>
                                    <a:pt x="2519612" y="639"/>
                                  </a:lnTo>
                                  <a:lnTo>
                                    <a:pt x="2521160" y="0"/>
                                  </a:lnTo>
                                  <a:lnTo>
                                    <a:pt x="2524779" y="0"/>
                                  </a:lnTo>
                                  <a:lnTo>
                                    <a:pt x="2526315" y="639"/>
                                  </a:lnTo>
                                  <a:lnTo>
                                    <a:pt x="2528875" y="3196"/>
                                  </a:lnTo>
                                  <a:lnTo>
                                    <a:pt x="2529518" y="4740"/>
                                  </a:lnTo>
                                  <a:lnTo>
                                    <a:pt x="2529518" y="8356"/>
                                  </a:lnTo>
                                  <a:lnTo>
                                    <a:pt x="2528875" y="9900"/>
                                  </a:lnTo>
                                  <a:lnTo>
                                    <a:pt x="2526315" y="12457"/>
                                  </a:lnTo>
                                  <a:lnTo>
                                    <a:pt x="25247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50985" y="13096"/>
                                  </a:moveTo>
                                  <a:lnTo>
                                    <a:pt x="2547366" y="13096"/>
                                  </a:lnTo>
                                  <a:lnTo>
                                    <a:pt x="2545830" y="12457"/>
                                  </a:lnTo>
                                  <a:lnTo>
                                    <a:pt x="2543270" y="9900"/>
                                  </a:lnTo>
                                  <a:lnTo>
                                    <a:pt x="2542627" y="8356"/>
                                  </a:lnTo>
                                  <a:lnTo>
                                    <a:pt x="2542627" y="4740"/>
                                  </a:lnTo>
                                  <a:lnTo>
                                    <a:pt x="2543270" y="3196"/>
                                  </a:lnTo>
                                  <a:lnTo>
                                    <a:pt x="2545830" y="639"/>
                                  </a:lnTo>
                                  <a:lnTo>
                                    <a:pt x="2547366" y="0"/>
                                  </a:lnTo>
                                  <a:lnTo>
                                    <a:pt x="2550985" y="0"/>
                                  </a:lnTo>
                                  <a:lnTo>
                                    <a:pt x="2552533" y="639"/>
                                  </a:lnTo>
                                  <a:lnTo>
                                    <a:pt x="2555093" y="3196"/>
                                  </a:lnTo>
                                  <a:lnTo>
                                    <a:pt x="2555724" y="4740"/>
                                  </a:lnTo>
                                  <a:lnTo>
                                    <a:pt x="2555724" y="8356"/>
                                  </a:lnTo>
                                  <a:lnTo>
                                    <a:pt x="2555093" y="9900"/>
                                  </a:lnTo>
                                  <a:lnTo>
                                    <a:pt x="2552533" y="12457"/>
                                  </a:lnTo>
                                  <a:lnTo>
                                    <a:pt x="25509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77203" y="13096"/>
                                  </a:moveTo>
                                  <a:lnTo>
                                    <a:pt x="2573583" y="13096"/>
                                  </a:lnTo>
                                  <a:lnTo>
                                    <a:pt x="2572035" y="12457"/>
                                  </a:lnTo>
                                  <a:lnTo>
                                    <a:pt x="2569487" y="9900"/>
                                  </a:lnTo>
                                  <a:lnTo>
                                    <a:pt x="2568844" y="8356"/>
                                  </a:lnTo>
                                  <a:lnTo>
                                    <a:pt x="2568844" y="4740"/>
                                  </a:lnTo>
                                  <a:lnTo>
                                    <a:pt x="2569487" y="3196"/>
                                  </a:lnTo>
                                  <a:lnTo>
                                    <a:pt x="2572035" y="639"/>
                                  </a:lnTo>
                                  <a:lnTo>
                                    <a:pt x="2573583" y="0"/>
                                  </a:lnTo>
                                  <a:lnTo>
                                    <a:pt x="2577203" y="0"/>
                                  </a:lnTo>
                                  <a:lnTo>
                                    <a:pt x="2578739" y="639"/>
                                  </a:lnTo>
                                  <a:lnTo>
                                    <a:pt x="2581298" y="3196"/>
                                  </a:lnTo>
                                  <a:lnTo>
                                    <a:pt x="2581941" y="4740"/>
                                  </a:lnTo>
                                  <a:lnTo>
                                    <a:pt x="2581941" y="8356"/>
                                  </a:lnTo>
                                  <a:lnTo>
                                    <a:pt x="2581298" y="9900"/>
                                  </a:lnTo>
                                  <a:lnTo>
                                    <a:pt x="2578739" y="12457"/>
                                  </a:lnTo>
                                  <a:lnTo>
                                    <a:pt x="2577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03408" y="13096"/>
                                  </a:moveTo>
                                  <a:lnTo>
                                    <a:pt x="2599801" y="13096"/>
                                  </a:lnTo>
                                  <a:lnTo>
                                    <a:pt x="2598253" y="12457"/>
                                  </a:lnTo>
                                  <a:lnTo>
                                    <a:pt x="2595693" y="9900"/>
                                  </a:lnTo>
                                  <a:lnTo>
                                    <a:pt x="2595050" y="8356"/>
                                  </a:lnTo>
                                  <a:lnTo>
                                    <a:pt x="2595050" y="4740"/>
                                  </a:lnTo>
                                  <a:lnTo>
                                    <a:pt x="2595693" y="3196"/>
                                  </a:lnTo>
                                  <a:lnTo>
                                    <a:pt x="2598253" y="639"/>
                                  </a:lnTo>
                                  <a:lnTo>
                                    <a:pt x="2599801" y="0"/>
                                  </a:lnTo>
                                  <a:lnTo>
                                    <a:pt x="2603408" y="0"/>
                                  </a:lnTo>
                                  <a:lnTo>
                                    <a:pt x="2604956" y="639"/>
                                  </a:lnTo>
                                  <a:lnTo>
                                    <a:pt x="2607516" y="3196"/>
                                  </a:lnTo>
                                  <a:lnTo>
                                    <a:pt x="2608147" y="4740"/>
                                  </a:lnTo>
                                  <a:lnTo>
                                    <a:pt x="2608147" y="8356"/>
                                  </a:lnTo>
                                  <a:lnTo>
                                    <a:pt x="2607516" y="9900"/>
                                  </a:lnTo>
                                  <a:lnTo>
                                    <a:pt x="2604956" y="12457"/>
                                  </a:lnTo>
                                  <a:lnTo>
                                    <a:pt x="26034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29626" y="13096"/>
                                  </a:moveTo>
                                  <a:lnTo>
                                    <a:pt x="2626006" y="13096"/>
                                  </a:lnTo>
                                  <a:lnTo>
                                    <a:pt x="2624470" y="12457"/>
                                  </a:lnTo>
                                  <a:lnTo>
                                    <a:pt x="2621911" y="9900"/>
                                  </a:lnTo>
                                  <a:lnTo>
                                    <a:pt x="2621268" y="8356"/>
                                  </a:lnTo>
                                  <a:lnTo>
                                    <a:pt x="2621268" y="4740"/>
                                  </a:lnTo>
                                  <a:lnTo>
                                    <a:pt x="2621911" y="3196"/>
                                  </a:lnTo>
                                  <a:lnTo>
                                    <a:pt x="2624470" y="639"/>
                                  </a:lnTo>
                                  <a:lnTo>
                                    <a:pt x="2626006" y="0"/>
                                  </a:lnTo>
                                  <a:lnTo>
                                    <a:pt x="2629626" y="0"/>
                                  </a:lnTo>
                                  <a:lnTo>
                                    <a:pt x="2631174" y="639"/>
                                  </a:lnTo>
                                  <a:lnTo>
                                    <a:pt x="2633722" y="3196"/>
                                  </a:lnTo>
                                  <a:lnTo>
                                    <a:pt x="2634365" y="4740"/>
                                  </a:lnTo>
                                  <a:lnTo>
                                    <a:pt x="2634365" y="8356"/>
                                  </a:lnTo>
                                  <a:lnTo>
                                    <a:pt x="2633722" y="9900"/>
                                  </a:lnTo>
                                  <a:lnTo>
                                    <a:pt x="2631174" y="12457"/>
                                  </a:lnTo>
                                  <a:lnTo>
                                    <a:pt x="26296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55843" y="13096"/>
                                  </a:moveTo>
                                  <a:lnTo>
                                    <a:pt x="2652224" y="13096"/>
                                  </a:lnTo>
                                  <a:lnTo>
                                    <a:pt x="2650676" y="12457"/>
                                  </a:lnTo>
                                  <a:lnTo>
                                    <a:pt x="2648116" y="9900"/>
                                  </a:lnTo>
                                  <a:lnTo>
                                    <a:pt x="2647485" y="8356"/>
                                  </a:lnTo>
                                  <a:lnTo>
                                    <a:pt x="2647485" y="4740"/>
                                  </a:lnTo>
                                  <a:lnTo>
                                    <a:pt x="2648116" y="3196"/>
                                  </a:lnTo>
                                  <a:lnTo>
                                    <a:pt x="2650676" y="639"/>
                                  </a:lnTo>
                                  <a:lnTo>
                                    <a:pt x="2652224" y="0"/>
                                  </a:lnTo>
                                  <a:lnTo>
                                    <a:pt x="2655843" y="0"/>
                                  </a:lnTo>
                                  <a:lnTo>
                                    <a:pt x="2657379" y="639"/>
                                  </a:lnTo>
                                  <a:lnTo>
                                    <a:pt x="2659939" y="3196"/>
                                  </a:lnTo>
                                  <a:lnTo>
                                    <a:pt x="2660582" y="4740"/>
                                  </a:lnTo>
                                  <a:lnTo>
                                    <a:pt x="2660582" y="8356"/>
                                  </a:lnTo>
                                  <a:lnTo>
                                    <a:pt x="2659939" y="9900"/>
                                  </a:lnTo>
                                  <a:lnTo>
                                    <a:pt x="2657379" y="12457"/>
                                  </a:lnTo>
                                  <a:lnTo>
                                    <a:pt x="26558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82049" y="13096"/>
                                  </a:moveTo>
                                  <a:lnTo>
                                    <a:pt x="2678430" y="13096"/>
                                  </a:lnTo>
                                  <a:lnTo>
                                    <a:pt x="2676894" y="12457"/>
                                  </a:lnTo>
                                  <a:lnTo>
                                    <a:pt x="2674334" y="9900"/>
                                  </a:lnTo>
                                  <a:lnTo>
                                    <a:pt x="2673691" y="8356"/>
                                  </a:lnTo>
                                  <a:lnTo>
                                    <a:pt x="2673691" y="4740"/>
                                  </a:lnTo>
                                  <a:lnTo>
                                    <a:pt x="2674334" y="3196"/>
                                  </a:lnTo>
                                  <a:lnTo>
                                    <a:pt x="2676894" y="639"/>
                                  </a:lnTo>
                                  <a:lnTo>
                                    <a:pt x="2678430" y="0"/>
                                  </a:lnTo>
                                  <a:lnTo>
                                    <a:pt x="2682049" y="0"/>
                                  </a:lnTo>
                                  <a:lnTo>
                                    <a:pt x="2683597" y="639"/>
                                  </a:lnTo>
                                  <a:lnTo>
                                    <a:pt x="2686157" y="3196"/>
                                  </a:lnTo>
                                  <a:lnTo>
                                    <a:pt x="2686788" y="4740"/>
                                  </a:lnTo>
                                  <a:lnTo>
                                    <a:pt x="2686788" y="8356"/>
                                  </a:lnTo>
                                  <a:lnTo>
                                    <a:pt x="2686157" y="9900"/>
                                  </a:lnTo>
                                  <a:lnTo>
                                    <a:pt x="2683597" y="12457"/>
                                  </a:lnTo>
                                  <a:lnTo>
                                    <a:pt x="26820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8267" y="13096"/>
                                  </a:moveTo>
                                  <a:lnTo>
                                    <a:pt x="2704647" y="13096"/>
                                  </a:lnTo>
                                  <a:lnTo>
                                    <a:pt x="2703099" y="12457"/>
                                  </a:lnTo>
                                  <a:lnTo>
                                    <a:pt x="2700551" y="9900"/>
                                  </a:lnTo>
                                  <a:lnTo>
                                    <a:pt x="2699908" y="8356"/>
                                  </a:lnTo>
                                  <a:lnTo>
                                    <a:pt x="2699908" y="4740"/>
                                  </a:lnTo>
                                  <a:lnTo>
                                    <a:pt x="2700551" y="3196"/>
                                  </a:lnTo>
                                  <a:lnTo>
                                    <a:pt x="2703099" y="639"/>
                                  </a:lnTo>
                                  <a:lnTo>
                                    <a:pt x="2704647" y="0"/>
                                  </a:lnTo>
                                  <a:lnTo>
                                    <a:pt x="2708267" y="0"/>
                                  </a:lnTo>
                                  <a:lnTo>
                                    <a:pt x="2709803" y="639"/>
                                  </a:lnTo>
                                  <a:lnTo>
                                    <a:pt x="2712362" y="3196"/>
                                  </a:lnTo>
                                  <a:lnTo>
                                    <a:pt x="2713005" y="4740"/>
                                  </a:lnTo>
                                  <a:lnTo>
                                    <a:pt x="2713005" y="8356"/>
                                  </a:lnTo>
                                  <a:lnTo>
                                    <a:pt x="2712362" y="9900"/>
                                  </a:lnTo>
                                  <a:lnTo>
                                    <a:pt x="2709803" y="12457"/>
                                  </a:lnTo>
                                  <a:lnTo>
                                    <a:pt x="2708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34472" y="13096"/>
                                  </a:moveTo>
                                  <a:lnTo>
                                    <a:pt x="2730865" y="13096"/>
                                  </a:lnTo>
                                  <a:lnTo>
                                    <a:pt x="2729317" y="12457"/>
                                  </a:lnTo>
                                  <a:lnTo>
                                    <a:pt x="2726757" y="9900"/>
                                  </a:lnTo>
                                  <a:lnTo>
                                    <a:pt x="2726114" y="8356"/>
                                  </a:lnTo>
                                  <a:lnTo>
                                    <a:pt x="2726114" y="4740"/>
                                  </a:lnTo>
                                  <a:lnTo>
                                    <a:pt x="2726757" y="3196"/>
                                  </a:lnTo>
                                  <a:lnTo>
                                    <a:pt x="2729317" y="639"/>
                                  </a:lnTo>
                                  <a:lnTo>
                                    <a:pt x="2730865" y="0"/>
                                  </a:lnTo>
                                  <a:lnTo>
                                    <a:pt x="2734472" y="0"/>
                                  </a:lnTo>
                                  <a:lnTo>
                                    <a:pt x="2736020" y="639"/>
                                  </a:lnTo>
                                  <a:lnTo>
                                    <a:pt x="2738580" y="3196"/>
                                  </a:lnTo>
                                  <a:lnTo>
                                    <a:pt x="2739211" y="4740"/>
                                  </a:lnTo>
                                  <a:lnTo>
                                    <a:pt x="2739211" y="8356"/>
                                  </a:lnTo>
                                  <a:lnTo>
                                    <a:pt x="2738580" y="9900"/>
                                  </a:lnTo>
                                  <a:lnTo>
                                    <a:pt x="2736020" y="12457"/>
                                  </a:lnTo>
                                  <a:lnTo>
                                    <a:pt x="2734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60690" y="13096"/>
                                  </a:moveTo>
                                  <a:lnTo>
                                    <a:pt x="2757070" y="13096"/>
                                  </a:lnTo>
                                  <a:lnTo>
                                    <a:pt x="2755523" y="12457"/>
                                  </a:lnTo>
                                  <a:lnTo>
                                    <a:pt x="2752975" y="9900"/>
                                  </a:lnTo>
                                  <a:lnTo>
                                    <a:pt x="2752332" y="8356"/>
                                  </a:lnTo>
                                  <a:lnTo>
                                    <a:pt x="2752332" y="4740"/>
                                  </a:lnTo>
                                  <a:lnTo>
                                    <a:pt x="2752975" y="3196"/>
                                  </a:lnTo>
                                  <a:lnTo>
                                    <a:pt x="2755523" y="639"/>
                                  </a:lnTo>
                                  <a:lnTo>
                                    <a:pt x="2757070" y="0"/>
                                  </a:lnTo>
                                  <a:lnTo>
                                    <a:pt x="2760690" y="0"/>
                                  </a:lnTo>
                                  <a:lnTo>
                                    <a:pt x="2762238" y="639"/>
                                  </a:lnTo>
                                  <a:lnTo>
                                    <a:pt x="2764786" y="3196"/>
                                  </a:lnTo>
                                  <a:lnTo>
                                    <a:pt x="2765429" y="4740"/>
                                  </a:lnTo>
                                  <a:lnTo>
                                    <a:pt x="2765429" y="8356"/>
                                  </a:lnTo>
                                  <a:lnTo>
                                    <a:pt x="2764786" y="9900"/>
                                  </a:lnTo>
                                  <a:lnTo>
                                    <a:pt x="2762238" y="12457"/>
                                  </a:lnTo>
                                  <a:lnTo>
                                    <a:pt x="27606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86896" y="13096"/>
                                  </a:moveTo>
                                  <a:lnTo>
                                    <a:pt x="2783288" y="13096"/>
                                  </a:lnTo>
                                  <a:lnTo>
                                    <a:pt x="2781740" y="12457"/>
                                  </a:lnTo>
                                  <a:lnTo>
                                    <a:pt x="2779180" y="9900"/>
                                  </a:lnTo>
                                  <a:lnTo>
                                    <a:pt x="2778549" y="8356"/>
                                  </a:lnTo>
                                  <a:lnTo>
                                    <a:pt x="2778549" y="4740"/>
                                  </a:lnTo>
                                  <a:lnTo>
                                    <a:pt x="2779180" y="3196"/>
                                  </a:lnTo>
                                  <a:lnTo>
                                    <a:pt x="2781740" y="639"/>
                                  </a:lnTo>
                                  <a:lnTo>
                                    <a:pt x="2783288" y="0"/>
                                  </a:lnTo>
                                  <a:lnTo>
                                    <a:pt x="2786896" y="0"/>
                                  </a:lnTo>
                                  <a:lnTo>
                                    <a:pt x="2788443" y="639"/>
                                  </a:lnTo>
                                  <a:lnTo>
                                    <a:pt x="2791003" y="3196"/>
                                  </a:lnTo>
                                  <a:lnTo>
                                    <a:pt x="2791646" y="4740"/>
                                  </a:lnTo>
                                  <a:lnTo>
                                    <a:pt x="2791646" y="8356"/>
                                  </a:lnTo>
                                  <a:lnTo>
                                    <a:pt x="2791003" y="9900"/>
                                  </a:lnTo>
                                  <a:lnTo>
                                    <a:pt x="2788443" y="12457"/>
                                  </a:lnTo>
                                  <a:lnTo>
                                    <a:pt x="27868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13113" y="13096"/>
                                  </a:moveTo>
                                  <a:lnTo>
                                    <a:pt x="2809494" y="13096"/>
                                  </a:lnTo>
                                  <a:lnTo>
                                    <a:pt x="2807958" y="12457"/>
                                  </a:lnTo>
                                  <a:lnTo>
                                    <a:pt x="2805398" y="9900"/>
                                  </a:lnTo>
                                  <a:lnTo>
                                    <a:pt x="2804755" y="8356"/>
                                  </a:lnTo>
                                  <a:lnTo>
                                    <a:pt x="2804755" y="4740"/>
                                  </a:lnTo>
                                  <a:lnTo>
                                    <a:pt x="2805398" y="3196"/>
                                  </a:lnTo>
                                  <a:lnTo>
                                    <a:pt x="2807958" y="639"/>
                                  </a:lnTo>
                                  <a:lnTo>
                                    <a:pt x="2809494" y="0"/>
                                  </a:lnTo>
                                  <a:lnTo>
                                    <a:pt x="2813113" y="0"/>
                                  </a:lnTo>
                                  <a:lnTo>
                                    <a:pt x="2814661" y="639"/>
                                  </a:lnTo>
                                  <a:lnTo>
                                    <a:pt x="2817209" y="3196"/>
                                  </a:lnTo>
                                  <a:lnTo>
                                    <a:pt x="2817852" y="4740"/>
                                  </a:lnTo>
                                  <a:lnTo>
                                    <a:pt x="2817852" y="8356"/>
                                  </a:lnTo>
                                  <a:lnTo>
                                    <a:pt x="2817209" y="9900"/>
                                  </a:lnTo>
                                  <a:lnTo>
                                    <a:pt x="2814661" y="12457"/>
                                  </a:lnTo>
                                  <a:lnTo>
                                    <a:pt x="28131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39331" y="13096"/>
                                  </a:moveTo>
                                  <a:lnTo>
                                    <a:pt x="2835711" y="13096"/>
                                  </a:lnTo>
                                  <a:lnTo>
                                    <a:pt x="2834163" y="12457"/>
                                  </a:lnTo>
                                  <a:lnTo>
                                    <a:pt x="2831603" y="9900"/>
                                  </a:lnTo>
                                  <a:lnTo>
                                    <a:pt x="2830972" y="8356"/>
                                  </a:lnTo>
                                  <a:lnTo>
                                    <a:pt x="2830972" y="4740"/>
                                  </a:lnTo>
                                  <a:lnTo>
                                    <a:pt x="2831603" y="3196"/>
                                  </a:lnTo>
                                  <a:lnTo>
                                    <a:pt x="2834163" y="639"/>
                                  </a:lnTo>
                                  <a:lnTo>
                                    <a:pt x="2835711" y="0"/>
                                  </a:lnTo>
                                  <a:lnTo>
                                    <a:pt x="2839331" y="0"/>
                                  </a:lnTo>
                                  <a:lnTo>
                                    <a:pt x="2840867" y="639"/>
                                  </a:lnTo>
                                  <a:lnTo>
                                    <a:pt x="2843426" y="3196"/>
                                  </a:lnTo>
                                  <a:lnTo>
                                    <a:pt x="2844069" y="4740"/>
                                  </a:lnTo>
                                  <a:lnTo>
                                    <a:pt x="2844069" y="8356"/>
                                  </a:lnTo>
                                  <a:lnTo>
                                    <a:pt x="2843426" y="9900"/>
                                  </a:lnTo>
                                  <a:lnTo>
                                    <a:pt x="2840867" y="12457"/>
                                  </a:lnTo>
                                  <a:lnTo>
                                    <a:pt x="28393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65536" y="13096"/>
                                  </a:moveTo>
                                  <a:lnTo>
                                    <a:pt x="2861917" y="13096"/>
                                  </a:lnTo>
                                  <a:lnTo>
                                    <a:pt x="2860381" y="12457"/>
                                  </a:lnTo>
                                  <a:lnTo>
                                    <a:pt x="2857821" y="9900"/>
                                  </a:lnTo>
                                  <a:lnTo>
                                    <a:pt x="2857178" y="8356"/>
                                  </a:lnTo>
                                  <a:lnTo>
                                    <a:pt x="2857178" y="4740"/>
                                  </a:lnTo>
                                  <a:lnTo>
                                    <a:pt x="2857821" y="3196"/>
                                  </a:lnTo>
                                  <a:lnTo>
                                    <a:pt x="2860381" y="639"/>
                                  </a:lnTo>
                                  <a:lnTo>
                                    <a:pt x="2861917" y="0"/>
                                  </a:lnTo>
                                  <a:lnTo>
                                    <a:pt x="2865536" y="0"/>
                                  </a:lnTo>
                                  <a:lnTo>
                                    <a:pt x="2867084" y="639"/>
                                  </a:lnTo>
                                  <a:lnTo>
                                    <a:pt x="2869644" y="3196"/>
                                  </a:lnTo>
                                  <a:lnTo>
                                    <a:pt x="2870275" y="4740"/>
                                  </a:lnTo>
                                  <a:lnTo>
                                    <a:pt x="2870275" y="8356"/>
                                  </a:lnTo>
                                  <a:lnTo>
                                    <a:pt x="2869644" y="9900"/>
                                  </a:lnTo>
                                  <a:lnTo>
                                    <a:pt x="2867084" y="12457"/>
                                  </a:lnTo>
                                  <a:lnTo>
                                    <a:pt x="28655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91754" y="13096"/>
                                  </a:moveTo>
                                  <a:lnTo>
                                    <a:pt x="2888134" y="13096"/>
                                  </a:lnTo>
                                  <a:lnTo>
                                    <a:pt x="2886587" y="12457"/>
                                  </a:lnTo>
                                  <a:lnTo>
                                    <a:pt x="2884039" y="9900"/>
                                  </a:lnTo>
                                  <a:lnTo>
                                    <a:pt x="2883396" y="8356"/>
                                  </a:lnTo>
                                  <a:lnTo>
                                    <a:pt x="2883396" y="4740"/>
                                  </a:lnTo>
                                  <a:lnTo>
                                    <a:pt x="2884039" y="3196"/>
                                  </a:lnTo>
                                  <a:lnTo>
                                    <a:pt x="2886587" y="639"/>
                                  </a:lnTo>
                                  <a:lnTo>
                                    <a:pt x="2888134" y="0"/>
                                  </a:lnTo>
                                  <a:lnTo>
                                    <a:pt x="2891754" y="0"/>
                                  </a:lnTo>
                                  <a:lnTo>
                                    <a:pt x="2893290" y="639"/>
                                  </a:lnTo>
                                  <a:lnTo>
                                    <a:pt x="2895850" y="3196"/>
                                  </a:lnTo>
                                  <a:lnTo>
                                    <a:pt x="2896493" y="4740"/>
                                  </a:lnTo>
                                  <a:lnTo>
                                    <a:pt x="2896493" y="8356"/>
                                  </a:lnTo>
                                  <a:lnTo>
                                    <a:pt x="2895850" y="9900"/>
                                  </a:lnTo>
                                  <a:lnTo>
                                    <a:pt x="2893290" y="12457"/>
                                  </a:lnTo>
                                  <a:lnTo>
                                    <a:pt x="28917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17960" y="13096"/>
                                  </a:moveTo>
                                  <a:lnTo>
                                    <a:pt x="2914352" y="13096"/>
                                  </a:lnTo>
                                  <a:lnTo>
                                    <a:pt x="2912804" y="12457"/>
                                  </a:lnTo>
                                  <a:lnTo>
                                    <a:pt x="2910244" y="9900"/>
                                  </a:lnTo>
                                  <a:lnTo>
                                    <a:pt x="2909613" y="8356"/>
                                  </a:lnTo>
                                  <a:lnTo>
                                    <a:pt x="2909613" y="4740"/>
                                  </a:lnTo>
                                  <a:lnTo>
                                    <a:pt x="2910244" y="3196"/>
                                  </a:lnTo>
                                  <a:lnTo>
                                    <a:pt x="2912804" y="639"/>
                                  </a:lnTo>
                                  <a:lnTo>
                                    <a:pt x="2914352" y="0"/>
                                  </a:lnTo>
                                  <a:lnTo>
                                    <a:pt x="2917960" y="0"/>
                                  </a:lnTo>
                                  <a:lnTo>
                                    <a:pt x="2919507" y="639"/>
                                  </a:lnTo>
                                  <a:lnTo>
                                    <a:pt x="2922067" y="3196"/>
                                  </a:lnTo>
                                  <a:lnTo>
                                    <a:pt x="2922710" y="4740"/>
                                  </a:lnTo>
                                  <a:lnTo>
                                    <a:pt x="2922710" y="8356"/>
                                  </a:lnTo>
                                  <a:lnTo>
                                    <a:pt x="2922067" y="9900"/>
                                  </a:lnTo>
                                  <a:lnTo>
                                    <a:pt x="2919507" y="12457"/>
                                  </a:lnTo>
                                  <a:lnTo>
                                    <a:pt x="29179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44177" y="13096"/>
                                  </a:moveTo>
                                  <a:lnTo>
                                    <a:pt x="2940558" y="13096"/>
                                  </a:lnTo>
                                  <a:lnTo>
                                    <a:pt x="2939022" y="12457"/>
                                  </a:lnTo>
                                  <a:lnTo>
                                    <a:pt x="2936462" y="9900"/>
                                  </a:lnTo>
                                  <a:lnTo>
                                    <a:pt x="2935819" y="8356"/>
                                  </a:lnTo>
                                  <a:lnTo>
                                    <a:pt x="2935819" y="4740"/>
                                  </a:lnTo>
                                  <a:lnTo>
                                    <a:pt x="2936462" y="3196"/>
                                  </a:lnTo>
                                  <a:lnTo>
                                    <a:pt x="2939022" y="639"/>
                                  </a:lnTo>
                                  <a:lnTo>
                                    <a:pt x="2940558" y="0"/>
                                  </a:lnTo>
                                  <a:lnTo>
                                    <a:pt x="2944177" y="0"/>
                                  </a:lnTo>
                                  <a:lnTo>
                                    <a:pt x="2945725" y="639"/>
                                  </a:lnTo>
                                  <a:lnTo>
                                    <a:pt x="2948273" y="3196"/>
                                  </a:lnTo>
                                  <a:lnTo>
                                    <a:pt x="2948916" y="4740"/>
                                  </a:lnTo>
                                  <a:lnTo>
                                    <a:pt x="2948916" y="8356"/>
                                  </a:lnTo>
                                  <a:lnTo>
                                    <a:pt x="2948273" y="9900"/>
                                  </a:lnTo>
                                  <a:lnTo>
                                    <a:pt x="2945725" y="12457"/>
                                  </a:lnTo>
                                  <a:lnTo>
                                    <a:pt x="29441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70395" y="13096"/>
                                  </a:moveTo>
                                  <a:lnTo>
                                    <a:pt x="2966775" y="13096"/>
                                  </a:lnTo>
                                  <a:lnTo>
                                    <a:pt x="2965227" y="12457"/>
                                  </a:lnTo>
                                  <a:lnTo>
                                    <a:pt x="2962667" y="9900"/>
                                  </a:lnTo>
                                  <a:lnTo>
                                    <a:pt x="2962036" y="8356"/>
                                  </a:lnTo>
                                  <a:lnTo>
                                    <a:pt x="2962036" y="4740"/>
                                  </a:lnTo>
                                  <a:lnTo>
                                    <a:pt x="2962667" y="3196"/>
                                  </a:lnTo>
                                  <a:lnTo>
                                    <a:pt x="2965227" y="639"/>
                                  </a:lnTo>
                                  <a:lnTo>
                                    <a:pt x="2966775" y="0"/>
                                  </a:lnTo>
                                  <a:lnTo>
                                    <a:pt x="2970395" y="0"/>
                                  </a:lnTo>
                                  <a:lnTo>
                                    <a:pt x="2971931" y="639"/>
                                  </a:lnTo>
                                  <a:lnTo>
                                    <a:pt x="2974490" y="3196"/>
                                  </a:lnTo>
                                  <a:lnTo>
                                    <a:pt x="2975133" y="4740"/>
                                  </a:lnTo>
                                  <a:lnTo>
                                    <a:pt x="2975133" y="8356"/>
                                  </a:lnTo>
                                  <a:lnTo>
                                    <a:pt x="2974490" y="9900"/>
                                  </a:lnTo>
                                  <a:lnTo>
                                    <a:pt x="2971931" y="12457"/>
                                  </a:lnTo>
                                  <a:lnTo>
                                    <a:pt x="29703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96600" y="13096"/>
                                  </a:moveTo>
                                  <a:lnTo>
                                    <a:pt x="2992981" y="13096"/>
                                  </a:lnTo>
                                  <a:lnTo>
                                    <a:pt x="2991445" y="12457"/>
                                  </a:lnTo>
                                  <a:lnTo>
                                    <a:pt x="2988885" y="9900"/>
                                  </a:lnTo>
                                  <a:lnTo>
                                    <a:pt x="2988242" y="8356"/>
                                  </a:lnTo>
                                  <a:lnTo>
                                    <a:pt x="2988242" y="4740"/>
                                  </a:lnTo>
                                  <a:lnTo>
                                    <a:pt x="2988885" y="3196"/>
                                  </a:lnTo>
                                  <a:lnTo>
                                    <a:pt x="2991445" y="639"/>
                                  </a:lnTo>
                                  <a:lnTo>
                                    <a:pt x="2992981" y="0"/>
                                  </a:lnTo>
                                  <a:lnTo>
                                    <a:pt x="2996600" y="0"/>
                                  </a:lnTo>
                                  <a:lnTo>
                                    <a:pt x="2998148" y="639"/>
                                  </a:lnTo>
                                  <a:lnTo>
                                    <a:pt x="3000708" y="3196"/>
                                  </a:lnTo>
                                  <a:lnTo>
                                    <a:pt x="3001339" y="4740"/>
                                  </a:lnTo>
                                  <a:lnTo>
                                    <a:pt x="3001339" y="8356"/>
                                  </a:lnTo>
                                  <a:lnTo>
                                    <a:pt x="3000708" y="9900"/>
                                  </a:lnTo>
                                  <a:lnTo>
                                    <a:pt x="2998148" y="12457"/>
                                  </a:lnTo>
                                  <a:lnTo>
                                    <a:pt x="29966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22818" y="13096"/>
                                  </a:moveTo>
                                  <a:lnTo>
                                    <a:pt x="3019198" y="13096"/>
                                  </a:lnTo>
                                  <a:lnTo>
                                    <a:pt x="3017651" y="12457"/>
                                  </a:lnTo>
                                  <a:lnTo>
                                    <a:pt x="3015103" y="9900"/>
                                  </a:lnTo>
                                  <a:lnTo>
                                    <a:pt x="3014460" y="8356"/>
                                  </a:lnTo>
                                  <a:lnTo>
                                    <a:pt x="3014460" y="4740"/>
                                  </a:lnTo>
                                  <a:lnTo>
                                    <a:pt x="3015103" y="3196"/>
                                  </a:lnTo>
                                  <a:lnTo>
                                    <a:pt x="3017651" y="639"/>
                                  </a:lnTo>
                                  <a:lnTo>
                                    <a:pt x="3019198" y="0"/>
                                  </a:lnTo>
                                  <a:lnTo>
                                    <a:pt x="3022818" y="0"/>
                                  </a:lnTo>
                                  <a:lnTo>
                                    <a:pt x="3024354" y="639"/>
                                  </a:lnTo>
                                  <a:lnTo>
                                    <a:pt x="3026914" y="3196"/>
                                  </a:lnTo>
                                  <a:lnTo>
                                    <a:pt x="3027557" y="4740"/>
                                  </a:lnTo>
                                  <a:lnTo>
                                    <a:pt x="3027557" y="8356"/>
                                  </a:lnTo>
                                  <a:lnTo>
                                    <a:pt x="3026914" y="9900"/>
                                  </a:lnTo>
                                  <a:lnTo>
                                    <a:pt x="3024354" y="12457"/>
                                  </a:lnTo>
                                  <a:lnTo>
                                    <a:pt x="30228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49024" y="13096"/>
                                  </a:moveTo>
                                  <a:lnTo>
                                    <a:pt x="3045416" y="13096"/>
                                  </a:lnTo>
                                  <a:lnTo>
                                    <a:pt x="3043868" y="12457"/>
                                  </a:lnTo>
                                  <a:lnTo>
                                    <a:pt x="3041308" y="9900"/>
                                  </a:lnTo>
                                  <a:lnTo>
                                    <a:pt x="3040665" y="8356"/>
                                  </a:lnTo>
                                  <a:lnTo>
                                    <a:pt x="3040665" y="4740"/>
                                  </a:lnTo>
                                  <a:lnTo>
                                    <a:pt x="3041308" y="3196"/>
                                  </a:lnTo>
                                  <a:lnTo>
                                    <a:pt x="3043868" y="639"/>
                                  </a:lnTo>
                                  <a:lnTo>
                                    <a:pt x="3045416" y="0"/>
                                  </a:lnTo>
                                  <a:lnTo>
                                    <a:pt x="3049024" y="0"/>
                                  </a:lnTo>
                                  <a:lnTo>
                                    <a:pt x="3050571" y="639"/>
                                  </a:lnTo>
                                  <a:lnTo>
                                    <a:pt x="3053131" y="3196"/>
                                  </a:lnTo>
                                  <a:lnTo>
                                    <a:pt x="3053762" y="4740"/>
                                  </a:lnTo>
                                  <a:lnTo>
                                    <a:pt x="3053762" y="8356"/>
                                  </a:lnTo>
                                  <a:lnTo>
                                    <a:pt x="3053131" y="9900"/>
                                  </a:lnTo>
                                  <a:lnTo>
                                    <a:pt x="3050571" y="12457"/>
                                  </a:lnTo>
                                  <a:lnTo>
                                    <a:pt x="30490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75241" y="13096"/>
                                  </a:moveTo>
                                  <a:lnTo>
                                    <a:pt x="3071622" y="13096"/>
                                  </a:lnTo>
                                  <a:lnTo>
                                    <a:pt x="3070086" y="12457"/>
                                  </a:lnTo>
                                  <a:lnTo>
                                    <a:pt x="3067526" y="9900"/>
                                  </a:lnTo>
                                  <a:lnTo>
                                    <a:pt x="3066883" y="8356"/>
                                  </a:lnTo>
                                  <a:lnTo>
                                    <a:pt x="3066883" y="4740"/>
                                  </a:lnTo>
                                  <a:lnTo>
                                    <a:pt x="3067526" y="3196"/>
                                  </a:lnTo>
                                  <a:lnTo>
                                    <a:pt x="3070086" y="639"/>
                                  </a:lnTo>
                                  <a:lnTo>
                                    <a:pt x="3071622" y="0"/>
                                  </a:lnTo>
                                  <a:lnTo>
                                    <a:pt x="3075241" y="0"/>
                                  </a:lnTo>
                                  <a:lnTo>
                                    <a:pt x="3076789" y="639"/>
                                  </a:lnTo>
                                  <a:lnTo>
                                    <a:pt x="3079337" y="3196"/>
                                  </a:lnTo>
                                  <a:lnTo>
                                    <a:pt x="3079980" y="4740"/>
                                  </a:lnTo>
                                  <a:lnTo>
                                    <a:pt x="3079980" y="8356"/>
                                  </a:lnTo>
                                  <a:lnTo>
                                    <a:pt x="3079337" y="9900"/>
                                  </a:lnTo>
                                  <a:lnTo>
                                    <a:pt x="3076789" y="12457"/>
                                  </a:lnTo>
                                  <a:lnTo>
                                    <a:pt x="30752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01459" y="13096"/>
                                  </a:moveTo>
                                  <a:lnTo>
                                    <a:pt x="3097839" y="13096"/>
                                  </a:lnTo>
                                  <a:lnTo>
                                    <a:pt x="3096291" y="12457"/>
                                  </a:lnTo>
                                  <a:lnTo>
                                    <a:pt x="3093731" y="9900"/>
                                  </a:lnTo>
                                  <a:lnTo>
                                    <a:pt x="3093100" y="8356"/>
                                  </a:lnTo>
                                  <a:lnTo>
                                    <a:pt x="3093100" y="4740"/>
                                  </a:lnTo>
                                  <a:lnTo>
                                    <a:pt x="3093731" y="3196"/>
                                  </a:lnTo>
                                  <a:lnTo>
                                    <a:pt x="3096291" y="639"/>
                                  </a:lnTo>
                                  <a:lnTo>
                                    <a:pt x="3097839" y="0"/>
                                  </a:lnTo>
                                  <a:lnTo>
                                    <a:pt x="3101459" y="0"/>
                                  </a:lnTo>
                                  <a:lnTo>
                                    <a:pt x="3102995" y="639"/>
                                  </a:lnTo>
                                  <a:lnTo>
                                    <a:pt x="3105554" y="3196"/>
                                  </a:lnTo>
                                  <a:lnTo>
                                    <a:pt x="3106197" y="4740"/>
                                  </a:lnTo>
                                  <a:lnTo>
                                    <a:pt x="3106197" y="8356"/>
                                  </a:lnTo>
                                  <a:lnTo>
                                    <a:pt x="3105554" y="9900"/>
                                  </a:lnTo>
                                  <a:lnTo>
                                    <a:pt x="3102995" y="12457"/>
                                  </a:lnTo>
                                  <a:lnTo>
                                    <a:pt x="31014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27664" y="13096"/>
                                  </a:moveTo>
                                  <a:lnTo>
                                    <a:pt x="3124045" y="13096"/>
                                  </a:lnTo>
                                  <a:lnTo>
                                    <a:pt x="3122509" y="12457"/>
                                  </a:lnTo>
                                  <a:lnTo>
                                    <a:pt x="3119949" y="9900"/>
                                  </a:lnTo>
                                  <a:lnTo>
                                    <a:pt x="3119306" y="8356"/>
                                  </a:lnTo>
                                  <a:lnTo>
                                    <a:pt x="3119306" y="4740"/>
                                  </a:lnTo>
                                  <a:lnTo>
                                    <a:pt x="3119949" y="3196"/>
                                  </a:lnTo>
                                  <a:lnTo>
                                    <a:pt x="3122509" y="639"/>
                                  </a:lnTo>
                                  <a:lnTo>
                                    <a:pt x="3124045" y="0"/>
                                  </a:lnTo>
                                  <a:lnTo>
                                    <a:pt x="3127664" y="0"/>
                                  </a:lnTo>
                                  <a:lnTo>
                                    <a:pt x="3129212" y="639"/>
                                  </a:lnTo>
                                  <a:lnTo>
                                    <a:pt x="3131772" y="3196"/>
                                  </a:lnTo>
                                  <a:lnTo>
                                    <a:pt x="3132403" y="4740"/>
                                  </a:lnTo>
                                  <a:lnTo>
                                    <a:pt x="3132403" y="8356"/>
                                  </a:lnTo>
                                  <a:lnTo>
                                    <a:pt x="3131772" y="9900"/>
                                  </a:lnTo>
                                  <a:lnTo>
                                    <a:pt x="3129212" y="12457"/>
                                  </a:lnTo>
                                  <a:lnTo>
                                    <a:pt x="31276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53882" y="13096"/>
                                  </a:moveTo>
                                  <a:lnTo>
                                    <a:pt x="3150262" y="13096"/>
                                  </a:lnTo>
                                  <a:lnTo>
                                    <a:pt x="3148715" y="12457"/>
                                  </a:lnTo>
                                  <a:lnTo>
                                    <a:pt x="3146167" y="9900"/>
                                  </a:lnTo>
                                  <a:lnTo>
                                    <a:pt x="3145524" y="8356"/>
                                  </a:lnTo>
                                  <a:lnTo>
                                    <a:pt x="3145524" y="4740"/>
                                  </a:lnTo>
                                  <a:lnTo>
                                    <a:pt x="3146167" y="3196"/>
                                  </a:lnTo>
                                  <a:lnTo>
                                    <a:pt x="3148715" y="639"/>
                                  </a:lnTo>
                                  <a:lnTo>
                                    <a:pt x="3150262" y="0"/>
                                  </a:lnTo>
                                  <a:lnTo>
                                    <a:pt x="3153882" y="0"/>
                                  </a:lnTo>
                                  <a:lnTo>
                                    <a:pt x="3155418" y="639"/>
                                  </a:lnTo>
                                  <a:lnTo>
                                    <a:pt x="3157978" y="3196"/>
                                  </a:lnTo>
                                  <a:lnTo>
                                    <a:pt x="3158621" y="4740"/>
                                  </a:lnTo>
                                  <a:lnTo>
                                    <a:pt x="3158621" y="8356"/>
                                  </a:lnTo>
                                  <a:lnTo>
                                    <a:pt x="3157978" y="9900"/>
                                  </a:lnTo>
                                  <a:lnTo>
                                    <a:pt x="3155418" y="12457"/>
                                  </a:lnTo>
                                  <a:lnTo>
                                    <a:pt x="31538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80088" y="13096"/>
                                  </a:moveTo>
                                  <a:lnTo>
                                    <a:pt x="3176480" y="13096"/>
                                  </a:lnTo>
                                  <a:lnTo>
                                    <a:pt x="3174932" y="12457"/>
                                  </a:lnTo>
                                  <a:lnTo>
                                    <a:pt x="3172372" y="9900"/>
                                  </a:lnTo>
                                  <a:lnTo>
                                    <a:pt x="3171729" y="8356"/>
                                  </a:lnTo>
                                  <a:lnTo>
                                    <a:pt x="3171729" y="4740"/>
                                  </a:lnTo>
                                  <a:lnTo>
                                    <a:pt x="3172372" y="3196"/>
                                  </a:lnTo>
                                  <a:lnTo>
                                    <a:pt x="3174932" y="639"/>
                                  </a:lnTo>
                                  <a:lnTo>
                                    <a:pt x="3176480" y="0"/>
                                  </a:lnTo>
                                  <a:lnTo>
                                    <a:pt x="3180088" y="0"/>
                                  </a:lnTo>
                                  <a:lnTo>
                                    <a:pt x="3181635" y="639"/>
                                  </a:lnTo>
                                  <a:lnTo>
                                    <a:pt x="3184195" y="3196"/>
                                  </a:lnTo>
                                  <a:lnTo>
                                    <a:pt x="3184826" y="4740"/>
                                  </a:lnTo>
                                  <a:lnTo>
                                    <a:pt x="3184826" y="8356"/>
                                  </a:lnTo>
                                  <a:lnTo>
                                    <a:pt x="3184195" y="9900"/>
                                  </a:lnTo>
                                  <a:lnTo>
                                    <a:pt x="3181635" y="12457"/>
                                  </a:lnTo>
                                  <a:lnTo>
                                    <a:pt x="31800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06305" y="13096"/>
                                  </a:moveTo>
                                  <a:lnTo>
                                    <a:pt x="3202686" y="13096"/>
                                  </a:lnTo>
                                  <a:lnTo>
                                    <a:pt x="3201138" y="12457"/>
                                  </a:lnTo>
                                  <a:lnTo>
                                    <a:pt x="3198590" y="9900"/>
                                  </a:lnTo>
                                  <a:lnTo>
                                    <a:pt x="3197947" y="8356"/>
                                  </a:lnTo>
                                  <a:lnTo>
                                    <a:pt x="3197947" y="4740"/>
                                  </a:lnTo>
                                  <a:lnTo>
                                    <a:pt x="3198590" y="3196"/>
                                  </a:lnTo>
                                  <a:lnTo>
                                    <a:pt x="3201138" y="639"/>
                                  </a:lnTo>
                                  <a:lnTo>
                                    <a:pt x="3202686" y="0"/>
                                  </a:lnTo>
                                  <a:lnTo>
                                    <a:pt x="3206305" y="0"/>
                                  </a:lnTo>
                                  <a:lnTo>
                                    <a:pt x="3207853" y="639"/>
                                  </a:lnTo>
                                  <a:lnTo>
                                    <a:pt x="3210401" y="3196"/>
                                  </a:lnTo>
                                  <a:lnTo>
                                    <a:pt x="3211044" y="4740"/>
                                  </a:lnTo>
                                  <a:lnTo>
                                    <a:pt x="3211044" y="8356"/>
                                  </a:lnTo>
                                  <a:lnTo>
                                    <a:pt x="3210401" y="9900"/>
                                  </a:lnTo>
                                  <a:lnTo>
                                    <a:pt x="3207853" y="12457"/>
                                  </a:lnTo>
                                  <a:lnTo>
                                    <a:pt x="32063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32523" y="13096"/>
                                  </a:moveTo>
                                  <a:lnTo>
                                    <a:pt x="3228903" y="13096"/>
                                  </a:lnTo>
                                  <a:lnTo>
                                    <a:pt x="3227355" y="12457"/>
                                  </a:lnTo>
                                  <a:lnTo>
                                    <a:pt x="3224796" y="9900"/>
                                  </a:lnTo>
                                  <a:lnTo>
                                    <a:pt x="3224164" y="8356"/>
                                  </a:lnTo>
                                  <a:lnTo>
                                    <a:pt x="3224164" y="4740"/>
                                  </a:lnTo>
                                  <a:lnTo>
                                    <a:pt x="3224796" y="3196"/>
                                  </a:lnTo>
                                  <a:lnTo>
                                    <a:pt x="3227355" y="639"/>
                                  </a:lnTo>
                                  <a:lnTo>
                                    <a:pt x="3228903" y="0"/>
                                  </a:lnTo>
                                  <a:lnTo>
                                    <a:pt x="3232523" y="0"/>
                                  </a:lnTo>
                                  <a:lnTo>
                                    <a:pt x="3234059" y="639"/>
                                  </a:lnTo>
                                  <a:lnTo>
                                    <a:pt x="3236618" y="3196"/>
                                  </a:lnTo>
                                  <a:lnTo>
                                    <a:pt x="3237261" y="4740"/>
                                  </a:lnTo>
                                  <a:lnTo>
                                    <a:pt x="3237261" y="8356"/>
                                  </a:lnTo>
                                  <a:lnTo>
                                    <a:pt x="3236618" y="9900"/>
                                  </a:lnTo>
                                  <a:lnTo>
                                    <a:pt x="3234059" y="12457"/>
                                  </a:lnTo>
                                  <a:lnTo>
                                    <a:pt x="32325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58728" y="13096"/>
                                  </a:moveTo>
                                  <a:lnTo>
                                    <a:pt x="3255109" y="13096"/>
                                  </a:lnTo>
                                  <a:lnTo>
                                    <a:pt x="3253573" y="12457"/>
                                  </a:lnTo>
                                  <a:lnTo>
                                    <a:pt x="3251013" y="9900"/>
                                  </a:lnTo>
                                  <a:lnTo>
                                    <a:pt x="3250370" y="8356"/>
                                  </a:lnTo>
                                  <a:lnTo>
                                    <a:pt x="3250370" y="4740"/>
                                  </a:lnTo>
                                  <a:lnTo>
                                    <a:pt x="3251013" y="3196"/>
                                  </a:lnTo>
                                  <a:lnTo>
                                    <a:pt x="3253573" y="639"/>
                                  </a:lnTo>
                                  <a:lnTo>
                                    <a:pt x="3255109" y="0"/>
                                  </a:lnTo>
                                  <a:lnTo>
                                    <a:pt x="3258728" y="0"/>
                                  </a:lnTo>
                                  <a:lnTo>
                                    <a:pt x="3260276" y="639"/>
                                  </a:lnTo>
                                  <a:lnTo>
                                    <a:pt x="3262836" y="3196"/>
                                  </a:lnTo>
                                  <a:lnTo>
                                    <a:pt x="3263467" y="4740"/>
                                  </a:lnTo>
                                  <a:lnTo>
                                    <a:pt x="3263467" y="8356"/>
                                  </a:lnTo>
                                  <a:lnTo>
                                    <a:pt x="3262836" y="9900"/>
                                  </a:lnTo>
                                  <a:lnTo>
                                    <a:pt x="3260276" y="12457"/>
                                  </a:lnTo>
                                  <a:lnTo>
                                    <a:pt x="32587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84946" y="13096"/>
                                  </a:moveTo>
                                  <a:lnTo>
                                    <a:pt x="3281326" y="13096"/>
                                  </a:lnTo>
                                  <a:lnTo>
                                    <a:pt x="3279779" y="12457"/>
                                  </a:lnTo>
                                  <a:lnTo>
                                    <a:pt x="3277231" y="9900"/>
                                  </a:lnTo>
                                  <a:lnTo>
                                    <a:pt x="3276588" y="8356"/>
                                  </a:lnTo>
                                  <a:lnTo>
                                    <a:pt x="3276588" y="4740"/>
                                  </a:lnTo>
                                  <a:lnTo>
                                    <a:pt x="3277231" y="3196"/>
                                  </a:lnTo>
                                  <a:lnTo>
                                    <a:pt x="3279779" y="639"/>
                                  </a:lnTo>
                                  <a:lnTo>
                                    <a:pt x="3281326" y="0"/>
                                  </a:lnTo>
                                  <a:lnTo>
                                    <a:pt x="3284946" y="0"/>
                                  </a:lnTo>
                                  <a:lnTo>
                                    <a:pt x="3286482" y="639"/>
                                  </a:lnTo>
                                  <a:lnTo>
                                    <a:pt x="3289042" y="3196"/>
                                  </a:lnTo>
                                  <a:lnTo>
                                    <a:pt x="3289685" y="4740"/>
                                  </a:lnTo>
                                  <a:lnTo>
                                    <a:pt x="3289685" y="8356"/>
                                  </a:lnTo>
                                  <a:lnTo>
                                    <a:pt x="3289042" y="9900"/>
                                  </a:lnTo>
                                  <a:lnTo>
                                    <a:pt x="3286482" y="12457"/>
                                  </a:lnTo>
                                  <a:lnTo>
                                    <a:pt x="32849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11152" y="13096"/>
                                  </a:moveTo>
                                  <a:lnTo>
                                    <a:pt x="3307544" y="13096"/>
                                  </a:lnTo>
                                  <a:lnTo>
                                    <a:pt x="3305996" y="12457"/>
                                  </a:lnTo>
                                  <a:lnTo>
                                    <a:pt x="3303436" y="9900"/>
                                  </a:lnTo>
                                  <a:lnTo>
                                    <a:pt x="3302793" y="8356"/>
                                  </a:lnTo>
                                  <a:lnTo>
                                    <a:pt x="3302793" y="4740"/>
                                  </a:lnTo>
                                  <a:lnTo>
                                    <a:pt x="3303436" y="3196"/>
                                  </a:lnTo>
                                  <a:lnTo>
                                    <a:pt x="3305996" y="639"/>
                                  </a:lnTo>
                                  <a:lnTo>
                                    <a:pt x="3307544" y="0"/>
                                  </a:lnTo>
                                  <a:lnTo>
                                    <a:pt x="3311152" y="0"/>
                                  </a:lnTo>
                                  <a:lnTo>
                                    <a:pt x="3312699" y="639"/>
                                  </a:lnTo>
                                  <a:lnTo>
                                    <a:pt x="3315259" y="3196"/>
                                  </a:lnTo>
                                  <a:lnTo>
                                    <a:pt x="3315890" y="4740"/>
                                  </a:lnTo>
                                  <a:lnTo>
                                    <a:pt x="3315890" y="8356"/>
                                  </a:lnTo>
                                  <a:lnTo>
                                    <a:pt x="3315259" y="9900"/>
                                  </a:lnTo>
                                  <a:lnTo>
                                    <a:pt x="3312699" y="12457"/>
                                  </a:lnTo>
                                  <a:lnTo>
                                    <a:pt x="33111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37369" y="13096"/>
                                  </a:moveTo>
                                  <a:lnTo>
                                    <a:pt x="3333750" y="13096"/>
                                  </a:lnTo>
                                  <a:lnTo>
                                    <a:pt x="3332202" y="12457"/>
                                  </a:lnTo>
                                  <a:lnTo>
                                    <a:pt x="3329654" y="9900"/>
                                  </a:lnTo>
                                  <a:lnTo>
                                    <a:pt x="3329011" y="8356"/>
                                  </a:lnTo>
                                  <a:lnTo>
                                    <a:pt x="3329011" y="4740"/>
                                  </a:lnTo>
                                  <a:lnTo>
                                    <a:pt x="3329654" y="3196"/>
                                  </a:lnTo>
                                  <a:lnTo>
                                    <a:pt x="3332202" y="639"/>
                                  </a:lnTo>
                                  <a:lnTo>
                                    <a:pt x="3333750" y="0"/>
                                  </a:lnTo>
                                  <a:lnTo>
                                    <a:pt x="3337369" y="0"/>
                                  </a:lnTo>
                                  <a:lnTo>
                                    <a:pt x="3338917" y="639"/>
                                  </a:lnTo>
                                  <a:lnTo>
                                    <a:pt x="3341465" y="3196"/>
                                  </a:lnTo>
                                  <a:lnTo>
                                    <a:pt x="3342108" y="4740"/>
                                  </a:lnTo>
                                  <a:lnTo>
                                    <a:pt x="3342108" y="8356"/>
                                  </a:lnTo>
                                  <a:lnTo>
                                    <a:pt x="3341465" y="9900"/>
                                  </a:lnTo>
                                  <a:lnTo>
                                    <a:pt x="3338917" y="12457"/>
                                  </a:lnTo>
                                  <a:lnTo>
                                    <a:pt x="33373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63575" y="13096"/>
                                  </a:moveTo>
                                  <a:lnTo>
                                    <a:pt x="3359967" y="13096"/>
                                  </a:lnTo>
                                  <a:lnTo>
                                    <a:pt x="3358419" y="12457"/>
                                  </a:lnTo>
                                  <a:lnTo>
                                    <a:pt x="3355860" y="9900"/>
                                  </a:lnTo>
                                  <a:lnTo>
                                    <a:pt x="3355228" y="8356"/>
                                  </a:lnTo>
                                  <a:lnTo>
                                    <a:pt x="3355228" y="4740"/>
                                  </a:lnTo>
                                  <a:lnTo>
                                    <a:pt x="3355860" y="3196"/>
                                  </a:lnTo>
                                  <a:lnTo>
                                    <a:pt x="3358419" y="639"/>
                                  </a:lnTo>
                                  <a:lnTo>
                                    <a:pt x="3359967" y="0"/>
                                  </a:lnTo>
                                  <a:lnTo>
                                    <a:pt x="3363575" y="0"/>
                                  </a:lnTo>
                                  <a:lnTo>
                                    <a:pt x="3365123" y="639"/>
                                  </a:lnTo>
                                  <a:lnTo>
                                    <a:pt x="3367682" y="3196"/>
                                  </a:lnTo>
                                  <a:lnTo>
                                    <a:pt x="3368325" y="4740"/>
                                  </a:lnTo>
                                  <a:lnTo>
                                    <a:pt x="3368325" y="8356"/>
                                  </a:lnTo>
                                  <a:lnTo>
                                    <a:pt x="3367682" y="9900"/>
                                  </a:lnTo>
                                  <a:lnTo>
                                    <a:pt x="3365123" y="12457"/>
                                  </a:lnTo>
                                  <a:lnTo>
                                    <a:pt x="33635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89792" y="13096"/>
                                  </a:moveTo>
                                  <a:lnTo>
                                    <a:pt x="3386173" y="13096"/>
                                  </a:lnTo>
                                  <a:lnTo>
                                    <a:pt x="3384637" y="12457"/>
                                  </a:lnTo>
                                  <a:lnTo>
                                    <a:pt x="3382077" y="9900"/>
                                  </a:lnTo>
                                  <a:lnTo>
                                    <a:pt x="3381434" y="8356"/>
                                  </a:lnTo>
                                  <a:lnTo>
                                    <a:pt x="3381434" y="4740"/>
                                  </a:lnTo>
                                  <a:lnTo>
                                    <a:pt x="3382077" y="3196"/>
                                  </a:lnTo>
                                  <a:lnTo>
                                    <a:pt x="3384637" y="639"/>
                                  </a:lnTo>
                                  <a:lnTo>
                                    <a:pt x="3386173" y="0"/>
                                  </a:lnTo>
                                  <a:lnTo>
                                    <a:pt x="3389792" y="0"/>
                                  </a:lnTo>
                                  <a:lnTo>
                                    <a:pt x="3391340" y="639"/>
                                  </a:lnTo>
                                  <a:lnTo>
                                    <a:pt x="3393888" y="3196"/>
                                  </a:lnTo>
                                  <a:lnTo>
                                    <a:pt x="3394531" y="4740"/>
                                  </a:lnTo>
                                  <a:lnTo>
                                    <a:pt x="3394531" y="8356"/>
                                  </a:lnTo>
                                  <a:lnTo>
                                    <a:pt x="3393888" y="9900"/>
                                  </a:lnTo>
                                  <a:lnTo>
                                    <a:pt x="3391340" y="12457"/>
                                  </a:lnTo>
                                  <a:lnTo>
                                    <a:pt x="33897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16010" y="13096"/>
                                  </a:moveTo>
                                  <a:lnTo>
                                    <a:pt x="3412390" y="13096"/>
                                  </a:lnTo>
                                  <a:lnTo>
                                    <a:pt x="3410843" y="12457"/>
                                  </a:lnTo>
                                  <a:lnTo>
                                    <a:pt x="3408283" y="9900"/>
                                  </a:lnTo>
                                  <a:lnTo>
                                    <a:pt x="3407652" y="8356"/>
                                  </a:lnTo>
                                  <a:lnTo>
                                    <a:pt x="3407652" y="4740"/>
                                  </a:lnTo>
                                  <a:lnTo>
                                    <a:pt x="3408283" y="3196"/>
                                  </a:lnTo>
                                  <a:lnTo>
                                    <a:pt x="3410843" y="639"/>
                                  </a:lnTo>
                                  <a:lnTo>
                                    <a:pt x="3412390" y="0"/>
                                  </a:lnTo>
                                  <a:lnTo>
                                    <a:pt x="3416010" y="0"/>
                                  </a:lnTo>
                                  <a:lnTo>
                                    <a:pt x="3417546" y="639"/>
                                  </a:lnTo>
                                  <a:lnTo>
                                    <a:pt x="3420106" y="3196"/>
                                  </a:lnTo>
                                  <a:lnTo>
                                    <a:pt x="3420749" y="4740"/>
                                  </a:lnTo>
                                  <a:lnTo>
                                    <a:pt x="3420749" y="8356"/>
                                  </a:lnTo>
                                  <a:lnTo>
                                    <a:pt x="3420106" y="9900"/>
                                  </a:lnTo>
                                  <a:lnTo>
                                    <a:pt x="3417546" y="12457"/>
                                  </a:lnTo>
                                  <a:lnTo>
                                    <a:pt x="34160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42216" y="13096"/>
                                  </a:moveTo>
                                  <a:lnTo>
                                    <a:pt x="3438596" y="13096"/>
                                  </a:lnTo>
                                  <a:lnTo>
                                    <a:pt x="3437060" y="12457"/>
                                  </a:lnTo>
                                  <a:lnTo>
                                    <a:pt x="3434500" y="9900"/>
                                  </a:lnTo>
                                  <a:lnTo>
                                    <a:pt x="3433857" y="8356"/>
                                  </a:lnTo>
                                  <a:lnTo>
                                    <a:pt x="3433857" y="4740"/>
                                  </a:lnTo>
                                  <a:lnTo>
                                    <a:pt x="3434500" y="3196"/>
                                  </a:lnTo>
                                  <a:lnTo>
                                    <a:pt x="3437060" y="639"/>
                                  </a:lnTo>
                                  <a:lnTo>
                                    <a:pt x="3438596" y="0"/>
                                  </a:lnTo>
                                  <a:lnTo>
                                    <a:pt x="3442216" y="0"/>
                                  </a:lnTo>
                                  <a:lnTo>
                                    <a:pt x="3443763" y="639"/>
                                  </a:lnTo>
                                  <a:lnTo>
                                    <a:pt x="3446323" y="3196"/>
                                  </a:lnTo>
                                  <a:lnTo>
                                    <a:pt x="3446954" y="4740"/>
                                  </a:lnTo>
                                  <a:lnTo>
                                    <a:pt x="3446954" y="8356"/>
                                  </a:lnTo>
                                  <a:lnTo>
                                    <a:pt x="3446323" y="9900"/>
                                  </a:lnTo>
                                  <a:lnTo>
                                    <a:pt x="3443763" y="12457"/>
                                  </a:lnTo>
                                  <a:lnTo>
                                    <a:pt x="34422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68433" y="13096"/>
                                  </a:moveTo>
                                  <a:lnTo>
                                    <a:pt x="3464814" y="13096"/>
                                  </a:lnTo>
                                  <a:lnTo>
                                    <a:pt x="3463266" y="12457"/>
                                  </a:lnTo>
                                  <a:lnTo>
                                    <a:pt x="3460718" y="9900"/>
                                  </a:lnTo>
                                  <a:lnTo>
                                    <a:pt x="3460075" y="8356"/>
                                  </a:lnTo>
                                  <a:lnTo>
                                    <a:pt x="3460075" y="4740"/>
                                  </a:lnTo>
                                  <a:lnTo>
                                    <a:pt x="3460718" y="3196"/>
                                  </a:lnTo>
                                  <a:lnTo>
                                    <a:pt x="3463266" y="639"/>
                                  </a:lnTo>
                                  <a:lnTo>
                                    <a:pt x="3464814" y="0"/>
                                  </a:lnTo>
                                  <a:lnTo>
                                    <a:pt x="3468433" y="0"/>
                                  </a:lnTo>
                                  <a:lnTo>
                                    <a:pt x="3469969" y="639"/>
                                  </a:lnTo>
                                  <a:lnTo>
                                    <a:pt x="3472529" y="3196"/>
                                  </a:lnTo>
                                  <a:lnTo>
                                    <a:pt x="3473172" y="4740"/>
                                  </a:lnTo>
                                  <a:lnTo>
                                    <a:pt x="3473172" y="8356"/>
                                  </a:lnTo>
                                  <a:lnTo>
                                    <a:pt x="3472529" y="9900"/>
                                  </a:lnTo>
                                  <a:lnTo>
                                    <a:pt x="3469969" y="12457"/>
                                  </a:lnTo>
                                  <a:lnTo>
                                    <a:pt x="34684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4639" y="13096"/>
                                  </a:moveTo>
                                  <a:lnTo>
                                    <a:pt x="3491031" y="13096"/>
                                  </a:lnTo>
                                  <a:lnTo>
                                    <a:pt x="3489483" y="12457"/>
                                  </a:lnTo>
                                  <a:lnTo>
                                    <a:pt x="3486924" y="9900"/>
                                  </a:lnTo>
                                  <a:lnTo>
                                    <a:pt x="3486292" y="8356"/>
                                  </a:lnTo>
                                  <a:lnTo>
                                    <a:pt x="3486292" y="4740"/>
                                  </a:lnTo>
                                  <a:lnTo>
                                    <a:pt x="3486924" y="3196"/>
                                  </a:lnTo>
                                  <a:lnTo>
                                    <a:pt x="3489483" y="639"/>
                                  </a:lnTo>
                                  <a:lnTo>
                                    <a:pt x="3491031" y="0"/>
                                  </a:lnTo>
                                  <a:lnTo>
                                    <a:pt x="3494639" y="0"/>
                                  </a:lnTo>
                                  <a:lnTo>
                                    <a:pt x="3496187" y="639"/>
                                  </a:lnTo>
                                  <a:lnTo>
                                    <a:pt x="3498746" y="3196"/>
                                  </a:lnTo>
                                  <a:lnTo>
                                    <a:pt x="3499389" y="4740"/>
                                  </a:lnTo>
                                  <a:lnTo>
                                    <a:pt x="3499389" y="8356"/>
                                  </a:lnTo>
                                  <a:lnTo>
                                    <a:pt x="3498746" y="9900"/>
                                  </a:lnTo>
                                  <a:lnTo>
                                    <a:pt x="3496187" y="12457"/>
                                  </a:lnTo>
                                  <a:lnTo>
                                    <a:pt x="34946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20856" y="13096"/>
                                  </a:moveTo>
                                  <a:lnTo>
                                    <a:pt x="3517237" y="13096"/>
                                  </a:lnTo>
                                  <a:lnTo>
                                    <a:pt x="3515701" y="12457"/>
                                  </a:lnTo>
                                  <a:lnTo>
                                    <a:pt x="3513141" y="9900"/>
                                  </a:lnTo>
                                  <a:lnTo>
                                    <a:pt x="3512498" y="8356"/>
                                  </a:lnTo>
                                  <a:lnTo>
                                    <a:pt x="3512498" y="4740"/>
                                  </a:lnTo>
                                  <a:lnTo>
                                    <a:pt x="3513141" y="3196"/>
                                  </a:lnTo>
                                  <a:lnTo>
                                    <a:pt x="3515701" y="639"/>
                                  </a:lnTo>
                                  <a:lnTo>
                                    <a:pt x="3517237" y="0"/>
                                  </a:lnTo>
                                  <a:lnTo>
                                    <a:pt x="3520856" y="0"/>
                                  </a:lnTo>
                                  <a:lnTo>
                                    <a:pt x="3522404" y="639"/>
                                  </a:lnTo>
                                  <a:lnTo>
                                    <a:pt x="3524952" y="3196"/>
                                  </a:lnTo>
                                  <a:lnTo>
                                    <a:pt x="3525595" y="4740"/>
                                  </a:lnTo>
                                  <a:lnTo>
                                    <a:pt x="3525595" y="8356"/>
                                  </a:lnTo>
                                  <a:lnTo>
                                    <a:pt x="3524952" y="9900"/>
                                  </a:lnTo>
                                  <a:lnTo>
                                    <a:pt x="3522404" y="12457"/>
                                  </a:lnTo>
                                  <a:lnTo>
                                    <a:pt x="3520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47074" y="13096"/>
                                  </a:moveTo>
                                  <a:lnTo>
                                    <a:pt x="3543454" y="13096"/>
                                  </a:lnTo>
                                  <a:lnTo>
                                    <a:pt x="3541907" y="12457"/>
                                  </a:lnTo>
                                  <a:lnTo>
                                    <a:pt x="3539347" y="9900"/>
                                  </a:lnTo>
                                  <a:lnTo>
                                    <a:pt x="3538716" y="8356"/>
                                  </a:lnTo>
                                  <a:lnTo>
                                    <a:pt x="3538716" y="4740"/>
                                  </a:lnTo>
                                  <a:lnTo>
                                    <a:pt x="3539347" y="3196"/>
                                  </a:lnTo>
                                  <a:lnTo>
                                    <a:pt x="3541907" y="639"/>
                                  </a:lnTo>
                                  <a:lnTo>
                                    <a:pt x="3543454" y="0"/>
                                  </a:lnTo>
                                  <a:lnTo>
                                    <a:pt x="3547074" y="0"/>
                                  </a:lnTo>
                                  <a:lnTo>
                                    <a:pt x="3548610" y="639"/>
                                  </a:lnTo>
                                  <a:lnTo>
                                    <a:pt x="3551170" y="3196"/>
                                  </a:lnTo>
                                  <a:lnTo>
                                    <a:pt x="3551813" y="4740"/>
                                  </a:lnTo>
                                  <a:lnTo>
                                    <a:pt x="3551813" y="8356"/>
                                  </a:lnTo>
                                  <a:lnTo>
                                    <a:pt x="3551170" y="9900"/>
                                  </a:lnTo>
                                  <a:lnTo>
                                    <a:pt x="3548610" y="12457"/>
                                  </a:lnTo>
                                  <a:lnTo>
                                    <a:pt x="35470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73280" y="13096"/>
                                  </a:moveTo>
                                  <a:lnTo>
                                    <a:pt x="3569660" y="13096"/>
                                  </a:lnTo>
                                  <a:lnTo>
                                    <a:pt x="3568124" y="12457"/>
                                  </a:lnTo>
                                  <a:lnTo>
                                    <a:pt x="3565564" y="9900"/>
                                  </a:lnTo>
                                  <a:lnTo>
                                    <a:pt x="3564921" y="8356"/>
                                  </a:lnTo>
                                  <a:lnTo>
                                    <a:pt x="3564921" y="4740"/>
                                  </a:lnTo>
                                  <a:lnTo>
                                    <a:pt x="3565564" y="3196"/>
                                  </a:lnTo>
                                  <a:lnTo>
                                    <a:pt x="3568124" y="639"/>
                                  </a:lnTo>
                                  <a:lnTo>
                                    <a:pt x="3569660" y="0"/>
                                  </a:lnTo>
                                  <a:lnTo>
                                    <a:pt x="3573280" y="0"/>
                                  </a:lnTo>
                                  <a:lnTo>
                                    <a:pt x="3574827" y="639"/>
                                  </a:lnTo>
                                  <a:lnTo>
                                    <a:pt x="3577387" y="3196"/>
                                  </a:lnTo>
                                  <a:lnTo>
                                    <a:pt x="3578018" y="4740"/>
                                  </a:lnTo>
                                  <a:lnTo>
                                    <a:pt x="3578018" y="8356"/>
                                  </a:lnTo>
                                  <a:lnTo>
                                    <a:pt x="3577387" y="9900"/>
                                  </a:lnTo>
                                  <a:lnTo>
                                    <a:pt x="3574827" y="12457"/>
                                  </a:lnTo>
                                  <a:lnTo>
                                    <a:pt x="35732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99497" y="13096"/>
                                  </a:moveTo>
                                  <a:lnTo>
                                    <a:pt x="3595878" y="13096"/>
                                  </a:lnTo>
                                  <a:lnTo>
                                    <a:pt x="3594330" y="12457"/>
                                  </a:lnTo>
                                  <a:lnTo>
                                    <a:pt x="3591782" y="9900"/>
                                  </a:lnTo>
                                  <a:lnTo>
                                    <a:pt x="3591139" y="8356"/>
                                  </a:lnTo>
                                  <a:lnTo>
                                    <a:pt x="3591139" y="4740"/>
                                  </a:lnTo>
                                  <a:lnTo>
                                    <a:pt x="3591782" y="3196"/>
                                  </a:lnTo>
                                  <a:lnTo>
                                    <a:pt x="3594330" y="639"/>
                                  </a:lnTo>
                                  <a:lnTo>
                                    <a:pt x="3595878" y="0"/>
                                  </a:lnTo>
                                  <a:lnTo>
                                    <a:pt x="3599497" y="0"/>
                                  </a:lnTo>
                                  <a:lnTo>
                                    <a:pt x="3601033" y="639"/>
                                  </a:lnTo>
                                  <a:lnTo>
                                    <a:pt x="3603593" y="3196"/>
                                  </a:lnTo>
                                  <a:lnTo>
                                    <a:pt x="3604236" y="4740"/>
                                  </a:lnTo>
                                  <a:lnTo>
                                    <a:pt x="3604236" y="8356"/>
                                  </a:lnTo>
                                  <a:lnTo>
                                    <a:pt x="3603593" y="9900"/>
                                  </a:lnTo>
                                  <a:lnTo>
                                    <a:pt x="3601033" y="12457"/>
                                  </a:lnTo>
                                  <a:lnTo>
                                    <a:pt x="35994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25703" y="13096"/>
                                  </a:moveTo>
                                  <a:lnTo>
                                    <a:pt x="3622095" y="13096"/>
                                  </a:lnTo>
                                  <a:lnTo>
                                    <a:pt x="3620547" y="12457"/>
                                  </a:lnTo>
                                  <a:lnTo>
                                    <a:pt x="3617988" y="9900"/>
                                  </a:lnTo>
                                  <a:lnTo>
                                    <a:pt x="3617345" y="8356"/>
                                  </a:lnTo>
                                  <a:lnTo>
                                    <a:pt x="3617345" y="4740"/>
                                  </a:lnTo>
                                  <a:lnTo>
                                    <a:pt x="3617988" y="3196"/>
                                  </a:lnTo>
                                  <a:lnTo>
                                    <a:pt x="3620547" y="639"/>
                                  </a:lnTo>
                                  <a:lnTo>
                                    <a:pt x="3622095" y="0"/>
                                  </a:lnTo>
                                  <a:lnTo>
                                    <a:pt x="3625703" y="0"/>
                                  </a:lnTo>
                                  <a:lnTo>
                                    <a:pt x="3627251" y="639"/>
                                  </a:lnTo>
                                  <a:lnTo>
                                    <a:pt x="3629810" y="3196"/>
                                  </a:lnTo>
                                  <a:lnTo>
                                    <a:pt x="3630441" y="4740"/>
                                  </a:lnTo>
                                  <a:lnTo>
                                    <a:pt x="3630441" y="8356"/>
                                  </a:lnTo>
                                  <a:lnTo>
                                    <a:pt x="3629810" y="9900"/>
                                  </a:lnTo>
                                  <a:lnTo>
                                    <a:pt x="3627251" y="12457"/>
                                  </a:lnTo>
                                  <a:lnTo>
                                    <a:pt x="36257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51920" y="13096"/>
                                  </a:moveTo>
                                  <a:lnTo>
                                    <a:pt x="3648301" y="13096"/>
                                  </a:lnTo>
                                  <a:lnTo>
                                    <a:pt x="3646765" y="12457"/>
                                  </a:lnTo>
                                  <a:lnTo>
                                    <a:pt x="3644205" y="9900"/>
                                  </a:lnTo>
                                  <a:lnTo>
                                    <a:pt x="3643562" y="8356"/>
                                  </a:lnTo>
                                  <a:lnTo>
                                    <a:pt x="3643562" y="4740"/>
                                  </a:lnTo>
                                  <a:lnTo>
                                    <a:pt x="3644205" y="3196"/>
                                  </a:lnTo>
                                  <a:lnTo>
                                    <a:pt x="3646765" y="639"/>
                                  </a:lnTo>
                                  <a:lnTo>
                                    <a:pt x="3648301" y="0"/>
                                  </a:lnTo>
                                  <a:lnTo>
                                    <a:pt x="3651920" y="0"/>
                                  </a:lnTo>
                                  <a:lnTo>
                                    <a:pt x="3653468" y="639"/>
                                  </a:lnTo>
                                  <a:lnTo>
                                    <a:pt x="3656016" y="3196"/>
                                  </a:lnTo>
                                  <a:lnTo>
                                    <a:pt x="3656659" y="4740"/>
                                  </a:lnTo>
                                  <a:lnTo>
                                    <a:pt x="3656659" y="8356"/>
                                  </a:lnTo>
                                  <a:lnTo>
                                    <a:pt x="3656016" y="9900"/>
                                  </a:lnTo>
                                  <a:lnTo>
                                    <a:pt x="3653468" y="12457"/>
                                  </a:lnTo>
                                  <a:lnTo>
                                    <a:pt x="36519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78138" y="13096"/>
                                  </a:moveTo>
                                  <a:lnTo>
                                    <a:pt x="3674518" y="13096"/>
                                  </a:lnTo>
                                  <a:lnTo>
                                    <a:pt x="3672971" y="12457"/>
                                  </a:lnTo>
                                  <a:lnTo>
                                    <a:pt x="3670411" y="9900"/>
                                  </a:lnTo>
                                  <a:lnTo>
                                    <a:pt x="3669780" y="8356"/>
                                  </a:lnTo>
                                  <a:lnTo>
                                    <a:pt x="3669780" y="4740"/>
                                  </a:lnTo>
                                  <a:lnTo>
                                    <a:pt x="3670411" y="3196"/>
                                  </a:lnTo>
                                  <a:lnTo>
                                    <a:pt x="3672971" y="639"/>
                                  </a:lnTo>
                                  <a:lnTo>
                                    <a:pt x="3674518" y="0"/>
                                  </a:lnTo>
                                  <a:lnTo>
                                    <a:pt x="3678138" y="0"/>
                                  </a:lnTo>
                                  <a:lnTo>
                                    <a:pt x="3679674" y="639"/>
                                  </a:lnTo>
                                  <a:lnTo>
                                    <a:pt x="3682234" y="3196"/>
                                  </a:lnTo>
                                  <a:lnTo>
                                    <a:pt x="3682877" y="4740"/>
                                  </a:lnTo>
                                  <a:lnTo>
                                    <a:pt x="3682877" y="8356"/>
                                  </a:lnTo>
                                  <a:lnTo>
                                    <a:pt x="3682234" y="9900"/>
                                  </a:lnTo>
                                  <a:lnTo>
                                    <a:pt x="3679674" y="12457"/>
                                  </a:lnTo>
                                  <a:lnTo>
                                    <a:pt x="36781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04344" y="13096"/>
                                  </a:moveTo>
                                  <a:lnTo>
                                    <a:pt x="3700724" y="13096"/>
                                  </a:lnTo>
                                  <a:lnTo>
                                    <a:pt x="3699188" y="12457"/>
                                  </a:lnTo>
                                  <a:lnTo>
                                    <a:pt x="3696628" y="9900"/>
                                  </a:lnTo>
                                  <a:lnTo>
                                    <a:pt x="3695985" y="8356"/>
                                  </a:lnTo>
                                  <a:lnTo>
                                    <a:pt x="3695985" y="4740"/>
                                  </a:lnTo>
                                  <a:lnTo>
                                    <a:pt x="3696628" y="3196"/>
                                  </a:lnTo>
                                  <a:lnTo>
                                    <a:pt x="3699188" y="639"/>
                                  </a:lnTo>
                                  <a:lnTo>
                                    <a:pt x="3700724" y="0"/>
                                  </a:lnTo>
                                  <a:lnTo>
                                    <a:pt x="3704344" y="0"/>
                                  </a:lnTo>
                                  <a:lnTo>
                                    <a:pt x="3705891" y="639"/>
                                  </a:lnTo>
                                  <a:lnTo>
                                    <a:pt x="3708451" y="3196"/>
                                  </a:lnTo>
                                  <a:lnTo>
                                    <a:pt x="3709082" y="4740"/>
                                  </a:lnTo>
                                  <a:lnTo>
                                    <a:pt x="3709082" y="8356"/>
                                  </a:lnTo>
                                  <a:lnTo>
                                    <a:pt x="3708451" y="9900"/>
                                  </a:lnTo>
                                  <a:lnTo>
                                    <a:pt x="3705891" y="12457"/>
                                  </a:lnTo>
                                  <a:lnTo>
                                    <a:pt x="37043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30561" y="13096"/>
                                  </a:moveTo>
                                  <a:lnTo>
                                    <a:pt x="3726942" y="13096"/>
                                  </a:lnTo>
                                  <a:lnTo>
                                    <a:pt x="3725394" y="12457"/>
                                  </a:lnTo>
                                  <a:lnTo>
                                    <a:pt x="3722846" y="9900"/>
                                  </a:lnTo>
                                  <a:lnTo>
                                    <a:pt x="3722203" y="8356"/>
                                  </a:lnTo>
                                  <a:lnTo>
                                    <a:pt x="3722203" y="4740"/>
                                  </a:lnTo>
                                  <a:lnTo>
                                    <a:pt x="3722846" y="3196"/>
                                  </a:lnTo>
                                  <a:lnTo>
                                    <a:pt x="3725394" y="639"/>
                                  </a:lnTo>
                                  <a:lnTo>
                                    <a:pt x="3726942" y="0"/>
                                  </a:lnTo>
                                  <a:lnTo>
                                    <a:pt x="3730561" y="0"/>
                                  </a:lnTo>
                                  <a:lnTo>
                                    <a:pt x="3732097" y="639"/>
                                  </a:lnTo>
                                  <a:lnTo>
                                    <a:pt x="3734657" y="3196"/>
                                  </a:lnTo>
                                  <a:lnTo>
                                    <a:pt x="3735300" y="4740"/>
                                  </a:lnTo>
                                  <a:lnTo>
                                    <a:pt x="3735300" y="8356"/>
                                  </a:lnTo>
                                  <a:lnTo>
                                    <a:pt x="3734657" y="9900"/>
                                  </a:lnTo>
                                  <a:lnTo>
                                    <a:pt x="3732097" y="12457"/>
                                  </a:lnTo>
                                  <a:lnTo>
                                    <a:pt x="37305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6767" y="13096"/>
                                  </a:moveTo>
                                  <a:lnTo>
                                    <a:pt x="3753159" y="13096"/>
                                  </a:lnTo>
                                  <a:lnTo>
                                    <a:pt x="3751611" y="12457"/>
                                  </a:lnTo>
                                  <a:lnTo>
                                    <a:pt x="3749052" y="9900"/>
                                  </a:lnTo>
                                  <a:lnTo>
                                    <a:pt x="3748409" y="8356"/>
                                  </a:lnTo>
                                  <a:lnTo>
                                    <a:pt x="3748409" y="4740"/>
                                  </a:lnTo>
                                  <a:lnTo>
                                    <a:pt x="3749052" y="3196"/>
                                  </a:lnTo>
                                  <a:lnTo>
                                    <a:pt x="3751611" y="639"/>
                                  </a:lnTo>
                                  <a:lnTo>
                                    <a:pt x="3753159" y="0"/>
                                  </a:lnTo>
                                  <a:lnTo>
                                    <a:pt x="3756767" y="0"/>
                                  </a:lnTo>
                                  <a:lnTo>
                                    <a:pt x="3758315" y="639"/>
                                  </a:lnTo>
                                  <a:lnTo>
                                    <a:pt x="3760874" y="3196"/>
                                  </a:lnTo>
                                  <a:lnTo>
                                    <a:pt x="3761505" y="4740"/>
                                  </a:lnTo>
                                  <a:lnTo>
                                    <a:pt x="3761505" y="8356"/>
                                  </a:lnTo>
                                  <a:lnTo>
                                    <a:pt x="3760874" y="9900"/>
                                  </a:lnTo>
                                  <a:lnTo>
                                    <a:pt x="3758315" y="12457"/>
                                  </a:lnTo>
                                  <a:lnTo>
                                    <a:pt x="37567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82984" y="13096"/>
                                  </a:moveTo>
                                  <a:lnTo>
                                    <a:pt x="3779365" y="13096"/>
                                  </a:lnTo>
                                  <a:lnTo>
                                    <a:pt x="3777817" y="12457"/>
                                  </a:lnTo>
                                  <a:lnTo>
                                    <a:pt x="3775269" y="9900"/>
                                  </a:lnTo>
                                  <a:lnTo>
                                    <a:pt x="3774626" y="8356"/>
                                  </a:lnTo>
                                  <a:lnTo>
                                    <a:pt x="3774626" y="4740"/>
                                  </a:lnTo>
                                  <a:lnTo>
                                    <a:pt x="3775269" y="3196"/>
                                  </a:lnTo>
                                  <a:lnTo>
                                    <a:pt x="3777817" y="639"/>
                                  </a:lnTo>
                                  <a:lnTo>
                                    <a:pt x="3779365" y="0"/>
                                  </a:lnTo>
                                  <a:lnTo>
                                    <a:pt x="3782984" y="0"/>
                                  </a:lnTo>
                                  <a:lnTo>
                                    <a:pt x="3784532" y="639"/>
                                  </a:lnTo>
                                  <a:lnTo>
                                    <a:pt x="3787080" y="3196"/>
                                  </a:lnTo>
                                  <a:lnTo>
                                    <a:pt x="3787723" y="4740"/>
                                  </a:lnTo>
                                  <a:lnTo>
                                    <a:pt x="3787723" y="8356"/>
                                  </a:lnTo>
                                  <a:lnTo>
                                    <a:pt x="3787080" y="9900"/>
                                  </a:lnTo>
                                  <a:lnTo>
                                    <a:pt x="3784532" y="12457"/>
                                  </a:lnTo>
                                  <a:lnTo>
                                    <a:pt x="37829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09202" y="13096"/>
                                  </a:moveTo>
                                  <a:lnTo>
                                    <a:pt x="3805582" y="13096"/>
                                  </a:lnTo>
                                  <a:lnTo>
                                    <a:pt x="3804035" y="12457"/>
                                  </a:lnTo>
                                  <a:lnTo>
                                    <a:pt x="3801475" y="9900"/>
                                  </a:lnTo>
                                  <a:lnTo>
                                    <a:pt x="3800844" y="8356"/>
                                  </a:lnTo>
                                  <a:lnTo>
                                    <a:pt x="3800844" y="4740"/>
                                  </a:lnTo>
                                  <a:lnTo>
                                    <a:pt x="3801475" y="3196"/>
                                  </a:lnTo>
                                  <a:lnTo>
                                    <a:pt x="3804035" y="639"/>
                                  </a:lnTo>
                                  <a:lnTo>
                                    <a:pt x="3805582" y="0"/>
                                  </a:lnTo>
                                  <a:lnTo>
                                    <a:pt x="3809202" y="0"/>
                                  </a:lnTo>
                                  <a:lnTo>
                                    <a:pt x="3810738" y="639"/>
                                  </a:lnTo>
                                  <a:lnTo>
                                    <a:pt x="3813298" y="3196"/>
                                  </a:lnTo>
                                  <a:lnTo>
                                    <a:pt x="3813941" y="4740"/>
                                  </a:lnTo>
                                  <a:lnTo>
                                    <a:pt x="3813941" y="8356"/>
                                  </a:lnTo>
                                  <a:lnTo>
                                    <a:pt x="3813298" y="9900"/>
                                  </a:lnTo>
                                  <a:lnTo>
                                    <a:pt x="3810738" y="12457"/>
                                  </a:lnTo>
                                  <a:lnTo>
                                    <a:pt x="38092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35408" y="13096"/>
                                  </a:moveTo>
                                  <a:lnTo>
                                    <a:pt x="3831788" y="13096"/>
                                  </a:lnTo>
                                  <a:lnTo>
                                    <a:pt x="3830252" y="12457"/>
                                  </a:lnTo>
                                  <a:lnTo>
                                    <a:pt x="3827692" y="9900"/>
                                  </a:lnTo>
                                  <a:lnTo>
                                    <a:pt x="3827049" y="8356"/>
                                  </a:lnTo>
                                  <a:lnTo>
                                    <a:pt x="3827049" y="4740"/>
                                  </a:lnTo>
                                  <a:lnTo>
                                    <a:pt x="3827692" y="3196"/>
                                  </a:lnTo>
                                  <a:lnTo>
                                    <a:pt x="3830252" y="639"/>
                                  </a:lnTo>
                                  <a:lnTo>
                                    <a:pt x="3831788" y="0"/>
                                  </a:lnTo>
                                  <a:lnTo>
                                    <a:pt x="3835408" y="0"/>
                                  </a:lnTo>
                                  <a:lnTo>
                                    <a:pt x="3836955" y="639"/>
                                  </a:lnTo>
                                  <a:lnTo>
                                    <a:pt x="3839515" y="3196"/>
                                  </a:lnTo>
                                  <a:lnTo>
                                    <a:pt x="3840146" y="4740"/>
                                  </a:lnTo>
                                  <a:lnTo>
                                    <a:pt x="3840146" y="8356"/>
                                  </a:lnTo>
                                  <a:lnTo>
                                    <a:pt x="3839515" y="9900"/>
                                  </a:lnTo>
                                  <a:lnTo>
                                    <a:pt x="3836955" y="12457"/>
                                  </a:lnTo>
                                  <a:lnTo>
                                    <a:pt x="38354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61625" y="13096"/>
                                  </a:moveTo>
                                  <a:lnTo>
                                    <a:pt x="3858006" y="13096"/>
                                  </a:lnTo>
                                  <a:lnTo>
                                    <a:pt x="3856458" y="12457"/>
                                  </a:lnTo>
                                  <a:lnTo>
                                    <a:pt x="3853898" y="9900"/>
                                  </a:lnTo>
                                  <a:lnTo>
                                    <a:pt x="3853267" y="8356"/>
                                  </a:lnTo>
                                  <a:lnTo>
                                    <a:pt x="3853267" y="4740"/>
                                  </a:lnTo>
                                  <a:lnTo>
                                    <a:pt x="3853898" y="3196"/>
                                  </a:lnTo>
                                  <a:lnTo>
                                    <a:pt x="3856458" y="639"/>
                                  </a:lnTo>
                                  <a:lnTo>
                                    <a:pt x="3858006" y="0"/>
                                  </a:lnTo>
                                  <a:lnTo>
                                    <a:pt x="3861625" y="0"/>
                                  </a:lnTo>
                                  <a:lnTo>
                                    <a:pt x="3863161" y="639"/>
                                  </a:lnTo>
                                  <a:lnTo>
                                    <a:pt x="3865721" y="3196"/>
                                  </a:lnTo>
                                  <a:lnTo>
                                    <a:pt x="3866364" y="4740"/>
                                  </a:lnTo>
                                  <a:lnTo>
                                    <a:pt x="3866364" y="8356"/>
                                  </a:lnTo>
                                  <a:lnTo>
                                    <a:pt x="3865721" y="9900"/>
                                  </a:lnTo>
                                  <a:lnTo>
                                    <a:pt x="3863161" y="12457"/>
                                  </a:lnTo>
                                  <a:lnTo>
                                    <a:pt x="38616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87831" y="13096"/>
                                  </a:moveTo>
                                  <a:lnTo>
                                    <a:pt x="3884223" y="13096"/>
                                  </a:lnTo>
                                  <a:lnTo>
                                    <a:pt x="3882675" y="12457"/>
                                  </a:lnTo>
                                  <a:lnTo>
                                    <a:pt x="3880116" y="9900"/>
                                  </a:lnTo>
                                  <a:lnTo>
                                    <a:pt x="3879473" y="8356"/>
                                  </a:lnTo>
                                  <a:lnTo>
                                    <a:pt x="3879473" y="4740"/>
                                  </a:lnTo>
                                  <a:lnTo>
                                    <a:pt x="3880116" y="3196"/>
                                  </a:lnTo>
                                  <a:lnTo>
                                    <a:pt x="3882675" y="639"/>
                                  </a:lnTo>
                                  <a:lnTo>
                                    <a:pt x="3884223" y="0"/>
                                  </a:lnTo>
                                  <a:lnTo>
                                    <a:pt x="3887831" y="0"/>
                                  </a:lnTo>
                                  <a:lnTo>
                                    <a:pt x="3889379" y="639"/>
                                  </a:lnTo>
                                  <a:lnTo>
                                    <a:pt x="3891938" y="3196"/>
                                  </a:lnTo>
                                  <a:lnTo>
                                    <a:pt x="3892569" y="4740"/>
                                  </a:lnTo>
                                  <a:lnTo>
                                    <a:pt x="3892569" y="8356"/>
                                  </a:lnTo>
                                  <a:lnTo>
                                    <a:pt x="3891938" y="9900"/>
                                  </a:lnTo>
                                  <a:lnTo>
                                    <a:pt x="3889379" y="12457"/>
                                  </a:lnTo>
                                  <a:lnTo>
                                    <a:pt x="38878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14048" y="13096"/>
                                  </a:moveTo>
                                  <a:lnTo>
                                    <a:pt x="3910429" y="13096"/>
                                  </a:lnTo>
                                  <a:lnTo>
                                    <a:pt x="3908881" y="12457"/>
                                  </a:lnTo>
                                  <a:lnTo>
                                    <a:pt x="3906333" y="9900"/>
                                  </a:lnTo>
                                  <a:lnTo>
                                    <a:pt x="3905690" y="8356"/>
                                  </a:lnTo>
                                  <a:lnTo>
                                    <a:pt x="3905690" y="4740"/>
                                  </a:lnTo>
                                  <a:lnTo>
                                    <a:pt x="3906333" y="3196"/>
                                  </a:lnTo>
                                  <a:lnTo>
                                    <a:pt x="3908881" y="639"/>
                                  </a:lnTo>
                                  <a:lnTo>
                                    <a:pt x="3910429" y="0"/>
                                  </a:lnTo>
                                  <a:lnTo>
                                    <a:pt x="3914048" y="0"/>
                                  </a:lnTo>
                                  <a:lnTo>
                                    <a:pt x="3915584" y="639"/>
                                  </a:lnTo>
                                  <a:lnTo>
                                    <a:pt x="3918144" y="3196"/>
                                  </a:lnTo>
                                  <a:lnTo>
                                    <a:pt x="3918787" y="4740"/>
                                  </a:lnTo>
                                  <a:lnTo>
                                    <a:pt x="3918787" y="8356"/>
                                  </a:lnTo>
                                  <a:lnTo>
                                    <a:pt x="3918144" y="9900"/>
                                  </a:lnTo>
                                  <a:lnTo>
                                    <a:pt x="3915584" y="12457"/>
                                  </a:lnTo>
                                  <a:lnTo>
                                    <a:pt x="39140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40254" y="13096"/>
                                  </a:moveTo>
                                  <a:lnTo>
                                    <a:pt x="3936646" y="13096"/>
                                  </a:lnTo>
                                  <a:lnTo>
                                    <a:pt x="3935099" y="12457"/>
                                  </a:lnTo>
                                  <a:lnTo>
                                    <a:pt x="3932539" y="9900"/>
                                  </a:lnTo>
                                  <a:lnTo>
                                    <a:pt x="3931908" y="8356"/>
                                  </a:lnTo>
                                  <a:lnTo>
                                    <a:pt x="3931908" y="4740"/>
                                  </a:lnTo>
                                  <a:lnTo>
                                    <a:pt x="3932539" y="3196"/>
                                  </a:lnTo>
                                  <a:lnTo>
                                    <a:pt x="3935099" y="639"/>
                                  </a:lnTo>
                                  <a:lnTo>
                                    <a:pt x="3936646" y="0"/>
                                  </a:lnTo>
                                  <a:lnTo>
                                    <a:pt x="3940254" y="0"/>
                                  </a:lnTo>
                                  <a:lnTo>
                                    <a:pt x="3941802" y="639"/>
                                  </a:lnTo>
                                  <a:lnTo>
                                    <a:pt x="3944362" y="3196"/>
                                  </a:lnTo>
                                  <a:lnTo>
                                    <a:pt x="3945005" y="4740"/>
                                  </a:lnTo>
                                  <a:lnTo>
                                    <a:pt x="3945005" y="8356"/>
                                  </a:lnTo>
                                  <a:lnTo>
                                    <a:pt x="3944362" y="9900"/>
                                  </a:lnTo>
                                  <a:lnTo>
                                    <a:pt x="3941802" y="12457"/>
                                  </a:lnTo>
                                  <a:lnTo>
                                    <a:pt x="39402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66472" y="13096"/>
                                  </a:moveTo>
                                  <a:lnTo>
                                    <a:pt x="3962852" y="13096"/>
                                  </a:lnTo>
                                  <a:lnTo>
                                    <a:pt x="3961316" y="12457"/>
                                  </a:lnTo>
                                  <a:lnTo>
                                    <a:pt x="3958756" y="9900"/>
                                  </a:lnTo>
                                  <a:lnTo>
                                    <a:pt x="3958113" y="8356"/>
                                  </a:lnTo>
                                  <a:lnTo>
                                    <a:pt x="3958113" y="4740"/>
                                  </a:lnTo>
                                  <a:lnTo>
                                    <a:pt x="3958756" y="3196"/>
                                  </a:lnTo>
                                  <a:lnTo>
                                    <a:pt x="3961316" y="639"/>
                                  </a:lnTo>
                                  <a:lnTo>
                                    <a:pt x="3962852" y="0"/>
                                  </a:lnTo>
                                  <a:lnTo>
                                    <a:pt x="3966472" y="0"/>
                                  </a:lnTo>
                                  <a:lnTo>
                                    <a:pt x="3968019" y="639"/>
                                  </a:lnTo>
                                  <a:lnTo>
                                    <a:pt x="3970567" y="3196"/>
                                  </a:lnTo>
                                  <a:lnTo>
                                    <a:pt x="3971210" y="4740"/>
                                  </a:lnTo>
                                  <a:lnTo>
                                    <a:pt x="3971210" y="8356"/>
                                  </a:lnTo>
                                  <a:lnTo>
                                    <a:pt x="3970567" y="9900"/>
                                  </a:lnTo>
                                  <a:lnTo>
                                    <a:pt x="3968019" y="12457"/>
                                  </a:lnTo>
                                  <a:lnTo>
                                    <a:pt x="3966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92689" y="13096"/>
                                  </a:moveTo>
                                  <a:lnTo>
                                    <a:pt x="3989070" y="13096"/>
                                  </a:lnTo>
                                  <a:lnTo>
                                    <a:pt x="3987522" y="12457"/>
                                  </a:lnTo>
                                  <a:lnTo>
                                    <a:pt x="3984962" y="9900"/>
                                  </a:lnTo>
                                  <a:lnTo>
                                    <a:pt x="3984331" y="8356"/>
                                  </a:lnTo>
                                  <a:lnTo>
                                    <a:pt x="3984331" y="4740"/>
                                  </a:lnTo>
                                  <a:lnTo>
                                    <a:pt x="3984962" y="3196"/>
                                  </a:lnTo>
                                  <a:lnTo>
                                    <a:pt x="3987522" y="639"/>
                                  </a:lnTo>
                                  <a:lnTo>
                                    <a:pt x="3989070" y="0"/>
                                  </a:lnTo>
                                  <a:lnTo>
                                    <a:pt x="3992689" y="0"/>
                                  </a:lnTo>
                                  <a:lnTo>
                                    <a:pt x="3994225" y="639"/>
                                  </a:lnTo>
                                  <a:lnTo>
                                    <a:pt x="3996785" y="3196"/>
                                  </a:lnTo>
                                  <a:lnTo>
                                    <a:pt x="3997428" y="4740"/>
                                  </a:lnTo>
                                  <a:lnTo>
                                    <a:pt x="3997428" y="8356"/>
                                  </a:lnTo>
                                  <a:lnTo>
                                    <a:pt x="3996785" y="9900"/>
                                  </a:lnTo>
                                  <a:lnTo>
                                    <a:pt x="3994225" y="12457"/>
                                  </a:lnTo>
                                  <a:lnTo>
                                    <a:pt x="39926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8895" y="13096"/>
                                  </a:moveTo>
                                  <a:lnTo>
                                    <a:pt x="4015275" y="13096"/>
                                  </a:lnTo>
                                  <a:lnTo>
                                    <a:pt x="4013739" y="12457"/>
                                  </a:lnTo>
                                  <a:lnTo>
                                    <a:pt x="4011180" y="9900"/>
                                  </a:lnTo>
                                  <a:lnTo>
                                    <a:pt x="4010537" y="8356"/>
                                  </a:lnTo>
                                  <a:lnTo>
                                    <a:pt x="4010537" y="4740"/>
                                  </a:lnTo>
                                  <a:lnTo>
                                    <a:pt x="4011180" y="3196"/>
                                  </a:lnTo>
                                  <a:lnTo>
                                    <a:pt x="4013739" y="639"/>
                                  </a:lnTo>
                                  <a:lnTo>
                                    <a:pt x="4015275" y="0"/>
                                  </a:lnTo>
                                  <a:lnTo>
                                    <a:pt x="4018895" y="0"/>
                                  </a:lnTo>
                                  <a:lnTo>
                                    <a:pt x="4020443" y="639"/>
                                  </a:lnTo>
                                  <a:lnTo>
                                    <a:pt x="4023002" y="3196"/>
                                  </a:lnTo>
                                  <a:lnTo>
                                    <a:pt x="4023633" y="4740"/>
                                  </a:lnTo>
                                  <a:lnTo>
                                    <a:pt x="4023633" y="8356"/>
                                  </a:lnTo>
                                  <a:lnTo>
                                    <a:pt x="4023002" y="9900"/>
                                  </a:lnTo>
                                  <a:lnTo>
                                    <a:pt x="4020443" y="12457"/>
                                  </a:lnTo>
                                  <a:lnTo>
                                    <a:pt x="40188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45112" y="13096"/>
                                  </a:moveTo>
                                  <a:lnTo>
                                    <a:pt x="4041493" y="13096"/>
                                  </a:lnTo>
                                  <a:lnTo>
                                    <a:pt x="4039945" y="12457"/>
                                  </a:lnTo>
                                  <a:lnTo>
                                    <a:pt x="4037397" y="9900"/>
                                  </a:lnTo>
                                  <a:lnTo>
                                    <a:pt x="4036754" y="8356"/>
                                  </a:lnTo>
                                  <a:lnTo>
                                    <a:pt x="4036754" y="4740"/>
                                  </a:lnTo>
                                  <a:lnTo>
                                    <a:pt x="4037397" y="3196"/>
                                  </a:lnTo>
                                  <a:lnTo>
                                    <a:pt x="4039945" y="639"/>
                                  </a:lnTo>
                                  <a:lnTo>
                                    <a:pt x="4041493" y="0"/>
                                  </a:lnTo>
                                  <a:lnTo>
                                    <a:pt x="4045112" y="0"/>
                                  </a:lnTo>
                                  <a:lnTo>
                                    <a:pt x="4046648" y="639"/>
                                  </a:lnTo>
                                  <a:lnTo>
                                    <a:pt x="4049208" y="3196"/>
                                  </a:lnTo>
                                  <a:lnTo>
                                    <a:pt x="4049851" y="4740"/>
                                  </a:lnTo>
                                  <a:lnTo>
                                    <a:pt x="4049851" y="8356"/>
                                  </a:lnTo>
                                  <a:lnTo>
                                    <a:pt x="4049208" y="9900"/>
                                  </a:lnTo>
                                  <a:lnTo>
                                    <a:pt x="4046648" y="12457"/>
                                  </a:lnTo>
                                  <a:lnTo>
                                    <a:pt x="404511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71318" y="13096"/>
                                  </a:moveTo>
                                  <a:lnTo>
                                    <a:pt x="4067710" y="13096"/>
                                  </a:lnTo>
                                  <a:lnTo>
                                    <a:pt x="4066163" y="12457"/>
                                  </a:lnTo>
                                  <a:lnTo>
                                    <a:pt x="4063603" y="9900"/>
                                  </a:lnTo>
                                  <a:lnTo>
                                    <a:pt x="4062972" y="8356"/>
                                  </a:lnTo>
                                  <a:lnTo>
                                    <a:pt x="4062972" y="4740"/>
                                  </a:lnTo>
                                  <a:lnTo>
                                    <a:pt x="4063603" y="3196"/>
                                  </a:lnTo>
                                  <a:lnTo>
                                    <a:pt x="4066163" y="639"/>
                                  </a:lnTo>
                                  <a:lnTo>
                                    <a:pt x="4067710" y="0"/>
                                  </a:lnTo>
                                  <a:lnTo>
                                    <a:pt x="4071318" y="0"/>
                                  </a:lnTo>
                                  <a:lnTo>
                                    <a:pt x="4072866" y="639"/>
                                  </a:lnTo>
                                  <a:lnTo>
                                    <a:pt x="4075426" y="3196"/>
                                  </a:lnTo>
                                  <a:lnTo>
                                    <a:pt x="4076069" y="4740"/>
                                  </a:lnTo>
                                  <a:lnTo>
                                    <a:pt x="4076069" y="8356"/>
                                  </a:lnTo>
                                  <a:lnTo>
                                    <a:pt x="4075426" y="9900"/>
                                  </a:lnTo>
                                  <a:lnTo>
                                    <a:pt x="4072866" y="12457"/>
                                  </a:lnTo>
                                  <a:lnTo>
                                    <a:pt x="40713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97536" y="13096"/>
                                  </a:moveTo>
                                  <a:lnTo>
                                    <a:pt x="4093916" y="13096"/>
                                  </a:lnTo>
                                  <a:lnTo>
                                    <a:pt x="4092380" y="12457"/>
                                  </a:lnTo>
                                  <a:lnTo>
                                    <a:pt x="4089820" y="9900"/>
                                  </a:lnTo>
                                  <a:lnTo>
                                    <a:pt x="4089177" y="8356"/>
                                  </a:lnTo>
                                  <a:lnTo>
                                    <a:pt x="4089177" y="4740"/>
                                  </a:lnTo>
                                  <a:lnTo>
                                    <a:pt x="4089820" y="3196"/>
                                  </a:lnTo>
                                  <a:lnTo>
                                    <a:pt x="4092380" y="639"/>
                                  </a:lnTo>
                                  <a:lnTo>
                                    <a:pt x="4093916" y="0"/>
                                  </a:lnTo>
                                  <a:lnTo>
                                    <a:pt x="4097536" y="0"/>
                                  </a:lnTo>
                                  <a:lnTo>
                                    <a:pt x="4099083" y="639"/>
                                  </a:lnTo>
                                  <a:lnTo>
                                    <a:pt x="4101631" y="3196"/>
                                  </a:lnTo>
                                  <a:lnTo>
                                    <a:pt x="4102274" y="4740"/>
                                  </a:lnTo>
                                  <a:lnTo>
                                    <a:pt x="4102274" y="8356"/>
                                  </a:lnTo>
                                  <a:lnTo>
                                    <a:pt x="4101631" y="9900"/>
                                  </a:lnTo>
                                  <a:lnTo>
                                    <a:pt x="4099083" y="12457"/>
                                  </a:lnTo>
                                  <a:lnTo>
                                    <a:pt x="40975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23753" y="13096"/>
                                  </a:moveTo>
                                  <a:lnTo>
                                    <a:pt x="4120134" y="13096"/>
                                  </a:lnTo>
                                  <a:lnTo>
                                    <a:pt x="4118586" y="12457"/>
                                  </a:lnTo>
                                  <a:lnTo>
                                    <a:pt x="4116026" y="9900"/>
                                  </a:lnTo>
                                  <a:lnTo>
                                    <a:pt x="4115395" y="8356"/>
                                  </a:lnTo>
                                  <a:lnTo>
                                    <a:pt x="4115395" y="4740"/>
                                  </a:lnTo>
                                  <a:lnTo>
                                    <a:pt x="4116026" y="3196"/>
                                  </a:lnTo>
                                  <a:lnTo>
                                    <a:pt x="4118586" y="639"/>
                                  </a:lnTo>
                                  <a:lnTo>
                                    <a:pt x="4120134" y="0"/>
                                  </a:lnTo>
                                  <a:lnTo>
                                    <a:pt x="4123753" y="0"/>
                                  </a:lnTo>
                                  <a:lnTo>
                                    <a:pt x="4125289" y="639"/>
                                  </a:lnTo>
                                  <a:lnTo>
                                    <a:pt x="4127849" y="3196"/>
                                  </a:lnTo>
                                  <a:lnTo>
                                    <a:pt x="4128492" y="4740"/>
                                  </a:lnTo>
                                  <a:lnTo>
                                    <a:pt x="4128492" y="8356"/>
                                  </a:lnTo>
                                  <a:lnTo>
                                    <a:pt x="4127849" y="9900"/>
                                  </a:lnTo>
                                  <a:lnTo>
                                    <a:pt x="4125289" y="12457"/>
                                  </a:lnTo>
                                  <a:lnTo>
                                    <a:pt x="412375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49959" y="13096"/>
                                  </a:moveTo>
                                  <a:lnTo>
                                    <a:pt x="4146339" y="13096"/>
                                  </a:lnTo>
                                  <a:lnTo>
                                    <a:pt x="4144803" y="12457"/>
                                  </a:lnTo>
                                  <a:lnTo>
                                    <a:pt x="4142244" y="9900"/>
                                  </a:lnTo>
                                  <a:lnTo>
                                    <a:pt x="4141601" y="8356"/>
                                  </a:lnTo>
                                  <a:lnTo>
                                    <a:pt x="4141601" y="4740"/>
                                  </a:lnTo>
                                  <a:lnTo>
                                    <a:pt x="4142244" y="3196"/>
                                  </a:lnTo>
                                  <a:lnTo>
                                    <a:pt x="4144803" y="639"/>
                                  </a:lnTo>
                                  <a:lnTo>
                                    <a:pt x="4146339" y="0"/>
                                  </a:lnTo>
                                  <a:lnTo>
                                    <a:pt x="4149959" y="0"/>
                                  </a:lnTo>
                                  <a:lnTo>
                                    <a:pt x="4151507" y="639"/>
                                  </a:lnTo>
                                  <a:lnTo>
                                    <a:pt x="4154066" y="3196"/>
                                  </a:lnTo>
                                  <a:lnTo>
                                    <a:pt x="4154697" y="4740"/>
                                  </a:lnTo>
                                  <a:lnTo>
                                    <a:pt x="4154697" y="8356"/>
                                  </a:lnTo>
                                  <a:lnTo>
                                    <a:pt x="4154066" y="9900"/>
                                  </a:lnTo>
                                  <a:lnTo>
                                    <a:pt x="4151507" y="12457"/>
                                  </a:lnTo>
                                  <a:lnTo>
                                    <a:pt x="41499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76176" y="13096"/>
                                  </a:moveTo>
                                  <a:lnTo>
                                    <a:pt x="4172557" y="13096"/>
                                  </a:lnTo>
                                  <a:lnTo>
                                    <a:pt x="4171009" y="12457"/>
                                  </a:lnTo>
                                  <a:lnTo>
                                    <a:pt x="4168461" y="9900"/>
                                  </a:lnTo>
                                  <a:lnTo>
                                    <a:pt x="4167818" y="8356"/>
                                  </a:lnTo>
                                  <a:lnTo>
                                    <a:pt x="4167818" y="4740"/>
                                  </a:lnTo>
                                  <a:lnTo>
                                    <a:pt x="4168461" y="3196"/>
                                  </a:lnTo>
                                  <a:lnTo>
                                    <a:pt x="4171009" y="639"/>
                                  </a:lnTo>
                                  <a:lnTo>
                                    <a:pt x="4172557" y="0"/>
                                  </a:lnTo>
                                  <a:lnTo>
                                    <a:pt x="4176176" y="0"/>
                                  </a:lnTo>
                                  <a:lnTo>
                                    <a:pt x="4177712" y="639"/>
                                  </a:lnTo>
                                  <a:lnTo>
                                    <a:pt x="4180272" y="3196"/>
                                  </a:lnTo>
                                  <a:lnTo>
                                    <a:pt x="4180915" y="4740"/>
                                  </a:lnTo>
                                  <a:lnTo>
                                    <a:pt x="4180915" y="8356"/>
                                  </a:lnTo>
                                  <a:lnTo>
                                    <a:pt x="4180272" y="9900"/>
                                  </a:lnTo>
                                  <a:lnTo>
                                    <a:pt x="4177712" y="12457"/>
                                  </a:lnTo>
                                  <a:lnTo>
                                    <a:pt x="41761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02382" y="13096"/>
                                  </a:moveTo>
                                  <a:lnTo>
                                    <a:pt x="4198774" y="13096"/>
                                  </a:lnTo>
                                  <a:lnTo>
                                    <a:pt x="4197227" y="12457"/>
                                  </a:lnTo>
                                  <a:lnTo>
                                    <a:pt x="4194667" y="9900"/>
                                  </a:lnTo>
                                  <a:lnTo>
                                    <a:pt x="4194024" y="8356"/>
                                  </a:lnTo>
                                  <a:lnTo>
                                    <a:pt x="4194024" y="4740"/>
                                  </a:lnTo>
                                  <a:lnTo>
                                    <a:pt x="4194667" y="3196"/>
                                  </a:lnTo>
                                  <a:lnTo>
                                    <a:pt x="4197227" y="639"/>
                                  </a:lnTo>
                                  <a:lnTo>
                                    <a:pt x="4198774" y="0"/>
                                  </a:lnTo>
                                  <a:lnTo>
                                    <a:pt x="4202382" y="0"/>
                                  </a:lnTo>
                                  <a:lnTo>
                                    <a:pt x="4203930" y="639"/>
                                  </a:lnTo>
                                  <a:lnTo>
                                    <a:pt x="4206490" y="3196"/>
                                  </a:lnTo>
                                  <a:lnTo>
                                    <a:pt x="4207121" y="4740"/>
                                  </a:lnTo>
                                  <a:lnTo>
                                    <a:pt x="4207121" y="8356"/>
                                  </a:lnTo>
                                  <a:lnTo>
                                    <a:pt x="4206490" y="9900"/>
                                  </a:lnTo>
                                  <a:lnTo>
                                    <a:pt x="4203930" y="12457"/>
                                  </a:lnTo>
                                  <a:lnTo>
                                    <a:pt x="42023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28600" y="13096"/>
                                  </a:moveTo>
                                  <a:lnTo>
                                    <a:pt x="4224980" y="13096"/>
                                  </a:lnTo>
                                  <a:lnTo>
                                    <a:pt x="4223444" y="12457"/>
                                  </a:lnTo>
                                  <a:lnTo>
                                    <a:pt x="4220884" y="9900"/>
                                  </a:lnTo>
                                  <a:lnTo>
                                    <a:pt x="4220241" y="8356"/>
                                  </a:lnTo>
                                  <a:lnTo>
                                    <a:pt x="4220241" y="4740"/>
                                  </a:lnTo>
                                  <a:lnTo>
                                    <a:pt x="4220884" y="3196"/>
                                  </a:lnTo>
                                  <a:lnTo>
                                    <a:pt x="4223444" y="639"/>
                                  </a:lnTo>
                                  <a:lnTo>
                                    <a:pt x="4224980" y="0"/>
                                  </a:lnTo>
                                  <a:lnTo>
                                    <a:pt x="4228600" y="0"/>
                                  </a:lnTo>
                                  <a:lnTo>
                                    <a:pt x="4230147" y="639"/>
                                  </a:lnTo>
                                  <a:lnTo>
                                    <a:pt x="4232695" y="3196"/>
                                  </a:lnTo>
                                  <a:lnTo>
                                    <a:pt x="4233338" y="4740"/>
                                  </a:lnTo>
                                  <a:lnTo>
                                    <a:pt x="4233338" y="8356"/>
                                  </a:lnTo>
                                  <a:lnTo>
                                    <a:pt x="4232695" y="9900"/>
                                  </a:lnTo>
                                  <a:lnTo>
                                    <a:pt x="4230147" y="12457"/>
                                  </a:lnTo>
                                  <a:lnTo>
                                    <a:pt x="42286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54817" y="13096"/>
                                  </a:moveTo>
                                  <a:lnTo>
                                    <a:pt x="4251198" y="13096"/>
                                  </a:lnTo>
                                  <a:lnTo>
                                    <a:pt x="4249650" y="12457"/>
                                  </a:lnTo>
                                  <a:lnTo>
                                    <a:pt x="4247090" y="9900"/>
                                  </a:lnTo>
                                  <a:lnTo>
                                    <a:pt x="4246459" y="8356"/>
                                  </a:lnTo>
                                  <a:lnTo>
                                    <a:pt x="4246459" y="4740"/>
                                  </a:lnTo>
                                  <a:lnTo>
                                    <a:pt x="4247090" y="3196"/>
                                  </a:lnTo>
                                  <a:lnTo>
                                    <a:pt x="4249650" y="639"/>
                                  </a:lnTo>
                                  <a:lnTo>
                                    <a:pt x="4251198" y="0"/>
                                  </a:lnTo>
                                  <a:lnTo>
                                    <a:pt x="4254817" y="0"/>
                                  </a:lnTo>
                                  <a:lnTo>
                                    <a:pt x="4256353" y="639"/>
                                  </a:lnTo>
                                  <a:lnTo>
                                    <a:pt x="4258913" y="3196"/>
                                  </a:lnTo>
                                  <a:lnTo>
                                    <a:pt x="4259556" y="4740"/>
                                  </a:lnTo>
                                  <a:lnTo>
                                    <a:pt x="4259556" y="8356"/>
                                  </a:lnTo>
                                  <a:lnTo>
                                    <a:pt x="4258913" y="9900"/>
                                  </a:lnTo>
                                  <a:lnTo>
                                    <a:pt x="4256353" y="12457"/>
                                  </a:lnTo>
                                  <a:lnTo>
                                    <a:pt x="42548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81023" y="13096"/>
                                  </a:moveTo>
                                  <a:lnTo>
                                    <a:pt x="4277403" y="13096"/>
                                  </a:lnTo>
                                  <a:lnTo>
                                    <a:pt x="4275867" y="12457"/>
                                  </a:lnTo>
                                  <a:lnTo>
                                    <a:pt x="4273308" y="9900"/>
                                  </a:lnTo>
                                  <a:lnTo>
                                    <a:pt x="4272665" y="8356"/>
                                  </a:lnTo>
                                  <a:lnTo>
                                    <a:pt x="4272665" y="4740"/>
                                  </a:lnTo>
                                  <a:lnTo>
                                    <a:pt x="4273308" y="3196"/>
                                  </a:lnTo>
                                  <a:lnTo>
                                    <a:pt x="4275867" y="639"/>
                                  </a:lnTo>
                                  <a:lnTo>
                                    <a:pt x="4277403" y="0"/>
                                  </a:lnTo>
                                  <a:lnTo>
                                    <a:pt x="4281023" y="0"/>
                                  </a:lnTo>
                                  <a:lnTo>
                                    <a:pt x="4282571" y="639"/>
                                  </a:lnTo>
                                  <a:lnTo>
                                    <a:pt x="4285130" y="3196"/>
                                  </a:lnTo>
                                  <a:lnTo>
                                    <a:pt x="4285761" y="4740"/>
                                  </a:lnTo>
                                  <a:lnTo>
                                    <a:pt x="4285761" y="8356"/>
                                  </a:lnTo>
                                  <a:lnTo>
                                    <a:pt x="4285130" y="9900"/>
                                  </a:lnTo>
                                  <a:lnTo>
                                    <a:pt x="4282571" y="12457"/>
                                  </a:lnTo>
                                  <a:lnTo>
                                    <a:pt x="42810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07240" y="13096"/>
                                  </a:moveTo>
                                  <a:lnTo>
                                    <a:pt x="4303621" y="13096"/>
                                  </a:lnTo>
                                  <a:lnTo>
                                    <a:pt x="4302073" y="12457"/>
                                  </a:lnTo>
                                  <a:lnTo>
                                    <a:pt x="4299525" y="9900"/>
                                  </a:lnTo>
                                  <a:lnTo>
                                    <a:pt x="4298882" y="8356"/>
                                  </a:lnTo>
                                  <a:lnTo>
                                    <a:pt x="4298882" y="4740"/>
                                  </a:lnTo>
                                  <a:lnTo>
                                    <a:pt x="4299525" y="3196"/>
                                  </a:lnTo>
                                  <a:lnTo>
                                    <a:pt x="4302073" y="639"/>
                                  </a:lnTo>
                                  <a:lnTo>
                                    <a:pt x="4303621" y="0"/>
                                  </a:lnTo>
                                  <a:lnTo>
                                    <a:pt x="4307240" y="0"/>
                                  </a:lnTo>
                                  <a:lnTo>
                                    <a:pt x="4308776" y="639"/>
                                  </a:lnTo>
                                  <a:lnTo>
                                    <a:pt x="4311336" y="3196"/>
                                  </a:lnTo>
                                  <a:lnTo>
                                    <a:pt x="4311979" y="4740"/>
                                  </a:lnTo>
                                  <a:lnTo>
                                    <a:pt x="4311979" y="8356"/>
                                  </a:lnTo>
                                  <a:lnTo>
                                    <a:pt x="4311336" y="9900"/>
                                  </a:lnTo>
                                  <a:lnTo>
                                    <a:pt x="4308776" y="12457"/>
                                  </a:lnTo>
                                  <a:lnTo>
                                    <a:pt x="43072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33446" y="13096"/>
                                  </a:moveTo>
                                  <a:lnTo>
                                    <a:pt x="4329838" y="13096"/>
                                  </a:lnTo>
                                  <a:lnTo>
                                    <a:pt x="4328291" y="12457"/>
                                  </a:lnTo>
                                  <a:lnTo>
                                    <a:pt x="4325731" y="9900"/>
                                  </a:lnTo>
                                  <a:lnTo>
                                    <a:pt x="4325088" y="8356"/>
                                  </a:lnTo>
                                  <a:lnTo>
                                    <a:pt x="4325088" y="4740"/>
                                  </a:lnTo>
                                  <a:lnTo>
                                    <a:pt x="4325731" y="3196"/>
                                  </a:lnTo>
                                  <a:lnTo>
                                    <a:pt x="4328291" y="639"/>
                                  </a:lnTo>
                                  <a:lnTo>
                                    <a:pt x="4329838" y="0"/>
                                  </a:lnTo>
                                  <a:lnTo>
                                    <a:pt x="4333446" y="0"/>
                                  </a:lnTo>
                                  <a:lnTo>
                                    <a:pt x="4334994" y="639"/>
                                  </a:lnTo>
                                  <a:lnTo>
                                    <a:pt x="4337554" y="3196"/>
                                  </a:lnTo>
                                  <a:lnTo>
                                    <a:pt x="4338185" y="4740"/>
                                  </a:lnTo>
                                  <a:lnTo>
                                    <a:pt x="4338185" y="8356"/>
                                  </a:lnTo>
                                  <a:lnTo>
                                    <a:pt x="4337554" y="9900"/>
                                  </a:lnTo>
                                  <a:lnTo>
                                    <a:pt x="4334994" y="12457"/>
                                  </a:lnTo>
                                  <a:lnTo>
                                    <a:pt x="43334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59664" y="13096"/>
                                  </a:moveTo>
                                  <a:lnTo>
                                    <a:pt x="4356044" y="13096"/>
                                  </a:lnTo>
                                  <a:lnTo>
                                    <a:pt x="4354496" y="12457"/>
                                  </a:lnTo>
                                  <a:lnTo>
                                    <a:pt x="4351948" y="9900"/>
                                  </a:lnTo>
                                  <a:lnTo>
                                    <a:pt x="4351305" y="8356"/>
                                  </a:lnTo>
                                  <a:lnTo>
                                    <a:pt x="4351305" y="4740"/>
                                  </a:lnTo>
                                  <a:lnTo>
                                    <a:pt x="4351948" y="3196"/>
                                  </a:lnTo>
                                  <a:lnTo>
                                    <a:pt x="4354496" y="639"/>
                                  </a:lnTo>
                                  <a:lnTo>
                                    <a:pt x="4356044" y="0"/>
                                  </a:lnTo>
                                  <a:lnTo>
                                    <a:pt x="4359664" y="0"/>
                                  </a:lnTo>
                                  <a:lnTo>
                                    <a:pt x="4361211" y="639"/>
                                  </a:lnTo>
                                  <a:lnTo>
                                    <a:pt x="4363759" y="3196"/>
                                  </a:lnTo>
                                  <a:lnTo>
                                    <a:pt x="4364402" y="4740"/>
                                  </a:lnTo>
                                  <a:lnTo>
                                    <a:pt x="4364402" y="8356"/>
                                  </a:lnTo>
                                  <a:lnTo>
                                    <a:pt x="4363759" y="9900"/>
                                  </a:lnTo>
                                  <a:lnTo>
                                    <a:pt x="4361211" y="12457"/>
                                  </a:lnTo>
                                  <a:lnTo>
                                    <a:pt x="43596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85869" y="13096"/>
                                  </a:moveTo>
                                  <a:lnTo>
                                    <a:pt x="4382262" y="13096"/>
                                  </a:lnTo>
                                  <a:lnTo>
                                    <a:pt x="4380714" y="12457"/>
                                  </a:lnTo>
                                  <a:lnTo>
                                    <a:pt x="4378154" y="9900"/>
                                  </a:lnTo>
                                  <a:lnTo>
                                    <a:pt x="4377523" y="8356"/>
                                  </a:lnTo>
                                  <a:lnTo>
                                    <a:pt x="4377523" y="4740"/>
                                  </a:lnTo>
                                  <a:lnTo>
                                    <a:pt x="4378154" y="3196"/>
                                  </a:lnTo>
                                  <a:lnTo>
                                    <a:pt x="4380714" y="639"/>
                                  </a:lnTo>
                                  <a:lnTo>
                                    <a:pt x="4382262" y="0"/>
                                  </a:lnTo>
                                  <a:lnTo>
                                    <a:pt x="4385869" y="0"/>
                                  </a:lnTo>
                                  <a:lnTo>
                                    <a:pt x="4387417" y="639"/>
                                  </a:lnTo>
                                  <a:lnTo>
                                    <a:pt x="4389977" y="3196"/>
                                  </a:lnTo>
                                  <a:lnTo>
                                    <a:pt x="4390620" y="4740"/>
                                  </a:lnTo>
                                  <a:lnTo>
                                    <a:pt x="4390620" y="8356"/>
                                  </a:lnTo>
                                  <a:lnTo>
                                    <a:pt x="4389977" y="9900"/>
                                  </a:lnTo>
                                  <a:lnTo>
                                    <a:pt x="4387417" y="12457"/>
                                  </a:lnTo>
                                  <a:lnTo>
                                    <a:pt x="43858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12087" y="13096"/>
                                  </a:moveTo>
                                  <a:lnTo>
                                    <a:pt x="4408467" y="13096"/>
                                  </a:lnTo>
                                  <a:lnTo>
                                    <a:pt x="4406931" y="12457"/>
                                  </a:lnTo>
                                  <a:lnTo>
                                    <a:pt x="4404372" y="9900"/>
                                  </a:lnTo>
                                  <a:lnTo>
                                    <a:pt x="4403729" y="8356"/>
                                  </a:lnTo>
                                  <a:lnTo>
                                    <a:pt x="4403729" y="4740"/>
                                  </a:lnTo>
                                  <a:lnTo>
                                    <a:pt x="4404372" y="3196"/>
                                  </a:lnTo>
                                  <a:lnTo>
                                    <a:pt x="4406931" y="639"/>
                                  </a:lnTo>
                                  <a:lnTo>
                                    <a:pt x="4408467" y="0"/>
                                  </a:lnTo>
                                  <a:lnTo>
                                    <a:pt x="4412087" y="0"/>
                                  </a:lnTo>
                                  <a:lnTo>
                                    <a:pt x="4413635" y="639"/>
                                  </a:lnTo>
                                  <a:lnTo>
                                    <a:pt x="4416194" y="3196"/>
                                  </a:lnTo>
                                  <a:lnTo>
                                    <a:pt x="4416825" y="4740"/>
                                  </a:lnTo>
                                  <a:lnTo>
                                    <a:pt x="4416825" y="8356"/>
                                  </a:lnTo>
                                  <a:lnTo>
                                    <a:pt x="4416194" y="9900"/>
                                  </a:lnTo>
                                  <a:lnTo>
                                    <a:pt x="4413635" y="12457"/>
                                  </a:lnTo>
                                  <a:lnTo>
                                    <a:pt x="441208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38304" y="13096"/>
                                  </a:moveTo>
                                  <a:lnTo>
                                    <a:pt x="4434685" y="13096"/>
                                  </a:lnTo>
                                  <a:lnTo>
                                    <a:pt x="4433137" y="12457"/>
                                  </a:lnTo>
                                  <a:lnTo>
                                    <a:pt x="4430577" y="9900"/>
                                  </a:lnTo>
                                  <a:lnTo>
                                    <a:pt x="4429946" y="8356"/>
                                  </a:lnTo>
                                  <a:lnTo>
                                    <a:pt x="4429946" y="4740"/>
                                  </a:lnTo>
                                  <a:lnTo>
                                    <a:pt x="4430577" y="3196"/>
                                  </a:lnTo>
                                  <a:lnTo>
                                    <a:pt x="4433137" y="639"/>
                                  </a:lnTo>
                                  <a:lnTo>
                                    <a:pt x="4434685" y="0"/>
                                  </a:lnTo>
                                  <a:lnTo>
                                    <a:pt x="4438304" y="0"/>
                                  </a:lnTo>
                                  <a:lnTo>
                                    <a:pt x="4439840" y="639"/>
                                  </a:lnTo>
                                  <a:lnTo>
                                    <a:pt x="4442400" y="3196"/>
                                  </a:lnTo>
                                  <a:lnTo>
                                    <a:pt x="4443043" y="4740"/>
                                  </a:lnTo>
                                  <a:lnTo>
                                    <a:pt x="4443043" y="8356"/>
                                  </a:lnTo>
                                  <a:lnTo>
                                    <a:pt x="4442400" y="9900"/>
                                  </a:lnTo>
                                  <a:lnTo>
                                    <a:pt x="4439840" y="12457"/>
                                  </a:lnTo>
                                  <a:lnTo>
                                    <a:pt x="443830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64510" y="13096"/>
                                  </a:moveTo>
                                  <a:lnTo>
                                    <a:pt x="4460902" y="13096"/>
                                  </a:lnTo>
                                  <a:lnTo>
                                    <a:pt x="4459355" y="12457"/>
                                  </a:lnTo>
                                  <a:lnTo>
                                    <a:pt x="4456795" y="9900"/>
                                  </a:lnTo>
                                  <a:lnTo>
                                    <a:pt x="4456152" y="8356"/>
                                  </a:lnTo>
                                  <a:lnTo>
                                    <a:pt x="4456152" y="4740"/>
                                  </a:lnTo>
                                  <a:lnTo>
                                    <a:pt x="4456795" y="3196"/>
                                  </a:lnTo>
                                  <a:lnTo>
                                    <a:pt x="4459355" y="639"/>
                                  </a:lnTo>
                                  <a:lnTo>
                                    <a:pt x="4460902" y="0"/>
                                  </a:lnTo>
                                  <a:lnTo>
                                    <a:pt x="4464510" y="0"/>
                                  </a:lnTo>
                                  <a:lnTo>
                                    <a:pt x="4466058" y="639"/>
                                  </a:lnTo>
                                  <a:lnTo>
                                    <a:pt x="4468618" y="3196"/>
                                  </a:lnTo>
                                  <a:lnTo>
                                    <a:pt x="4469249" y="4740"/>
                                  </a:lnTo>
                                  <a:lnTo>
                                    <a:pt x="4469249" y="8356"/>
                                  </a:lnTo>
                                  <a:lnTo>
                                    <a:pt x="4468618" y="9900"/>
                                  </a:lnTo>
                                  <a:lnTo>
                                    <a:pt x="4466058" y="12457"/>
                                  </a:lnTo>
                                  <a:lnTo>
                                    <a:pt x="44645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90728" y="13096"/>
                                  </a:moveTo>
                                  <a:lnTo>
                                    <a:pt x="4487108" y="13096"/>
                                  </a:lnTo>
                                  <a:lnTo>
                                    <a:pt x="4485560" y="12457"/>
                                  </a:lnTo>
                                  <a:lnTo>
                                    <a:pt x="4483012" y="9900"/>
                                  </a:lnTo>
                                  <a:lnTo>
                                    <a:pt x="4482369" y="8356"/>
                                  </a:lnTo>
                                  <a:lnTo>
                                    <a:pt x="4482369" y="4740"/>
                                  </a:lnTo>
                                  <a:lnTo>
                                    <a:pt x="4483012" y="3196"/>
                                  </a:lnTo>
                                  <a:lnTo>
                                    <a:pt x="4485560" y="639"/>
                                  </a:lnTo>
                                  <a:lnTo>
                                    <a:pt x="4487108" y="0"/>
                                  </a:lnTo>
                                  <a:lnTo>
                                    <a:pt x="4490728" y="0"/>
                                  </a:lnTo>
                                  <a:lnTo>
                                    <a:pt x="4492263" y="639"/>
                                  </a:lnTo>
                                  <a:lnTo>
                                    <a:pt x="4494823" y="3196"/>
                                  </a:lnTo>
                                  <a:lnTo>
                                    <a:pt x="4495466" y="4740"/>
                                  </a:lnTo>
                                  <a:lnTo>
                                    <a:pt x="4495466" y="8356"/>
                                  </a:lnTo>
                                  <a:lnTo>
                                    <a:pt x="4494823" y="9900"/>
                                  </a:lnTo>
                                  <a:lnTo>
                                    <a:pt x="4492263" y="12457"/>
                                  </a:lnTo>
                                  <a:lnTo>
                                    <a:pt x="44907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16933" y="13096"/>
                                  </a:moveTo>
                                  <a:lnTo>
                                    <a:pt x="4513326" y="13096"/>
                                  </a:lnTo>
                                  <a:lnTo>
                                    <a:pt x="4511778" y="12457"/>
                                  </a:lnTo>
                                  <a:lnTo>
                                    <a:pt x="4509218" y="9900"/>
                                  </a:lnTo>
                                  <a:lnTo>
                                    <a:pt x="4508587" y="8356"/>
                                  </a:lnTo>
                                  <a:lnTo>
                                    <a:pt x="4508587" y="4740"/>
                                  </a:lnTo>
                                  <a:lnTo>
                                    <a:pt x="4509218" y="3196"/>
                                  </a:lnTo>
                                  <a:lnTo>
                                    <a:pt x="4511778" y="639"/>
                                  </a:lnTo>
                                  <a:lnTo>
                                    <a:pt x="4513326" y="0"/>
                                  </a:lnTo>
                                  <a:lnTo>
                                    <a:pt x="4516933" y="0"/>
                                  </a:lnTo>
                                  <a:lnTo>
                                    <a:pt x="4518481" y="639"/>
                                  </a:lnTo>
                                  <a:lnTo>
                                    <a:pt x="4521041" y="3196"/>
                                  </a:lnTo>
                                  <a:lnTo>
                                    <a:pt x="4521684" y="4740"/>
                                  </a:lnTo>
                                  <a:lnTo>
                                    <a:pt x="4521684" y="8356"/>
                                  </a:lnTo>
                                  <a:lnTo>
                                    <a:pt x="4521041" y="9900"/>
                                  </a:lnTo>
                                  <a:lnTo>
                                    <a:pt x="4518481" y="12457"/>
                                  </a:lnTo>
                                  <a:lnTo>
                                    <a:pt x="45169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43151" y="13096"/>
                                  </a:moveTo>
                                  <a:lnTo>
                                    <a:pt x="4539531" y="13096"/>
                                  </a:lnTo>
                                  <a:lnTo>
                                    <a:pt x="4537995" y="12457"/>
                                  </a:lnTo>
                                  <a:lnTo>
                                    <a:pt x="4535436" y="9900"/>
                                  </a:lnTo>
                                  <a:lnTo>
                                    <a:pt x="4534793" y="8356"/>
                                  </a:lnTo>
                                  <a:lnTo>
                                    <a:pt x="4534793" y="4740"/>
                                  </a:lnTo>
                                  <a:lnTo>
                                    <a:pt x="4535436" y="3196"/>
                                  </a:lnTo>
                                  <a:lnTo>
                                    <a:pt x="4537995" y="639"/>
                                  </a:lnTo>
                                  <a:lnTo>
                                    <a:pt x="4539531" y="0"/>
                                  </a:lnTo>
                                  <a:lnTo>
                                    <a:pt x="4543151" y="0"/>
                                  </a:lnTo>
                                  <a:lnTo>
                                    <a:pt x="4544699" y="639"/>
                                  </a:lnTo>
                                  <a:lnTo>
                                    <a:pt x="4547247" y="3196"/>
                                  </a:lnTo>
                                  <a:lnTo>
                                    <a:pt x="4547889" y="4740"/>
                                  </a:lnTo>
                                  <a:lnTo>
                                    <a:pt x="4547889" y="8356"/>
                                  </a:lnTo>
                                  <a:lnTo>
                                    <a:pt x="4547247" y="9900"/>
                                  </a:lnTo>
                                  <a:lnTo>
                                    <a:pt x="4544699" y="12457"/>
                                  </a:lnTo>
                                  <a:lnTo>
                                    <a:pt x="45431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69368" y="13096"/>
                                  </a:moveTo>
                                  <a:lnTo>
                                    <a:pt x="4565749" y="13096"/>
                                  </a:lnTo>
                                  <a:lnTo>
                                    <a:pt x="4564201" y="12457"/>
                                  </a:lnTo>
                                  <a:lnTo>
                                    <a:pt x="4561641" y="9900"/>
                                  </a:lnTo>
                                  <a:lnTo>
                                    <a:pt x="4561010" y="8356"/>
                                  </a:lnTo>
                                  <a:lnTo>
                                    <a:pt x="4561010" y="4740"/>
                                  </a:lnTo>
                                  <a:lnTo>
                                    <a:pt x="4561641" y="3196"/>
                                  </a:lnTo>
                                  <a:lnTo>
                                    <a:pt x="4564201" y="639"/>
                                  </a:lnTo>
                                  <a:lnTo>
                                    <a:pt x="4565749" y="0"/>
                                  </a:lnTo>
                                  <a:lnTo>
                                    <a:pt x="4569368" y="0"/>
                                  </a:lnTo>
                                  <a:lnTo>
                                    <a:pt x="4570904" y="639"/>
                                  </a:lnTo>
                                  <a:lnTo>
                                    <a:pt x="4573464" y="3196"/>
                                  </a:lnTo>
                                  <a:lnTo>
                                    <a:pt x="4574107" y="4740"/>
                                  </a:lnTo>
                                  <a:lnTo>
                                    <a:pt x="4574107" y="8356"/>
                                  </a:lnTo>
                                  <a:lnTo>
                                    <a:pt x="4573464" y="9900"/>
                                  </a:lnTo>
                                  <a:lnTo>
                                    <a:pt x="4570904" y="12457"/>
                                  </a:lnTo>
                                  <a:lnTo>
                                    <a:pt x="456936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95574" y="13096"/>
                                  </a:moveTo>
                                  <a:lnTo>
                                    <a:pt x="4591955" y="13096"/>
                                  </a:lnTo>
                                  <a:lnTo>
                                    <a:pt x="4590419" y="12457"/>
                                  </a:lnTo>
                                  <a:lnTo>
                                    <a:pt x="4587859" y="9900"/>
                                  </a:lnTo>
                                  <a:lnTo>
                                    <a:pt x="4587216" y="8356"/>
                                  </a:lnTo>
                                  <a:lnTo>
                                    <a:pt x="4587216" y="4740"/>
                                  </a:lnTo>
                                  <a:lnTo>
                                    <a:pt x="4587859" y="3196"/>
                                  </a:lnTo>
                                  <a:lnTo>
                                    <a:pt x="4590419" y="639"/>
                                  </a:lnTo>
                                  <a:lnTo>
                                    <a:pt x="4591955" y="0"/>
                                  </a:lnTo>
                                  <a:lnTo>
                                    <a:pt x="4595574" y="0"/>
                                  </a:lnTo>
                                  <a:lnTo>
                                    <a:pt x="4597122" y="639"/>
                                  </a:lnTo>
                                  <a:lnTo>
                                    <a:pt x="4599682" y="3196"/>
                                  </a:lnTo>
                                  <a:lnTo>
                                    <a:pt x="4600313" y="4740"/>
                                  </a:lnTo>
                                  <a:lnTo>
                                    <a:pt x="4600313" y="8356"/>
                                  </a:lnTo>
                                  <a:lnTo>
                                    <a:pt x="4599682" y="9900"/>
                                  </a:lnTo>
                                  <a:lnTo>
                                    <a:pt x="4597122" y="12457"/>
                                  </a:lnTo>
                                  <a:lnTo>
                                    <a:pt x="45955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21792" y="13096"/>
                                  </a:moveTo>
                                  <a:lnTo>
                                    <a:pt x="4618172" y="13096"/>
                                  </a:lnTo>
                                  <a:lnTo>
                                    <a:pt x="4616624" y="12457"/>
                                  </a:lnTo>
                                  <a:lnTo>
                                    <a:pt x="4614076" y="9900"/>
                                  </a:lnTo>
                                  <a:lnTo>
                                    <a:pt x="4613433" y="8356"/>
                                  </a:lnTo>
                                  <a:lnTo>
                                    <a:pt x="4613433" y="4740"/>
                                  </a:lnTo>
                                  <a:lnTo>
                                    <a:pt x="4614076" y="3196"/>
                                  </a:lnTo>
                                  <a:lnTo>
                                    <a:pt x="4616624" y="639"/>
                                  </a:lnTo>
                                  <a:lnTo>
                                    <a:pt x="4618172" y="0"/>
                                  </a:lnTo>
                                  <a:lnTo>
                                    <a:pt x="4621792" y="0"/>
                                  </a:lnTo>
                                  <a:lnTo>
                                    <a:pt x="4623327" y="639"/>
                                  </a:lnTo>
                                  <a:lnTo>
                                    <a:pt x="4625887" y="3196"/>
                                  </a:lnTo>
                                  <a:lnTo>
                                    <a:pt x="4626530" y="4740"/>
                                  </a:lnTo>
                                  <a:lnTo>
                                    <a:pt x="4626530" y="8356"/>
                                  </a:lnTo>
                                  <a:lnTo>
                                    <a:pt x="4625887" y="9900"/>
                                  </a:lnTo>
                                  <a:lnTo>
                                    <a:pt x="4623327" y="12457"/>
                                  </a:lnTo>
                                  <a:lnTo>
                                    <a:pt x="46217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47997" y="13096"/>
                                  </a:moveTo>
                                  <a:lnTo>
                                    <a:pt x="4644390" y="13096"/>
                                  </a:lnTo>
                                  <a:lnTo>
                                    <a:pt x="4642842" y="12457"/>
                                  </a:lnTo>
                                  <a:lnTo>
                                    <a:pt x="4640282" y="9900"/>
                                  </a:lnTo>
                                  <a:lnTo>
                                    <a:pt x="4639639" y="8356"/>
                                  </a:lnTo>
                                  <a:lnTo>
                                    <a:pt x="4639639" y="4740"/>
                                  </a:lnTo>
                                  <a:lnTo>
                                    <a:pt x="4640282" y="3196"/>
                                  </a:lnTo>
                                  <a:lnTo>
                                    <a:pt x="4642842" y="639"/>
                                  </a:lnTo>
                                  <a:lnTo>
                                    <a:pt x="4644390" y="0"/>
                                  </a:lnTo>
                                  <a:lnTo>
                                    <a:pt x="4647997" y="0"/>
                                  </a:lnTo>
                                  <a:lnTo>
                                    <a:pt x="4649545" y="639"/>
                                  </a:lnTo>
                                  <a:lnTo>
                                    <a:pt x="4652105" y="3196"/>
                                  </a:lnTo>
                                  <a:lnTo>
                                    <a:pt x="4652736" y="4740"/>
                                  </a:lnTo>
                                  <a:lnTo>
                                    <a:pt x="4652736" y="8356"/>
                                  </a:lnTo>
                                  <a:lnTo>
                                    <a:pt x="4652105" y="9900"/>
                                  </a:lnTo>
                                  <a:lnTo>
                                    <a:pt x="4649545" y="12457"/>
                                  </a:lnTo>
                                  <a:lnTo>
                                    <a:pt x="46479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74215" y="13096"/>
                                  </a:moveTo>
                                  <a:lnTo>
                                    <a:pt x="4670595" y="13096"/>
                                  </a:lnTo>
                                  <a:lnTo>
                                    <a:pt x="4669059" y="12457"/>
                                  </a:lnTo>
                                  <a:lnTo>
                                    <a:pt x="4666500" y="9900"/>
                                  </a:lnTo>
                                  <a:lnTo>
                                    <a:pt x="4665857" y="8356"/>
                                  </a:lnTo>
                                  <a:lnTo>
                                    <a:pt x="4665857" y="4740"/>
                                  </a:lnTo>
                                  <a:lnTo>
                                    <a:pt x="4666500" y="3196"/>
                                  </a:lnTo>
                                  <a:lnTo>
                                    <a:pt x="4669059" y="639"/>
                                  </a:lnTo>
                                  <a:lnTo>
                                    <a:pt x="4670595" y="0"/>
                                  </a:lnTo>
                                  <a:lnTo>
                                    <a:pt x="4674215" y="0"/>
                                  </a:lnTo>
                                  <a:lnTo>
                                    <a:pt x="4675763" y="639"/>
                                  </a:lnTo>
                                  <a:lnTo>
                                    <a:pt x="4678311" y="3196"/>
                                  </a:lnTo>
                                  <a:lnTo>
                                    <a:pt x="4678953" y="4740"/>
                                  </a:lnTo>
                                  <a:lnTo>
                                    <a:pt x="4678953" y="8356"/>
                                  </a:lnTo>
                                  <a:lnTo>
                                    <a:pt x="4678311" y="9900"/>
                                  </a:lnTo>
                                  <a:lnTo>
                                    <a:pt x="4675763" y="12457"/>
                                  </a:lnTo>
                                  <a:lnTo>
                                    <a:pt x="46742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00432" y="13096"/>
                                  </a:moveTo>
                                  <a:lnTo>
                                    <a:pt x="4696813" y="13096"/>
                                  </a:lnTo>
                                  <a:lnTo>
                                    <a:pt x="4695265" y="12457"/>
                                  </a:lnTo>
                                  <a:lnTo>
                                    <a:pt x="4692705" y="9900"/>
                                  </a:lnTo>
                                  <a:lnTo>
                                    <a:pt x="4692074" y="8356"/>
                                  </a:lnTo>
                                  <a:lnTo>
                                    <a:pt x="4692074" y="4740"/>
                                  </a:lnTo>
                                  <a:lnTo>
                                    <a:pt x="4692705" y="3196"/>
                                  </a:lnTo>
                                  <a:lnTo>
                                    <a:pt x="4695265" y="639"/>
                                  </a:lnTo>
                                  <a:lnTo>
                                    <a:pt x="4696813" y="0"/>
                                  </a:lnTo>
                                  <a:lnTo>
                                    <a:pt x="4700432" y="0"/>
                                  </a:lnTo>
                                  <a:lnTo>
                                    <a:pt x="4701968" y="639"/>
                                  </a:lnTo>
                                  <a:lnTo>
                                    <a:pt x="4704528" y="3196"/>
                                  </a:lnTo>
                                  <a:lnTo>
                                    <a:pt x="4705171" y="4740"/>
                                  </a:lnTo>
                                  <a:lnTo>
                                    <a:pt x="4705171" y="8356"/>
                                  </a:lnTo>
                                  <a:lnTo>
                                    <a:pt x="4704528" y="9900"/>
                                  </a:lnTo>
                                  <a:lnTo>
                                    <a:pt x="4701968" y="12457"/>
                                  </a:lnTo>
                                  <a:lnTo>
                                    <a:pt x="47004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26638" y="13096"/>
                                  </a:moveTo>
                                  <a:lnTo>
                                    <a:pt x="4723019" y="13096"/>
                                  </a:lnTo>
                                  <a:lnTo>
                                    <a:pt x="4721483" y="12457"/>
                                  </a:lnTo>
                                  <a:lnTo>
                                    <a:pt x="4718923" y="9900"/>
                                  </a:lnTo>
                                  <a:lnTo>
                                    <a:pt x="4718280" y="8356"/>
                                  </a:lnTo>
                                  <a:lnTo>
                                    <a:pt x="4718280" y="4740"/>
                                  </a:lnTo>
                                  <a:lnTo>
                                    <a:pt x="4718923" y="3196"/>
                                  </a:lnTo>
                                  <a:lnTo>
                                    <a:pt x="4721483" y="639"/>
                                  </a:lnTo>
                                  <a:lnTo>
                                    <a:pt x="4723019" y="0"/>
                                  </a:lnTo>
                                  <a:lnTo>
                                    <a:pt x="4726638" y="0"/>
                                  </a:lnTo>
                                  <a:lnTo>
                                    <a:pt x="4728186" y="639"/>
                                  </a:lnTo>
                                  <a:lnTo>
                                    <a:pt x="4730746" y="3196"/>
                                  </a:lnTo>
                                  <a:lnTo>
                                    <a:pt x="4731377" y="4740"/>
                                  </a:lnTo>
                                  <a:lnTo>
                                    <a:pt x="4731377" y="8356"/>
                                  </a:lnTo>
                                  <a:lnTo>
                                    <a:pt x="4730746" y="9900"/>
                                  </a:lnTo>
                                  <a:lnTo>
                                    <a:pt x="4728186" y="12457"/>
                                  </a:lnTo>
                                  <a:lnTo>
                                    <a:pt x="47266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52856" y="13096"/>
                                  </a:moveTo>
                                  <a:lnTo>
                                    <a:pt x="4749236" y="13096"/>
                                  </a:lnTo>
                                  <a:lnTo>
                                    <a:pt x="4747688" y="12457"/>
                                  </a:lnTo>
                                  <a:lnTo>
                                    <a:pt x="4745140" y="9900"/>
                                  </a:lnTo>
                                  <a:lnTo>
                                    <a:pt x="4744497" y="8356"/>
                                  </a:lnTo>
                                  <a:lnTo>
                                    <a:pt x="4744497" y="4740"/>
                                  </a:lnTo>
                                  <a:lnTo>
                                    <a:pt x="4745140" y="3196"/>
                                  </a:lnTo>
                                  <a:lnTo>
                                    <a:pt x="4747688" y="639"/>
                                  </a:lnTo>
                                  <a:lnTo>
                                    <a:pt x="4749236" y="0"/>
                                  </a:lnTo>
                                  <a:lnTo>
                                    <a:pt x="4752856" y="0"/>
                                  </a:lnTo>
                                  <a:lnTo>
                                    <a:pt x="4754391" y="639"/>
                                  </a:lnTo>
                                  <a:lnTo>
                                    <a:pt x="4756951" y="3196"/>
                                  </a:lnTo>
                                  <a:lnTo>
                                    <a:pt x="4757594" y="4740"/>
                                  </a:lnTo>
                                  <a:lnTo>
                                    <a:pt x="4757594" y="8356"/>
                                  </a:lnTo>
                                  <a:lnTo>
                                    <a:pt x="4756951" y="9900"/>
                                  </a:lnTo>
                                  <a:lnTo>
                                    <a:pt x="4754391" y="12457"/>
                                  </a:lnTo>
                                  <a:lnTo>
                                    <a:pt x="4752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79061" y="13096"/>
                                  </a:moveTo>
                                  <a:lnTo>
                                    <a:pt x="4775454" y="13096"/>
                                  </a:lnTo>
                                  <a:lnTo>
                                    <a:pt x="4773906" y="12457"/>
                                  </a:lnTo>
                                  <a:lnTo>
                                    <a:pt x="4771346" y="9900"/>
                                  </a:lnTo>
                                  <a:lnTo>
                                    <a:pt x="4770703" y="8356"/>
                                  </a:lnTo>
                                  <a:lnTo>
                                    <a:pt x="4770703" y="4740"/>
                                  </a:lnTo>
                                  <a:lnTo>
                                    <a:pt x="4771346" y="3196"/>
                                  </a:lnTo>
                                  <a:lnTo>
                                    <a:pt x="4773906" y="639"/>
                                  </a:lnTo>
                                  <a:lnTo>
                                    <a:pt x="4775454" y="0"/>
                                  </a:lnTo>
                                  <a:lnTo>
                                    <a:pt x="4779061" y="0"/>
                                  </a:lnTo>
                                  <a:lnTo>
                                    <a:pt x="4780609" y="639"/>
                                  </a:lnTo>
                                  <a:lnTo>
                                    <a:pt x="4783169" y="3196"/>
                                  </a:lnTo>
                                  <a:lnTo>
                                    <a:pt x="4783800" y="4740"/>
                                  </a:lnTo>
                                  <a:lnTo>
                                    <a:pt x="4783800" y="8356"/>
                                  </a:lnTo>
                                  <a:lnTo>
                                    <a:pt x="4783169" y="9900"/>
                                  </a:lnTo>
                                  <a:lnTo>
                                    <a:pt x="4780609" y="12457"/>
                                  </a:lnTo>
                                  <a:lnTo>
                                    <a:pt x="47790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5279" y="13096"/>
                                  </a:moveTo>
                                  <a:lnTo>
                                    <a:pt x="4801659" y="13096"/>
                                  </a:lnTo>
                                  <a:lnTo>
                                    <a:pt x="4800123" y="12457"/>
                                  </a:lnTo>
                                  <a:lnTo>
                                    <a:pt x="4797564" y="9900"/>
                                  </a:lnTo>
                                  <a:lnTo>
                                    <a:pt x="4796921" y="8356"/>
                                  </a:lnTo>
                                  <a:lnTo>
                                    <a:pt x="4796921" y="4740"/>
                                  </a:lnTo>
                                  <a:lnTo>
                                    <a:pt x="4797564" y="3196"/>
                                  </a:lnTo>
                                  <a:lnTo>
                                    <a:pt x="4800123" y="639"/>
                                  </a:lnTo>
                                  <a:lnTo>
                                    <a:pt x="4801659" y="0"/>
                                  </a:lnTo>
                                  <a:lnTo>
                                    <a:pt x="4805279" y="0"/>
                                  </a:lnTo>
                                  <a:lnTo>
                                    <a:pt x="4806827" y="639"/>
                                  </a:lnTo>
                                  <a:lnTo>
                                    <a:pt x="4809375" y="3196"/>
                                  </a:lnTo>
                                  <a:lnTo>
                                    <a:pt x="4810017" y="4740"/>
                                  </a:lnTo>
                                  <a:lnTo>
                                    <a:pt x="4810017" y="8356"/>
                                  </a:lnTo>
                                  <a:lnTo>
                                    <a:pt x="4809375" y="9900"/>
                                  </a:lnTo>
                                  <a:lnTo>
                                    <a:pt x="4806827" y="12457"/>
                                  </a:lnTo>
                                  <a:lnTo>
                                    <a:pt x="48052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31496" y="13096"/>
                                  </a:moveTo>
                                  <a:lnTo>
                                    <a:pt x="4827877" y="13096"/>
                                  </a:lnTo>
                                  <a:lnTo>
                                    <a:pt x="4826329" y="12457"/>
                                  </a:lnTo>
                                  <a:lnTo>
                                    <a:pt x="4823769" y="9900"/>
                                  </a:lnTo>
                                  <a:lnTo>
                                    <a:pt x="4823138" y="8356"/>
                                  </a:lnTo>
                                  <a:lnTo>
                                    <a:pt x="4823138" y="4740"/>
                                  </a:lnTo>
                                  <a:lnTo>
                                    <a:pt x="4823769" y="3196"/>
                                  </a:lnTo>
                                  <a:lnTo>
                                    <a:pt x="4826329" y="639"/>
                                  </a:lnTo>
                                  <a:lnTo>
                                    <a:pt x="4827877" y="0"/>
                                  </a:lnTo>
                                  <a:lnTo>
                                    <a:pt x="4831496" y="0"/>
                                  </a:lnTo>
                                  <a:lnTo>
                                    <a:pt x="4833032" y="639"/>
                                  </a:lnTo>
                                  <a:lnTo>
                                    <a:pt x="4835592" y="3196"/>
                                  </a:lnTo>
                                  <a:lnTo>
                                    <a:pt x="4836235" y="4740"/>
                                  </a:lnTo>
                                  <a:lnTo>
                                    <a:pt x="4836235" y="8356"/>
                                  </a:lnTo>
                                  <a:lnTo>
                                    <a:pt x="4835592" y="9900"/>
                                  </a:lnTo>
                                  <a:lnTo>
                                    <a:pt x="4833032" y="12457"/>
                                  </a:lnTo>
                                  <a:lnTo>
                                    <a:pt x="48314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57702" y="13096"/>
                                  </a:moveTo>
                                  <a:lnTo>
                                    <a:pt x="4854083" y="13096"/>
                                  </a:lnTo>
                                  <a:lnTo>
                                    <a:pt x="4852547" y="12457"/>
                                  </a:lnTo>
                                  <a:lnTo>
                                    <a:pt x="4849987" y="9900"/>
                                  </a:lnTo>
                                  <a:lnTo>
                                    <a:pt x="4849344" y="8356"/>
                                  </a:lnTo>
                                  <a:lnTo>
                                    <a:pt x="4849344" y="4740"/>
                                  </a:lnTo>
                                  <a:lnTo>
                                    <a:pt x="4849987" y="3196"/>
                                  </a:lnTo>
                                  <a:lnTo>
                                    <a:pt x="4852547" y="639"/>
                                  </a:lnTo>
                                  <a:lnTo>
                                    <a:pt x="4854083" y="0"/>
                                  </a:lnTo>
                                  <a:lnTo>
                                    <a:pt x="4857702" y="0"/>
                                  </a:lnTo>
                                  <a:lnTo>
                                    <a:pt x="4859250" y="639"/>
                                  </a:lnTo>
                                  <a:lnTo>
                                    <a:pt x="4861798" y="3196"/>
                                  </a:lnTo>
                                  <a:lnTo>
                                    <a:pt x="4862441" y="4740"/>
                                  </a:lnTo>
                                  <a:lnTo>
                                    <a:pt x="4862441" y="8356"/>
                                  </a:lnTo>
                                  <a:lnTo>
                                    <a:pt x="4861798" y="9900"/>
                                  </a:lnTo>
                                  <a:lnTo>
                                    <a:pt x="4859250" y="12457"/>
                                  </a:lnTo>
                                  <a:lnTo>
                                    <a:pt x="48577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83920" y="13096"/>
                                  </a:moveTo>
                                  <a:lnTo>
                                    <a:pt x="4880300" y="13096"/>
                                  </a:lnTo>
                                  <a:lnTo>
                                    <a:pt x="4878752" y="12457"/>
                                  </a:lnTo>
                                  <a:lnTo>
                                    <a:pt x="4876204" y="9900"/>
                                  </a:lnTo>
                                  <a:lnTo>
                                    <a:pt x="4875561" y="8356"/>
                                  </a:lnTo>
                                  <a:lnTo>
                                    <a:pt x="4875561" y="4740"/>
                                  </a:lnTo>
                                  <a:lnTo>
                                    <a:pt x="4876204" y="3196"/>
                                  </a:lnTo>
                                  <a:lnTo>
                                    <a:pt x="4878752" y="639"/>
                                  </a:lnTo>
                                  <a:lnTo>
                                    <a:pt x="4880300" y="0"/>
                                  </a:lnTo>
                                  <a:lnTo>
                                    <a:pt x="4883920" y="0"/>
                                  </a:lnTo>
                                  <a:lnTo>
                                    <a:pt x="4885455" y="639"/>
                                  </a:lnTo>
                                  <a:lnTo>
                                    <a:pt x="4888015" y="3196"/>
                                  </a:lnTo>
                                  <a:lnTo>
                                    <a:pt x="4888658" y="4740"/>
                                  </a:lnTo>
                                  <a:lnTo>
                                    <a:pt x="4888658" y="8356"/>
                                  </a:lnTo>
                                  <a:lnTo>
                                    <a:pt x="4888015" y="9900"/>
                                  </a:lnTo>
                                  <a:lnTo>
                                    <a:pt x="4885455" y="12457"/>
                                  </a:lnTo>
                                  <a:lnTo>
                                    <a:pt x="48839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10125" y="13096"/>
                                  </a:moveTo>
                                  <a:lnTo>
                                    <a:pt x="4906518" y="13096"/>
                                  </a:lnTo>
                                  <a:lnTo>
                                    <a:pt x="4904970" y="12457"/>
                                  </a:lnTo>
                                  <a:lnTo>
                                    <a:pt x="4902410" y="9900"/>
                                  </a:lnTo>
                                  <a:lnTo>
                                    <a:pt x="4901767" y="8356"/>
                                  </a:lnTo>
                                  <a:lnTo>
                                    <a:pt x="4901767" y="4740"/>
                                  </a:lnTo>
                                  <a:lnTo>
                                    <a:pt x="4902410" y="3196"/>
                                  </a:lnTo>
                                  <a:lnTo>
                                    <a:pt x="4904970" y="639"/>
                                  </a:lnTo>
                                  <a:lnTo>
                                    <a:pt x="4906518" y="0"/>
                                  </a:lnTo>
                                  <a:lnTo>
                                    <a:pt x="4910125" y="0"/>
                                  </a:lnTo>
                                  <a:lnTo>
                                    <a:pt x="4911673" y="639"/>
                                  </a:lnTo>
                                  <a:lnTo>
                                    <a:pt x="4914233" y="3196"/>
                                  </a:lnTo>
                                  <a:lnTo>
                                    <a:pt x="4914864" y="4740"/>
                                  </a:lnTo>
                                  <a:lnTo>
                                    <a:pt x="4914864" y="8356"/>
                                  </a:lnTo>
                                  <a:lnTo>
                                    <a:pt x="4914233" y="9900"/>
                                  </a:lnTo>
                                  <a:lnTo>
                                    <a:pt x="4911673" y="12457"/>
                                  </a:lnTo>
                                  <a:lnTo>
                                    <a:pt x="49101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36343" y="13096"/>
                                  </a:moveTo>
                                  <a:lnTo>
                                    <a:pt x="4932723" y="13096"/>
                                  </a:lnTo>
                                  <a:lnTo>
                                    <a:pt x="4931175" y="12457"/>
                                  </a:lnTo>
                                  <a:lnTo>
                                    <a:pt x="4928628" y="9900"/>
                                  </a:lnTo>
                                  <a:lnTo>
                                    <a:pt x="4927985" y="8356"/>
                                  </a:lnTo>
                                  <a:lnTo>
                                    <a:pt x="4927985" y="4740"/>
                                  </a:lnTo>
                                  <a:lnTo>
                                    <a:pt x="4928628" y="3196"/>
                                  </a:lnTo>
                                  <a:lnTo>
                                    <a:pt x="4931175" y="639"/>
                                  </a:lnTo>
                                  <a:lnTo>
                                    <a:pt x="4932723" y="0"/>
                                  </a:lnTo>
                                  <a:lnTo>
                                    <a:pt x="4936343" y="0"/>
                                  </a:lnTo>
                                  <a:lnTo>
                                    <a:pt x="4937891" y="639"/>
                                  </a:lnTo>
                                  <a:lnTo>
                                    <a:pt x="4940439" y="3196"/>
                                  </a:lnTo>
                                  <a:lnTo>
                                    <a:pt x="4941081" y="4740"/>
                                  </a:lnTo>
                                  <a:lnTo>
                                    <a:pt x="4941081" y="8356"/>
                                  </a:lnTo>
                                  <a:lnTo>
                                    <a:pt x="4940439" y="9900"/>
                                  </a:lnTo>
                                  <a:lnTo>
                                    <a:pt x="4937891" y="12457"/>
                                  </a:lnTo>
                                  <a:lnTo>
                                    <a:pt x="49363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62548" y="13096"/>
                                  </a:moveTo>
                                  <a:lnTo>
                                    <a:pt x="4958941" y="13096"/>
                                  </a:lnTo>
                                  <a:lnTo>
                                    <a:pt x="4957393" y="12457"/>
                                  </a:lnTo>
                                  <a:lnTo>
                                    <a:pt x="4954833" y="9900"/>
                                  </a:lnTo>
                                  <a:lnTo>
                                    <a:pt x="4954202" y="8356"/>
                                  </a:lnTo>
                                  <a:lnTo>
                                    <a:pt x="4954202" y="4740"/>
                                  </a:lnTo>
                                  <a:lnTo>
                                    <a:pt x="4954833" y="3196"/>
                                  </a:lnTo>
                                  <a:lnTo>
                                    <a:pt x="4957393" y="639"/>
                                  </a:lnTo>
                                  <a:lnTo>
                                    <a:pt x="4958941" y="0"/>
                                  </a:lnTo>
                                  <a:lnTo>
                                    <a:pt x="4962548" y="0"/>
                                  </a:lnTo>
                                  <a:lnTo>
                                    <a:pt x="4964096" y="639"/>
                                  </a:lnTo>
                                  <a:lnTo>
                                    <a:pt x="4966656" y="3196"/>
                                  </a:lnTo>
                                  <a:lnTo>
                                    <a:pt x="4967299" y="4740"/>
                                  </a:lnTo>
                                  <a:lnTo>
                                    <a:pt x="4967299" y="8356"/>
                                  </a:lnTo>
                                  <a:lnTo>
                                    <a:pt x="4966656" y="9900"/>
                                  </a:lnTo>
                                  <a:lnTo>
                                    <a:pt x="4964096" y="12457"/>
                                  </a:lnTo>
                                  <a:lnTo>
                                    <a:pt x="49625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88766" y="13096"/>
                                  </a:moveTo>
                                  <a:lnTo>
                                    <a:pt x="4985147" y="13096"/>
                                  </a:lnTo>
                                  <a:lnTo>
                                    <a:pt x="4983611" y="12457"/>
                                  </a:lnTo>
                                  <a:lnTo>
                                    <a:pt x="4981051" y="9900"/>
                                  </a:lnTo>
                                  <a:lnTo>
                                    <a:pt x="4980408" y="8356"/>
                                  </a:lnTo>
                                  <a:lnTo>
                                    <a:pt x="4980408" y="4740"/>
                                  </a:lnTo>
                                  <a:lnTo>
                                    <a:pt x="4981051" y="3196"/>
                                  </a:lnTo>
                                  <a:lnTo>
                                    <a:pt x="4983611" y="639"/>
                                  </a:lnTo>
                                  <a:lnTo>
                                    <a:pt x="4985147" y="0"/>
                                  </a:lnTo>
                                  <a:lnTo>
                                    <a:pt x="4988766" y="0"/>
                                  </a:lnTo>
                                  <a:lnTo>
                                    <a:pt x="4990314" y="639"/>
                                  </a:lnTo>
                                  <a:lnTo>
                                    <a:pt x="4992862" y="3196"/>
                                  </a:lnTo>
                                  <a:lnTo>
                                    <a:pt x="4993505" y="4740"/>
                                  </a:lnTo>
                                  <a:lnTo>
                                    <a:pt x="4993505" y="8356"/>
                                  </a:lnTo>
                                  <a:lnTo>
                                    <a:pt x="4992862" y="9900"/>
                                  </a:lnTo>
                                  <a:lnTo>
                                    <a:pt x="4990314" y="12457"/>
                                  </a:lnTo>
                                  <a:lnTo>
                                    <a:pt x="49887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14984" y="13096"/>
                                  </a:moveTo>
                                  <a:lnTo>
                                    <a:pt x="5011364" y="13096"/>
                                  </a:lnTo>
                                  <a:lnTo>
                                    <a:pt x="5009816" y="12457"/>
                                  </a:lnTo>
                                  <a:lnTo>
                                    <a:pt x="5007256" y="9900"/>
                                  </a:lnTo>
                                  <a:lnTo>
                                    <a:pt x="5006625" y="8356"/>
                                  </a:lnTo>
                                  <a:lnTo>
                                    <a:pt x="5006625" y="4740"/>
                                  </a:lnTo>
                                  <a:lnTo>
                                    <a:pt x="5007256" y="3196"/>
                                  </a:lnTo>
                                  <a:lnTo>
                                    <a:pt x="5009816" y="639"/>
                                  </a:lnTo>
                                  <a:lnTo>
                                    <a:pt x="5011364" y="0"/>
                                  </a:lnTo>
                                  <a:lnTo>
                                    <a:pt x="5014984" y="0"/>
                                  </a:lnTo>
                                  <a:lnTo>
                                    <a:pt x="5016519" y="639"/>
                                  </a:lnTo>
                                  <a:lnTo>
                                    <a:pt x="5019079" y="3196"/>
                                  </a:lnTo>
                                  <a:lnTo>
                                    <a:pt x="5019722" y="4740"/>
                                  </a:lnTo>
                                  <a:lnTo>
                                    <a:pt x="5019722" y="8356"/>
                                  </a:lnTo>
                                  <a:lnTo>
                                    <a:pt x="5019079" y="9900"/>
                                  </a:lnTo>
                                  <a:lnTo>
                                    <a:pt x="5016519" y="12457"/>
                                  </a:lnTo>
                                  <a:lnTo>
                                    <a:pt x="50149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41189" y="13096"/>
                                  </a:moveTo>
                                  <a:lnTo>
                                    <a:pt x="5037570" y="13096"/>
                                  </a:lnTo>
                                  <a:lnTo>
                                    <a:pt x="5036034" y="12457"/>
                                  </a:lnTo>
                                  <a:lnTo>
                                    <a:pt x="5033474" y="9900"/>
                                  </a:lnTo>
                                  <a:lnTo>
                                    <a:pt x="5032831" y="8356"/>
                                  </a:lnTo>
                                  <a:lnTo>
                                    <a:pt x="5032831" y="4740"/>
                                  </a:lnTo>
                                  <a:lnTo>
                                    <a:pt x="5033474" y="3196"/>
                                  </a:lnTo>
                                  <a:lnTo>
                                    <a:pt x="5036034" y="639"/>
                                  </a:lnTo>
                                  <a:lnTo>
                                    <a:pt x="5037570" y="0"/>
                                  </a:lnTo>
                                  <a:lnTo>
                                    <a:pt x="5041189" y="0"/>
                                  </a:lnTo>
                                  <a:lnTo>
                                    <a:pt x="5042737" y="639"/>
                                  </a:lnTo>
                                  <a:lnTo>
                                    <a:pt x="5045297" y="3196"/>
                                  </a:lnTo>
                                  <a:lnTo>
                                    <a:pt x="5045928" y="4740"/>
                                  </a:lnTo>
                                  <a:lnTo>
                                    <a:pt x="5045928" y="8356"/>
                                  </a:lnTo>
                                  <a:lnTo>
                                    <a:pt x="5045297" y="9900"/>
                                  </a:lnTo>
                                  <a:lnTo>
                                    <a:pt x="5042737" y="12457"/>
                                  </a:lnTo>
                                  <a:lnTo>
                                    <a:pt x="50411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7407" y="13096"/>
                                  </a:moveTo>
                                  <a:lnTo>
                                    <a:pt x="5063787" y="13096"/>
                                  </a:lnTo>
                                  <a:lnTo>
                                    <a:pt x="5062239" y="12457"/>
                                  </a:lnTo>
                                  <a:lnTo>
                                    <a:pt x="5059692" y="9900"/>
                                  </a:lnTo>
                                  <a:lnTo>
                                    <a:pt x="5059049" y="8356"/>
                                  </a:lnTo>
                                  <a:lnTo>
                                    <a:pt x="5059049" y="4740"/>
                                  </a:lnTo>
                                  <a:lnTo>
                                    <a:pt x="5059692" y="3196"/>
                                  </a:lnTo>
                                  <a:lnTo>
                                    <a:pt x="5062239" y="639"/>
                                  </a:lnTo>
                                  <a:lnTo>
                                    <a:pt x="5063787" y="0"/>
                                  </a:lnTo>
                                  <a:lnTo>
                                    <a:pt x="5067407" y="0"/>
                                  </a:lnTo>
                                  <a:lnTo>
                                    <a:pt x="5068943" y="639"/>
                                  </a:lnTo>
                                  <a:lnTo>
                                    <a:pt x="5071503" y="3196"/>
                                  </a:lnTo>
                                  <a:lnTo>
                                    <a:pt x="5072145" y="4740"/>
                                  </a:lnTo>
                                  <a:lnTo>
                                    <a:pt x="5072145" y="8356"/>
                                  </a:lnTo>
                                  <a:lnTo>
                                    <a:pt x="5071503" y="9900"/>
                                  </a:lnTo>
                                  <a:lnTo>
                                    <a:pt x="5068943" y="12457"/>
                                  </a:lnTo>
                                  <a:lnTo>
                                    <a:pt x="506740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6F12D07" id="Graphic 19" o:spid="_x0000_s1026" style="position:absolute;margin-left:123.1pt;margin-top:11.45pt;width:399.4pt;height:1.05pt;z-index:-178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238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" path="m8356,13096r-3616,l3196,12457,639,9900,,8356,,4740,639,3196,3196,639,4740,,8356,,9900,639r2557,2557l13096,4740r,3616l12457,9900,9900,12457r-1544,639xem34569,13096r-3617,l29409,12457,26852,9900,26212,8356r,-3616l26852,3196,29409,639,30952,r3617,l36112,639r2558,2557l39309,4740r,3616l38670,9900r-2558,2557l34569,13096xem60782,13096r-3617,l55622,12457,53064,9900,52425,8356r,-3616l53064,3196,55622,639,57165,r3617,l62325,639r2557,2557l65522,4740r,3616l64882,9900r-2557,2557l60782,13096xem86994,13096r-3616,l81834,12457,79277,9900,78638,8356r,-3616l79277,3196,81834,639,83378,r3616,l88538,639r2557,2557l91734,4740r,3616l91095,9900r-2557,2557l86994,13096xem113207,13096r-3617,l108047,12457,105490,9900r-640,-1544l104850,4740r640,-1544l108047,639,109590,r3617,l114751,639r2557,2557l117947,4740r,3616l117308,9900r-2557,2557l113207,13096xem139419,13096r-3616,l134259,12457,131702,9900r-638,-1544l131064,4740r638,-1544l134259,639,135803,r3616,l140964,639r2557,2557l144160,4740r,3616l143521,9900r-2557,2557l139419,13096xem165632,13096r-3616,l160472,12457,157914,9900r-639,-1544l157275,4740r639,-1544l160472,639,162016,r3616,l167176,639r2557,2557l170372,4740r,3616l169733,9900r-2557,2557l165632,13096xem191845,13096r-3616,l186685,12457,184127,9900r-639,-1544l183488,4740r639,-1544l186685,639,188229,r3616,l193388,639r2557,2557l196585,4740r,3616l195945,9900r-2557,2557l191845,13096xem218058,13096r-3617,l212898,12457,210340,9900r-639,-1544l209701,4740r639,-1544l212898,639,214441,r3617,l219601,639r2557,2557l222798,4740r,3616l222158,9900r-2557,2557l218058,13096xem244271,13096r-3618,l239110,12457,236553,9900r-639,-1544l235914,4740r639,-1544l239110,639,240653,r3618,l245814,639r2557,2557l249010,4740r,3616l248371,9900r-2557,2557l244271,13096xem270483,13096r-3617,l265323,12457,262766,9900r-640,-1544l262126,4740r640,-1544l265323,639,266866,r3617,l272026,639r2558,2557l275223,4740r,3616l274584,9900r-2558,2557l270483,13096xem296696,13096r-3617,l291536,12457,288978,9900r-639,-1544l288339,4740r639,-1544l291536,639,293079,r3617,l298239,639r2558,2557l301436,4740r,3616l300797,9900r-2558,2557l296696,13096xem322909,13096r-3617,l317749,12457,315191,9900r-639,-1544l314552,4740r639,-1544l317749,639,319292,r3617,l324452,639r2557,2557l327649,4740r,3616l327009,9900r-2557,2557l322909,13096xem349122,13096r-3617,l343962,12457,341404,9900r-639,-1544l340765,4740r639,-1544l343962,639,345505,r3617,l350665,639r2557,2557l353862,4740r,3616l353222,9900r-2557,2557l349122,13096xem375333,13096r-3616,l370174,12457,367617,9900r-639,-1544l366978,4740r639,-1544l370174,639,371717,r3616,l376878,639r2557,2557l380074,4740r,3616l379435,9900r-2557,2557l375333,13096xem401546,13096r-3616,l396386,12457,393830,9900r-640,-1544l393190,4740r640,-1544l396386,639,397930,r3616,l403090,639r2558,2557l406287,4740r,3616l405648,9900r-2558,2557l401546,13096xem427759,13096r-3616,l422599,12457,420041,9900r-639,-1544l419402,4740r639,-1544l422599,639,424143,r3616,l429303,639r2556,2557l432499,4740r,3616l431859,9900r-2556,2557l427759,13096xem453972,13096r-3616,l448812,12457,446254,9900r-639,-1544l445615,4740r639,-1544l448812,639,450356,r3616,l455516,639r2556,2557l458712,4740r,3616l458072,9900r-2556,2557l453972,13096xem480185,13096r-3618,l475024,12457,472467,9900r-639,-1544l471828,4740r639,-1544l475024,639,476567,r3618,l481728,639r2557,2557l484924,4740r,3616l484285,9900r-2557,2557l480185,13096xem506397,13096r-3617,l501237,12457,498680,9900r-640,-1544l498040,4740r640,-1544l501237,639,502780,r3617,l507940,639r2558,2557l511137,4740r,3616l510498,9900r-2558,2557l506397,13096xem532610,13096r-3617,l527450,12457,524893,9900r-640,-1544l524253,4740r640,-1544l527450,639,528993,r3617,l534153,639r2558,2557l537350,4740r,3616l536711,9900r-2558,2557l532610,13096xem558823,13096r-3617,l553663,12457,551105,9900r-639,-1544l550466,4740r639,-1544l553663,639,555206,r3617,l560366,639r2557,2557l563563,4740r,3616l562923,9900r-2557,2557l558823,13096xem585036,13096r-3617,l579876,12457,577318,9900r-639,-1544l576679,4740r639,-1544l579876,639,581419,r3617,l586579,639r2557,2557l589776,4740r,3616l589136,9900r-2557,2557l585036,13096xem611249,13096r-3618,l606088,12457,603531,9900r-639,-1544l602892,4740r639,-1544l606088,639,607631,r3618,l612792,639r2557,2557l615988,4740r,3616l615349,9900r-2557,2557l611249,13096xem637460,13096r-3616,l632301,12457,629744,9900r-640,-1544l629104,4740r640,-1544l632301,639,633844,r3616,l639004,639r2558,2557l642201,4740r,3616l641562,9900r-2558,2557l637460,13096xem663673,13096r-3616,l658513,12457,655957,9900r-640,-1544l655317,4740r640,-1544l658513,639,660057,r3616,l665217,639r2558,2557l668414,4740r,3616l667775,9900r-2558,2557l663673,13096xem689886,13096r-3616,l684726,12457,682168,9900r-638,-1544l681530,4740r638,-1544l684726,639,686270,r3616,l691430,639r2557,2557l694626,4740r,3616l693987,9900r-2557,2557l689886,13096xem716099,13096r-3616,l710938,12457,708381,9900r-639,-1544l707742,4740r639,-1544l710938,639,712483,r3616,l717643,639r2556,2557l720838,4740r,3616l720199,9900r-2556,2557l716099,13096xem742311,13096r-3616,l737151,12457,734594,9900r-640,-1544l733954,4740r640,-1544l737151,639,738695,r3616,l743856,639r2556,2557l747051,4740r,3616l746412,9900r-2556,2557l742311,13096xem768524,13096r-3617,l763364,12457,760807,9900r-640,-1544l760167,4740r640,-1544l763364,639,764907,r3617,l770067,639r2558,2557l773264,4740r,3616l772625,9900r-2558,2557l768524,13096xem794737,13096r-3617,l789577,12457,787019,9900r-639,-1544l786380,4740r639,-1544l789577,639,791120,r3617,l796280,639r2557,2557l799477,4740r,3616l798837,9900r-2557,2557l794737,13096xem820950,13096r-3617,l815790,12457,813232,9900r-639,-1544l812593,4740r639,-1544l815790,639,817333,r3617,l822493,639r2557,2557l825690,4740r,3616l825050,9900r-2557,2557l820950,13096xem847163,13096r-3618,l842002,12457,839445,9900r-639,-1544l838806,4740r639,-1544l842002,639,843545,r3618,l848706,639r2557,2557l851902,4740r,3616l851263,9900r-2557,2557l847163,13096xem873375,13096r-3617,l868215,12457,865658,9900r-640,-1544l865018,4740r640,-1544l868215,639,869758,r3617,l874918,639r2558,2557l878115,4740r,3616l877476,9900r-2558,2557l873375,13096xem899588,13096r-3617,l894428,12457,891871,9900r-640,-1544l891231,4740r640,-1544l894428,639,895971,r3617,l901131,639r2558,2557l904328,4740r,3616l903689,9900r-2558,2557l899588,13096xem925800,13096r-3616,l920641,12457,918083,9900r-639,-1544l917444,4740r639,-1544l920641,639,922184,r3616,l927344,639r2557,2557l930541,4740r,3616l929901,9900r-2557,2557l925800,13096xem952013,13096r-3616,l946852,12457,944295,9900r-638,-1544l943657,4740r638,-1544l946852,639,948397,r3616,l953557,639r2557,2557l956754,4740r,3616l956114,9900r-2557,2557l952013,13096xem978225,13096r-3616,l973065,12457,970508,9900r-640,-1544l969868,4740r640,-1544l973065,639,974609,r3616,l979770,639r2556,2557l982965,4740r,3616l982326,9900r-2556,2557l978225,13096xem1004438,13096r-3616,l999278,12457,996721,9900r-640,-1544l996081,4740r640,-1544l999278,639,1000822,r3616,l1005981,639r2558,2557l1009178,4740r,3616l1008539,9900r-2558,2557l1004438,13096xem1030651,13096r-3616,l1025491,12457r-2558,-2557l1022294,8356r,-3616l1022933,3196r2558,-2557l1027035,r3616,l1032194,639r2557,2557l1035391,4740r,3616l1034751,9900r-2557,2557l1030651,13096xem1056864,13096r-3617,l1051704,12457r-2558,-2557l1048507,8356r,-3616l1049146,3196r2558,-2557l1053247,r3617,l1058407,639r2557,2557l1061604,4740r,3616l1060964,9900r-2557,2557l1056864,13096xem1083077,13096r-3618,l1077916,12457r-2557,-2557l1074720,8356r,-3616l1075359,3196r2557,-2557l1079459,r3618,l1084620,639r2557,2557l1087816,4740r,3616l1087177,9900r-2557,2557l1083077,13096xem1109289,13096r-3617,l1104129,12457r-2557,-2557l1100932,8356r,-3616l1101572,3196r2557,-2557l1105672,r3617,l1110832,639r2558,2557l1114029,4740r,3616l1113390,9900r-2558,2557l1109289,13096xem1135502,13096r-3617,l1130342,12457r-2557,-2557l1127145,8356r,-3616l1127785,3196r2557,-2557l1131885,r3617,l1137045,639r2558,2557l1140242,4740r,3616l1139603,9900r-2558,2557l1135502,13096xem1161715,13096r-3617,l1156555,12457r-2558,-2557l1153358,8356r,-3616l1153997,3196r2558,-2557l1158098,r3617,l1163258,639r2557,2557l1166455,4740r,3616l1165815,9900r-2557,2557l1161715,13096xem1187927,13096r-3616,l1182768,12457r-2558,-2557l1179571,8356r,-3616l1180210,3196r2558,-2557l1184311,r3616,l1189471,639r2558,2557l1192672,4740r,3616l1192029,9900r-2558,2557l1187927,13096xem1214139,13096r-3619,l1208984,12457r-2560,-2557l1205781,8356r,-3616l1206424,3196r2560,-2557l1210520,r3619,l1215687,639r2548,2557l1218878,4740r,3616l1218235,9900r-2548,2557l1214139,13096xem1240357,13096r-3620,l1235190,12457r-2560,-2557l1231999,8356r,-3616l1232630,3196r2560,-2557l1236737,r3620,l1241893,639r2560,2557l1245096,4740r,3616l1244453,9900r-2560,2557l1240357,13096xem1266563,13096r-3620,l1261407,12457r-2560,-2557l1258204,8356r,-3616l1258847,3196r2560,-2557l1262943,r3620,l1268110,639r2560,2557l1271301,4740r,3616l1270670,9900r-2560,2557l1266563,13096xem1292780,13096r-3619,l1287613,12457r-2548,-2557l1284422,8356r,-3616l1285065,3196r2548,-2557l1289161,r3619,l1294316,639r2560,2557l1297519,4740r,3616l1296876,9900r-2560,2557l1292780,13096xem1318986,13096r-3608,l1313830,12457r-2559,-2557l1310640,8356r,-3616l1311271,3196r2559,-2557l1315378,r3608,l1320534,639r2559,2557l1323736,4740r,3616l1323093,9900r-2559,2557l1318986,13096xem1345203,13096r-3619,l1340048,12457r-2560,-2557l1336845,8356r,-3616l1337488,3196r2560,-2557l1341584,r3619,l1346751,639r2548,2557l1349942,4740r,3616l1349299,9900r-2548,2557l1345203,13096xem1371421,13096r-3620,l1366254,12457r-2560,-2557l1363063,8356r,-3616l1363694,3196r2560,-2557l1367801,r3620,l1372957,639r2560,2557l1376160,4740r,3616l1375517,9900r-2560,2557l1371421,13096xem1397627,13096r-3620,l1392471,12457r-2560,-2557l1389268,8356r,-3616l1389911,3196r2560,-2557l1394007,r3620,l1399174,639r2560,2557l1402365,4740r,3616l1401734,9900r-2560,2557l1397627,13096xem1423844,13096r-3619,l1418677,12457r-2548,-2557l1415486,8356r,-3616l1416129,3196r2548,-2557l1420225,r3619,l1425380,639r2560,2557l1428583,4740r,3616l1427940,9900r-2560,2557l1423844,13096xem1450050,13096r-3608,l1444894,12457r-2559,-2557l1441692,8356r,-3616l1442335,3196r2559,-2557l1446442,r3608,l1451598,639r2559,2557l1454789,4740r,3616l1454157,9900r-2559,2557l1450050,13096xem1476267,13096r-3619,l1471112,12457r-2560,-2557l1467909,8356r,-3616l1468552,3196r2560,-2557l1472648,r3619,l1477815,639r2548,2557l1481006,4740r,3616l1480363,9900r-2548,2557l1476267,13096xem1502485,13096r-3620,l1497318,12457r-2560,-2557l1494127,8356r,-3616l1494758,3196r2560,-2557l1498865,r3620,l1504021,639r2560,2557l1507224,4740r,3616l1506581,9900r-2560,2557l1502485,13096xem1528691,13096r-3620,l1523535,12457r-2560,-2557l1520332,8356r,-3616l1520975,3196r2560,-2557l1525071,r3620,l1530238,639r2560,2557l1533429,4740r,3616l1532798,9900r-2560,2557l1528691,13096xem1554908,13096r-3619,l1549741,12457r-2548,-2557l1546550,8356r,-3616l1547193,3196r2548,-2557l1551289,r3619,l1556444,639r2560,2557l1559647,4740r,3616l1559004,9900r-2560,2557l1554908,13096xem1581114,13096r-3608,l1575958,12457r-2559,-2557l1572756,8356r,-3616l1573399,3196r2559,-2557l1577506,r3608,l1582662,639r2559,2557l1585853,4740r,3616l1585221,9900r-2559,2557l1581114,13096xem1607331,13096r-3619,l1602164,12457r-2548,-2557l1598973,8356r,-3616l1599616,3196r2548,-2557l1603712,r3619,l1608879,639r2548,2557l1612070,4740r,3616l1611427,9900r-2548,2557l1607331,13096xem1633537,13096r-3608,l1628382,12457r-2560,-2557l1625191,8356r,-3616l1625822,3196r2560,-2557l1629929,r3608,l1635085,639r2560,2557l1638288,4740r,3616l1637645,9900r-2560,2557l1633537,13096xem1659755,13096r-3620,l1654599,12457r-2560,-2557l1651396,8356r,-3616l1652039,3196r2560,-2557l1656135,r3620,l1661302,639r2548,2557l1664493,4740r,3616l1663850,9900r-2548,2557l1659755,13096xem1685972,13096r-3619,l1680805,12457r-2560,-2557l1677614,8356r,-3616l1678245,3196r2560,-2557l1682353,r3619,l1687508,639r2560,2557l1690711,4740r,3616l1690068,9900r-2560,2557l1685972,13096xem1712178,13096r-3620,l1707022,12457r-2559,-2557l1703820,8356r,-3616l1704463,3196r2559,-2557l1708558,r3620,l1713726,639r2559,2557l1716917,4740r,3616l1716285,9900r-2559,2557l1712178,13096xem1738395,13096r-3619,l1733228,12457r-2548,-2557l1730037,8356r,-3616l1730680,3196r2548,-2557l1734776,r3619,l1739931,639r2560,2557l1743134,4740r,3616l1742491,9900r-2560,2557l1738395,13096xem1764601,13096r-3608,l1759446,12457r-2560,-2557l1756255,8356r,-3616l1756886,3196r2560,-2557l1760993,r3608,l1766149,639r2560,2557l1769352,4740r,3616l1768709,9900r-2560,2557l1764601,13096xem1790819,13096r-3620,l1785663,12457r-2560,-2557l1782460,8356r,-3616l1783103,3196r2560,-2557l1787199,r3620,l1792366,639r2548,2557l1795557,4740r,3616l1794914,9900r-2548,2557l1790819,13096xem1817036,13096r-3619,l1811869,12457r-2560,-2557l1808678,8356r,-3616l1809309,3196r2560,-2557l1813417,r3619,l1818572,639r2560,2557l1821775,4740r,3616l1821132,9900r-2560,2557l1817036,13096xem1843242,13096r-3620,l1838086,12457r-2559,-2557l1834884,8356r,-3616l1835527,3196r2559,-2557l1839622,r3620,l1844790,639r2559,2557l1847981,4740r,3616l1847349,9900r-2559,2557l1843242,13096xem1869459,13096r-3619,l1864292,12457r-2548,-2557l1861101,8356r,-3616l1861744,3196r2548,-2557l1865840,r3619,l1870995,639r2560,2557l1874198,4740r,3616l1873555,9900r-2560,2557l1869459,13096xem1895665,13096r-3608,l1890510,12457r-2560,-2557l1887319,8356r,-3616l1887950,3196r2560,-2557l1892057,r3608,l1897213,639r2560,2557l1900416,4740r,3616l1899773,9900r-2560,2557l1895665,13096xem1921883,13096r-3620,l1916727,12457r-2560,-2557l1913524,8356r,-3616l1914167,3196r2560,-2557l1918263,r3620,l1923430,639r2548,2557l1926621,4740r,3616l1925978,9900r-2548,2557l1921883,13096xem1948100,13096r-3619,l1942933,12457r-2560,-2557l1939742,8356r,-3616l1940373,3196r2560,-2557l1944481,r3619,l1949636,639r2560,2557l1952839,4740r,3616l1952196,9900r-2560,2557l1948100,13096xem1974306,13096r-3620,l1969150,12457r-2559,-2557l1965948,8356r,-3616l1966591,3196r2559,-2557l1970686,r3620,l1975854,639r2559,2557l1979045,4740r,3616l1978413,9900r-2559,2557l1974306,13096xem2000523,13096r-3619,l1995356,12457r-2548,-2557l1992165,8356r,-3616l1992808,3196r2548,-2557l1996904,r3619,l2002059,639r2560,2557l2005262,4740r,3616l2004619,9900r-2560,2557l2000523,13096xem2026729,13096r-3608,l2021574,12457r-2560,-2557l2018371,8356r,-3616l2019014,3196r2560,-2557l2023121,r3608,l2028277,639r2560,2557l2031468,4740r,3616l2030837,9900r-2560,2557l2026729,13096xem2052947,13096r-3620,l2047791,12457r-2560,-2557l2044588,8356r,-3616l2045231,3196r2560,-2557l2049327,r3620,l2054494,639r2548,2557l2057685,4740r,3616l2057042,9900r-2548,2557l2052947,13096xem2079164,13096r-3619,l2073997,12457r-2560,-2557l2070806,8356r,-3616l2071437,3196r2560,-2557l2075545,r3619,l2080700,639r2560,2557l2083903,4740r,3616l2083260,9900r-2560,2557l2079164,13096xem2105370,13096r-3620,l2100214,12457r-2559,-2557l2097012,8356r,-3616l2097655,3196r2559,-2557l2101750,r3620,l2106918,639r2560,2557l2110109,4740r,3616l2109478,9900r-2560,2557l2105370,13096xem2131587,13096r-3619,l2126420,12457r-2548,-2557l2123229,8356r,-3616l2123872,3196r2548,-2557l2127968,r3619,l2133123,639r2560,2557l2136326,4740r,3616l2135683,9900r-2560,2557l2131587,13096xem2157793,13096r-3608,l2152638,12457r-2560,-2557l2149435,8356r,-3616l2150078,3196r2560,-2557l2154185,r3608,l2159341,639r2560,2557l2162532,4740r,3616l2161901,9900r-2560,2557l2157793,13096xem2184011,13096r-3620,l2178843,12457r-2548,-2557l2175652,8356r,-3616l2176295,3196r2548,-2557l2180391,r3620,l2185558,639r2548,2557l2188749,4740r,3616l2188106,9900r-2548,2557l2184011,13096xem2210216,13096r-3607,l2205061,12457r-2560,-2557l2201870,8356r,-3616l2202501,3196r2560,-2557l2206609,r3607,l2211764,639r2560,2557l2214967,4740r,3616l2214324,9900r-2560,2557l2210216,13096xem2236434,13096r-3620,l2231278,12457r-2559,-2557l2228076,8356r,-3616l2228719,3196r2559,-2557l2232814,r3620,l2237982,639r2548,2557l2241173,4740r,3616l2240530,9900r-2548,2557l2236434,13096xem2262651,13096r-3619,l2257484,12457r-2560,-2557l2254293,8356r,-3616l2254924,3196r2560,-2557l2259032,r3619,l2264187,639r2560,2557l2267390,4740r,3616l2266747,9900r-2560,2557l2262651,13096xem2288857,13096r-3619,l2283702,12457r-2560,-2557l2280499,8356r,-3616l2281142,3196r2560,-2557l2285238,r3619,l2290405,639r2560,2557l2293596,4740r,3616l2292965,9900r-2560,2557l2288857,13096xem2315075,13096r-3620,l2309907,12457r-2548,-2557l2306716,8356r,-3616l2307359,3196r2548,-2557l2311455,r3620,l2316611,639r2559,2557l2319813,4740r,3616l2319170,9900r-2559,2557l2315075,13096xem2341280,13096r-3607,l2336125,12457r-2560,-2557l2332934,8356r,-3616l2333565,3196r2560,-2557l2337673,r3607,l2342828,639r2560,2557l2346031,4740r,3616l2345388,9900r-2560,2557l2341280,13096xem2367498,13096r-3620,l2362342,12457r-2559,-2557l2359140,8356r,-3616l2359783,3196r2559,-2557l2363878,r3620,l2369046,639r2548,2557l2372237,4740r,3616l2371594,9900r-2548,2557l2367498,13096xem2393715,13096r-3619,l2388548,12457r-2560,-2557l2385357,8356r,-3616l2385988,3196r2560,-2557l2390096,r3619,l2395251,639r2560,2557l2398454,4740r,3616l2397811,9900r-2560,2557l2393715,13096xem2419921,13096r-3619,l2414766,12457r-2560,-2557l2411563,8356r,-3616l2412206,3196r2560,-2557l2416302,r3619,l2421469,639r2560,2557l2424660,4740r,3616l2424029,9900r-2560,2557l2419921,13096xem2446139,13096r-3620,l2440971,12457r-2548,-2557l2437780,8356r,-3616l2438423,3196r2548,-2557l2442519,r3620,l2447675,639r2559,2557l2450877,4740r,3616l2450234,9900r-2559,2557l2446139,13096xem2472344,13096r-3607,l2467189,12457r-2560,-2557l2463986,8356r,-3616l2464629,3196r2560,-2557l2468737,r3607,l2473892,639r2560,2557l2477095,4740r,3616l2476452,9900r-2560,2557l2472344,13096xem2498562,13096r-3620,l2493406,12457r-2559,-2557l2490204,8356r,-3616l2490847,3196r2559,-2557l2494942,r3620,l2500110,639r2548,2557l2503301,4740r,3616l2502658,9900r-2548,2557l2498562,13096xem2524779,13096r-3619,l2519612,12457r-2560,-2557l2516421,8356r,-3616l2517052,3196r2560,-2557l2521160,r3619,l2526315,639r2560,2557l2529518,4740r,3616l2528875,9900r-2560,2557l2524779,13096xem2550985,13096r-3619,l2545830,12457r-2560,-2557l2542627,8356r,-3616l2543270,3196r2560,-2557l2547366,r3619,l2552533,639r2560,2557l2555724,4740r,3616l2555093,9900r-2560,2557l2550985,13096xem2577203,13096r-3620,l2572035,12457r-2548,-2557l2568844,8356r,-3616l2569487,3196r2548,-2557l2573583,r3620,l2578739,639r2559,2557l2581941,4740r,3616l2581298,9900r-2559,2557l2577203,13096xem2603408,13096r-3607,l2598253,12457r-2560,-2557l2595050,8356r,-3616l2595693,3196r2560,-2557l2599801,r3607,l2604956,639r2560,2557l2608147,4740r,3616l2607516,9900r-2560,2557l2603408,13096xem2629626,13096r-3620,l2624470,12457r-2559,-2557l2621268,8356r,-3616l2621911,3196r2559,-2557l2626006,r3620,l2631174,639r2548,2557l2634365,4740r,3616l2633722,9900r-2548,2557l2629626,13096xem2655843,13096r-3619,l2650676,12457r-2560,-2557l2647485,8356r,-3616l2648116,3196r2560,-2557l2652224,r3619,l2657379,639r2560,2557l2660582,4740r,3616l2659939,9900r-2560,2557l2655843,13096xem2682049,13096r-3619,l2676894,12457r-2560,-2557l2673691,8356r,-3616l2674334,3196r2560,-2557l2678430,r3619,l2683597,639r2560,2557l2686788,4740r,3616l2686157,9900r-2560,2557l2682049,13096xem2708267,13096r-3620,l2703099,12457r-2548,-2557l2699908,8356r,-3616l2700551,3196r2548,-2557l2704647,r3620,l2709803,639r2559,2557l2713005,4740r,3616l2712362,9900r-2559,2557l2708267,13096xem2734472,13096r-3607,l2729317,12457r-2560,-2557l2726114,8356r,-3616l2726757,3196r2560,-2557l2730865,r3607,l2736020,639r2560,2557l2739211,4740r,3616l2738580,9900r-2560,2557l2734472,13096xem2760690,13096r-3620,l2755523,12457r-2548,-2557l2752332,8356r,-3616l2752975,3196r2548,-2557l2757070,r3620,l2762238,639r2548,2557l2765429,4740r,3616l2764786,9900r-2548,2557l2760690,13096xem2786896,13096r-3608,l2781740,12457r-2560,-2557l2778549,8356r,-3616l2779180,3196r2560,-2557l2783288,r3608,l2788443,639r2560,2557l2791646,4740r,3616l2791003,9900r-2560,2557l2786896,13096xem2813113,13096r-3619,l2807958,12457r-2560,-2557l2804755,8356r,-3616l2805398,3196r2560,-2557l2809494,r3619,l2814661,639r2548,2557l2817852,4740r,3616l2817209,9900r-2548,2557l2813113,13096xem2839331,13096r-3620,l2834163,12457r-2560,-2557l2830972,8356r,-3616l2831603,3196r2560,-2557l2835711,r3620,l2840867,639r2559,2557l2844069,4740r,3616l2843426,9900r-2559,2557l2839331,13096xem2865536,13096r-3619,l2860381,12457r-2560,-2557l2857178,8356r,-3616l2857821,3196r2560,-2557l2861917,r3619,l2867084,639r2560,2557l2870275,4740r,3616l2869644,9900r-2560,2557l2865536,13096xem2891754,13096r-3620,l2886587,12457r-2548,-2557l2883396,8356r,-3616l2884039,3196r2548,-2557l2888134,r3620,l2893290,639r2560,2557l2896493,4740r,3616l2895850,9900r-2560,2557l2891754,13096xem2917960,13096r-3608,l2912804,12457r-2560,-2557l2909613,8356r,-3616l2910244,3196r2560,-2557l2914352,r3608,l2919507,639r2560,2557l2922710,4740r,3616l2922067,9900r-2560,2557l2917960,13096xem2944177,13096r-3619,l2939022,12457r-2560,-2557l2935819,8356r,-3616l2936462,3196r2560,-2557l2940558,r3619,l2945725,639r2548,2557l2948916,4740r,3616l2948273,9900r-2548,2557l2944177,13096xem2970395,13096r-3620,l2965227,12457r-2560,-2557l2962036,8356r,-3616l2962667,3196r2560,-2557l2966775,r3620,l2971931,639r2559,2557l2975133,4740r,3616l2974490,9900r-2559,2557l2970395,13096xem2996600,13096r-3619,l2991445,12457r-2560,-2557l2988242,8356r,-3616l2988885,3196r2560,-2557l2992981,r3619,l2998148,639r2560,2557l3001339,4740r,3616l3000708,9900r-2560,2557l2996600,13096xem3022818,13096r-3620,l3017651,12457r-2548,-2557l3014460,8356r,-3616l3015103,3196r2548,-2557l3019198,r3620,l3024354,639r2560,2557l3027557,4740r,3616l3026914,9900r-2560,2557l3022818,13096xem3049024,13096r-3608,l3043868,12457r-2560,-2557l3040665,8356r,-3616l3041308,3196r2560,-2557l3045416,r3608,l3050571,639r2560,2557l3053762,4740r,3616l3053131,9900r-2560,2557l3049024,13096xem3075241,13096r-3619,l3070086,12457r-2560,-2557l3066883,8356r,-3616l3067526,3196r2560,-2557l3071622,r3619,l3076789,639r2548,2557l3079980,4740r,3616l3079337,9900r-2548,2557l3075241,13096xem3101459,13096r-3620,l3096291,12457r-2560,-2557l3093100,8356r,-3616l3093731,3196r2560,-2557l3097839,r3620,l3102995,639r2559,2557l3106197,4740r,3616l3105554,9900r-2559,2557l3101459,13096xem3127664,13096r-3619,l3122509,12457r-2560,-2557l3119306,8356r,-3616l3119949,3196r2560,-2557l3124045,r3619,l3129212,639r2560,2557l3132403,4740r,3616l3131772,9900r-2560,2557l3127664,13096xem3153882,13096r-3620,l3148715,12457r-2548,-2557l3145524,8356r,-3616l3146167,3196r2548,-2557l3150262,r3620,l3155418,639r2560,2557l3158621,4740r,3616l3157978,9900r-2560,2557l3153882,13096xem3180088,13096r-3608,l3174932,12457r-2560,-2557l3171729,8356r,-3616l3172372,3196r2560,-2557l3176480,r3608,l3181635,639r2560,2557l3184826,4740r,3616l3184195,9900r-2560,2557l3180088,13096xem3206305,13096r-3619,l3201138,12457r-2548,-2557l3197947,8356r,-3616l3198590,3196r2548,-2557l3202686,r3619,l3207853,639r2548,2557l3211044,4740r,3616l3210401,9900r-2548,2557l3206305,13096xem3232523,13096r-3620,l3227355,12457r-2559,-2557l3224164,8356r,-3616l3224796,3196r2559,-2557l3228903,r3620,l3234059,639r2559,2557l3237261,4740r,3616l3236618,9900r-2559,2557l3232523,13096xem3258728,13096r-3619,l3253573,12457r-2560,-2557l3250370,8356r,-3616l3251013,3196r2560,-2557l3255109,r3619,l3260276,639r2560,2557l3263467,4740r,3616l3262836,9900r-2560,2557l3258728,13096xem3284946,13096r-3620,l3279779,12457r-2548,-2557l3276588,8356r,-3616l3277231,3196r2548,-2557l3281326,r3620,l3286482,639r2560,2557l3289685,4740r,3616l3289042,9900r-2560,2557l3284946,13096xem3311152,13096r-3608,l3305996,12457r-2560,-2557l3302793,8356r,-3616l3303436,3196r2560,-2557l3307544,r3608,l3312699,639r2560,2557l3315890,4740r,3616l3315259,9900r-2560,2557l3311152,13096xem3337369,13096r-3619,l3332202,12457r-2548,-2557l3329011,8356r,-3616l3329654,3196r2548,-2557l3333750,r3619,l3338917,639r2548,2557l3342108,4740r,3616l3341465,9900r-2548,2557l3337369,13096xem3363575,13096r-3608,l3358419,12457r-2559,-2557l3355228,8356r,-3616l3355860,3196r2559,-2557l3359967,r3608,l3365123,639r2559,2557l3368325,4740r,3616l3367682,9900r-2559,2557l3363575,13096xem3389792,13096r-3619,l3384637,12457r-2560,-2557l3381434,8356r,-3616l3382077,3196r2560,-2557l3386173,r3619,l3391340,639r2548,2557l3394531,4740r,3616l3393888,9900r-2548,2557l3389792,13096xem3416010,13096r-3620,l3410843,12457r-2560,-2557l3407652,8356r,-3616l3408283,3196r2560,-2557l3412390,r3620,l3417546,639r2560,2557l3420749,4740r,3616l3420106,9900r-2560,2557l3416010,13096xem3442216,13096r-3620,l3437060,12457r-2560,-2557l3433857,8356r,-3616l3434500,3196r2560,-2557l3438596,r3620,l3443763,639r2560,2557l3446954,4740r,3616l3446323,9900r-2560,2557l3442216,13096xem3468433,13096r-3619,l3463266,12457r-2548,-2557l3460075,8356r,-3616l3460718,3196r2548,-2557l3464814,r3619,l3469969,639r2560,2557l3473172,4740r,3616l3472529,9900r-2560,2557l3468433,13096xem3494639,13096r-3608,l3489483,12457r-2559,-2557l3486292,8356r,-3616l3486924,3196r2559,-2557l3491031,r3608,l3496187,639r2559,2557l3499389,4740r,3616l3498746,9900r-2559,2557l3494639,13096xem3520856,13096r-3619,l3515701,12457r-2560,-2557l3512498,8356r,-3616l3513141,3196r2560,-2557l3517237,r3619,l3522404,639r2548,2557l3525595,4740r,3616l3524952,9900r-2548,2557l3520856,13096xem3547074,13096r-3620,l3541907,12457r-2560,-2557l3538716,8356r,-3616l3539347,3196r2560,-2557l3543454,r3620,l3548610,639r2560,2557l3551813,4740r,3616l3551170,9900r-2560,2557l3547074,13096xem3573280,13096r-3620,l3568124,12457r-2560,-2557l3564921,8356r,-3616l3565564,3196r2560,-2557l3569660,r3620,l3574827,639r2560,2557l3578018,4740r,3616l3577387,9900r-2560,2557l3573280,13096xem3599497,13096r-3619,l3594330,12457r-2548,-2557l3591139,8356r,-3616l3591782,3196r2548,-2557l3595878,r3619,l3601033,639r2560,2557l3604236,4740r,3616l3603593,9900r-2560,2557l3599497,13096xem3625703,13096r-3608,l3620547,12457r-2559,-2557l3617345,8356r,-3616l3617988,3196r2559,-2557l3622095,r3608,l3627251,639r2559,2557l3630441,4740r,3616l3629810,9900r-2559,2557l3625703,13096xem3651920,13096r-3619,l3646765,12457r-2560,-2557l3643562,8356r,-3616l3644205,3196r2560,-2557l3648301,r3619,l3653468,639r2548,2557l3656659,4740r,3616l3656016,9900r-2548,2557l3651920,13096xem3678138,13096r-3620,l3672971,12457r-2560,-2557l3669780,8356r,-3616l3670411,3196r2560,-2557l3674518,r3620,l3679674,639r2560,2557l3682877,4740r,3616l3682234,9900r-2560,2557l3678138,13096xem3704344,13096r-3620,l3699188,12457r-2560,-2557l3695985,8356r,-3616l3696628,3196r2560,-2557l3700724,r3620,l3705891,639r2560,2557l3709082,4740r,3616l3708451,9900r-2560,2557l3704344,13096xem3730561,13096r-3619,l3725394,12457r-2548,-2557l3722203,8356r,-3616l3722846,3196r2548,-2557l3726942,r3619,l3732097,639r2560,2557l3735300,4740r,3616l3734657,9900r-2560,2557l3730561,13096xem3756767,13096r-3608,l3751611,12457r-2559,-2557l3748409,8356r,-3616l3749052,3196r2559,-2557l3753159,r3608,l3758315,639r2559,2557l3761505,4740r,3616l3760874,9900r-2559,2557l3756767,13096xem3782984,13096r-3619,l3777817,12457r-2548,-2557l3774626,8356r,-3616l3775269,3196r2548,-2557l3779365,r3619,l3784532,639r2548,2557l3787723,4740r,3616l3787080,9900r-2548,2557l3782984,13096xem3809202,13096r-3620,l3804035,12457r-2560,-2557l3800844,8356r,-3616l3801475,3196r2560,-2557l3805582,r3620,l3810738,639r2560,2557l3813941,4740r,3616l3813298,9900r-2560,2557l3809202,13096xem3835408,13096r-3620,l3830252,12457r-2560,-2557l3827049,8356r,-3616l3827692,3196r2560,-2557l3831788,r3620,l3836955,639r2560,2557l3840146,4740r,3616l3839515,9900r-2560,2557l3835408,13096xem3861625,13096r-3619,l3856458,12457r-2560,-2557l3853267,8356r,-3616l3853898,3196r2560,-2557l3858006,r3619,l3863161,639r2560,2557l3866364,4740r,3616l3865721,9900r-2560,2557l3861625,13096xem3887831,13096r-3608,l3882675,12457r-2559,-2557l3879473,8356r,-3616l3880116,3196r2559,-2557l3884223,r3608,l3889379,639r2559,2557l3892569,4740r,3616l3891938,9900r-2559,2557l3887831,13096xem3914048,13096r-3619,l3908881,12457r-2548,-2557l3905690,8356r,-3616l3906333,3196r2548,-2557l3910429,r3619,l3915584,639r2560,2557l3918787,4740r,3616l3918144,9900r-2560,2557l3914048,13096xem3940254,13096r-3608,l3935099,12457r-2560,-2557l3931908,8356r,-3616l3932539,3196r2560,-2557l3936646,r3608,l3941802,639r2560,2557l3945005,4740r,3616l3944362,9900r-2560,2557l3940254,13096xem3966472,13096r-3620,l3961316,12457r-2560,-2557l3958113,8356r,-3616l3958756,3196r2560,-2557l3962852,r3620,l3968019,639r2548,2557l3971210,4740r,3616l3970567,9900r-2548,2557l3966472,13096xem3992689,13096r-3619,l3987522,12457r-2560,-2557l3984331,8356r,-3616l3984962,3196r2560,-2557l3989070,r3619,l3994225,639r2560,2557l3997428,4740r,3616l3996785,9900r-2560,2557l3992689,13096xem4018895,13096r-3620,l4013739,12457r-2559,-2557l4010537,8356r,-3616l4011180,3196r2559,-2557l4015275,r3620,l4020443,639r2559,2557l4023633,4740r,3616l4023002,9900r-2559,2557l4018895,13096xem4045112,13096r-3619,l4039945,12457r-2548,-2557l4036754,8356r,-3616l4037397,3196r2548,-2557l4041493,r3619,l4046648,639r2560,2557l4049851,4740r,3616l4049208,9900r-2560,2557l4045112,13096xem4071318,13096r-3608,l4066163,12457r-2560,-2557l4062972,8356r,-3616l4063603,3196r2560,-2557l4067710,r3608,l4072866,639r2560,2557l4076069,4740r,3616l4075426,9900r-2560,2557l4071318,13096xem4097536,13096r-3620,l4092380,12457r-2560,-2557l4089177,8356r,-3616l4089820,3196r2560,-2557l4093916,r3620,l4099083,639r2548,2557l4102274,4740r,3616l4101631,9900r-2548,2557l4097536,13096xem4123753,13096r-3619,l4118586,12457r-2560,-2557l4115395,8356r,-3616l4116026,3196r2560,-2557l4120134,r3619,l4125289,639r2560,2557l4128492,4740r,3616l4127849,9900r-2560,2557l4123753,13096xem4149959,13096r-3620,l4144803,12457r-2559,-2557l4141601,8356r,-3616l4142244,3196r2559,-2557l4146339,r3620,l4151507,639r2559,2557l4154697,4740r,3616l4154066,9900r-2559,2557l4149959,13096xem4176176,13096r-3619,l4171009,12457r-2548,-2557l4167818,8356r,-3616l4168461,3196r2548,-2557l4172557,r3619,l4177712,639r2560,2557l4180915,4740r,3616l4180272,9900r-2560,2557l4176176,13096xem4202382,13096r-3608,l4197227,12457r-2560,-2557l4194024,8356r,-3616l4194667,3196r2560,-2557l4198774,r3608,l4203930,639r2560,2557l4207121,4740r,3616l4206490,9900r-2560,2557l4202382,13096xem4228600,13096r-3620,l4223444,12457r-2560,-2557l4220241,8356r,-3616l4220884,3196r2560,-2557l4224980,r3620,l4230147,639r2548,2557l4233338,4740r,3616l4232695,9900r-2548,2557l4228600,13096xem4254817,13096r-3619,l4249650,12457r-2560,-2557l4246459,8356r,-3616l4247090,3196r2560,-2557l4251198,r3619,l4256353,639r2560,2557l4259556,4740r,3616l4258913,9900r-2560,2557l4254817,13096xem4281023,13096r-3620,l4275867,12457r-2559,-2557l4272665,8356r,-3616l4273308,3196r2559,-2557l4277403,r3620,l4282571,639r2559,2557l4285761,4740r,3616l4285130,9900r-2559,2557l4281023,13096xem4307240,13096r-3619,l4302073,12457r-2548,-2557l4298882,8356r,-3616l4299525,3196r2548,-2557l4303621,r3619,l4308776,639r2560,2557l4311979,4740r,3616l4311336,9900r-2560,2557l4307240,13096xem4333446,13096r-3608,l4328291,12457r-2560,-2557l4325088,8356r,-3616l4325731,3196r2560,-2557l4329838,r3608,l4334994,639r2560,2557l4338185,4740r,3616l4337554,9900r-2560,2557l4333446,13096xem4359664,13096r-3620,l4354496,12457r-2548,-2557l4351305,8356r,-3616l4351948,3196r2548,-2557l4356044,r3620,l4361211,639r2548,2557l4364402,4740r,3616l4363759,9900r-2548,2557l4359664,13096xem4385869,13096r-3607,l4380714,12457r-2560,-2557l4377523,8356r,-3616l4378154,3196r2560,-2557l4382262,r3607,l4387417,639r2560,2557l4390620,4740r,3616l4389977,9900r-2560,2557l4385869,13096xem4412087,13096r-3620,l4406931,12457r-2559,-2557l4403729,8356r,-3616l4404372,3196r2559,-2557l4408467,r3620,l4413635,639r2559,2557l4416825,4740r,3616l4416194,9900r-2559,2557l4412087,13096xem4438304,13096r-3619,l4433137,12457r-2560,-2557l4429946,8356r,-3616l4430577,3196r2560,-2557l4434685,r3619,l4439840,639r2560,2557l4443043,4740r,3616l4442400,9900r-2560,2557l4438304,13096xem4464510,13096r-3608,l4459355,12457r-2560,-2557l4456152,8356r,-3616l4456795,3196r2560,-2557l4460902,r3608,l4466058,639r2560,2557l4469249,4740r,3616l4468618,9900r-2560,2557l4464510,13096xem4490728,13096r-3620,l4485560,12457r-2548,-2557l4482369,8356r,-3616l4483012,3196r2548,-2557l4487108,r3620,l4492263,639r2560,2557l4495466,4740r,3616l4494823,9900r-2560,2557l4490728,13096xem4516933,13096r-3607,l4511778,12457r-2560,-2557l4508587,8356r,-3616l4509218,3196r2560,-2557l4513326,r3607,l4518481,639r2560,2557l4521684,4740r,3616l4521041,9900r-2560,2557l4516933,13096xem4543151,13096r-3620,l4537995,12457r-2559,-2557l4534793,8356r,-3616l4535436,3196r2559,-2557l4539531,r3620,l4544699,639r2548,2557l4547889,4740r,3616l4547247,9900r-2548,2557l4543151,13096xem4569368,13096r-3619,l4564201,12457r-2560,-2557l4561010,8356r,-3616l4561641,3196r2560,-2557l4565749,r3619,l4570904,639r2560,2557l4574107,4740r,3616l4573464,9900r-2560,2557l4569368,13096xem4595574,13096r-3619,l4590419,12457r-2560,-2557l4587216,8356r,-3616l4587859,3196r2560,-2557l4591955,r3619,l4597122,639r2560,2557l4600313,4740r,3616l4599682,9900r-2560,2557l4595574,13096xem4621792,13096r-3620,l4616624,12457r-2548,-2557l4613433,8356r,-3616l4614076,3196r2548,-2557l4618172,r3620,l4623327,639r2560,2557l4626530,4740r,3616l4625887,9900r-2560,2557l4621792,13096xem4647997,13096r-3607,l4642842,12457r-2560,-2557l4639639,8356r,-3616l4640282,3196r2560,-2557l4644390,r3607,l4649545,639r2560,2557l4652736,4740r,3616l4652105,9900r-2560,2557l4647997,13096xem4674215,13096r-3620,l4669059,12457r-2559,-2557l4665857,8356r,-3616l4666500,3196r2559,-2557l4670595,r3620,l4675763,639r2548,2557l4678953,4740r,3616l4678311,9900r-2548,2557l4674215,13096xem4700432,13096r-3619,l4695265,12457r-2560,-2557l4692074,8356r,-3616l4692705,3196r2560,-2557l4696813,r3619,l4701968,639r2560,2557l4705171,4740r,3616l4704528,9900r-2560,2557l4700432,13096xem4726638,13096r-3619,l4721483,12457r-2560,-2557l4718280,8356r,-3616l4718923,3196r2560,-2557l4723019,r3619,l4728186,639r2560,2557l4731377,4740r,3616l4730746,9900r-2560,2557l4726638,13096xem4752856,13096r-3620,l4747688,12457r-2548,-2557l4744497,8356r,-3616l4745140,3196r2548,-2557l4749236,r3620,l4754391,639r2560,2557l4757594,4740r,3616l4756951,9900r-2560,2557l4752856,13096xem4779061,13096r-3607,l4773906,12457r-2560,-2557l4770703,8356r,-3616l4771346,3196r2560,-2557l4775454,r3607,l4780609,639r2560,2557l4783800,4740r,3616l4783169,9900r-2560,2557l4779061,13096xem4805279,13096r-3620,l4800123,12457r-2559,-2557l4796921,8356r,-3616l4797564,3196r2559,-2557l4801659,r3620,l4806827,639r2548,2557l4810017,4740r,3616l4809375,9900r-2548,2557l4805279,13096xem4831496,13096r-3619,l4826329,12457r-2560,-2557l4823138,8356r,-3616l4823769,3196r2560,-2557l4827877,r3619,l4833032,639r2560,2557l4836235,4740r,3616l4835592,9900r-2560,2557l4831496,13096xem4857702,13096r-3619,l4852547,12457r-2560,-2557l4849344,8356r,-3616l4849987,3196r2560,-2557l4854083,r3619,l4859250,639r2548,2557l4862441,4740r,3616l4861798,9900r-2548,2557l4857702,13096xem4883920,13096r-3620,l4878752,12457r-2548,-2557l4875561,8356r,-3616l4876204,3196r2548,-2557l4880300,r3620,l4885455,639r2560,2557l4888658,4740r,3616l4888015,9900r-2560,2557l4883920,13096xem4910125,13096r-3607,l4904970,12457r-2560,-2557l4901767,8356r,-3616l4902410,3196r2560,-2557l4906518,r3607,l4911673,639r2560,2557l4914864,4740r,3616l4914233,9900r-2560,2557l4910125,13096xem4936343,13096r-3620,l4931175,12457r-2547,-2557l4927985,8356r,-3616l4928628,3196r2547,-2557l4932723,r3620,l4937891,639r2548,2557l4941081,4740r,3616l4940439,9900r-2548,2557l4936343,13096xem4962548,13096r-3607,l4957393,12457r-2560,-2557l4954202,8356r,-3616l4954833,3196r2560,-2557l4958941,r3607,l4964096,639r2560,2557l4967299,4740r,3616l4966656,9900r-2560,2557l4962548,13096xem4988766,13096r-3619,l4983611,12457r-2560,-2557l4980408,8356r,-3616l4981051,3196r2560,-2557l4985147,r3619,l4990314,639r2548,2557l4993505,4740r,3616l4992862,9900r-2548,2557l4988766,13096xem5014984,13096r-3620,l5009816,12457r-2560,-2557l5006625,8356r,-3616l5007256,3196r2560,-2557l5011364,r3620,l5016519,639r2560,2557l5019722,4740r,3616l5019079,9900r-2560,2557l5014984,13096xem5041189,13096r-3619,l5036034,12457r-2560,-2557l5032831,8356r,-3616l5033474,3196r2560,-2557l5037570,r3619,l5042737,639r2560,2557l5045928,4740r,3616l5045297,9900r-2560,2557l5041189,13096xem5067407,13096r-3620,l5062239,12457r-2547,-2557l5059049,8356r,-3616l5059692,3196r2547,-2557l5063787,r3620,l5068943,639r2560,2557l5072145,4740r,3616l5071503,9900r-2560,2557l5067407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1" w:history="1">
            <w:r w:rsidR="006671D6">
              <w:rPr>
                <w:color w:val="4A3A3C"/>
              </w:rPr>
              <w:t>架構總</w:t>
            </w:r>
            <w:r w:rsidR="006671D6">
              <w:rPr>
                <w:color w:val="4A3A3C"/>
                <w:spacing w:val="-10"/>
              </w:rPr>
              <w:t>覽</w:t>
            </w:r>
            <w:r w:rsidR="006671D6">
              <w:rPr>
                <w:rFonts w:ascii="Times New Roman" w:eastAsia="Times New Roman"/>
                <w:color w:val="4A3A3C"/>
              </w:rPr>
              <w:tab/>
            </w:r>
            <w:r w:rsidR="006671D6">
              <w:rPr>
                <w:b/>
                <w:color w:val="C70F2E"/>
                <w:spacing w:val="-10"/>
              </w:rPr>
              <w:t>5</w:t>
            </w:r>
          </w:hyperlink>
        </w:p>
        <w:p w14:paraId="2FAF2F72" w14:textId="77777777" w:rsidR="006671D6" w:rsidRDefault="00000000" w:rsidP="008A2518">
          <w:pPr>
            <w:pStyle w:val="20"/>
            <w:numPr>
              <w:ilvl w:val="0"/>
              <w:numId w:val="6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57408" behindDoc="1" locked="0" layoutInCell="1" allowOverlap="1" wp14:anchorId="6EEF56CD" wp14:editId="6EE1E9DC">
                    <wp:simplePos x="0" y="0"/>
                    <wp:positionH relativeFrom="page">
                      <wp:posOffset>1435894</wp:posOffset>
                    </wp:positionH>
                    <wp:positionV relativeFrom="paragraph">
                      <wp:posOffset>144014</wp:posOffset>
                    </wp:positionV>
                    <wp:extent cx="5200015" cy="13335"/>
                    <wp:effectExtent l="0" t="0" r="0" b="0"/>
                    <wp:wrapNone/>
                    <wp:docPr id="20" name="Graphic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00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00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4550" y="13096"/>
                                  </a:moveTo>
                                  <a:lnTo>
                                    <a:pt x="30933" y="13096"/>
                                  </a:lnTo>
                                  <a:lnTo>
                                    <a:pt x="29390" y="12457"/>
                                  </a:lnTo>
                                  <a:lnTo>
                                    <a:pt x="26833" y="9900"/>
                                  </a:lnTo>
                                  <a:lnTo>
                                    <a:pt x="26193" y="8356"/>
                                  </a:lnTo>
                                  <a:lnTo>
                                    <a:pt x="26193" y="4740"/>
                                  </a:lnTo>
                                  <a:lnTo>
                                    <a:pt x="26833" y="3196"/>
                                  </a:lnTo>
                                  <a:lnTo>
                                    <a:pt x="29390" y="639"/>
                                  </a:lnTo>
                                  <a:lnTo>
                                    <a:pt x="30933" y="0"/>
                                  </a:lnTo>
                                  <a:lnTo>
                                    <a:pt x="34550" y="0"/>
                                  </a:lnTo>
                                  <a:lnTo>
                                    <a:pt x="36094" y="639"/>
                                  </a:lnTo>
                                  <a:lnTo>
                                    <a:pt x="38651" y="3196"/>
                                  </a:lnTo>
                                  <a:lnTo>
                                    <a:pt x="39290" y="4740"/>
                                  </a:lnTo>
                                  <a:lnTo>
                                    <a:pt x="39290" y="8356"/>
                                  </a:lnTo>
                                  <a:lnTo>
                                    <a:pt x="38651" y="9900"/>
                                  </a:lnTo>
                                  <a:lnTo>
                                    <a:pt x="36094" y="12457"/>
                                  </a:lnTo>
                                  <a:lnTo>
                                    <a:pt x="3455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60744" y="13096"/>
                                  </a:moveTo>
                                  <a:lnTo>
                                    <a:pt x="57127" y="13096"/>
                                  </a:lnTo>
                                  <a:lnTo>
                                    <a:pt x="55584" y="12457"/>
                                  </a:lnTo>
                                  <a:lnTo>
                                    <a:pt x="53027" y="9900"/>
                                  </a:lnTo>
                                  <a:lnTo>
                                    <a:pt x="52387" y="8356"/>
                                  </a:lnTo>
                                  <a:lnTo>
                                    <a:pt x="52387" y="4740"/>
                                  </a:lnTo>
                                  <a:lnTo>
                                    <a:pt x="53027" y="3196"/>
                                  </a:lnTo>
                                  <a:lnTo>
                                    <a:pt x="55584" y="639"/>
                                  </a:lnTo>
                                  <a:lnTo>
                                    <a:pt x="57127" y="0"/>
                                  </a:lnTo>
                                  <a:lnTo>
                                    <a:pt x="60744" y="0"/>
                                  </a:lnTo>
                                  <a:lnTo>
                                    <a:pt x="62287" y="639"/>
                                  </a:lnTo>
                                  <a:lnTo>
                                    <a:pt x="64845" y="3196"/>
                                  </a:lnTo>
                                  <a:lnTo>
                                    <a:pt x="65484" y="4740"/>
                                  </a:lnTo>
                                  <a:lnTo>
                                    <a:pt x="65484" y="8356"/>
                                  </a:lnTo>
                                  <a:lnTo>
                                    <a:pt x="64845" y="9900"/>
                                  </a:lnTo>
                                  <a:lnTo>
                                    <a:pt x="62287" y="12457"/>
                                  </a:lnTo>
                                  <a:lnTo>
                                    <a:pt x="6074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86938" y="13096"/>
                                  </a:moveTo>
                                  <a:lnTo>
                                    <a:pt x="83321" y="13096"/>
                                  </a:lnTo>
                                  <a:lnTo>
                                    <a:pt x="81778" y="12457"/>
                                  </a:lnTo>
                                  <a:lnTo>
                                    <a:pt x="79220" y="9900"/>
                                  </a:lnTo>
                                  <a:lnTo>
                                    <a:pt x="78581" y="8356"/>
                                  </a:lnTo>
                                  <a:lnTo>
                                    <a:pt x="78581" y="4740"/>
                                  </a:lnTo>
                                  <a:lnTo>
                                    <a:pt x="79220" y="3196"/>
                                  </a:lnTo>
                                  <a:lnTo>
                                    <a:pt x="81778" y="639"/>
                                  </a:lnTo>
                                  <a:lnTo>
                                    <a:pt x="83321" y="0"/>
                                  </a:lnTo>
                                  <a:lnTo>
                                    <a:pt x="86938" y="0"/>
                                  </a:lnTo>
                                  <a:lnTo>
                                    <a:pt x="88481" y="639"/>
                                  </a:lnTo>
                                  <a:lnTo>
                                    <a:pt x="91039" y="3196"/>
                                  </a:lnTo>
                                  <a:lnTo>
                                    <a:pt x="91678" y="4740"/>
                                  </a:lnTo>
                                  <a:lnTo>
                                    <a:pt x="91678" y="8356"/>
                                  </a:lnTo>
                                  <a:lnTo>
                                    <a:pt x="91039" y="9900"/>
                                  </a:lnTo>
                                  <a:lnTo>
                                    <a:pt x="88481" y="12457"/>
                                  </a:lnTo>
                                  <a:lnTo>
                                    <a:pt x="8693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13132" y="13096"/>
                                  </a:moveTo>
                                  <a:lnTo>
                                    <a:pt x="109515" y="13096"/>
                                  </a:lnTo>
                                  <a:lnTo>
                                    <a:pt x="107972" y="12457"/>
                                  </a:lnTo>
                                  <a:lnTo>
                                    <a:pt x="105414" y="9900"/>
                                  </a:lnTo>
                                  <a:lnTo>
                                    <a:pt x="104775" y="8356"/>
                                  </a:lnTo>
                                  <a:lnTo>
                                    <a:pt x="104775" y="4740"/>
                                  </a:lnTo>
                                  <a:lnTo>
                                    <a:pt x="105414" y="3196"/>
                                  </a:lnTo>
                                  <a:lnTo>
                                    <a:pt x="107972" y="639"/>
                                  </a:lnTo>
                                  <a:lnTo>
                                    <a:pt x="109515" y="0"/>
                                  </a:lnTo>
                                  <a:lnTo>
                                    <a:pt x="113132" y="0"/>
                                  </a:lnTo>
                                  <a:lnTo>
                                    <a:pt x="114675" y="639"/>
                                  </a:lnTo>
                                  <a:lnTo>
                                    <a:pt x="117232" y="3196"/>
                                  </a:lnTo>
                                  <a:lnTo>
                                    <a:pt x="117872" y="4740"/>
                                  </a:lnTo>
                                  <a:lnTo>
                                    <a:pt x="117872" y="8356"/>
                                  </a:lnTo>
                                  <a:lnTo>
                                    <a:pt x="117232" y="9900"/>
                                  </a:lnTo>
                                  <a:lnTo>
                                    <a:pt x="114675" y="12457"/>
                                  </a:lnTo>
                                  <a:lnTo>
                                    <a:pt x="11313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39325" y="13096"/>
                                  </a:moveTo>
                                  <a:lnTo>
                                    <a:pt x="135709" y="13096"/>
                                  </a:lnTo>
                                  <a:lnTo>
                                    <a:pt x="134165" y="12457"/>
                                  </a:lnTo>
                                  <a:lnTo>
                                    <a:pt x="131608" y="9900"/>
                                  </a:lnTo>
                                  <a:lnTo>
                                    <a:pt x="130968" y="8356"/>
                                  </a:lnTo>
                                  <a:lnTo>
                                    <a:pt x="130968" y="4740"/>
                                  </a:lnTo>
                                  <a:lnTo>
                                    <a:pt x="131608" y="3196"/>
                                  </a:lnTo>
                                  <a:lnTo>
                                    <a:pt x="134165" y="639"/>
                                  </a:lnTo>
                                  <a:lnTo>
                                    <a:pt x="135709" y="0"/>
                                  </a:lnTo>
                                  <a:lnTo>
                                    <a:pt x="139325" y="0"/>
                                  </a:lnTo>
                                  <a:lnTo>
                                    <a:pt x="140869" y="639"/>
                                  </a:lnTo>
                                  <a:lnTo>
                                    <a:pt x="143427" y="3196"/>
                                  </a:lnTo>
                                  <a:lnTo>
                                    <a:pt x="144065" y="4740"/>
                                  </a:lnTo>
                                  <a:lnTo>
                                    <a:pt x="144065" y="8356"/>
                                  </a:lnTo>
                                  <a:lnTo>
                                    <a:pt x="143427" y="9900"/>
                                  </a:lnTo>
                                  <a:lnTo>
                                    <a:pt x="140869" y="12457"/>
                                  </a:lnTo>
                                  <a:lnTo>
                                    <a:pt x="13932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65519" y="13096"/>
                                  </a:moveTo>
                                  <a:lnTo>
                                    <a:pt x="161903" y="13096"/>
                                  </a:lnTo>
                                  <a:lnTo>
                                    <a:pt x="160359" y="12457"/>
                                  </a:lnTo>
                                  <a:lnTo>
                                    <a:pt x="157803" y="9900"/>
                                  </a:lnTo>
                                  <a:lnTo>
                                    <a:pt x="157163" y="8356"/>
                                  </a:lnTo>
                                  <a:lnTo>
                                    <a:pt x="157163" y="4740"/>
                                  </a:lnTo>
                                  <a:lnTo>
                                    <a:pt x="157803" y="3196"/>
                                  </a:lnTo>
                                  <a:lnTo>
                                    <a:pt x="160359" y="639"/>
                                  </a:lnTo>
                                  <a:lnTo>
                                    <a:pt x="161903" y="0"/>
                                  </a:lnTo>
                                  <a:lnTo>
                                    <a:pt x="165519" y="0"/>
                                  </a:lnTo>
                                  <a:lnTo>
                                    <a:pt x="167063" y="639"/>
                                  </a:lnTo>
                                  <a:lnTo>
                                    <a:pt x="169621" y="3196"/>
                                  </a:lnTo>
                                  <a:lnTo>
                                    <a:pt x="170260" y="4740"/>
                                  </a:lnTo>
                                  <a:lnTo>
                                    <a:pt x="170260" y="8356"/>
                                  </a:lnTo>
                                  <a:lnTo>
                                    <a:pt x="169621" y="9900"/>
                                  </a:lnTo>
                                  <a:lnTo>
                                    <a:pt x="167063" y="12457"/>
                                  </a:lnTo>
                                  <a:lnTo>
                                    <a:pt x="16551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91713" y="13096"/>
                                  </a:moveTo>
                                  <a:lnTo>
                                    <a:pt x="188097" y="13096"/>
                                  </a:lnTo>
                                  <a:lnTo>
                                    <a:pt x="186554" y="12457"/>
                                  </a:lnTo>
                                  <a:lnTo>
                                    <a:pt x="183996" y="9900"/>
                                  </a:lnTo>
                                  <a:lnTo>
                                    <a:pt x="183357" y="8356"/>
                                  </a:lnTo>
                                  <a:lnTo>
                                    <a:pt x="183357" y="4740"/>
                                  </a:lnTo>
                                  <a:lnTo>
                                    <a:pt x="183996" y="3196"/>
                                  </a:lnTo>
                                  <a:lnTo>
                                    <a:pt x="186554" y="639"/>
                                  </a:lnTo>
                                  <a:lnTo>
                                    <a:pt x="188097" y="0"/>
                                  </a:lnTo>
                                  <a:lnTo>
                                    <a:pt x="191713" y="0"/>
                                  </a:lnTo>
                                  <a:lnTo>
                                    <a:pt x="193257" y="639"/>
                                  </a:lnTo>
                                  <a:lnTo>
                                    <a:pt x="195814" y="3196"/>
                                  </a:lnTo>
                                  <a:lnTo>
                                    <a:pt x="196454" y="4740"/>
                                  </a:lnTo>
                                  <a:lnTo>
                                    <a:pt x="196454" y="8356"/>
                                  </a:lnTo>
                                  <a:lnTo>
                                    <a:pt x="195814" y="9900"/>
                                  </a:lnTo>
                                  <a:lnTo>
                                    <a:pt x="193257" y="12457"/>
                                  </a:lnTo>
                                  <a:lnTo>
                                    <a:pt x="19171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17908" y="13096"/>
                                  </a:moveTo>
                                  <a:lnTo>
                                    <a:pt x="214291" y="13096"/>
                                  </a:lnTo>
                                  <a:lnTo>
                                    <a:pt x="212748" y="12457"/>
                                  </a:lnTo>
                                  <a:lnTo>
                                    <a:pt x="210190" y="9900"/>
                                  </a:lnTo>
                                  <a:lnTo>
                                    <a:pt x="209551" y="8356"/>
                                  </a:lnTo>
                                  <a:lnTo>
                                    <a:pt x="209551" y="4740"/>
                                  </a:lnTo>
                                  <a:lnTo>
                                    <a:pt x="210190" y="3196"/>
                                  </a:lnTo>
                                  <a:lnTo>
                                    <a:pt x="212748" y="639"/>
                                  </a:lnTo>
                                  <a:lnTo>
                                    <a:pt x="214291" y="0"/>
                                  </a:lnTo>
                                  <a:lnTo>
                                    <a:pt x="217908" y="0"/>
                                  </a:lnTo>
                                  <a:lnTo>
                                    <a:pt x="219451" y="639"/>
                                  </a:lnTo>
                                  <a:lnTo>
                                    <a:pt x="222008" y="3196"/>
                                  </a:lnTo>
                                  <a:lnTo>
                                    <a:pt x="222648" y="4740"/>
                                  </a:lnTo>
                                  <a:lnTo>
                                    <a:pt x="222648" y="8356"/>
                                  </a:lnTo>
                                  <a:lnTo>
                                    <a:pt x="222008" y="9900"/>
                                  </a:lnTo>
                                  <a:lnTo>
                                    <a:pt x="219451" y="12457"/>
                                  </a:lnTo>
                                  <a:lnTo>
                                    <a:pt x="21790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44101" y="13096"/>
                                  </a:moveTo>
                                  <a:lnTo>
                                    <a:pt x="240484" y="13096"/>
                                  </a:lnTo>
                                  <a:lnTo>
                                    <a:pt x="238941" y="12457"/>
                                  </a:lnTo>
                                  <a:lnTo>
                                    <a:pt x="236384" y="9900"/>
                                  </a:lnTo>
                                  <a:lnTo>
                                    <a:pt x="235744" y="8356"/>
                                  </a:lnTo>
                                  <a:lnTo>
                                    <a:pt x="235744" y="4740"/>
                                  </a:lnTo>
                                  <a:lnTo>
                                    <a:pt x="236384" y="3196"/>
                                  </a:lnTo>
                                  <a:lnTo>
                                    <a:pt x="238941" y="639"/>
                                  </a:lnTo>
                                  <a:lnTo>
                                    <a:pt x="240484" y="0"/>
                                  </a:lnTo>
                                  <a:lnTo>
                                    <a:pt x="244101" y="0"/>
                                  </a:lnTo>
                                  <a:lnTo>
                                    <a:pt x="245644" y="639"/>
                                  </a:lnTo>
                                  <a:lnTo>
                                    <a:pt x="248202" y="3196"/>
                                  </a:lnTo>
                                  <a:lnTo>
                                    <a:pt x="248841" y="4740"/>
                                  </a:lnTo>
                                  <a:lnTo>
                                    <a:pt x="248841" y="8356"/>
                                  </a:lnTo>
                                  <a:lnTo>
                                    <a:pt x="248202" y="9900"/>
                                  </a:lnTo>
                                  <a:lnTo>
                                    <a:pt x="245644" y="12457"/>
                                  </a:lnTo>
                                  <a:lnTo>
                                    <a:pt x="24410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70295" y="13096"/>
                                  </a:moveTo>
                                  <a:lnTo>
                                    <a:pt x="266678" y="13096"/>
                                  </a:lnTo>
                                  <a:lnTo>
                                    <a:pt x="265135" y="12457"/>
                                  </a:lnTo>
                                  <a:lnTo>
                                    <a:pt x="262578" y="9900"/>
                                  </a:lnTo>
                                  <a:lnTo>
                                    <a:pt x="261938" y="8356"/>
                                  </a:lnTo>
                                  <a:lnTo>
                                    <a:pt x="261938" y="4740"/>
                                  </a:lnTo>
                                  <a:lnTo>
                                    <a:pt x="262578" y="3196"/>
                                  </a:lnTo>
                                  <a:lnTo>
                                    <a:pt x="265135" y="639"/>
                                  </a:lnTo>
                                  <a:lnTo>
                                    <a:pt x="266678" y="0"/>
                                  </a:lnTo>
                                  <a:lnTo>
                                    <a:pt x="270295" y="0"/>
                                  </a:lnTo>
                                  <a:lnTo>
                                    <a:pt x="271838" y="639"/>
                                  </a:lnTo>
                                  <a:lnTo>
                                    <a:pt x="274396" y="3196"/>
                                  </a:lnTo>
                                  <a:lnTo>
                                    <a:pt x="275035" y="4740"/>
                                  </a:lnTo>
                                  <a:lnTo>
                                    <a:pt x="275035" y="8356"/>
                                  </a:lnTo>
                                  <a:lnTo>
                                    <a:pt x="274396" y="9900"/>
                                  </a:lnTo>
                                  <a:lnTo>
                                    <a:pt x="271838" y="12457"/>
                                  </a:lnTo>
                                  <a:lnTo>
                                    <a:pt x="27029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96489" y="13096"/>
                                  </a:moveTo>
                                  <a:lnTo>
                                    <a:pt x="292872" y="13096"/>
                                  </a:lnTo>
                                  <a:lnTo>
                                    <a:pt x="291329" y="12457"/>
                                  </a:lnTo>
                                  <a:lnTo>
                                    <a:pt x="288771" y="9900"/>
                                  </a:lnTo>
                                  <a:lnTo>
                                    <a:pt x="288132" y="8356"/>
                                  </a:lnTo>
                                  <a:lnTo>
                                    <a:pt x="288132" y="4740"/>
                                  </a:lnTo>
                                  <a:lnTo>
                                    <a:pt x="288771" y="3196"/>
                                  </a:lnTo>
                                  <a:lnTo>
                                    <a:pt x="291329" y="639"/>
                                  </a:lnTo>
                                  <a:lnTo>
                                    <a:pt x="292872" y="0"/>
                                  </a:lnTo>
                                  <a:lnTo>
                                    <a:pt x="296489" y="0"/>
                                  </a:lnTo>
                                  <a:lnTo>
                                    <a:pt x="298032" y="639"/>
                                  </a:lnTo>
                                  <a:lnTo>
                                    <a:pt x="300589" y="3196"/>
                                  </a:lnTo>
                                  <a:lnTo>
                                    <a:pt x="301229" y="4740"/>
                                  </a:lnTo>
                                  <a:lnTo>
                                    <a:pt x="301229" y="8356"/>
                                  </a:lnTo>
                                  <a:lnTo>
                                    <a:pt x="300589" y="9900"/>
                                  </a:lnTo>
                                  <a:lnTo>
                                    <a:pt x="298032" y="12457"/>
                                  </a:lnTo>
                                  <a:lnTo>
                                    <a:pt x="29648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22683" y="13096"/>
                                  </a:moveTo>
                                  <a:lnTo>
                                    <a:pt x="319066" y="13096"/>
                                  </a:lnTo>
                                  <a:lnTo>
                                    <a:pt x="317523" y="12457"/>
                                  </a:lnTo>
                                  <a:lnTo>
                                    <a:pt x="314965" y="9900"/>
                                  </a:lnTo>
                                  <a:lnTo>
                                    <a:pt x="314326" y="8356"/>
                                  </a:lnTo>
                                  <a:lnTo>
                                    <a:pt x="314326" y="4740"/>
                                  </a:lnTo>
                                  <a:lnTo>
                                    <a:pt x="314965" y="3196"/>
                                  </a:lnTo>
                                  <a:lnTo>
                                    <a:pt x="317523" y="639"/>
                                  </a:lnTo>
                                  <a:lnTo>
                                    <a:pt x="319066" y="0"/>
                                  </a:lnTo>
                                  <a:lnTo>
                                    <a:pt x="322683" y="0"/>
                                  </a:lnTo>
                                  <a:lnTo>
                                    <a:pt x="324226" y="639"/>
                                  </a:lnTo>
                                  <a:lnTo>
                                    <a:pt x="326783" y="3196"/>
                                  </a:lnTo>
                                  <a:lnTo>
                                    <a:pt x="327423" y="4740"/>
                                  </a:lnTo>
                                  <a:lnTo>
                                    <a:pt x="327423" y="8356"/>
                                  </a:lnTo>
                                  <a:lnTo>
                                    <a:pt x="326783" y="9900"/>
                                  </a:lnTo>
                                  <a:lnTo>
                                    <a:pt x="324226" y="12457"/>
                                  </a:lnTo>
                                  <a:lnTo>
                                    <a:pt x="32268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48876" y="13096"/>
                                  </a:moveTo>
                                  <a:lnTo>
                                    <a:pt x="345261" y="13096"/>
                                  </a:lnTo>
                                  <a:lnTo>
                                    <a:pt x="343716" y="12457"/>
                                  </a:lnTo>
                                  <a:lnTo>
                                    <a:pt x="341159" y="9900"/>
                                  </a:lnTo>
                                  <a:lnTo>
                                    <a:pt x="340519" y="8356"/>
                                  </a:lnTo>
                                  <a:lnTo>
                                    <a:pt x="340519" y="4740"/>
                                  </a:lnTo>
                                  <a:lnTo>
                                    <a:pt x="341159" y="3196"/>
                                  </a:lnTo>
                                  <a:lnTo>
                                    <a:pt x="343716" y="639"/>
                                  </a:lnTo>
                                  <a:lnTo>
                                    <a:pt x="345261" y="0"/>
                                  </a:lnTo>
                                  <a:lnTo>
                                    <a:pt x="348876" y="0"/>
                                  </a:lnTo>
                                  <a:lnTo>
                                    <a:pt x="350419" y="639"/>
                                  </a:lnTo>
                                  <a:lnTo>
                                    <a:pt x="352977" y="3196"/>
                                  </a:lnTo>
                                  <a:lnTo>
                                    <a:pt x="353616" y="4740"/>
                                  </a:lnTo>
                                  <a:lnTo>
                                    <a:pt x="353616" y="8356"/>
                                  </a:lnTo>
                                  <a:lnTo>
                                    <a:pt x="352977" y="9900"/>
                                  </a:lnTo>
                                  <a:lnTo>
                                    <a:pt x="350419" y="12457"/>
                                  </a:lnTo>
                                  <a:lnTo>
                                    <a:pt x="34887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75070" y="13096"/>
                                  </a:moveTo>
                                  <a:lnTo>
                                    <a:pt x="371454" y="13096"/>
                                  </a:lnTo>
                                  <a:lnTo>
                                    <a:pt x="369910" y="12457"/>
                                  </a:lnTo>
                                  <a:lnTo>
                                    <a:pt x="367353" y="9900"/>
                                  </a:lnTo>
                                  <a:lnTo>
                                    <a:pt x="366713" y="8356"/>
                                  </a:lnTo>
                                  <a:lnTo>
                                    <a:pt x="366713" y="4740"/>
                                  </a:lnTo>
                                  <a:lnTo>
                                    <a:pt x="367353" y="3196"/>
                                  </a:lnTo>
                                  <a:lnTo>
                                    <a:pt x="369910" y="639"/>
                                  </a:lnTo>
                                  <a:lnTo>
                                    <a:pt x="371454" y="0"/>
                                  </a:lnTo>
                                  <a:lnTo>
                                    <a:pt x="375070" y="0"/>
                                  </a:lnTo>
                                  <a:lnTo>
                                    <a:pt x="376614" y="639"/>
                                  </a:lnTo>
                                  <a:lnTo>
                                    <a:pt x="379171" y="3196"/>
                                  </a:lnTo>
                                  <a:lnTo>
                                    <a:pt x="379810" y="4740"/>
                                  </a:lnTo>
                                  <a:lnTo>
                                    <a:pt x="379810" y="8356"/>
                                  </a:lnTo>
                                  <a:lnTo>
                                    <a:pt x="379171" y="9900"/>
                                  </a:lnTo>
                                  <a:lnTo>
                                    <a:pt x="376614" y="12457"/>
                                  </a:lnTo>
                                  <a:lnTo>
                                    <a:pt x="37507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01264" y="13096"/>
                                  </a:moveTo>
                                  <a:lnTo>
                                    <a:pt x="397648" y="13096"/>
                                  </a:lnTo>
                                  <a:lnTo>
                                    <a:pt x="396104" y="12457"/>
                                  </a:lnTo>
                                  <a:lnTo>
                                    <a:pt x="393546" y="9900"/>
                                  </a:lnTo>
                                  <a:lnTo>
                                    <a:pt x="392907" y="8356"/>
                                  </a:lnTo>
                                  <a:lnTo>
                                    <a:pt x="392907" y="4740"/>
                                  </a:lnTo>
                                  <a:lnTo>
                                    <a:pt x="393546" y="3196"/>
                                  </a:lnTo>
                                  <a:lnTo>
                                    <a:pt x="396104" y="639"/>
                                  </a:lnTo>
                                  <a:lnTo>
                                    <a:pt x="397648" y="0"/>
                                  </a:lnTo>
                                  <a:lnTo>
                                    <a:pt x="401264" y="0"/>
                                  </a:lnTo>
                                  <a:lnTo>
                                    <a:pt x="402808" y="639"/>
                                  </a:lnTo>
                                  <a:lnTo>
                                    <a:pt x="405366" y="3196"/>
                                  </a:lnTo>
                                  <a:lnTo>
                                    <a:pt x="406004" y="4740"/>
                                  </a:lnTo>
                                  <a:lnTo>
                                    <a:pt x="406004" y="8356"/>
                                  </a:lnTo>
                                  <a:lnTo>
                                    <a:pt x="405366" y="9900"/>
                                  </a:lnTo>
                                  <a:lnTo>
                                    <a:pt x="402808" y="12457"/>
                                  </a:lnTo>
                                  <a:lnTo>
                                    <a:pt x="40126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27458" y="13096"/>
                                  </a:moveTo>
                                  <a:lnTo>
                                    <a:pt x="423842" y="13096"/>
                                  </a:lnTo>
                                  <a:lnTo>
                                    <a:pt x="422298" y="12457"/>
                                  </a:lnTo>
                                  <a:lnTo>
                                    <a:pt x="419741" y="9900"/>
                                  </a:lnTo>
                                  <a:lnTo>
                                    <a:pt x="419102" y="8356"/>
                                  </a:lnTo>
                                  <a:lnTo>
                                    <a:pt x="419102" y="4740"/>
                                  </a:lnTo>
                                  <a:lnTo>
                                    <a:pt x="419741" y="3196"/>
                                  </a:lnTo>
                                  <a:lnTo>
                                    <a:pt x="422298" y="639"/>
                                  </a:lnTo>
                                  <a:lnTo>
                                    <a:pt x="423842" y="0"/>
                                  </a:lnTo>
                                  <a:lnTo>
                                    <a:pt x="427458" y="0"/>
                                  </a:lnTo>
                                  <a:lnTo>
                                    <a:pt x="429002" y="639"/>
                                  </a:lnTo>
                                  <a:lnTo>
                                    <a:pt x="431559" y="3196"/>
                                  </a:lnTo>
                                  <a:lnTo>
                                    <a:pt x="432199" y="4740"/>
                                  </a:lnTo>
                                  <a:lnTo>
                                    <a:pt x="432199" y="8356"/>
                                  </a:lnTo>
                                  <a:lnTo>
                                    <a:pt x="431559" y="9900"/>
                                  </a:lnTo>
                                  <a:lnTo>
                                    <a:pt x="429002" y="12457"/>
                                  </a:lnTo>
                                  <a:lnTo>
                                    <a:pt x="42745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53651" y="13096"/>
                                  </a:moveTo>
                                  <a:lnTo>
                                    <a:pt x="450036" y="13096"/>
                                  </a:lnTo>
                                  <a:lnTo>
                                    <a:pt x="448492" y="12457"/>
                                  </a:lnTo>
                                  <a:lnTo>
                                    <a:pt x="445935" y="9900"/>
                                  </a:lnTo>
                                  <a:lnTo>
                                    <a:pt x="445296" y="8356"/>
                                  </a:lnTo>
                                  <a:lnTo>
                                    <a:pt x="445296" y="4740"/>
                                  </a:lnTo>
                                  <a:lnTo>
                                    <a:pt x="445935" y="3196"/>
                                  </a:lnTo>
                                  <a:lnTo>
                                    <a:pt x="448492" y="639"/>
                                  </a:lnTo>
                                  <a:lnTo>
                                    <a:pt x="450036" y="0"/>
                                  </a:lnTo>
                                  <a:lnTo>
                                    <a:pt x="453651" y="0"/>
                                  </a:lnTo>
                                  <a:lnTo>
                                    <a:pt x="455196" y="639"/>
                                  </a:lnTo>
                                  <a:lnTo>
                                    <a:pt x="457753" y="3196"/>
                                  </a:lnTo>
                                  <a:lnTo>
                                    <a:pt x="458393" y="4740"/>
                                  </a:lnTo>
                                  <a:lnTo>
                                    <a:pt x="458393" y="8356"/>
                                  </a:lnTo>
                                  <a:lnTo>
                                    <a:pt x="457753" y="9900"/>
                                  </a:lnTo>
                                  <a:lnTo>
                                    <a:pt x="455196" y="12457"/>
                                  </a:lnTo>
                                  <a:lnTo>
                                    <a:pt x="45365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79846" y="13096"/>
                                  </a:moveTo>
                                  <a:lnTo>
                                    <a:pt x="476229" y="13096"/>
                                  </a:lnTo>
                                  <a:lnTo>
                                    <a:pt x="474686" y="12457"/>
                                  </a:lnTo>
                                  <a:lnTo>
                                    <a:pt x="472129" y="9900"/>
                                  </a:lnTo>
                                  <a:lnTo>
                                    <a:pt x="471489" y="8356"/>
                                  </a:lnTo>
                                  <a:lnTo>
                                    <a:pt x="471489" y="4740"/>
                                  </a:lnTo>
                                  <a:lnTo>
                                    <a:pt x="472129" y="3196"/>
                                  </a:lnTo>
                                  <a:lnTo>
                                    <a:pt x="474686" y="639"/>
                                  </a:lnTo>
                                  <a:lnTo>
                                    <a:pt x="476229" y="0"/>
                                  </a:lnTo>
                                  <a:lnTo>
                                    <a:pt x="479846" y="0"/>
                                  </a:lnTo>
                                  <a:lnTo>
                                    <a:pt x="481389" y="639"/>
                                  </a:lnTo>
                                  <a:lnTo>
                                    <a:pt x="483947" y="3196"/>
                                  </a:lnTo>
                                  <a:lnTo>
                                    <a:pt x="484586" y="4740"/>
                                  </a:lnTo>
                                  <a:lnTo>
                                    <a:pt x="484586" y="8356"/>
                                  </a:lnTo>
                                  <a:lnTo>
                                    <a:pt x="483947" y="9900"/>
                                  </a:lnTo>
                                  <a:lnTo>
                                    <a:pt x="481389" y="12457"/>
                                  </a:lnTo>
                                  <a:lnTo>
                                    <a:pt x="47984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06040" y="13096"/>
                                  </a:moveTo>
                                  <a:lnTo>
                                    <a:pt x="502423" y="13096"/>
                                  </a:lnTo>
                                  <a:lnTo>
                                    <a:pt x="500880" y="12457"/>
                                  </a:lnTo>
                                  <a:lnTo>
                                    <a:pt x="498323" y="9900"/>
                                  </a:lnTo>
                                  <a:lnTo>
                                    <a:pt x="497683" y="8356"/>
                                  </a:lnTo>
                                  <a:lnTo>
                                    <a:pt x="497683" y="4740"/>
                                  </a:lnTo>
                                  <a:lnTo>
                                    <a:pt x="498323" y="3196"/>
                                  </a:lnTo>
                                  <a:lnTo>
                                    <a:pt x="500880" y="639"/>
                                  </a:lnTo>
                                  <a:lnTo>
                                    <a:pt x="502423" y="0"/>
                                  </a:lnTo>
                                  <a:lnTo>
                                    <a:pt x="506040" y="0"/>
                                  </a:lnTo>
                                  <a:lnTo>
                                    <a:pt x="507583" y="639"/>
                                  </a:lnTo>
                                  <a:lnTo>
                                    <a:pt x="510141" y="3196"/>
                                  </a:lnTo>
                                  <a:lnTo>
                                    <a:pt x="510780" y="4740"/>
                                  </a:lnTo>
                                  <a:lnTo>
                                    <a:pt x="510780" y="8356"/>
                                  </a:lnTo>
                                  <a:lnTo>
                                    <a:pt x="510141" y="9900"/>
                                  </a:lnTo>
                                  <a:lnTo>
                                    <a:pt x="507583" y="12457"/>
                                  </a:lnTo>
                                  <a:lnTo>
                                    <a:pt x="50604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32234" y="13096"/>
                                  </a:moveTo>
                                  <a:lnTo>
                                    <a:pt x="528617" y="13096"/>
                                  </a:lnTo>
                                  <a:lnTo>
                                    <a:pt x="527074" y="12457"/>
                                  </a:lnTo>
                                  <a:lnTo>
                                    <a:pt x="524516" y="9900"/>
                                  </a:lnTo>
                                  <a:lnTo>
                                    <a:pt x="523877" y="8356"/>
                                  </a:lnTo>
                                  <a:lnTo>
                                    <a:pt x="523877" y="4740"/>
                                  </a:lnTo>
                                  <a:lnTo>
                                    <a:pt x="524516" y="3196"/>
                                  </a:lnTo>
                                  <a:lnTo>
                                    <a:pt x="527074" y="639"/>
                                  </a:lnTo>
                                  <a:lnTo>
                                    <a:pt x="528617" y="0"/>
                                  </a:lnTo>
                                  <a:lnTo>
                                    <a:pt x="532234" y="0"/>
                                  </a:lnTo>
                                  <a:lnTo>
                                    <a:pt x="533777" y="639"/>
                                  </a:lnTo>
                                  <a:lnTo>
                                    <a:pt x="536334" y="3196"/>
                                  </a:lnTo>
                                  <a:lnTo>
                                    <a:pt x="536974" y="4740"/>
                                  </a:lnTo>
                                  <a:lnTo>
                                    <a:pt x="536974" y="8356"/>
                                  </a:lnTo>
                                  <a:lnTo>
                                    <a:pt x="536334" y="9900"/>
                                  </a:lnTo>
                                  <a:lnTo>
                                    <a:pt x="533777" y="12457"/>
                                  </a:lnTo>
                                  <a:lnTo>
                                    <a:pt x="53223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58428" y="13096"/>
                                  </a:moveTo>
                                  <a:lnTo>
                                    <a:pt x="554811" y="13096"/>
                                  </a:lnTo>
                                  <a:lnTo>
                                    <a:pt x="553267" y="12457"/>
                                  </a:lnTo>
                                  <a:lnTo>
                                    <a:pt x="550710" y="9900"/>
                                  </a:lnTo>
                                  <a:lnTo>
                                    <a:pt x="550071" y="8356"/>
                                  </a:lnTo>
                                  <a:lnTo>
                                    <a:pt x="550071" y="4740"/>
                                  </a:lnTo>
                                  <a:lnTo>
                                    <a:pt x="550710" y="3196"/>
                                  </a:lnTo>
                                  <a:lnTo>
                                    <a:pt x="553267" y="639"/>
                                  </a:lnTo>
                                  <a:lnTo>
                                    <a:pt x="554811" y="0"/>
                                  </a:lnTo>
                                  <a:lnTo>
                                    <a:pt x="558428" y="0"/>
                                  </a:lnTo>
                                  <a:lnTo>
                                    <a:pt x="559971" y="639"/>
                                  </a:lnTo>
                                  <a:lnTo>
                                    <a:pt x="562528" y="3196"/>
                                  </a:lnTo>
                                  <a:lnTo>
                                    <a:pt x="563168" y="4740"/>
                                  </a:lnTo>
                                  <a:lnTo>
                                    <a:pt x="563168" y="8356"/>
                                  </a:lnTo>
                                  <a:lnTo>
                                    <a:pt x="562528" y="9900"/>
                                  </a:lnTo>
                                  <a:lnTo>
                                    <a:pt x="559971" y="12457"/>
                                  </a:lnTo>
                                  <a:lnTo>
                                    <a:pt x="55842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84621" y="13096"/>
                                  </a:moveTo>
                                  <a:lnTo>
                                    <a:pt x="581004" y="13096"/>
                                  </a:lnTo>
                                  <a:lnTo>
                                    <a:pt x="579461" y="12457"/>
                                  </a:lnTo>
                                  <a:lnTo>
                                    <a:pt x="576904" y="9900"/>
                                  </a:lnTo>
                                  <a:lnTo>
                                    <a:pt x="576264" y="8356"/>
                                  </a:lnTo>
                                  <a:lnTo>
                                    <a:pt x="576264" y="4740"/>
                                  </a:lnTo>
                                  <a:lnTo>
                                    <a:pt x="576904" y="3196"/>
                                  </a:lnTo>
                                  <a:lnTo>
                                    <a:pt x="579461" y="639"/>
                                  </a:lnTo>
                                  <a:lnTo>
                                    <a:pt x="581004" y="0"/>
                                  </a:lnTo>
                                  <a:lnTo>
                                    <a:pt x="584621" y="0"/>
                                  </a:lnTo>
                                  <a:lnTo>
                                    <a:pt x="586164" y="639"/>
                                  </a:lnTo>
                                  <a:lnTo>
                                    <a:pt x="588722" y="3196"/>
                                  </a:lnTo>
                                  <a:lnTo>
                                    <a:pt x="589361" y="4740"/>
                                  </a:lnTo>
                                  <a:lnTo>
                                    <a:pt x="589361" y="8356"/>
                                  </a:lnTo>
                                  <a:lnTo>
                                    <a:pt x="588722" y="9900"/>
                                  </a:lnTo>
                                  <a:lnTo>
                                    <a:pt x="586164" y="12457"/>
                                  </a:lnTo>
                                  <a:lnTo>
                                    <a:pt x="58462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610815" y="13096"/>
                                  </a:moveTo>
                                  <a:lnTo>
                                    <a:pt x="607199" y="13096"/>
                                  </a:lnTo>
                                  <a:lnTo>
                                    <a:pt x="605655" y="12457"/>
                                  </a:lnTo>
                                  <a:lnTo>
                                    <a:pt x="603098" y="9900"/>
                                  </a:lnTo>
                                  <a:lnTo>
                                    <a:pt x="602458" y="8356"/>
                                  </a:lnTo>
                                  <a:lnTo>
                                    <a:pt x="602458" y="4740"/>
                                  </a:lnTo>
                                  <a:lnTo>
                                    <a:pt x="603098" y="3196"/>
                                  </a:lnTo>
                                  <a:lnTo>
                                    <a:pt x="605655" y="639"/>
                                  </a:lnTo>
                                  <a:lnTo>
                                    <a:pt x="607199" y="0"/>
                                  </a:lnTo>
                                  <a:lnTo>
                                    <a:pt x="610815" y="0"/>
                                  </a:lnTo>
                                  <a:lnTo>
                                    <a:pt x="612358" y="639"/>
                                  </a:lnTo>
                                  <a:lnTo>
                                    <a:pt x="614916" y="3196"/>
                                  </a:lnTo>
                                  <a:lnTo>
                                    <a:pt x="615555" y="4740"/>
                                  </a:lnTo>
                                  <a:lnTo>
                                    <a:pt x="615555" y="8356"/>
                                  </a:lnTo>
                                  <a:lnTo>
                                    <a:pt x="614916" y="9900"/>
                                  </a:lnTo>
                                  <a:lnTo>
                                    <a:pt x="612358" y="12457"/>
                                  </a:lnTo>
                                  <a:lnTo>
                                    <a:pt x="61081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637009" y="13096"/>
                                  </a:moveTo>
                                  <a:lnTo>
                                    <a:pt x="633393" y="13096"/>
                                  </a:lnTo>
                                  <a:lnTo>
                                    <a:pt x="631849" y="12457"/>
                                  </a:lnTo>
                                  <a:lnTo>
                                    <a:pt x="629291" y="9900"/>
                                  </a:lnTo>
                                  <a:lnTo>
                                    <a:pt x="628652" y="8356"/>
                                  </a:lnTo>
                                  <a:lnTo>
                                    <a:pt x="628652" y="4740"/>
                                  </a:lnTo>
                                  <a:lnTo>
                                    <a:pt x="629291" y="3196"/>
                                  </a:lnTo>
                                  <a:lnTo>
                                    <a:pt x="631849" y="639"/>
                                  </a:lnTo>
                                  <a:lnTo>
                                    <a:pt x="633393" y="0"/>
                                  </a:lnTo>
                                  <a:lnTo>
                                    <a:pt x="637009" y="0"/>
                                  </a:lnTo>
                                  <a:lnTo>
                                    <a:pt x="638553" y="639"/>
                                  </a:lnTo>
                                  <a:lnTo>
                                    <a:pt x="641109" y="3196"/>
                                  </a:lnTo>
                                  <a:lnTo>
                                    <a:pt x="641749" y="4740"/>
                                  </a:lnTo>
                                  <a:lnTo>
                                    <a:pt x="641749" y="8356"/>
                                  </a:lnTo>
                                  <a:lnTo>
                                    <a:pt x="641109" y="9900"/>
                                  </a:lnTo>
                                  <a:lnTo>
                                    <a:pt x="638553" y="12457"/>
                                  </a:lnTo>
                                  <a:lnTo>
                                    <a:pt x="63700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663203" y="13096"/>
                                  </a:moveTo>
                                  <a:lnTo>
                                    <a:pt x="659587" y="13096"/>
                                  </a:lnTo>
                                  <a:lnTo>
                                    <a:pt x="658042" y="12457"/>
                                  </a:lnTo>
                                  <a:lnTo>
                                    <a:pt x="655485" y="9900"/>
                                  </a:lnTo>
                                  <a:lnTo>
                                    <a:pt x="654846" y="8356"/>
                                  </a:lnTo>
                                  <a:lnTo>
                                    <a:pt x="654846" y="4740"/>
                                  </a:lnTo>
                                  <a:lnTo>
                                    <a:pt x="655485" y="3196"/>
                                  </a:lnTo>
                                  <a:lnTo>
                                    <a:pt x="658042" y="639"/>
                                  </a:lnTo>
                                  <a:lnTo>
                                    <a:pt x="659587" y="0"/>
                                  </a:lnTo>
                                  <a:lnTo>
                                    <a:pt x="663203" y="0"/>
                                  </a:lnTo>
                                  <a:lnTo>
                                    <a:pt x="664747" y="639"/>
                                  </a:lnTo>
                                  <a:lnTo>
                                    <a:pt x="667303" y="3196"/>
                                  </a:lnTo>
                                  <a:lnTo>
                                    <a:pt x="667943" y="4740"/>
                                  </a:lnTo>
                                  <a:lnTo>
                                    <a:pt x="667943" y="8356"/>
                                  </a:lnTo>
                                  <a:lnTo>
                                    <a:pt x="667303" y="9900"/>
                                  </a:lnTo>
                                  <a:lnTo>
                                    <a:pt x="664747" y="12457"/>
                                  </a:lnTo>
                                  <a:lnTo>
                                    <a:pt x="66320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689396" y="13096"/>
                                  </a:moveTo>
                                  <a:lnTo>
                                    <a:pt x="685780" y="13096"/>
                                  </a:lnTo>
                                  <a:lnTo>
                                    <a:pt x="684236" y="12457"/>
                                  </a:lnTo>
                                  <a:lnTo>
                                    <a:pt x="681680" y="9900"/>
                                  </a:lnTo>
                                  <a:lnTo>
                                    <a:pt x="681041" y="8356"/>
                                  </a:lnTo>
                                  <a:lnTo>
                                    <a:pt x="681041" y="4740"/>
                                  </a:lnTo>
                                  <a:lnTo>
                                    <a:pt x="681680" y="3196"/>
                                  </a:lnTo>
                                  <a:lnTo>
                                    <a:pt x="684236" y="639"/>
                                  </a:lnTo>
                                  <a:lnTo>
                                    <a:pt x="685780" y="0"/>
                                  </a:lnTo>
                                  <a:lnTo>
                                    <a:pt x="689396" y="0"/>
                                  </a:lnTo>
                                  <a:lnTo>
                                    <a:pt x="690941" y="639"/>
                                  </a:lnTo>
                                  <a:lnTo>
                                    <a:pt x="693498" y="3196"/>
                                  </a:lnTo>
                                  <a:lnTo>
                                    <a:pt x="694137" y="4740"/>
                                  </a:lnTo>
                                  <a:lnTo>
                                    <a:pt x="694137" y="8356"/>
                                  </a:lnTo>
                                  <a:lnTo>
                                    <a:pt x="693498" y="9900"/>
                                  </a:lnTo>
                                  <a:lnTo>
                                    <a:pt x="690941" y="12457"/>
                                  </a:lnTo>
                                  <a:lnTo>
                                    <a:pt x="68939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715590" y="13096"/>
                                  </a:moveTo>
                                  <a:lnTo>
                                    <a:pt x="711974" y="13096"/>
                                  </a:lnTo>
                                  <a:lnTo>
                                    <a:pt x="710431" y="12457"/>
                                  </a:lnTo>
                                  <a:lnTo>
                                    <a:pt x="707874" y="9900"/>
                                  </a:lnTo>
                                  <a:lnTo>
                                    <a:pt x="707234" y="8356"/>
                                  </a:lnTo>
                                  <a:lnTo>
                                    <a:pt x="707234" y="4740"/>
                                  </a:lnTo>
                                  <a:lnTo>
                                    <a:pt x="707874" y="3196"/>
                                  </a:lnTo>
                                  <a:lnTo>
                                    <a:pt x="710431" y="639"/>
                                  </a:lnTo>
                                  <a:lnTo>
                                    <a:pt x="711974" y="0"/>
                                  </a:lnTo>
                                  <a:lnTo>
                                    <a:pt x="715590" y="0"/>
                                  </a:lnTo>
                                  <a:lnTo>
                                    <a:pt x="717134" y="639"/>
                                  </a:lnTo>
                                  <a:lnTo>
                                    <a:pt x="719692" y="3196"/>
                                  </a:lnTo>
                                  <a:lnTo>
                                    <a:pt x="720331" y="4740"/>
                                  </a:lnTo>
                                  <a:lnTo>
                                    <a:pt x="720331" y="8356"/>
                                  </a:lnTo>
                                  <a:lnTo>
                                    <a:pt x="719692" y="9900"/>
                                  </a:lnTo>
                                  <a:lnTo>
                                    <a:pt x="717134" y="12457"/>
                                  </a:lnTo>
                                  <a:lnTo>
                                    <a:pt x="71559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741785" y="13096"/>
                                  </a:moveTo>
                                  <a:lnTo>
                                    <a:pt x="738168" y="13096"/>
                                  </a:lnTo>
                                  <a:lnTo>
                                    <a:pt x="736625" y="12457"/>
                                  </a:lnTo>
                                  <a:lnTo>
                                    <a:pt x="734067" y="9900"/>
                                  </a:lnTo>
                                  <a:lnTo>
                                    <a:pt x="733428" y="8356"/>
                                  </a:lnTo>
                                  <a:lnTo>
                                    <a:pt x="733428" y="4740"/>
                                  </a:lnTo>
                                  <a:lnTo>
                                    <a:pt x="734067" y="3196"/>
                                  </a:lnTo>
                                  <a:lnTo>
                                    <a:pt x="736625" y="639"/>
                                  </a:lnTo>
                                  <a:lnTo>
                                    <a:pt x="738168" y="0"/>
                                  </a:lnTo>
                                  <a:lnTo>
                                    <a:pt x="741785" y="0"/>
                                  </a:lnTo>
                                  <a:lnTo>
                                    <a:pt x="743328" y="639"/>
                                  </a:lnTo>
                                  <a:lnTo>
                                    <a:pt x="745886" y="3196"/>
                                  </a:lnTo>
                                  <a:lnTo>
                                    <a:pt x="746525" y="4740"/>
                                  </a:lnTo>
                                  <a:lnTo>
                                    <a:pt x="746525" y="8356"/>
                                  </a:lnTo>
                                  <a:lnTo>
                                    <a:pt x="745886" y="9900"/>
                                  </a:lnTo>
                                  <a:lnTo>
                                    <a:pt x="743328" y="12457"/>
                                  </a:lnTo>
                                  <a:lnTo>
                                    <a:pt x="74178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767979" y="13096"/>
                                  </a:moveTo>
                                  <a:lnTo>
                                    <a:pt x="764362" y="13096"/>
                                  </a:lnTo>
                                  <a:lnTo>
                                    <a:pt x="762819" y="12457"/>
                                  </a:lnTo>
                                  <a:lnTo>
                                    <a:pt x="760261" y="9900"/>
                                  </a:lnTo>
                                  <a:lnTo>
                                    <a:pt x="759622" y="8356"/>
                                  </a:lnTo>
                                  <a:lnTo>
                                    <a:pt x="759622" y="4740"/>
                                  </a:lnTo>
                                  <a:lnTo>
                                    <a:pt x="760261" y="3196"/>
                                  </a:lnTo>
                                  <a:lnTo>
                                    <a:pt x="762819" y="639"/>
                                  </a:lnTo>
                                  <a:lnTo>
                                    <a:pt x="764362" y="0"/>
                                  </a:lnTo>
                                  <a:lnTo>
                                    <a:pt x="767979" y="0"/>
                                  </a:lnTo>
                                  <a:lnTo>
                                    <a:pt x="769522" y="639"/>
                                  </a:lnTo>
                                  <a:lnTo>
                                    <a:pt x="772079" y="3196"/>
                                  </a:lnTo>
                                  <a:lnTo>
                                    <a:pt x="772719" y="4740"/>
                                  </a:lnTo>
                                  <a:lnTo>
                                    <a:pt x="772719" y="8356"/>
                                  </a:lnTo>
                                  <a:lnTo>
                                    <a:pt x="772079" y="9900"/>
                                  </a:lnTo>
                                  <a:lnTo>
                                    <a:pt x="769522" y="12457"/>
                                  </a:lnTo>
                                  <a:lnTo>
                                    <a:pt x="76797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794173" y="13096"/>
                                  </a:moveTo>
                                  <a:lnTo>
                                    <a:pt x="790555" y="13096"/>
                                  </a:lnTo>
                                  <a:lnTo>
                                    <a:pt x="789012" y="12457"/>
                                  </a:lnTo>
                                  <a:lnTo>
                                    <a:pt x="786455" y="9900"/>
                                  </a:lnTo>
                                  <a:lnTo>
                                    <a:pt x="785816" y="8356"/>
                                  </a:lnTo>
                                  <a:lnTo>
                                    <a:pt x="785816" y="4740"/>
                                  </a:lnTo>
                                  <a:lnTo>
                                    <a:pt x="786455" y="3196"/>
                                  </a:lnTo>
                                  <a:lnTo>
                                    <a:pt x="789012" y="639"/>
                                  </a:lnTo>
                                  <a:lnTo>
                                    <a:pt x="790555" y="0"/>
                                  </a:lnTo>
                                  <a:lnTo>
                                    <a:pt x="794173" y="0"/>
                                  </a:lnTo>
                                  <a:lnTo>
                                    <a:pt x="795716" y="639"/>
                                  </a:lnTo>
                                  <a:lnTo>
                                    <a:pt x="798273" y="3196"/>
                                  </a:lnTo>
                                  <a:lnTo>
                                    <a:pt x="798912" y="4740"/>
                                  </a:lnTo>
                                  <a:lnTo>
                                    <a:pt x="798912" y="8356"/>
                                  </a:lnTo>
                                  <a:lnTo>
                                    <a:pt x="798273" y="9900"/>
                                  </a:lnTo>
                                  <a:lnTo>
                                    <a:pt x="795716" y="12457"/>
                                  </a:lnTo>
                                  <a:lnTo>
                                    <a:pt x="79417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820366" y="13096"/>
                                  </a:moveTo>
                                  <a:lnTo>
                                    <a:pt x="816749" y="13096"/>
                                  </a:lnTo>
                                  <a:lnTo>
                                    <a:pt x="815206" y="12457"/>
                                  </a:lnTo>
                                  <a:lnTo>
                                    <a:pt x="812649" y="9900"/>
                                  </a:lnTo>
                                  <a:lnTo>
                                    <a:pt x="812009" y="8356"/>
                                  </a:lnTo>
                                  <a:lnTo>
                                    <a:pt x="812009" y="4740"/>
                                  </a:lnTo>
                                  <a:lnTo>
                                    <a:pt x="812649" y="3196"/>
                                  </a:lnTo>
                                  <a:lnTo>
                                    <a:pt x="815206" y="639"/>
                                  </a:lnTo>
                                  <a:lnTo>
                                    <a:pt x="816749" y="0"/>
                                  </a:lnTo>
                                  <a:lnTo>
                                    <a:pt x="820366" y="0"/>
                                  </a:lnTo>
                                  <a:lnTo>
                                    <a:pt x="821909" y="639"/>
                                  </a:lnTo>
                                  <a:lnTo>
                                    <a:pt x="824467" y="3196"/>
                                  </a:lnTo>
                                  <a:lnTo>
                                    <a:pt x="825106" y="4740"/>
                                  </a:lnTo>
                                  <a:lnTo>
                                    <a:pt x="825106" y="8356"/>
                                  </a:lnTo>
                                  <a:lnTo>
                                    <a:pt x="824467" y="9900"/>
                                  </a:lnTo>
                                  <a:lnTo>
                                    <a:pt x="821909" y="12457"/>
                                  </a:lnTo>
                                  <a:lnTo>
                                    <a:pt x="82036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846560" y="13096"/>
                                  </a:moveTo>
                                  <a:lnTo>
                                    <a:pt x="842943" y="13096"/>
                                  </a:lnTo>
                                  <a:lnTo>
                                    <a:pt x="841400" y="12457"/>
                                  </a:lnTo>
                                  <a:lnTo>
                                    <a:pt x="838842" y="9900"/>
                                  </a:lnTo>
                                  <a:lnTo>
                                    <a:pt x="838203" y="8356"/>
                                  </a:lnTo>
                                  <a:lnTo>
                                    <a:pt x="838203" y="4740"/>
                                  </a:lnTo>
                                  <a:lnTo>
                                    <a:pt x="838842" y="3196"/>
                                  </a:lnTo>
                                  <a:lnTo>
                                    <a:pt x="841400" y="639"/>
                                  </a:lnTo>
                                  <a:lnTo>
                                    <a:pt x="842943" y="0"/>
                                  </a:lnTo>
                                  <a:lnTo>
                                    <a:pt x="846560" y="0"/>
                                  </a:lnTo>
                                  <a:lnTo>
                                    <a:pt x="848103" y="639"/>
                                  </a:lnTo>
                                  <a:lnTo>
                                    <a:pt x="850661" y="3196"/>
                                  </a:lnTo>
                                  <a:lnTo>
                                    <a:pt x="851300" y="4740"/>
                                  </a:lnTo>
                                  <a:lnTo>
                                    <a:pt x="851300" y="8356"/>
                                  </a:lnTo>
                                  <a:lnTo>
                                    <a:pt x="850661" y="9900"/>
                                  </a:lnTo>
                                  <a:lnTo>
                                    <a:pt x="848103" y="12457"/>
                                  </a:lnTo>
                                  <a:lnTo>
                                    <a:pt x="84656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872754" y="13096"/>
                                  </a:moveTo>
                                  <a:lnTo>
                                    <a:pt x="869138" y="13096"/>
                                  </a:lnTo>
                                  <a:lnTo>
                                    <a:pt x="867594" y="12457"/>
                                  </a:lnTo>
                                  <a:lnTo>
                                    <a:pt x="865036" y="9900"/>
                                  </a:lnTo>
                                  <a:lnTo>
                                    <a:pt x="864397" y="8356"/>
                                  </a:lnTo>
                                  <a:lnTo>
                                    <a:pt x="864397" y="4740"/>
                                  </a:lnTo>
                                  <a:lnTo>
                                    <a:pt x="865036" y="3196"/>
                                  </a:lnTo>
                                  <a:lnTo>
                                    <a:pt x="867594" y="639"/>
                                  </a:lnTo>
                                  <a:lnTo>
                                    <a:pt x="869138" y="0"/>
                                  </a:lnTo>
                                  <a:lnTo>
                                    <a:pt x="872754" y="0"/>
                                  </a:lnTo>
                                  <a:lnTo>
                                    <a:pt x="874297" y="639"/>
                                  </a:lnTo>
                                  <a:lnTo>
                                    <a:pt x="876854" y="3196"/>
                                  </a:lnTo>
                                  <a:lnTo>
                                    <a:pt x="877494" y="4740"/>
                                  </a:lnTo>
                                  <a:lnTo>
                                    <a:pt x="877494" y="8356"/>
                                  </a:lnTo>
                                  <a:lnTo>
                                    <a:pt x="876854" y="9900"/>
                                  </a:lnTo>
                                  <a:lnTo>
                                    <a:pt x="874297" y="12457"/>
                                  </a:lnTo>
                                  <a:lnTo>
                                    <a:pt x="87275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898948" y="13096"/>
                                  </a:moveTo>
                                  <a:lnTo>
                                    <a:pt x="895332" y="13096"/>
                                  </a:lnTo>
                                  <a:lnTo>
                                    <a:pt x="893787" y="12457"/>
                                  </a:lnTo>
                                  <a:lnTo>
                                    <a:pt x="891230" y="9900"/>
                                  </a:lnTo>
                                  <a:lnTo>
                                    <a:pt x="890591" y="8356"/>
                                  </a:lnTo>
                                  <a:lnTo>
                                    <a:pt x="890591" y="4740"/>
                                  </a:lnTo>
                                  <a:lnTo>
                                    <a:pt x="891230" y="3196"/>
                                  </a:lnTo>
                                  <a:lnTo>
                                    <a:pt x="893787" y="639"/>
                                  </a:lnTo>
                                  <a:lnTo>
                                    <a:pt x="895332" y="0"/>
                                  </a:lnTo>
                                  <a:lnTo>
                                    <a:pt x="898948" y="0"/>
                                  </a:lnTo>
                                  <a:lnTo>
                                    <a:pt x="900492" y="639"/>
                                  </a:lnTo>
                                  <a:lnTo>
                                    <a:pt x="903048" y="3196"/>
                                  </a:lnTo>
                                  <a:lnTo>
                                    <a:pt x="903687" y="4740"/>
                                  </a:lnTo>
                                  <a:lnTo>
                                    <a:pt x="903687" y="8356"/>
                                  </a:lnTo>
                                  <a:lnTo>
                                    <a:pt x="903048" y="9900"/>
                                  </a:lnTo>
                                  <a:lnTo>
                                    <a:pt x="900492" y="12457"/>
                                  </a:lnTo>
                                  <a:lnTo>
                                    <a:pt x="89894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925141" y="13096"/>
                                  </a:moveTo>
                                  <a:lnTo>
                                    <a:pt x="921525" y="13096"/>
                                  </a:lnTo>
                                  <a:lnTo>
                                    <a:pt x="919981" y="12457"/>
                                  </a:lnTo>
                                  <a:lnTo>
                                    <a:pt x="917424" y="9900"/>
                                  </a:lnTo>
                                  <a:lnTo>
                                    <a:pt x="916784" y="8356"/>
                                  </a:lnTo>
                                  <a:lnTo>
                                    <a:pt x="916784" y="4740"/>
                                  </a:lnTo>
                                  <a:lnTo>
                                    <a:pt x="917424" y="3196"/>
                                  </a:lnTo>
                                  <a:lnTo>
                                    <a:pt x="919981" y="639"/>
                                  </a:lnTo>
                                  <a:lnTo>
                                    <a:pt x="921525" y="0"/>
                                  </a:lnTo>
                                  <a:lnTo>
                                    <a:pt x="925141" y="0"/>
                                  </a:lnTo>
                                  <a:lnTo>
                                    <a:pt x="926686" y="639"/>
                                  </a:lnTo>
                                  <a:lnTo>
                                    <a:pt x="929242" y="3196"/>
                                  </a:lnTo>
                                  <a:lnTo>
                                    <a:pt x="929881" y="4740"/>
                                  </a:lnTo>
                                  <a:lnTo>
                                    <a:pt x="929881" y="8356"/>
                                  </a:lnTo>
                                  <a:lnTo>
                                    <a:pt x="929242" y="9900"/>
                                  </a:lnTo>
                                  <a:lnTo>
                                    <a:pt x="926686" y="12457"/>
                                  </a:lnTo>
                                  <a:lnTo>
                                    <a:pt x="92514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951335" y="13096"/>
                                  </a:moveTo>
                                  <a:lnTo>
                                    <a:pt x="947719" y="13096"/>
                                  </a:lnTo>
                                  <a:lnTo>
                                    <a:pt x="946175" y="12457"/>
                                  </a:lnTo>
                                  <a:lnTo>
                                    <a:pt x="943619" y="9900"/>
                                  </a:lnTo>
                                  <a:lnTo>
                                    <a:pt x="942979" y="8356"/>
                                  </a:lnTo>
                                  <a:lnTo>
                                    <a:pt x="942979" y="4740"/>
                                  </a:lnTo>
                                  <a:lnTo>
                                    <a:pt x="943619" y="3196"/>
                                  </a:lnTo>
                                  <a:lnTo>
                                    <a:pt x="946175" y="639"/>
                                  </a:lnTo>
                                  <a:lnTo>
                                    <a:pt x="947719" y="0"/>
                                  </a:lnTo>
                                  <a:lnTo>
                                    <a:pt x="951335" y="0"/>
                                  </a:lnTo>
                                  <a:lnTo>
                                    <a:pt x="952879" y="639"/>
                                  </a:lnTo>
                                  <a:lnTo>
                                    <a:pt x="955437" y="3196"/>
                                  </a:lnTo>
                                  <a:lnTo>
                                    <a:pt x="956076" y="4740"/>
                                  </a:lnTo>
                                  <a:lnTo>
                                    <a:pt x="956076" y="8356"/>
                                  </a:lnTo>
                                  <a:lnTo>
                                    <a:pt x="955437" y="9900"/>
                                  </a:lnTo>
                                  <a:lnTo>
                                    <a:pt x="952879" y="12457"/>
                                  </a:lnTo>
                                  <a:lnTo>
                                    <a:pt x="95133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977529" y="13096"/>
                                  </a:moveTo>
                                  <a:lnTo>
                                    <a:pt x="973913" y="13096"/>
                                  </a:lnTo>
                                  <a:lnTo>
                                    <a:pt x="972370" y="12457"/>
                                  </a:lnTo>
                                  <a:lnTo>
                                    <a:pt x="969812" y="9900"/>
                                  </a:lnTo>
                                  <a:lnTo>
                                    <a:pt x="969173" y="8356"/>
                                  </a:lnTo>
                                  <a:lnTo>
                                    <a:pt x="969173" y="4740"/>
                                  </a:lnTo>
                                  <a:lnTo>
                                    <a:pt x="969812" y="3196"/>
                                  </a:lnTo>
                                  <a:lnTo>
                                    <a:pt x="972370" y="639"/>
                                  </a:lnTo>
                                  <a:lnTo>
                                    <a:pt x="973913" y="0"/>
                                  </a:lnTo>
                                  <a:lnTo>
                                    <a:pt x="977529" y="0"/>
                                  </a:lnTo>
                                  <a:lnTo>
                                    <a:pt x="979073" y="639"/>
                                  </a:lnTo>
                                  <a:lnTo>
                                    <a:pt x="981631" y="3196"/>
                                  </a:lnTo>
                                  <a:lnTo>
                                    <a:pt x="982270" y="4740"/>
                                  </a:lnTo>
                                  <a:lnTo>
                                    <a:pt x="982270" y="8356"/>
                                  </a:lnTo>
                                  <a:lnTo>
                                    <a:pt x="981631" y="9900"/>
                                  </a:lnTo>
                                  <a:lnTo>
                                    <a:pt x="979073" y="12457"/>
                                  </a:lnTo>
                                  <a:lnTo>
                                    <a:pt x="97752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003724" y="13096"/>
                                  </a:moveTo>
                                  <a:lnTo>
                                    <a:pt x="1000107" y="13096"/>
                                  </a:lnTo>
                                  <a:lnTo>
                                    <a:pt x="998564" y="12457"/>
                                  </a:lnTo>
                                  <a:lnTo>
                                    <a:pt x="996006" y="9900"/>
                                  </a:lnTo>
                                  <a:lnTo>
                                    <a:pt x="995367" y="8356"/>
                                  </a:lnTo>
                                  <a:lnTo>
                                    <a:pt x="995367" y="4740"/>
                                  </a:lnTo>
                                  <a:lnTo>
                                    <a:pt x="996006" y="3196"/>
                                  </a:lnTo>
                                  <a:lnTo>
                                    <a:pt x="998564" y="639"/>
                                  </a:lnTo>
                                  <a:lnTo>
                                    <a:pt x="1000107" y="0"/>
                                  </a:lnTo>
                                  <a:lnTo>
                                    <a:pt x="1003724" y="0"/>
                                  </a:lnTo>
                                  <a:lnTo>
                                    <a:pt x="1005267" y="639"/>
                                  </a:lnTo>
                                  <a:lnTo>
                                    <a:pt x="1007824" y="3196"/>
                                  </a:lnTo>
                                  <a:lnTo>
                                    <a:pt x="1008464" y="4740"/>
                                  </a:lnTo>
                                  <a:lnTo>
                                    <a:pt x="1008464" y="8356"/>
                                  </a:lnTo>
                                  <a:lnTo>
                                    <a:pt x="1007824" y="9900"/>
                                  </a:lnTo>
                                  <a:lnTo>
                                    <a:pt x="1005267" y="12457"/>
                                  </a:lnTo>
                                  <a:lnTo>
                                    <a:pt x="100372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029918" y="13096"/>
                                  </a:moveTo>
                                  <a:lnTo>
                                    <a:pt x="1026300" y="13096"/>
                                  </a:lnTo>
                                  <a:lnTo>
                                    <a:pt x="1024757" y="12457"/>
                                  </a:lnTo>
                                  <a:lnTo>
                                    <a:pt x="1022200" y="9900"/>
                                  </a:lnTo>
                                  <a:lnTo>
                                    <a:pt x="1021561" y="8356"/>
                                  </a:lnTo>
                                  <a:lnTo>
                                    <a:pt x="1021561" y="4740"/>
                                  </a:lnTo>
                                  <a:lnTo>
                                    <a:pt x="1022200" y="3196"/>
                                  </a:lnTo>
                                  <a:lnTo>
                                    <a:pt x="1024757" y="639"/>
                                  </a:lnTo>
                                  <a:lnTo>
                                    <a:pt x="1026300" y="0"/>
                                  </a:lnTo>
                                  <a:lnTo>
                                    <a:pt x="1029918" y="0"/>
                                  </a:lnTo>
                                  <a:lnTo>
                                    <a:pt x="1031461" y="639"/>
                                  </a:lnTo>
                                  <a:lnTo>
                                    <a:pt x="1034018" y="3196"/>
                                  </a:lnTo>
                                  <a:lnTo>
                                    <a:pt x="1034657" y="4740"/>
                                  </a:lnTo>
                                  <a:lnTo>
                                    <a:pt x="1034657" y="8356"/>
                                  </a:lnTo>
                                  <a:lnTo>
                                    <a:pt x="1034018" y="9900"/>
                                  </a:lnTo>
                                  <a:lnTo>
                                    <a:pt x="1031461" y="12457"/>
                                  </a:lnTo>
                                  <a:lnTo>
                                    <a:pt x="102991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056111" y="13096"/>
                                  </a:moveTo>
                                  <a:lnTo>
                                    <a:pt x="1052494" y="13096"/>
                                  </a:lnTo>
                                  <a:lnTo>
                                    <a:pt x="1050951" y="12457"/>
                                  </a:lnTo>
                                  <a:lnTo>
                                    <a:pt x="1048394" y="9900"/>
                                  </a:lnTo>
                                  <a:lnTo>
                                    <a:pt x="1047754" y="8356"/>
                                  </a:lnTo>
                                  <a:lnTo>
                                    <a:pt x="1047754" y="4740"/>
                                  </a:lnTo>
                                  <a:lnTo>
                                    <a:pt x="1048394" y="3196"/>
                                  </a:lnTo>
                                  <a:lnTo>
                                    <a:pt x="1050951" y="639"/>
                                  </a:lnTo>
                                  <a:lnTo>
                                    <a:pt x="1052494" y="0"/>
                                  </a:lnTo>
                                  <a:lnTo>
                                    <a:pt x="1056111" y="0"/>
                                  </a:lnTo>
                                  <a:lnTo>
                                    <a:pt x="1057654" y="639"/>
                                  </a:lnTo>
                                  <a:lnTo>
                                    <a:pt x="1060212" y="3196"/>
                                  </a:lnTo>
                                  <a:lnTo>
                                    <a:pt x="1060851" y="4740"/>
                                  </a:lnTo>
                                  <a:lnTo>
                                    <a:pt x="1060851" y="8356"/>
                                  </a:lnTo>
                                  <a:lnTo>
                                    <a:pt x="1060212" y="9900"/>
                                  </a:lnTo>
                                  <a:lnTo>
                                    <a:pt x="1057654" y="12457"/>
                                  </a:lnTo>
                                  <a:lnTo>
                                    <a:pt x="105611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082305" y="13096"/>
                                  </a:moveTo>
                                  <a:lnTo>
                                    <a:pt x="1078688" y="13096"/>
                                  </a:lnTo>
                                  <a:lnTo>
                                    <a:pt x="1077145" y="12457"/>
                                  </a:lnTo>
                                  <a:lnTo>
                                    <a:pt x="1074587" y="9900"/>
                                  </a:lnTo>
                                  <a:lnTo>
                                    <a:pt x="1073948" y="8356"/>
                                  </a:lnTo>
                                  <a:lnTo>
                                    <a:pt x="1073948" y="4740"/>
                                  </a:lnTo>
                                  <a:lnTo>
                                    <a:pt x="1074587" y="3196"/>
                                  </a:lnTo>
                                  <a:lnTo>
                                    <a:pt x="1077145" y="639"/>
                                  </a:lnTo>
                                  <a:lnTo>
                                    <a:pt x="1078688" y="0"/>
                                  </a:lnTo>
                                  <a:lnTo>
                                    <a:pt x="1082305" y="0"/>
                                  </a:lnTo>
                                  <a:lnTo>
                                    <a:pt x="1083848" y="639"/>
                                  </a:lnTo>
                                  <a:lnTo>
                                    <a:pt x="1086406" y="3196"/>
                                  </a:lnTo>
                                  <a:lnTo>
                                    <a:pt x="1087045" y="4740"/>
                                  </a:lnTo>
                                  <a:lnTo>
                                    <a:pt x="1087045" y="8356"/>
                                  </a:lnTo>
                                  <a:lnTo>
                                    <a:pt x="1086406" y="9900"/>
                                  </a:lnTo>
                                  <a:lnTo>
                                    <a:pt x="1083848" y="12457"/>
                                  </a:lnTo>
                                  <a:lnTo>
                                    <a:pt x="108230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108499" y="13096"/>
                                  </a:moveTo>
                                  <a:lnTo>
                                    <a:pt x="1104882" y="13096"/>
                                  </a:lnTo>
                                  <a:lnTo>
                                    <a:pt x="1103339" y="12457"/>
                                  </a:lnTo>
                                  <a:lnTo>
                                    <a:pt x="1100781" y="9900"/>
                                  </a:lnTo>
                                  <a:lnTo>
                                    <a:pt x="1100142" y="8356"/>
                                  </a:lnTo>
                                  <a:lnTo>
                                    <a:pt x="1100142" y="4740"/>
                                  </a:lnTo>
                                  <a:lnTo>
                                    <a:pt x="1100781" y="3196"/>
                                  </a:lnTo>
                                  <a:lnTo>
                                    <a:pt x="1103339" y="639"/>
                                  </a:lnTo>
                                  <a:lnTo>
                                    <a:pt x="1104882" y="0"/>
                                  </a:lnTo>
                                  <a:lnTo>
                                    <a:pt x="1108499" y="0"/>
                                  </a:lnTo>
                                  <a:lnTo>
                                    <a:pt x="1110042" y="639"/>
                                  </a:lnTo>
                                  <a:lnTo>
                                    <a:pt x="1112599" y="3196"/>
                                  </a:lnTo>
                                  <a:lnTo>
                                    <a:pt x="1113239" y="4740"/>
                                  </a:lnTo>
                                  <a:lnTo>
                                    <a:pt x="1113239" y="8356"/>
                                  </a:lnTo>
                                  <a:lnTo>
                                    <a:pt x="1112599" y="9900"/>
                                  </a:lnTo>
                                  <a:lnTo>
                                    <a:pt x="1110042" y="12457"/>
                                  </a:lnTo>
                                  <a:lnTo>
                                    <a:pt x="110849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134693" y="13096"/>
                                  </a:moveTo>
                                  <a:lnTo>
                                    <a:pt x="1131077" y="13096"/>
                                  </a:lnTo>
                                  <a:lnTo>
                                    <a:pt x="1129532" y="12457"/>
                                  </a:lnTo>
                                  <a:lnTo>
                                    <a:pt x="1126975" y="9900"/>
                                  </a:lnTo>
                                  <a:lnTo>
                                    <a:pt x="1126336" y="8356"/>
                                  </a:lnTo>
                                  <a:lnTo>
                                    <a:pt x="1126336" y="4740"/>
                                  </a:lnTo>
                                  <a:lnTo>
                                    <a:pt x="1126975" y="3196"/>
                                  </a:lnTo>
                                  <a:lnTo>
                                    <a:pt x="1129532" y="639"/>
                                  </a:lnTo>
                                  <a:lnTo>
                                    <a:pt x="1131077" y="0"/>
                                  </a:lnTo>
                                  <a:lnTo>
                                    <a:pt x="1134693" y="0"/>
                                  </a:lnTo>
                                  <a:lnTo>
                                    <a:pt x="1136237" y="639"/>
                                  </a:lnTo>
                                  <a:lnTo>
                                    <a:pt x="1138793" y="3196"/>
                                  </a:lnTo>
                                  <a:lnTo>
                                    <a:pt x="1139432" y="4740"/>
                                  </a:lnTo>
                                  <a:lnTo>
                                    <a:pt x="1139432" y="8356"/>
                                  </a:lnTo>
                                  <a:lnTo>
                                    <a:pt x="1138793" y="9900"/>
                                  </a:lnTo>
                                  <a:lnTo>
                                    <a:pt x="1136237" y="12457"/>
                                  </a:lnTo>
                                  <a:lnTo>
                                    <a:pt x="113469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160886" y="13096"/>
                                  </a:moveTo>
                                  <a:lnTo>
                                    <a:pt x="1157270" y="13096"/>
                                  </a:lnTo>
                                  <a:lnTo>
                                    <a:pt x="1155726" y="12457"/>
                                  </a:lnTo>
                                  <a:lnTo>
                                    <a:pt x="1153169" y="9900"/>
                                  </a:lnTo>
                                  <a:lnTo>
                                    <a:pt x="1152529" y="8356"/>
                                  </a:lnTo>
                                  <a:lnTo>
                                    <a:pt x="1152529" y="4740"/>
                                  </a:lnTo>
                                  <a:lnTo>
                                    <a:pt x="1153169" y="3196"/>
                                  </a:lnTo>
                                  <a:lnTo>
                                    <a:pt x="1155726" y="639"/>
                                  </a:lnTo>
                                  <a:lnTo>
                                    <a:pt x="1157270" y="0"/>
                                  </a:lnTo>
                                  <a:lnTo>
                                    <a:pt x="1160886" y="0"/>
                                  </a:lnTo>
                                  <a:lnTo>
                                    <a:pt x="1162429" y="639"/>
                                  </a:lnTo>
                                  <a:lnTo>
                                    <a:pt x="1164987" y="3196"/>
                                  </a:lnTo>
                                  <a:lnTo>
                                    <a:pt x="1165626" y="4740"/>
                                  </a:lnTo>
                                  <a:lnTo>
                                    <a:pt x="1165626" y="8356"/>
                                  </a:lnTo>
                                  <a:lnTo>
                                    <a:pt x="1164987" y="9900"/>
                                  </a:lnTo>
                                  <a:lnTo>
                                    <a:pt x="1162429" y="12457"/>
                                  </a:lnTo>
                                  <a:lnTo>
                                    <a:pt x="116088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187080" y="13096"/>
                                  </a:moveTo>
                                  <a:lnTo>
                                    <a:pt x="1183464" y="13096"/>
                                  </a:lnTo>
                                  <a:lnTo>
                                    <a:pt x="1181920" y="12457"/>
                                  </a:lnTo>
                                  <a:lnTo>
                                    <a:pt x="1179362" y="9900"/>
                                  </a:lnTo>
                                  <a:lnTo>
                                    <a:pt x="1178723" y="8356"/>
                                  </a:lnTo>
                                  <a:lnTo>
                                    <a:pt x="1178723" y="4740"/>
                                  </a:lnTo>
                                  <a:lnTo>
                                    <a:pt x="1179362" y="3196"/>
                                  </a:lnTo>
                                  <a:lnTo>
                                    <a:pt x="1181920" y="639"/>
                                  </a:lnTo>
                                  <a:lnTo>
                                    <a:pt x="1183464" y="0"/>
                                  </a:lnTo>
                                  <a:lnTo>
                                    <a:pt x="1187080" y="0"/>
                                  </a:lnTo>
                                  <a:lnTo>
                                    <a:pt x="1188624" y="639"/>
                                  </a:lnTo>
                                  <a:lnTo>
                                    <a:pt x="1191184" y="3196"/>
                                  </a:lnTo>
                                  <a:lnTo>
                                    <a:pt x="1191815" y="4740"/>
                                  </a:lnTo>
                                  <a:lnTo>
                                    <a:pt x="1191815" y="8356"/>
                                  </a:lnTo>
                                  <a:lnTo>
                                    <a:pt x="1191184" y="9900"/>
                                  </a:lnTo>
                                  <a:lnTo>
                                    <a:pt x="1188624" y="12457"/>
                                  </a:lnTo>
                                  <a:lnTo>
                                    <a:pt x="118708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213270" y="13096"/>
                                  </a:moveTo>
                                  <a:lnTo>
                                    <a:pt x="1209663" y="13096"/>
                                  </a:lnTo>
                                  <a:lnTo>
                                    <a:pt x="1208115" y="12457"/>
                                  </a:lnTo>
                                  <a:lnTo>
                                    <a:pt x="1205555" y="9900"/>
                                  </a:lnTo>
                                  <a:lnTo>
                                    <a:pt x="1204912" y="8356"/>
                                  </a:lnTo>
                                  <a:lnTo>
                                    <a:pt x="1204912" y="4740"/>
                                  </a:lnTo>
                                  <a:lnTo>
                                    <a:pt x="1205555" y="3196"/>
                                  </a:lnTo>
                                  <a:lnTo>
                                    <a:pt x="1208115" y="639"/>
                                  </a:lnTo>
                                  <a:lnTo>
                                    <a:pt x="1209663" y="0"/>
                                  </a:lnTo>
                                  <a:lnTo>
                                    <a:pt x="1213270" y="0"/>
                                  </a:lnTo>
                                  <a:lnTo>
                                    <a:pt x="1214818" y="639"/>
                                  </a:lnTo>
                                  <a:lnTo>
                                    <a:pt x="1217378" y="3196"/>
                                  </a:lnTo>
                                  <a:lnTo>
                                    <a:pt x="1218009" y="4740"/>
                                  </a:lnTo>
                                  <a:lnTo>
                                    <a:pt x="1218009" y="8356"/>
                                  </a:lnTo>
                                  <a:lnTo>
                                    <a:pt x="1217378" y="9900"/>
                                  </a:lnTo>
                                  <a:lnTo>
                                    <a:pt x="1214818" y="12457"/>
                                  </a:lnTo>
                                  <a:lnTo>
                                    <a:pt x="121327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239464" y="13096"/>
                                  </a:moveTo>
                                  <a:lnTo>
                                    <a:pt x="1235856" y="13096"/>
                                  </a:lnTo>
                                  <a:lnTo>
                                    <a:pt x="1234309" y="12457"/>
                                  </a:lnTo>
                                  <a:lnTo>
                                    <a:pt x="1231749" y="9900"/>
                                  </a:lnTo>
                                  <a:lnTo>
                                    <a:pt x="1231106" y="8356"/>
                                  </a:lnTo>
                                  <a:lnTo>
                                    <a:pt x="1231106" y="4740"/>
                                  </a:lnTo>
                                  <a:lnTo>
                                    <a:pt x="1231749" y="3196"/>
                                  </a:lnTo>
                                  <a:lnTo>
                                    <a:pt x="1234309" y="639"/>
                                  </a:lnTo>
                                  <a:lnTo>
                                    <a:pt x="1235856" y="0"/>
                                  </a:lnTo>
                                  <a:lnTo>
                                    <a:pt x="1239464" y="0"/>
                                  </a:lnTo>
                                  <a:lnTo>
                                    <a:pt x="1241012" y="639"/>
                                  </a:lnTo>
                                  <a:lnTo>
                                    <a:pt x="1243572" y="3196"/>
                                  </a:lnTo>
                                  <a:lnTo>
                                    <a:pt x="1244203" y="4740"/>
                                  </a:lnTo>
                                  <a:lnTo>
                                    <a:pt x="1244203" y="8356"/>
                                  </a:lnTo>
                                  <a:lnTo>
                                    <a:pt x="1243572" y="9900"/>
                                  </a:lnTo>
                                  <a:lnTo>
                                    <a:pt x="1241012" y="12457"/>
                                  </a:lnTo>
                                  <a:lnTo>
                                    <a:pt x="123946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265658" y="13096"/>
                                  </a:moveTo>
                                  <a:lnTo>
                                    <a:pt x="1262050" y="13096"/>
                                  </a:lnTo>
                                  <a:lnTo>
                                    <a:pt x="1260502" y="12457"/>
                                  </a:lnTo>
                                  <a:lnTo>
                                    <a:pt x="1257942" y="9900"/>
                                  </a:lnTo>
                                  <a:lnTo>
                                    <a:pt x="1257300" y="8356"/>
                                  </a:lnTo>
                                  <a:lnTo>
                                    <a:pt x="1257300" y="4740"/>
                                  </a:lnTo>
                                  <a:lnTo>
                                    <a:pt x="1257942" y="3196"/>
                                  </a:lnTo>
                                  <a:lnTo>
                                    <a:pt x="1260502" y="639"/>
                                  </a:lnTo>
                                  <a:lnTo>
                                    <a:pt x="1262050" y="0"/>
                                  </a:lnTo>
                                  <a:lnTo>
                                    <a:pt x="1265658" y="0"/>
                                  </a:lnTo>
                                  <a:lnTo>
                                    <a:pt x="1267206" y="639"/>
                                  </a:lnTo>
                                  <a:lnTo>
                                    <a:pt x="1269765" y="3196"/>
                                  </a:lnTo>
                                  <a:lnTo>
                                    <a:pt x="1270396" y="4740"/>
                                  </a:lnTo>
                                  <a:lnTo>
                                    <a:pt x="1270396" y="8356"/>
                                  </a:lnTo>
                                  <a:lnTo>
                                    <a:pt x="1269765" y="9900"/>
                                  </a:lnTo>
                                  <a:lnTo>
                                    <a:pt x="1267206" y="12457"/>
                                  </a:lnTo>
                                  <a:lnTo>
                                    <a:pt x="126565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291851" y="13096"/>
                                  </a:moveTo>
                                  <a:lnTo>
                                    <a:pt x="1288244" y="13096"/>
                                  </a:lnTo>
                                  <a:lnTo>
                                    <a:pt x="1286696" y="12457"/>
                                  </a:lnTo>
                                  <a:lnTo>
                                    <a:pt x="1284136" y="9900"/>
                                  </a:lnTo>
                                  <a:lnTo>
                                    <a:pt x="1283493" y="8356"/>
                                  </a:lnTo>
                                  <a:lnTo>
                                    <a:pt x="1283493" y="4740"/>
                                  </a:lnTo>
                                  <a:lnTo>
                                    <a:pt x="1284136" y="3196"/>
                                  </a:lnTo>
                                  <a:lnTo>
                                    <a:pt x="1286696" y="639"/>
                                  </a:lnTo>
                                  <a:lnTo>
                                    <a:pt x="1288244" y="0"/>
                                  </a:lnTo>
                                  <a:lnTo>
                                    <a:pt x="1291851" y="0"/>
                                  </a:lnTo>
                                  <a:lnTo>
                                    <a:pt x="1293399" y="639"/>
                                  </a:lnTo>
                                  <a:lnTo>
                                    <a:pt x="1295959" y="3196"/>
                                  </a:lnTo>
                                  <a:lnTo>
                                    <a:pt x="1296602" y="4740"/>
                                  </a:lnTo>
                                  <a:lnTo>
                                    <a:pt x="1296602" y="8356"/>
                                  </a:lnTo>
                                  <a:lnTo>
                                    <a:pt x="1295959" y="9900"/>
                                  </a:lnTo>
                                  <a:lnTo>
                                    <a:pt x="1293399" y="12457"/>
                                  </a:lnTo>
                                  <a:lnTo>
                                    <a:pt x="129185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318045" y="13096"/>
                                  </a:moveTo>
                                  <a:lnTo>
                                    <a:pt x="1314438" y="13096"/>
                                  </a:lnTo>
                                  <a:lnTo>
                                    <a:pt x="1312890" y="12457"/>
                                  </a:lnTo>
                                  <a:lnTo>
                                    <a:pt x="1310330" y="9900"/>
                                  </a:lnTo>
                                  <a:lnTo>
                                    <a:pt x="1309687" y="8356"/>
                                  </a:lnTo>
                                  <a:lnTo>
                                    <a:pt x="1309687" y="4740"/>
                                  </a:lnTo>
                                  <a:lnTo>
                                    <a:pt x="1310330" y="3196"/>
                                  </a:lnTo>
                                  <a:lnTo>
                                    <a:pt x="1312890" y="639"/>
                                  </a:lnTo>
                                  <a:lnTo>
                                    <a:pt x="1314438" y="0"/>
                                  </a:lnTo>
                                  <a:lnTo>
                                    <a:pt x="1318045" y="0"/>
                                  </a:lnTo>
                                  <a:lnTo>
                                    <a:pt x="1319593" y="639"/>
                                  </a:lnTo>
                                  <a:lnTo>
                                    <a:pt x="1322153" y="3196"/>
                                  </a:lnTo>
                                  <a:lnTo>
                                    <a:pt x="1322796" y="4740"/>
                                  </a:lnTo>
                                  <a:lnTo>
                                    <a:pt x="1322796" y="8356"/>
                                  </a:lnTo>
                                  <a:lnTo>
                                    <a:pt x="1322153" y="9900"/>
                                  </a:lnTo>
                                  <a:lnTo>
                                    <a:pt x="1319593" y="12457"/>
                                  </a:lnTo>
                                  <a:lnTo>
                                    <a:pt x="131804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344239" y="13096"/>
                                  </a:moveTo>
                                  <a:lnTo>
                                    <a:pt x="1340631" y="13096"/>
                                  </a:lnTo>
                                  <a:lnTo>
                                    <a:pt x="1339084" y="12457"/>
                                  </a:lnTo>
                                  <a:lnTo>
                                    <a:pt x="1336524" y="9900"/>
                                  </a:lnTo>
                                  <a:lnTo>
                                    <a:pt x="1335893" y="8356"/>
                                  </a:lnTo>
                                  <a:lnTo>
                                    <a:pt x="1335893" y="4740"/>
                                  </a:lnTo>
                                  <a:lnTo>
                                    <a:pt x="1336524" y="3196"/>
                                  </a:lnTo>
                                  <a:lnTo>
                                    <a:pt x="1339084" y="639"/>
                                  </a:lnTo>
                                  <a:lnTo>
                                    <a:pt x="1340631" y="0"/>
                                  </a:lnTo>
                                  <a:lnTo>
                                    <a:pt x="1344239" y="0"/>
                                  </a:lnTo>
                                  <a:lnTo>
                                    <a:pt x="1345787" y="639"/>
                                  </a:lnTo>
                                  <a:lnTo>
                                    <a:pt x="1348347" y="3196"/>
                                  </a:lnTo>
                                  <a:lnTo>
                                    <a:pt x="1348990" y="4740"/>
                                  </a:lnTo>
                                  <a:lnTo>
                                    <a:pt x="1348990" y="8356"/>
                                  </a:lnTo>
                                  <a:lnTo>
                                    <a:pt x="1348347" y="9900"/>
                                  </a:lnTo>
                                  <a:lnTo>
                                    <a:pt x="1345787" y="12457"/>
                                  </a:lnTo>
                                  <a:lnTo>
                                    <a:pt x="134423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370433" y="13096"/>
                                  </a:moveTo>
                                  <a:lnTo>
                                    <a:pt x="1366825" y="13096"/>
                                  </a:lnTo>
                                  <a:lnTo>
                                    <a:pt x="1365277" y="12457"/>
                                  </a:lnTo>
                                  <a:lnTo>
                                    <a:pt x="1362717" y="9900"/>
                                  </a:lnTo>
                                  <a:lnTo>
                                    <a:pt x="1362086" y="8356"/>
                                  </a:lnTo>
                                  <a:lnTo>
                                    <a:pt x="1362086" y="4740"/>
                                  </a:lnTo>
                                  <a:lnTo>
                                    <a:pt x="1362717" y="3196"/>
                                  </a:lnTo>
                                  <a:lnTo>
                                    <a:pt x="1365277" y="639"/>
                                  </a:lnTo>
                                  <a:lnTo>
                                    <a:pt x="1366825" y="0"/>
                                  </a:lnTo>
                                  <a:lnTo>
                                    <a:pt x="1370433" y="0"/>
                                  </a:lnTo>
                                  <a:lnTo>
                                    <a:pt x="1371981" y="639"/>
                                  </a:lnTo>
                                  <a:lnTo>
                                    <a:pt x="1374540" y="3196"/>
                                  </a:lnTo>
                                  <a:lnTo>
                                    <a:pt x="1375183" y="4740"/>
                                  </a:lnTo>
                                  <a:lnTo>
                                    <a:pt x="1375183" y="8356"/>
                                  </a:lnTo>
                                  <a:lnTo>
                                    <a:pt x="1374540" y="9900"/>
                                  </a:lnTo>
                                  <a:lnTo>
                                    <a:pt x="1371981" y="12457"/>
                                  </a:lnTo>
                                  <a:lnTo>
                                    <a:pt x="137043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396626" y="13096"/>
                                  </a:moveTo>
                                  <a:lnTo>
                                    <a:pt x="1393019" y="13096"/>
                                  </a:lnTo>
                                  <a:lnTo>
                                    <a:pt x="1391471" y="12457"/>
                                  </a:lnTo>
                                  <a:lnTo>
                                    <a:pt x="1388911" y="9900"/>
                                  </a:lnTo>
                                  <a:lnTo>
                                    <a:pt x="1388280" y="8356"/>
                                  </a:lnTo>
                                  <a:lnTo>
                                    <a:pt x="1388280" y="4740"/>
                                  </a:lnTo>
                                  <a:lnTo>
                                    <a:pt x="1388911" y="3196"/>
                                  </a:lnTo>
                                  <a:lnTo>
                                    <a:pt x="1391471" y="639"/>
                                  </a:lnTo>
                                  <a:lnTo>
                                    <a:pt x="1393019" y="0"/>
                                  </a:lnTo>
                                  <a:lnTo>
                                    <a:pt x="1396626" y="0"/>
                                  </a:lnTo>
                                  <a:lnTo>
                                    <a:pt x="1398174" y="639"/>
                                  </a:lnTo>
                                  <a:lnTo>
                                    <a:pt x="1400734" y="3196"/>
                                  </a:lnTo>
                                  <a:lnTo>
                                    <a:pt x="1401377" y="4740"/>
                                  </a:lnTo>
                                  <a:lnTo>
                                    <a:pt x="1401377" y="8356"/>
                                  </a:lnTo>
                                  <a:lnTo>
                                    <a:pt x="1400734" y="9900"/>
                                  </a:lnTo>
                                  <a:lnTo>
                                    <a:pt x="1398174" y="12457"/>
                                  </a:lnTo>
                                  <a:lnTo>
                                    <a:pt x="139662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422820" y="13096"/>
                                  </a:moveTo>
                                  <a:lnTo>
                                    <a:pt x="1419213" y="13096"/>
                                  </a:lnTo>
                                  <a:lnTo>
                                    <a:pt x="1417665" y="12457"/>
                                  </a:lnTo>
                                  <a:lnTo>
                                    <a:pt x="1415105" y="9900"/>
                                  </a:lnTo>
                                  <a:lnTo>
                                    <a:pt x="1414474" y="8356"/>
                                  </a:lnTo>
                                  <a:lnTo>
                                    <a:pt x="1414474" y="4740"/>
                                  </a:lnTo>
                                  <a:lnTo>
                                    <a:pt x="1415105" y="3196"/>
                                  </a:lnTo>
                                  <a:lnTo>
                                    <a:pt x="1417665" y="639"/>
                                  </a:lnTo>
                                  <a:lnTo>
                                    <a:pt x="1419213" y="0"/>
                                  </a:lnTo>
                                  <a:lnTo>
                                    <a:pt x="1422820" y="0"/>
                                  </a:lnTo>
                                  <a:lnTo>
                                    <a:pt x="1424368" y="639"/>
                                  </a:lnTo>
                                  <a:lnTo>
                                    <a:pt x="1426928" y="3196"/>
                                  </a:lnTo>
                                  <a:lnTo>
                                    <a:pt x="1427571" y="4740"/>
                                  </a:lnTo>
                                  <a:lnTo>
                                    <a:pt x="1427571" y="8356"/>
                                  </a:lnTo>
                                  <a:lnTo>
                                    <a:pt x="1426928" y="9900"/>
                                  </a:lnTo>
                                  <a:lnTo>
                                    <a:pt x="1424368" y="12457"/>
                                  </a:lnTo>
                                  <a:lnTo>
                                    <a:pt x="142282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449014" y="13096"/>
                                  </a:moveTo>
                                  <a:lnTo>
                                    <a:pt x="1445406" y="13096"/>
                                  </a:lnTo>
                                  <a:lnTo>
                                    <a:pt x="1443859" y="12457"/>
                                  </a:lnTo>
                                  <a:lnTo>
                                    <a:pt x="1441299" y="9900"/>
                                  </a:lnTo>
                                  <a:lnTo>
                                    <a:pt x="1440668" y="8356"/>
                                  </a:lnTo>
                                  <a:lnTo>
                                    <a:pt x="1440668" y="4740"/>
                                  </a:lnTo>
                                  <a:lnTo>
                                    <a:pt x="1441299" y="3196"/>
                                  </a:lnTo>
                                  <a:lnTo>
                                    <a:pt x="1443859" y="639"/>
                                  </a:lnTo>
                                  <a:lnTo>
                                    <a:pt x="1445406" y="0"/>
                                  </a:lnTo>
                                  <a:lnTo>
                                    <a:pt x="1449014" y="0"/>
                                  </a:lnTo>
                                  <a:lnTo>
                                    <a:pt x="1450562" y="639"/>
                                  </a:lnTo>
                                  <a:lnTo>
                                    <a:pt x="1453122" y="3196"/>
                                  </a:lnTo>
                                  <a:lnTo>
                                    <a:pt x="1453765" y="4740"/>
                                  </a:lnTo>
                                  <a:lnTo>
                                    <a:pt x="1453765" y="8356"/>
                                  </a:lnTo>
                                  <a:lnTo>
                                    <a:pt x="1453122" y="9900"/>
                                  </a:lnTo>
                                  <a:lnTo>
                                    <a:pt x="1450562" y="12457"/>
                                  </a:lnTo>
                                  <a:lnTo>
                                    <a:pt x="144901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475208" y="13096"/>
                                  </a:moveTo>
                                  <a:lnTo>
                                    <a:pt x="1471600" y="13096"/>
                                  </a:lnTo>
                                  <a:lnTo>
                                    <a:pt x="1470052" y="12457"/>
                                  </a:lnTo>
                                  <a:lnTo>
                                    <a:pt x="1467492" y="9900"/>
                                  </a:lnTo>
                                  <a:lnTo>
                                    <a:pt x="1466861" y="8356"/>
                                  </a:lnTo>
                                  <a:lnTo>
                                    <a:pt x="1466861" y="4740"/>
                                  </a:lnTo>
                                  <a:lnTo>
                                    <a:pt x="1467492" y="3196"/>
                                  </a:lnTo>
                                  <a:lnTo>
                                    <a:pt x="1470052" y="639"/>
                                  </a:lnTo>
                                  <a:lnTo>
                                    <a:pt x="1471600" y="0"/>
                                  </a:lnTo>
                                  <a:lnTo>
                                    <a:pt x="1475208" y="0"/>
                                  </a:lnTo>
                                  <a:lnTo>
                                    <a:pt x="1476756" y="639"/>
                                  </a:lnTo>
                                  <a:lnTo>
                                    <a:pt x="1479315" y="3196"/>
                                  </a:lnTo>
                                  <a:lnTo>
                                    <a:pt x="1479958" y="4740"/>
                                  </a:lnTo>
                                  <a:lnTo>
                                    <a:pt x="1479958" y="8356"/>
                                  </a:lnTo>
                                  <a:lnTo>
                                    <a:pt x="1479315" y="9900"/>
                                  </a:lnTo>
                                  <a:lnTo>
                                    <a:pt x="1476756" y="12457"/>
                                  </a:lnTo>
                                  <a:lnTo>
                                    <a:pt x="147520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501401" y="13096"/>
                                  </a:moveTo>
                                  <a:lnTo>
                                    <a:pt x="1497794" y="13096"/>
                                  </a:lnTo>
                                  <a:lnTo>
                                    <a:pt x="1496246" y="12457"/>
                                  </a:lnTo>
                                  <a:lnTo>
                                    <a:pt x="1493686" y="9900"/>
                                  </a:lnTo>
                                  <a:lnTo>
                                    <a:pt x="1493055" y="8356"/>
                                  </a:lnTo>
                                  <a:lnTo>
                                    <a:pt x="1493055" y="4740"/>
                                  </a:lnTo>
                                  <a:lnTo>
                                    <a:pt x="1493686" y="3196"/>
                                  </a:lnTo>
                                  <a:lnTo>
                                    <a:pt x="1496246" y="639"/>
                                  </a:lnTo>
                                  <a:lnTo>
                                    <a:pt x="1497794" y="0"/>
                                  </a:lnTo>
                                  <a:lnTo>
                                    <a:pt x="1501401" y="0"/>
                                  </a:lnTo>
                                  <a:lnTo>
                                    <a:pt x="1502949" y="639"/>
                                  </a:lnTo>
                                  <a:lnTo>
                                    <a:pt x="1505509" y="3196"/>
                                  </a:lnTo>
                                  <a:lnTo>
                                    <a:pt x="1506152" y="4740"/>
                                  </a:lnTo>
                                  <a:lnTo>
                                    <a:pt x="1506152" y="8356"/>
                                  </a:lnTo>
                                  <a:lnTo>
                                    <a:pt x="1505509" y="9900"/>
                                  </a:lnTo>
                                  <a:lnTo>
                                    <a:pt x="1502949" y="12457"/>
                                  </a:lnTo>
                                  <a:lnTo>
                                    <a:pt x="150140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527595" y="13096"/>
                                  </a:moveTo>
                                  <a:lnTo>
                                    <a:pt x="1523988" y="13096"/>
                                  </a:lnTo>
                                  <a:lnTo>
                                    <a:pt x="1522440" y="12457"/>
                                  </a:lnTo>
                                  <a:lnTo>
                                    <a:pt x="1519880" y="9900"/>
                                  </a:lnTo>
                                  <a:lnTo>
                                    <a:pt x="1519249" y="8356"/>
                                  </a:lnTo>
                                  <a:lnTo>
                                    <a:pt x="1519249" y="4740"/>
                                  </a:lnTo>
                                  <a:lnTo>
                                    <a:pt x="1519880" y="3196"/>
                                  </a:lnTo>
                                  <a:lnTo>
                                    <a:pt x="1522440" y="639"/>
                                  </a:lnTo>
                                  <a:lnTo>
                                    <a:pt x="1523988" y="0"/>
                                  </a:lnTo>
                                  <a:lnTo>
                                    <a:pt x="1527595" y="0"/>
                                  </a:lnTo>
                                  <a:lnTo>
                                    <a:pt x="1529143" y="639"/>
                                  </a:lnTo>
                                  <a:lnTo>
                                    <a:pt x="1531703" y="3196"/>
                                  </a:lnTo>
                                  <a:lnTo>
                                    <a:pt x="1532346" y="4740"/>
                                  </a:lnTo>
                                  <a:lnTo>
                                    <a:pt x="1532346" y="8356"/>
                                  </a:lnTo>
                                  <a:lnTo>
                                    <a:pt x="1531703" y="9900"/>
                                  </a:lnTo>
                                  <a:lnTo>
                                    <a:pt x="1529143" y="12457"/>
                                  </a:lnTo>
                                  <a:lnTo>
                                    <a:pt x="152759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553789" y="13096"/>
                                  </a:moveTo>
                                  <a:lnTo>
                                    <a:pt x="1550181" y="13096"/>
                                  </a:lnTo>
                                  <a:lnTo>
                                    <a:pt x="1548634" y="12457"/>
                                  </a:lnTo>
                                  <a:lnTo>
                                    <a:pt x="1546074" y="9900"/>
                                  </a:lnTo>
                                  <a:lnTo>
                                    <a:pt x="1545443" y="8356"/>
                                  </a:lnTo>
                                  <a:lnTo>
                                    <a:pt x="1545443" y="4740"/>
                                  </a:lnTo>
                                  <a:lnTo>
                                    <a:pt x="1546074" y="3196"/>
                                  </a:lnTo>
                                  <a:lnTo>
                                    <a:pt x="1548634" y="639"/>
                                  </a:lnTo>
                                  <a:lnTo>
                                    <a:pt x="1550181" y="0"/>
                                  </a:lnTo>
                                  <a:lnTo>
                                    <a:pt x="1553789" y="0"/>
                                  </a:lnTo>
                                  <a:lnTo>
                                    <a:pt x="1555337" y="639"/>
                                  </a:lnTo>
                                  <a:lnTo>
                                    <a:pt x="1557897" y="3196"/>
                                  </a:lnTo>
                                  <a:lnTo>
                                    <a:pt x="1558540" y="4740"/>
                                  </a:lnTo>
                                  <a:lnTo>
                                    <a:pt x="1558540" y="8356"/>
                                  </a:lnTo>
                                  <a:lnTo>
                                    <a:pt x="1557897" y="9900"/>
                                  </a:lnTo>
                                  <a:lnTo>
                                    <a:pt x="1555337" y="12457"/>
                                  </a:lnTo>
                                  <a:lnTo>
                                    <a:pt x="155378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579983" y="13096"/>
                                  </a:moveTo>
                                  <a:lnTo>
                                    <a:pt x="1576375" y="13096"/>
                                  </a:lnTo>
                                  <a:lnTo>
                                    <a:pt x="1574827" y="12457"/>
                                  </a:lnTo>
                                  <a:lnTo>
                                    <a:pt x="1572267" y="9900"/>
                                  </a:lnTo>
                                  <a:lnTo>
                                    <a:pt x="1571636" y="8356"/>
                                  </a:lnTo>
                                  <a:lnTo>
                                    <a:pt x="1571636" y="4740"/>
                                  </a:lnTo>
                                  <a:lnTo>
                                    <a:pt x="1572267" y="3196"/>
                                  </a:lnTo>
                                  <a:lnTo>
                                    <a:pt x="1574827" y="639"/>
                                  </a:lnTo>
                                  <a:lnTo>
                                    <a:pt x="1576375" y="0"/>
                                  </a:lnTo>
                                  <a:lnTo>
                                    <a:pt x="1579983" y="0"/>
                                  </a:lnTo>
                                  <a:lnTo>
                                    <a:pt x="1581531" y="639"/>
                                  </a:lnTo>
                                  <a:lnTo>
                                    <a:pt x="1584090" y="3196"/>
                                  </a:lnTo>
                                  <a:lnTo>
                                    <a:pt x="1584733" y="4740"/>
                                  </a:lnTo>
                                  <a:lnTo>
                                    <a:pt x="1584733" y="8356"/>
                                  </a:lnTo>
                                  <a:lnTo>
                                    <a:pt x="1584090" y="9900"/>
                                  </a:lnTo>
                                  <a:lnTo>
                                    <a:pt x="1581531" y="12457"/>
                                  </a:lnTo>
                                  <a:lnTo>
                                    <a:pt x="157998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606176" y="13096"/>
                                  </a:moveTo>
                                  <a:lnTo>
                                    <a:pt x="1602569" y="13096"/>
                                  </a:lnTo>
                                  <a:lnTo>
                                    <a:pt x="1601021" y="12457"/>
                                  </a:lnTo>
                                  <a:lnTo>
                                    <a:pt x="1598461" y="9900"/>
                                  </a:lnTo>
                                  <a:lnTo>
                                    <a:pt x="1597830" y="8356"/>
                                  </a:lnTo>
                                  <a:lnTo>
                                    <a:pt x="1597830" y="4740"/>
                                  </a:lnTo>
                                  <a:lnTo>
                                    <a:pt x="1598461" y="3196"/>
                                  </a:lnTo>
                                  <a:lnTo>
                                    <a:pt x="1601021" y="639"/>
                                  </a:lnTo>
                                  <a:lnTo>
                                    <a:pt x="1602569" y="0"/>
                                  </a:lnTo>
                                  <a:lnTo>
                                    <a:pt x="1606176" y="0"/>
                                  </a:lnTo>
                                  <a:lnTo>
                                    <a:pt x="1607724" y="639"/>
                                  </a:lnTo>
                                  <a:lnTo>
                                    <a:pt x="1610284" y="3196"/>
                                  </a:lnTo>
                                  <a:lnTo>
                                    <a:pt x="1610927" y="4740"/>
                                  </a:lnTo>
                                  <a:lnTo>
                                    <a:pt x="1610927" y="8356"/>
                                  </a:lnTo>
                                  <a:lnTo>
                                    <a:pt x="1610284" y="9900"/>
                                  </a:lnTo>
                                  <a:lnTo>
                                    <a:pt x="1607724" y="12457"/>
                                  </a:lnTo>
                                  <a:lnTo>
                                    <a:pt x="160617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632370" y="13096"/>
                                  </a:moveTo>
                                  <a:lnTo>
                                    <a:pt x="1628763" y="13096"/>
                                  </a:lnTo>
                                  <a:lnTo>
                                    <a:pt x="1627215" y="12457"/>
                                  </a:lnTo>
                                  <a:lnTo>
                                    <a:pt x="1624655" y="9900"/>
                                  </a:lnTo>
                                  <a:lnTo>
                                    <a:pt x="1624024" y="8356"/>
                                  </a:lnTo>
                                  <a:lnTo>
                                    <a:pt x="1624024" y="4740"/>
                                  </a:lnTo>
                                  <a:lnTo>
                                    <a:pt x="1624655" y="3196"/>
                                  </a:lnTo>
                                  <a:lnTo>
                                    <a:pt x="1627215" y="639"/>
                                  </a:lnTo>
                                  <a:lnTo>
                                    <a:pt x="1628763" y="0"/>
                                  </a:lnTo>
                                  <a:lnTo>
                                    <a:pt x="1632370" y="0"/>
                                  </a:lnTo>
                                  <a:lnTo>
                                    <a:pt x="1633918" y="639"/>
                                  </a:lnTo>
                                  <a:lnTo>
                                    <a:pt x="1636478" y="3196"/>
                                  </a:lnTo>
                                  <a:lnTo>
                                    <a:pt x="1637121" y="4740"/>
                                  </a:lnTo>
                                  <a:lnTo>
                                    <a:pt x="1637121" y="8356"/>
                                  </a:lnTo>
                                  <a:lnTo>
                                    <a:pt x="1636478" y="9900"/>
                                  </a:lnTo>
                                  <a:lnTo>
                                    <a:pt x="1633918" y="12457"/>
                                  </a:lnTo>
                                  <a:lnTo>
                                    <a:pt x="163237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658576" y="13096"/>
                                  </a:moveTo>
                                  <a:lnTo>
                                    <a:pt x="1654956" y="13096"/>
                                  </a:lnTo>
                                  <a:lnTo>
                                    <a:pt x="1653409" y="12457"/>
                                  </a:lnTo>
                                  <a:lnTo>
                                    <a:pt x="1650849" y="9900"/>
                                  </a:lnTo>
                                  <a:lnTo>
                                    <a:pt x="1650218" y="8356"/>
                                  </a:lnTo>
                                  <a:lnTo>
                                    <a:pt x="1650218" y="4740"/>
                                  </a:lnTo>
                                  <a:lnTo>
                                    <a:pt x="1650849" y="3196"/>
                                  </a:lnTo>
                                  <a:lnTo>
                                    <a:pt x="1653409" y="639"/>
                                  </a:lnTo>
                                  <a:lnTo>
                                    <a:pt x="1654956" y="0"/>
                                  </a:lnTo>
                                  <a:lnTo>
                                    <a:pt x="1658576" y="0"/>
                                  </a:lnTo>
                                  <a:lnTo>
                                    <a:pt x="1660112" y="639"/>
                                  </a:lnTo>
                                  <a:lnTo>
                                    <a:pt x="1662672" y="3196"/>
                                  </a:lnTo>
                                  <a:lnTo>
                                    <a:pt x="1663315" y="4740"/>
                                  </a:lnTo>
                                  <a:lnTo>
                                    <a:pt x="1663315" y="8356"/>
                                  </a:lnTo>
                                  <a:lnTo>
                                    <a:pt x="1662672" y="9900"/>
                                  </a:lnTo>
                                  <a:lnTo>
                                    <a:pt x="1660112" y="12457"/>
                                  </a:lnTo>
                                  <a:lnTo>
                                    <a:pt x="165857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684770" y="13096"/>
                                  </a:moveTo>
                                  <a:lnTo>
                                    <a:pt x="1681150" y="13096"/>
                                  </a:lnTo>
                                  <a:lnTo>
                                    <a:pt x="1679602" y="12457"/>
                                  </a:lnTo>
                                  <a:lnTo>
                                    <a:pt x="1677042" y="9900"/>
                                  </a:lnTo>
                                  <a:lnTo>
                                    <a:pt x="1676411" y="8356"/>
                                  </a:lnTo>
                                  <a:lnTo>
                                    <a:pt x="1676411" y="4740"/>
                                  </a:lnTo>
                                  <a:lnTo>
                                    <a:pt x="1677042" y="3196"/>
                                  </a:lnTo>
                                  <a:lnTo>
                                    <a:pt x="1679602" y="639"/>
                                  </a:lnTo>
                                  <a:lnTo>
                                    <a:pt x="1681150" y="0"/>
                                  </a:lnTo>
                                  <a:lnTo>
                                    <a:pt x="1684770" y="0"/>
                                  </a:lnTo>
                                  <a:lnTo>
                                    <a:pt x="1686306" y="639"/>
                                  </a:lnTo>
                                  <a:lnTo>
                                    <a:pt x="1688865" y="3196"/>
                                  </a:lnTo>
                                  <a:lnTo>
                                    <a:pt x="1689508" y="4740"/>
                                  </a:lnTo>
                                  <a:lnTo>
                                    <a:pt x="1689508" y="8356"/>
                                  </a:lnTo>
                                  <a:lnTo>
                                    <a:pt x="1688865" y="9900"/>
                                  </a:lnTo>
                                  <a:lnTo>
                                    <a:pt x="1686306" y="12457"/>
                                  </a:lnTo>
                                  <a:lnTo>
                                    <a:pt x="168477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710963" y="13096"/>
                                  </a:moveTo>
                                  <a:lnTo>
                                    <a:pt x="1707344" y="13096"/>
                                  </a:lnTo>
                                  <a:lnTo>
                                    <a:pt x="1705796" y="12457"/>
                                  </a:lnTo>
                                  <a:lnTo>
                                    <a:pt x="1703236" y="9900"/>
                                  </a:lnTo>
                                  <a:lnTo>
                                    <a:pt x="1702605" y="8356"/>
                                  </a:lnTo>
                                  <a:lnTo>
                                    <a:pt x="1702605" y="4740"/>
                                  </a:lnTo>
                                  <a:lnTo>
                                    <a:pt x="1703236" y="3196"/>
                                  </a:lnTo>
                                  <a:lnTo>
                                    <a:pt x="1705796" y="639"/>
                                  </a:lnTo>
                                  <a:lnTo>
                                    <a:pt x="1707344" y="0"/>
                                  </a:lnTo>
                                  <a:lnTo>
                                    <a:pt x="1710963" y="0"/>
                                  </a:lnTo>
                                  <a:lnTo>
                                    <a:pt x="1712499" y="639"/>
                                  </a:lnTo>
                                  <a:lnTo>
                                    <a:pt x="1715059" y="3196"/>
                                  </a:lnTo>
                                  <a:lnTo>
                                    <a:pt x="1715702" y="4740"/>
                                  </a:lnTo>
                                  <a:lnTo>
                                    <a:pt x="1715702" y="8356"/>
                                  </a:lnTo>
                                  <a:lnTo>
                                    <a:pt x="1715059" y="9900"/>
                                  </a:lnTo>
                                  <a:lnTo>
                                    <a:pt x="1712499" y="12457"/>
                                  </a:lnTo>
                                  <a:lnTo>
                                    <a:pt x="171096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737157" y="13096"/>
                                  </a:moveTo>
                                  <a:lnTo>
                                    <a:pt x="1733538" y="13096"/>
                                  </a:lnTo>
                                  <a:lnTo>
                                    <a:pt x="1731990" y="12457"/>
                                  </a:lnTo>
                                  <a:lnTo>
                                    <a:pt x="1729430" y="9900"/>
                                  </a:lnTo>
                                  <a:lnTo>
                                    <a:pt x="1728799" y="8356"/>
                                  </a:lnTo>
                                  <a:lnTo>
                                    <a:pt x="1728799" y="4740"/>
                                  </a:lnTo>
                                  <a:lnTo>
                                    <a:pt x="1729430" y="3196"/>
                                  </a:lnTo>
                                  <a:lnTo>
                                    <a:pt x="1731990" y="639"/>
                                  </a:lnTo>
                                  <a:lnTo>
                                    <a:pt x="1733538" y="0"/>
                                  </a:lnTo>
                                  <a:lnTo>
                                    <a:pt x="1737157" y="0"/>
                                  </a:lnTo>
                                  <a:lnTo>
                                    <a:pt x="1738693" y="639"/>
                                  </a:lnTo>
                                  <a:lnTo>
                                    <a:pt x="1741253" y="3196"/>
                                  </a:lnTo>
                                  <a:lnTo>
                                    <a:pt x="1741896" y="4740"/>
                                  </a:lnTo>
                                  <a:lnTo>
                                    <a:pt x="1741896" y="8356"/>
                                  </a:lnTo>
                                  <a:lnTo>
                                    <a:pt x="1741253" y="9900"/>
                                  </a:lnTo>
                                  <a:lnTo>
                                    <a:pt x="1738693" y="12457"/>
                                  </a:lnTo>
                                  <a:lnTo>
                                    <a:pt x="173715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763351" y="13096"/>
                                  </a:moveTo>
                                  <a:lnTo>
                                    <a:pt x="1759731" y="13096"/>
                                  </a:lnTo>
                                  <a:lnTo>
                                    <a:pt x="1758184" y="12457"/>
                                  </a:lnTo>
                                  <a:lnTo>
                                    <a:pt x="1755624" y="9900"/>
                                  </a:lnTo>
                                  <a:lnTo>
                                    <a:pt x="1754993" y="8356"/>
                                  </a:lnTo>
                                  <a:lnTo>
                                    <a:pt x="1754993" y="4740"/>
                                  </a:lnTo>
                                  <a:lnTo>
                                    <a:pt x="1755624" y="3196"/>
                                  </a:lnTo>
                                  <a:lnTo>
                                    <a:pt x="1758184" y="639"/>
                                  </a:lnTo>
                                  <a:lnTo>
                                    <a:pt x="1759731" y="0"/>
                                  </a:lnTo>
                                  <a:lnTo>
                                    <a:pt x="1763351" y="0"/>
                                  </a:lnTo>
                                  <a:lnTo>
                                    <a:pt x="1764887" y="639"/>
                                  </a:lnTo>
                                  <a:lnTo>
                                    <a:pt x="1767447" y="3196"/>
                                  </a:lnTo>
                                  <a:lnTo>
                                    <a:pt x="1768090" y="4740"/>
                                  </a:lnTo>
                                  <a:lnTo>
                                    <a:pt x="1768090" y="8356"/>
                                  </a:lnTo>
                                  <a:lnTo>
                                    <a:pt x="1767447" y="9900"/>
                                  </a:lnTo>
                                  <a:lnTo>
                                    <a:pt x="1764887" y="12457"/>
                                  </a:lnTo>
                                  <a:lnTo>
                                    <a:pt x="176335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789545" y="13096"/>
                                  </a:moveTo>
                                  <a:lnTo>
                                    <a:pt x="1785925" y="13096"/>
                                  </a:lnTo>
                                  <a:lnTo>
                                    <a:pt x="1784377" y="12457"/>
                                  </a:lnTo>
                                  <a:lnTo>
                                    <a:pt x="1781817" y="9900"/>
                                  </a:lnTo>
                                  <a:lnTo>
                                    <a:pt x="1781186" y="8356"/>
                                  </a:lnTo>
                                  <a:lnTo>
                                    <a:pt x="1781186" y="4740"/>
                                  </a:lnTo>
                                  <a:lnTo>
                                    <a:pt x="1781817" y="3196"/>
                                  </a:lnTo>
                                  <a:lnTo>
                                    <a:pt x="1784377" y="639"/>
                                  </a:lnTo>
                                  <a:lnTo>
                                    <a:pt x="1785925" y="0"/>
                                  </a:lnTo>
                                  <a:lnTo>
                                    <a:pt x="1789545" y="0"/>
                                  </a:lnTo>
                                  <a:lnTo>
                                    <a:pt x="1791081" y="639"/>
                                  </a:lnTo>
                                  <a:lnTo>
                                    <a:pt x="1793640" y="3196"/>
                                  </a:lnTo>
                                  <a:lnTo>
                                    <a:pt x="1794283" y="4740"/>
                                  </a:lnTo>
                                  <a:lnTo>
                                    <a:pt x="1794283" y="8356"/>
                                  </a:lnTo>
                                  <a:lnTo>
                                    <a:pt x="1793640" y="9900"/>
                                  </a:lnTo>
                                  <a:lnTo>
                                    <a:pt x="1791081" y="12457"/>
                                  </a:lnTo>
                                  <a:lnTo>
                                    <a:pt x="178954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815738" y="13096"/>
                                  </a:moveTo>
                                  <a:lnTo>
                                    <a:pt x="1812119" y="13096"/>
                                  </a:lnTo>
                                  <a:lnTo>
                                    <a:pt x="1810571" y="12457"/>
                                  </a:lnTo>
                                  <a:lnTo>
                                    <a:pt x="1808011" y="9900"/>
                                  </a:lnTo>
                                  <a:lnTo>
                                    <a:pt x="1807380" y="8356"/>
                                  </a:lnTo>
                                  <a:lnTo>
                                    <a:pt x="1807380" y="4740"/>
                                  </a:lnTo>
                                  <a:lnTo>
                                    <a:pt x="1808011" y="3196"/>
                                  </a:lnTo>
                                  <a:lnTo>
                                    <a:pt x="1810571" y="639"/>
                                  </a:lnTo>
                                  <a:lnTo>
                                    <a:pt x="1812119" y="0"/>
                                  </a:lnTo>
                                  <a:lnTo>
                                    <a:pt x="1815738" y="0"/>
                                  </a:lnTo>
                                  <a:lnTo>
                                    <a:pt x="1817274" y="639"/>
                                  </a:lnTo>
                                  <a:lnTo>
                                    <a:pt x="1819834" y="3196"/>
                                  </a:lnTo>
                                  <a:lnTo>
                                    <a:pt x="1820477" y="4740"/>
                                  </a:lnTo>
                                  <a:lnTo>
                                    <a:pt x="1820477" y="8356"/>
                                  </a:lnTo>
                                  <a:lnTo>
                                    <a:pt x="1819834" y="9900"/>
                                  </a:lnTo>
                                  <a:lnTo>
                                    <a:pt x="1817274" y="12457"/>
                                  </a:lnTo>
                                  <a:lnTo>
                                    <a:pt x="181573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841932" y="13096"/>
                                  </a:moveTo>
                                  <a:lnTo>
                                    <a:pt x="1838313" y="13096"/>
                                  </a:lnTo>
                                  <a:lnTo>
                                    <a:pt x="1836765" y="12457"/>
                                  </a:lnTo>
                                  <a:lnTo>
                                    <a:pt x="1834205" y="9900"/>
                                  </a:lnTo>
                                  <a:lnTo>
                                    <a:pt x="1833574" y="8356"/>
                                  </a:lnTo>
                                  <a:lnTo>
                                    <a:pt x="1833574" y="4740"/>
                                  </a:lnTo>
                                  <a:lnTo>
                                    <a:pt x="1834205" y="3196"/>
                                  </a:lnTo>
                                  <a:lnTo>
                                    <a:pt x="1836765" y="639"/>
                                  </a:lnTo>
                                  <a:lnTo>
                                    <a:pt x="1838313" y="0"/>
                                  </a:lnTo>
                                  <a:lnTo>
                                    <a:pt x="1841932" y="0"/>
                                  </a:lnTo>
                                  <a:lnTo>
                                    <a:pt x="1843468" y="639"/>
                                  </a:lnTo>
                                  <a:lnTo>
                                    <a:pt x="1846028" y="3196"/>
                                  </a:lnTo>
                                  <a:lnTo>
                                    <a:pt x="1846671" y="4740"/>
                                  </a:lnTo>
                                  <a:lnTo>
                                    <a:pt x="1846671" y="8356"/>
                                  </a:lnTo>
                                  <a:lnTo>
                                    <a:pt x="1846028" y="9900"/>
                                  </a:lnTo>
                                  <a:lnTo>
                                    <a:pt x="1843468" y="12457"/>
                                  </a:lnTo>
                                  <a:lnTo>
                                    <a:pt x="184193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868126" y="13096"/>
                                  </a:moveTo>
                                  <a:lnTo>
                                    <a:pt x="1864506" y="13096"/>
                                  </a:lnTo>
                                  <a:lnTo>
                                    <a:pt x="1862959" y="12457"/>
                                  </a:lnTo>
                                  <a:lnTo>
                                    <a:pt x="1860399" y="9900"/>
                                  </a:lnTo>
                                  <a:lnTo>
                                    <a:pt x="1859768" y="8356"/>
                                  </a:lnTo>
                                  <a:lnTo>
                                    <a:pt x="1859768" y="4740"/>
                                  </a:lnTo>
                                  <a:lnTo>
                                    <a:pt x="1860399" y="3196"/>
                                  </a:lnTo>
                                  <a:lnTo>
                                    <a:pt x="1862959" y="639"/>
                                  </a:lnTo>
                                  <a:lnTo>
                                    <a:pt x="1864506" y="0"/>
                                  </a:lnTo>
                                  <a:lnTo>
                                    <a:pt x="1868126" y="0"/>
                                  </a:lnTo>
                                  <a:lnTo>
                                    <a:pt x="1869662" y="639"/>
                                  </a:lnTo>
                                  <a:lnTo>
                                    <a:pt x="1872222" y="3196"/>
                                  </a:lnTo>
                                  <a:lnTo>
                                    <a:pt x="1872865" y="4740"/>
                                  </a:lnTo>
                                  <a:lnTo>
                                    <a:pt x="1872865" y="8356"/>
                                  </a:lnTo>
                                  <a:lnTo>
                                    <a:pt x="1872222" y="9900"/>
                                  </a:lnTo>
                                  <a:lnTo>
                                    <a:pt x="1869662" y="12457"/>
                                  </a:lnTo>
                                  <a:lnTo>
                                    <a:pt x="186812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894320" y="13096"/>
                                  </a:moveTo>
                                  <a:lnTo>
                                    <a:pt x="1890700" y="13096"/>
                                  </a:lnTo>
                                  <a:lnTo>
                                    <a:pt x="1889152" y="12457"/>
                                  </a:lnTo>
                                  <a:lnTo>
                                    <a:pt x="1886592" y="9900"/>
                                  </a:lnTo>
                                  <a:lnTo>
                                    <a:pt x="1885961" y="8356"/>
                                  </a:lnTo>
                                  <a:lnTo>
                                    <a:pt x="1885961" y="4740"/>
                                  </a:lnTo>
                                  <a:lnTo>
                                    <a:pt x="1886592" y="3196"/>
                                  </a:lnTo>
                                  <a:lnTo>
                                    <a:pt x="1889152" y="639"/>
                                  </a:lnTo>
                                  <a:lnTo>
                                    <a:pt x="1890700" y="0"/>
                                  </a:lnTo>
                                  <a:lnTo>
                                    <a:pt x="1894320" y="0"/>
                                  </a:lnTo>
                                  <a:lnTo>
                                    <a:pt x="1895856" y="639"/>
                                  </a:lnTo>
                                  <a:lnTo>
                                    <a:pt x="1898415" y="3196"/>
                                  </a:lnTo>
                                  <a:lnTo>
                                    <a:pt x="1899058" y="4740"/>
                                  </a:lnTo>
                                  <a:lnTo>
                                    <a:pt x="1899058" y="8356"/>
                                  </a:lnTo>
                                  <a:lnTo>
                                    <a:pt x="1898415" y="9900"/>
                                  </a:lnTo>
                                  <a:lnTo>
                                    <a:pt x="1895856" y="12457"/>
                                  </a:lnTo>
                                  <a:lnTo>
                                    <a:pt x="189432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920513" y="13096"/>
                                  </a:moveTo>
                                  <a:lnTo>
                                    <a:pt x="1916894" y="13096"/>
                                  </a:lnTo>
                                  <a:lnTo>
                                    <a:pt x="1915346" y="12457"/>
                                  </a:lnTo>
                                  <a:lnTo>
                                    <a:pt x="1912786" y="9900"/>
                                  </a:lnTo>
                                  <a:lnTo>
                                    <a:pt x="1912155" y="8356"/>
                                  </a:lnTo>
                                  <a:lnTo>
                                    <a:pt x="1912155" y="4740"/>
                                  </a:lnTo>
                                  <a:lnTo>
                                    <a:pt x="1912786" y="3196"/>
                                  </a:lnTo>
                                  <a:lnTo>
                                    <a:pt x="1915346" y="639"/>
                                  </a:lnTo>
                                  <a:lnTo>
                                    <a:pt x="1916894" y="0"/>
                                  </a:lnTo>
                                  <a:lnTo>
                                    <a:pt x="1920513" y="0"/>
                                  </a:lnTo>
                                  <a:lnTo>
                                    <a:pt x="1922049" y="639"/>
                                  </a:lnTo>
                                  <a:lnTo>
                                    <a:pt x="1924609" y="3196"/>
                                  </a:lnTo>
                                  <a:lnTo>
                                    <a:pt x="1925252" y="4740"/>
                                  </a:lnTo>
                                  <a:lnTo>
                                    <a:pt x="1925252" y="8356"/>
                                  </a:lnTo>
                                  <a:lnTo>
                                    <a:pt x="1924609" y="9900"/>
                                  </a:lnTo>
                                  <a:lnTo>
                                    <a:pt x="1922049" y="12457"/>
                                  </a:lnTo>
                                  <a:lnTo>
                                    <a:pt x="192051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946707" y="13096"/>
                                  </a:moveTo>
                                  <a:lnTo>
                                    <a:pt x="1943088" y="13096"/>
                                  </a:lnTo>
                                  <a:lnTo>
                                    <a:pt x="1941540" y="12457"/>
                                  </a:lnTo>
                                  <a:lnTo>
                                    <a:pt x="1938980" y="9900"/>
                                  </a:lnTo>
                                  <a:lnTo>
                                    <a:pt x="1938349" y="8356"/>
                                  </a:lnTo>
                                  <a:lnTo>
                                    <a:pt x="1938349" y="4740"/>
                                  </a:lnTo>
                                  <a:lnTo>
                                    <a:pt x="1938980" y="3196"/>
                                  </a:lnTo>
                                  <a:lnTo>
                                    <a:pt x="1941540" y="639"/>
                                  </a:lnTo>
                                  <a:lnTo>
                                    <a:pt x="1943088" y="0"/>
                                  </a:lnTo>
                                  <a:lnTo>
                                    <a:pt x="1946707" y="0"/>
                                  </a:lnTo>
                                  <a:lnTo>
                                    <a:pt x="1948243" y="639"/>
                                  </a:lnTo>
                                  <a:lnTo>
                                    <a:pt x="1950803" y="3196"/>
                                  </a:lnTo>
                                  <a:lnTo>
                                    <a:pt x="1951446" y="4740"/>
                                  </a:lnTo>
                                  <a:lnTo>
                                    <a:pt x="1951446" y="8356"/>
                                  </a:lnTo>
                                  <a:lnTo>
                                    <a:pt x="1950803" y="9900"/>
                                  </a:lnTo>
                                  <a:lnTo>
                                    <a:pt x="1948243" y="12457"/>
                                  </a:lnTo>
                                  <a:lnTo>
                                    <a:pt x="194670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972901" y="13096"/>
                                  </a:moveTo>
                                  <a:lnTo>
                                    <a:pt x="1969281" y="13096"/>
                                  </a:lnTo>
                                  <a:lnTo>
                                    <a:pt x="1967734" y="12457"/>
                                  </a:lnTo>
                                  <a:lnTo>
                                    <a:pt x="1965174" y="9900"/>
                                  </a:lnTo>
                                  <a:lnTo>
                                    <a:pt x="1964543" y="8356"/>
                                  </a:lnTo>
                                  <a:lnTo>
                                    <a:pt x="1964543" y="4740"/>
                                  </a:lnTo>
                                  <a:lnTo>
                                    <a:pt x="1965174" y="3196"/>
                                  </a:lnTo>
                                  <a:lnTo>
                                    <a:pt x="1967734" y="639"/>
                                  </a:lnTo>
                                  <a:lnTo>
                                    <a:pt x="1969281" y="0"/>
                                  </a:lnTo>
                                  <a:lnTo>
                                    <a:pt x="1972901" y="0"/>
                                  </a:lnTo>
                                  <a:lnTo>
                                    <a:pt x="1974437" y="639"/>
                                  </a:lnTo>
                                  <a:lnTo>
                                    <a:pt x="1976997" y="3196"/>
                                  </a:lnTo>
                                  <a:lnTo>
                                    <a:pt x="1977640" y="4740"/>
                                  </a:lnTo>
                                  <a:lnTo>
                                    <a:pt x="1977640" y="8356"/>
                                  </a:lnTo>
                                  <a:lnTo>
                                    <a:pt x="1976997" y="9900"/>
                                  </a:lnTo>
                                  <a:lnTo>
                                    <a:pt x="1974437" y="12457"/>
                                  </a:lnTo>
                                  <a:lnTo>
                                    <a:pt x="197290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1999095" y="13096"/>
                                  </a:moveTo>
                                  <a:lnTo>
                                    <a:pt x="1995475" y="13096"/>
                                  </a:lnTo>
                                  <a:lnTo>
                                    <a:pt x="1993927" y="12457"/>
                                  </a:lnTo>
                                  <a:lnTo>
                                    <a:pt x="1991367" y="9900"/>
                                  </a:lnTo>
                                  <a:lnTo>
                                    <a:pt x="1990736" y="8356"/>
                                  </a:lnTo>
                                  <a:lnTo>
                                    <a:pt x="1990736" y="4740"/>
                                  </a:lnTo>
                                  <a:lnTo>
                                    <a:pt x="1991367" y="3196"/>
                                  </a:lnTo>
                                  <a:lnTo>
                                    <a:pt x="1993927" y="639"/>
                                  </a:lnTo>
                                  <a:lnTo>
                                    <a:pt x="1995475" y="0"/>
                                  </a:lnTo>
                                  <a:lnTo>
                                    <a:pt x="1999095" y="0"/>
                                  </a:lnTo>
                                  <a:lnTo>
                                    <a:pt x="2000631" y="639"/>
                                  </a:lnTo>
                                  <a:lnTo>
                                    <a:pt x="2003190" y="3196"/>
                                  </a:lnTo>
                                  <a:lnTo>
                                    <a:pt x="2003833" y="4740"/>
                                  </a:lnTo>
                                  <a:lnTo>
                                    <a:pt x="2003833" y="8356"/>
                                  </a:lnTo>
                                  <a:lnTo>
                                    <a:pt x="2003190" y="9900"/>
                                  </a:lnTo>
                                  <a:lnTo>
                                    <a:pt x="2000631" y="12457"/>
                                  </a:lnTo>
                                  <a:lnTo>
                                    <a:pt x="199909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025288" y="13096"/>
                                  </a:moveTo>
                                  <a:lnTo>
                                    <a:pt x="2021669" y="13096"/>
                                  </a:lnTo>
                                  <a:lnTo>
                                    <a:pt x="2020121" y="12457"/>
                                  </a:lnTo>
                                  <a:lnTo>
                                    <a:pt x="2017561" y="9900"/>
                                  </a:lnTo>
                                  <a:lnTo>
                                    <a:pt x="2016930" y="8356"/>
                                  </a:lnTo>
                                  <a:lnTo>
                                    <a:pt x="2016930" y="4740"/>
                                  </a:lnTo>
                                  <a:lnTo>
                                    <a:pt x="2017561" y="3196"/>
                                  </a:lnTo>
                                  <a:lnTo>
                                    <a:pt x="2020121" y="639"/>
                                  </a:lnTo>
                                  <a:lnTo>
                                    <a:pt x="2021669" y="0"/>
                                  </a:lnTo>
                                  <a:lnTo>
                                    <a:pt x="2025288" y="0"/>
                                  </a:lnTo>
                                  <a:lnTo>
                                    <a:pt x="2026824" y="639"/>
                                  </a:lnTo>
                                  <a:lnTo>
                                    <a:pt x="2029384" y="3196"/>
                                  </a:lnTo>
                                  <a:lnTo>
                                    <a:pt x="2030027" y="4740"/>
                                  </a:lnTo>
                                  <a:lnTo>
                                    <a:pt x="2030027" y="8356"/>
                                  </a:lnTo>
                                  <a:lnTo>
                                    <a:pt x="2029384" y="9900"/>
                                  </a:lnTo>
                                  <a:lnTo>
                                    <a:pt x="2026824" y="12457"/>
                                  </a:lnTo>
                                  <a:lnTo>
                                    <a:pt x="202528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051482" y="13096"/>
                                  </a:moveTo>
                                  <a:lnTo>
                                    <a:pt x="2047863" y="13096"/>
                                  </a:lnTo>
                                  <a:lnTo>
                                    <a:pt x="2046315" y="12457"/>
                                  </a:lnTo>
                                  <a:lnTo>
                                    <a:pt x="2043755" y="9900"/>
                                  </a:lnTo>
                                  <a:lnTo>
                                    <a:pt x="2043124" y="8356"/>
                                  </a:lnTo>
                                  <a:lnTo>
                                    <a:pt x="2043124" y="4740"/>
                                  </a:lnTo>
                                  <a:lnTo>
                                    <a:pt x="2043755" y="3196"/>
                                  </a:lnTo>
                                  <a:lnTo>
                                    <a:pt x="2046315" y="639"/>
                                  </a:lnTo>
                                  <a:lnTo>
                                    <a:pt x="2047863" y="0"/>
                                  </a:lnTo>
                                  <a:lnTo>
                                    <a:pt x="2051482" y="0"/>
                                  </a:lnTo>
                                  <a:lnTo>
                                    <a:pt x="2053018" y="639"/>
                                  </a:lnTo>
                                  <a:lnTo>
                                    <a:pt x="2055578" y="3196"/>
                                  </a:lnTo>
                                  <a:lnTo>
                                    <a:pt x="2056221" y="4740"/>
                                  </a:lnTo>
                                  <a:lnTo>
                                    <a:pt x="2056221" y="8356"/>
                                  </a:lnTo>
                                  <a:lnTo>
                                    <a:pt x="2055578" y="9900"/>
                                  </a:lnTo>
                                  <a:lnTo>
                                    <a:pt x="2053018" y="12457"/>
                                  </a:lnTo>
                                  <a:lnTo>
                                    <a:pt x="205148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077676" y="13096"/>
                                  </a:moveTo>
                                  <a:lnTo>
                                    <a:pt x="2074056" y="13096"/>
                                  </a:lnTo>
                                  <a:lnTo>
                                    <a:pt x="2072509" y="12457"/>
                                  </a:lnTo>
                                  <a:lnTo>
                                    <a:pt x="2069949" y="9900"/>
                                  </a:lnTo>
                                  <a:lnTo>
                                    <a:pt x="2069318" y="8356"/>
                                  </a:lnTo>
                                  <a:lnTo>
                                    <a:pt x="2069318" y="4740"/>
                                  </a:lnTo>
                                  <a:lnTo>
                                    <a:pt x="2069949" y="3196"/>
                                  </a:lnTo>
                                  <a:lnTo>
                                    <a:pt x="2072509" y="639"/>
                                  </a:lnTo>
                                  <a:lnTo>
                                    <a:pt x="2074056" y="0"/>
                                  </a:lnTo>
                                  <a:lnTo>
                                    <a:pt x="2077676" y="0"/>
                                  </a:lnTo>
                                  <a:lnTo>
                                    <a:pt x="2079212" y="639"/>
                                  </a:lnTo>
                                  <a:lnTo>
                                    <a:pt x="2081772" y="3196"/>
                                  </a:lnTo>
                                  <a:lnTo>
                                    <a:pt x="2082415" y="4740"/>
                                  </a:lnTo>
                                  <a:lnTo>
                                    <a:pt x="2082415" y="8356"/>
                                  </a:lnTo>
                                  <a:lnTo>
                                    <a:pt x="2081772" y="9900"/>
                                  </a:lnTo>
                                  <a:lnTo>
                                    <a:pt x="2079212" y="12457"/>
                                  </a:lnTo>
                                  <a:lnTo>
                                    <a:pt x="207767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103870" y="13096"/>
                                  </a:moveTo>
                                  <a:lnTo>
                                    <a:pt x="2100250" y="13096"/>
                                  </a:lnTo>
                                  <a:lnTo>
                                    <a:pt x="2098702" y="12457"/>
                                  </a:lnTo>
                                  <a:lnTo>
                                    <a:pt x="2096142" y="9900"/>
                                  </a:lnTo>
                                  <a:lnTo>
                                    <a:pt x="2095511" y="8356"/>
                                  </a:lnTo>
                                  <a:lnTo>
                                    <a:pt x="2095511" y="4740"/>
                                  </a:lnTo>
                                  <a:lnTo>
                                    <a:pt x="2096142" y="3196"/>
                                  </a:lnTo>
                                  <a:lnTo>
                                    <a:pt x="2098702" y="639"/>
                                  </a:lnTo>
                                  <a:lnTo>
                                    <a:pt x="2100250" y="0"/>
                                  </a:lnTo>
                                  <a:lnTo>
                                    <a:pt x="2103870" y="0"/>
                                  </a:lnTo>
                                  <a:lnTo>
                                    <a:pt x="2105406" y="639"/>
                                  </a:lnTo>
                                  <a:lnTo>
                                    <a:pt x="2107965" y="3196"/>
                                  </a:lnTo>
                                  <a:lnTo>
                                    <a:pt x="2108608" y="4740"/>
                                  </a:lnTo>
                                  <a:lnTo>
                                    <a:pt x="2108608" y="8356"/>
                                  </a:lnTo>
                                  <a:lnTo>
                                    <a:pt x="2107965" y="9900"/>
                                  </a:lnTo>
                                  <a:lnTo>
                                    <a:pt x="2105406" y="12457"/>
                                  </a:lnTo>
                                  <a:lnTo>
                                    <a:pt x="210387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130063" y="13096"/>
                                  </a:moveTo>
                                  <a:lnTo>
                                    <a:pt x="2126444" y="13096"/>
                                  </a:lnTo>
                                  <a:lnTo>
                                    <a:pt x="2124896" y="12457"/>
                                  </a:lnTo>
                                  <a:lnTo>
                                    <a:pt x="2122348" y="9900"/>
                                  </a:lnTo>
                                  <a:lnTo>
                                    <a:pt x="2121705" y="8356"/>
                                  </a:lnTo>
                                  <a:lnTo>
                                    <a:pt x="2121705" y="4740"/>
                                  </a:lnTo>
                                  <a:lnTo>
                                    <a:pt x="2122348" y="3196"/>
                                  </a:lnTo>
                                  <a:lnTo>
                                    <a:pt x="2124896" y="639"/>
                                  </a:lnTo>
                                  <a:lnTo>
                                    <a:pt x="2126444" y="0"/>
                                  </a:lnTo>
                                  <a:lnTo>
                                    <a:pt x="2130063" y="0"/>
                                  </a:lnTo>
                                  <a:lnTo>
                                    <a:pt x="2131599" y="639"/>
                                  </a:lnTo>
                                  <a:lnTo>
                                    <a:pt x="2134159" y="3196"/>
                                  </a:lnTo>
                                  <a:lnTo>
                                    <a:pt x="2134802" y="4740"/>
                                  </a:lnTo>
                                  <a:lnTo>
                                    <a:pt x="2134802" y="8356"/>
                                  </a:lnTo>
                                  <a:lnTo>
                                    <a:pt x="2134159" y="9900"/>
                                  </a:lnTo>
                                  <a:lnTo>
                                    <a:pt x="2131599" y="12457"/>
                                  </a:lnTo>
                                  <a:lnTo>
                                    <a:pt x="213006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156257" y="13096"/>
                                  </a:moveTo>
                                  <a:lnTo>
                                    <a:pt x="2152638" y="13096"/>
                                  </a:lnTo>
                                  <a:lnTo>
                                    <a:pt x="2151090" y="12457"/>
                                  </a:lnTo>
                                  <a:lnTo>
                                    <a:pt x="2148542" y="9900"/>
                                  </a:lnTo>
                                  <a:lnTo>
                                    <a:pt x="2147899" y="8356"/>
                                  </a:lnTo>
                                  <a:lnTo>
                                    <a:pt x="2147899" y="4740"/>
                                  </a:lnTo>
                                  <a:lnTo>
                                    <a:pt x="2148542" y="3196"/>
                                  </a:lnTo>
                                  <a:lnTo>
                                    <a:pt x="2151090" y="639"/>
                                  </a:lnTo>
                                  <a:lnTo>
                                    <a:pt x="2152638" y="0"/>
                                  </a:lnTo>
                                  <a:lnTo>
                                    <a:pt x="2156257" y="0"/>
                                  </a:lnTo>
                                  <a:lnTo>
                                    <a:pt x="2157793" y="639"/>
                                  </a:lnTo>
                                  <a:lnTo>
                                    <a:pt x="2160353" y="3196"/>
                                  </a:lnTo>
                                  <a:lnTo>
                                    <a:pt x="2160996" y="4740"/>
                                  </a:lnTo>
                                  <a:lnTo>
                                    <a:pt x="2160996" y="8356"/>
                                  </a:lnTo>
                                  <a:lnTo>
                                    <a:pt x="2160353" y="9900"/>
                                  </a:lnTo>
                                  <a:lnTo>
                                    <a:pt x="2157793" y="12457"/>
                                  </a:lnTo>
                                  <a:lnTo>
                                    <a:pt x="215625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182451" y="13096"/>
                                  </a:moveTo>
                                  <a:lnTo>
                                    <a:pt x="2178831" y="13096"/>
                                  </a:lnTo>
                                  <a:lnTo>
                                    <a:pt x="2177284" y="12457"/>
                                  </a:lnTo>
                                  <a:lnTo>
                                    <a:pt x="2174736" y="9900"/>
                                  </a:lnTo>
                                  <a:lnTo>
                                    <a:pt x="2174093" y="8356"/>
                                  </a:lnTo>
                                  <a:lnTo>
                                    <a:pt x="2174093" y="4740"/>
                                  </a:lnTo>
                                  <a:lnTo>
                                    <a:pt x="2174736" y="3196"/>
                                  </a:lnTo>
                                  <a:lnTo>
                                    <a:pt x="2177284" y="639"/>
                                  </a:lnTo>
                                  <a:lnTo>
                                    <a:pt x="2178831" y="0"/>
                                  </a:lnTo>
                                  <a:lnTo>
                                    <a:pt x="2182451" y="0"/>
                                  </a:lnTo>
                                  <a:lnTo>
                                    <a:pt x="2183987" y="639"/>
                                  </a:lnTo>
                                  <a:lnTo>
                                    <a:pt x="2186547" y="3196"/>
                                  </a:lnTo>
                                  <a:lnTo>
                                    <a:pt x="2187190" y="4740"/>
                                  </a:lnTo>
                                  <a:lnTo>
                                    <a:pt x="2187190" y="8356"/>
                                  </a:lnTo>
                                  <a:lnTo>
                                    <a:pt x="2186547" y="9900"/>
                                  </a:lnTo>
                                  <a:lnTo>
                                    <a:pt x="2183987" y="12457"/>
                                  </a:lnTo>
                                  <a:lnTo>
                                    <a:pt x="218245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208645" y="13096"/>
                                  </a:moveTo>
                                  <a:lnTo>
                                    <a:pt x="2205025" y="13096"/>
                                  </a:lnTo>
                                  <a:lnTo>
                                    <a:pt x="2203477" y="12457"/>
                                  </a:lnTo>
                                  <a:lnTo>
                                    <a:pt x="2200929" y="9900"/>
                                  </a:lnTo>
                                  <a:lnTo>
                                    <a:pt x="2200286" y="8356"/>
                                  </a:lnTo>
                                  <a:lnTo>
                                    <a:pt x="2200286" y="4740"/>
                                  </a:lnTo>
                                  <a:lnTo>
                                    <a:pt x="2200929" y="3196"/>
                                  </a:lnTo>
                                  <a:lnTo>
                                    <a:pt x="2203477" y="639"/>
                                  </a:lnTo>
                                  <a:lnTo>
                                    <a:pt x="2205025" y="0"/>
                                  </a:lnTo>
                                  <a:lnTo>
                                    <a:pt x="2208645" y="0"/>
                                  </a:lnTo>
                                  <a:lnTo>
                                    <a:pt x="2210181" y="639"/>
                                  </a:lnTo>
                                  <a:lnTo>
                                    <a:pt x="2212740" y="3196"/>
                                  </a:lnTo>
                                  <a:lnTo>
                                    <a:pt x="2213383" y="4740"/>
                                  </a:lnTo>
                                  <a:lnTo>
                                    <a:pt x="2213383" y="8356"/>
                                  </a:lnTo>
                                  <a:lnTo>
                                    <a:pt x="2212740" y="9900"/>
                                  </a:lnTo>
                                  <a:lnTo>
                                    <a:pt x="2210181" y="12457"/>
                                  </a:lnTo>
                                  <a:lnTo>
                                    <a:pt x="220864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234838" y="13096"/>
                                  </a:moveTo>
                                  <a:lnTo>
                                    <a:pt x="2231219" y="13096"/>
                                  </a:lnTo>
                                  <a:lnTo>
                                    <a:pt x="2229671" y="12457"/>
                                  </a:lnTo>
                                  <a:lnTo>
                                    <a:pt x="2227123" y="9900"/>
                                  </a:lnTo>
                                  <a:lnTo>
                                    <a:pt x="2226480" y="8356"/>
                                  </a:lnTo>
                                  <a:lnTo>
                                    <a:pt x="2226480" y="4740"/>
                                  </a:lnTo>
                                  <a:lnTo>
                                    <a:pt x="2227123" y="3196"/>
                                  </a:lnTo>
                                  <a:lnTo>
                                    <a:pt x="2229671" y="639"/>
                                  </a:lnTo>
                                  <a:lnTo>
                                    <a:pt x="2231219" y="0"/>
                                  </a:lnTo>
                                  <a:lnTo>
                                    <a:pt x="2234838" y="0"/>
                                  </a:lnTo>
                                  <a:lnTo>
                                    <a:pt x="2236374" y="639"/>
                                  </a:lnTo>
                                  <a:lnTo>
                                    <a:pt x="2238934" y="3196"/>
                                  </a:lnTo>
                                  <a:lnTo>
                                    <a:pt x="2239577" y="4740"/>
                                  </a:lnTo>
                                  <a:lnTo>
                                    <a:pt x="2239577" y="8356"/>
                                  </a:lnTo>
                                  <a:lnTo>
                                    <a:pt x="2238934" y="9900"/>
                                  </a:lnTo>
                                  <a:lnTo>
                                    <a:pt x="2236374" y="12457"/>
                                  </a:lnTo>
                                  <a:lnTo>
                                    <a:pt x="223483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261032" y="13096"/>
                                  </a:moveTo>
                                  <a:lnTo>
                                    <a:pt x="2257413" y="13096"/>
                                  </a:lnTo>
                                  <a:lnTo>
                                    <a:pt x="2255865" y="12457"/>
                                  </a:lnTo>
                                  <a:lnTo>
                                    <a:pt x="2253317" y="9900"/>
                                  </a:lnTo>
                                  <a:lnTo>
                                    <a:pt x="2252674" y="8356"/>
                                  </a:lnTo>
                                  <a:lnTo>
                                    <a:pt x="2252674" y="4740"/>
                                  </a:lnTo>
                                  <a:lnTo>
                                    <a:pt x="2253317" y="3196"/>
                                  </a:lnTo>
                                  <a:lnTo>
                                    <a:pt x="2255865" y="639"/>
                                  </a:lnTo>
                                  <a:lnTo>
                                    <a:pt x="2257413" y="0"/>
                                  </a:lnTo>
                                  <a:lnTo>
                                    <a:pt x="2261032" y="0"/>
                                  </a:lnTo>
                                  <a:lnTo>
                                    <a:pt x="2262568" y="639"/>
                                  </a:lnTo>
                                  <a:lnTo>
                                    <a:pt x="2265128" y="3196"/>
                                  </a:lnTo>
                                  <a:lnTo>
                                    <a:pt x="2265771" y="4740"/>
                                  </a:lnTo>
                                  <a:lnTo>
                                    <a:pt x="2265771" y="8356"/>
                                  </a:lnTo>
                                  <a:lnTo>
                                    <a:pt x="2265128" y="9900"/>
                                  </a:lnTo>
                                  <a:lnTo>
                                    <a:pt x="2262568" y="12457"/>
                                  </a:lnTo>
                                  <a:lnTo>
                                    <a:pt x="226103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287226" y="13096"/>
                                  </a:moveTo>
                                  <a:lnTo>
                                    <a:pt x="2283606" y="13096"/>
                                  </a:lnTo>
                                  <a:lnTo>
                                    <a:pt x="2282059" y="12457"/>
                                  </a:lnTo>
                                  <a:lnTo>
                                    <a:pt x="2279511" y="9900"/>
                                  </a:lnTo>
                                  <a:lnTo>
                                    <a:pt x="2278868" y="8356"/>
                                  </a:lnTo>
                                  <a:lnTo>
                                    <a:pt x="2278868" y="4740"/>
                                  </a:lnTo>
                                  <a:lnTo>
                                    <a:pt x="2279511" y="3196"/>
                                  </a:lnTo>
                                  <a:lnTo>
                                    <a:pt x="2282059" y="639"/>
                                  </a:lnTo>
                                  <a:lnTo>
                                    <a:pt x="2283606" y="0"/>
                                  </a:lnTo>
                                  <a:lnTo>
                                    <a:pt x="2287226" y="0"/>
                                  </a:lnTo>
                                  <a:lnTo>
                                    <a:pt x="2288762" y="639"/>
                                  </a:lnTo>
                                  <a:lnTo>
                                    <a:pt x="2291322" y="3196"/>
                                  </a:lnTo>
                                  <a:lnTo>
                                    <a:pt x="2291965" y="4740"/>
                                  </a:lnTo>
                                  <a:lnTo>
                                    <a:pt x="2291965" y="8356"/>
                                  </a:lnTo>
                                  <a:lnTo>
                                    <a:pt x="2291322" y="9900"/>
                                  </a:lnTo>
                                  <a:lnTo>
                                    <a:pt x="2288762" y="12457"/>
                                  </a:lnTo>
                                  <a:lnTo>
                                    <a:pt x="228722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313420" y="13096"/>
                                  </a:moveTo>
                                  <a:lnTo>
                                    <a:pt x="2309800" y="13096"/>
                                  </a:lnTo>
                                  <a:lnTo>
                                    <a:pt x="2308252" y="12457"/>
                                  </a:lnTo>
                                  <a:lnTo>
                                    <a:pt x="2305704" y="9900"/>
                                  </a:lnTo>
                                  <a:lnTo>
                                    <a:pt x="2305061" y="8356"/>
                                  </a:lnTo>
                                  <a:lnTo>
                                    <a:pt x="2305061" y="4740"/>
                                  </a:lnTo>
                                  <a:lnTo>
                                    <a:pt x="2305704" y="3196"/>
                                  </a:lnTo>
                                  <a:lnTo>
                                    <a:pt x="2308252" y="639"/>
                                  </a:lnTo>
                                  <a:lnTo>
                                    <a:pt x="2309800" y="0"/>
                                  </a:lnTo>
                                  <a:lnTo>
                                    <a:pt x="2313420" y="0"/>
                                  </a:lnTo>
                                  <a:lnTo>
                                    <a:pt x="2314956" y="639"/>
                                  </a:lnTo>
                                  <a:lnTo>
                                    <a:pt x="2317515" y="3196"/>
                                  </a:lnTo>
                                  <a:lnTo>
                                    <a:pt x="2318158" y="4740"/>
                                  </a:lnTo>
                                  <a:lnTo>
                                    <a:pt x="2318158" y="8356"/>
                                  </a:lnTo>
                                  <a:lnTo>
                                    <a:pt x="2317515" y="9900"/>
                                  </a:lnTo>
                                  <a:lnTo>
                                    <a:pt x="2314956" y="12457"/>
                                  </a:lnTo>
                                  <a:lnTo>
                                    <a:pt x="231342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339613" y="13096"/>
                                  </a:moveTo>
                                  <a:lnTo>
                                    <a:pt x="2335994" y="13096"/>
                                  </a:lnTo>
                                  <a:lnTo>
                                    <a:pt x="2334446" y="12457"/>
                                  </a:lnTo>
                                  <a:lnTo>
                                    <a:pt x="2331898" y="9900"/>
                                  </a:lnTo>
                                  <a:lnTo>
                                    <a:pt x="2331255" y="8356"/>
                                  </a:lnTo>
                                  <a:lnTo>
                                    <a:pt x="2331255" y="4740"/>
                                  </a:lnTo>
                                  <a:lnTo>
                                    <a:pt x="2331898" y="3196"/>
                                  </a:lnTo>
                                  <a:lnTo>
                                    <a:pt x="2334446" y="639"/>
                                  </a:lnTo>
                                  <a:lnTo>
                                    <a:pt x="2335994" y="0"/>
                                  </a:lnTo>
                                  <a:lnTo>
                                    <a:pt x="2339613" y="0"/>
                                  </a:lnTo>
                                  <a:lnTo>
                                    <a:pt x="2341149" y="639"/>
                                  </a:lnTo>
                                  <a:lnTo>
                                    <a:pt x="2343709" y="3196"/>
                                  </a:lnTo>
                                  <a:lnTo>
                                    <a:pt x="2344352" y="4740"/>
                                  </a:lnTo>
                                  <a:lnTo>
                                    <a:pt x="2344352" y="8356"/>
                                  </a:lnTo>
                                  <a:lnTo>
                                    <a:pt x="2343709" y="9900"/>
                                  </a:lnTo>
                                  <a:lnTo>
                                    <a:pt x="2341149" y="12457"/>
                                  </a:lnTo>
                                  <a:lnTo>
                                    <a:pt x="233961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365807" y="13096"/>
                                  </a:moveTo>
                                  <a:lnTo>
                                    <a:pt x="2362188" y="13096"/>
                                  </a:lnTo>
                                  <a:lnTo>
                                    <a:pt x="2360640" y="12457"/>
                                  </a:lnTo>
                                  <a:lnTo>
                                    <a:pt x="2358092" y="9900"/>
                                  </a:lnTo>
                                  <a:lnTo>
                                    <a:pt x="2357449" y="8356"/>
                                  </a:lnTo>
                                  <a:lnTo>
                                    <a:pt x="2357449" y="4740"/>
                                  </a:lnTo>
                                  <a:lnTo>
                                    <a:pt x="2358092" y="3196"/>
                                  </a:lnTo>
                                  <a:lnTo>
                                    <a:pt x="2360640" y="639"/>
                                  </a:lnTo>
                                  <a:lnTo>
                                    <a:pt x="2362188" y="0"/>
                                  </a:lnTo>
                                  <a:lnTo>
                                    <a:pt x="2365807" y="0"/>
                                  </a:lnTo>
                                  <a:lnTo>
                                    <a:pt x="2367343" y="639"/>
                                  </a:lnTo>
                                  <a:lnTo>
                                    <a:pt x="2369903" y="3196"/>
                                  </a:lnTo>
                                  <a:lnTo>
                                    <a:pt x="2370546" y="4740"/>
                                  </a:lnTo>
                                  <a:lnTo>
                                    <a:pt x="2370546" y="8356"/>
                                  </a:lnTo>
                                  <a:lnTo>
                                    <a:pt x="2369903" y="9900"/>
                                  </a:lnTo>
                                  <a:lnTo>
                                    <a:pt x="2367343" y="12457"/>
                                  </a:lnTo>
                                  <a:lnTo>
                                    <a:pt x="236580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392001" y="13096"/>
                                  </a:moveTo>
                                  <a:lnTo>
                                    <a:pt x="2388381" y="13096"/>
                                  </a:lnTo>
                                  <a:lnTo>
                                    <a:pt x="2386834" y="12457"/>
                                  </a:lnTo>
                                  <a:lnTo>
                                    <a:pt x="2384286" y="9900"/>
                                  </a:lnTo>
                                  <a:lnTo>
                                    <a:pt x="2383643" y="8356"/>
                                  </a:lnTo>
                                  <a:lnTo>
                                    <a:pt x="2383643" y="4740"/>
                                  </a:lnTo>
                                  <a:lnTo>
                                    <a:pt x="2384286" y="3196"/>
                                  </a:lnTo>
                                  <a:lnTo>
                                    <a:pt x="2386834" y="639"/>
                                  </a:lnTo>
                                  <a:lnTo>
                                    <a:pt x="2388381" y="0"/>
                                  </a:lnTo>
                                  <a:lnTo>
                                    <a:pt x="2392001" y="0"/>
                                  </a:lnTo>
                                  <a:lnTo>
                                    <a:pt x="2393537" y="639"/>
                                  </a:lnTo>
                                  <a:lnTo>
                                    <a:pt x="2396097" y="3196"/>
                                  </a:lnTo>
                                  <a:lnTo>
                                    <a:pt x="2396740" y="4740"/>
                                  </a:lnTo>
                                  <a:lnTo>
                                    <a:pt x="2396740" y="8356"/>
                                  </a:lnTo>
                                  <a:lnTo>
                                    <a:pt x="2396097" y="9900"/>
                                  </a:lnTo>
                                  <a:lnTo>
                                    <a:pt x="2393537" y="12457"/>
                                  </a:lnTo>
                                  <a:lnTo>
                                    <a:pt x="239200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418195" y="13096"/>
                                  </a:moveTo>
                                  <a:lnTo>
                                    <a:pt x="2414575" y="13096"/>
                                  </a:lnTo>
                                  <a:lnTo>
                                    <a:pt x="2413027" y="12457"/>
                                  </a:lnTo>
                                  <a:lnTo>
                                    <a:pt x="2410479" y="9900"/>
                                  </a:lnTo>
                                  <a:lnTo>
                                    <a:pt x="2409836" y="8356"/>
                                  </a:lnTo>
                                  <a:lnTo>
                                    <a:pt x="2409836" y="4740"/>
                                  </a:lnTo>
                                  <a:lnTo>
                                    <a:pt x="2410479" y="3196"/>
                                  </a:lnTo>
                                  <a:lnTo>
                                    <a:pt x="2413027" y="639"/>
                                  </a:lnTo>
                                  <a:lnTo>
                                    <a:pt x="2414575" y="0"/>
                                  </a:lnTo>
                                  <a:lnTo>
                                    <a:pt x="2418195" y="0"/>
                                  </a:lnTo>
                                  <a:lnTo>
                                    <a:pt x="2419731" y="639"/>
                                  </a:lnTo>
                                  <a:lnTo>
                                    <a:pt x="2422290" y="3196"/>
                                  </a:lnTo>
                                  <a:lnTo>
                                    <a:pt x="2422933" y="4740"/>
                                  </a:lnTo>
                                  <a:lnTo>
                                    <a:pt x="2422933" y="8356"/>
                                  </a:lnTo>
                                  <a:lnTo>
                                    <a:pt x="2422290" y="9900"/>
                                  </a:lnTo>
                                  <a:lnTo>
                                    <a:pt x="2419731" y="12457"/>
                                  </a:lnTo>
                                  <a:lnTo>
                                    <a:pt x="241819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444388" y="13096"/>
                                  </a:moveTo>
                                  <a:lnTo>
                                    <a:pt x="2440769" y="13096"/>
                                  </a:lnTo>
                                  <a:lnTo>
                                    <a:pt x="2439221" y="12457"/>
                                  </a:lnTo>
                                  <a:lnTo>
                                    <a:pt x="2436673" y="9900"/>
                                  </a:lnTo>
                                  <a:lnTo>
                                    <a:pt x="2436030" y="8356"/>
                                  </a:lnTo>
                                  <a:lnTo>
                                    <a:pt x="2436030" y="4740"/>
                                  </a:lnTo>
                                  <a:lnTo>
                                    <a:pt x="2436673" y="3196"/>
                                  </a:lnTo>
                                  <a:lnTo>
                                    <a:pt x="2439221" y="639"/>
                                  </a:lnTo>
                                  <a:lnTo>
                                    <a:pt x="2440769" y="0"/>
                                  </a:lnTo>
                                  <a:lnTo>
                                    <a:pt x="2444388" y="0"/>
                                  </a:lnTo>
                                  <a:lnTo>
                                    <a:pt x="2445924" y="639"/>
                                  </a:lnTo>
                                  <a:lnTo>
                                    <a:pt x="2448484" y="3196"/>
                                  </a:lnTo>
                                  <a:lnTo>
                                    <a:pt x="2449127" y="4740"/>
                                  </a:lnTo>
                                  <a:lnTo>
                                    <a:pt x="2449127" y="8356"/>
                                  </a:lnTo>
                                  <a:lnTo>
                                    <a:pt x="2448484" y="9900"/>
                                  </a:lnTo>
                                  <a:lnTo>
                                    <a:pt x="2445924" y="12457"/>
                                  </a:lnTo>
                                  <a:lnTo>
                                    <a:pt x="244438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470582" y="13096"/>
                                  </a:moveTo>
                                  <a:lnTo>
                                    <a:pt x="2466963" y="13096"/>
                                  </a:lnTo>
                                  <a:lnTo>
                                    <a:pt x="2465415" y="12457"/>
                                  </a:lnTo>
                                  <a:lnTo>
                                    <a:pt x="2462867" y="9900"/>
                                  </a:lnTo>
                                  <a:lnTo>
                                    <a:pt x="2462224" y="8356"/>
                                  </a:lnTo>
                                  <a:lnTo>
                                    <a:pt x="2462224" y="4740"/>
                                  </a:lnTo>
                                  <a:lnTo>
                                    <a:pt x="2462867" y="3196"/>
                                  </a:lnTo>
                                  <a:lnTo>
                                    <a:pt x="2465415" y="639"/>
                                  </a:lnTo>
                                  <a:lnTo>
                                    <a:pt x="2466963" y="0"/>
                                  </a:lnTo>
                                  <a:lnTo>
                                    <a:pt x="2470582" y="0"/>
                                  </a:lnTo>
                                  <a:lnTo>
                                    <a:pt x="2472118" y="639"/>
                                  </a:lnTo>
                                  <a:lnTo>
                                    <a:pt x="2474678" y="3196"/>
                                  </a:lnTo>
                                  <a:lnTo>
                                    <a:pt x="2475321" y="4740"/>
                                  </a:lnTo>
                                  <a:lnTo>
                                    <a:pt x="2475321" y="8356"/>
                                  </a:lnTo>
                                  <a:lnTo>
                                    <a:pt x="2474678" y="9900"/>
                                  </a:lnTo>
                                  <a:lnTo>
                                    <a:pt x="2472118" y="12457"/>
                                  </a:lnTo>
                                  <a:lnTo>
                                    <a:pt x="247058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496776" y="13096"/>
                                  </a:moveTo>
                                  <a:lnTo>
                                    <a:pt x="2493156" y="13096"/>
                                  </a:lnTo>
                                  <a:lnTo>
                                    <a:pt x="2491609" y="12457"/>
                                  </a:lnTo>
                                  <a:lnTo>
                                    <a:pt x="2489061" y="9900"/>
                                  </a:lnTo>
                                  <a:lnTo>
                                    <a:pt x="2488418" y="8356"/>
                                  </a:lnTo>
                                  <a:lnTo>
                                    <a:pt x="2488418" y="4740"/>
                                  </a:lnTo>
                                  <a:lnTo>
                                    <a:pt x="2489061" y="3196"/>
                                  </a:lnTo>
                                  <a:lnTo>
                                    <a:pt x="2491609" y="639"/>
                                  </a:lnTo>
                                  <a:lnTo>
                                    <a:pt x="2493156" y="0"/>
                                  </a:lnTo>
                                  <a:lnTo>
                                    <a:pt x="2496776" y="0"/>
                                  </a:lnTo>
                                  <a:lnTo>
                                    <a:pt x="2498312" y="639"/>
                                  </a:lnTo>
                                  <a:lnTo>
                                    <a:pt x="2500872" y="3196"/>
                                  </a:lnTo>
                                  <a:lnTo>
                                    <a:pt x="2501515" y="4740"/>
                                  </a:lnTo>
                                  <a:lnTo>
                                    <a:pt x="2501515" y="8356"/>
                                  </a:lnTo>
                                  <a:lnTo>
                                    <a:pt x="2500872" y="9900"/>
                                  </a:lnTo>
                                  <a:lnTo>
                                    <a:pt x="2498312" y="12457"/>
                                  </a:lnTo>
                                  <a:lnTo>
                                    <a:pt x="249677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522970" y="13096"/>
                                  </a:moveTo>
                                  <a:lnTo>
                                    <a:pt x="2519350" y="13096"/>
                                  </a:lnTo>
                                  <a:lnTo>
                                    <a:pt x="2517802" y="12457"/>
                                  </a:lnTo>
                                  <a:lnTo>
                                    <a:pt x="2515254" y="9900"/>
                                  </a:lnTo>
                                  <a:lnTo>
                                    <a:pt x="2514611" y="8356"/>
                                  </a:lnTo>
                                  <a:lnTo>
                                    <a:pt x="2514611" y="4740"/>
                                  </a:lnTo>
                                  <a:lnTo>
                                    <a:pt x="2515254" y="3196"/>
                                  </a:lnTo>
                                  <a:lnTo>
                                    <a:pt x="2517802" y="639"/>
                                  </a:lnTo>
                                  <a:lnTo>
                                    <a:pt x="2519350" y="0"/>
                                  </a:lnTo>
                                  <a:lnTo>
                                    <a:pt x="2522970" y="0"/>
                                  </a:lnTo>
                                  <a:lnTo>
                                    <a:pt x="2524506" y="639"/>
                                  </a:lnTo>
                                  <a:lnTo>
                                    <a:pt x="2527065" y="3196"/>
                                  </a:lnTo>
                                  <a:lnTo>
                                    <a:pt x="2527708" y="4740"/>
                                  </a:lnTo>
                                  <a:lnTo>
                                    <a:pt x="2527708" y="8356"/>
                                  </a:lnTo>
                                  <a:lnTo>
                                    <a:pt x="2527065" y="9900"/>
                                  </a:lnTo>
                                  <a:lnTo>
                                    <a:pt x="2524506" y="12457"/>
                                  </a:lnTo>
                                  <a:lnTo>
                                    <a:pt x="252297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549163" y="13096"/>
                                  </a:moveTo>
                                  <a:lnTo>
                                    <a:pt x="2545544" y="13096"/>
                                  </a:lnTo>
                                  <a:lnTo>
                                    <a:pt x="2543996" y="12457"/>
                                  </a:lnTo>
                                  <a:lnTo>
                                    <a:pt x="2541448" y="9900"/>
                                  </a:lnTo>
                                  <a:lnTo>
                                    <a:pt x="2540805" y="8356"/>
                                  </a:lnTo>
                                  <a:lnTo>
                                    <a:pt x="2540805" y="4740"/>
                                  </a:lnTo>
                                  <a:lnTo>
                                    <a:pt x="2541448" y="3196"/>
                                  </a:lnTo>
                                  <a:lnTo>
                                    <a:pt x="2543996" y="639"/>
                                  </a:lnTo>
                                  <a:lnTo>
                                    <a:pt x="2545544" y="0"/>
                                  </a:lnTo>
                                  <a:lnTo>
                                    <a:pt x="2549163" y="0"/>
                                  </a:lnTo>
                                  <a:lnTo>
                                    <a:pt x="2550699" y="639"/>
                                  </a:lnTo>
                                  <a:lnTo>
                                    <a:pt x="2553259" y="3196"/>
                                  </a:lnTo>
                                  <a:lnTo>
                                    <a:pt x="2553902" y="4740"/>
                                  </a:lnTo>
                                  <a:lnTo>
                                    <a:pt x="2553902" y="8356"/>
                                  </a:lnTo>
                                  <a:lnTo>
                                    <a:pt x="2553259" y="9900"/>
                                  </a:lnTo>
                                  <a:lnTo>
                                    <a:pt x="2550699" y="12457"/>
                                  </a:lnTo>
                                  <a:lnTo>
                                    <a:pt x="254916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575357" y="13096"/>
                                  </a:moveTo>
                                  <a:lnTo>
                                    <a:pt x="2571738" y="13096"/>
                                  </a:lnTo>
                                  <a:lnTo>
                                    <a:pt x="2570190" y="12457"/>
                                  </a:lnTo>
                                  <a:lnTo>
                                    <a:pt x="2567642" y="9900"/>
                                  </a:lnTo>
                                  <a:lnTo>
                                    <a:pt x="2566999" y="8356"/>
                                  </a:lnTo>
                                  <a:lnTo>
                                    <a:pt x="2566999" y="4740"/>
                                  </a:lnTo>
                                  <a:lnTo>
                                    <a:pt x="2567642" y="3196"/>
                                  </a:lnTo>
                                  <a:lnTo>
                                    <a:pt x="2570190" y="639"/>
                                  </a:lnTo>
                                  <a:lnTo>
                                    <a:pt x="2571738" y="0"/>
                                  </a:lnTo>
                                  <a:lnTo>
                                    <a:pt x="2575357" y="0"/>
                                  </a:lnTo>
                                  <a:lnTo>
                                    <a:pt x="2576905" y="639"/>
                                  </a:lnTo>
                                  <a:lnTo>
                                    <a:pt x="2579453" y="3196"/>
                                  </a:lnTo>
                                  <a:lnTo>
                                    <a:pt x="2580096" y="4740"/>
                                  </a:lnTo>
                                  <a:lnTo>
                                    <a:pt x="2580096" y="8356"/>
                                  </a:lnTo>
                                  <a:lnTo>
                                    <a:pt x="2579453" y="9900"/>
                                  </a:lnTo>
                                  <a:lnTo>
                                    <a:pt x="2576905" y="12457"/>
                                  </a:lnTo>
                                  <a:lnTo>
                                    <a:pt x="257535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601551" y="13096"/>
                                  </a:moveTo>
                                  <a:lnTo>
                                    <a:pt x="2597931" y="13096"/>
                                  </a:lnTo>
                                  <a:lnTo>
                                    <a:pt x="2596384" y="12457"/>
                                  </a:lnTo>
                                  <a:lnTo>
                                    <a:pt x="2593836" y="9900"/>
                                  </a:lnTo>
                                  <a:lnTo>
                                    <a:pt x="2593193" y="8356"/>
                                  </a:lnTo>
                                  <a:lnTo>
                                    <a:pt x="2593193" y="4740"/>
                                  </a:lnTo>
                                  <a:lnTo>
                                    <a:pt x="2593836" y="3196"/>
                                  </a:lnTo>
                                  <a:lnTo>
                                    <a:pt x="2596384" y="639"/>
                                  </a:lnTo>
                                  <a:lnTo>
                                    <a:pt x="2597931" y="0"/>
                                  </a:lnTo>
                                  <a:lnTo>
                                    <a:pt x="2601551" y="0"/>
                                  </a:lnTo>
                                  <a:lnTo>
                                    <a:pt x="2603087" y="639"/>
                                  </a:lnTo>
                                  <a:lnTo>
                                    <a:pt x="2605647" y="3196"/>
                                  </a:lnTo>
                                  <a:lnTo>
                                    <a:pt x="2606290" y="4740"/>
                                  </a:lnTo>
                                  <a:lnTo>
                                    <a:pt x="2606290" y="8356"/>
                                  </a:lnTo>
                                  <a:lnTo>
                                    <a:pt x="2605647" y="9900"/>
                                  </a:lnTo>
                                  <a:lnTo>
                                    <a:pt x="2603087" y="12457"/>
                                  </a:lnTo>
                                  <a:lnTo>
                                    <a:pt x="260155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627745" y="13096"/>
                                  </a:moveTo>
                                  <a:lnTo>
                                    <a:pt x="2624125" y="13096"/>
                                  </a:lnTo>
                                  <a:lnTo>
                                    <a:pt x="2622577" y="12457"/>
                                  </a:lnTo>
                                  <a:lnTo>
                                    <a:pt x="2620029" y="9900"/>
                                  </a:lnTo>
                                  <a:lnTo>
                                    <a:pt x="2619386" y="8356"/>
                                  </a:lnTo>
                                  <a:lnTo>
                                    <a:pt x="2619386" y="4740"/>
                                  </a:lnTo>
                                  <a:lnTo>
                                    <a:pt x="2620029" y="3196"/>
                                  </a:lnTo>
                                  <a:lnTo>
                                    <a:pt x="2622577" y="639"/>
                                  </a:lnTo>
                                  <a:lnTo>
                                    <a:pt x="2624125" y="0"/>
                                  </a:lnTo>
                                  <a:lnTo>
                                    <a:pt x="2627745" y="0"/>
                                  </a:lnTo>
                                  <a:lnTo>
                                    <a:pt x="2629292" y="639"/>
                                  </a:lnTo>
                                  <a:lnTo>
                                    <a:pt x="2631840" y="3196"/>
                                  </a:lnTo>
                                  <a:lnTo>
                                    <a:pt x="2632483" y="4740"/>
                                  </a:lnTo>
                                  <a:lnTo>
                                    <a:pt x="2632483" y="8356"/>
                                  </a:lnTo>
                                  <a:lnTo>
                                    <a:pt x="2631840" y="9900"/>
                                  </a:lnTo>
                                  <a:lnTo>
                                    <a:pt x="2629292" y="12457"/>
                                  </a:lnTo>
                                  <a:lnTo>
                                    <a:pt x="262774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653938" y="13096"/>
                                  </a:moveTo>
                                  <a:lnTo>
                                    <a:pt x="2650319" y="13096"/>
                                  </a:lnTo>
                                  <a:lnTo>
                                    <a:pt x="2648783" y="12457"/>
                                  </a:lnTo>
                                  <a:lnTo>
                                    <a:pt x="2646223" y="9900"/>
                                  </a:lnTo>
                                  <a:lnTo>
                                    <a:pt x="2645580" y="8356"/>
                                  </a:lnTo>
                                  <a:lnTo>
                                    <a:pt x="2645580" y="4740"/>
                                  </a:lnTo>
                                  <a:lnTo>
                                    <a:pt x="2646223" y="3196"/>
                                  </a:lnTo>
                                  <a:lnTo>
                                    <a:pt x="2648783" y="639"/>
                                  </a:lnTo>
                                  <a:lnTo>
                                    <a:pt x="2650319" y="0"/>
                                  </a:lnTo>
                                  <a:lnTo>
                                    <a:pt x="2653938" y="0"/>
                                  </a:lnTo>
                                  <a:lnTo>
                                    <a:pt x="2655486" y="639"/>
                                  </a:lnTo>
                                  <a:lnTo>
                                    <a:pt x="2658034" y="3196"/>
                                  </a:lnTo>
                                  <a:lnTo>
                                    <a:pt x="2658677" y="4740"/>
                                  </a:lnTo>
                                  <a:lnTo>
                                    <a:pt x="2658677" y="8356"/>
                                  </a:lnTo>
                                  <a:lnTo>
                                    <a:pt x="2658034" y="9900"/>
                                  </a:lnTo>
                                  <a:lnTo>
                                    <a:pt x="2655486" y="12457"/>
                                  </a:lnTo>
                                  <a:lnTo>
                                    <a:pt x="265393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680132" y="13096"/>
                                  </a:moveTo>
                                  <a:lnTo>
                                    <a:pt x="2676513" y="13096"/>
                                  </a:lnTo>
                                  <a:lnTo>
                                    <a:pt x="2674977" y="12457"/>
                                  </a:lnTo>
                                  <a:lnTo>
                                    <a:pt x="2672417" y="9900"/>
                                  </a:lnTo>
                                  <a:lnTo>
                                    <a:pt x="2671774" y="8356"/>
                                  </a:lnTo>
                                  <a:lnTo>
                                    <a:pt x="2671774" y="4740"/>
                                  </a:lnTo>
                                  <a:lnTo>
                                    <a:pt x="2672417" y="3196"/>
                                  </a:lnTo>
                                  <a:lnTo>
                                    <a:pt x="2674977" y="639"/>
                                  </a:lnTo>
                                  <a:lnTo>
                                    <a:pt x="2676513" y="0"/>
                                  </a:lnTo>
                                  <a:lnTo>
                                    <a:pt x="2680132" y="0"/>
                                  </a:lnTo>
                                  <a:lnTo>
                                    <a:pt x="2681680" y="639"/>
                                  </a:lnTo>
                                  <a:lnTo>
                                    <a:pt x="2684228" y="3196"/>
                                  </a:lnTo>
                                  <a:lnTo>
                                    <a:pt x="2684871" y="4740"/>
                                  </a:lnTo>
                                  <a:lnTo>
                                    <a:pt x="2684871" y="8356"/>
                                  </a:lnTo>
                                  <a:lnTo>
                                    <a:pt x="2684228" y="9900"/>
                                  </a:lnTo>
                                  <a:lnTo>
                                    <a:pt x="2681680" y="12457"/>
                                  </a:lnTo>
                                  <a:lnTo>
                                    <a:pt x="268013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706326" y="13096"/>
                                  </a:moveTo>
                                  <a:lnTo>
                                    <a:pt x="2702706" y="13096"/>
                                  </a:lnTo>
                                  <a:lnTo>
                                    <a:pt x="2701171" y="12457"/>
                                  </a:lnTo>
                                  <a:lnTo>
                                    <a:pt x="2698611" y="9900"/>
                                  </a:lnTo>
                                  <a:lnTo>
                                    <a:pt x="2697968" y="8356"/>
                                  </a:lnTo>
                                  <a:lnTo>
                                    <a:pt x="2697968" y="4740"/>
                                  </a:lnTo>
                                  <a:lnTo>
                                    <a:pt x="2698611" y="3196"/>
                                  </a:lnTo>
                                  <a:lnTo>
                                    <a:pt x="2701171" y="639"/>
                                  </a:lnTo>
                                  <a:lnTo>
                                    <a:pt x="2702706" y="0"/>
                                  </a:lnTo>
                                  <a:lnTo>
                                    <a:pt x="2706326" y="0"/>
                                  </a:lnTo>
                                  <a:lnTo>
                                    <a:pt x="2707874" y="639"/>
                                  </a:lnTo>
                                  <a:lnTo>
                                    <a:pt x="2710422" y="3196"/>
                                  </a:lnTo>
                                  <a:lnTo>
                                    <a:pt x="2711065" y="4740"/>
                                  </a:lnTo>
                                  <a:lnTo>
                                    <a:pt x="2711065" y="8356"/>
                                  </a:lnTo>
                                  <a:lnTo>
                                    <a:pt x="2710422" y="9900"/>
                                  </a:lnTo>
                                  <a:lnTo>
                                    <a:pt x="2707874" y="12457"/>
                                  </a:lnTo>
                                  <a:lnTo>
                                    <a:pt x="270632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732520" y="13096"/>
                                  </a:moveTo>
                                  <a:lnTo>
                                    <a:pt x="2728900" y="13096"/>
                                  </a:lnTo>
                                  <a:lnTo>
                                    <a:pt x="2727364" y="12457"/>
                                  </a:lnTo>
                                  <a:lnTo>
                                    <a:pt x="2724804" y="9900"/>
                                  </a:lnTo>
                                  <a:lnTo>
                                    <a:pt x="2724161" y="8356"/>
                                  </a:lnTo>
                                  <a:lnTo>
                                    <a:pt x="2724161" y="4740"/>
                                  </a:lnTo>
                                  <a:lnTo>
                                    <a:pt x="2724804" y="3196"/>
                                  </a:lnTo>
                                  <a:lnTo>
                                    <a:pt x="2727364" y="639"/>
                                  </a:lnTo>
                                  <a:lnTo>
                                    <a:pt x="2728900" y="0"/>
                                  </a:lnTo>
                                  <a:lnTo>
                                    <a:pt x="2732520" y="0"/>
                                  </a:lnTo>
                                  <a:lnTo>
                                    <a:pt x="2734067" y="639"/>
                                  </a:lnTo>
                                  <a:lnTo>
                                    <a:pt x="2736615" y="3196"/>
                                  </a:lnTo>
                                  <a:lnTo>
                                    <a:pt x="2737258" y="4740"/>
                                  </a:lnTo>
                                  <a:lnTo>
                                    <a:pt x="2737258" y="8356"/>
                                  </a:lnTo>
                                  <a:lnTo>
                                    <a:pt x="2736615" y="9900"/>
                                  </a:lnTo>
                                  <a:lnTo>
                                    <a:pt x="2734067" y="12457"/>
                                  </a:lnTo>
                                  <a:lnTo>
                                    <a:pt x="273252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758713" y="13096"/>
                                  </a:moveTo>
                                  <a:lnTo>
                                    <a:pt x="2755094" y="13096"/>
                                  </a:lnTo>
                                  <a:lnTo>
                                    <a:pt x="2753558" y="12457"/>
                                  </a:lnTo>
                                  <a:lnTo>
                                    <a:pt x="2750998" y="9900"/>
                                  </a:lnTo>
                                  <a:lnTo>
                                    <a:pt x="2750355" y="8356"/>
                                  </a:lnTo>
                                  <a:lnTo>
                                    <a:pt x="2750355" y="4740"/>
                                  </a:lnTo>
                                  <a:lnTo>
                                    <a:pt x="2750998" y="3196"/>
                                  </a:lnTo>
                                  <a:lnTo>
                                    <a:pt x="2753558" y="639"/>
                                  </a:lnTo>
                                  <a:lnTo>
                                    <a:pt x="2755094" y="0"/>
                                  </a:lnTo>
                                  <a:lnTo>
                                    <a:pt x="2758713" y="0"/>
                                  </a:lnTo>
                                  <a:lnTo>
                                    <a:pt x="2760261" y="639"/>
                                  </a:lnTo>
                                  <a:lnTo>
                                    <a:pt x="2762809" y="3196"/>
                                  </a:lnTo>
                                  <a:lnTo>
                                    <a:pt x="2763452" y="4740"/>
                                  </a:lnTo>
                                  <a:lnTo>
                                    <a:pt x="2763452" y="8356"/>
                                  </a:lnTo>
                                  <a:lnTo>
                                    <a:pt x="2762809" y="9900"/>
                                  </a:lnTo>
                                  <a:lnTo>
                                    <a:pt x="2760261" y="12457"/>
                                  </a:lnTo>
                                  <a:lnTo>
                                    <a:pt x="275871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784907" y="13096"/>
                                  </a:moveTo>
                                  <a:lnTo>
                                    <a:pt x="2781288" y="13096"/>
                                  </a:lnTo>
                                  <a:lnTo>
                                    <a:pt x="2779752" y="12457"/>
                                  </a:lnTo>
                                  <a:lnTo>
                                    <a:pt x="2777192" y="9900"/>
                                  </a:lnTo>
                                  <a:lnTo>
                                    <a:pt x="2776549" y="8356"/>
                                  </a:lnTo>
                                  <a:lnTo>
                                    <a:pt x="2776549" y="4740"/>
                                  </a:lnTo>
                                  <a:lnTo>
                                    <a:pt x="2777192" y="3196"/>
                                  </a:lnTo>
                                  <a:lnTo>
                                    <a:pt x="2779752" y="639"/>
                                  </a:lnTo>
                                  <a:lnTo>
                                    <a:pt x="2781288" y="0"/>
                                  </a:lnTo>
                                  <a:lnTo>
                                    <a:pt x="2784907" y="0"/>
                                  </a:lnTo>
                                  <a:lnTo>
                                    <a:pt x="2786455" y="639"/>
                                  </a:lnTo>
                                  <a:lnTo>
                                    <a:pt x="2789003" y="3196"/>
                                  </a:lnTo>
                                  <a:lnTo>
                                    <a:pt x="2789646" y="4740"/>
                                  </a:lnTo>
                                  <a:lnTo>
                                    <a:pt x="2789646" y="8356"/>
                                  </a:lnTo>
                                  <a:lnTo>
                                    <a:pt x="2789003" y="9900"/>
                                  </a:lnTo>
                                  <a:lnTo>
                                    <a:pt x="2786455" y="12457"/>
                                  </a:lnTo>
                                  <a:lnTo>
                                    <a:pt x="278490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811101" y="13096"/>
                                  </a:moveTo>
                                  <a:lnTo>
                                    <a:pt x="2807481" y="13096"/>
                                  </a:lnTo>
                                  <a:lnTo>
                                    <a:pt x="2805946" y="12457"/>
                                  </a:lnTo>
                                  <a:lnTo>
                                    <a:pt x="2803386" y="9900"/>
                                  </a:lnTo>
                                  <a:lnTo>
                                    <a:pt x="2802743" y="8356"/>
                                  </a:lnTo>
                                  <a:lnTo>
                                    <a:pt x="2802743" y="4740"/>
                                  </a:lnTo>
                                  <a:lnTo>
                                    <a:pt x="2803386" y="3196"/>
                                  </a:lnTo>
                                  <a:lnTo>
                                    <a:pt x="2805946" y="639"/>
                                  </a:lnTo>
                                  <a:lnTo>
                                    <a:pt x="2807481" y="0"/>
                                  </a:lnTo>
                                  <a:lnTo>
                                    <a:pt x="2811101" y="0"/>
                                  </a:lnTo>
                                  <a:lnTo>
                                    <a:pt x="2812649" y="639"/>
                                  </a:lnTo>
                                  <a:lnTo>
                                    <a:pt x="2815197" y="3196"/>
                                  </a:lnTo>
                                  <a:lnTo>
                                    <a:pt x="2815840" y="4740"/>
                                  </a:lnTo>
                                  <a:lnTo>
                                    <a:pt x="2815840" y="8356"/>
                                  </a:lnTo>
                                  <a:lnTo>
                                    <a:pt x="2815197" y="9900"/>
                                  </a:lnTo>
                                  <a:lnTo>
                                    <a:pt x="2812649" y="12457"/>
                                  </a:lnTo>
                                  <a:lnTo>
                                    <a:pt x="281110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837295" y="13096"/>
                                  </a:moveTo>
                                  <a:lnTo>
                                    <a:pt x="2833675" y="13096"/>
                                  </a:lnTo>
                                  <a:lnTo>
                                    <a:pt x="2832139" y="12457"/>
                                  </a:lnTo>
                                  <a:lnTo>
                                    <a:pt x="2829579" y="9900"/>
                                  </a:lnTo>
                                  <a:lnTo>
                                    <a:pt x="2828936" y="8356"/>
                                  </a:lnTo>
                                  <a:lnTo>
                                    <a:pt x="2828936" y="4740"/>
                                  </a:lnTo>
                                  <a:lnTo>
                                    <a:pt x="2829579" y="3196"/>
                                  </a:lnTo>
                                  <a:lnTo>
                                    <a:pt x="2832139" y="639"/>
                                  </a:lnTo>
                                  <a:lnTo>
                                    <a:pt x="2833675" y="0"/>
                                  </a:lnTo>
                                  <a:lnTo>
                                    <a:pt x="2837295" y="0"/>
                                  </a:lnTo>
                                  <a:lnTo>
                                    <a:pt x="2838842" y="639"/>
                                  </a:lnTo>
                                  <a:lnTo>
                                    <a:pt x="2841390" y="3196"/>
                                  </a:lnTo>
                                  <a:lnTo>
                                    <a:pt x="2842033" y="4740"/>
                                  </a:lnTo>
                                  <a:lnTo>
                                    <a:pt x="2842033" y="8356"/>
                                  </a:lnTo>
                                  <a:lnTo>
                                    <a:pt x="2841390" y="9900"/>
                                  </a:lnTo>
                                  <a:lnTo>
                                    <a:pt x="2838842" y="12457"/>
                                  </a:lnTo>
                                  <a:lnTo>
                                    <a:pt x="283729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863488" y="13096"/>
                                  </a:moveTo>
                                  <a:lnTo>
                                    <a:pt x="2859869" y="13096"/>
                                  </a:lnTo>
                                  <a:lnTo>
                                    <a:pt x="2858333" y="12457"/>
                                  </a:lnTo>
                                  <a:lnTo>
                                    <a:pt x="2855773" y="9900"/>
                                  </a:lnTo>
                                  <a:lnTo>
                                    <a:pt x="2855130" y="8356"/>
                                  </a:lnTo>
                                  <a:lnTo>
                                    <a:pt x="2855130" y="4740"/>
                                  </a:lnTo>
                                  <a:lnTo>
                                    <a:pt x="2855773" y="3196"/>
                                  </a:lnTo>
                                  <a:lnTo>
                                    <a:pt x="2858333" y="639"/>
                                  </a:lnTo>
                                  <a:lnTo>
                                    <a:pt x="2859869" y="0"/>
                                  </a:lnTo>
                                  <a:lnTo>
                                    <a:pt x="2863488" y="0"/>
                                  </a:lnTo>
                                  <a:lnTo>
                                    <a:pt x="2865036" y="639"/>
                                  </a:lnTo>
                                  <a:lnTo>
                                    <a:pt x="2867584" y="3196"/>
                                  </a:lnTo>
                                  <a:lnTo>
                                    <a:pt x="2868227" y="4740"/>
                                  </a:lnTo>
                                  <a:lnTo>
                                    <a:pt x="2868227" y="8356"/>
                                  </a:lnTo>
                                  <a:lnTo>
                                    <a:pt x="2867584" y="9900"/>
                                  </a:lnTo>
                                  <a:lnTo>
                                    <a:pt x="2865036" y="12457"/>
                                  </a:lnTo>
                                  <a:lnTo>
                                    <a:pt x="286348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889682" y="13096"/>
                                  </a:moveTo>
                                  <a:lnTo>
                                    <a:pt x="2886063" y="13096"/>
                                  </a:lnTo>
                                  <a:lnTo>
                                    <a:pt x="2884527" y="12457"/>
                                  </a:lnTo>
                                  <a:lnTo>
                                    <a:pt x="2881967" y="9900"/>
                                  </a:lnTo>
                                  <a:lnTo>
                                    <a:pt x="2881324" y="8356"/>
                                  </a:lnTo>
                                  <a:lnTo>
                                    <a:pt x="2881324" y="4740"/>
                                  </a:lnTo>
                                  <a:lnTo>
                                    <a:pt x="2881967" y="3196"/>
                                  </a:lnTo>
                                  <a:lnTo>
                                    <a:pt x="2884527" y="639"/>
                                  </a:lnTo>
                                  <a:lnTo>
                                    <a:pt x="2886063" y="0"/>
                                  </a:lnTo>
                                  <a:lnTo>
                                    <a:pt x="2889682" y="0"/>
                                  </a:lnTo>
                                  <a:lnTo>
                                    <a:pt x="2891230" y="639"/>
                                  </a:lnTo>
                                  <a:lnTo>
                                    <a:pt x="2893778" y="3196"/>
                                  </a:lnTo>
                                  <a:lnTo>
                                    <a:pt x="2894421" y="4740"/>
                                  </a:lnTo>
                                  <a:lnTo>
                                    <a:pt x="2894421" y="8356"/>
                                  </a:lnTo>
                                  <a:lnTo>
                                    <a:pt x="2893778" y="9900"/>
                                  </a:lnTo>
                                  <a:lnTo>
                                    <a:pt x="2891230" y="12457"/>
                                  </a:lnTo>
                                  <a:lnTo>
                                    <a:pt x="288968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915876" y="13096"/>
                                  </a:moveTo>
                                  <a:lnTo>
                                    <a:pt x="2912256" y="13096"/>
                                  </a:lnTo>
                                  <a:lnTo>
                                    <a:pt x="2910721" y="12457"/>
                                  </a:lnTo>
                                  <a:lnTo>
                                    <a:pt x="2908161" y="9900"/>
                                  </a:lnTo>
                                  <a:lnTo>
                                    <a:pt x="2907518" y="8356"/>
                                  </a:lnTo>
                                  <a:lnTo>
                                    <a:pt x="2907518" y="4740"/>
                                  </a:lnTo>
                                  <a:lnTo>
                                    <a:pt x="2908161" y="3196"/>
                                  </a:lnTo>
                                  <a:lnTo>
                                    <a:pt x="2910721" y="639"/>
                                  </a:lnTo>
                                  <a:lnTo>
                                    <a:pt x="2912256" y="0"/>
                                  </a:lnTo>
                                  <a:lnTo>
                                    <a:pt x="2915876" y="0"/>
                                  </a:lnTo>
                                  <a:lnTo>
                                    <a:pt x="2917424" y="639"/>
                                  </a:lnTo>
                                  <a:lnTo>
                                    <a:pt x="2919972" y="3196"/>
                                  </a:lnTo>
                                  <a:lnTo>
                                    <a:pt x="2920615" y="4740"/>
                                  </a:lnTo>
                                  <a:lnTo>
                                    <a:pt x="2920615" y="8356"/>
                                  </a:lnTo>
                                  <a:lnTo>
                                    <a:pt x="2919972" y="9900"/>
                                  </a:lnTo>
                                  <a:lnTo>
                                    <a:pt x="2917424" y="12457"/>
                                  </a:lnTo>
                                  <a:lnTo>
                                    <a:pt x="291587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942070" y="13096"/>
                                  </a:moveTo>
                                  <a:lnTo>
                                    <a:pt x="2938450" y="13096"/>
                                  </a:lnTo>
                                  <a:lnTo>
                                    <a:pt x="2936914" y="12457"/>
                                  </a:lnTo>
                                  <a:lnTo>
                                    <a:pt x="2934354" y="9900"/>
                                  </a:lnTo>
                                  <a:lnTo>
                                    <a:pt x="2933711" y="8356"/>
                                  </a:lnTo>
                                  <a:lnTo>
                                    <a:pt x="2933711" y="4740"/>
                                  </a:lnTo>
                                  <a:lnTo>
                                    <a:pt x="2934354" y="3196"/>
                                  </a:lnTo>
                                  <a:lnTo>
                                    <a:pt x="2936914" y="639"/>
                                  </a:lnTo>
                                  <a:lnTo>
                                    <a:pt x="2938450" y="0"/>
                                  </a:lnTo>
                                  <a:lnTo>
                                    <a:pt x="2942070" y="0"/>
                                  </a:lnTo>
                                  <a:lnTo>
                                    <a:pt x="2943617" y="639"/>
                                  </a:lnTo>
                                  <a:lnTo>
                                    <a:pt x="2946165" y="3196"/>
                                  </a:lnTo>
                                  <a:lnTo>
                                    <a:pt x="2946808" y="4740"/>
                                  </a:lnTo>
                                  <a:lnTo>
                                    <a:pt x="2946808" y="8356"/>
                                  </a:lnTo>
                                  <a:lnTo>
                                    <a:pt x="2946165" y="9900"/>
                                  </a:lnTo>
                                  <a:lnTo>
                                    <a:pt x="2943617" y="12457"/>
                                  </a:lnTo>
                                  <a:lnTo>
                                    <a:pt x="294207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968263" y="13096"/>
                                  </a:moveTo>
                                  <a:lnTo>
                                    <a:pt x="2964644" y="13096"/>
                                  </a:lnTo>
                                  <a:lnTo>
                                    <a:pt x="2963108" y="12457"/>
                                  </a:lnTo>
                                  <a:lnTo>
                                    <a:pt x="2960548" y="9900"/>
                                  </a:lnTo>
                                  <a:lnTo>
                                    <a:pt x="2959905" y="8356"/>
                                  </a:lnTo>
                                  <a:lnTo>
                                    <a:pt x="2959905" y="4740"/>
                                  </a:lnTo>
                                  <a:lnTo>
                                    <a:pt x="2960548" y="3196"/>
                                  </a:lnTo>
                                  <a:lnTo>
                                    <a:pt x="2963108" y="639"/>
                                  </a:lnTo>
                                  <a:lnTo>
                                    <a:pt x="2964644" y="0"/>
                                  </a:lnTo>
                                  <a:lnTo>
                                    <a:pt x="2968263" y="0"/>
                                  </a:lnTo>
                                  <a:lnTo>
                                    <a:pt x="2969811" y="639"/>
                                  </a:lnTo>
                                  <a:lnTo>
                                    <a:pt x="2972359" y="3196"/>
                                  </a:lnTo>
                                  <a:lnTo>
                                    <a:pt x="2973002" y="4740"/>
                                  </a:lnTo>
                                  <a:lnTo>
                                    <a:pt x="2973002" y="8356"/>
                                  </a:lnTo>
                                  <a:lnTo>
                                    <a:pt x="2972359" y="9900"/>
                                  </a:lnTo>
                                  <a:lnTo>
                                    <a:pt x="2969811" y="12457"/>
                                  </a:lnTo>
                                  <a:lnTo>
                                    <a:pt x="296826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2994457" y="13096"/>
                                  </a:moveTo>
                                  <a:lnTo>
                                    <a:pt x="2990838" y="13096"/>
                                  </a:lnTo>
                                  <a:lnTo>
                                    <a:pt x="2989302" y="12457"/>
                                  </a:lnTo>
                                  <a:lnTo>
                                    <a:pt x="2986742" y="9900"/>
                                  </a:lnTo>
                                  <a:lnTo>
                                    <a:pt x="2986099" y="8356"/>
                                  </a:lnTo>
                                  <a:lnTo>
                                    <a:pt x="2986099" y="4740"/>
                                  </a:lnTo>
                                  <a:lnTo>
                                    <a:pt x="2986742" y="3196"/>
                                  </a:lnTo>
                                  <a:lnTo>
                                    <a:pt x="2989302" y="639"/>
                                  </a:lnTo>
                                  <a:lnTo>
                                    <a:pt x="2990838" y="0"/>
                                  </a:lnTo>
                                  <a:lnTo>
                                    <a:pt x="2994457" y="0"/>
                                  </a:lnTo>
                                  <a:lnTo>
                                    <a:pt x="2996005" y="639"/>
                                  </a:lnTo>
                                  <a:lnTo>
                                    <a:pt x="2998553" y="3196"/>
                                  </a:lnTo>
                                  <a:lnTo>
                                    <a:pt x="2999196" y="4740"/>
                                  </a:lnTo>
                                  <a:lnTo>
                                    <a:pt x="2999196" y="8356"/>
                                  </a:lnTo>
                                  <a:lnTo>
                                    <a:pt x="2998553" y="9900"/>
                                  </a:lnTo>
                                  <a:lnTo>
                                    <a:pt x="2996005" y="12457"/>
                                  </a:lnTo>
                                  <a:lnTo>
                                    <a:pt x="299445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020651" y="13096"/>
                                  </a:moveTo>
                                  <a:lnTo>
                                    <a:pt x="3017031" y="13096"/>
                                  </a:lnTo>
                                  <a:lnTo>
                                    <a:pt x="3015496" y="12457"/>
                                  </a:lnTo>
                                  <a:lnTo>
                                    <a:pt x="3012936" y="9900"/>
                                  </a:lnTo>
                                  <a:lnTo>
                                    <a:pt x="3012293" y="8356"/>
                                  </a:lnTo>
                                  <a:lnTo>
                                    <a:pt x="3012293" y="4740"/>
                                  </a:lnTo>
                                  <a:lnTo>
                                    <a:pt x="3012936" y="3196"/>
                                  </a:lnTo>
                                  <a:lnTo>
                                    <a:pt x="3015496" y="639"/>
                                  </a:lnTo>
                                  <a:lnTo>
                                    <a:pt x="3017031" y="0"/>
                                  </a:lnTo>
                                  <a:lnTo>
                                    <a:pt x="3020651" y="0"/>
                                  </a:lnTo>
                                  <a:lnTo>
                                    <a:pt x="3022199" y="639"/>
                                  </a:lnTo>
                                  <a:lnTo>
                                    <a:pt x="3024747" y="3196"/>
                                  </a:lnTo>
                                  <a:lnTo>
                                    <a:pt x="3025390" y="4740"/>
                                  </a:lnTo>
                                  <a:lnTo>
                                    <a:pt x="3025390" y="8356"/>
                                  </a:lnTo>
                                  <a:lnTo>
                                    <a:pt x="3024747" y="9900"/>
                                  </a:lnTo>
                                  <a:lnTo>
                                    <a:pt x="3022199" y="12457"/>
                                  </a:lnTo>
                                  <a:lnTo>
                                    <a:pt x="302065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046845" y="13096"/>
                                  </a:moveTo>
                                  <a:lnTo>
                                    <a:pt x="3043225" y="13096"/>
                                  </a:lnTo>
                                  <a:lnTo>
                                    <a:pt x="3041689" y="12457"/>
                                  </a:lnTo>
                                  <a:lnTo>
                                    <a:pt x="3039129" y="9900"/>
                                  </a:lnTo>
                                  <a:lnTo>
                                    <a:pt x="3038486" y="8356"/>
                                  </a:lnTo>
                                  <a:lnTo>
                                    <a:pt x="3038486" y="4740"/>
                                  </a:lnTo>
                                  <a:lnTo>
                                    <a:pt x="3039129" y="3196"/>
                                  </a:lnTo>
                                  <a:lnTo>
                                    <a:pt x="3041689" y="639"/>
                                  </a:lnTo>
                                  <a:lnTo>
                                    <a:pt x="3043225" y="0"/>
                                  </a:lnTo>
                                  <a:lnTo>
                                    <a:pt x="3046845" y="0"/>
                                  </a:lnTo>
                                  <a:lnTo>
                                    <a:pt x="3048392" y="639"/>
                                  </a:lnTo>
                                  <a:lnTo>
                                    <a:pt x="3050940" y="3196"/>
                                  </a:lnTo>
                                  <a:lnTo>
                                    <a:pt x="3051583" y="4740"/>
                                  </a:lnTo>
                                  <a:lnTo>
                                    <a:pt x="3051583" y="8356"/>
                                  </a:lnTo>
                                  <a:lnTo>
                                    <a:pt x="3050940" y="9900"/>
                                  </a:lnTo>
                                  <a:lnTo>
                                    <a:pt x="3048392" y="12457"/>
                                  </a:lnTo>
                                  <a:lnTo>
                                    <a:pt x="304684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073038" y="13096"/>
                                  </a:moveTo>
                                  <a:lnTo>
                                    <a:pt x="3069419" y="13096"/>
                                  </a:lnTo>
                                  <a:lnTo>
                                    <a:pt x="3067883" y="12457"/>
                                  </a:lnTo>
                                  <a:lnTo>
                                    <a:pt x="3065323" y="9900"/>
                                  </a:lnTo>
                                  <a:lnTo>
                                    <a:pt x="3064680" y="8356"/>
                                  </a:lnTo>
                                  <a:lnTo>
                                    <a:pt x="3064680" y="4740"/>
                                  </a:lnTo>
                                  <a:lnTo>
                                    <a:pt x="3065323" y="3196"/>
                                  </a:lnTo>
                                  <a:lnTo>
                                    <a:pt x="3067883" y="639"/>
                                  </a:lnTo>
                                  <a:lnTo>
                                    <a:pt x="3069419" y="0"/>
                                  </a:lnTo>
                                  <a:lnTo>
                                    <a:pt x="3073038" y="0"/>
                                  </a:lnTo>
                                  <a:lnTo>
                                    <a:pt x="3074586" y="639"/>
                                  </a:lnTo>
                                  <a:lnTo>
                                    <a:pt x="3077134" y="3196"/>
                                  </a:lnTo>
                                  <a:lnTo>
                                    <a:pt x="3077777" y="4740"/>
                                  </a:lnTo>
                                  <a:lnTo>
                                    <a:pt x="3077777" y="8356"/>
                                  </a:lnTo>
                                  <a:lnTo>
                                    <a:pt x="3077134" y="9900"/>
                                  </a:lnTo>
                                  <a:lnTo>
                                    <a:pt x="3074586" y="12457"/>
                                  </a:lnTo>
                                  <a:lnTo>
                                    <a:pt x="307303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099232" y="13096"/>
                                  </a:moveTo>
                                  <a:lnTo>
                                    <a:pt x="3095613" y="13096"/>
                                  </a:lnTo>
                                  <a:lnTo>
                                    <a:pt x="3094077" y="12457"/>
                                  </a:lnTo>
                                  <a:lnTo>
                                    <a:pt x="3091517" y="9900"/>
                                  </a:lnTo>
                                  <a:lnTo>
                                    <a:pt x="3090874" y="8356"/>
                                  </a:lnTo>
                                  <a:lnTo>
                                    <a:pt x="3090874" y="4740"/>
                                  </a:lnTo>
                                  <a:lnTo>
                                    <a:pt x="3091517" y="3196"/>
                                  </a:lnTo>
                                  <a:lnTo>
                                    <a:pt x="3094077" y="639"/>
                                  </a:lnTo>
                                  <a:lnTo>
                                    <a:pt x="3095613" y="0"/>
                                  </a:lnTo>
                                  <a:lnTo>
                                    <a:pt x="3099232" y="0"/>
                                  </a:lnTo>
                                  <a:lnTo>
                                    <a:pt x="3100780" y="639"/>
                                  </a:lnTo>
                                  <a:lnTo>
                                    <a:pt x="3103328" y="3196"/>
                                  </a:lnTo>
                                  <a:lnTo>
                                    <a:pt x="3103971" y="4740"/>
                                  </a:lnTo>
                                  <a:lnTo>
                                    <a:pt x="3103971" y="8356"/>
                                  </a:lnTo>
                                  <a:lnTo>
                                    <a:pt x="3103328" y="9900"/>
                                  </a:lnTo>
                                  <a:lnTo>
                                    <a:pt x="3100780" y="12457"/>
                                  </a:lnTo>
                                  <a:lnTo>
                                    <a:pt x="309923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125426" y="13096"/>
                                  </a:moveTo>
                                  <a:lnTo>
                                    <a:pt x="3121806" y="13096"/>
                                  </a:lnTo>
                                  <a:lnTo>
                                    <a:pt x="3120271" y="12457"/>
                                  </a:lnTo>
                                  <a:lnTo>
                                    <a:pt x="3117711" y="9900"/>
                                  </a:lnTo>
                                  <a:lnTo>
                                    <a:pt x="3117068" y="8356"/>
                                  </a:lnTo>
                                  <a:lnTo>
                                    <a:pt x="3117068" y="4740"/>
                                  </a:lnTo>
                                  <a:lnTo>
                                    <a:pt x="3117711" y="3196"/>
                                  </a:lnTo>
                                  <a:lnTo>
                                    <a:pt x="3120271" y="639"/>
                                  </a:lnTo>
                                  <a:lnTo>
                                    <a:pt x="3121806" y="0"/>
                                  </a:lnTo>
                                  <a:lnTo>
                                    <a:pt x="3125426" y="0"/>
                                  </a:lnTo>
                                  <a:lnTo>
                                    <a:pt x="3126974" y="639"/>
                                  </a:lnTo>
                                  <a:lnTo>
                                    <a:pt x="3129522" y="3196"/>
                                  </a:lnTo>
                                  <a:lnTo>
                                    <a:pt x="3130165" y="4740"/>
                                  </a:lnTo>
                                  <a:lnTo>
                                    <a:pt x="3130165" y="8356"/>
                                  </a:lnTo>
                                  <a:lnTo>
                                    <a:pt x="3129522" y="9900"/>
                                  </a:lnTo>
                                  <a:lnTo>
                                    <a:pt x="3126974" y="12457"/>
                                  </a:lnTo>
                                  <a:lnTo>
                                    <a:pt x="312542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151620" y="13096"/>
                                  </a:moveTo>
                                  <a:lnTo>
                                    <a:pt x="3148000" y="13096"/>
                                  </a:lnTo>
                                  <a:lnTo>
                                    <a:pt x="3146464" y="12457"/>
                                  </a:lnTo>
                                  <a:lnTo>
                                    <a:pt x="3143904" y="9900"/>
                                  </a:lnTo>
                                  <a:lnTo>
                                    <a:pt x="3143261" y="8356"/>
                                  </a:lnTo>
                                  <a:lnTo>
                                    <a:pt x="3143261" y="4740"/>
                                  </a:lnTo>
                                  <a:lnTo>
                                    <a:pt x="3143904" y="3196"/>
                                  </a:lnTo>
                                  <a:lnTo>
                                    <a:pt x="3146464" y="639"/>
                                  </a:lnTo>
                                  <a:lnTo>
                                    <a:pt x="3148000" y="0"/>
                                  </a:lnTo>
                                  <a:lnTo>
                                    <a:pt x="3151620" y="0"/>
                                  </a:lnTo>
                                  <a:lnTo>
                                    <a:pt x="3153168" y="639"/>
                                  </a:lnTo>
                                  <a:lnTo>
                                    <a:pt x="3155727" y="3196"/>
                                  </a:lnTo>
                                  <a:lnTo>
                                    <a:pt x="3156358" y="4740"/>
                                  </a:lnTo>
                                  <a:lnTo>
                                    <a:pt x="3156358" y="8356"/>
                                  </a:lnTo>
                                  <a:lnTo>
                                    <a:pt x="3155727" y="9900"/>
                                  </a:lnTo>
                                  <a:lnTo>
                                    <a:pt x="3153168" y="12457"/>
                                  </a:lnTo>
                                  <a:lnTo>
                                    <a:pt x="315162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177813" y="13096"/>
                                  </a:moveTo>
                                  <a:lnTo>
                                    <a:pt x="3174194" y="13096"/>
                                  </a:lnTo>
                                  <a:lnTo>
                                    <a:pt x="3172658" y="12457"/>
                                  </a:lnTo>
                                  <a:lnTo>
                                    <a:pt x="3170098" y="9900"/>
                                  </a:lnTo>
                                  <a:lnTo>
                                    <a:pt x="3169455" y="8356"/>
                                  </a:lnTo>
                                  <a:lnTo>
                                    <a:pt x="3169455" y="4740"/>
                                  </a:lnTo>
                                  <a:lnTo>
                                    <a:pt x="3170098" y="3196"/>
                                  </a:lnTo>
                                  <a:lnTo>
                                    <a:pt x="3172658" y="639"/>
                                  </a:lnTo>
                                  <a:lnTo>
                                    <a:pt x="3174194" y="0"/>
                                  </a:lnTo>
                                  <a:lnTo>
                                    <a:pt x="3177813" y="0"/>
                                  </a:lnTo>
                                  <a:lnTo>
                                    <a:pt x="3179361" y="639"/>
                                  </a:lnTo>
                                  <a:lnTo>
                                    <a:pt x="3181921" y="3196"/>
                                  </a:lnTo>
                                  <a:lnTo>
                                    <a:pt x="3182552" y="4740"/>
                                  </a:lnTo>
                                  <a:lnTo>
                                    <a:pt x="3182552" y="8356"/>
                                  </a:lnTo>
                                  <a:lnTo>
                                    <a:pt x="3181921" y="9900"/>
                                  </a:lnTo>
                                  <a:lnTo>
                                    <a:pt x="3179361" y="12457"/>
                                  </a:lnTo>
                                  <a:lnTo>
                                    <a:pt x="317781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204007" y="13096"/>
                                  </a:moveTo>
                                  <a:lnTo>
                                    <a:pt x="3200388" y="13096"/>
                                  </a:lnTo>
                                  <a:lnTo>
                                    <a:pt x="3198852" y="12457"/>
                                  </a:lnTo>
                                  <a:lnTo>
                                    <a:pt x="3196292" y="9900"/>
                                  </a:lnTo>
                                  <a:lnTo>
                                    <a:pt x="3195649" y="8356"/>
                                  </a:lnTo>
                                  <a:lnTo>
                                    <a:pt x="3195649" y="4740"/>
                                  </a:lnTo>
                                  <a:lnTo>
                                    <a:pt x="3196292" y="3196"/>
                                  </a:lnTo>
                                  <a:lnTo>
                                    <a:pt x="3198852" y="639"/>
                                  </a:lnTo>
                                  <a:lnTo>
                                    <a:pt x="3200388" y="0"/>
                                  </a:lnTo>
                                  <a:lnTo>
                                    <a:pt x="3204007" y="0"/>
                                  </a:lnTo>
                                  <a:lnTo>
                                    <a:pt x="3205555" y="639"/>
                                  </a:lnTo>
                                  <a:lnTo>
                                    <a:pt x="3208115" y="3196"/>
                                  </a:lnTo>
                                  <a:lnTo>
                                    <a:pt x="3208746" y="4740"/>
                                  </a:lnTo>
                                  <a:lnTo>
                                    <a:pt x="3208746" y="8356"/>
                                  </a:lnTo>
                                  <a:lnTo>
                                    <a:pt x="3208115" y="9900"/>
                                  </a:lnTo>
                                  <a:lnTo>
                                    <a:pt x="3205555" y="12457"/>
                                  </a:lnTo>
                                  <a:lnTo>
                                    <a:pt x="320400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230201" y="13096"/>
                                  </a:moveTo>
                                  <a:lnTo>
                                    <a:pt x="3226581" y="13096"/>
                                  </a:lnTo>
                                  <a:lnTo>
                                    <a:pt x="3225046" y="12457"/>
                                  </a:lnTo>
                                  <a:lnTo>
                                    <a:pt x="3222486" y="9900"/>
                                  </a:lnTo>
                                  <a:lnTo>
                                    <a:pt x="3221843" y="8356"/>
                                  </a:lnTo>
                                  <a:lnTo>
                                    <a:pt x="3221843" y="4740"/>
                                  </a:lnTo>
                                  <a:lnTo>
                                    <a:pt x="3222486" y="3196"/>
                                  </a:lnTo>
                                  <a:lnTo>
                                    <a:pt x="3225046" y="639"/>
                                  </a:lnTo>
                                  <a:lnTo>
                                    <a:pt x="3226581" y="0"/>
                                  </a:lnTo>
                                  <a:lnTo>
                                    <a:pt x="3230201" y="0"/>
                                  </a:lnTo>
                                  <a:lnTo>
                                    <a:pt x="3231749" y="639"/>
                                  </a:lnTo>
                                  <a:lnTo>
                                    <a:pt x="3234309" y="3196"/>
                                  </a:lnTo>
                                  <a:lnTo>
                                    <a:pt x="3234940" y="4740"/>
                                  </a:lnTo>
                                  <a:lnTo>
                                    <a:pt x="3234940" y="8356"/>
                                  </a:lnTo>
                                  <a:lnTo>
                                    <a:pt x="3234309" y="9900"/>
                                  </a:lnTo>
                                  <a:lnTo>
                                    <a:pt x="3231749" y="12457"/>
                                  </a:lnTo>
                                  <a:lnTo>
                                    <a:pt x="323020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256395" y="13096"/>
                                  </a:moveTo>
                                  <a:lnTo>
                                    <a:pt x="3252775" y="13096"/>
                                  </a:lnTo>
                                  <a:lnTo>
                                    <a:pt x="3251239" y="12457"/>
                                  </a:lnTo>
                                  <a:lnTo>
                                    <a:pt x="3248679" y="9900"/>
                                  </a:lnTo>
                                  <a:lnTo>
                                    <a:pt x="3248037" y="8356"/>
                                  </a:lnTo>
                                  <a:lnTo>
                                    <a:pt x="3248037" y="4740"/>
                                  </a:lnTo>
                                  <a:lnTo>
                                    <a:pt x="3248679" y="3196"/>
                                  </a:lnTo>
                                  <a:lnTo>
                                    <a:pt x="3251239" y="639"/>
                                  </a:lnTo>
                                  <a:lnTo>
                                    <a:pt x="3252775" y="0"/>
                                  </a:lnTo>
                                  <a:lnTo>
                                    <a:pt x="3256395" y="0"/>
                                  </a:lnTo>
                                  <a:lnTo>
                                    <a:pt x="3257943" y="639"/>
                                  </a:lnTo>
                                  <a:lnTo>
                                    <a:pt x="3260502" y="3196"/>
                                  </a:lnTo>
                                  <a:lnTo>
                                    <a:pt x="3261133" y="4740"/>
                                  </a:lnTo>
                                  <a:lnTo>
                                    <a:pt x="3261133" y="8356"/>
                                  </a:lnTo>
                                  <a:lnTo>
                                    <a:pt x="3260502" y="9900"/>
                                  </a:lnTo>
                                  <a:lnTo>
                                    <a:pt x="3257943" y="12457"/>
                                  </a:lnTo>
                                  <a:lnTo>
                                    <a:pt x="325639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282588" y="13096"/>
                                  </a:moveTo>
                                  <a:lnTo>
                                    <a:pt x="3278969" y="13096"/>
                                  </a:lnTo>
                                  <a:lnTo>
                                    <a:pt x="3277433" y="12457"/>
                                  </a:lnTo>
                                  <a:lnTo>
                                    <a:pt x="3274873" y="9900"/>
                                  </a:lnTo>
                                  <a:lnTo>
                                    <a:pt x="3274230" y="8356"/>
                                  </a:lnTo>
                                  <a:lnTo>
                                    <a:pt x="3274230" y="4740"/>
                                  </a:lnTo>
                                  <a:lnTo>
                                    <a:pt x="3274873" y="3196"/>
                                  </a:lnTo>
                                  <a:lnTo>
                                    <a:pt x="3277433" y="639"/>
                                  </a:lnTo>
                                  <a:lnTo>
                                    <a:pt x="3278969" y="0"/>
                                  </a:lnTo>
                                  <a:lnTo>
                                    <a:pt x="3282588" y="0"/>
                                  </a:lnTo>
                                  <a:lnTo>
                                    <a:pt x="3284136" y="639"/>
                                  </a:lnTo>
                                  <a:lnTo>
                                    <a:pt x="3286696" y="3196"/>
                                  </a:lnTo>
                                  <a:lnTo>
                                    <a:pt x="3287327" y="4740"/>
                                  </a:lnTo>
                                  <a:lnTo>
                                    <a:pt x="3287327" y="8356"/>
                                  </a:lnTo>
                                  <a:lnTo>
                                    <a:pt x="3286696" y="9900"/>
                                  </a:lnTo>
                                  <a:lnTo>
                                    <a:pt x="3284136" y="12457"/>
                                  </a:lnTo>
                                  <a:lnTo>
                                    <a:pt x="328258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308782" y="13096"/>
                                  </a:moveTo>
                                  <a:lnTo>
                                    <a:pt x="3305163" y="13096"/>
                                  </a:lnTo>
                                  <a:lnTo>
                                    <a:pt x="3303627" y="12457"/>
                                  </a:lnTo>
                                  <a:lnTo>
                                    <a:pt x="3301067" y="9900"/>
                                  </a:lnTo>
                                  <a:lnTo>
                                    <a:pt x="3300424" y="8356"/>
                                  </a:lnTo>
                                  <a:lnTo>
                                    <a:pt x="3300424" y="4740"/>
                                  </a:lnTo>
                                  <a:lnTo>
                                    <a:pt x="3301067" y="3196"/>
                                  </a:lnTo>
                                  <a:lnTo>
                                    <a:pt x="3303627" y="639"/>
                                  </a:lnTo>
                                  <a:lnTo>
                                    <a:pt x="3305163" y="0"/>
                                  </a:lnTo>
                                  <a:lnTo>
                                    <a:pt x="3308782" y="0"/>
                                  </a:lnTo>
                                  <a:lnTo>
                                    <a:pt x="3310330" y="639"/>
                                  </a:lnTo>
                                  <a:lnTo>
                                    <a:pt x="3312890" y="3196"/>
                                  </a:lnTo>
                                  <a:lnTo>
                                    <a:pt x="3313521" y="4740"/>
                                  </a:lnTo>
                                  <a:lnTo>
                                    <a:pt x="3313521" y="8356"/>
                                  </a:lnTo>
                                  <a:lnTo>
                                    <a:pt x="3312890" y="9900"/>
                                  </a:lnTo>
                                  <a:lnTo>
                                    <a:pt x="3310330" y="12457"/>
                                  </a:lnTo>
                                  <a:lnTo>
                                    <a:pt x="330878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334976" y="13096"/>
                                  </a:moveTo>
                                  <a:lnTo>
                                    <a:pt x="3331356" y="13096"/>
                                  </a:lnTo>
                                  <a:lnTo>
                                    <a:pt x="3329821" y="12457"/>
                                  </a:lnTo>
                                  <a:lnTo>
                                    <a:pt x="3327261" y="9900"/>
                                  </a:lnTo>
                                  <a:lnTo>
                                    <a:pt x="3326618" y="8356"/>
                                  </a:lnTo>
                                  <a:lnTo>
                                    <a:pt x="3326618" y="4740"/>
                                  </a:lnTo>
                                  <a:lnTo>
                                    <a:pt x="3327261" y="3196"/>
                                  </a:lnTo>
                                  <a:lnTo>
                                    <a:pt x="3329821" y="639"/>
                                  </a:lnTo>
                                  <a:lnTo>
                                    <a:pt x="3331356" y="0"/>
                                  </a:lnTo>
                                  <a:lnTo>
                                    <a:pt x="3334976" y="0"/>
                                  </a:lnTo>
                                  <a:lnTo>
                                    <a:pt x="3336524" y="639"/>
                                  </a:lnTo>
                                  <a:lnTo>
                                    <a:pt x="3339084" y="3196"/>
                                  </a:lnTo>
                                  <a:lnTo>
                                    <a:pt x="3339715" y="4740"/>
                                  </a:lnTo>
                                  <a:lnTo>
                                    <a:pt x="3339715" y="8356"/>
                                  </a:lnTo>
                                  <a:lnTo>
                                    <a:pt x="3339084" y="9900"/>
                                  </a:lnTo>
                                  <a:lnTo>
                                    <a:pt x="3336524" y="12457"/>
                                  </a:lnTo>
                                  <a:lnTo>
                                    <a:pt x="333497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361170" y="13096"/>
                                  </a:moveTo>
                                  <a:lnTo>
                                    <a:pt x="3357550" y="13096"/>
                                  </a:lnTo>
                                  <a:lnTo>
                                    <a:pt x="3356014" y="12457"/>
                                  </a:lnTo>
                                  <a:lnTo>
                                    <a:pt x="3353454" y="9900"/>
                                  </a:lnTo>
                                  <a:lnTo>
                                    <a:pt x="3352812" y="8356"/>
                                  </a:lnTo>
                                  <a:lnTo>
                                    <a:pt x="3352812" y="4740"/>
                                  </a:lnTo>
                                  <a:lnTo>
                                    <a:pt x="3353454" y="3196"/>
                                  </a:lnTo>
                                  <a:lnTo>
                                    <a:pt x="3356014" y="639"/>
                                  </a:lnTo>
                                  <a:lnTo>
                                    <a:pt x="3357550" y="0"/>
                                  </a:lnTo>
                                  <a:lnTo>
                                    <a:pt x="3361170" y="0"/>
                                  </a:lnTo>
                                  <a:lnTo>
                                    <a:pt x="3362718" y="639"/>
                                  </a:lnTo>
                                  <a:lnTo>
                                    <a:pt x="3365277" y="3196"/>
                                  </a:lnTo>
                                  <a:lnTo>
                                    <a:pt x="3365908" y="4740"/>
                                  </a:lnTo>
                                  <a:lnTo>
                                    <a:pt x="3365908" y="8356"/>
                                  </a:lnTo>
                                  <a:lnTo>
                                    <a:pt x="3365277" y="9900"/>
                                  </a:lnTo>
                                  <a:lnTo>
                                    <a:pt x="3362718" y="12457"/>
                                  </a:lnTo>
                                  <a:lnTo>
                                    <a:pt x="336117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387363" y="13096"/>
                                  </a:moveTo>
                                  <a:lnTo>
                                    <a:pt x="3383744" y="13096"/>
                                  </a:lnTo>
                                  <a:lnTo>
                                    <a:pt x="3382208" y="12457"/>
                                  </a:lnTo>
                                  <a:lnTo>
                                    <a:pt x="3379648" y="9900"/>
                                  </a:lnTo>
                                  <a:lnTo>
                                    <a:pt x="3379005" y="8356"/>
                                  </a:lnTo>
                                  <a:lnTo>
                                    <a:pt x="3379005" y="4740"/>
                                  </a:lnTo>
                                  <a:lnTo>
                                    <a:pt x="3379648" y="3196"/>
                                  </a:lnTo>
                                  <a:lnTo>
                                    <a:pt x="3382208" y="639"/>
                                  </a:lnTo>
                                  <a:lnTo>
                                    <a:pt x="3383744" y="0"/>
                                  </a:lnTo>
                                  <a:lnTo>
                                    <a:pt x="3387363" y="0"/>
                                  </a:lnTo>
                                  <a:lnTo>
                                    <a:pt x="3388911" y="639"/>
                                  </a:lnTo>
                                  <a:lnTo>
                                    <a:pt x="3391471" y="3196"/>
                                  </a:lnTo>
                                  <a:lnTo>
                                    <a:pt x="3392102" y="4740"/>
                                  </a:lnTo>
                                  <a:lnTo>
                                    <a:pt x="3392102" y="8356"/>
                                  </a:lnTo>
                                  <a:lnTo>
                                    <a:pt x="3391471" y="9900"/>
                                  </a:lnTo>
                                  <a:lnTo>
                                    <a:pt x="3388911" y="12457"/>
                                  </a:lnTo>
                                  <a:lnTo>
                                    <a:pt x="338736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413557" y="13096"/>
                                  </a:moveTo>
                                  <a:lnTo>
                                    <a:pt x="3409938" y="13096"/>
                                  </a:lnTo>
                                  <a:lnTo>
                                    <a:pt x="3408402" y="12457"/>
                                  </a:lnTo>
                                  <a:lnTo>
                                    <a:pt x="3405842" y="9900"/>
                                  </a:lnTo>
                                  <a:lnTo>
                                    <a:pt x="3405199" y="8356"/>
                                  </a:lnTo>
                                  <a:lnTo>
                                    <a:pt x="3405199" y="4740"/>
                                  </a:lnTo>
                                  <a:lnTo>
                                    <a:pt x="3405842" y="3196"/>
                                  </a:lnTo>
                                  <a:lnTo>
                                    <a:pt x="3408402" y="639"/>
                                  </a:lnTo>
                                  <a:lnTo>
                                    <a:pt x="3409938" y="0"/>
                                  </a:lnTo>
                                  <a:lnTo>
                                    <a:pt x="3413557" y="0"/>
                                  </a:lnTo>
                                  <a:lnTo>
                                    <a:pt x="3415105" y="639"/>
                                  </a:lnTo>
                                  <a:lnTo>
                                    <a:pt x="3417665" y="3196"/>
                                  </a:lnTo>
                                  <a:lnTo>
                                    <a:pt x="3418296" y="4740"/>
                                  </a:lnTo>
                                  <a:lnTo>
                                    <a:pt x="3418296" y="8356"/>
                                  </a:lnTo>
                                  <a:lnTo>
                                    <a:pt x="3417665" y="9900"/>
                                  </a:lnTo>
                                  <a:lnTo>
                                    <a:pt x="3415105" y="12457"/>
                                  </a:lnTo>
                                  <a:lnTo>
                                    <a:pt x="341355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439751" y="13096"/>
                                  </a:moveTo>
                                  <a:lnTo>
                                    <a:pt x="3436131" y="13096"/>
                                  </a:lnTo>
                                  <a:lnTo>
                                    <a:pt x="3434596" y="12457"/>
                                  </a:lnTo>
                                  <a:lnTo>
                                    <a:pt x="3432036" y="9900"/>
                                  </a:lnTo>
                                  <a:lnTo>
                                    <a:pt x="3431393" y="8356"/>
                                  </a:lnTo>
                                  <a:lnTo>
                                    <a:pt x="3431393" y="4740"/>
                                  </a:lnTo>
                                  <a:lnTo>
                                    <a:pt x="3432036" y="3196"/>
                                  </a:lnTo>
                                  <a:lnTo>
                                    <a:pt x="3434596" y="639"/>
                                  </a:lnTo>
                                  <a:lnTo>
                                    <a:pt x="3436131" y="0"/>
                                  </a:lnTo>
                                  <a:lnTo>
                                    <a:pt x="3439751" y="0"/>
                                  </a:lnTo>
                                  <a:lnTo>
                                    <a:pt x="3441299" y="639"/>
                                  </a:lnTo>
                                  <a:lnTo>
                                    <a:pt x="3443859" y="3196"/>
                                  </a:lnTo>
                                  <a:lnTo>
                                    <a:pt x="3444490" y="4740"/>
                                  </a:lnTo>
                                  <a:lnTo>
                                    <a:pt x="3444490" y="8356"/>
                                  </a:lnTo>
                                  <a:lnTo>
                                    <a:pt x="3443859" y="9900"/>
                                  </a:lnTo>
                                  <a:lnTo>
                                    <a:pt x="3441299" y="12457"/>
                                  </a:lnTo>
                                  <a:lnTo>
                                    <a:pt x="343975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465945" y="13096"/>
                                  </a:moveTo>
                                  <a:lnTo>
                                    <a:pt x="3462325" y="13096"/>
                                  </a:lnTo>
                                  <a:lnTo>
                                    <a:pt x="3460789" y="12457"/>
                                  </a:lnTo>
                                  <a:lnTo>
                                    <a:pt x="3458229" y="9900"/>
                                  </a:lnTo>
                                  <a:lnTo>
                                    <a:pt x="3457587" y="8356"/>
                                  </a:lnTo>
                                  <a:lnTo>
                                    <a:pt x="3457587" y="4740"/>
                                  </a:lnTo>
                                  <a:lnTo>
                                    <a:pt x="3458229" y="3196"/>
                                  </a:lnTo>
                                  <a:lnTo>
                                    <a:pt x="3460789" y="639"/>
                                  </a:lnTo>
                                  <a:lnTo>
                                    <a:pt x="3462325" y="0"/>
                                  </a:lnTo>
                                  <a:lnTo>
                                    <a:pt x="3465945" y="0"/>
                                  </a:lnTo>
                                  <a:lnTo>
                                    <a:pt x="3467493" y="639"/>
                                  </a:lnTo>
                                  <a:lnTo>
                                    <a:pt x="3470052" y="3196"/>
                                  </a:lnTo>
                                  <a:lnTo>
                                    <a:pt x="3470683" y="4740"/>
                                  </a:lnTo>
                                  <a:lnTo>
                                    <a:pt x="3470683" y="8356"/>
                                  </a:lnTo>
                                  <a:lnTo>
                                    <a:pt x="3470052" y="9900"/>
                                  </a:lnTo>
                                  <a:lnTo>
                                    <a:pt x="3467493" y="12457"/>
                                  </a:lnTo>
                                  <a:lnTo>
                                    <a:pt x="346594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492138" y="13096"/>
                                  </a:moveTo>
                                  <a:lnTo>
                                    <a:pt x="3488519" y="13096"/>
                                  </a:lnTo>
                                  <a:lnTo>
                                    <a:pt x="3486983" y="12457"/>
                                  </a:lnTo>
                                  <a:lnTo>
                                    <a:pt x="3484423" y="9900"/>
                                  </a:lnTo>
                                  <a:lnTo>
                                    <a:pt x="3483780" y="8356"/>
                                  </a:lnTo>
                                  <a:lnTo>
                                    <a:pt x="3483780" y="4740"/>
                                  </a:lnTo>
                                  <a:lnTo>
                                    <a:pt x="3484423" y="3196"/>
                                  </a:lnTo>
                                  <a:lnTo>
                                    <a:pt x="3486983" y="639"/>
                                  </a:lnTo>
                                  <a:lnTo>
                                    <a:pt x="3488519" y="0"/>
                                  </a:lnTo>
                                  <a:lnTo>
                                    <a:pt x="3492138" y="0"/>
                                  </a:lnTo>
                                  <a:lnTo>
                                    <a:pt x="3493686" y="639"/>
                                  </a:lnTo>
                                  <a:lnTo>
                                    <a:pt x="3496246" y="3196"/>
                                  </a:lnTo>
                                  <a:lnTo>
                                    <a:pt x="3496877" y="4740"/>
                                  </a:lnTo>
                                  <a:lnTo>
                                    <a:pt x="3496877" y="8356"/>
                                  </a:lnTo>
                                  <a:lnTo>
                                    <a:pt x="3496246" y="9900"/>
                                  </a:lnTo>
                                  <a:lnTo>
                                    <a:pt x="3493686" y="12457"/>
                                  </a:lnTo>
                                  <a:lnTo>
                                    <a:pt x="349213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518332" y="13096"/>
                                  </a:moveTo>
                                  <a:lnTo>
                                    <a:pt x="3514713" y="13096"/>
                                  </a:lnTo>
                                  <a:lnTo>
                                    <a:pt x="3513177" y="12457"/>
                                  </a:lnTo>
                                  <a:lnTo>
                                    <a:pt x="3510617" y="9900"/>
                                  </a:lnTo>
                                  <a:lnTo>
                                    <a:pt x="3509974" y="8356"/>
                                  </a:lnTo>
                                  <a:lnTo>
                                    <a:pt x="3509974" y="4740"/>
                                  </a:lnTo>
                                  <a:lnTo>
                                    <a:pt x="3510617" y="3196"/>
                                  </a:lnTo>
                                  <a:lnTo>
                                    <a:pt x="3513177" y="639"/>
                                  </a:lnTo>
                                  <a:lnTo>
                                    <a:pt x="3514713" y="0"/>
                                  </a:lnTo>
                                  <a:lnTo>
                                    <a:pt x="3518332" y="0"/>
                                  </a:lnTo>
                                  <a:lnTo>
                                    <a:pt x="3519880" y="639"/>
                                  </a:lnTo>
                                  <a:lnTo>
                                    <a:pt x="3522440" y="3196"/>
                                  </a:lnTo>
                                  <a:lnTo>
                                    <a:pt x="3523071" y="4740"/>
                                  </a:lnTo>
                                  <a:lnTo>
                                    <a:pt x="3523071" y="8356"/>
                                  </a:lnTo>
                                  <a:lnTo>
                                    <a:pt x="3522440" y="9900"/>
                                  </a:lnTo>
                                  <a:lnTo>
                                    <a:pt x="3519880" y="12457"/>
                                  </a:lnTo>
                                  <a:lnTo>
                                    <a:pt x="351833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544526" y="13096"/>
                                  </a:moveTo>
                                  <a:lnTo>
                                    <a:pt x="3540906" y="13096"/>
                                  </a:lnTo>
                                  <a:lnTo>
                                    <a:pt x="3539371" y="12457"/>
                                  </a:lnTo>
                                  <a:lnTo>
                                    <a:pt x="3536811" y="9900"/>
                                  </a:lnTo>
                                  <a:lnTo>
                                    <a:pt x="3536168" y="8356"/>
                                  </a:lnTo>
                                  <a:lnTo>
                                    <a:pt x="3536168" y="4740"/>
                                  </a:lnTo>
                                  <a:lnTo>
                                    <a:pt x="3536811" y="3196"/>
                                  </a:lnTo>
                                  <a:lnTo>
                                    <a:pt x="3539371" y="639"/>
                                  </a:lnTo>
                                  <a:lnTo>
                                    <a:pt x="3540906" y="0"/>
                                  </a:lnTo>
                                  <a:lnTo>
                                    <a:pt x="3544526" y="0"/>
                                  </a:lnTo>
                                  <a:lnTo>
                                    <a:pt x="3546074" y="639"/>
                                  </a:lnTo>
                                  <a:lnTo>
                                    <a:pt x="3548634" y="3196"/>
                                  </a:lnTo>
                                  <a:lnTo>
                                    <a:pt x="3549265" y="4740"/>
                                  </a:lnTo>
                                  <a:lnTo>
                                    <a:pt x="3549265" y="8356"/>
                                  </a:lnTo>
                                  <a:lnTo>
                                    <a:pt x="3548634" y="9900"/>
                                  </a:lnTo>
                                  <a:lnTo>
                                    <a:pt x="3546074" y="12457"/>
                                  </a:lnTo>
                                  <a:lnTo>
                                    <a:pt x="354452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570720" y="13096"/>
                                  </a:moveTo>
                                  <a:lnTo>
                                    <a:pt x="3567100" y="13096"/>
                                  </a:lnTo>
                                  <a:lnTo>
                                    <a:pt x="3565564" y="12457"/>
                                  </a:lnTo>
                                  <a:lnTo>
                                    <a:pt x="3563004" y="9900"/>
                                  </a:lnTo>
                                  <a:lnTo>
                                    <a:pt x="3562362" y="8356"/>
                                  </a:lnTo>
                                  <a:lnTo>
                                    <a:pt x="3562362" y="4740"/>
                                  </a:lnTo>
                                  <a:lnTo>
                                    <a:pt x="3563004" y="3196"/>
                                  </a:lnTo>
                                  <a:lnTo>
                                    <a:pt x="3565564" y="639"/>
                                  </a:lnTo>
                                  <a:lnTo>
                                    <a:pt x="3567100" y="0"/>
                                  </a:lnTo>
                                  <a:lnTo>
                                    <a:pt x="3570720" y="0"/>
                                  </a:lnTo>
                                  <a:lnTo>
                                    <a:pt x="3572268" y="639"/>
                                  </a:lnTo>
                                  <a:lnTo>
                                    <a:pt x="3574827" y="3196"/>
                                  </a:lnTo>
                                  <a:lnTo>
                                    <a:pt x="3575458" y="4740"/>
                                  </a:lnTo>
                                  <a:lnTo>
                                    <a:pt x="3575458" y="8356"/>
                                  </a:lnTo>
                                  <a:lnTo>
                                    <a:pt x="3574827" y="9900"/>
                                  </a:lnTo>
                                  <a:lnTo>
                                    <a:pt x="3572268" y="12457"/>
                                  </a:lnTo>
                                  <a:lnTo>
                                    <a:pt x="357072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596913" y="13096"/>
                                  </a:moveTo>
                                  <a:lnTo>
                                    <a:pt x="3593306" y="13096"/>
                                  </a:lnTo>
                                  <a:lnTo>
                                    <a:pt x="3591758" y="12457"/>
                                  </a:lnTo>
                                  <a:lnTo>
                                    <a:pt x="3589198" y="9900"/>
                                  </a:lnTo>
                                  <a:lnTo>
                                    <a:pt x="3588555" y="8356"/>
                                  </a:lnTo>
                                  <a:lnTo>
                                    <a:pt x="3588555" y="4740"/>
                                  </a:lnTo>
                                  <a:lnTo>
                                    <a:pt x="3589198" y="3196"/>
                                  </a:lnTo>
                                  <a:lnTo>
                                    <a:pt x="3591758" y="639"/>
                                  </a:lnTo>
                                  <a:lnTo>
                                    <a:pt x="3593306" y="0"/>
                                  </a:lnTo>
                                  <a:lnTo>
                                    <a:pt x="3596913" y="0"/>
                                  </a:lnTo>
                                  <a:lnTo>
                                    <a:pt x="3598461" y="639"/>
                                  </a:lnTo>
                                  <a:lnTo>
                                    <a:pt x="3601021" y="3196"/>
                                  </a:lnTo>
                                  <a:lnTo>
                                    <a:pt x="3601652" y="4740"/>
                                  </a:lnTo>
                                  <a:lnTo>
                                    <a:pt x="3601652" y="8356"/>
                                  </a:lnTo>
                                  <a:lnTo>
                                    <a:pt x="3601021" y="9900"/>
                                  </a:lnTo>
                                  <a:lnTo>
                                    <a:pt x="3598461" y="12457"/>
                                  </a:lnTo>
                                  <a:lnTo>
                                    <a:pt x="359691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623107" y="13096"/>
                                  </a:moveTo>
                                  <a:lnTo>
                                    <a:pt x="3619500" y="13096"/>
                                  </a:lnTo>
                                  <a:lnTo>
                                    <a:pt x="3617952" y="12457"/>
                                  </a:lnTo>
                                  <a:lnTo>
                                    <a:pt x="3615392" y="9900"/>
                                  </a:lnTo>
                                  <a:lnTo>
                                    <a:pt x="3614749" y="8356"/>
                                  </a:lnTo>
                                  <a:lnTo>
                                    <a:pt x="3614749" y="4740"/>
                                  </a:lnTo>
                                  <a:lnTo>
                                    <a:pt x="3615392" y="3196"/>
                                  </a:lnTo>
                                  <a:lnTo>
                                    <a:pt x="3617952" y="639"/>
                                  </a:lnTo>
                                  <a:lnTo>
                                    <a:pt x="3619500" y="0"/>
                                  </a:lnTo>
                                  <a:lnTo>
                                    <a:pt x="3623107" y="0"/>
                                  </a:lnTo>
                                  <a:lnTo>
                                    <a:pt x="3624655" y="639"/>
                                  </a:lnTo>
                                  <a:lnTo>
                                    <a:pt x="3627215" y="3196"/>
                                  </a:lnTo>
                                  <a:lnTo>
                                    <a:pt x="3627846" y="4740"/>
                                  </a:lnTo>
                                  <a:lnTo>
                                    <a:pt x="3627846" y="8356"/>
                                  </a:lnTo>
                                  <a:lnTo>
                                    <a:pt x="3627215" y="9900"/>
                                  </a:lnTo>
                                  <a:lnTo>
                                    <a:pt x="3624655" y="12457"/>
                                  </a:lnTo>
                                  <a:lnTo>
                                    <a:pt x="362310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649301" y="13096"/>
                                  </a:moveTo>
                                  <a:lnTo>
                                    <a:pt x="3645693" y="13096"/>
                                  </a:lnTo>
                                  <a:lnTo>
                                    <a:pt x="3644146" y="12457"/>
                                  </a:lnTo>
                                  <a:lnTo>
                                    <a:pt x="3641586" y="9900"/>
                                  </a:lnTo>
                                  <a:lnTo>
                                    <a:pt x="3640943" y="8356"/>
                                  </a:lnTo>
                                  <a:lnTo>
                                    <a:pt x="3640943" y="4740"/>
                                  </a:lnTo>
                                  <a:lnTo>
                                    <a:pt x="3641586" y="3196"/>
                                  </a:lnTo>
                                  <a:lnTo>
                                    <a:pt x="3644146" y="639"/>
                                  </a:lnTo>
                                  <a:lnTo>
                                    <a:pt x="3645693" y="0"/>
                                  </a:lnTo>
                                  <a:lnTo>
                                    <a:pt x="3649301" y="0"/>
                                  </a:lnTo>
                                  <a:lnTo>
                                    <a:pt x="3650849" y="639"/>
                                  </a:lnTo>
                                  <a:lnTo>
                                    <a:pt x="3653409" y="3196"/>
                                  </a:lnTo>
                                  <a:lnTo>
                                    <a:pt x="3654040" y="4740"/>
                                  </a:lnTo>
                                  <a:lnTo>
                                    <a:pt x="3654040" y="8356"/>
                                  </a:lnTo>
                                  <a:lnTo>
                                    <a:pt x="3653409" y="9900"/>
                                  </a:lnTo>
                                  <a:lnTo>
                                    <a:pt x="3650849" y="12457"/>
                                  </a:lnTo>
                                  <a:lnTo>
                                    <a:pt x="364930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675495" y="13096"/>
                                  </a:moveTo>
                                  <a:lnTo>
                                    <a:pt x="3671887" y="13096"/>
                                  </a:lnTo>
                                  <a:lnTo>
                                    <a:pt x="3670339" y="12457"/>
                                  </a:lnTo>
                                  <a:lnTo>
                                    <a:pt x="3667779" y="9900"/>
                                  </a:lnTo>
                                  <a:lnTo>
                                    <a:pt x="3667137" y="8356"/>
                                  </a:lnTo>
                                  <a:lnTo>
                                    <a:pt x="3667137" y="4740"/>
                                  </a:lnTo>
                                  <a:lnTo>
                                    <a:pt x="3667779" y="3196"/>
                                  </a:lnTo>
                                  <a:lnTo>
                                    <a:pt x="3670339" y="639"/>
                                  </a:lnTo>
                                  <a:lnTo>
                                    <a:pt x="3671887" y="0"/>
                                  </a:lnTo>
                                  <a:lnTo>
                                    <a:pt x="3675495" y="0"/>
                                  </a:lnTo>
                                  <a:lnTo>
                                    <a:pt x="3677043" y="639"/>
                                  </a:lnTo>
                                  <a:lnTo>
                                    <a:pt x="3679602" y="3196"/>
                                  </a:lnTo>
                                  <a:lnTo>
                                    <a:pt x="3680233" y="4740"/>
                                  </a:lnTo>
                                  <a:lnTo>
                                    <a:pt x="3680233" y="8356"/>
                                  </a:lnTo>
                                  <a:lnTo>
                                    <a:pt x="3679602" y="9900"/>
                                  </a:lnTo>
                                  <a:lnTo>
                                    <a:pt x="3677043" y="12457"/>
                                  </a:lnTo>
                                  <a:lnTo>
                                    <a:pt x="367549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701688" y="13096"/>
                                  </a:moveTo>
                                  <a:lnTo>
                                    <a:pt x="3698081" y="13096"/>
                                  </a:lnTo>
                                  <a:lnTo>
                                    <a:pt x="3696533" y="12457"/>
                                  </a:lnTo>
                                  <a:lnTo>
                                    <a:pt x="3693973" y="9900"/>
                                  </a:lnTo>
                                  <a:lnTo>
                                    <a:pt x="3693330" y="8356"/>
                                  </a:lnTo>
                                  <a:lnTo>
                                    <a:pt x="3693330" y="4740"/>
                                  </a:lnTo>
                                  <a:lnTo>
                                    <a:pt x="3693973" y="3196"/>
                                  </a:lnTo>
                                  <a:lnTo>
                                    <a:pt x="3696533" y="639"/>
                                  </a:lnTo>
                                  <a:lnTo>
                                    <a:pt x="3698081" y="0"/>
                                  </a:lnTo>
                                  <a:lnTo>
                                    <a:pt x="3701688" y="0"/>
                                  </a:lnTo>
                                  <a:lnTo>
                                    <a:pt x="3703236" y="639"/>
                                  </a:lnTo>
                                  <a:lnTo>
                                    <a:pt x="3705796" y="3196"/>
                                  </a:lnTo>
                                  <a:lnTo>
                                    <a:pt x="3706427" y="4740"/>
                                  </a:lnTo>
                                  <a:lnTo>
                                    <a:pt x="3706427" y="8356"/>
                                  </a:lnTo>
                                  <a:lnTo>
                                    <a:pt x="3705796" y="9900"/>
                                  </a:lnTo>
                                  <a:lnTo>
                                    <a:pt x="3703236" y="12457"/>
                                  </a:lnTo>
                                  <a:lnTo>
                                    <a:pt x="370168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727882" y="13096"/>
                                  </a:moveTo>
                                  <a:lnTo>
                                    <a:pt x="3724275" y="13096"/>
                                  </a:lnTo>
                                  <a:lnTo>
                                    <a:pt x="3722727" y="12457"/>
                                  </a:lnTo>
                                  <a:lnTo>
                                    <a:pt x="3720167" y="9900"/>
                                  </a:lnTo>
                                  <a:lnTo>
                                    <a:pt x="3719524" y="8356"/>
                                  </a:lnTo>
                                  <a:lnTo>
                                    <a:pt x="3719524" y="4740"/>
                                  </a:lnTo>
                                  <a:lnTo>
                                    <a:pt x="3720167" y="3196"/>
                                  </a:lnTo>
                                  <a:lnTo>
                                    <a:pt x="3722727" y="639"/>
                                  </a:lnTo>
                                  <a:lnTo>
                                    <a:pt x="3724275" y="0"/>
                                  </a:lnTo>
                                  <a:lnTo>
                                    <a:pt x="3727882" y="0"/>
                                  </a:lnTo>
                                  <a:lnTo>
                                    <a:pt x="3729430" y="639"/>
                                  </a:lnTo>
                                  <a:lnTo>
                                    <a:pt x="3731990" y="3196"/>
                                  </a:lnTo>
                                  <a:lnTo>
                                    <a:pt x="3732621" y="4740"/>
                                  </a:lnTo>
                                  <a:lnTo>
                                    <a:pt x="3732621" y="8356"/>
                                  </a:lnTo>
                                  <a:lnTo>
                                    <a:pt x="3731990" y="9900"/>
                                  </a:lnTo>
                                  <a:lnTo>
                                    <a:pt x="3729430" y="12457"/>
                                  </a:lnTo>
                                  <a:lnTo>
                                    <a:pt x="372788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754076" y="13096"/>
                                  </a:moveTo>
                                  <a:lnTo>
                                    <a:pt x="3750468" y="13096"/>
                                  </a:lnTo>
                                  <a:lnTo>
                                    <a:pt x="3748921" y="12457"/>
                                  </a:lnTo>
                                  <a:lnTo>
                                    <a:pt x="3746361" y="9900"/>
                                  </a:lnTo>
                                  <a:lnTo>
                                    <a:pt x="3745718" y="8356"/>
                                  </a:lnTo>
                                  <a:lnTo>
                                    <a:pt x="3745718" y="4740"/>
                                  </a:lnTo>
                                  <a:lnTo>
                                    <a:pt x="3746361" y="3196"/>
                                  </a:lnTo>
                                  <a:lnTo>
                                    <a:pt x="3748921" y="639"/>
                                  </a:lnTo>
                                  <a:lnTo>
                                    <a:pt x="3750468" y="0"/>
                                  </a:lnTo>
                                  <a:lnTo>
                                    <a:pt x="3754076" y="0"/>
                                  </a:lnTo>
                                  <a:lnTo>
                                    <a:pt x="3755624" y="639"/>
                                  </a:lnTo>
                                  <a:lnTo>
                                    <a:pt x="3758184" y="3196"/>
                                  </a:lnTo>
                                  <a:lnTo>
                                    <a:pt x="3758815" y="4740"/>
                                  </a:lnTo>
                                  <a:lnTo>
                                    <a:pt x="3758815" y="8356"/>
                                  </a:lnTo>
                                  <a:lnTo>
                                    <a:pt x="3758184" y="9900"/>
                                  </a:lnTo>
                                  <a:lnTo>
                                    <a:pt x="3755624" y="12457"/>
                                  </a:lnTo>
                                  <a:lnTo>
                                    <a:pt x="375407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780270" y="13096"/>
                                  </a:moveTo>
                                  <a:lnTo>
                                    <a:pt x="3776662" y="13096"/>
                                  </a:lnTo>
                                  <a:lnTo>
                                    <a:pt x="3775114" y="12457"/>
                                  </a:lnTo>
                                  <a:lnTo>
                                    <a:pt x="3772554" y="9900"/>
                                  </a:lnTo>
                                  <a:lnTo>
                                    <a:pt x="3771912" y="8356"/>
                                  </a:lnTo>
                                  <a:lnTo>
                                    <a:pt x="3771912" y="4740"/>
                                  </a:lnTo>
                                  <a:lnTo>
                                    <a:pt x="3772554" y="3196"/>
                                  </a:lnTo>
                                  <a:lnTo>
                                    <a:pt x="3775114" y="639"/>
                                  </a:lnTo>
                                  <a:lnTo>
                                    <a:pt x="3776662" y="0"/>
                                  </a:lnTo>
                                  <a:lnTo>
                                    <a:pt x="3780270" y="0"/>
                                  </a:lnTo>
                                  <a:lnTo>
                                    <a:pt x="3781818" y="639"/>
                                  </a:lnTo>
                                  <a:lnTo>
                                    <a:pt x="3784377" y="3196"/>
                                  </a:lnTo>
                                  <a:lnTo>
                                    <a:pt x="3785008" y="4740"/>
                                  </a:lnTo>
                                  <a:lnTo>
                                    <a:pt x="3785008" y="8356"/>
                                  </a:lnTo>
                                  <a:lnTo>
                                    <a:pt x="3784377" y="9900"/>
                                  </a:lnTo>
                                  <a:lnTo>
                                    <a:pt x="3781818" y="12457"/>
                                  </a:lnTo>
                                  <a:lnTo>
                                    <a:pt x="378027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806463" y="13096"/>
                                  </a:moveTo>
                                  <a:lnTo>
                                    <a:pt x="3802856" y="13096"/>
                                  </a:lnTo>
                                  <a:lnTo>
                                    <a:pt x="3801308" y="12457"/>
                                  </a:lnTo>
                                  <a:lnTo>
                                    <a:pt x="3798748" y="9900"/>
                                  </a:lnTo>
                                  <a:lnTo>
                                    <a:pt x="3798105" y="8356"/>
                                  </a:lnTo>
                                  <a:lnTo>
                                    <a:pt x="3798105" y="4740"/>
                                  </a:lnTo>
                                  <a:lnTo>
                                    <a:pt x="3798748" y="3196"/>
                                  </a:lnTo>
                                  <a:lnTo>
                                    <a:pt x="3801308" y="639"/>
                                  </a:lnTo>
                                  <a:lnTo>
                                    <a:pt x="3802856" y="0"/>
                                  </a:lnTo>
                                  <a:lnTo>
                                    <a:pt x="3806463" y="0"/>
                                  </a:lnTo>
                                  <a:lnTo>
                                    <a:pt x="3808011" y="639"/>
                                  </a:lnTo>
                                  <a:lnTo>
                                    <a:pt x="3810571" y="3196"/>
                                  </a:lnTo>
                                  <a:lnTo>
                                    <a:pt x="3811202" y="4740"/>
                                  </a:lnTo>
                                  <a:lnTo>
                                    <a:pt x="3811202" y="8356"/>
                                  </a:lnTo>
                                  <a:lnTo>
                                    <a:pt x="3810571" y="9900"/>
                                  </a:lnTo>
                                  <a:lnTo>
                                    <a:pt x="3808011" y="12457"/>
                                  </a:lnTo>
                                  <a:lnTo>
                                    <a:pt x="380646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832657" y="13096"/>
                                  </a:moveTo>
                                  <a:lnTo>
                                    <a:pt x="3829050" y="13096"/>
                                  </a:lnTo>
                                  <a:lnTo>
                                    <a:pt x="3827502" y="12457"/>
                                  </a:lnTo>
                                  <a:lnTo>
                                    <a:pt x="3824942" y="9900"/>
                                  </a:lnTo>
                                  <a:lnTo>
                                    <a:pt x="3824299" y="8356"/>
                                  </a:lnTo>
                                  <a:lnTo>
                                    <a:pt x="3824299" y="4740"/>
                                  </a:lnTo>
                                  <a:lnTo>
                                    <a:pt x="3824942" y="3196"/>
                                  </a:lnTo>
                                  <a:lnTo>
                                    <a:pt x="3827502" y="639"/>
                                  </a:lnTo>
                                  <a:lnTo>
                                    <a:pt x="3829050" y="0"/>
                                  </a:lnTo>
                                  <a:lnTo>
                                    <a:pt x="3832657" y="0"/>
                                  </a:lnTo>
                                  <a:lnTo>
                                    <a:pt x="3834205" y="639"/>
                                  </a:lnTo>
                                  <a:lnTo>
                                    <a:pt x="3836765" y="3196"/>
                                  </a:lnTo>
                                  <a:lnTo>
                                    <a:pt x="3837396" y="4740"/>
                                  </a:lnTo>
                                  <a:lnTo>
                                    <a:pt x="3837396" y="8356"/>
                                  </a:lnTo>
                                  <a:lnTo>
                                    <a:pt x="3836765" y="9900"/>
                                  </a:lnTo>
                                  <a:lnTo>
                                    <a:pt x="3834205" y="12457"/>
                                  </a:lnTo>
                                  <a:lnTo>
                                    <a:pt x="383265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858851" y="13096"/>
                                  </a:moveTo>
                                  <a:lnTo>
                                    <a:pt x="3855243" y="13096"/>
                                  </a:lnTo>
                                  <a:lnTo>
                                    <a:pt x="3853696" y="12457"/>
                                  </a:lnTo>
                                  <a:lnTo>
                                    <a:pt x="3851136" y="9900"/>
                                  </a:lnTo>
                                  <a:lnTo>
                                    <a:pt x="3850493" y="8356"/>
                                  </a:lnTo>
                                  <a:lnTo>
                                    <a:pt x="3850493" y="4740"/>
                                  </a:lnTo>
                                  <a:lnTo>
                                    <a:pt x="3851136" y="3196"/>
                                  </a:lnTo>
                                  <a:lnTo>
                                    <a:pt x="3853696" y="639"/>
                                  </a:lnTo>
                                  <a:lnTo>
                                    <a:pt x="3855243" y="0"/>
                                  </a:lnTo>
                                  <a:lnTo>
                                    <a:pt x="3858851" y="0"/>
                                  </a:lnTo>
                                  <a:lnTo>
                                    <a:pt x="3860399" y="639"/>
                                  </a:lnTo>
                                  <a:lnTo>
                                    <a:pt x="3862959" y="3196"/>
                                  </a:lnTo>
                                  <a:lnTo>
                                    <a:pt x="3863590" y="4740"/>
                                  </a:lnTo>
                                  <a:lnTo>
                                    <a:pt x="3863590" y="8356"/>
                                  </a:lnTo>
                                  <a:lnTo>
                                    <a:pt x="3862959" y="9900"/>
                                  </a:lnTo>
                                  <a:lnTo>
                                    <a:pt x="3860399" y="12457"/>
                                  </a:lnTo>
                                  <a:lnTo>
                                    <a:pt x="385885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885045" y="13096"/>
                                  </a:moveTo>
                                  <a:lnTo>
                                    <a:pt x="3881437" y="13096"/>
                                  </a:lnTo>
                                  <a:lnTo>
                                    <a:pt x="3879889" y="12457"/>
                                  </a:lnTo>
                                  <a:lnTo>
                                    <a:pt x="3877329" y="9900"/>
                                  </a:lnTo>
                                  <a:lnTo>
                                    <a:pt x="3876687" y="8356"/>
                                  </a:lnTo>
                                  <a:lnTo>
                                    <a:pt x="3876687" y="4740"/>
                                  </a:lnTo>
                                  <a:lnTo>
                                    <a:pt x="3877329" y="3196"/>
                                  </a:lnTo>
                                  <a:lnTo>
                                    <a:pt x="3879889" y="639"/>
                                  </a:lnTo>
                                  <a:lnTo>
                                    <a:pt x="3881437" y="0"/>
                                  </a:lnTo>
                                  <a:lnTo>
                                    <a:pt x="3885045" y="0"/>
                                  </a:lnTo>
                                  <a:lnTo>
                                    <a:pt x="3886593" y="639"/>
                                  </a:lnTo>
                                  <a:lnTo>
                                    <a:pt x="3889152" y="3196"/>
                                  </a:lnTo>
                                  <a:lnTo>
                                    <a:pt x="3889783" y="4740"/>
                                  </a:lnTo>
                                  <a:lnTo>
                                    <a:pt x="3889783" y="8356"/>
                                  </a:lnTo>
                                  <a:lnTo>
                                    <a:pt x="3889152" y="9900"/>
                                  </a:lnTo>
                                  <a:lnTo>
                                    <a:pt x="3886593" y="12457"/>
                                  </a:lnTo>
                                  <a:lnTo>
                                    <a:pt x="388504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911238" y="13096"/>
                                  </a:moveTo>
                                  <a:lnTo>
                                    <a:pt x="3907631" y="13096"/>
                                  </a:lnTo>
                                  <a:lnTo>
                                    <a:pt x="3906083" y="12457"/>
                                  </a:lnTo>
                                  <a:lnTo>
                                    <a:pt x="3903523" y="9900"/>
                                  </a:lnTo>
                                  <a:lnTo>
                                    <a:pt x="3902880" y="8356"/>
                                  </a:lnTo>
                                  <a:lnTo>
                                    <a:pt x="3902880" y="4740"/>
                                  </a:lnTo>
                                  <a:lnTo>
                                    <a:pt x="3903523" y="3196"/>
                                  </a:lnTo>
                                  <a:lnTo>
                                    <a:pt x="3906083" y="639"/>
                                  </a:lnTo>
                                  <a:lnTo>
                                    <a:pt x="3907631" y="0"/>
                                  </a:lnTo>
                                  <a:lnTo>
                                    <a:pt x="3911238" y="0"/>
                                  </a:lnTo>
                                  <a:lnTo>
                                    <a:pt x="3912786" y="639"/>
                                  </a:lnTo>
                                  <a:lnTo>
                                    <a:pt x="3915346" y="3196"/>
                                  </a:lnTo>
                                  <a:lnTo>
                                    <a:pt x="3915989" y="4740"/>
                                  </a:lnTo>
                                  <a:lnTo>
                                    <a:pt x="3915989" y="8356"/>
                                  </a:lnTo>
                                  <a:lnTo>
                                    <a:pt x="3915346" y="9900"/>
                                  </a:lnTo>
                                  <a:lnTo>
                                    <a:pt x="3912786" y="12457"/>
                                  </a:lnTo>
                                  <a:lnTo>
                                    <a:pt x="391123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937432" y="13096"/>
                                  </a:moveTo>
                                  <a:lnTo>
                                    <a:pt x="3933825" y="13096"/>
                                  </a:lnTo>
                                  <a:lnTo>
                                    <a:pt x="3932277" y="12457"/>
                                  </a:lnTo>
                                  <a:lnTo>
                                    <a:pt x="3929717" y="9900"/>
                                  </a:lnTo>
                                  <a:lnTo>
                                    <a:pt x="3929086" y="8356"/>
                                  </a:lnTo>
                                  <a:lnTo>
                                    <a:pt x="3929086" y="4740"/>
                                  </a:lnTo>
                                  <a:lnTo>
                                    <a:pt x="3929717" y="3196"/>
                                  </a:lnTo>
                                  <a:lnTo>
                                    <a:pt x="3932277" y="639"/>
                                  </a:lnTo>
                                  <a:lnTo>
                                    <a:pt x="3933825" y="0"/>
                                  </a:lnTo>
                                  <a:lnTo>
                                    <a:pt x="3937432" y="0"/>
                                  </a:lnTo>
                                  <a:lnTo>
                                    <a:pt x="3938980" y="639"/>
                                  </a:lnTo>
                                  <a:lnTo>
                                    <a:pt x="3941540" y="3196"/>
                                  </a:lnTo>
                                  <a:lnTo>
                                    <a:pt x="3942171" y="4740"/>
                                  </a:lnTo>
                                  <a:lnTo>
                                    <a:pt x="3942171" y="8356"/>
                                  </a:lnTo>
                                  <a:lnTo>
                                    <a:pt x="3941540" y="9900"/>
                                  </a:lnTo>
                                  <a:lnTo>
                                    <a:pt x="3938980" y="12457"/>
                                  </a:lnTo>
                                  <a:lnTo>
                                    <a:pt x="393743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963626" y="13096"/>
                                  </a:moveTo>
                                  <a:lnTo>
                                    <a:pt x="3960018" y="13096"/>
                                  </a:lnTo>
                                  <a:lnTo>
                                    <a:pt x="3958471" y="12457"/>
                                  </a:lnTo>
                                  <a:lnTo>
                                    <a:pt x="3955911" y="9900"/>
                                  </a:lnTo>
                                  <a:lnTo>
                                    <a:pt x="3955280" y="8356"/>
                                  </a:lnTo>
                                  <a:lnTo>
                                    <a:pt x="3955280" y="4740"/>
                                  </a:lnTo>
                                  <a:lnTo>
                                    <a:pt x="3955911" y="3196"/>
                                  </a:lnTo>
                                  <a:lnTo>
                                    <a:pt x="3958471" y="639"/>
                                  </a:lnTo>
                                  <a:lnTo>
                                    <a:pt x="3960018" y="0"/>
                                  </a:lnTo>
                                  <a:lnTo>
                                    <a:pt x="3963626" y="0"/>
                                  </a:lnTo>
                                  <a:lnTo>
                                    <a:pt x="3965174" y="639"/>
                                  </a:lnTo>
                                  <a:lnTo>
                                    <a:pt x="3967734" y="3196"/>
                                  </a:lnTo>
                                  <a:lnTo>
                                    <a:pt x="3968377" y="4740"/>
                                  </a:lnTo>
                                  <a:lnTo>
                                    <a:pt x="3968377" y="8356"/>
                                  </a:lnTo>
                                  <a:lnTo>
                                    <a:pt x="3967734" y="9900"/>
                                  </a:lnTo>
                                  <a:lnTo>
                                    <a:pt x="3965174" y="12457"/>
                                  </a:lnTo>
                                  <a:lnTo>
                                    <a:pt x="396362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3989820" y="13096"/>
                                  </a:moveTo>
                                  <a:lnTo>
                                    <a:pt x="3986212" y="13096"/>
                                  </a:lnTo>
                                  <a:lnTo>
                                    <a:pt x="3984664" y="12457"/>
                                  </a:lnTo>
                                  <a:lnTo>
                                    <a:pt x="3982104" y="9900"/>
                                  </a:lnTo>
                                  <a:lnTo>
                                    <a:pt x="3981473" y="8356"/>
                                  </a:lnTo>
                                  <a:lnTo>
                                    <a:pt x="3981473" y="4740"/>
                                  </a:lnTo>
                                  <a:lnTo>
                                    <a:pt x="3982104" y="3196"/>
                                  </a:lnTo>
                                  <a:lnTo>
                                    <a:pt x="3984664" y="639"/>
                                  </a:lnTo>
                                  <a:lnTo>
                                    <a:pt x="3986212" y="0"/>
                                  </a:lnTo>
                                  <a:lnTo>
                                    <a:pt x="3989820" y="0"/>
                                  </a:lnTo>
                                  <a:lnTo>
                                    <a:pt x="3991368" y="639"/>
                                  </a:lnTo>
                                  <a:lnTo>
                                    <a:pt x="3993927" y="3196"/>
                                  </a:lnTo>
                                  <a:lnTo>
                                    <a:pt x="3994570" y="4740"/>
                                  </a:lnTo>
                                  <a:lnTo>
                                    <a:pt x="3994570" y="8356"/>
                                  </a:lnTo>
                                  <a:lnTo>
                                    <a:pt x="3993927" y="9900"/>
                                  </a:lnTo>
                                  <a:lnTo>
                                    <a:pt x="3991368" y="12457"/>
                                  </a:lnTo>
                                  <a:lnTo>
                                    <a:pt x="398982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016013" y="13096"/>
                                  </a:moveTo>
                                  <a:lnTo>
                                    <a:pt x="4012406" y="13096"/>
                                  </a:lnTo>
                                  <a:lnTo>
                                    <a:pt x="4010858" y="12457"/>
                                  </a:lnTo>
                                  <a:lnTo>
                                    <a:pt x="4008298" y="9900"/>
                                  </a:lnTo>
                                  <a:lnTo>
                                    <a:pt x="4007667" y="8356"/>
                                  </a:lnTo>
                                  <a:lnTo>
                                    <a:pt x="4007667" y="4740"/>
                                  </a:lnTo>
                                  <a:lnTo>
                                    <a:pt x="4008298" y="3196"/>
                                  </a:lnTo>
                                  <a:lnTo>
                                    <a:pt x="4010858" y="639"/>
                                  </a:lnTo>
                                  <a:lnTo>
                                    <a:pt x="4012406" y="0"/>
                                  </a:lnTo>
                                  <a:lnTo>
                                    <a:pt x="4016013" y="0"/>
                                  </a:lnTo>
                                  <a:lnTo>
                                    <a:pt x="4017561" y="639"/>
                                  </a:lnTo>
                                  <a:lnTo>
                                    <a:pt x="4020121" y="3196"/>
                                  </a:lnTo>
                                  <a:lnTo>
                                    <a:pt x="4020764" y="4740"/>
                                  </a:lnTo>
                                  <a:lnTo>
                                    <a:pt x="4020764" y="8356"/>
                                  </a:lnTo>
                                  <a:lnTo>
                                    <a:pt x="4020121" y="9900"/>
                                  </a:lnTo>
                                  <a:lnTo>
                                    <a:pt x="4017561" y="12457"/>
                                  </a:lnTo>
                                  <a:lnTo>
                                    <a:pt x="401601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042207" y="13096"/>
                                  </a:moveTo>
                                  <a:lnTo>
                                    <a:pt x="4038600" y="13096"/>
                                  </a:lnTo>
                                  <a:lnTo>
                                    <a:pt x="4037052" y="12457"/>
                                  </a:lnTo>
                                  <a:lnTo>
                                    <a:pt x="4034492" y="9900"/>
                                  </a:lnTo>
                                  <a:lnTo>
                                    <a:pt x="4033861" y="8356"/>
                                  </a:lnTo>
                                  <a:lnTo>
                                    <a:pt x="4033861" y="4740"/>
                                  </a:lnTo>
                                  <a:lnTo>
                                    <a:pt x="4034492" y="3196"/>
                                  </a:lnTo>
                                  <a:lnTo>
                                    <a:pt x="4037052" y="639"/>
                                  </a:lnTo>
                                  <a:lnTo>
                                    <a:pt x="4038600" y="0"/>
                                  </a:lnTo>
                                  <a:lnTo>
                                    <a:pt x="4042207" y="0"/>
                                  </a:lnTo>
                                  <a:lnTo>
                                    <a:pt x="4043755" y="639"/>
                                  </a:lnTo>
                                  <a:lnTo>
                                    <a:pt x="4046315" y="3196"/>
                                  </a:lnTo>
                                  <a:lnTo>
                                    <a:pt x="4046958" y="4740"/>
                                  </a:lnTo>
                                  <a:lnTo>
                                    <a:pt x="4046958" y="8356"/>
                                  </a:lnTo>
                                  <a:lnTo>
                                    <a:pt x="4046315" y="9900"/>
                                  </a:lnTo>
                                  <a:lnTo>
                                    <a:pt x="4043755" y="12457"/>
                                  </a:lnTo>
                                  <a:lnTo>
                                    <a:pt x="404220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068401" y="13096"/>
                                  </a:moveTo>
                                  <a:lnTo>
                                    <a:pt x="4064793" y="13096"/>
                                  </a:lnTo>
                                  <a:lnTo>
                                    <a:pt x="4063246" y="12457"/>
                                  </a:lnTo>
                                  <a:lnTo>
                                    <a:pt x="4060686" y="9900"/>
                                  </a:lnTo>
                                  <a:lnTo>
                                    <a:pt x="4060055" y="8356"/>
                                  </a:lnTo>
                                  <a:lnTo>
                                    <a:pt x="4060055" y="4740"/>
                                  </a:lnTo>
                                  <a:lnTo>
                                    <a:pt x="4060686" y="3196"/>
                                  </a:lnTo>
                                  <a:lnTo>
                                    <a:pt x="4063246" y="639"/>
                                  </a:lnTo>
                                  <a:lnTo>
                                    <a:pt x="4064793" y="0"/>
                                  </a:lnTo>
                                  <a:lnTo>
                                    <a:pt x="4068401" y="0"/>
                                  </a:lnTo>
                                  <a:lnTo>
                                    <a:pt x="4069949" y="639"/>
                                  </a:lnTo>
                                  <a:lnTo>
                                    <a:pt x="4072509" y="3196"/>
                                  </a:lnTo>
                                  <a:lnTo>
                                    <a:pt x="4073152" y="4740"/>
                                  </a:lnTo>
                                  <a:lnTo>
                                    <a:pt x="4073152" y="8356"/>
                                  </a:lnTo>
                                  <a:lnTo>
                                    <a:pt x="4072509" y="9900"/>
                                  </a:lnTo>
                                  <a:lnTo>
                                    <a:pt x="4069949" y="12457"/>
                                  </a:lnTo>
                                  <a:lnTo>
                                    <a:pt x="4068401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094595" y="13096"/>
                                  </a:moveTo>
                                  <a:lnTo>
                                    <a:pt x="4090987" y="13096"/>
                                  </a:lnTo>
                                  <a:lnTo>
                                    <a:pt x="4089439" y="12457"/>
                                  </a:lnTo>
                                  <a:lnTo>
                                    <a:pt x="4086879" y="9900"/>
                                  </a:lnTo>
                                  <a:lnTo>
                                    <a:pt x="4086248" y="8356"/>
                                  </a:lnTo>
                                  <a:lnTo>
                                    <a:pt x="4086248" y="4740"/>
                                  </a:lnTo>
                                  <a:lnTo>
                                    <a:pt x="4086879" y="3196"/>
                                  </a:lnTo>
                                  <a:lnTo>
                                    <a:pt x="4089439" y="639"/>
                                  </a:lnTo>
                                  <a:lnTo>
                                    <a:pt x="4090987" y="0"/>
                                  </a:lnTo>
                                  <a:lnTo>
                                    <a:pt x="4094595" y="0"/>
                                  </a:lnTo>
                                  <a:lnTo>
                                    <a:pt x="4096143" y="639"/>
                                  </a:lnTo>
                                  <a:lnTo>
                                    <a:pt x="4098702" y="3196"/>
                                  </a:lnTo>
                                  <a:lnTo>
                                    <a:pt x="4099345" y="4740"/>
                                  </a:lnTo>
                                  <a:lnTo>
                                    <a:pt x="4099345" y="8356"/>
                                  </a:lnTo>
                                  <a:lnTo>
                                    <a:pt x="4098702" y="9900"/>
                                  </a:lnTo>
                                  <a:lnTo>
                                    <a:pt x="4096143" y="12457"/>
                                  </a:lnTo>
                                  <a:lnTo>
                                    <a:pt x="409459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120788" y="13096"/>
                                  </a:moveTo>
                                  <a:lnTo>
                                    <a:pt x="4117181" y="13096"/>
                                  </a:lnTo>
                                  <a:lnTo>
                                    <a:pt x="4115633" y="12457"/>
                                  </a:lnTo>
                                  <a:lnTo>
                                    <a:pt x="4113073" y="9900"/>
                                  </a:lnTo>
                                  <a:lnTo>
                                    <a:pt x="4112442" y="8356"/>
                                  </a:lnTo>
                                  <a:lnTo>
                                    <a:pt x="4112442" y="4740"/>
                                  </a:lnTo>
                                  <a:lnTo>
                                    <a:pt x="4113073" y="3196"/>
                                  </a:lnTo>
                                  <a:lnTo>
                                    <a:pt x="4115633" y="639"/>
                                  </a:lnTo>
                                  <a:lnTo>
                                    <a:pt x="4117181" y="0"/>
                                  </a:lnTo>
                                  <a:lnTo>
                                    <a:pt x="4120788" y="0"/>
                                  </a:lnTo>
                                  <a:lnTo>
                                    <a:pt x="4122336" y="639"/>
                                  </a:lnTo>
                                  <a:lnTo>
                                    <a:pt x="4124896" y="3196"/>
                                  </a:lnTo>
                                  <a:lnTo>
                                    <a:pt x="4125539" y="4740"/>
                                  </a:lnTo>
                                  <a:lnTo>
                                    <a:pt x="4125539" y="8356"/>
                                  </a:lnTo>
                                  <a:lnTo>
                                    <a:pt x="4124896" y="9900"/>
                                  </a:lnTo>
                                  <a:lnTo>
                                    <a:pt x="4122336" y="12457"/>
                                  </a:lnTo>
                                  <a:lnTo>
                                    <a:pt x="412078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146982" y="13096"/>
                                  </a:moveTo>
                                  <a:lnTo>
                                    <a:pt x="4143375" y="13096"/>
                                  </a:lnTo>
                                  <a:lnTo>
                                    <a:pt x="4141827" y="12457"/>
                                  </a:lnTo>
                                  <a:lnTo>
                                    <a:pt x="4139267" y="9900"/>
                                  </a:lnTo>
                                  <a:lnTo>
                                    <a:pt x="4138636" y="8356"/>
                                  </a:lnTo>
                                  <a:lnTo>
                                    <a:pt x="4138636" y="4740"/>
                                  </a:lnTo>
                                  <a:lnTo>
                                    <a:pt x="4139267" y="3196"/>
                                  </a:lnTo>
                                  <a:lnTo>
                                    <a:pt x="4141827" y="639"/>
                                  </a:lnTo>
                                  <a:lnTo>
                                    <a:pt x="4143375" y="0"/>
                                  </a:lnTo>
                                  <a:lnTo>
                                    <a:pt x="4146982" y="0"/>
                                  </a:lnTo>
                                  <a:lnTo>
                                    <a:pt x="4148530" y="639"/>
                                  </a:lnTo>
                                  <a:lnTo>
                                    <a:pt x="4151090" y="3196"/>
                                  </a:lnTo>
                                  <a:lnTo>
                                    <a:pt x="4151733" y="4740"/>
                                  </a:lnTo>
                                  <a:lnTo>
                                    <a:pt x="4151733" y="8356"/>
                                  </a:lnTo>
                                  <a:lnTo>
                                    <a:pt x="4151090" y="9900"/>
                                  </a:lnTo>
                                  <a:lnTo>
                                    <a:pt x="4148530" y="12457"/>
                                  </a:lnTo>
                                  <a:lnTo>
                                    <a:pt x="414698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173176" y="13096"/>
                                  </a:moveTo>
                                  <a:lnTo>
                                    <a:pt x="4169568" y="13096"/>
                                  </a:lnTo>
                                  <a:lnTo>
                                    <a:pt x="4168021" y="12457"/>
                                  </a:lnTo>
                                  <a:lnTo>
                                    <a:pt x="4165461" y="9900"/>
                                  </a:lnTo>
                                  <a:lnTo>
                                    <a:pt x="4164830" y="8356"/>
                                  </a:lnTo>
                                  <a:lnTo>
                                    <a:pt x="4164830" y="4740"/>
                                  </a:lnTo>
                                  <a:lnTo>
                                    <a:pt x="4165461" y="3196"/>
                                  </a:lnTo>
                                  <a:lnTo>
                                    <a:pt x="4168021" y="639"/>
                                  </a:lnTo>
                                  <a:lnTo>
                                    <a:pt x="4169568" y="0"/>
                                  </a:lnTo>
                                  <a:lnTo>
                                    <a:pt x="4173176" y="0"/>
                                  </a:lnTo>
                                  <a:lnTo>
                                    <a:pt x="4174724" y="639"/>
                                  </a:lnTo>
                                  <a:lnTo>
                                    <a:pt x="4177284" y="3196"/>
                                  </a:lnTo>
                                  <a:lnTo>
                                    <a:pt x="4177927" y="4740"/>
                                  </a:lnTo>
                                  <a:lnTo>
                                    <a:pt x="4177927" y="8356"/>
                                  </a:lnTo>
                                  <a:lnTo>
                                    <a:pt x="4177284" y="9900"/>
                                  </a:lnTo>
                                  <a:lnTo>
                                    <a:pt x="4174724" y="12457"/>
                                  </a:lnTo>
                                  <a:lnTo>
                                    <a:pt x="4173176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199370" y="13096"/>
                                  </a:moveTo>
                                  <a:lnTo>
                                    <a:pt x="4195762" y="13096"/>
                                  </a:lnTo>
                                  <a:lnTo>
                                    <a:pt x="4194214" y="12457"/>
                                  </a:lnTo>
                                  <a:lnTo>
                                    <a:pt x="4191654" y="9900"/>
                                  </a:lnTo>
                                  <a:lnTo>
                                    <a:pt x="4191023" y="8356"/>
                                  </a:lnTo>
                                  <a:lnTo>
                                    <a:pt x="4191023" y="4740"/>
                                  </a:lnTo>
                                  <a:lnTo>
                                    <a:pt x="4191654" y="3196"/>
                                  </a:lnTo>
                                  <a:lnTo>
                                    <a:pt x="4194214" y="639"/>
                                  </a:lnTo>
                                  <a:lnTo>
                                    <a:pt x="4195762" y="0"/>
                                  </a:lnTo>
                                  <a:lnTo>
                                    <a:pt x="4199370" y="0"/>
                                  </a:lnTo>
                                  <a:lnTo>
                                    <a:pt x="4200918" y="639"/>
                                  </a:lnTo>
                                  <a:lnTo>
                                    <a:pt x="4203477" y="3196"/>
                                  </a:lnTo>
                                  <a:lnTo>
                                    <a:pt x="4204120" y="4740"/>
                                  </a:lnTo>
                                  <a:lnTo>
                                    <a:pt x="4204120" y="8356"/>
                                  </a:lnTo>
                                  <a:lnTo>
                                    <a:pt x="4203477" y="9900"/>
                                  </a:lnTo>
                                  <a:lnTo>
                                    <a:pt x="4200918" y="12457"/>
                                  </a:lnTo>
                                  <a:lnTo>
                                    <a:pt x="419937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225563" y="13096"/>
                                  </a:moveTo>
                                  <a:lnTo>
                                    <a:pt x="4221956" y="13096"/>
                                  </a:lnTo>
                                  <a:lnTo>
                                    <a:pt x="4220408" y="12457"/>
                                  </a:lnTo>
                                  <a:lnTo>
                                    <a:pt x="4217848" y="9900"/>
                                  </a:lnTo>
                                  <a:lnTo>
                                    <a:pt x="4217217" y="8356"/>
                                  </a:lnTo>
                                  <a:lnTo>
                                    <a:pt x="4217217" y="4740"/>
                                  </a:lnTo>
                                  <a:lnTo>
                                    <a:pt x="4217848" y="3196"/>
                                  </a:lnTo>
                                  <a:lnTo>
                                    <a:pt x="4220408" y="639"/>
                                  </a:lnTo>
                                  <a:lnTo>
                                    <a:pt x="4221956" y="0"/>
                                  </a:lnTo>
                                  <a:lnTo>
                                    <a:pt x="4225563" y="0"/>
                                  </a:lnTo>
                                  <a:lnTo>
                                    <a:pt x="4227111" y="639"/>
                                  </a:lnTo>
                                  <a:lnTo>
                                    <a:pt x="4229671" y="3196"/>
                                  </a:lnTo>
                                  <a:lnTo>
                                    <a:pt x="4230314" y="4740"/>
                                  </a:lnTo>
                                  <a:lnTo>
                                    <a:pt x="4230314" y="8356"/>
                                  </a:lnTo>
                                  <a:lnTo>
                                    <a:pt x="4229671" y="9900"/>
                                  </a:lnTo>
                                  <a:lnTo>
                                    <a:pt x="4227111" y="12457"/>
                                  </a:lnTo>
                                  <a:lnTo>
                                    <a:pt x="422556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251757" y="13096"/>
                                  </a:moveTo>
                                  <a:lnTo>
                                    <a:pt x="4248150" y="13096"/>
                                  </a:lnTo>
                                  <a:lnTo>
                                    <a:pt x="4246602" y="12457"/>
                                  </a:lnTo>
                                  <a:lnTo>
                                    <a:pt x="4244042" y="9900"/>
                                  </a:lnTo>
                                  <a:lnTo>
                                    <a:pt x="4243411" y="8356"/>
                                  </a:lnTo>
                                  <a:lnTo>
                                    <a:pt x="4243411" y="4740"/>
                                  </a:lnTo>
                                  <a:lnTo>
                                    <a:pt x="4244042" y="3196"/>
                                  </a:lnTo>
                                  <a:lnTo>
                                    <a:pt x="4246602" y="639"/>
                                  </a:lnTo>
                                  <a:lnTo>
                                    <a:pt x="4248150" y="0"/>
                                  </a:lnTo>
                                  <a:lnTo>
                                    <a:pt x="4251757" y="0"/>
                                  </a:lnTo>
                                  <a:lnTo>
                                    <a:pt x="4253305" y="639"/>
                                  </a:lnTo>
                                  <a:lnTo>
                                    <a:pt x="4255865" y="3196"/>
                                  </a:lnTo>
                                  <a:lnTo>
                                    <a:pt x="4256508" y="4740"/>
                                  </a:lnTo>
                                  <a:lnTo>
                                    <a:pt x="4256508" y="8356"/>
                                  </a:lnTo>
                                  <a:lnTo>
                                    <a:pt x="4255865" y="9900"/>
                                  </a:lnTo>
                                  <a:lnTo>
                                    <a:pt x="4253305" y="12457"/>
                                  </a:lnTo>
                                  <a:lnTo>
                                    <a:pt x="425175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277963" y="13096"/>
                                  </a:moveTo>
                                  <a:lnTo>
                                    <a:pt x="4274343" y="13096"/>
                                  </a:lnTo>
                                  <a:lnTo>
                                    <a:pt x="4272796" y="12457"/>
                                  </a:lnTo>
                                  <a:lnTo>
                                    <a:pt x="4270236" y="9900"/>
                                  </a:lnTo>
                                  <a:lnTo>
                                    <a:pt x="4269605" y="8356"/>
                                  </a:lnTo>
                                  <a:lnTo>
                                    <a:pt x="4269605" y="4740"/>
                                  </a:lnTo>
                                  <a:lnTo>
                                    <a:pt x="4270236" y="3196"/>
                                  </a:lnTo>
                                  <a:lnTo>
                                    <a:pt x="4272796" y="639"/>
                                  </a:lnTo>
                                  <a:lnTo>
                                    <a:pt x="4274343" y="0"/>
                                  </a:lnTo>
                                  <a:lnTo>
                                    <a:pt x="4277963" y="0"/>
                                  </a:lnTo>
                                  <a:lnTo>
                                    <a:pt x="4279499" y="639"/>
                                  </a:lnTo>
                                  <a:lnTo>
                                    <a:pt x="4282059" y="3196"/>
                                  </a:lnTo>
                                  <a:lnTo>
                                    <a:pt x="4282702" y="4740"/>
                                  </a:lnTo>
                                  <a:lnTo>
                                    <a:pt x="4282702" y="8356"/>
                                  </a:lnTo>
                                  <a:lnTo>
                                    <a:pt x="4282059" y="9900"/>
                                  </a:lnTo>
                                  <a:lnTo>
                                    <a:pt x="4279499" y="12457"/>
                                  </a:lnTo>
                                  <a:lnTo>
                                    <a:pt x="427796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304157" y="13096"/>
                                  </a:moveTo>
                                  <a:lnTo>
                                    <a:pt x="4300537" y="13096"/>
                                  </a:lnTo>
                                  <a:lnTo>
                                    <a:pt x="4298989" y="12457"/>
                                  </a:lnTo>
                                  <a:lnTo>
                                    <a:pt x="4296429" y="9900"/>
                                  </a:lnTo>
                                  <a:lnTo>
                                    <a:pt x="4295798" y="8356"/>
                                  </a:lnTo>
                                  <a:lnTo>
                                    <a:pt x="4295798" y="4740"/>
                                  </a:lnTo>
                                  <a:lnTo>
                                    <a:pt x="4296429" y="3196"/>
                                  </a:lnTo>
                                  <a:lnTo>
                                    <a:pt x="4298989" y="639"/>
                                  </a:lnTo>
                                  <a:lnTo>
                                    <a:pt x="4300537" y="0"/>
                                  </a:lnTo>
                                  <a:lnTo>
                                    <a:pt x="4304157" y="0"/>
                                  </a:lnTo>
                                  <a:lnTo>
                                    <a:pt x="4305693" y="639"/>
                                  </a:lnTo>
                                  <a:lnTo>
                                    <a:pt x="4308252" y="3196"/>
                                  </a:lnTo>
                                  <a:lnTo>
                                    <a:pt x="4308895" y="4740"/>
                                  </a:lnTo>
                                  <a:lnTo>
                                    <a:pt x="4308895" y="8356"/>
                                  </a:lnTo>
                                  <a:lnTo>
                                    <a:pt x="4308252" y="9900"/>
                                  </a:lnTo>
                                  <a:lnTo>
                                    <a:pt x="4305693" y="12457"/>
                                  </a:lnTo>
                                  <a:lnTo>
                                    <a:pt x="430415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330350" y="13096"/>
                                  </a:moveTo>
                                  <a:lnTo>
                                    <a:pt x="4326731" y="13096"/>
                                  </a:lnTo>
                                  <a:lnTo>
                                    <a:pt x="4325183" y="12457"/>
                                  </a:lnTo>
                                  <a:lnTo>
                                    <a:pt x="4322623" y="9900"/>
                                  </a:lnTo>
                                  <a:lnTo>
                                    <a:pt x="4321992" y="8356"/>
                                  </a:lnTo>
                                  <a:lnTo>
                                    <a:pt x="4321992" y="4740"/>
                                  </a:lnTo>
                                  <a:lnTo>
                                    <a:pt x="4322623" y="3196"/>
                                  </a:lnTo>
                                  <a:lnTo>
                                    <a:pt x="4325183" y="639"/>
                                  </a:lnTo>
                                  <a:lnTo>
                                    <a:pt x="4326731" y="0"/>
                                  </a:lnTo>
                                  <a:lnTo>
                                    <a:pt x="4330350" y="0"/>
                                  </a:lnTo>
                                  <a:lnTo>
                                    <a:pt x="4331886" y="639"/>
                                  </a:lnTo>
                                  <a:lnTo>
                                    <a:pt x="4334446" y="3196"/>
                                  </a:lnTo>
                                  <a:lnTo>
                                    <a:pt x="4335089" y="4740"/>
                                  </a:lnTo>
                                  <a:lnTo>
                                    <a:pt x="4335089" y="8356"/>
                                  </a:lnTo>
                                  <a:lnTo>
                                    <a:pt x="4334446" y="9900"/>
                                  </a:lnTo>
                                  <a:lnTo>
                                    <a:pt x="4331886" y="12457"/>
                                  </a:lnTo>
                                  <a:lnTo>
                                    <a:pt x="433035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356544" y="13096"/>
                                  </a:moveTo>
                                  <a:lnTo>
                                    <a:pt x="4352925" y="13096"/>
                                  </a:lnTo>
                                  <a:lnTo>
                                    <a:pt x="4351377" y="12457"/>
                                  </a:lnTo>
                                  <a:lnTo>
                                    <a:pt x="4348817" y="9900"/>
                                  </a:lnTo>
                                  <a:lnTo>
                                    <a:pt x="4348186" y="8356"/>
                                  </a:lnTo>
                                  <a:lnTo>
                                    <a:pt x="4348186" y="4740"/>
                                  </a:lnTo>
                                  <a:lnTo>
                                    <a:pt x="4348817" y="3196"/>
                                  </a:lnTo>
                                  <a:lnTo>
                                    <a:pt x="4351377" y="639"/>
                                  </a:lnTo>
                                  <a:lnTo>
                                    <a:pt x="4352925" y="0"/>
                                  </a:lnTo>
                                  <a:lnTo>
                                    <a:pt x="4356544" y="0"/>
                                  </a:lnTo>
                                  <a:lnTo>
                                    <a:pt x="4358080" y="639"/>
                                  </a:lnTo>
                                  <a:lnTo>
                                    <a:pt x="4360640" y="3196"/>
                                  </a:lnTo>
                                  <a:lnTo>
                                    <a:pt x="4361283" y="4740"/>
                                  </a:lnTo>
                                  <a:lnTo>
                                    <a:pt x="4361283" y="8356"/>
                                  </a:lnTo>
                                  <a:lnTo>
                                    <a:pt x="4360640" y="9900"/>
                                  </a:lnTo>
                                  <a:lnTo>
                                    <a:pt x="4358080" y="12457"/>
                                  </a:lnTo>
                                  <a:lnTo>
                                    <a:pt x="435654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382738" y="13096"/>
                                  </a:moveTo>
                                  <a:lnTo>
                                    <a:pt x="4379118" y="13096"/>
                                  </a:lnTo>
                                  <a:lnTo>
                                    <a:pt x="4377571" y="12457"/>
                                  </a:lnTo>
                                  <a:lnTo>
                                    <a:pt x="4375011" y="9900"/>
                                  </a:lnTo>
                                  <a:lnTo>
                                    <a:pt x="4374380" y="8356"/>
                                  </a:lnTo>
                                  <a:lnTo>
                                    <a:pt x="4374380" y="4740"/>
                                  </a:lnTo>
                                  <a:lnTo>
                                    <a:pt x="4375011" y="3196"/>
                                  </a:lnTo>
                                  <a:lnTo>
                                    <a:pt x="4377571" y="639"/>
                                  </a:lnTo>
                                  <a:lnTo>
                                    <a:pt x="4379118" y="0"/>
                                  </a:lnTo>
                                  <a:lnTo>
                                    <a:pt x="4382738" y="0"/>
                                  </a:lnTo>
                                  <a:lnTo>
                                    <a:pt x="4384274" y="639"/>
                                  </a:lnTo>
                                  <a:lnTo>
                                    <a:pt x="4386834" y="3196"/>
                                  </a:lnTo>
                                  <a:lnTo>
                                    <a:pt x="4387477" y="4740"/>
                                  </a:lnTo>
                                  <a:lnTo>
                                    <a:pt x="4387477" y="8356"/>
                                  </a:lnTo>
                                  <a:lnTo>
                                    <a:pt x="4386834" y="9900"/>
                                  </a:lnTo>
                                  <a:lnTo>
                                    <a:pt x="4384274" y="12457"/>
                                  </a:lnTo>
                                  <a:lnTo>
                                    <a:pt x="438273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408932" y="13096"/>
                                  </a:moveTo>
                                  <a:lnTo>
                                    <a:pt x="4405312" y="13096"/>
                                  </a:lnTo>
                                  <a:lnTo>
                                    <a:pt x="4403764" y="12457"/>
                                  </a:lnTo>
                                  <a:lnTo>
                                    <a:pt x="4401204" y="9900"/>
                                  </a:lnTo>
                                  <a:lnTo>
                                    <a:pt x="4400573" y="8356"/>
                                  </a:lnTo>
                                  <a:lnTo>
                                    <a:pt x="4400573" y="4740"/>
                                  </a:lnTo>
                                  <a:lnTo>
                                    <a:pt x="4401204" y="3196"/>
                                  </a:lnTo>
                                  <a:lnTo>
                                    <a:pt x="4403764" y="639"/>
                                  </a:lnTo>
                                  <a:lnTo>
                                    <a:pt x="4405312" y="0"/>
                                  </a:lnTo>
                                  <a:lnTo>
                                    <a:pt x="4408932" y="0"/>
                                  </a:lnTo>
                                  <a:lnTo>
                                    <a:pt x="4410468" y="639"/>
                                  </a:lnTo>
                                  <a:lnTo>
                                    <a:pt x="4413027" y="3196"/>
                                  </a:lnTo>
                                  <a:lnTo>
                                    <a:pt x="4413670" y="4740"/>
                                  </a:lnTo>
                                  <a:lnTo>
                                    <a:pt x="4413670" y="8356"/>
                                  </a:lnTo>
                                  <a:lnTo>
                                    <a:pt x="4413027" y="9900"/>
                                  </a:lnTo>
                                  <a:lnTo>
                                    <a:pt x="4410468" y="12457"/>
                                  </a:lnTo>
                                  <a:lnTo>
                                    <a:pt x="440893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435125" y="13096"/>
                                  </a:moveTo>
                                  <a:lnTo>
                                    <a:pt x="4431506" y="13096"/>
                                  </a:lnTo>
                                  <a:lnTo>
                                    <a:pt x="4429958" y="12457"/>
                                  </a:lnTo>
                                  <a:lnTo>
                                    <a:pt x="4427398" y="9900"/>
                                  </a:lnTo>
                                  <a:lnTo>
                                    <a:pt x="4426767" y="8356"/>
                                  </a:lnTo>
                                  <a:lnTo>
                                    <a:pt x="4426767" y="4740"/>
                                  </a:lnTo>
                                  <a:lnTo>
                                    <a:pt x="4427398" y="3196"/>
                                  </a:lnTo>
                                  <a:lnTo>
                                    <a:pt x="4429958" y="639"/>
                                  </a:lnTo>
                                  <a:lnTo>
                                    <a:pt x="4431506" y="0"/>
                                  </a:lnTo>
                                  <a:lnTo>
                                    <a:pt x="4435125" y="0"/>
                                  </a:lnTo>
                                  <a:lnTo>
                                    <a:pt x="4436661" y="639"/>
                                  </a:lnTo>
                                  <a:lnTo>
                                    <a:pt x="4439221" y="3196"/>
                                  </a:lnTo>
                                  <a:lnTo>
                                    <a:pt x="4439864" y="4740"/>
                                  </a:lnTo>
                                  <a:lnTo>
                                    <a:pt x="4439864" y="8356"/>
                                  </a:lnTo>
                                  <a:lnTo>
                                    <a:pt x="4439221" y="9900"/>
                                  </a:lnTo>
                                  <a:lnTo>
                                    <a:pt x="4436661" y="12457"/>
                                  </a:lnTo>
                                  <a:lnTo>
                                    <a:pt x="443512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461319" y="13096"/>
                                  </a:moveTo>
                                  <a:lnTo>
                                    <a:pt x="4457700" y="13096"/>
                                  </a:lnTo>
                                  <a:lnTo>
                                    <a:pt x="4456152" y="12457"/>
                                  </a:lnTo>
                                  <a:lnTo>
                                    <a:pt x="4453592" y="9900"/>
                                  </a:lnTo>
                                  <a:lnTo>
                                    <a:pt x="4452961" y="8356"/>
                                  </a:lnTo>
                                  <a:lnTo>
                                    <a:pt x="4452961" y="4740"/>
                                  </a:lnTo>
                                  <a:lnTo>
                                    <a:pt x="4453592" y="3196"/>
                                  </a:lnTo>
                                  <a:lnTo>
                                    <a:pt x="4456152" y="639"/>
                                  </a:lnTo>
                                  <a:lnTo>
                                    <a:pt x="4457700" y="0"/>
                                  </a:lnTo>
                                  <a:lnTo>
                                    <a:pt x="4461319" y="0"/>
                                  </a:lnTo>
                                  <a:lnTo>
                                    <a:pt x="4462855" y="639"/>
                                  </a:lnTo>
                                  <a:lnTo>
                                    <a:pt x="4465415" y="3196"/>
                                  </a:lnTo>
                                  <a:lnTo>
                                    <a:pt x="4466058" y="4740"/>
                                  </a:lnTo>
                                  <a:lnTo>
                                    <a:pt x="4466058" y="8356"/>
                                  </a:lnTo>
                                  <a:lnTo>
                                    <a:pt x="4465415" y="9900"/>
                                  </a:lnTo>
                                  <a:lnTo>
                                    <a:pt x="4462855" y="12457"/>
                                  </a:lnTo>
                                  <a:lnTo>
                                    <a:pt x="446131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487513" y="13096"/>
                                  </a:moveTo>
                                  <a:lnTo>
                                    <a:pt x="4483893" y="13096"/>
                                  </a:lnTo>
                                  <a:lnTo>
                                    <a:pt x="4482346" y="12457"/>
                                  </a:lnTo>
                                  <a:lnTo>
                                    <a:pt x="4479786" y="9900"/>
                                  </a:lnTo>
                                  <a:lnTo>
                                    <a:pt x="4479155" y="8356"/>
                                  </a:lnTo>
                                  <a:lnTo>
                                    <a:pt x="4479155" y="4740"/>
                                  </a:lnTo>
                                  <a:lnTo>
                                    <a:pt x="4479786" y="3196"/>
                                  </a:lnTo>
                                  <a:lnTo>
                                    <a:pt x="4482346" y="639"/>
                                  </a:lnTo>
                                  <a:lnTo>
                                    <a:pt x="4483893" y="0"/>
                                  </a:lnTo>
                                  <a:lnTo>
                                    <a:pt x="4487513" y="0"/>
                                  </a:lnTo>
                                  <a:lnTo>
                                    <a:pt x="4489049" y="639"/>
                                  </a:lnTo>
                                  <a:lnTo>
                                    <a:pt x="4491609" y="3196"/>
                                  </a:lnTo>
                                  <a:lnTo>
                                    <a:pt x="4492252" y="4740"/>
                                  </a:lnTo>
                                  <a:lnTo>
                                    <a:pt x="4492252" y="8356"/>
                                  </a:lnTo>
                                  <a:lnTo>
                                    <a:pt x="4491609" y="9900"/>
                                  </a:lnTo>
                                  <a:lnTo>
                                    <a:pt x="4489049" y="12457"/>
                                  </a:lnTo>
                                  <a:lnTo>
                                    <a:pt x="448751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513707" y="13096"/>
                                  </a:moveTo>
                                  <a:lnTo>
                                    <a:pt x="4510087" y="13096"/>
                                  </a:lnTo>
                                  <a:lnTo>
                                    <a:pt x="4508539" y="12457"/>
                                  </a:lnTo>
                                  <a:lnTo>
                                    <a:pt x="4505979" y="9900"/>
                                  </a:lnTo>
                                  <a:lnTo>
                                    <a:pt x="4505348" y="8356"/>
                                  </a:lnTo>
                                  <a:lnTo>
                                    <a:pt x="4505348" y="4740"/>
                                  </a:lnTo>
                                  <a:lnTo>
                                    <a:pt x="4505979" y="3196"/>
                                  </a:lnTo>
                                  <a:lnTo>
                                    <a:pt x="4508539" y="639"/>
                                  </a:lnTo>
                                  <a:lnTo>
                                    <a:pt x="4510087" y="0"/>
                                  </a:lnTo>
                                  <a:lnTo>
                                    <a:pt x="4513707" y="0"/>
                                  </a:lnTo>
                                  <a:lnTo>
                                    <a:pt x="4515243" y="639"/>
                                  </a:lnTo>
                                  <a:lnTo>
                                    <a:pt x="4517802" y="3196"/>
                                  </a:lnTo>
                                  <a:lnTo>
                                    <a:pt x="4518445" y="4740"/>
                                  </a:lnTo>
                                  <a:lnTo>
                                    <a:pt x="4518445" y="8356"/>
                                  </a:lnTo>
                                  <a:lnTo>
                                    <a:pt x="4517802" y="9900"/>
                                  </a:lnTo>
                                  <a:lnTo>
                                    <a:pt x="4515243" y="12457"/>
                                  </a:lnTo>
                                  <a:lnTo>
                                    <a:pt x="451370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539900" y="13096"/>
                                  </a:moveTo>
                                  <a:lnTo>
                                    <a:pt x="4536281" y="13096"/>
                                  </a:lnTo>
                                  <a:lnTo>
                                    <a:pt x="4534733" y="12457"/>
                                  </a:lnTo>
                                  <a:lnTo>
                                    <a:pt x="4532173" y="9900"/>
                                  </a:lnTo>
                                  <a:lnTo>
                                    <a:pt x="4531542" y="8356"/>
                                  </a:lnTo>
                                  <a:lnTo>
                                    <a:pt x="4531542" y="4740"/>
                                  </a:lnTo>
                                  <a:lnTo>
                                    <a:pt x="4532173" y="3196"/>
                                  </a:lnTo>
                                  <a:lnTo>
                                    <a:pt x="4534733" y="639"/>
                                  </a:lnTo>
                                  <a:lnTo>
                                    <a:pt x="4536281" y="0"/>
                                  </a:lnTo>
                                  <a:lnTo>
                                    <a:pt x="4539900" y="0"/>
                                  </a:lnTo>
                                  <a:lnTo>
                                    <a:pt x="4541436" y="639"/>
                                  </a:lnTo>
                                  <a:lnTo>
                                    <a:pt x="4543996" y="3196"/>
                                  </a:lnTo>
                                  <a:lnTo>
                                    <a:pt x="4544639" y="4740"/>
                                  </a:lnTo>
                                  <a:lnTo>
                                    <a:pt x="4544639" y="8356"/>
                                  </a:lnTo>
                                  <a:lnTo>
                                    <a:pt x="4543996" y="9900"/>
                                  </a:lnTo>
                                  <a:lnTo>
                                    <a:pt x="4541436" y="12457"/>
                                  </a:lnTo>
                                  <a:lnTo>
                                    <a:pt x="453990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566094" y="13096"/>
                                  </a:moveTo>
                                  <a:lnTo>
                                    <a:pt x="4562475" y="13096"/>
                                  </a:lnTo>
                                  <a:lnTo>
                                    <a:pt x="4560927" y="12457"/>
                                  </a:lnTo>
                                  <a:lnTo>
                                    <a:pt x="4558367" y="9900"/>
                                  </a:lnTo>
                                  <a:lnTo>
                                    <a:pt x="4557736" y="8356"/>
                                  </a:lnTo>
                                  <a:lnTo>
                                    <a:pt x="4557736" y="4740"/>
                                  </a:lnTo>
                                  <a:lnTo>
                                    <a:pt x="4558367" y="3196"/>
                                  </a:lnTo>
                                  <a:lnTo>
                                    <a:pt x="4560927" y="639"/>
                                  </a:lnTo>
                                  <a:lnTo>
                                    <a:pt x="4562475" y="0"/>
                                  </a:lnTo>
                                  <a:lnTo>
                                    <a:pt x="4566094" y="0"/>
                                  </a:lnTo>
                                  <a:lnTo>
                                    <a:pt x="4567630" y="639"/>
                                  </a:lnTo>
                                  <a:lnTo>
                                    <a:pt x="4570190" y="3196"/>
                                  </a:lnTo>
                                  <a:lnTo>
                                    <a:pt x="4570833" y="4740"/>
                                  </a:lnTo>
                                  <a:lnTo>
                                    <a:pt x="4570833" y="8356"/>
                                  </a:lnTo>
                                  <a:lnTo>
                                    <a:pt x="4570190" y="9900"/>
                                  </a:lnTo>
                                  <a:lnTo>
                                    <a:pt x="4567630" y="12457"/>
                                  </a:lnTo>
                                  <a:lnTo>
                                    <a:pt x="456609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592288" y="13096"/>
                                  </a:moveTo>
                                  <a:lnTo>
                                    <a:pt x="4588668" y="13096"/>
                                  </a:lnTo>
                                  <a:lnTo>
                                    <a:pt x="4587121" y="12457"/>
                                  </a:lnTo>
                                  <a:lnTo>
                                    <a:pt x="4584561" y="9900"/>
                                  </a:lnTo>
                                  <a:lnTo>
                                    <a:pt x="4583930" y="8356"/>
                                  </a:lnTo>
                                  <a:lnTo>
                                    <a:pt x="4583930" y="4740"/>
                                  </a:lnTo>
                                  <a:lnTo>
                                    <a:pt x="4584561" y="3196"/>
                                  </a:lnTo>
                                  <a:lnTo>
                                    <a:pt x="4587121" y="639"/>
                                  </a:lnTo>
                                  <a:lnTo>
                                    <a:pt x="4588668" y="0"/>
                                  </a:lnTo>
                                  <a:lnTo>
                                    <a:pt x="4592288" y="0"/>
                                  </a:lnTo>
                                  <a:lnTo>
                                    <a:pt x="4593824" y="639"/>
                                  </a:lnTo>
                                  <a:lnTo>
                                    <a:pt x="4596384" y="3196"/>
                                  </a:lnTo>
                                  <a:lnTo>
                                    <a:pt x="4597027" y="4740"/>
                                  </a:lnTo>
                                  <a:lnTo>
                                    <a:pt x="4597027" y="8356"/>
                                  </a:lnTo>
                                  <a:lnTo>
                                    <a:pt x="4596384" y="9900"/>
                                  </a:lnTo>
                                  <a:lnTo>
                                    <a:pt x="4593824" y="12457"/>
                                  </a:lnTo>
                                  <a:lnTo>
                                    <a:pt x="459228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618482" y="13096"/>
                                  </a:moveTo>
                                  <a:lnTo>
                                    <a:pt x="4614862" y="13096"/>
                                  </a:lnTo>
                                  <a:lnTo>
                                    <a:pt x="4613314" y="12457"/>
                                  </a:lnTo>
                                  <a:lnTo>
                                    <a:pt x="4610754" y="9900"/>
                                  </a:lnTo>
                                  <a:lnTo>
                                    <a:pt x="4610123" y="8356"/>
                                  </a:lnTo>
                                  <a:lnTo>
                                    <a:pt x="4610123" y="4740"/>
                                  </a:lnTo>
                                  <a:lnTo>
                                    <a:pt x="4610754" y="3196"/>
                                  </a:lnTo>
                                  <a:lnTo>
                                    <a:pt x="4613314" y="639"/>
                                  </a:lnTo>
                                  <a:lnTo>
                                    <a:pt x="4614862" y="0"/>
                                  </a:lnTo>
                                  <a:lnTo>
                                    <a:pt x="4618482" y="0"/>
                                  </a:lnTo>
                                  <a:lnTo>
                                    <a:pt x="4620018" y="639"/>
                                  </a:lnTo>
                                  <a:lnTo>
                                    <a:pt x="4622577" y="3196"/>
                                  </a:lnTo>
                                  <a:lnTo>
                                    <a:pt x="4623220" y="4740"/>
                                  </a:lnTo>
                                  <a:lnTo>
                                    <a:pt x="4623220" y="8356"/>
                                  </a:lnTo>
                                  <a:lnTo>
                                    <a:pt x="4622577" y="9900"/>
                                  </a:lnTo>
                                  <a:lnTo>
                                    <a:pt x="4620018" y="12457"/>
                                  </a:lnTo>
                                  <a:lnTo>
                                    <a:pt x="461848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644675" y="13096"/>
                                  </a:moveTo>
                                  <a:lnTo>
                                    <a:pt x="4641056" y="13096"/>
                                  </a:lnTo>
                                  <a:lnTo>
                                    <a:pt x="4639508" y="12457"/>
                                  </a:lnTo>
                                  <a:lnTo>
                                    <a:pt x="4636948" y="9900"/>
                                  </a:lnTo>
                                  <a:lnTo>
                                    <a:pt x="4636317" y="8356"/>
                                  </a:lnTo>
                                  <a:lnTo>
                                    <a:pt x="4636317" y="4740"/>
                                  </a:lnTo>
                                  <a:lnTo>
                                    <a:pt x="4636948" y="3196"/>
                                  </a:lnTo>
                                  <a:lnTo>
                                    <a:pt x="4639508" y="639"/>
                                  </a:lnTo>
                                  <a:lnTo>
                                    <a:pt x="4641056" y="0"/>
                                  </a:lnTo>
                                  <a:lnTo>
                                    <a:pt x="4644675" y="0"/>
                                  </a:lnTo>
                                  <a:lnTo>
                                    <a:pt x="4646211" y="639"/>
                                  </a:lnTo>
                                  <a:lnTo>
                                    <a:pt x="4648771" y="3196"/>
                                  </a:lnTo>
                                  <a:lnTo>
                                    <a:pt x="4649414" y="4740"/>
                                  </a:lnTo>
                                  <a:lnTo>
                                    <a:pt x="4649414" y="8356"/>
                                  </a:lnTo>
                                  <a:lnTo>
                                    <a:pt x="4648771" y="9900"/>
                                  </a:lnTo>
                                  <a:lnTo>
                                    <a:pt x="4646211" y="12457"/>
                                  </a:lnTo>
                                  <a:lnTo>
                                    <a:pt x="464467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670869" y="13096"/>
                                  </a:moveTo>
                                  <a:lnTo>
                                    <a:pt x="4667250" y="13096"/>
                                  </a:lnTo>
                                  <a:lnTo>
                                    <a:pt x="4665702" y="12457"/>
                                  </a:lnTo>
                                  <a:lnTo>
                                    <a:pt x="4663142" y="9900"/>
                                  </a:lnTo>
                                  <a:lnTo>
                                    <a:pt x="4662511" y="8356"/>
                                  </a:lnTo>
                                  <a:lnTo>
                                    <a:pt x="4662511" y="4740"/>
                                  </a:lnTo>
                                  <a:lnTo>
                                    <a:pt x="4663142" y="3196"/>
                                  </a:lnTo>
                                  <a:lnTo>
                                    <a:pt x="4665702" y="639"/>
                                  </a:lnTo>
                                  <a:lnTo>
                                    <a:pt x="4667250" y="0"/>
                                  </a:lnTo>
                                  <a:lnTo>
                                    <a:pt x="4670869" y="0"/>
                                  </a:lnTo>
                                  <a:lnTo>
                                    <a:pt x="4672405" y="639"/>
                                  </a:lnTo>
                                  <a:lnTo>
                                    <a:pt x="4674965" y="3196"/>
                                  </a:lnTo>
                                  <a:lnTo>
                                    <a:pt x="4675608" y="4740"/>
                                  </a:lnTo>
                                  <a:lnTo>
                                    <a:pt x="4675608" y="8356"/>
                                  </a:lnTo>
                                  <a:lnTo>
                                    <a:pt x="4674965" y="9900"/>
                                  </a:lnTo>
                                  <a:lnTo>
                                    <a:pt x="4672405" y="12457"/>
                                  </a:lnTo>
                                  <a:lnTo>
                                    <a:pt x="467086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697063" y="13096"/>
                                  </a:moveTo>
                                  <a:lnTo>
                                    <a:pt x="4693443" y="13096"/>
                                  </a:lnTo>
                                  <a:lnTo>
                                    <a:pt x="4691896" y="12457"/>
                                  </a:lnTo>
                                  <a:lnTo>
                                    <a:pt x="4689336" y="9900"/>
                                  </a:lnTo>
                                  <a:lnTo>
                                    <a:pt x="4688705" y="8356"/>
                                  </a:lnTo>
                                  <a:lnTo>
                                    <a:pt x="4688705" y="4740"/>
                                  </a:lnTo>
                                  <a:lnTo>
                                    <a:pt x="4689336" y="3196"/>
                                  </a:lnTo>
                                  <a:lnTo>
                                    <a:pt x="4691896" y="639"/>
                                  </a:lnTo>
                                  <a:lnTo>
                                    <a:pt x="4693443" y="0"/>
                                  </a:lnTo>
                                  <a:lnTo>
                                    <a:pt x="4697063" y="0"/>
                                  </a:lnTo>
                                  <a:lnTo>
                                    <a:pt x="4698599" y="639"/>
                                  </a:lnTo>
                                  <a:lnTo>
                                    <a:pt x="4701159" y="3196"/>
                                  </a:lnTo>
                                  <a:lnTo>
                                    <a:pt x="4701802" y="4740"/>
                                  </a:lnTo>
                                  <a:lnTo>
                                    <a:pt x="4701802" y="8356"/>
                                  </a:lnTo>
                                  <a:lnTo>
                                    <a:pt x="4701159" y="9900"/>
                                  </a:lnTo>
                                  <a:lnTo>
                                    <a:pt x="4698599" y="12457"/>
                                  </a:lnTo>
                                  <a:lnTo>
                                    <a:pt x="469706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723257" y="13096"/>
                                  </a:moveTo>
                                  <a:lnTo>
                                    <a:pt x="4719637" y="13096"/>
                                  </a:lnTo>
                                  <a:lnTo>
                                    <a:pt x="4718089" y="12457"/>
                                  </a:lnTo>
                                  <a:lnTo>
                                    <a:pt x="4715529" y="9900"/>
                                  </a:lnTo>
                                  <a:lnTo>
                                    <a:pt x="4714898" y="8356"/>
                                  </a:lnTo>
                                  <a:lnTo>
                                    <a:pt x="4714898" y="4740"/>
                                  </a:lnTo>
                                  <a:lnTo>
                                    <a:pt x="4715529" y="3196"/>
                                  </a:lnTo>
                                  <a:lnTo>
                                    <a:pt x="4718089" y="639"/>
                                  </a:lnTo>
                                  <a:lnTo>
                                    <a:pt x="4719637" y="0"/>
                                  </a:lnTo>
                                  <a:lnTo>
                                    <a:pt x="4723257" y="0"/>
                                  </a:lnTo>
                                  <a:lnTo>
                                    <a:pt x="4724793" y="639"/>
                                  </a:lnTo>
                                  <a:lnTo>
                                    <a:pt x="4727352" y="3196"/>
                                  </a:lnTo>
                                  <a:lnTo>
                                    <a:pt x="4727995" y="4740"/>
                                  </a:lnTo>
                                  <a:lnTo>
                                    <a:pt x="4727995" y="8356"/>
                                  </a:lnTo>
                                  <a:lnTo>
                                    <a:pt x="4727352" y="9900"/>
                                  </a:lnTo>
                                  <a:lnTo>
                                    <a:pt x="4724793" y="12457"/>
                                  </a:lnTo>
                                  <a:lnTo>
                                    <a:pt x="472325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749450" y="13096"/>
                                  </a:moveTo>
                                  <a:lnTo>
                                    <a:pt x="4745831" y="13096"/>
                                  </a:lnTo>
                                  <a:lnTo>
                                    <a:pt x="4744283" y="12457"/>
                                  </a:lnTo>
                                  <a:lnTo>
                                    <a:pt x="4741723" y="9900"/>
                                  </a:lnTo>
                                  <a:lnTo>
                                    <a:pt x="4741092" y="8356"/>
                                  </a:lnTo>
                                  <a:lnTo>
                                    <a:pt x="4741092" y="4740"/>
                                  </a:lnTo>
                                  <a:lnTo>
                                    <a:pt x="4741723" y="3196"/>
                                  </a:lnTo>
                                  <a:lnTo>
                                    <a:pt x="4744283" y="639"/>
                                  </a:lnTo>
                                  <a:lnTo>
                                    <a:pt x="4745831" y="0"/>
                                  </a:lnTo>
                                  <a:lnTo>
                                    <a:pt x="4749450" y="0"/>
                                  </a:lnTo>
                                  <a:lnTo>
                                    <a:pt x="4750986" y="639"/>
                                  </a:lnTo>
                                  <a:lnTo>
                                    <a:pt x="4753546" y="3196"/>
                                  </a:lnTo>
                                  <a:lnTo>
                                    <a:pt x="4754189" y="4740"/>
                                  </a:lnTo>
                                  <a:lnTo>
                                    <a:pt x="4754189" y="8356"/>
                                  </a:lnTo>
                                  <a:lnTo>
                                    <a:pt x="4753546" y="9900"/>
                                  </a:lnTo>
                                  <a:lnTo>
                                    <a:pt x="4750986" y="12457"/>
                                  </a:lnTo>
                                  <a:lnTo>
                                    <a:pt x="474945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775644" y="13096"/>
                                  </a:moveTo>
                                  <a:lnTo>
                                    <a:pt x="4772025" y="13096"/>
                                  </a:lnTo>
                                  <a:lnTo>
                                    <a:pt x="4770477" y="12457"/>
                                  </a:lnTo>
                                  <a:lnTo>
                                    <a:pt x="4767929" y="9900"/>
                                  </a:lnTo>
                                  <a:lnTo>
                                    <a:pt x="4767286" y="8356"/>
                                  </a:lnTo>
                                  <a:lnTo>
                                    <a:pt x="4767286" y="4740"/>
                                  </a:lnTo>
                                  <a:lnTo>
                                    <a:pt x="4767929" y="3196"/>
                                  </a:lnTo>
                                  <a:lnTo>
                                    <a:pt x="4770477" y="639"/>
                                  </a:lnTo>
                                  <a:lnTo>
                                    <a:pt x="4772025" y="0"/>
                                  </a:lnTo>
                                  <a:lnTo>
                                    <a:pt x="4775644" y="0"/>
                                  </a:lnTo>
                                  <a:lnTo>
                                    <a:pt x="4777180" y="639"/>
                                  </a:lnTo>
                                  <a:lnTo>
                                    <a:pt x="4779740" y="3196"/>
                                  </a:lnTo>
                                  <a:lnTo>
                                    <a:pt x="4780383" y="4740"/>
                                  </a:lnTo>
                                  <a:lnTo>
                                    <a:pt x="4780383" y="8356"/>
                                  </a:lnTo>
                                  <a:lnTo>
                                    <a:pt x="4779740" y="9900"/>
                                  </a:lnTo>
                                  <a:lnTo>
                                    <a:pt x="4777180" y="12457"/>
                                  </a:lnTo>
                                  <a:lnTo>
                                    <a:pt x="477564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801838" y="13096"/>
                                  </a:moveTo>
                                  <a:lnTo>
                                    <a:pt x="4798218" y="13096"/>
                                  </a:lnTo>
                                  <a:lnTo>
                                    <a:pt x="4796671" y="12457"/>
                                  </a:lnTo>
                                  <a:lnTo>
                                    <a:pt x="4794123" y="9900"/>
                                  </a:lnTo>
                                  <a:lnTo>
                                    <a:pt x="4793480" y="8356"/>
                                  </a:lnTo>
                                  <a:lnTo>
                                    <a:pt x="4793480" y="4740"/>
                                  </a:lnTo>
                                  <a:lnTo>
                                    <a:pt x="4794123" y="3196"/>
                                  </a:lnTo>
                                  <a:lnTo>
                                    <a:pt x="4796671" y="639"/>
                                  </a:lnTo>
                                  <a:lnTo>
                                    <a:pt x="4798218" y="0"/>
                                  </a:lnTo>
                                  <a:lnTo>
                                    <a:pt x="4801838" y="0"/>
                                  </a:lnTo>
                                  <a:lnTo>
                                    <a:pt x="4803374" y="639"/>
                                  </a:lnTo>
                                  <a:lnTo>
                                    <a:pt x="4805934" y="3196"/>
                                  </a:lnTo>
                                  <a:lnTo>
                                    <a:pt x="4806577" y="4740"/>
                                  </a:lnTo>
                                  <a:lnTo>
                                    <a:pt x="4806577" y="8356"/>
                                  </a:lnTo>
                                  <a:lnTo>
                                    <a:pt x="4805934" y="9900"/>
                                  </a:lnTo>
                                  <a:lnTo>
                                    <a:pt x="4803374" y="12457"/>
                                  </a:lnTo>
                                  <a:lnTo>
                                    <a:pt x="480183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828032" y="13096"/>
                                  </a:moveTo>
                                  <a:lnTo>
                                    <a:pt x="4824412" y="13096"/>
                                  </a:lnTo>
                                  <a:lnTo>
                                    <a:pt x="4822864" y="12457"/>
                                  </a:lnTo>
                                  <a:lnTo>
                                    <a:pt x="4820316" y="9900"/>
                                  </a:lnTo>
                                  <a:lnTo>
                                    <a:pt x="4819673" y="8356"/>
                                  </a:lnTo>
                                  <a:lnTo>
                                    <a:pt x="4819673" y="4740"/>
                                  </a:lnTo>
                                  <a:lnTo>
                                    <a:pt x="4820316" y="3196"/>
                                  </a:lnTo>
                                  <a:lnTo>
                                    <a:pt x="4822864" y="639"/>
                                  </a:lnTo>
                                  <a:lnTo>
                                    <a:pt x="4824412" y="0"/>
                                  </a:lnTo>
                                  <a:lnTo>
                                    <a:pt x="4828032" y="0"/>
                                  </a:lnTo>
                                  <a:lnTo>
                                    <a:pt x="4829568" y="639"/>
                                  </a:lnTo>
                                  <a:lnTo>
                                    <a:pt x="4832127" y="3196"/>
                                  </a:lnTo>
                                  <a:lnTo>
                                    <a:pt x="4832770" y="4740"/>
                                  </a:lnTo>
                                  <a:lnTo>
                                    <a:pt x="4832770" y="8356"/>
                                  </a:lnTo>
                                  <a:lnTo>
                                    <a:pt x="4832127" y="9900"/>
                                  </a:lnTo>
                                  <a:lnTo>
                                    <a:pt x="4829568" y="12457"/>
                                  </a:lnTo>
                                  <a:lnTo>
                                    <a:pt x="482803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854225" y="13096"/>
                                  </a:moveTo>
                                  <a:lnTo>
                                    <a:pt x="4850606" y="13096"/>
                                  </a:lnTo>
                                  <a:lnTo>
                                    <a:pt x="4849058" y="12457"/>
                                  </a:lnTo>
                                  <a:lnTo>
                                    <a:pt x="4846510" y="9900"/>
                                  </a:lnTo>
                                  <a:lnTo>
                                    <a:pt x="4845867" y="8356"/>
                                  </a:lnTo>
                                  <a:lnTo>
                                    <a:pt x="4845867" y="4740"/>
                                  </a:lnTo>
                                  <a:lnTo>
                                    <a:pt x="4846510" y="3196"/>
                                  </a:lnTo>
                                  <a:lnTo>
                                    <a:pt x="4849058" y="639"/>
                                  </a:lnTo>
                                  <a:lnTo>
                                    <a:pt x="4850606" y="0"/>
                                  </a:lnTo>
                                  <a:lnTo>
                                    <a:pt x="4854225" y="0"/>
                                  </a:lnTo>
                                  <a:lnTo>
                                    <a:pt x="4855761" y="639"/>
                                  </a:lnTo>
                                  <a:lnTo>
                                    <a:pt x="4858321" y="3196"/>
                                  </a:lnTo>
                                  <a:lnTo>
                                    <a:pt x="4858964" y="4740"/>
                                  </a:lnTo>
                                  <a:lnTo>
                                    <a:pt x="4858964" y="8356"/>
                                  </a:lnTo>
                                  <a:lnTo>
                                    <a:pt x="4858321" y="9900"/>
                                  </a:lnTo>
                                  <a:lnTo>
                                    <a:pt x="4855761" y="12457"/>
                                  </a:lnTo>
                                  <a:lnTo>
                                    <a:pt x="485422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880419" y="13096"/>
                                  </a:moveTo>
                                  <a:lnTo>
                                    <a:pt x="4876800" y="13096"/>
                                  </a:lnTo>
                                  <a:lnTo>
                                    <a:pt x="4875252" y="12457"/>
                                  </a:lnTo>
                                  <a:lnTo>
                                    <a:pt x="4872704" y="9900"/>
                                  </a:lnTo>
                                  <a:lnTo>
                                    <a:pt x="4872061" y="8356"/>
                                  </a:lnTo>
                                  <a:lnTo>
                                    <a:pt x="4872061" y="4740"/>
                                  </a:lnTo>
                                  <a:lnTo>
                                    <a:pt x="4872704" y="3196"/>
                                  </a:lnTo>
                                  <a:lnTo>
                                    <a:pt x="4875252" y="639"/>
                                  </a:lnTo>
                                  <a:lnTo>
                                    <a:pt x="4876800" y="0"/>
                                  </a:lnTo>
                                  <a:lnTo>
                                    <a:pt x="4880419" y="0"/>
                                  </a:lnTo>
                                  <a:lnTo>
                                    <a:pt x="4881955" y="639"/>
                                  </a:lnTo>
                                  <a:lnTo>
                                    <a:pt x="4884515" y="3196"/>
                                  </a:lnTo>
                                  <a:lnTo>
                                    <a:pt x="4885158" y="4740"/>
                                  </a:lnTo>
                                  <a:lnTo>
                                    <a:pt x="4885158" y="8356"/>
                                  </a:lnTo>
                                  <a:lnTo>
                                    <a:pt x="4884515" y="9900"/>
                                  </a:lnTo>
                                  <a:lnTo>
                                    <a:pt x="4881955" y="12457"/>
                                  </a:lnTo>
                                  <a:lnTo>
                                    <a:pt x="488041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906613" y="13096"/>
                                  </a:moveTo>
                                  <a:lnTo>
                                    <a:pt x="4902993" y="13096"/>
                                  </a:lnTo>
                                  <a:lnTo>
                                    <a:pt x="4901446" y="12457"/>
                                  </a:lnTo>
                                  <a:lnTo>
                                    <a:pt x="4898898" y="9900"/>
                                  </a:lnTo>
                                  <a:lnTo>
                                    <a:pt x="4898255" y="8356"/>
                                  </a:lnTo>
                                  <a:lnTo>
                                    <a:pt x="4898255" y="4740"/>
                                  </a:lnTo>
                                  <a:lnTo>
                                    <a:pt x="4898898" y="3196"/>
                                  </a:lnTo>
                                  <a:lnTo>
                                    <a:pt x="4901446" y="639"/>
                                  </a:lnTo>
                                  <a:lnTo>
                                    <a:pt x="4902993" y="0"/>
                                  </a:lnTo>
                                  <a:lnTo>
                                    <a:pt x="4906613" y="0"/>
                                  </a:lnTo>
                                  <a:lnTo>
                                    <a:pt x="4908149" y="639"/>
                                  </a:lnTo>
                                  <a:lnTo>
                                    <a:pt x="4910709" y="3196"/>
                                  </a:lnTo>
                                  <a:lnTo>
                                    <a:pt x="4911352" y="4740"/>
                                  </a:lnTo>
                                  <a:lnTo>
                                    <a:pt x="4911352" y="8356"/>
                                  </a:lnTo>
                                  <a:lnTo>
                                    <a:pt x="4910709" y="9900"/>
                                  </a:lnTo>
                                  <a:lnTo>
                                    <a:pt x="4908149" y="12457"/>
                                  </a:lnTo>
                                  <a:lnTo>
                                    <a:pt x="490661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932807" y="13096"/>
                                  </a:moveTo>
                                  <a:lnTo>
                                    <a:pt x="4929187" y="13096"/>
                                  </a:lnTo>
                                  <a:lnTo>
                                    <a:pt x="4927639" y="12457"/>
                                  </a:lnTo>
                                  <a:lnTo>
                                    <a:pt x="4925091" y="9900"/>
                                  </a:lnTo>
                                  <a:lnTo>
                                    <a:pt x="4924448" y="8356"/>
                                  </a:lnTo>
                                  <a:lnTo>
                                    <a:pt x="4924448" y="4740"/>
                                  </a:lnTo>
                                  <a:lnTo>
                                    <a:pt x="4925091" y="3196"/>
                                  </a:lnTo>
                                  <a:lnTo>
                                    <a:pt x="4927639" y="639"/>
                                  </a:lnTo>
                                  <a:lnTo>
                                    <a:pt x="4929187" y="0"/>
                                  </a:lnTo>
                                  <a:lnTo>
                                    <a:pt x="4932807" y="0"/>
                                  </a:lnTo>
                                  <a:lnTo>
                                    <a:pt x="4934343" y="639"/>
                                  </a:lnTo>
                                  <a:lnTo>
                                    <a:pt x="4936902" y="3196"/>
                                  </a:lnTo>
                                  <a:lnTo>
                                    <a:pt x="4937545" y="4740"/>
                                  </a:lnTo>
                                  <a:lnTo>
                                    <a:pt x="4937545" y="8356"/>
                                  </a:lnTo>
                                  <a:lnTo>
                                    <a:pt x="4936902" y="9900"/>
                                  </a:lnTo>
                                  <a:lnTo>
                                    <a:pt x="4934343" y="12457"/>
                                  </a:lnTo>
                                  <a:lnTo>
                                    <a:pt x="493280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959000" y="13096"/>
                                  </a:moveTo>
                                  <a:lnTo>
                                    <a:pt x="4955381" y="13096"/>
                                  </a:lnTo>
                                  <a:lnTo>
                                    <a:pt x="4953833" y="12457"/>
                                  </a:lnTo>
                                  <a:lnTo>
                                    <a:pt x="4951285" y="9900"/>
                                  </a:lnTo>
                                  <a:lnTo>
                                    <a:pt x="4950642" y="8356"/>
                                  </a:lnTo>
                                  <a:lnTo>
                                    <a:pt x="4950642" y="4740"/>
                                  </a:lnTo>
                                  <a:lnTo>
                                    <a:pt x="4951285" y="3196"/>
                                  </a:lnTo>
                                  <a:lnTo>
                                    <a:pt x="4953833" y="639"/>
                                  </a:lnTo>
                                  <a:lnTo>
                                    <a:pt x="4955381" y="0"/>
                                  </a:lnTo>
                                  <a:lnTo>
                                    <a:pt x="4959000" y="0"/>
                                  </a:lnTo>
                                  <a:lnTo>
                                    <a:pt x="4960536" y="639"/>
                                  </a:lnTo>
                                  <a:lnTo>
                                    <a:pt x="4963096" y="3196"/>
                                  </a:lnTo>
                                  <a:lnTo>
                                    <a:pt x="4963739" y="4740"/>
                                  </a:lnTo>
                                  <a:lnTo>
                                    <a:pt x="4963739" y="8356"/>
                                  </a:lnTo>
                                  <a:lnTo>
                                    <a:pt x="4963096" y="9900"/>
                                  </a:lnTo>
                                  <a:lnTo>
                                    <a:pt x="4960536" y="12457"/>
                                  </a:lnTo>
                                  <a:lnTo>
                                    <a:pt x="495900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4985194" y="13096"/>
                                  </a:moveTo>
                                  <a:lnTo>
                                    <a:pt x="4981575" y="13096"/>
                                  </a:lnTo>
                                  <a:lnTo>
                                    <a:pt x="4980027" y="12457"/>
                                  </a:lnTo>
                                  <a:lnTo>
                                    <a:pt x="4977479" y="9900"/>
                                  </a:lnTo>
                                  <a:lnTo>
                                    <a:pt x="4976836" y="8356"/>
                                  </a:lnTo>
                                  <a:lnTo>
                                    <a:pt x="4976836" y="4740"/>
                                  </a:lnTo>
                                  <a:lnTo>
                                    <a:pt x="4977479" y="3196"/>
                                  </a:lnTo>
                                  <a:lnTo>
                                    <a:pt x="4980027" y="639"/>
                                  </a:lnTo>
                                  <a:lnTo>
                                    <a:pt x="4981575" y="0"/>
                                  </a:lnTo>
                                  <a:lnTo>
                                    <a:pt x="4985194" y="0"/>
                                  </a:lnTo>
                                  <a:lnTo>
                                    <a:pt x="4986730" y="639"/>
                                  </a:lnTo>
                                  <a:lnTo>
                                    <a:pt x="4989290" y="3196"/>
                                  </a:lnTo>
                                  <a:lnTo>
                                    <a:pt x="4989933" y="4740"/>
                                  </a:lnTo>
                                  <a:lnTo>
                                    <a:pt x="4989933" y="8356"/>
                                  </a:lnTo>
                                  <a:lnTo>
                                    <a:pt x="4989290" y="9900"/>
                                  </a:lnTo>
                                  <a:lnTo>
                                    <a:pt x="4986730" y="12457"/>
                                  </a:lnTo>
                                  <a:lnTo>
                                    <a:pt x="4985194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011388" y="13096"/>
                                  </a:moveTo>
                                  <a:lnTo>
                                    <a:pt x="5007768" y="13096"/>
                                  </a:lnTo>
                                  <a:lnTo>
                                    <a:pt x="5006221" y="12457"/>
                                  </a:lnTo>
                                  <a:lnTo>
                                    <a:pt x="5003673" y="9900"/>
                                  </a:lnTo>
                                  <a:lnTo>
                                    <a:pt x="5003030" y="8356"/>
                                  </a:lnTo>
                                  <a:lnTo>
                                    <a:pt x="5003030" y="4740"/>
                                  </a:lnTo>
                                  <a:lnTo>
                                    <a:pt x="5003673" y="3196"/>
                                  </a:lnTo>
                                  <a:lnTo>
                                    <a:pt x="5006221" y="639"/>
                                  </a:lnTo>
                                  <a:lnTo>
                                    <a:pt x="5007768" y="0"/>
                                  </a:lnTo>
                                  <a:lnTo>
                                    <a:pt x="5011388" y="0"/>
                                  </a:lnTo>
                                  <a:lnTo>
                                    <a:pt x="5012924" y="639"/>
                                  </a:lnTo>
                                  <a:lnTo>
                                    <a:pt x="5015484" y="3196"/>
                                  </a:lnTo>
                                  <a:lnTo>
                                    <a:pt x="5016127" y="4740"/>
                                  </a:lnTo>
                                  <a:lnTo>
                                    <a:pt x="5016127" y="8356"/>
                                  </a:lnTo>
                                  <a:lnTo>
                                    <a:pt x="5015484" y="9900"/>
                                  </a:lnTo>
                                  <a:lnTo>
                                    <a:pt x="5012924" y="12457"/>
                                  </a:lnTo>
                                  <a:lnTo>
                                    <a:pt x="5011388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037582" y="13096"/>
                                  </a:moveTo>
                                  <a:lnTo>
                                    <a:pt x="5033962" y="13096"/>
                                  </a:lnTo>
                                  <a:lnTo>
                                    <a:pt x="5032414" y="12457"/>
                                  </a:lnTo>
                                  <a:lnTo>
                                    <a:pt x="5029866" y="9900"/>
                                  </a:lnTo>
                                  <a:lnTo>
                                    <a:pt x="5029223" y="8356"/>
                                  </a:lnTo>
                                  <a:lnTo>
                                    <a:pt x="5029223" y="4740"/>
                                  </a:lnTo>
                                  <a:lnTo>
                                    <a:pt x="5029866" y="3196"/>
                                  </a:lnTo>
                                  <a:lnTo>
                                    <a:pt x="5032414" y="639"/>
                                  </a:lnTo>
                                  <a:lnTo>
                                    <a:pt x="5033962" y="0"/>
                                  </a:lnTo>
                                  <a:lnTo>
                                    <a:pt x="5037582" y="0"/>
                                  </a:lnTo>
                                  <a:lnTo>
                                    <a:pt x="5039118" y="639"/>
                                  </a:lnTo>
                                  <a:lnTo>
                                    <a:pt x="5041677" y="3196"/>
                                  </a:lnTo>
                                  <a:lnTo>
                                    <a:pt x="5042320" y="4740"/>
                                  </a:lnTo>
                                  <a:lnTo>
                                    <a:pt x="5042320" y="8356"/>
                                  </a:lnTo>
                                  <a:lnTo>
                                    <a:pt x="5041677" y="9900"/>
                                  </a:lnTo>
                                  <a:lnTo>
                                    <a:pt x="5039118" y="12457"/>
                                  </a:lnTo>
                                  <a:lnTo>
                                    <a:pt x="5037582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063775" y="13096"/>
                                  </a:moveTo>
                                  <a:lnTo>
                                    <a:pt x="5060156" y="13096"/>
                                  </a:lnTo>
                                  <a:lnTo>
                                    <a:pt x="5058608" y="12457"/>
                                  </a:lnTo>
                                  <a:lnTo>
                                    <a:pt x="5056060" y="9900"/>
                                  </a:lnTo>
                                  <a:lnTo>
                                    <a:pt x="5055417" y="8356"/>
                                  </a:lnTo>
                                  <a:lnTo>
                                    <a:pt x="5055417" y="4740"/>
                                  </a:lnTo>
                                  <a:lnTo>
                                    <a:pt x="5056060" y="3196"/>
                                  </a:lnTo>
                                  <a:lnTo>
                                    <a:pt x="5058608" y="639"/>
                                  </a:lnTo>
                                  <a:lnTo>
                                    <a:pt x="5060156" y="0"/>
                                  </a:lnTo>
                                  <a:lnTo>
                                    <a:pt x="5063775" y="0"/>
                                  </a:lnTo>
                                  <a:lnTo>
                                    <a:pt x="5065311" y="639"/>
                                  </a:lnTo>
                                  <a:lnTo>
                                    <a:pt x="5067871" y="3196"/>
                                  </a:lnTo>
                                  <a:lnTo>
                                    <a:pt x="5068514" y="4740"/>
                                  </a:lnTo>
                                  <a:lnTo>
                                    <a:pt x="5068514" y="8356"/>
                                  </a:lnTo>
                                  <a:lnTo>
                                    <a:pt x="5067871" y="9900"/>
                                  </a:lnTo>
                                  <a:lnTo>
                                    <a:pt x="5065311" y="12457"/>
                                  </a:lnTo>
                                  <a:lnTo>
                                    <a:pt x="5063775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089969" y="13096"/>
                                  </a:moveTo>
                                  <a:lnTo>
                                    <a:pt x="5086350" y="13096"/>
                                  </a:lnTo>
                                  <a:lnTo>
                                    <a:pt x="5084802" y="12457"/>
                                  </a:lnTo>
                                  <a:lnTo>
                                    <a:pt x="5082254" y="9900"/>
                                  </a:lnTo>
                                  <a:lnTo>
                                    <a:pt x="5081611" y="8356"/>
                                  </a:lnTo>
                                  <a:lnTo>
                                    <a:pt x="5081611" y="4740"/>
                                  </a:lnTo>
                                  <a:lnTo>
                                    <a:pt x="5082254" y="3196"/>
                                  </a:lnTo>
                                  <a:lnTo>
                                    <a:pt x="5084802" y="639"/>
                                  </a:lnTo>
                                  <a:lnTo>
                                    <a:pt x="5086350" y="0"/>
                                  </a:lnTo>
                                  <a:lnTo>
                                    <a:pt x="5089969" y="0"/>
                                  </a:lnTo>
                                  <a:lnTo>
                                    <a:pt x="5091505" y="639"/>
                                  </a:lnTo>
                                  <a:lnTo>
                                    <a:pt x="5094065" y="3196"/>
                                  </a:lnTo>
                                  <a:lnTo>
                                    <a:pt x="5094708" y="4740"/>
                                  </a:lnTo>
                                  <a:lnTo>
                                    <a:pt x="5094708" y="8356"/>
                                  </a:lnTo>
                                  <a:lnTo>
                                    <a:pt x="5094065" y="9900"/>
                                  </a:lnTo>
                                  <a:lnTo>
                                    <a:pt x="5091505" y="12457"/>
                                  </a:lnTo>
                                  <a:lnTo>
                                    <a:pt x="5089969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116163" y="13096"/>
                                  </a:moveTo>
                                  <a:lnTo>
                                    <a:pt x="5112543" y="13096"/>
                                  </a:lnTo>
                                  <a:lnTo>
                                    <a:pt x="5110996" y="12457"/>
                                  </a:lnTo>
                                  <a:lnTo>
                                    <a:pt x="5108448" y="9900"/>
                                  </a:lnTo>
                                  <a:lnTo>
                                    <a:pt x="5107805" y="8356"/>
                                  </a:lnTo>
                                  <a:lnTo>
                                    <a:pt x="5107805" y="4740"/>
                                  </a:lnTo>
                                  <a:lnTo>
                                    <a:pt x="5108448" y="3196"/>
                                  </a:lnTo>
                                  <a:lnTo>
                                    <a:pt x="5110996" y="639"/>
                                  </a:lnTo>
                                  <a:lnTo>
                                    <a:pt x="5112543" y="0"/>
                                  </a:lnTo>
                                  <a:lnTo>
                                    <a:pt x="5116163" y="0"/>
                                  </a:lnTo>
                                  <a:lnTo>
                                    <a:pt x="5117699" y="639"/>
                                  </a:lnTo>
                                  <a:lnTo>
                                    <a:pt x="5120259" y="3196"/>
                                  </a:lnTo>
                                  <a:lnTo>
                                    <a:pt x="5120902" y="4740"/>
                                  </a:lnTo>
                                  <a:lnTo>
                                    <a:pt x="5120902" y="8356"/>
                                  </a:lnTo>
                                  <a:lnTo>
                                    <a:pt x="5120259" y="9900"/>
                                  </a:lnTo>
                                  <a:lnTo>
                                    <a:pt x="5117699" y="12457"/>
                                  </a:lnTo>
                                  <a:lnTo>
                                    <a:pt x="5116163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142357" y="13096"/>
                                  </a:moveTo>
                                  <a:lnTo>
                                    <a:pt x="5138737" y="13096"/>
                                  </a:lnTo>
                                  <a:lnTo>
                                    <a:pt x="5137189" y="12457"/>
                                  </a:lnTo>
                                  <a:lnTo>
                                    <a:pt x="5134641" y="9900"/>
                                  </a:lnTo>
                                  <a:lnTo>
                                    <a:pt x="5133998" y="8356"/>
                                  </a:lnTo>
                                  <a:lnTo>
                                    <a:pt x="5133998" y="4740"/>
                                  </a:lnTo>
                                  <a:lnTo>
                                    <a:pt x="5134641" y="3196"/>
                                  </a:lnTo>
                                  <a:lnTo>
                                    <a:pt x="5137189" y="639"/>
                                  </a:lnTo>
                                  <a:lnTo>
                                    <a:pt x="5138737" y="0"/>
                                  </a:lnTo>
                                  <a:lnTo>
                                    <a:pt x="5142357" y="0"/>
                                  </a:lnTo>
                                  <a:lnTo>
                                    <a:pt x="5143893" y="639"/>
                                  </a:lnTo>
                                  <a:lnTo>
                                    <a:pt x="5146452" y="3196"/>
                                  </a:lnTo>
                                  <a:lnTo>
                                    <a:pt x="5147095" y="4740"/>
                                  </a:lnTo>
                                  <a:lnTo>
                                    <a:pt x="5147095" y="8356"/>
                                  </a:lnTo>
                                  <a:lnTo>
                                    <a:pt x="5146452" y="9900"/>
                                  </a:lnTo>
                                  <a:lnTo>
                                    <a:pt x="5143893" y="12457"/>
                                  </a:lnTo>
                                  <a:lnTo>
                                    <a:pt x="5142357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168550" y="13096"/>
                                  </a:moveTo>
                                  <a:lnTo>
                                    <a:pt x="5164931" y="13096"/>
                                  </a:lnTo>
                                  <a:lnTo>
                                    <a:pt x="5163383" y="12457"/>
                                  </a:lnTo>
                                  <a:lnTo>
                                    <a:pt x="5160835" y="9900"/>
                                  </a:lnTo>
                                  <a:lnTo>
                                    <a:pt x="5160192" y="8356"/>
                                  </a:lnTo>
                                  <a:lnTo>
                                    <a:pt x="5160192" y="4740"/>
                                  </a:lnTo>
                                  <a:lnTo>
                                    <a:pt x="5160835" y="3196"/>
                                  </a:lnTo>
                                  <a:lnTo>
                                    <a:pt x="5163383" y="639"/>
                                  </a:lnTo>
                                  <a:lnTo>
                                    <a:pt x="5164931" y="0"/>
                                  </a:lnTo>
                                  <a:lnTo>
                                    <a:pt x="5168550" y="0"/>
                                  </a:lnTo>
                                  <a:lnTo>
                                    <a:pt x="5170098" y="639"/>
                                  </a:lnTo>
                                  <a:lnTo>
                                    <a:pt x="5172646" y="3196"/>
                                  </a:lnTo>
                                  <a:lnTo>
                                    <a:pt x="5173289" y="4740"/>
                                  </a:lnTo>
                                  <a:lnTo>
                                    <a:pt x="5173289" y="8356"/>
                                  </a:lnTo>
                                  <a:lnTo>
                                    <a:pt x="5172646" y="9900"/>
                                  </a:lnTo>
                                  <a:lnTo>
                                    <a:pt x="5170098" y="12457"/>
                                  </a:lnTo>
                                  <a:lnTo>
                                    <a:pt x="5168550" y="13096"/>
                                  </a:lnTo>
                                  <a:close/>
                                </a:path>
                                <a:path w="5200015" h="13335">
                                  <a:moveTo>
                                    <a:pt x="5194744" y="13096"/>
                                  </a:moveTo>
                                  <a:lnTo>
                                    <a:pt x="5191125" y="13096"/>
                                  </a:lnTo>
                                  <a:lnTo>
                                    <a:pt x="5189577" y="12457"/>
                                  </a:lnTo>
                                  <a:lnTo>
                                    <a:pt x="5187029" y="9900"/>
                                  </a:lnTo>
                                  <a:lnTo>
                                    <a:pt x="5186386" y="8356"/>
                                  </a:lnTo>
                                  <a:lnTo>
                                    <a:pt x="5186386" y="4740"/>
                                  </a:lnTo>
                                  <a:lnTo>
                                    <a:pt x="5187029" y="3196"/>
                                  </a:lnTo>
                                  <a:lnTo>
                                    <a:pt x="5189577" y="639"/>
                                  </a:lnTo>
                                  <a:lnTo>
                                    <a:pt x="5191125" y="0"/>
                                  </a:lnTo>
                                  <a:lnTo>
                                    <a:pt x="5194744" y="0"/>
                                  </a:lnTo>
                                  <a:lnTo>
                                    <a:pt x="5196280" y="639"/>
                                  </a:lnTo>
                                  <a:lnTo>
                                    <a:pt x="5198840" y="3196"/>
                                  </a:lnTo>
                                  <a:lnTo>
                                    <a:pt x="5199483" y="4740"/>
                                  </a:lnTo>
                                  <a:lnTo>
                                    <a:pt x="5199483" y="8356"/>
                                  </a:lnTo>
                                  <a:lnTo>
                                    <a:pt x="5198840" y="9900"/>
                                  </a:lnTo>
                                  <a:lnTo>
                                    <a:pt x="5196280" y="12457"/>
                                  </a:lnTo>
                                  <a:lnTo>
                                    <a:pt x="5194744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5BAEE0E" id="Graphic 20" o:spid="_x0000_s1026" style="position:absolute;margin-left:113.05pt;margin-top:11.35pt;width:409.45pt;height:1.05pt;z-index:-1785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0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" path="m8356,13096r-3616,l3196,12457,639,9900,,8356,,4740,639,3196,3196,639,4740,,8356,,9900,639r2557,2557l13096,4740r,3616l12457,9900,9900,12457r-1544,639xem34550,13096r-3617,l29390,12457,26833,9900,26193,8356r,-3616l26833,3196,29390,639,30933,r3617,l36094,639r2557,2557l39290,4740r,3616l38651,9900r-2557,2557l34550,13096xem60744,13096r-3617,l55584,12457,53027,9900,52387,8356r,-3616l53027,3196,55584,639,57127,r3617,l62287,639r2558,2557l65484,4740r,3616l64845,9900r-2558,2557l60744,13096xem86938,13096r-3617,l81778,12457,79220,9900,78581,8356r,-3616l79220,3196,81778,639,83321,r3617,l88481,639r2558,2557l91678,4740r,3616l91039,9900r-2558,2557l86938,13096xem113132,13096r-3617,l107972,12457,105414,9900r-639,-1544l104775,4740r639,-1544l107972,639,109515,r3617,l114675,639r2557,2557l117872,4740r,3616l117232,9900r-2557,2557l113132,13096xem139325,13096r-3616,l134165,12457,131608,9900r-640,-1544l130968,4740r640,-1544l134165,639,135709,r3616,l140869,639r2558,2557l144065,4740r,3616l143427,9900r-2558,2557l139325,13096xem165519,13096r-3616,l160359,12457,157803,9900r-640,-1544l157163,4740r640,-1544l160359,639,161903,r3616,l167063,639r2558,2557l170260,4740r,3616l169621,9900r-2558,2557l165519,13096xem191713,13096r-3616,l186554,12457,183996,9900r-639,-1544l183357,4740r639,-1544l186554,639,188097,r3616,l193257,639r2557,2557l196454,4740r,3616l195814,9900r-2557,2557l191713,13096xem217908,13096r-3617,l212748,12457,210190,9900r-639,-1544l209551,4740r639,-1544l212748,639,214291,r3617,l219451,639r2557,2557l222648,4740r,3616l222008,9900r-2557,2557l217908,13096xem244101,13096r-3617,l238941,12457,236384,9900r-640,-1544l235744,4740r640,-1544l238941,639,240484,r3617,l245644,639r2558,2557l248841,4740r,3616l248202,9900r-2558,2557l244101,13096xem270295,13096r-3617,l265135,12457,262578,9900r-640,-1544l261938,4740r640,-1544l265135,639,266678,r3617,l271838,639r2558,2557l275035,4740r,3616l274396,9900r-2558,2557l270295,13096xem296489,13096r-3617,l291329,12457,288771,9900r-639,-1544l288132,4740r639,-1544l291329,639,292872,r3617,l298032,639r2557,2557l301229,4740r,3616l300589,9900r-2557,2557l296489,13096xem322683,13096r-3617,l317523,12457,314965,9900r-639,-1544l314326,4740r639,-1544l317523,639,319066,r3617,l324226,639r2557,2557l327423,4740r,3616l326783,9900r-2557,2557l322683,13096xem348876,13096r-3615,l343716,12457,341159,9900r-640,-1544l340519,4740r640,-1544l343716,639,345261,r3615,l350419,639r2558,2557l353616,4740r,3616l352977,9900r-2558,2557l348876,13096xem375070,13096r-3616,l369910,12457,367353,9900r-640,-1544l366713,4740r640,-1544l369910,639,371454,r3616,l376614,639r2557,2557l379810,4740r,3616l379171,9900r-2557,2557l375070,13096xem401264,13096r-3616,l396104,12457,393546,9900r-639,-1544l392907,4740r639,-1544l396104,639,397648,r3616,l402808,639r2558,2557l406004,4740r,3616l405366,9900r-2558,2557l401264,13096xem427458,13096r-3616,l422298,12457,419741,9900r-639,-1544l419102,4740r639,-1544l422298,639,423842,r3616,l429002,639r2557,2557l432199,4740r,3616l431559,9900r-2557,2557l427458,13096xem453651,13096r-3615,l448492,12457,445935,9900r-639,-1544l445296,4740r639,-1544l448492,639,450036,r3615,l455196,639r2557,2557l458393,4740r,3616l457753,9900r-2557,2557l453651,13096xem479846,13096r-3617,l474686,12457,472129,9900r-640,-1544l471489,4740r640,-1544l474686,639,476229,r3617,l481389,639r2558,2557l484586,4740r,3616l483947,9900r-2558,2557l479846,13096xem506040,13096r-3617,l500880,12457,498323,9900r-640,-1544l497683,4740r640,-1544l500880,639,502423,r3617,l507583,639r2558,2557l510780,4740r,3616l510141,9900r-2558,2557l506040,13096xem532234,13096r-3617,l527074,12457,524516,9900r-639,-1544l523877,4740r639,-1544l527074,639,528617,r3617,l533777,639r2557,2557l536974,4740r,3616l536334,9900r-2557,2557l532234,13096xem558428,13096r-3617,l553267,12457,550710,9900r-639,-1544l550071,4740r639,-1544l553267,639,554811,r3617,l559971,639r2557,2557l563168,4740r,3616l562528,9900r-2557,2557l558428,13096xem584621,13096r-3617,l579461,12457,576904,9900r-640,-1544l576264,4740r640,-1544l579461,639,581004,r3617,l586164,639r2558,2557l589361,4740r,3616l588722,9900r-2558,2557l584621,13096xem610815,13096r-3616,l605655,12457,603098,9900r-640,-1544l602458,4740r640,-1544l605655,639,607199,r3616,l612358,639r2558,2557l615555,4740r,3616l614916,9900r-2558,2557l610815,13096xem637009,13096r-3616,l631849,12457,629291,9900r-639,-1544l628652,4740r639,-1544l631849,639,633393,r3616,l638553,639r2556,2557l641749,4740r,3616l641109,9900r-2556,2557l637009,13096xem663203,13096r-3616,l658042,12457,655485,9900r-639,-1544l654846,4740r639,-1544l658042,639,659587,r3616,l664747,639r2556,2557l667943,4740r,3616l667303,9900r-2556,2557l663203,13096xem689396,13096r-3616,l684236,12457,681680,9900r-639,-1544l681041,4740r639,-1544l684236,639,685780,r3616,l690941,639r2557,2557l694137,4740r,3616l693498,9900r-2557,2557l689396,13096xem715590,13096r-3616,l710431,12457,707874,9900r-640,-1544l707234,4740r640,-1544l710431,639,711974,r3616,l717134,639r2558,2557l720331,4740r,3616l719692,9900r-2558,2557l715590,13096xem741785,13096r-3617,l736625,12457,734067,9900r-639,-1544l733428,4740r639,-1544l736625,639,738168,r3617,l743328,639r2558,2557l746525,4740r,3616l745886,9900r-2558,2557l741785,13096xem767979,13096r-3617,l762819,12457,760261,9900r-639,-1544l759622,4740r639,-1544l762819,639,764362,r3617,l769522,639r2557,2557l772719,4740r,3616l772079,9900r-2557,2557l767979,13096xem794173,13096r-3618,l789012,12457,786455,9900r-639,-1544l785816,4740r639,-1544l789012,639,790555,r3618,l795716,639r2557,2557l798912,4740r,3616l798273,9900r-2557,2557l794173,13096xem820366,13096r-3617,l815206,12457,812649,9900r-640,-1544l812009,4740r640,-1544l815206,639,816749,r3617,l821909,639r2558,2557l825106,4740r,3616l824467,9900r-2558,2557l820366,13096xem846560,13096r-3617,l841400,12457,838842,9900r-639,-1544l838203,4740r639,-1544l841400,639,842943,r3617,l848103,639r2558,2557l851300,4740r,3616l850661,9900r-2558,2557l846560,13096xem872754,13096r-3616,l867594,12457,865036,9900r-639,-1544l864397,4740r639,-1544l867594,639,869138,r3616,l874297,639r2557,2557l877494,4740r,3616l876854,9900r-2557,2557l872754,13096xem898948,13096r-3616,l893787,12457,891230,9900r-639,-1544l890591,4740r639,-1544l893787,639,895332,r3616,l900492,639r2556,2557l903687,4740r,3616l903048,9900r-2556,2557l898948,13096xem925141,13096r-3616,l919981,12457,917424,9900r-640,-1544l916784,4740r640,-1544l919981,639,921525,r3616,l926686,639r2556,2557l929881,4740r,3616l929242,9900r-2556,2557l925141,13096xem951335,13096r-3616,l946175,12457,943619,9900r-640,-1544l942979,4740r640,-1544l946175,639,947719,r3616,l952879,639r2558,2557l956076,4740r,3616l955437,9900r-2558,2557l951335,13096xem977529,13096r-3616,l972370,12457,969812,9900r-639,-1544l969173,4740r639,-1544l972370,639,973913,r3616,l979073,639r2558,2557l982270,4740r,3616l981631,9900r-2558,2557l977529,13096xem1003724,13096r-3617,l998564,12457,996006,9900r-639,-1544l995367,4740r639,-1544l998564,639,1000107,r3617,l1005267,639r2557,2557l1008464,4740r,3616l1007824,9900r-2557,2557l1003724,13096xem1029918,13096r-3618,l1024757,12457r-2557,-2557l1021561,8356r,-3616l1022200,3196r2557,-2557l1026300,r3618,l1031461,639r2557,2557l1034657,4740r,3616l1034018,9900r-2557,2557l1029918,13096xem1056111,13096r-3617,l1050951,12457r-2557,-2557l1047754,8356r,-3616l1048394,3196r2557,-2557l1052494,r3617,l1057654,639r2558,2557l1060851,4740r,3616l1060212,9900r-2558,2557l1056111,13096xem1082305,13096r-3617,l1077145,12457r-2558,-2557l1073948,8356r,-3616l1074587,3196r2558,-2557l1078688,r3617,l1083848,639r2558,2557l1087045,4740r,3616l1086406,9900r-2558,2557l1082305,13096xem1108499,13096r-3617,l1103339,12457r-2558,-2557l1100142,8356r,-3616l1100781,3196r2558,-2557l1104882,r3617,l1110042,639r2557,2557l1113239,4740r,3616l1112599,9900r-2557,2557l1108499,13096xem1134693,13096r-3616,l1129532,12457r-2557,-2557l1126336,8356r,-3616l1126975,3196r2557,-2557l1131077,r3616,l1136237,639r2556,2557l1139432,4740r,3616l1138793,9900r-2556,2557l1134693,13096xem1160886,13096r-3616,l1155726,12457r-2557,-2557l1152529,8356r,-3616l1153169,3196r2557,-2557l1157270,r3616,l1162429,639r2558,2557l1165626,4740r,3616l1164987,9900r-2558,2557l1160886,13096xem1187080,13096r-3616,l1181920,12457r-2558,-2557l1178723,8356r,-3616l1179362,3196r2558,-2557l1183464,r3616,l1188624,639r2560,2557l1191815,4740r,3616l1191184,9900r-2560,2557l1187080,13096xem1213270,13096r-3607,l1208115,12457r-2560,-2557l1204912,8356r,-3616l1205555,3196r2560,-2557l1209663,r3607,l1214818,639r2560,2557l1218009,4740r,3616l1217378,9900r-2560,2557l1213270,13096xem1239464,13096r-3608,l1234309,12457r-2560,-2557l1231106,8356r,-3616l1231749,3196r2560,-2557l1235856,r3608,l1241012,639r2560,2557l1244203,4740r,3616l1243572,9900r-2560,2557l1239464,13096xem1265658,13096r-3608,l1260502,12457r-2560,-2557l1257300,8356r,-3616l1257942,3196r2560,-2557l1262050,r3608,l1267206,639r2559,2557l1270396,4740r,3616l1269765,9900r-2559,2557l1265658,13096xem1291851,13096r-3607,l1286696,12457r-2560,-2557l1283493,8356r,-3616l1284136,3196r2560,-2557l1288244,r3607,l1293399,639r2560,2557l1296602,4740r,3616l1295959,9900r-2560,2557l1291851,13096xem1318045,13096r-3607,l1312890,12457r-2560,-2557l1309687,8356r,-3616l1310330,3196r2560,-2557l1314438,r3607,l1319593,639r2560,2557l1322796,4740r,3616l1322153,9900r-2560,2557l1318045,13096xem1344239,13096r-3608,l1339084,12457r-2560,-2557l1335893,8356r,-3616l1336524,3196r2560,-2557l1340631,r3608,l1345787,639r2560,2557l1348990,4740r,3616l1348347,9900r-2560,2557l1344239,13096xem1370433,13096r-3608,l1365277,12457r-2560,-2557l1362086,8356r,-3616l1362717,3196r2560,-2557l1366825,r3608,l1371981,639r2559,2557l1375183,4740r,3616l1374540,9900r-2559,2557l1370433,13096xem1396626,13096r-3607,l1391471,12457r-2560,-2557l1388280,8356r,-3616l1388911,3196r2560,-2557l1393019,r3607,l1398174,639r2560,2557l1401377,4740r,3616l1400734,9900r-2560,2557l1396626,13096xem1422820,13096r-3607,l1417665,12457r-2560,-2557l1414474,8356r,-3616l1415105,3196r2560,-2557l1419213,r3607,l1424368,639r2560,2557l1427571,4740r,3616l1426928,9900r-2560,2557l1422820,13096xem1449014,13096r-3608,l1443859,12457r-2560,-2557l1440668,8356r,-3616l1441299,3196r2560,-2557l1445406,r3608,l1450562,639r2560,2557l1453765,4740r,3616l1453122,9900r-2560,2557l1449014,13096xem1475208,13096r-3608,l1470052,12457r-2560,-2557l1466861,8356r,-3616l1467492,3196r2560,-2557l1471600,r3608,l1476756,639r2559,2557l1479958,4740r,3616l1479315,9900r-2559,2557l1475208,13096xem1501401,13096r-3607,l1496246,12457r-2560,-2557l1493055,8356r,-3616l1493686,3196r2560,-2557l1497794,r3607,l1502949,639r2560,2557l1506152,4740r,3616l1505509,9900r-2560,2557l1501401,13096xem1527595,13096r-3607,l1522440,12457r-2560,-2557l1519249,8356r,-3616l1519880,3196r2560,-2557l1523988,r3607,l1529143,639r2560,2557l1532346,4740r,3616l1531703,9900r-2560,2557l1527595,13096xem1553789,13096r-3608,l1548634,12457r-2560,-2557l1545443,8356r,-3616l1546074,3196r2560,-2557l1550181,r3608,l1555337,639r2560,2557l1558540,4740r,3616l1557897,9900r-2560,2557l1553789,13096xem1579983,13096r-3608,l1574827,12457r-2560,-2557l1571636,8356r,-3616l1572267,3196r2560,-2557l1576375,r3608,l1581531,639r2559,2557l1584733,4740r,3616l1584090,9900r-2559,2557l1579983,13096xem1606176,13096r-3607,l1601021,12457r-2560,-2557l1597830,8356r,-3616l1598461,3196r2560,-2557l1602569,r3607,l1607724,639r2560,2557l1610927,4740r,3616l1610284,9900r-2560,2557l1606176,13096xem1632370,13096r-3607,l1627215,12457r-2560,-2557l1624024,8356r,-3616l1624655,3196r2560,-2557l1628763,r3607,l1633918,639r2560,2557l1637121,4740r,3616l1636478,9900r-2560,2557l1632370,13096xem1658576,13096r-3620,l1653409,12457r-2560,-2557l1650218,8356r,-3616l1650849,3196r2560,-2557l1654956,r3620,l1660112,639r2560,2557l1663315,4740r,3616l1662672,9900r-2560,2557l1658576,13096xem1684770,13096r-3620,l1679602,12457r-2560,-2557l1676411,8356r,-3616l1677042,3196r2560,-2557l1681150,r3620,l1686306,639r2559,2557l1689508,4740r,3616l1688865,9900r-2559,2557l1684770,13096xem1710963,13096r-3619,l1705796,12457r-2560,-2557l1702605,8356r,-3616l1703236,3196r2560,-2557l1707344,r3619,l1712499,639r2560,2557l1715702,4740r,3616l1715059,9900r-2560,2557l1710963,13096xem1737157,13096r-3619,l1731990,12457r-2560,-2557l1728799,8356r,-3616l1729430,3196r2560,-2557l1733538,r3619,l1738693,639r2560,2557l1741896,4740r,3616l1741253,9900r-2560,2557l1737157,13096xem1763351,13096r-3620,l1758184,12457r-2560,-2557l1754993,8356r,-3616l1755624,3196r2560,-2557l1759731,r3620,l1764887,639r2560,2557l1768090,4740r,3616l1767447,9900r-2560,2557l1763351,13096xem1789545,13096r-3620,l1784377,12457r-2560,-2557l1781186,8356r,-3616l1781817,3196r2560,-2557l1785925,r3620,l1791081,639r2559,2557l1794283,4740r,3616l1793640,9900r-2559,2557l1789545,13096xem1815738,13096r-3619,l1810571,12457r-2560,-2557l1807380,8356r,-3616l1808011,3196r2560,-2557l1812119,r3619,l1817274,639r2560,2557l1820477,4740r,3616l1819834,9900r-2560,2557l1815738,13096xem1841932,13096r-3619,l1836765,12457r-2560,-2557l1833574,8356r,-3616l1834205,3196r2560,-2557l1838313,r3619,l1843468,639r2560,2557l1846671,4740r,3616l1846028,9900r-2560,2557l1841932,13096xem1868126,13096r-3620,l1862959,12457r-2560,-2557l1859768,8356r,-3616l1860399,3196r2560,-2557l1864506,r3620,l1869662,639r2560,2557l1872865,4740r,3616l1872222,9900r-2560,2557l1868126,13096xem1894320,13096r-3620,l1889152,12457r-2560,-2557l1885961,8356r,-3616l1886592,3196r2560,-2557l1890700,r3620,l1895856,639r2559,2557l1899058,4740r,3616l1898415,9900r-2559,2557l1894320,13096xem1920513,13096r-3619,l1915346,12457r-2560,-2557l1912155,8356r,-3616l1912786,3196r2560,-2557l1916894,r3619,l1922049,639r2560,2557l1925252,4740r,3616l1924609,9900r-2560,2557l1920513,13096xem1946707,13096r-3619,l1941540,12457r-2560,-2557l1938349,8356r,-3616l1938980,3196r2560,-2557l1943088,r3619,l1948243,639r2560,2557l1951446,4740r,3616l1950803,9900r-2560,2557l1946707,13096xem1972901,13096r-3620,l1967734,12457r-2560,-2557l1964543,8356r,-3616l1965174,3196r2560,-2557l1969281,r3620,l1974437,639r2560,2557l1977640,4740r,3616l1976997,9900r-2560,2557l1972901,13096xem1999095,13096r-3620,l1993927,12457r-2560,-2557l1990736,8356r,-3616l1991367,3196r2560,-2557l1995475,r3620,l2000631,639r2559,2557l2003833,4740r,3616l2003190,9900r-2559,2557l1999095,13096xem2025288,13096r-3619,l2020121,12457r-2560,-2557l2016930,8356r,-3616l2017561,3196r2560,-2557l2021669,r3619,l2026824,639r2560,2557l2030027,4740r,3616l2029384,9900r-2560,2557l2025288,13096xem2051482,13096r-3619,l2046315,12457r-2560,-2557l2043124,8356r,-3616l2043755,3196r2560,-2557l2047863,r3619,l2053018,639r2560,2557l2056221,4740r,3616l2055578,9900r-2560,2557l2051482,13096xem2077676,13096r-3620,l2072509,12457r-2560,-2557l2069318,8356r,-3616l2069949,3196r2560,-2557l2074056,r3620,l2079212,639r2560,2557l2082415,4740r,3616l2081772,9900r-2560,2557l2077676,13096xem2103870,13096r-3620,l2098702,12457r-2560,-2557l2095511,8356r,-3616l2096142,3196r2560,-2557l2100250,r3620,l2105406,639r2559,2557l2108608,4740r,3616l2107965,9900r-2559,2557l2103870,13096xem2130063,13096r-3619,l2124896,12457r-2548,-2557l2121705,8356r,-3616l2122348,3196r2548,-2557l2126444,r3619,l2131599,639r2560,2557l2134802,4740r,3616l2134159,9900r-2560,2557l2130063,13096xem2156257,13096r-3619,l2151090,12457r-2548,-2557l2147899,8356r,-3616l2148542,3196r2548,-2557l2152638,r3619,l2157793,639r2560,2557l2160996,4740r,3616l2160353,9900r-2560,2557l2156257,13096xem2182451,13096r-3620,l2177284,12457r-2548,-2557l2174093,8356r,-3616l2174736,3196r2548,-2557l2178831,r3620,l2183987,639r2560,2557l2187190,4740r,3616l2186547,9900r-2560,2557l2182451,13096xem2208645,13096r-3620,l2203477,12457r-2548,-2557l2200286,8356r,-3616l2200929,3196r2548,-2557l2205025,r3620,l2210181,639r2559,2557l2213383,4740r,3616l2212740,9900r-2559,2557l2208645,13096xem2234838,13096r-3619,l2229671,12457r-2548,-2557l2226480,8356r,-3616l2227123,3196r2548,-2557l2231219,r3619,l2236374,639r2560,2557l2239577,4740r,3616l2238934,9900r-2560,2557l2234838,13096xem2261032,13096r-3619,l2255865,12457r-2548,-2557l2252674,8356r,-3616l2253317,3196r2548,-2557l2257413,r3619,l2262568,639r2560,2557l2265771,4740r,3616l2265128,9900r-2560,2557l2261032,13096xem2287226,13096r-3620,l2282059,12457r-2548,-2557l2278868,8356r,-3616l2279511,3196r2548,-2557l2283606,r3620,l2288762,639r2560,2557l2291965,4740r,3616l2291322,9900r-2560,2557l2287226,13096xem2313420,13096r-3620,l2308252,12457r-2548,-2557l2305061,8356r,-3616l2305704,3196r2548,-2557l2309800,r3620,l2314956,639r2559,2557l2318158,4740r,3616l2317515,9900r-2559,2557l2313420,13096xem2339613,13096r-3619,l2334446,12457r-2548,-2557l2331255,8356r,-3616l2331898,3196r2548,-2557l2335994,r3619,l2341149,639r2560,2557l2344352,4740r,3616l2343709,9900r-2560,2557l2339613,13096xem2365807,13096r-3619,l2360640,12457r-2548,-2557l2357449,8356r,-3616l2358092,3196r2548,-2557l2362188,r3619,l2367343,639r2560,2557l2370546,4740r,3616l2369903,9900r-2560,2557l2365807,13096xem2392001,13096r-3620,l2386834,12457r-2548,-2557l2383643,8356r,-3616l2384286,3196r2548,-2557l2388381,r3620,l2393537,639r2560,2557l2396740,4740r,3616l2396097,9900r-2560,2557l2392001,13096xem2418195,13096r-3620,l2413027,12457r-2548,-2557l2409836,8356r,-3616l2410479,3196r2548,-2557l2414575,r3620,l2419731,639r2559,2557l2422933,4740r,3616l2422290,9900r-2559,2557l2418195,13096xem2444388,13096r-3619,l2439221,12457r-2548,-2557l2436030,8356r,-3616l2436673,3196r2548,-2557l2440769,r3619,l2445924,639r2560,2557l2449127,4740r,3616l2448484,9900r-2560,2557l2444388,13096xem2470582,13096r-3619,l2465415,12457r-2548,-2557l2462224,8356r,-3616l2462867,3196r2548,-2557l2466963,r3619,l2472118,639r2560,2557l2475321,4740r,3616l2474678,9900r-2560,2557l2470582,13096xem2496776,13096r-3620,l2491609,12457r-2548,-2557l2488418,8356r,-3616l2489061,3196r2548,-2557l2493156,r3620,l2498312,639r2560,2557l2501515,4740r,3616l2500872,9900r-2560,2557l2496776,13096xem2522970,13096r-3620,l2517802,12457r-2548,-2557l2514611,8356r,-3616l2515254,3196r2548,-2557l2519350,r3620,l2524506,639r2559,2557l2527708,4740r,3616l2527065,9900r-2559,2557l2522970,13096xem2549163,13096r-3619,l2543996,12457r-2548,-2557l2540805,8356r,-3616l2541448,3196r2548,-2557l2545544,r3619,l2550699,639r2560,2557l2553902,4740r,3616l2553259,9900r-2560,2557l2549163,13096xem2575357,13096r-3619,l2570190,12457r-2548,-2557l2566999,8356r,-3616l2567642,3196r2548,-2557l2571738,r3619,l2576905,639r2548,2557l2580096,4740r,3616l2579453,9900r-2548,2557l2575357,13096xem2601551,13096r-3620,l2596384,12457r-2548,-2557l2593193,8356r,-3616l2593836,3196r2548,-2557l2597931,r3620,l2603087,639r2560,2557l2606290,4740r,3616l2605647,9900r-2560,2557l2601551,13096xem2627745,13096r-3620,l2622577,12457r-2548,-2557l2619386,8356r,-3616l2620029,3196r2548,-2557l2624125,r3620,l2629292,639r2548,2557l2632483,4740r,3616l2631840,9900r-2548,2557l2627745,13096xem2653938,13096r-3619,l2648783,12457r-2560,-2557l2645580,8356r,-3616l2646223,3196r2560,-2557l2650319,r3619,l2655486,639r2548,2557l2658677,4740r,3616l2658034,9900r-2548,2557l2653938,13096xem2680132,13096r-3619,l2674977,12457r-2560,-2557l2671774,8356r,-3616l2672417,3196r2560,-2557l2676513,r3619,l2681680,639r2548,2557l2684871,4740r,3616l2684228,9900r-2548,2557l2680132,13096xem2706326,13096r-3620,l2701171,12457r-2560,-2557l2697968,8356r,-3616l2698611,3196r2560,-2557l2702706,r3620,l2707874,639r2548,2557l2711065,4740r,3616l2710422,9900r-2548,2557l2706326,13096xem2732520,13096r-3620,l2727364,12457r-2560,-2557l2724161,8356r,-3616l2724804,3196r2560,-2557l2728900,r3620,l2734067,639r2548,2557l2737258,4740r,3616l2736615,9900r-2548,2557l2732520,13096xem2758713,13096r-3619,l2753558,12457r-2560,-2557l2750355,8356r,-3616l2750998,3196r2560,-2557l2755094,r3619,l2760261,639r2548,2557l2763452,4740r,3616l2762809,9900r-2548,2557l2758713,13096xem2784907,13096r-3619,l2779752,12457r-2560,-2557l2776549,8356r,-3616l2777192,3196r2560,-2557l2781288,r3619,l2786455,639r2548,2557l2789646,4740r,3616l2789003,9900r-2548,2557l2784907,13096xem2811101,13096r-3620,l2805946,12457r-2560,-2557l2802743,8356r,-3616l2803386,3196r2560,-2557l2807481,r3620,l2812649,639r2548,2557l2815840,4740r,3616l2815197,9900r-2548,2557l2811101,13096xem2837295,13096r-3620,l2832139,12457r-2560,-2557l2828936,8356r,-3616l2829579,3196r2560,-2557l2833675,r3620,l2838842,639r2548,2557l2842033,4740r,3616l2841390,9900r-2548,2557l2837295,13096xem2863488,13096r-3619,l2858333,12457r-2560,-2557l2855130,8356r,-3616l2855773,3196r2560,-2557l2859869,r3619,l2865036,639r2548,2557l2868227,4740r,3616l2867584,9900r-2548,2557l2863488,13096xem2889682,13096r-3619,l2884527,12457r-2560,-2557l2881324,8356r,-3616l2881967,3196r2560,-2557l2886063,r3619,l2891230,639r2548,2557l2894421,4740r,3616l2893778,9900r-2548,2557l2889682,13096xem2915876,13096r-3620,l2910721,12457r-2560,-2557l2907518,8356r,-3616l2908161,3196r2560,-2557l2912256,r3620,l2917424,639r2548,2557l2920615,4740r,3616l2919972,9900r-2548,2557l2915876,13096xem2942070,13096r-3620,l2936914,12457r-2560,-2557l2933711,8356r,-3616l2934354,3196r2560,-2557l2938450,r3620,l2943617,639r2548,2557l2946808,4740r,3616l2946165,9900r-2548,2557l2942070,13096xem2968263,13096r-3619,l2963108,12457r-2560,-2557l2959905,8356r,-3616l2960548,3196r2560,-2557l2964644,r3619,l2969811,639r2548,2557l2973002,4740r,3616l2972359,9900r-2548,2557l2968263,13096xem2994457,13096r-3619,l2989302,12457r-2560,-2557l2986099,8356r,-3616l2986742,3196r2560,-2557l2990838,r3619,l2996005,639r2548,2557l2999196,4740r,3616l2998553,9900r-2548,2557l2994457,13096xem3020651,13096r-3620,l3015496,12457r-2560,-2557l3012293,8356r,-3616l3012936,3196r2560,-2557l3017031,r3620,l3022199,639r2548,2557l3025390,4740r,3616l3024747,9900r-2548,2557l3020651,13096xem3046845,13096r-3620,l3041689,12457r-2560,-2557l3038486,8356r,-3616l3039129,3196r2560,-2557l3043225,r3620,l3048392,639r2548,2557l3051583,4740r,3616l3050940,9900r-2548,2557l3046845,13096xem3073038,13096r-3619,l3067883,12457r-2560,-2557l3064680,8356r,-3616l3065323,3196r2560,-2557l3069419,r3619,l3074586,639r2548,2557l3077777,4740r,3616l3077134,9900r-2548,2557l3073038,13096xem3099232,13096r-3619,l3094077,12457r-2560,-2557l3090874,8356r,-3616l3091517,3196r2560,-2557l3095613,r3619,l3100780,639r2548,2557l3103971,4740r,3616l3103328,9900r-2548,2557l3099232,13096xem3125426,13096r-3620,l3120271,12457r-2560,-2557l3117068,8356r,-3616l3117711,3196r2560,-2557l3121806,r3620,l3126974,639r2548,2557l3130165,4740r,3616l3129522,9900r-2548,2557l3125426,13096xem3151620,13096r-3620,l3146464,12457r-2560,-2557l3143261,8356r,-3616l3143904,3196r2560,-2557l3148000,r3620,l3153168,639r2559,2557l3156358,4740r,3616l3155727,9900r-2559,2557l3151620,13096xem3177813,13096r-3619,l3172658,12457r-2560,-2557l3169455,8356r,-3616l3170098,3196r2560,-2557l3174194,r3619,l3179361,639r2560,2557l3182552,4740r,3616l3181921,9900r-2560,2557l3177813,13096xem3204007,13096r-3619,l3198852,12457r-2560,-2557l3195649,8356r,-3616l3196292,3196r2560,-2557l3200388,r3619,l3205555,639r2560,2557l3208746,4740r,3616l3208115,9900r-2560,2557l3204007,13096xem3230201,13096r-3620,l3225046,12457r-2560,-2557l3221843,8356r,-3616l3222486,3196r2560,-2557l3226581,r3620,l3231749,639r2560,2557l3234940,4740r,3616l3234309,9900r-2560,2557l3230201,13096xem3256395,13096r-3620,l3251239,12457r-2560,-2557l3248037,8356r,-3616l3248679,3196r2560,-2557l3252775,r3620,l3257943,639r2559,2557l3261133,4740r,3616l3260502,9900r-2559,2557l3256395,13096xem3282588,13096r-3619,l3277433,12457r-2560,-2557l3274230,8356r,-3616l3274873,3196r2560,-2557l3278969,r3619,l3284136,639r2560,2557l3287327,4740r,3616l3286696,9900r-2560,2557l3282588,13096xem3308782,13096r-3619,l3303627,12457r-2560,-2557l3300424,8356r,-3616l3301067,3196r2560,-2557l3305163,r3619,l3310330,639r2560,2557l3313521,4740r,3616l3312890,9900r-2560,2557l3308782,13096xem3334976,13096r-3620,l3329821,12457r-2560,-2557l3326618,8356r,-3616l3327261,3196r2560,-2557l3331356,r3620,l3336524,639r2560,2557l3339715,4740r,3616l3339084,9900r-2560,2557l3334976,13096xem3361170,13096r-3620,l3356014,12457r-2560,-2557l3352812,8356r,-3616l3353454,3196r2560,-2557l3357550,r3620,l3362718,639r2559,2557l3365908,4740r,3616l3365277,9900r-2559,2557l3361170,13096xem3387363,13096r-3619,l3382208,12457r-2560,-2557l3379005,8356r,-3616l3379648,3196r2560,-2557l3383744,r3619,l3388911,639r2560,2557l3392102,4740r,3616l3391471,9900r-2560,2557l3387363,13096xem3413557,13096r-3619,l3408402,12457r-2560,-2557l3405199,8356r,-3616l3405842,3196r2560,-2557l3409938,r3619,l3415105,639r2560,2557l3418296,4740r,3616l3417665,9900r-2560,2557l3413557,13096xem3439751,13096r-3620,l3434596,12457r-2560,-2557l3431393,8356r,-3616l3432036,3196r2560,-2557l3436131,r3620,l3441299,639r2560,2557l3444490,4740r,3616l3443859,9900r-2560,2557l3439751,13096xem3465945,13096r-3620,l3460789,12457r-2560,-2557l3457587,8356r,-3616l3458229,3196r2560,-2557l3462325,r3620,l3467493,639r2559,2557l3470683,4740r,3616l3470052,9900r-2559,2557l3465945,13096xem3492138,13096r-3619,l3486983,12457r-2560,-2557l3483780,8356r,-3616l3484423,3196r2560,-2557l3488519,r3619,l3493686,639r2560,2557l3496877,4740r,3616l3496246,9900r-2560,2557l3492138,13096xem3518332,13096r-3619,l3513177,12457r-2560,-2557l3509974,8356r,-3616l3510617,3196r2560,-2557l3514713,r3619,l3519880,639r2560,2557l3523071,4740r,3616l3522440,9900r-2560,2557l3518332,13096xem3544526,13096r-3620,l3539371,12457r-2560,-2557l3536168,8356r,-3616l3536811,3196r2560,-2557l3540906,r3620,l3546074,639r2560,2557l3549265,4740r,3616l3548634,9900r-2560,2557l3544526,13096xem3570720,13096r-3620,l3565564,12457r-2560,-2557l3562362,8356r,-3616l3563004,3196r2560,-2557l3567100,r3620,l3572268,639r2559,2557l3575458,4740r,3616l3574827,9900r-2559,2557l3570720,13096xem3596913,13096r-3607,l3591758,12457r-2560,-2557l3588555,8356r,-3616l3589198,3196r2560,-2557l3593306,r3607,l3598461,639r2560,2557l3601652,4740r,3616l3601021,9900r-2560,2557l3596913,13096xem3623107,13096r-3607,l3617952,12457r-2560,-2557l3614749,8356r,-3616l3615392,3196r2560,-2557l3619500,r3607,l3624655,639r2560,2557l3627846,4740r,3616l3627215,9900r-2560,2557l3623107,13096xem3649301,13096r-3608,l3644146,12457r-2560,-2557l3640943,8356r,-3616l3641586,3196r2560,-2557l3645693,r3608,l3650849,639r2560,2557l3654040,4740r,3616l3653409,9900r-2560,2557l3649301,13096xem3675495,13096r-3608,l3670339,12457r-2560,-2557l3667137,8356r,-3616l3667779,3196r2560,-2557l3671887,r3608,l3677043,639r2559,2557l3680233,4740r,3616l3679602,9900r-2559,2557l3675495,13096xem3701688,13096r-3607,l3696533,12457r-2560,-2557l3693330,8356r,-3616l3693973,3196r2560,-2557l3698081,r3607,l3703236,639r2560,2557l3706427,4740r,3616l3705796,9900r-2560,2557l3701688,13096xem3727882,13096r-3607,l3722727,12457r-2560,-2557l3719524,8356r,-3616l3720167,3196r2560,-2557l3724275,r3607,l3729430,639r2560,2557l3732621,4740r,3616l3731990,9900r-2560,2557l3727882,13096xem3754076,13096r-3608,l3748921,12457r-2560,-2557l3745718,8356r,-3616l3746361,3196r2560,-2557l3750468,r3608,l3755624,639r2560,2557l3758815,4740r,3616l3758184,9900r-2560,2557l3754076,13096xem3780270,13096r-3608,l3775114,12457r-2560,-2557l3771912,8356r,-3616l3772554,3196r2560,-2557l3776662,r3608,l3781818,639r2559,2557l3785008,4740r,3616l3784377,9900r-2559,2557l3780270,13096xem3806463,13096r-3607,l3801308,12457r-2560,-2557l3798105,8356r,-3616l3798748,3196r2560,-2557l3802856,r3607,l3808011,639r2560,2557l3811202,4740r,3616l3810571,9900r-2560,2557l3806463,13096xem3832657,13096r-3607,l3827502,12457r-2560,-2557l3824299,8356r,-3616l3824942,3196r2560,-2557l3829050,r3607,l3834205,639r2560,2557l3837396,4740r,3616l3836765,9900r-2560,2557l3832657,13096xem3858851,13096r-3608,l3853696,12457r-2560,-2557l3850493,8356r,-3616l3851136,3196r2560,-2557l3855243,r3608,l3860399,639r2560,2557l3863590,4740r,3616l3862959,9900r-2560,2557l3858851,13096xem3885045,13096r-3608,l3879889,12457r-2560,-2557l3876687,8356r,-3616l3877329,3196r2560,-2557l3881437,r3608,l3886593,639r2559,2557l3889783,4740r,3616l3889152,9900r-2559,2557l3885045,13096xem3911238,13096r-3607,l3906083,12457r-2560,-2557l3902880,8356r,-3616l3903523,3196r2560,-2557l3907631,r3607,l3912786,639r2560,2557l3915989,4740r,3616l3915346,9900r-2560,2557l3911238,13096xem3937432,13096r-3607,l3932277,12457r-2560,-2557l3929086,8356r,-3616l3929717,3196r2560,-2557l3933825,r3607,l3938980,639r2560,2557l3942171,4740r,3616l3941540,9900r-2560,2557l3937432,13096xem3963626,13096r-3608,l3958471,12457r-2560,-2557l3955280,8356r,-3616l3955911,3196r2560,-2557l3960018,r3608,l3965174,639r2560,2557l3968377,4740r,3616l3967734,9900r-2560,2557l3963626,13096xem3989820,13096r-3608,l3984664,12457r-2560,-2557l3981473,8356r,-3616l3982104,3196r2560,-2557l3986212,r3608,l3991368,639r2559,2557l3994570,4740r,3616l3993927,9900r-2559,2557l3989820,13096xem4016013,13096r-3607,l4010858,12457r-2560,-2557l4007667,8356r,-3616l4008298,3196r2560,-2557l4012406,r3607,l4017561,639r2560,2557l4020764,4740r,3616l4020121,9900r-2560,2557l4016013,13096xem4042207,13096r-3607,l4037052,12457r-2560,-2557l4033861,8356r,-3616l4034492,3196r2560,-2557l4038600,r3607,l4043755,639r2560,2557l4046958,4740r,3616l4046315,9900r-2560,2557l4042207,13096xem4068401,13096r-3608,l4063246,12457r-2560,-2557l4060055,8356r,-3616l4060686,3196r2560,-2557l4064793,r3608,l4069949,639r2560,2557l4073152,4740r,3616l4072509,9900r-2560,2557l4068401,13096xem4094595,13096r-3608,l4089439,12457r-2560,-2557l4086248,8356r,-3616l4086879,3196r2560,-2557l4090987,r3608,l4096143,639r2559,2557l4099345,4740r,3616l4098702,9900r-2559,2557l4094595,13096xem4120788,13096r-3607,l4115633,12457r-2560,-2557l4112442,8356r,-3616l4113073,3196r2560,-2557l4117181,r3607,l4122336,639r2560,2557l4125539,4740r,3616l4124896,9900r-2560,2557l4120788,13096xem4146982,13096r-3607,l4141827,12457r-2560,-2557l4138636,8356r,-3616l4139267,3196r2560,-2557l4143375,r3607,l4148530,639r2560,2557l4151733,4740r,3616l4151090,9900r-2560,2557l4146982,13096xem4173176,13096r-3608,l4168021,12457r-2560,-2557l4164830,8356r,-3616l4165461,3196r2560,-2557l4169568,r3608,l4174724,639r2560,2557l4177927,4740r,3616l4177284,9900r-2560,2557l4173176,13096xem4199370,13096r-3608,l4194214,12457r-2560,-2557l4191023,8356r,-3616l4191654,3196r2560,-2557l4195762,r3608,l4200918,639r2559,2557l4204120,4740r,3616l4203477,9900r-2559,2557l4199370,13096xem4225563,13096r-3607,l4220408,12457r-2560,-2557l4217217,8356r,-3616l4217848,3196r2560,-2557l4221956,r3607,l4227111,639r2560,2557l4230314,4740r,3616l4229671,9900r-2560,2557l4225563,13096xem4251757,13096r-3607,l4246602,12457r-2560,-2557l4243411,8356r,-3616l4244042,3196r2560,-2557l4248150,r3607,l4253305,639r2560,2557l4256508,4740r,3616l4255865,9900r-2560,2557l4251757,13096xem4277963,13096r-3620,l4272796,12457r-2560,-2557l4269605,8356r,-3616l4270236,3196r2560,-2557l4274343,r3620,l4279499,639r2560,2557l4282702,4740r,3616l4282059,9900r-2560,2557l4277963,13096xem4304157,13096r-3620,l4298989,12457r-2560,-2557l4295798,8356r,-3616l4296429,3196r2560,-2557l4300537,r3620,l4305693,639r2559,2557l4308895,4740r,3616l4308252,9900r-2559,2557l4304157,13096xem4330350,13096r-3619,l4325183,12457r-2560,-2557l4321992,8356r,-3616l4322623,3196r2560,-2557l4326731,r3619,l4331886,639r2560,2557l4335089,4740r,3616l4334446,9900r-2560,2557l4330350,13096xem4356544,13096r-3619,l4351377,12457r-2560,-2557l4348186,8356r,-3616l4348817,3196r2560,-2557l4352925,r3619,l4358080,639r2560,2557l4361283,4740r,3616l4360640,9900r-2560,2557l4356544,13096xem4382738,13096r-3620,l4377571,12457r-2560,-2557l4374380,8356r,-3616l4375011,3196r2560,-2557l4379118,r3620,l4384274,639r2560,2557l4387477,4740r,3616l4386834,9900r-2560,2557l4382738,13096xem4408932,13096r-3620,l4403764,12457r-2560,-2557l4400573,8356r,-3616l4401204,3196r2560,-2557l4405312,r3620,l4410468,639r2559,2557l4413670,4740r,3616l4413027,9900r-2559,2557l4408932,13096xem4435125,13096r-3619,l4429958,12457r-2560,-2557l4426767,8356r,-3616l4427398,3196r2560,-2557l4431506,r3619,l4436661,639r2560,2557l4439864,4740r,3616l4439221,9900r-2560,2557l4435125,13096xem4461319,13096r-3619,l4456152,12457r-2560,-2557l4452961,8356r,-3616l4453592,3196r2560,-2557l4457700,r3619,l4462855,639r2560,2557l4466058,4740r,3616l4465415,9900r-2560,2557l4461319,13096xem4487513,13096r-3620,l4482346,12457r-2560,-2557l4479155,8356r,-3616l4479786,3196r2560,-2557l4483893,r3620,l4489049,639r2560,2557l4492252,4740r,3616l4491609,9900r-2560,2557l4487513,13096xem4513707,13096r-3620,l4508539,12457r-2560,-2557l4505348,8356r,-3616l4505979,3196r2560,-2557l4510087,r3620,l4515243,639r2559,2557l4518445,4740r,3616l4517802,9900r-2559,2557l4513707,13096xem4539900,13096r-3619,l4534733,12457r-2560,-2557l4531542,8356r,-3616l4532173,3196r2560,-2557l4536281,r3619,l4541436,639r2560,2557l4544639,4740r,3616l4543996,9900r-2560,2557l4539900,13096xem4566094,13096r-3619,l4560927,12457r-2560,-2557l4557736,8356r,-3616l4558367,3196r2560,-2557l4562475,r3619,l4567630,639r2560,2557l4570833,4740r,3616l4570190,9900r-2560,2557l4566094,13096xem4592288,13096r-3620,l4587121,12457r-2560,-2557l4583930,8356r,-3616l4584561,3196r2560,-2557l4588668,r3620,l4593824,639r2560,2557l4597027,4740r,3616l4596384,9900r-2560,2557l4592288,13096xem4618482,13096r-3620,l4613314,12457r-2560,-2557l4610123,8356r,-3616l4610754,3196r2560,-2557l4614862,r3620,l4620018,639r2559,2557l4623220,4740r,3616l4622577,9900r-2559,2557l4618482,13096xem4644675,13096r-3619,l4639508,12457r-2560,-2557l4636317,8356r,-3616l4636948,3196r2560,-2557l4641056,r3619,l4646211,639r2560,2557l4649414,4740r,3616l4648771,9900r-2560,2557l4644675,13096xem4670869,13096r-3619,l4665702,12457r-2560,-2557l4662511,8356r,-3616l4663142,3196r2560,-2557l4667250,r3619,l4672405,639r2560,2557l4675608,4740r,3616l4674965,9900r-2560,2557l4670869,13096xem4697063,13096r-3620,l4691896,12457r-2560,-2557l4688705,8356r,-3616l4689336,3196r2560,-2557l4693443,r3620,l4698599,639r2560,2557l4701802,4740r,3616l4701159,9900r-2560,2557l4697063,13096xem4723257,13096r-3620,l4718089,12457r-2560,-2557l4714898,8356r,-3616l4715529,3196r2560,-2557l4719637,r3620,l4724793,639r2559,2557l4727995,4740r,3616l4727352,9900r-2559,2557l4723257,13096xem4749450,13096r-3619,l4744283,12457r-2560,-2557l4741092,8356r,-3616l4741723,3196r2560,-2557l4745831,r3619,l4750986,639r2560,2557l4754189,4740r,3616l4753546,9900r-2560,2557l4749450,13096xem4775644,13096r-3619,l4770477,12457r-2548,-2557l4767286,8356r,-3616l4767929,3196r2548,-2557l4772025,r3619,l4777180,639r2560,2557l4780383,4740r,3616l4779740,9900r-2560,2557l4775644,13096xem4801838,13096r-3620,l4796671,12457r-2548,-2557l4793480,8356r,-3616l4794123,3196r2548,-2557l4798218,r3620,l4803374,639r2560,2557l4806577,4740r,3616l4805934,9900r-2560,2557l4801838,13096xem4828032,13096r-3620,l4822864,12457r-2548,-2557l4819673,8356r,-3616l4820316,3196r2548,-2557l4824412,r3620,l4829568,639r2559,2557l4832770,4740r,3616l4832127,9900r-2559,2557l4828032,13096xem4854225,13096r-3619,l4849058,12457r-2548,-2557l4845867,8356r,-3616l4846510,3196r2548,-2557l4850606,r3619,l4855761,639r2560,2557l4858964,4740r,3616l4858321,9900r-2560,2557l4854225,13096xem4880419,13096r-3619,l4875252,12457r-2548,-2557l4872061,8356r,-3616l4872704,3196r2548,-2557l4876800,r3619,l4881955,639r2560,2557l4885158,4740r,3616l4884515,9900r-2560,2557l4880419,13096xem4906613,13096r-3620,l4901446,12457r-2548,-2557l4898255,8356r,-3616l4898898,3196r2548,-2557l4902993,r3620,l4908149,639r2560,2557l4911352,4740r,3616l4910709,9900r-2560,2557l4906613,13096xem4932807,13096r-3620,l4927639,12457r-2548,-2557l4924448,8356r,-3616l4925091,3196r2548,-2557l4929187,r3620,l4934343,639r2559,2557l4937545,4740r,3616l4936902,9900r-2559,2557l4932807,13096xem4959000,13096r-3619,l4953833,12457r-2548,-2557l4950642,8356r,-3616l4951285,3196r2548,-2557l4955381,r3619,l4960536,639r2560,2557l4963739,4740r,3616l4963096,9900r-2560,2557l4959000,13096xem4985194,13096r-3619,l4980027,12457r-2548,-2557l4976836,8356r,-3616l4977479,3196r2548,-2557l4981575,r3619,l4986730,639r2560,2557l4989933,4740r,3616l4989290,9900r-2560,2557l4985194,13096xem5011388,13096r-3620,l5006221,12457r-2548,-2557l5003030,8356r,-3616l5003673,3196r2548,-2557l5007768,r3620,l5012924,639r2560,2557l5016127,4740r,3616l5015484,9900r-2560,2557l5011388,13096xem5037582,13096r-3620,l5032414,12457r-2548,-2557l5029223,8356r,-3616l5029866,3196r2548,-2557l5033962,r3620,l5039118,639r2559,2557l5042320,4740r,3616l5041677,9900r-2559,2557l5037582,13096xem5063775,13096r-3619,l5058608,12457r-2548,-2557l5055417,8356r,-3616l5056060,3196r2548,-2557l5060156,r3619,l5065311,639r2560,2557l5068514,4740r,3616l5067871,9900r-2560,2557l5063775,13096xem5089969,13096r-3619,l5084802,12457r-2548,-2557l5081611,8356r,-3616l5082254,3196r2548,-2557l5086350,r3619,l5091505,639r2560,2557l5094708,4740r,3616l5094065,9900r-2560,2557l5089969,13096xem5116163,13096r-3620,l5110996,12457r-2548,-2557l5107805,8356r,-3616l5108448,3196r2548,-2557l5112543,r3620,l5117699,639r2560,2557l5120902,4740r,3616l5120259,9900r-2560,2557l5116163,13096xem5142357,13096r-3620,l5137189,12457r-2548,-2557l5133998,8356r,-3616l5134641,3196r2548,-2557l5138737,r3620,l5143893,639r2559,2557l5147095,4740r,3616l5146452,9900r-2559,2557l5142357,13096xem5168550,13096r-3619,l5163383,12457r-2548,-2557l5160192,8356r,-3616l5160835,3196r2548,-2557l5164931,r3619,l5170098,639r2548,2557l5173289,4740r,3616l5172646,9900r-2548,2557l5168550,13096xem5194744,13096r-3619,l5189577,12457r-2548,-2557l5186386,8356r,-3616l5187029,3196r2548,-2557l5191125,r3619,l5196280,639r2560,2557l5199483,4740r,3616l5198840,9900r-2560,2557l5194744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10" w:history="1">
            <w:r w:rsidR="006671D6">
              <w:rPr>
                <w:color w:val="4A3A3C"/>
              </w:rPr>
              <w:t>技術</w:t>
            </w:r>
            <w:r w:rsidR="006671D6">
              <w:rPr>
                <w:color w:val="4A3A3C"/>
                <w:spacing w:val="-10"/>
              </w:rPr>
              <w:t>棧</w:t>
            </w:r>
            <w:r w:rsidR="006671D6">
              <w:rPr>
                <w:rFonts w:ascii="Times New Roman" w:eastAsia="Times New Roman"/>
                <w:color w:val="4A3A3C"/>
              </w:rPr>
              <w:tab/>
            </w:r>
            <w:r w:rsidR="006671D6">
              <w:rPr>
                <w:b/>
                <w:color w:val="C70F2E"/>
                <w:spacing w:val="-10"/>
              </w:rPr>
              <w:t>7</w:t>
            </w:r>
          </w:hyperlink>
        </w:p>
        <w:p w14:paraId="6EBC065F" w14:textId="77777777" w:rsidR="006671D6" w:rsidRDefault="00000000" w:rsidP="008A2518">
          <w:pPr>
            <w:pStyle w:val="20"/>
            <w:numPr>
              <w:ilvl w:val="0"/>
              <w:numId w:val="6"/>
            </w:numPr>
            <w:tabs>
              <w:tab w:val="left" w:pos="721"/>
              <w:tab w:val="right" w:pos="10146"/>
            </w:tabs>
            <w:spacing w:before="13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57920" behindDoc="1" locked="0" layoutInCell="1" allowOverlap="1" wp14:anchorId="6BD592A2" wp14:editId="7B673879">
                    <wp:simplePos x="0" y="0"/>
                    <wp:positionH relativeFrom="page">
                      <wp:posOffset>1563291</wp:posOffset>
                    </wp:positionH>
                    <wp:positionV relativeFrom="paragraph">
                      <wp:posOffset>145200</wp:posOffset>
                    </wp:positionV>
                    <wp:extent cx="5072380" cy="13335"/>
                    <wp:effectExtent l="0" t="0" r="0" b="0"/>
                    <wp:wrapNone/>
                    <wp:docPr id="21" name="Graphic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07238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7238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569" y="13096"/>
                                  </a:moveTo>
                                  <a:lnTo>
                                    <a:pt x="30952" y="13096"/>
                                  </a:lnTo>
                                  <a:lnTo>
                                    <a:pt x="29409" y="12457"/>
                                  </a:lnTo>
                                  <a:lnTo>
                                    <a:pt x="26852" y="9900"/>
                                  </a:lnTo>
                                  <a:lnTo>
                                    <a:pt x="26212" y="8356"/>
                                  </a:lnTo>
                                  <a:lnTo>
                                    <a:pt x="26212" y="4740"/>
                                  </a:lnTo>
                                  <a:lnTo>
                                    <a:pt x="26852" y="3196"/>
                                  </a:lnTo>
                                  <a:lnTo>
                                    <a:pt x="29409" y="639"/>
                                  </a:lnTo>
                                  <a:lnTo>
                                    <a:pt x="30952" y="0"/>
                                  </a:lnTo>
                                  <a:lnTo>
                                    <a:pt x="34569" y="0"/>
                                  </a:lnTo>
                                  <a:lnTo>
                                    <a:pt x="36112" y="639"/>
                                  </a:lnTo>
                                  <a:lnTo>
                                    <a:pt x="38670" y="3196"/>
                                  </a:lnTo>
                                  <a:lnTo>
                                    <a:pt x="39309" y="4740"/>
                                  </a:lnTo>
                                  <a:lnTo>
                                    <a:pt x="39309" y="8356"/>
                                  </a:lnTo>
                                  <a:lnTo>
                                    <a:pt x="38670" y="9900"/>
                                  </a:lnTo>
                                  <a:lnTo>
                                    <a:pt x="36112" y="12457"/>
                                  </a:lnTo>
                                  <a:lnTo>
                                    <a:pt x="345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0782" y="13096"/>
                                  </a:moveTo>
                                  <a:lnTo>
                                    <a:pt x="57165" y="13096"/>
                                  </a:lnTo>
                                  <a:lnTo>
                                    <a:pt x="55622" y="12457"/>
                                  </a:lnTo>
                                  <a:lnTo>
                                    <a:pt x="53064" y="9900"/>
                                  </a:lnTo>
                                  <a:lnTo>
                                    <a:pt x="52425" y="8356"/>
                                  </a:lnTo>
                                  <a:lnTo>
                                    <a:pt x="52425" y="4740"/>
                                  </a:lnTo>
                                  <a:lnTo>
                                    <a:pt x="53064" y="3196"/>
                                  </a:lnTo>
                                  <a:lnTo>
                                    <a:pt x="55622" y="639"/>
                                  </a:lnTo>
                                  <a:lnTo>
                                    <a:pt x="57165" y="0"/>
                                  </a:lnTo>
                                  <a:lnTo>
                                    <a:pt x="60782" y="0"/>
                                  </a:lnTo>
                                  <a:lnTo>
                                    <a:pt x="62325" y="639"/>
                                  </a:lnTo>
                                  <a:lnTo>
                                    <a:pt x="64882" y="3196"/>
                                  </a:lnTo>
                                  <a:lnTo>
                                    <a:pt x="65522" y="4740"/>
                                  </a:lnTo>
                                  <a:lnTo>
                                    <a:pt x="65522" y="8356"/>
                                  </a:lnTo>
                                  <a:lnTo>
                                    <a:pt x="64882" y="9900"/>
                                  </a:lnTo>
                                  <a:lnTo>
                                    <a:pt x="62325" y="12457"/>
                                  </a:lnTo>
                                  <a:lnTo>
                                    <a:pt x="607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6994" y="13096"/>
                                  </a:moveTo>
                                  <a:lnTo>
                                    <a:pt x="83378" y="13096"/>
                                  </a:lnTo>
                                  <a:lnTo>
                                    <a:pt x="81834" y="12457"/>
                                  </a:lnTo>
                                  <a:lnTo>
                                    <a:pt x="79277" y="9900"/>
                                  </a:lnTo>
                                  <a:lnTo>
                                    <a:pt x="78638" y="8356"/>
                                  </a:lnTo>
                                  <a:lnTo>
                                    <a:pt x="78638" y="4740"/>
                                  </a:lnTo>
                                  <a:lnTo>
                                    <a:pt x="79277" y="3196"/>
                                  </a:lnTo>
                                  <a:lnTo>
                                    <a:pt x="81834" y="639"/>
                                  </a:lnTo>
                                  <a:lnTo>
                                    <a:pt x="83378" y="0"/>
                                  </a:lnTo>
                                  <a:lnTo>
                                    <a:pt x="86994" y="0"/>
                                  </a:lnTo>
                                  <a:lnTo>
                                    <a:pt x="88538" y="639"/>
                                  </a:lnTo>
                                  <a:lnTo>
                                    <a:pt x="91095" y="3196"/>
                                  </a:lnTo>
                                  <a:lnTo>
                                    <a:pt x="91734" y="4740"/>
                                  </a:lnTo>
                                  <a:lnTo>
                                    <a:pt x="91734" y="8356"/>
                                  </a:lnTo>
                                  <a:lnTo>
                                    <a:pt x="91095" y="9900"/>
                                  </a:lnTo>
                                  <a:lnTo>
                                    <a:pt x="88538" y="12457"/>
                                  </a:lnTo>
                                  <a:lnTo>
                                    <a:pt x="869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207" y="13096"/>
                                  </a:moveTo>
                                  <a:lnTo>
                                    <a:pt x="109590" y="13096"/>
                                  </a:lnTo>
                                  <a:lnTo>
                                    <a:pt x="108047" y="12457"/>
                                  </a:lnTo>
                                  <a:lnTo>
                                    <a:pt x="105490" y="9900"/>
                                  </a:lnTo>
                                  <a:lnTo>
                                    <a:pt x="104850" y="8356"/>
                                  </a:lnTo>
                                  <a:lnTo>
                                    <a:pt x="104850" y="4740"/>
                                  </a:lnTo>
                                  <a:lnTo>
                                    <a:pt x="105490" y="3196"/>
                                  </a:lnTo>
                                  <a:lnTo>
                                    <a:pt x="108047" y="639"/>
                                  </a:lnTo>
                                  <a:lnTo>
                                    <a:pt x="109590" y="0"/>
                                  </a:lnTo>
                                  <a:lnTo>
                                    <a:pt x="113207" y="0"/>
                                  </a:lnTo>
                                  <a:lnTo>
                                    <a:pt x="114751" y="639"/>
                                  </a:lnTo>
                                  <a:lnTo>
                                    <a:pt x="117308" y="3196"/>
                                  </a:lnTo>
                                  <a:lnTo>
                                    <a:pt x="117947" y="4740"/>
                                  </a:lnTo>
                                  <a:lnTo>
                                    <a:pt x="117947" y="8356"/>
                                  </a:lnTo>
                                  <a:lnTo>
                                    <a:pt x="117308" y="9900"/>
                                  </a:lnTo>
                                  <a:lnTo>
                                    <a:pt x="114751" y="12457"/>
                                  </a:lnTo>
                                  <a:lnTo>
                                    <a:pt x="1132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419" y="13096"/>
                                  </a:moveTo>
                                  <a:lnTo>
                                    <a:pt x="135803" y="13096"/>
                                  </a:lnTo>
                                  <a:lnTo>
                                    <a:pt x="134259" y="12457"/>
                                  </a:lnTo>
                                  <a:lnTo>
                                    <a:pt x="131702" y="9900"/>
                                  </a:lnTo>
                                  <a:lnTo>
                                    <a:pt x="131064" y="8356"/>
                                  </a:lnTo>
                                  <a:lnTo>
                                    <a:pt x="131064" y="4740"/>
                                  </a:lnTo>
                                  <a:lnTo>
                                    <a:pt x="131702" y="3196"/>
                                  </a:lnTo>
                                  <a:lnTo>
                                    <a:pt x="134259" y="639"/>
                                  </a:lnTo>
                                  <a:lnTo>
                                    <a:pt x="135803" y="0"/>
                                  </a:lnTo>
                                  <a:lnTo>
                                    <a:pt x="139419" y="0"/>
                                  </a:lnTo>
                                  <a:lnTo>
                                    <a:pt x="140964" y="639"/>
                                  </a:lnTo>
                                  <a:lnTo>
                                    <a:pt x="143521" y="3196"/>
                                  </a:lnTo>
                                  <a:lnTo>
                                    <a:pt x="144160" y="4740"/>
                                  </a:lnTo>
                                  <a:lnTo>
                                    <a:pt x="144160" y="8356"/>
                                  </a:lnTo>
                                  <a:lnTo>
                                    <a:pt x="143521" y="9900"/>
                                  </a:lnTo>
                                  <a:lnTo>
                                    <a:pt x="140964" y="12457"/>
                                  </a:lnTo>
                                  <a:lnTo>
                                    <a:pt x="1394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632" y="13096"/>
                                  </a:moveTo>
                                  <a:lnTo>
                                    <a:pt x="162016" y="13096"/>
                                  </a:lnTo>
                                  <a:lnTo>
                                    <a:pt x="160472" y="12457"/>
                                  </a:lnTo>
                                  <a:lnTo>
                                    <a:pt x="157914" y="9900"/>
                                  </a:lnTo>
                                  <a:lnTo>
                                    <a:pt x="157275" y="8356"/>
                                  </a:lnTo>
                                  <a:lnTo>
                                    <a:pt x="157275" y="4740"/>
                                  </a:lnTo>
                                  <a:lnTo>
                                    <a:pt x="157914" y="3196"/>
                                  </a:lnTo>
                                  <a:lnTo>
                                    <a:pt x="160472" y="639"/>
                                  </a:lnTo>
                                  <a:lnTo>
                                    <a:pt x="162016" y="0"/>
                                  </a:lnTo>
                                  <a:lnTo>
                                    <a:pt x="165632" y="0"/>
                                  </a:lnTo>
                                  <a:lnTo>
                                    <a:pt x="167176" y="639"/>
                                  </a:lnTo>
                                  <a:lnTo>
                                    <a:pt x="169733" y="3196"/>
                                  </a:lnTo>
                                  <a:lnTo>
                                    <a:pt x="170372" y="4740"/>
                                  </a:lnTo>
                                  <a:lnTo>
                                    <a:pt x="170372" y="8356"/>
                                  </a:lnTo>
                                  <a:lnTo>
                                    <a:pt x="169733" y="9900"/>
                                  </a:lnTo>
                                  <a:lnTo>
                                    <a:pt x="167176" y="12457"/>
                                  </a:lnTo>
                                  <a:lnTo>
                                    <a:pt x="1656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1845" y="13096"/>
                                  </a:moveTo>
                                  <a:lnTo>
                                    <a:pt x="188229" y="13096"/>
                                  </a:lnTo>
                                  <a:lnTo>
                                    <a:pt x="186685" y="12457"/>
                                  </a:lnTo>
                                  <a:lnTo>
                                    <a:pt x="184127" y="9900"/>
                                  </a:lnTo>
                                  <a:lnTo>
                                    <a:pt x="183488" y="8356"/>
                                  </a:lnTo>
                                  <a:lnTo>
                                    <a:pt x="183488" y="4740"/>
                                  </a:lnTo>
                                  <a:lnTo>
                                    <a:pt x="184127" y="3196"/>
                                  </a:lnTo>
                                  <a:lnTo>
                                    <a:pt x="186685" y="639"/>
                                  </a:lnTo>
                                  <a:lnTo>
                                    <a:pt x="188229" y="0"/>
                                  </a:lnTo>
                                  <a:lnTo>
                                    <a:pt x="191845" y="0"/>
                                  </a:lnTo>
                                  <a:lnTo>
                                    <a:pt x="193388" y="639"/>
                                  </a:lnTo>
                                  <a:lnTo>
                                    <a:pt x="195945" y="3196"/>
                                  </a:lnTo>
                                  <a:lnTo>
                                    <a:pt x="196585" y="4740"/>
                                  </a:lnTo>
                                  <a:lnTo>
                                    <a:pt x="196585" y="8356"/>
                                  </a:lnTo>
                                  <a:lnTo>
                                    <a:pt x="195945" y="9900"/>
                                  </a:lnTo>
                                  <a:lnTo>
                                    <a:pt x="193388" y="12457"/>
                                  </a:lnTo>
                                  <a:lnTo>
                                    <a:pt x="1918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058" y="13096"/>
                                  </a:moveTo>
                                  <a:lnTo>
                                    <a:pt x="214441" y="13096"/>
                                  </a:lnTo>
                                  <a:lnTo>
                                    <a:pt x="212898" y="12457"/>
                                  </a:lnTo>
                                  <a:lnTo>
                                    <a:pt x="210340" y="9900"/>
                                  </a:lnTo>
                                  <a:lnTo>
                                    <a:pt x="209701" y="8356"/>
                                  </a:lnTo>
                                  <a:lnTo>
                                    <a:pt x="209701" y="4740"/>
                                  </a:lnTo>
                                  <a:lnTo>
                                    <a:pt x="210340" y="3196"/>
                                  </a:lnTo>
                                  <a:lnTo>
                                    <a:pt x="212898" y="639"/>
                                  </a:lnTo>
                                  <a:lnTo>
                                    <a:pt x="214441" y="0"/>
                                  </a:lnTo>
                                  <a:lnTo>
                                    <a:pt x="218058" y="0"/>
                                  </a:lnTo>
                                  <a:lnTo>
                                    <a:pt x="219601" y="639"/>
                                  </a:lnTo>
                                  <a:lnTo>
                                    <a:pt x="222158" y="3196"/>
                                  </a:lnTo>
                                  <a:lnTo>
                                    <a:pt x="222798" y="4740"/>
                                  </a:lnTo>
                                  <a:lnTo>
                                    <a:pt x="222798" y="8356"/>
                                  </a:lnTo>
                                  <a:lnTo>
                                    <a:pt x="222158" y="9900"/>
                                  </a:lnTo>
                                  <a:lnTo>
                                    <a:pt x="219601" y="12457"/>
                                  </a:lnTo>
                                  <a:lnTo>
                                    <a:pt x="2180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271" y="13096"/>
                                  </a:moveTo>
                                  <a:lnTo>
                                    <a:pt x="240653" y="13096"/>
                                  </a:lnTo>
                                  <a:lnTo>
                                    <a:pt x="239110" y="12457"/>
                                  </a:lnTo>
                                  <a:lnTo>
                                    <a:pt x="236553" y="9900"/>
                                  </a:lnTo>
                                  <a:lnTo>
                                    <a:pt x="235914" y="8356"/>
                                  </a:lnTo>
                                  <a:lnTo>
                                    <a:pt x="235914" y="4740"/>
                                  </a:lnTo>
                                  <a:lnTo>
                                    <a:pt x="236553" y="3196"/>
                                  </a:lnTo>
                                  <a:lnTo>
                                    <a:pt x="239110" y="639"/>
                                  </a:lnTo>
                                  <a:lnTo>
                                    <a:pt x="240653" y="0"/>
                                  </a:lnTo>
                                  <a:lnTo>
                                    <a:pt x="244271" y="0"/>
                                  </a:lnTo>
                                  <a:lnTo>
                                    <a:pt x="245814" y="639"/>
                                  </a:lnTo>
                                  <a:lnTo>
                                    <a:pt x="248371" y="3196"/>
                                  </a:lnTo>
                                  <a:lnTo>
                                    <a:pt x="249010" y="4740"/>
                                  </a:lnTo>
                                  <a:lnTo>
                                    <a:pt x="249010" y="8356"/>
                                  </a:lnTo>
                                  <a:lnTo>
                                    <a:pt x="248371" y="9900"/>
                                  </a:lnTo>
                                  <a:lnTo>
                                    <a:pt x="245814" y="12457"/>
                                  </a:lnTo>
                                  <a:lnTo>
                                    <a:pt x="24427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483" y="13096"/>
                                  </a:moveTo>
                                  <a:lnTo>
                                    <a:pt x="266866" y="13096"/>
                                  </a:lnTo>
                                  <a:lnTo>
                                    <a:pt x="265323" y="12457"/>
                                  </a:lnTo>
                                  <a:lnTo>
                                    <a:pt x="262766" y="9900"/>
                                  </a:lnTo>
                                  <a:lnTo>
                                    <a:pt x="262126" y="8356"/>
                                  </a:lnTo>
                                  <a:lnTo>
                                    <a:pt x="262126" y="4740"/>
                                  </a:lnTo>
                                  <a:lnTo>
                                    <a:pt x="262766" y="3196"/>
                                  </a:lnTo>
                                  <a:lnTo>
                                    <a:pt x="265323" y="639"/>
                                  </a:lnTo>
                                  <a:lnTo>
                                    <a:pt x="266866" y="0"/>
                                  </a:lnTo>
                                  <a:lnTo>
                                    <a:pt x="270483" y="0"/>
                                  </a:lnTo>
                                  <a:lnTo>
                                    <a:pt x="272026" y="639"/>
                                  </a:lnTo>
                                  <a:lnTo>
                                    <a:pt x="274584" y="3196"/>
                                  </a:lnTo>
                                  <a:lnTo>
                                    <a:pt x="275223" y="4740"/>
                                  </a:lnTo>
                                  <a:lnTo>
                                    <a:pt x="275223" y="8356"/>
                                  </a:lnTo>
                                  <a:lnTo>
                                    <a:pt x="274584" y="9900"/>
                                  </a:lnTo>
                                  <a:lnTo>
                                    <a:pt x="272026" y="12457"/>
                                  </a:lnTo>
                                  <a:lnTo>
                                    <a:pt x="2704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6696" y="13096"/>
                                  </a:moveTo>
                                  <a:lnTo>
                                    <a:pt x="293079" y="13096"/>
                                  </a:lnTo>
                                  <a:lnTo>
                                    <a:pt x="291536" y="12457"/>
                                  </a:lnTo>
                                  <a:lnTo>
                                    <a:pt x="288978" y="9900"/>
                                  </a:lnTo>
                                  <a:lnTo>
                                    <a:pt x="288339" y="8356"/>
                                  </a:lnTo>
                                  <a:lnTo>
                                    <a:pt x="288339" y="4740"/>
                                  </a:lnTo>
                                  <a:lnTo>
                                    <a:pt x="288978" y="3196"/>
                                  </a:lnTo>
                                  <a:lnTo>
                                    <a:pt x="291536" y="639"/>
                                  </a:lnTo>
                                  <a:lnTo>
                                    <a:pt x="293079" y="0"/>
                                  </a:lnTo>
                                  <a:lnTo>
                                    <a:pt x="296696" y="0"/>
                                  </a:lnTo>
                                  <a:lnTo>
                                    <a:pt x="298239" y="639"/>
                                  </a:lnTo>
                                  <a:lnTo>
                                    <a:pt x="300797" y="3196"/>
                                  </a:lnTo>
                                  <a:lnTo>
                                    <a:pt x="301436" y="4740"/>
                                  </a:lnTo>
                                  <a:lnTo>
                                    <a:pt x="301436" y="8356"/>
                                  </a:lnTo>
                                  <a:lnTo>
                                    <a:pt x="300797" y="9900"/>
                                  </a:lnTo>
                                  <a:lnTo>
                                    <a:pt x="298239" y="12457"/>
                                  </a:lnTo>
                                  <a:lnTo>
                                    <a:pt x="2966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2909" y="13096"/>
                                  </a:moveTo>
                                  <a:lnTo>
                                    <a:pt x="319292" y="13096"/>
                                  </a:lnTo>
                                  <a:lnTo>
                                    <a:pt x="317749" y="12457"/>
                                  </a:lnTo>
                                  <a:lnTo>
                                    <a:pt x="315191" y="9900"/>
                                  </a:lnTo>
                                  <a:lnTo>
                                    <a:pt x="314552" y="8356"/>
                                  </a:lnTo>
                                  <a:lnTo>
                                    <a:pt x="314552" y="4740"/>
                                  </a:lnTo>
                                  <a:lnTo>
                                    <a:pt x="315191" y="3196"/>
                                  </a:lnTo>
                                  <a:lnTo>
                                    <a:pt x="317749" y="639"/>
                                  </a:lnTo>
                                  <a:lnTo>
                                    <a:pt x="319292" y="0"/>
                                  </a:lnTo>
                                  <a:lnTo>
                                    <a:pt x="322909" y="0"/>
                                  </a:lnTo>
                                  <a:lnTo>
                                    <a:pt x="324452" y="639"/>
                                  </a:lnTo>
                                  <a:lnTo>
                                    <a:pt x="327009" y="3196"/>
                                  </a:lnTo>
                                  <a:lnTo>
                                    <a:pt x="327649" y="4740"/>
                                  </a:lnTo>
                                  <a:lnTo>
                                    <a:pt x="327649" y="8356"/>
                                  </a:lnTo>
                                  <a:lnTo>
                                    <a:pt x="327009" y="9900"/>
                                  </a:lnTo>
                                  <a:lnTo>
                                    <a:pt x="324452" y="12457"/>
                                  </a:lnTo>
                                  <a:lnTo>
                                    <a:pt x="3229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122" y="13096"/>
                                  </a:moveTo>
                                  <a:lnTo>
                                    <a:pt x="345505" y="13096"/>
                                  </a:lnTo>
                                  <a:lnTo>
                                    <a:pt x="343962" y="12457"/>
                                  </a:lnTo>
                                  <a:lnTo>
                                    <a:pt x="341404" y="9900"/>
                                  </a:lnTo>
                                  <a:lnTo>
                                    <a:pt x="340765" y="8356"/>
                                  </a:lnTo>
                                  <a:lnTo>
                                    <a:pt x="340765" y="4740"/>
                                  </a:lnTo>
                                  <a:lnTo>
                                    <a:pt x="341404" y="3196"/>
                                  </a:lnTo>
                                  <a:lnTo>
                                    <a:pt x="343962" y="639"/>
                                  </a:lnTo>
                                  <a:lnTo>
                                    <a:pt x="345505" y="0"/>
                                  </a:lnTo>
                                  <a:lnTo>
                                    <a:pt x="349122" y="0"/>
                                  </a:lnTo>
                                  <a:lnTo>
                                    <a:pt x="350665" y="639"/>
                                  </a:lnTo>
                                  <a:lnTo>
                                    <a:pt x="353222" y="3196"/>
                                  </a:lnTo>
                                  <a:lnTo>
                                    <a:pt x="353862" y="4740"/>
                                  </a:lnTo>
                                  <a:lnTo>
                                    <a:pt x="353862" y="8356"/>
                                  </a:lnTo>
                                  <a:lnTo>
                                    <a:pt x="353222" y="9900"/>
                                  </a:lnTo>
                                  <a:lnTo>
                                    <a:pt x="350665" y="12457"/>
                                  </a:lnTo>
                                  <a:lnTo>
                                    <a:pt x="3491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333" y="13096"/>
                                  </a:moveTo>
                                  <a:lnTo>
                                    <a:pt x="371717" y="13096"/>
                                  </a:lnTo>
                                  <a:lnTo>
                                    <a:pt x="370174" y="12457"/>
                                  </a:lnTo>
                                  <a:lnTo>
                                    <a:pt x="367617" y="9900"/>
                                  </a:lnTo>
                                  <a:lnTo>
                                    <a:pt x="366978" y="8356"/>
                                  </a:lnTo>
                                  <a:lnTo>
                                    <a:pt x="366978" y="4740"/>
                                  </a:lnTo>
                                  <a:lnTo>
                                    <a:pt x="367617" y="3196"/>
                                  </a:lnTo>
                                  <a:lnTo>
                                    <a:pt x="370174" y="639"/>
                                  </a:lnTo>
                                  <a:lnTo>
                                    <a:pt x="371717" y="0"/>
                                  </a:lnTo>
                                  <a:lnTo>
                                    <a:pt x="375333" y="0"/>
                                  </a:lnTo>
                                  <a:lnTo>
                                    <a:pt x="376878" y="639"/>
                                  </a:lnTo>
                                  <a:lnTo>
                                    <a:pt x="379435" y="3196"/>
                                  </a:lnTo>
                                  <a:lnTo>
                                    <a:pt x="380074" y="4740"/>
                                  </a:lnTo>
                                  <a:lnTo>
                                    <a:pt x="380074" y="8356"/>
                                  </a:lnTo>
                                  <a:lnTo>
                                    <a:pt x="379435" y="9900"/>
                                  </a:lnTo>
                                  <a:lnTo>
                                    <a:pt x="376878" y="12457"/>
                                  </a:lnTo>
                                  <a:lnTo>
                                    <a:pt x="3753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546" y="13096"/>
                                  </a:moveTo>
                                  <a:lnTo>
                                    <a:pt x="397930" y="13096"/>
                                  </a:lnTo>
                                  <a:lnTo>
                                    <a:pt x="396386" y="12457"/>
                                  </a:lnTo>
                                  <a:lnTo>
                                    <a:pt x="393830" y="9900"/>
                                  </a:lnTo>
                                  <a:lnTo>
                                    <a:pt x="393190" y="8356"/>
                                  </a:lnTo>
                                  <a:lnTo>
                                    <a:pt x="393190" y="4740"/>
                                  </a:lnTo>
                                  <a:lnTo>
                                    <a:pt x="393830" y="3196"/>
                                  </a:lnTo>
                                  <a:lnTo>
                                    <a:pt x="396386" y="639"/>
                                  </a:lnTo>
                                  <a:lnTo>
                                    <a:pt x="397930" y="0"/>
                                  </a:lnTo>
                                  <a:lnTo>
                                    <a:pt x="401546" y="0"/>
                                  </a:lnTo>
                                  <a:lnTo>
                                    <a:pt x="403090" y="639"/>
                                  </a:lnTo>
                                  <a:lnTo>
                                    <a:pt x="405648" y="3196"/>
                                  </a:lnTo>
                                  <a:lnTo>
                                    <a:pt x="406287" y="4740"/>
                                  </a:lnTo>
                                  <a:lnTo>
                                    <a:pt x="406287" y="8356"/>
                                  </a:lnTo>
                                  <a:lnTo>
                                    <a:pt x="405648" y="9900"/>
                                  </a:lnTo>
                                  <a:lnTo>
                                    <a:pt x="403090" y="12457"/>
                                  </a:lnTo>
                                  <a:lnTo>
                                    <a:pt x="4015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7759" y="13096"/>
                                  </a:moveTo>
                                  <a:lnTo>
                                    <a:pt x="424143" y="13096"/>
                                  </a:lnTo>
                                  <a:lnTo>
                                    <a:pt x="422599" y="12457"/>
                                  </a:lnTo>
                                  <a:lnTo>
                                    <a:pt x="420041" y="9900"/>
                                  </a:lnTo>
                                  <a:lnTo>
                                    <a:pt x="419402" y="8356"/>
                                  </a:lnTo>
                                  <a:lnTo>
                                    <a:pt x="419402" y="4740"/>
                                  </a:lnTo>
                                  <a:lnTo>
                                    <a:pt x="420041" y="3196"/>
                                  </a:lnTo>
                                  <a:lnTo>
                                    <a:pt x="422599" y="639"/>
                                  </a:lnTo>
                                  <a:lnTo>
                                    <a:pt x="424143" y="0"/>
                                  </a:lnTo>
                                  <a:lnTo>
                                    <a:pt x="427759" y="0"/>
                                  </a:lnTo>
                                  <a:lnTo>
                                    <a:pt x="429303" y="639"/>
                                  </a:lnTo>
                                  <a:lnTo>
                                    <a:pt x="431859" y="3196"/>
                                  </a:lnTo>
                                  <a:lnTo>
                                    <a:pt x="432499" y="4740"/>
                                  </a:lnTo>
                                  <a:lnTo>
                                    <a:pt x="432499" y="8356"/>
                                  </a:lnTo>
                                  <a:lnTo>
                                    <a:pt x="431859" y="9900"/>
                                  </a:lnTo>
                                  <a:lnTo>
                                    <a:pt x="429303" y="12457"/>
                                  </a:lnTo>
                                  <a:lnTo>
                                    <a:pt x="4277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3972" y="13096"/>
                                  </a:moveTo>
                                  <a:lnTo>
                                    <a:pt x="450356" y="13096"/>
                                  </a:lnTo>
                                  <a:lnTo>
                                    <a:pt x="448812" y="12457"/>
                                  </a:lnTo>
                                  <a:lnTo>
                                    <a:pt x="446254" y="9900"/>
                                  </a:lnTo>
                                  <a:lnTo>
                                    <a:pt x="445615" y="8356"/>
                                  </a:lnTo>
                                  <a:lnTo>
                                    <a:pt x="445615" y="4740"/>
                                  </a:lnTo>
                                  <a:lnTo>
                                    <a:pt x="446254" y="3196"/>
                                  </a:lnTo>
                                  <a:lnTo>
                                    <a:pt x="448812" y="639"/>
                                  </a:lnTo>
                                  <a:lnTo>
                                    <a:pt x="450356" y="0"/>
                                  </a:lnTo>
                                  <a:lnTo>
                                    <a:pt x="453972" y="0"/>
                                  </a:lnTo>
                                  <a:lnTo>
                                    <a:pt x="455516" y="639"/>
                                  </a:lnTo>
                                  <a:lnTo>
                                    <a:pt x="458072" y="3196"/>
                                  </a:lnTo>
                                  <a:lnTo>
                                    <a:pt x="458712" y="4740"/>
                                  </a:lnTo>
                                  <a:lnTo>
                                    <a:pt x="458712" y="8356"/>
                                  </a:lnTo>
                                  <a:lnTo>
                                    <a:pt x="458072" y="9900"/>
                                  </a:lnTo>
                                  <a:lnTo>
                                    <a:pt x="455516" y="12457"/>
                                  </a:lnTo>
                                  <a:lnTo>
                                    <a:pt x="453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185" y="13096"/>
                                  </a:moveTo>
                                  <a:lnTo>
                                    <a:pt x="476567" y="13096"/>
                                  </a:lnTo>
                                  <a:lnTo>
                                    <a:pt x="475024" y="12457"/>
                                  </a:lnTo>
                                  <a:lnTo>
                                    <a:pt x="472467" y="9900"/>
                                  </a:lnTo>
                                  <a:lnTo>
                                    <a:pt x="471828" y="8356"/>
                                  </a:lnTo>
                                  <a:lnTo>
                                    <a:pt x="471828" y="4740"/>
                                  </a:lnTo>
                                  <a:lnTo>
                                    <a:pt x="472467" y="3196"/>
                                  </a:lnTo>
                                  <a:lnTo>
                                    <a:pt x="475024" y="639"/>
                                  </a:lnTo>
                                  <a:lnTo>
                                    <a:pt x="476567" y="0"/>
                                  </a:lnTo>
                                  <a:lnTo>
                                    <a:pt x="480185" y="0"/>
                                  </a:lnTo>
                                  <a:lnTo>
                                    <a:pt x="481728" y="639"/>
                                  </a:lnTo>
                                  <a:lnTo>
                                    <a:pt x="484285" y="3196"/>
                                  </a:lnTo>
                                  <a:lnTo>
                                    <a:pt x="484924" y="4740"/>
                                  </a:lnTo>
                                  <a:lnTo>
                                    <a:pt x="484924" y="8356"/>
                                  </a:lnTo>
                                  <a:lnTo>
                                    <a:pt x="484285" y="9900"/>
                                  </a:lnTo>
                                  <a:lnTo>
                                    <a:pt x="481728" y="12457"/>
                                  </a:lnTo>
                                  <a:lnTo>
                                    <a:pt x="4801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397" y="13096"/>
                                  </a:moveTo>
                                  <a:lnTo>
                                    <a:pt x="502780" y="13096"/>
                                  </a:lnTo>
                                  <a:lnTo>
                                    <a:pt x="501237" y="12457"/>
                                  </a:lnTo>
                                  <a:lnTo>
                                    <a:pt x="498680" y="9900"/>
                                  </a:lnTo>
                                  <a:lnTo>
                                    <a:pt x="498040" y="8356"/>
                                  </a:lnTo>
                                  <a:lnTo>
                                    <a:pt x="498040" y="4740"/>
                                  </a:lnTo>
                                  <a:lnTo>
                                    <a:pt x="498680" y="3196"/>
                                  </a:lnTo>
                                  <a:lnTo>
                                    <a:pt x="501237" y="639"/>
                                  </a:lnTo>
                                  <a:lnTo>
                                    <a:pt x="502780" y="0"/>
                                  </a:lnTo>
                                  <a:lnTo>
                                    <a:pt x="506397" y="0"/>
                                  </a:lnTo>
                                  <a:lnTo>
                                    <a:pt x="507940" y="639"/>
                                  </a:lnTo>
                                  <a:lnTo>
                                    <a:pt x="510498" y="3196"/>
                                  </a:lnTo>
                                  <a:lnTo>
                                    <a:pt x="511137" y="4740"/>
                                  </a:lnTo>
                                  <a:lnTo>
                                    <a:pt x="511137" y="8356"/>
                                  </a:lnTo>
                                  <a:lnTo>
                                    <a:pt x="510498" y="9900"/>
                                  </a:lnTo>
                                  <a:lnTo>
                                    <a:pt x="507940" y="12457"/>
                                  </a:lnTo>
                                  <a:lnTo>
                                    <a:pt x="5063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32610" y="13096"/>
                                  </a:moveTo>
                                  <a:lnTo>
                                    <a:pt x="528993" y="13096"/>
                                  </a:lnTo>
                                  <a:lnTo>
                                    <a:pt x="527450" y="12457"/>
                                  </a:lnTo>
                                  <a:lnTo>
                                    <a:pt x="524893" y="9900"/>
                                  </a:lnTo>
                                  <a:lnTo>
                                    <a:pt x="524253" y="8356"/>
                                  </a:lnTo>
                                  <a:lnTo>
                                    <a:pt x="524253" y="4740"/>
                                  </a:lnTo>
                                  <a:lnTo>
                                    <a:pt x="524893" y="3196"/>
                                  </a:lnTo>
                                  <a:lnTo>
                                    <a:pt x="527450" y="639"/>
                                  </a:lnTo>
                                  <a:lnTo>
                                    <a:pt x="528993" y="0"/>
                                  </a:lnTo>
                                  <a:lnTo>
                                    <a:pt x="532610" y="0"/>
                                  </a:lnTo>
                                  <a:lnTo>
                                    <a:pt x="534153" y="639"/>
                                  </a:lnTo>
                                  <a:lnTo>
                                    <a:pt x="536711" y="3196"/>
                                  </a:lnTo>
                                  <a:lnTo>
                                    <a:pt x="537350" y="4740"/>
                                  </a:lnTo>
                                  <a:lnTo>
                                    <a:pt x="537350" y="8356"/>
                                  </a:lnTo>
                                  <a:lnTo>
                                    <a:pt x="536711" y="9900"/>
                                  </a:lnTo>
                                  <a:lnTo>
                                    <a:pt x="534153" y="12457"/>
                                  </a:lnTo>
                                  <a:lnTo>
                                    <a:pt x="5326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58823" y="13096"/>
                                  </a:moveTo>
                                  <a:lnTo>
                                    <a:pt x="555206" y="13096"/>
                                  </a:lnTo>
                                  <a:lnTo>
                                    <a:pt x="553663" y="12457"/>
                                  </a:lnTo>
                                  <a:lnTo>
                                    <a:pt x="551105" y="9900"/>
                                  </a:lnTo>
                                  <a:lnTo>
                                    <a:pt x="550466" y="8356"/>
                                  </a:lnTo>
                                  <a:lnTo>
                                    <a:pt x="550466" y="4740"/>
                                  </a:lnTo>
                                  <a:lnTo>
                                    <a:pt x="551105" y="3196"/>
                                  </a:lnTo>
                                  <a:lnTo>
                                    <a:pt x="553663" y="639"/>
                                  </a:lnTo>
                                  <a:lnTo>
                                    <a:pt x="555206" y="0"/>
                                  </a:lnTo>
                                  <a:lnTo>
                                    <a:pt x="558823" y="0"/>
                                  </a:lnTo>
                                  <a:lnTo>
                                    <a:pt x="560366" y="639"/>
                                  </a:lnTo>
                                  <a:lnTo>
                                    <a:pt x="562923" y="3196"/>
                                  </a:lnTo>
                                  <a:lnTo>
                                    <a:pt x="563563" y="4740"/>
                                  </a:lnTo>
                                  <a:lnTo>
                                    <a:pt x="563563" y="8356"/>
                                  </a:lnTo>
                                  <a:lnTo>
                                    <a:pt x="562923" y="9900"/>
                                  </a:lnTo>
                                  <a:lnTo>
                                    <a:pt x="560366" y="12457"/>
                                  </a:lnTo>
                                  <a:lnTo>
                                    <a:pt x="5588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85036" y="13096"/>
                                  </a:moveTo>
                                  <a:lnTo>
                                    <a:pt x="581419" y="13096"/>
                                  </a:lnTo>
                                  <a:lnTo>
                                    <a:pt x="579876" y="12457"/>
                                  </a:lnTo>
                                  <a:lnTo>
                                    <a:pt x="577318" y="9900"/>
                                  </a:lnTo>
                                  <a:lnTo>
                                    <a:pt x="576679" y="8356"/>
                                  </a:lnTo>
                                  <a:lnTo>
                                    <a:pt x="576679" y="4740"/>
                                  </a:lnTo>
                                  <a:lnTo>
                                    <a:pt x="577318" y="3196"/>
                                  </a:lnTo>
                                  <a:lnTo>
                                    <a:pt x="579876" y="639"/>
                                  </a:lnTo>
                                  <a:lnTo>
                                    <a:pt x="581419" y="0"/>
                                  </a:lnTo>
                                  <a:lnTo>
                                    <a:pt x="585036" y="0"/>
                                  </a:lnTo>
                                  <a:lnTo>
                                    <a:pt x="586579" y="639"/>
                                  </a:lnTo>
                                  <a:lnTo>
                                    <a:pt x="589136" y="3196"/>
                                  </a:lnTo>
                                  <a:lnTo>
                                    <a:pt x="589776" y="4740"/>
                                  </a:lnTo>
                                  <a:lnTo>
                                    <a:pt x="589776" y="8356"/>
                                  </a:lnTo>
                                  <a:lnTo>
                                    <a:pt x="589136" y="9900"/>
                                  </a:lnTo>
                                  <a:lnTo>
                                    <a:pt x="586579" y="12457"/>
                                  </a:lnTo>
                                  <a:lnTo>
                                    <a:pt x="5850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11249" y="13096"/>
                                  </a:moveTo>
                                  <a:lnTo>
                                    <a:pt x="607631" y="13096"/>
                                  </a:lnTo>
                                  <a:lnTo>
                                    <a:pt x="606088" y="12457"/>
                                  </a:lnTo>
                                  <a:lnTo>
                                    <a:pt x="603531" y="9900"/>
                                  </a:lnTo>
                                  <a:lnTo>
                                    <a:pt x="602892" y="8356"/>
                                  </a:lnTo>
                                  <a:lnTo>
                                    <a:pt x="602892" y="4740"/>
                                  </a:lnTo>
                                  <a:lnTo>
                                    <a:pt x="603531" y="3196"/>
                                  </a:lnTo>
                                  <a:lnTo>
                                    <a:pt x="606088" y="639"/>
                                  </a:lnTo>
                                  <a:lnTo>
                                    <a:pt x="607631" y="0"/>
                                  </a:lnTo>
                                  <a:lnTo>
                                    <a:pt x="611249" y="0"/>
                                  </a:lnTo>
                                  <a:lnTo>
                                    <a:pt x="612792" y="639"/>
                                  </a:lnTo>
                                  <a:lnTo>
                                    <a:pt x="615349" y="3196"/>
                                  </a:lnTo>
                                  <a:lnTo>
                                    <a:pt x="615988" y="4740"/>
                                  </a:lnTo>
                                  <a:lnTo>
                                    <a:pt x="615988" y="8356"/>
                                  </a:lnTo>
                                  <a:lnTo>
                                    <a:pt x="615349" y="9900"/>
                                  </a:lnTo>
                                  <a:lnTo>
                                    <a:pt x="612792" y="12457"/>
                                  </a:lnTo>
                                  <a:lnTo>
                                    <a:pt x="6112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37460" y="13096"/>
                                  </a:moveTo>
                                  <a:lnTo>
                                    <a:pt x="633844" y="13096"/>
                                  </a:lnTo>
                                  <a:lnTo>
                                    <a:pt x="632301" y="12457"/>
                                  </a:lnTo>
                                  <a:lnTo>
                                    <a:pt x="629744" y="9900"/>
                                  </a:lnTo>
                                  <a:lnTo>
                                    <a:pt x="629104" y="8356"/>
                                  </a:lnTo>
                                  <a:lnTo>
                                    <a:pt x="629104" y="4740"/>
                                  </a:lnTo>
                                  <a:lnTo>
                                    <a:pt x="629744" y="3196"/>
                                  </a:lnTo>
                                  <a:lnTo>
                                    <a:pt x="632301" y="639"/>
                                  </a:lnTo>
                                  <a:lnTo>
                                    <a:pt x="633844" y="0"/>
                                  </a:lnTo>
                                  <a:lnTo>
                                    <a:pt x="637460" y="0"/>
                                  </a:lnTo>
                                  <a:lnTo>
                                    <a:pt x="639004" y="639"/>
                                  </a:lnTo>
                                  <a:lnTo>
                                    <a:pt x="641562" y="3196"/>
                                  </a:lnTo>
                                  <a:lnTo>
                                    <a:pt x="642201" y="4740"/>
                                  </a:lnTo>
                                  <a:lnTo>
                                    <a:pt x="642201" y="8356"/>
                                  </a:lnTo>
                                  <a:lnTo>
                                    <a:pt x="641562" y="9900"/>
                                  </a:lnTo>
                                  <a:lnTo>
                                    <a:pt x="639004" y="12457"/>
                                  </a:lnTo>
                                  <a:lnTo>
                                    <a:pt x="6374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63673" y="13096"/>
                                  </a:moveTo>
                                  <a:lnTo>
                                    <a:pt x="660057" y="13096"/>
                                  </a:lnTo>
                                  <a:lnTo>
                                    <a:pt x="658513" y="12457"/>
                                  </a:lnTo>
                                  <a:lnTo>
                                    <a:pt x="655957" y="9900"/>
                                  </a:lnTo>
                                  <a:lnTo>
                                    <a:pt x="655317" y="8356"/>
                                  </a:lnTo>
                                  <a:lnTo>
                                    <a:pt x="655317" y="4740"/>
                                  </a:lnTo>
                                  <a:lnTo>
                                    <a:pt x="655957" y="3196"/>
                                  </a:lnTo>
                                  <a:lnTo>
                                    <a:pt x="658513" y="639"/>
                                  </a:lnTo>
                                  <a:lnTo>
                                    <a:pt x="660057" y="0"/>
                                  </a:lnTo>
                                  <a:lnTo>
                                    <a:pt x="663673" y="0"/>
                                  </a:lnTo>
                                  <a:lnTo>
                                    <a:pt x="665217" y="639"/>
                                  </a:lnTo>
                                  <a:lnTo>
                                    <a:pt x="667775" y="3196"/>
                                  </a:lnTo>
                                  <a:lnTo>
                                    <a:pt x="668414" y="4740"/>
                                  </a:lnTo>
                                  <a:lnTo>
                                    <a:pt x="668414" y="8356"/>
                                  </a:lnTo>
                                  <a:lnTo>
                                    <a:pt x="667775" y="9900"/>
                                  </a:lnTo>
                                  <a:lnTo>
                                    <a:pt x="665217" y="12457"/>
                                  </a:lnTo>
                                  <a:lnTo>
                                    <a:pt x="6636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89886" y="13096"/>
                                  </a:moveTo>
                                  <a:lnTo>
                                    <a:pt x="686270" y="13096"/>
                                  </a:lnTo>
                                  <a:lnTo>
                                    <a:pt x="684726" y="12457"/>
                                  </a:lnTo>
                                  <a:lnTo>
                                    <a:pt x="682168" y="9900"/>
                                  </a:lnTo>
                                  <a:lnTo>
                                    <a:pt x="681530" y="8356"/>
                                  </a:lnTo>
                                  <a:lnTo>
                                    <a:pt x="681530" y="4740"/>
                                  </a:lnTo>
                                  <a:lnTo>
                                    <a:pt x="682168" y="3196"/>
                                  </a:lnTo>
                                  <a:lnTo>
                                    <a:pt x="684726" y="639"/>
                                  </a:lnTo>
                                  <a:lnTo>
                                    <a:pt x="686270" y="0"/>
                                  </a:lnTo>
                                  <a:lnTo>
                                    <a:pt x="689886" y="0"/>
                                  </a:lnTo>
                                  <a:lnTo>
                                    <a:pt x="691430" y="639"/>
                                  </a:lnTo>
                                  <a:lnTo>
                                    <a:pt x="693987" y="3196"/>
                                  </a:lnTo>
                                  <a:lnTo>
                                    <a:pt x="694626" y="4740"/>
                                  </a:lnTo>
                                  <a:lnTo>
                                    <a:pt x="694626" y="8356"/>
                                  </a:lnTo>
                                  <a:lnTo>
                                    <a:pt x="693987" y="9900"/>
                                  </a:lnTo>
                                  <a:lnTo>
                                    <a:pt x="691430" y="12457"/>
                                  </a:lnTo>
                                  <a:lnTo>
                                    <a:pt x="6898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16099" y="13096"/>
                                  </a:moveTo>
                                  <a:lnTo>
                                    <a:pt x="712483" y="13096"/>
                                  </a:lnTo>
                                  <a:lnTo>
                                    <a:pt x="710938" y="12457"/>
                                  </a:lnTo>
                                  <a:lnTo>
                                    <a:pt x="708381" y="9900"/>
                                  </a:lnTo>
                                  <a:lnTo>
                                    <a:pt x="707742" y="8356"/>
                                  </a:lnTo>
                                  <a:lnTo>
                                    <a:pt x="707742" y="4740"/>
                                  </a:lnTo>
                                  <a:lnTo>
                                    <a:pt x="708381" y="3196"/>
                                  </a:lnTo>
                                  <a:lnTo>
                                    <a:pt x="710938" y="639"/>
                                  </a:lnTo>
                                  <a:lnTo>
                                    <a:pt x="712483" y="0"/>
                                  </a:lnTo>
                                  <a:lnTo>
                                    <a:pt x="716099" y="0"/>
                                  </a:lnTo>
                                  <a:lnTo>
                                    <a:pt x="717643" y="639"/>
                                  </a:lnTo>
                                  <a:lnTo>
                                    <a:pt x="720199" y="3196"/>
                                  </a:lnTo>
                                  <a:lnTo>
                                    <a:pt x="720838" y="4740"/>
                                  </a:lnTo>
                                  <a:lnTo>
                                    <a:pt x="720838" y="8356"/>
                                  </a:lnTo>
                                  <a:lnTo>
                                    <a:pt x="720199" y="9900"/>
                                  </a:lnTo>
                                  <a:lnTo>
                                    <a:pt x="717643" y="12457"/>
                                  </a:lnTo>
                                  <a:lnTo>
                                    <a:pt x="71609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42311" y="13096"/>
                                  </a:moveTo>
                                  <a:lnTo>
                                    <a:pt x="738695" y="13096"/>
                                  </a:lnTo>
                                  <a:lnTo>
                                    <a:pt x="737151" y="12457"/>
                                  </a:lnTo>
                                  <a:lnTo>
                                    <a:pt x="734594" y="9900"/>
                                  </a:lnTo>
                                  <a:lnTo>
                                    <a:pt x="733954" y="8356"/>
                                  </a:lnTo>
                                  <a:lnTo>
                                    <a:pt x="733954" y="4740"/>
                                  </a:lnTo>
                                  <a:lnTo>
                                    <a:pt x="734594" y="3196"/>
                                  </a:lnTo>
                                  <a:lnTo>
                                    <a:pt x="737151" y="639"/>
                                  </a:lnTo>
                                  <a:lnTo>
                                    <a:pt x="738695" y="0"/>
                                  </a:lnTo>
                                  <a:lnTo>
                                    <a:pt x="742311" y="0"/>
                                  </a:lnTo>
                                  <a:lnTo>
                                    <a:pt x="743856" y="639"/>
                                  </a:lnTo>
                                  <a:lnTo>
                                    <a:pt x="746412" y="3196"/>
                                  </a:lnTo>
                                  <a:lnTo>
                                    <a:pt x="747051" y="4740"/>
                                  </a:lnTo>
                                  <a:lnTo>
                                    <a:pt x="747051" y="8356"/>
                                  </a:lnTo>
                                  <a:lnTo>
                                    <a:pt x="746412" y="9900"/>
                                  </a:lnTo>
                                  <a:lnTo>
                                    <a:pt x="743856" y="12457"/>
                                  </a:lnTo>
                                  <a:lnTo>
                                    <a:pt x="7423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68524" y="13096"/>
                                  </a:moveTo>
                                  <a:lnTo>
                                    <a:pt x="764907" y="13096"/>
                                  </a:lnTo>
                                  <a:lnTo>
                                    <a:pt x="763364" y="12457"/>
                                  </a:lnTo>
                                  <a:lnTo>
                                    <a:pt x="760807" y="9900"/>
                                  </a:lnTo>
                                  <a:lnTo>
                                    <a:pt x="760167" y="8356"/>
                                  </a:lnTo>
                                  <a:lnTo>
                                    <a:pt x="760167" y="4740"/>
                                  </a:lnTo>
                                  <a:lnTo>
                                    <a:pt x="760807" y="3196"/>
                                  </a:lnTo>
                                  <a:lnTo>
                                    <a:pt x="763364" y="639"/>
                                  </a:lnTo>
                                  <a:lnTo>
                                    <a:pt x="764907" y="0"/>
                                  </a:lnTo>
                                  <a:lnTo>
                                    <a:pt x="768524" y="0"/>
                                  </a:lnTo>
                                  <a:lnTo>
                                    <a:pt x="770067" y="639"/>
                                  </a:lnTo>
                                  <a:lnTo>
                                    <a:pt x="772625" y="3196"/>
                                  </a:lnTo>
                                  <a:lnTo>
                                    <a:pt x="773264" y="4740"/>
                                  </a:lnTo>
                                  <a:lnTo>
                                    <a:pt x="773264" y="8356"/>
                                  </a:lnTo>
                                  <a:lnTo>
                                    <a:pt x="772625" y="9900"/>
                                  </a:lnTo>
                                  <a:lnTo>
                                    <a:pt x="770067" y="12457"/>
                                  </a:lnTo>
                                  <a:lnTo>
                                    <a:pt x="7685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94737" y="13096"/>
                                  </a:moveTo>
                                  <a:lnTo>
                                    <a:pt x="791120" y="13096"/>
                                  </a:lnTo>
                                  <a:lnTo>
                                    <a:pt x="789577" y="12457"/>
                                  </a:lnTo>
                                  <a:lnTo>
                                    <a:pt x="787019" y="9900"/>
                                  </a:lnTo>
                                  <a:lnTo>
                                    <a:pt x="786380" y="8356"/>
                                  </a:lnTo>
                                  <a:lnTo>
                                    <a:pt x="786380" y="4740"/>
                                  </a:lnTo>
                                  <a:lnTo>
                                    <a:pt x="787019" y="3196"/>
                                  </a:lnTo>
                                  <a:lnTo>
                                    <a:pt x="789577" y="639"/>
                                  </a:lnTo>
                                  <a:lnTo>
                                    <a:pt x="791120" y="0"/>
                                  </a:lnTo>
                                  <a:lnTo>
                                    <a:pt x="794737" y="0"/>
                                  </a:lnTo>
                                  <a:lnTo>
                                    <a:pt x="796280" y="639"/>
                                  </a:lnTo>
                                  <a:lnTo>
                                    <a:pt x="798837" y="3196"/>
                                  </a:lnTo>
                                  <a:lnTo>
                                    <a:pt x="799477" y="4740"/>
                                  </a:lnTo>
                                  <a:lnTo>
                                    <a:pt x="799477" y="8356"/>
                                  </a:lnTo>
                                  <a:lnTo>
                                    <a:pt x="798837" y="9900"/>
                                  </a:lnTo>
                                  <a:lnTo>
                                    <a:pt x="796280" y="12457"/>
                                  </a:lnTo>
                                  <a:lnTo>
                                    <a:pt x="7947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20950" y="13096"/>
                                  </a:moveTo>
                                  <a:lnTo>
                                    <a:pt x="817333" y="13096"/>
                                  </a:lnTo>
                                  <a:lnTo>
                                    <a:pt x="815790" y="12457"/>
                                  </a:lnTo>
                                  <a:lnTo>
                                    <a:pt x="813232" y="9900"/>
                                  </a:lnTo>
                                  <a:lnTo>
                                    <a:pt x="812593" y="8356"/>
                                  </a:lnTo>
                                  <a:lnTo>
                                    <a:pt x="812593" y="4740"/>
                                  </a:lnTo>
                                  <a:lnTo>
                                    <a:pt x="813232" y="3196"/>
                                  </a:lnTo>
                                  <a:lnTo>
                                    <a:pt x="815790" y="639"/>
                                  </a:lnTo>
                                  <a:lnTo>
                                    <a:pt x="817333" y="0"/>
                                  </a:lnTo>
                                  <a:lnTo>
                                    <a:pt x="820950" y="0"/>
                                  </a:lnTo>
                                  <a:lnTo>
                                    <a:pt x="822493" y="639"/>
                                  </a:lnTo>
                                  <a:lnTo>
                                    <a:pt x="825050" y="3196"/>
                                  </a:lnTo>
                                  <a:lnTo>
                                    <a:pt x="825690" y="4740"/>
                                  </a:lnTo>
                                  <a:lnTo>
                                    <a:pt x="825690" y="8356"/>
                                  </a:lnTo>
                                  <a:lnTo>
                                    <a:pt x="825050" y="9900"/>
                                  </a:lnTo>
                                  <a:lnTo>
                                    <a:pt x="822493" y="12457"/>
                                  </a:lnTo>
                                  <a:lnTo>
                                    <a:pt x="8209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47163" y="13096"/>
                                  </a:moveTo>
                                  <a:lnTo>
                                    <a:pt x="843545" y="13096"/>
                                  </a:lnTo>
                                  <a:lnTo>
                                    <a:pt x="842002" y="12457"/>
                                  </a:lnTo>
                                  <a:lnTo>
                                    <a:pt x="839445" y="9900"/>
                                  </a:lnTo>
                                  <a:lnTo>
                                    <a:pt x="838806" y="8356"/>
                                  </a:lnTo>
                                  <a:lnTo>
                                    <a:pt x="838806" y="4740"/>
                                  </a:lnTo>
                                  <a:lnTo>
                                    <a:pt x="839445" y="3196"/>
                                  </a:lnTo>
                                  <a:lnTo>
                                    <a:pt x="842002" y="639"/>
                                  </a:lnTo>
                                  <a:lnTo>
                                    <a:pt x="843545" y="0"/>
                                  </a:lnTo>
                                  <a:lnTo>
                                    <a:pt x="847163" y="0"/>
                                  </a:lnTo>
                                  <a:lnTo>
                                    <a:pt x="848706" y="639"/>
                                  </a:lnTo>
                                  <a:lnTo>
                                    <a:pt x="851263" y="3196"/>
                                  </a:lnTo>
                                  <a:lnTo>
                                    <a:pt x="851902" y="4740"/>
                                  </a:lnTo>
                                  <a:lnTo>
                                    <a:pt x="851902" y="8356"/>
                                  </a:lnTo>
                                  <a:lnTo>
                                    <a:pt x="851263" y="9900"/>
                                  </a:lnTo>
                                  <a:lnTo>
                                    <a:pt x="848706" y="12457"/>
                                  </a:lnTo>
                                  <a:lnTo>
                                    <a:pt x="8471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73375" y="13096"/>
                                  </a:moveTo>
                                  <a:lnTo>
                                    <a:pt x="869758" y="13096"/>
                                  </a:lnTo>
                                  <a:lnTo>
                                    <a:pt x="868215" y="12457"/>
                                  </a:lnTo>
                                  <a:lnTo>
                                    <a:pt x="865658" y="9900"/>
                                  </a:lnTo>
                                  <a:lnTo>
                                    <a:pt x="865018" y="8356"/>
                                  </a:lnTo>
                                  <a:lnTo>
                                    <a:pt x="865018" y="4740"/>
                                  </a:lnTo>
                                  <a:lnTo>
                                    <a:pt x="865658" y="3196"/>
                                  </a:lnTo>
                                  <a:lnTo>
                                    <a:pt x="868215" y="639"/>
                                  </a:lnTo>
                                  <a:lnTo>
                                    <a:pt x="869758" y="0"/>
                                  </a:lnTo>
                                  <a:lnTo>
                                    <a:pt x="873375" y="0"/>
                                  </a:lnTo>
                                  <a:lnTo>
                                    <a:pt x="874918" y="639"/>
                                  </a:lnTo>
                                  <a:lnTo>
                                    <a:pt x="877476" y="3196"/>
                                  </a:lnTo>
                                  <a:lnTo>
                                    <a:pt x="878115" y="4740"/>
                                  </a:lnTo>
                                  <a:lnTo>
                                    <a:pt x="878115" y="8356"/>
                                  </a:lnTo>
                                  <a:lnTo>
                                    <a:pt x="877476" y="9900"/>
                                  </a:lnTo>
                                  <a:lnTo>
                                    <a:pt x="874918" y="12457"/>
                                  </a:lnTo>
                                  <a:lnTo>
                                    <a:pt x="8733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99588" y="13096"/>
                                  </a:moveTo>
                                  <a:lnTo>
                                    <a:pt x="895971" y="13096"/>
                                  </a:lnTo>
                                  <a:lnTo>
                                    <a:pt x="894428" y="12457"/>
                                  </a:lnTo>
                                  <a:lnTo>
                                    <a:pt x="891871" y="9900"/>
                                  </a:lnTo>
                                  <a:lnTo>
                                    <a:pt x="891231" y="8356"/>
                                  </a:lnTo>
                                  <a:lnTo>
                                    <a:pt x="891231" y="4740"/>
                                  </a:lnTo>
                                  <a:lnTo>
                                    <a:pt x="891871" y="3196"/>
                                  </a:lnTo>
                                  <a:lnTo>
                                    <a:pt x="894428" y="639"/>
                                  </a:lnTo>
                                  <a:lnTo>
                                    <a:pt x="895971" y="0"/>
                                  </a:lnTo>
                                  <a:lnTo>
                                    <a:pt x="899588" y="0"/>
                                  </a:lnTo>
                                  <a:lnTo>
                                    <a:pt x="901131" y="639"/>
                                  </a:lnTo>
                                  <a:lnTo>
                                    <a:pt x="903689" y="3196"/>
                                  </a:lnTo>
                                  <a:lnTo>
                                    <a:pt x="904328" y="4740"/>
                                  </a:lnTo>
                                  <a:lnTo>
                                    <a:pt x="904328" y="8356"/>
                                  </a:lnTo>
                                  <a:lnTo>
                                    <a:pt x="903689" y="9900"/>
                                  </a:lnTo>
                                  <a:lnTo>
                                    <a:pt x="901131" y="12457"/>
                                  </a:lnTo>
                                  <a:lnTo>
                                    <a:pt x="8995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25800" y="13096"/>
                                  </a:moveTo>
                                  <a:lnTo>
                                    <a:pt x="922184" y="13096"/>
                                  </a:lnTo>
                                  <a:lnTo>
                                    <a:pt x="920641" y="12457"/>
                                  </a:lnTo>
                                  <a:lnTo>
                                    <a:pt x="918083" y="9900"/>
                                  </a:lnTo>
                                  <a:lnTo>
                                    <a:pt x="917444" y="8356"/>
                                  </a:lnTo>
                                  <a:lnTo>
                                    <a:pt x="917444" y="4740"/>
                                  </a:lnTo>
                                  <a:lnTo>
                                    <a:pt x="918083" y="3196"/>
                                  </a:lnTo>
                                  <a:lnTo>
                                    <a:pt x="920641" y="639"/>
                                  </a:lnTo>
                                  <a:lnTo>
                                    <a:pt x="922184" y="0"/>
                                  </a:lnTo>
                                  <a:lnTo>
                                    <a:pt x="925800" y="0"/>
                                  </a:lnTo>
                                  <a:lnTo>
                                    <a:pt x="927344" y="639"/>
                                  </a:lnTo>
                                  <a:lnTo>
                                    <a:pt x="929901" y="3196"/>
                                  </a:lnTo>
                                  <a:lnTo>
                                    <a:pt x="930541" y="4740"/>
                                  </a:lnTo>
                                  <a:lnTo>
                                    <a:pt x="930541" y="8356"/>
                                  </a:lnTo>
                                  <a:lnTo>
                                    <a:pt x="929901" y="9900"/>
                                  </a:lnTo>
                                  <a:lnTo>
                                    <a:pt x="927344" y="12457"/>
                                  </a:lnTo>
                                  <a:lnTo>
                                    <a:pt x="9258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52013" y="13096"/>
                                  </a:moveTo>
                                  <a:lnTo>
                                    <a:pt x="948397" y="13096"/>
                                  </a:lnTo>
                                  <a:lnTo>
                                    <a:pt x="946852" y="12457"/>
                                  </a:lnTo>
                                  <a:lnTo>
                                    <a:pt x="944295" y="9900"/>
                                  </a:lnTo>
                                  <a:lnTo>
                                    <a:pt x="943657" y="8356"/>
                                  </a:lnTo>
                                  <a:lnTo>
                                    <a:pt x="943657" y="4740"/>
                                  </a:lnTo>
                                  <a:lnTo>
                                    <a:pt x="944295" y="3196"/>
                                  </a:lnTo>
                                  <a:lnTo>
                                    <a:pt x="946852" y="639"/>
                                  </a:lnTo>
                                  <a:lnTo>
                                    <a:pt x="948397" y="0"/>
                                  </a:lnTo>
                                  <a:lnTo>
                                    <a:pt x="952013" y="0"/>
                                  </a:lnTo>
                                  <a:lnTo>
                                    <a:pt x="953557" y="639"/>
                                  </a:lnTo>
                                  <a:lnTo>
                                    <a:pt x="956114" y="3196"/>
                                  </a:lnTo>
                                  <a:lnTo>
                                    <a:pt x="956754" y="4740"/>
                                  </a:lnTo>
                                  <a:lnTo>
                                    <a:pt x="956754" y="8356"/>
                                  </a:lnTo>
                                  <a:lnTo>
                                    <a:pt x="956114" y="9900"/>
                                  </a:lnTo>
                                  <a:lnTo>
                                    <a:pt x="953557" y="12457"/>
                                  </a:lnTo>
                                  <a:lnTo>
                                    <a:pt x="9520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78225" y="13096"/>
                                  </a:moveTo>
                                  <a:lnTo>
                                    <a:pt x="974609" y="13096"/>
                                  </a:lnTo>
                                  <a:lnTo>
                                    <a:pt x="973065" y="12457"/>
                                  </a:lnTo>
                                  <a:lnTo>
                                    <a:pt x="970508" y="9900"/>
                                  </a:lnTo>
                                  <a:lnTo>
                                    <a:pt x="969868" y="8356"/>
                                  </a:lnTo>
                                  <a:lnTo>
                                    <a:pt x="969868" y="4740"/>
                                  </a:lnTo>
                                  <a:lnTo>
                                    <a:pt x="970508" y="3196"/>
                                  </a:lnTo>
                                  <a:lnTo>
                                    <a:pt x="973065" y="639"/>
                                  </a:lnTo>
                                  <a:lnTo>
                                    <a:pt x="974609" y="0"/>
                                  </a:lnTo>
                                  <a:lnTo>
                                    <a:pt x="978225" y="0"/>
                                  </a:lnTo>
                                  <a:lnTo>
                                    <a:pt x="979770" y="639"/>
                                  </a:lnTo>
                                  <a:lnTo>
                                    <a:pt x="982326" y="3196"/>
                                  </a:lnTo>
                                  <a:lnTo>
                                    <a:pt x="982965" y="4740"/>
                                  </a:lnTo>
                                  <a:lnTo>
                                    <a:pt x="982965" y="8356"/>
                                  </a:lnTo>
                                  <a:lnTo>
                                    <a:pt x="982326" y="9900"/>
                                  </a:lnTo>
                                  <a:lnTo>
                                    <a:pt x="979770" y="12457"/>
                                  </a:lnTo>
                                  <a:lnTo>
                                    <a:pt x="9782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04438" y="13096"/>
                                  </a:moveTo>
                                  <a:lnTo>
                                    <a:pt x="1000822" y="13096"/>
                                  </a:lnTo>
                                  <a:lnTo>
                                    <a:pt x="999278" y="12457"/>
                                  </a:lnTo>
                                  <a:lnTo>
                                    <a:pt x="996721" y="9900"/>
                                  </a:lnTo>
                                  <a:lnTo>
                                    <a:pt x="996081" y="8356"/>
                                  </a:lnTo>
                                  <a:lnTo>
                                    <a:pt x="996081" y="4740"/>
                                  </a:lnTo>
                                  <a:lnTo>
                                    <a:pt x="996721" y="3196"/>
                                  </a:lnTo>
                                  <a:lnTo>
                                    <a:pt x="999278" y="639"/>
                                  </a:lnTo>
                                  <a:lnTo>
                                    <a:pt x="1000822" y="0"/>
                                  </a:lnTo>
                                  <a:lnTo>
                                    <a:pt x="1004438" y="0"/>
                                  </a:lnTo>
                                  <a:lnTo>
                                    <a:pt x="1005981" y="639"/>
                                  </a:lnTo>
                                  <a:lnTo>
                                    <a:pt x="1008539" y="3196"/>
                                  </a:lnTo>
                                  <a:lnTo>
                                    <a:pt x="1009178" y="4740"/>
                                  </a:lnTo>
                                  <a:lnTo>
                                    <a:pt x="1009178" y="8356"/>
                                  </a:lnTo>
                                  <a:lnTo>
                                    <a:pt x="1008539" y="9900"/>
                                  </a:lnTo>
                                  <a:lnTo>
                                    <a:pt x="1005981" y="12457"/>
                                  </a:lnTo>
                                  <a:lnTo>
                                    <a:pt x="10044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30651" y="13096"/>
                                  </a:moveTo>
                                  <a:lnTo>
                                    <a:pt x="1027035" y="13096"/>
                                  </a:lnTo>
                                  <a:lnTo>
                                    <a:pt x="1025491" y="12457"/>
                                  </a:lnTo>
                                  <a:lnTo>
                                    <a:pt x="1022933" y="9900"/>
                                  </a:lnTo>
                                  <a:lnTo>
                                    <a:pt x="1022294" y="8356"/>
                                  </a:lnTo>
                                  <a:lnTo>
                                    <a:pt x="1022294" y="4740"/>
                                  </a:lnTo>
                                  <a:lnTo>
                                    <a:pt x="1022933" y="3196"/>
                                  </a:lnTo>
                                  <a:lnTo>
                                    <a:pt x="1025491" y="639"/>
                                  </a:lnTo>
                                  <a:lnTo>
                                    <a:pt x="1027035" y="0"/>
                                  </a:lnTo>
                                  <a:lnTo>
                                    <a:pt x="1030651" y="0"/>
                                  </a:lnTo>
                                  <a:lnTo>
                                    <a:pt x="1032194" y="639"/>
                                  </a:lnTo>
                                  <a:lnTo>
                                    <a:pt x="1034751" y="3196"/>
                                  </a:lnTo>
                                  <a:lnTo>
                                    <a:pt x="1035391" y="4740"/>
                                  </a:lnTo>
                                  <a:lnTo>
                                    <a:pt x="1035391" y="8356"/>
                                  </a:lnTo>
                                  <a:lnTo>
                                    <a:pt x="1034751" y="9900"/>
                                  </a:lnTo>
                                  <a:lnTo>
                                    <a:pt x="1032194" y="12457"/>
                                  </a:lnTo>
                                  <a:lnTo>
                                    <a:pt x="1030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56864" y="13096"/>
                                  </a:moveTo>
                                  <a:lnTo>
                                    <a:pt x="1053247" y="13096"/>
                                  </a:lnTo>
                                  <a:lnTo>
                                    <a:pt x="1051704" y="12457"/>
                                  </a:lnTo>
                                  <a:lnTo>
                                    <a:pt x="1049146" y="9900"/>
                                  </a:lnTo>
                                  <a:lnTo>
                                    <a:pt x="1048507" y="8356"/>
                                  </a:lnTo>
                                  <a:lnTo>
                                    <a:pt x="1048507" y="4740"/>
                                  </a:lnTo>
                                  <a:lnTo>
                                    <a:pt x="1049146" y="3196"/>
                                  </a:lnTo>
                                  <a:lnTo>
                                    <a:pt x="1051704" y="639"/>
                                  </a:lnTo>
                                  <a:lnTo>
                                    <a:pt x="1053247" y="0"/>
                                  </a:lnTo>
                                  <a:lnTo>
                                    <a:pt x="1056864" y="0"/>
                                  </a:lnTo>
                                  <a:lnTo>
                                    <a:pt x="1058407" y="639"/>
                                  </a:lnTo>
                                  <a:lnTo>
                                    <a:pt x="1060964" y="3196"/>
                                  </a:lnTo>
                                  <a:lnTo>
                                    <a:pt x="1061604" y="4740"/>
                                  </a:lnTo>
                                  <a:lnTo>
                                    <a:pt x="1061604" y="8356"/>
                                  </a:lnTo>
                                  <a:lnTo>
                                    <a:pt x="1060964" y="9900"/>
                                  </a:lnTo>
                                  <a:lnTo>
                                    <a:pt x="1058407" y="12457"/>
                                  </a:lnTo>
                                  <a:lnTo>
                                    <a:pt x="10568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83077" y="13096"/>
                                  </a:moveTo>
                                  <a:lnTo>
                                    <a:pt x="1079459" y="13096"/>
                                  </a:lnTo>
                                  <a:lnTo>
                                    <a:pt x="1077916" y="12457"/>
                                  </a:lnTo>
                                  <a:lnTo>
                                    <a:pt x="1075359" y="9900"/>
                                  </a:lnTo>
                                  <a:lnTo>
                                    <a:pt x="1074720" y="8356"/>
                                  </a:lnTo>
                                  <a:lnTo>
                                    <a:pt x="1074720" y="4740"/>
                                  </a:lnTo>
                                  <a:lnTo>
                                    <a:pt x="1075359" y="3196"/>
                                  </a:lnTo>
                                  <a:lnTo>
                                    <a:pt x="1077916" y="639"/>
                                  </a:lnTo>
                                  <a:lnTo>
                                    <a:pt x="1079459" y="0"/>
                                  </a:lnTo>
                                  <a:lnTo>
                                    <a:pt x="1083077" y="0"/>
                                  </a:lnTo>
                                  <a:lnTo>
                                    <a:pt x="1084620" y="639"/>
                                  </a:lnTo>
                                  <a:lnTo>
                                    <a:pt x="1087177" y="3196"/>
                                  </a:lnTo>
                                  <a:lnTo>
                                    <a:pt x="1087816" y="4740"/>
                                  </a:lnTo>
                                  <a:lnTo>
                                    <a:pt x="1087816" y="8356"/>
                                  </a:lnTo>
                                  <a:lnTo>
                                    <a:pt x="1087177" y="9900"/>
                                  </a:lnTo>
                                  <a:lnTo>
                                    <a:pt x="1084620" y="12457"/>
                                  </a:lnTo>
                                  <a:lnTo>
                                    <a:pt x="10830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09289" y="13096"/>
                                  </a:moveTo>
                                  <a:lnTo>
                                    <a:pt x="1105672" y="13096"/>
                                  </a:lnTo>
                                  <a:lnTo>
                                    <a:pt x="1104129" y="12457"/>
                                  </a:lnTo>
                                  <a:lnTo>
                                    <a:pt x="1101572" y="9900"/>
                                  </a:lnTo>
                                  <a:lnTo>
                                    <a:pt x="1100932" y="8356"/>
                                  </a:lnTo>
                                  <a:lnTo>
                                    <a:pt x="1100932" y="4740"/>
                                  </a:lnTo>
                                  <a:lnTo>
                                    <a:pt x="1101572" y="3196"/>
                                  </a:lnTo>
                                  <a:lnTo>
                                    <a:pt x="1104129" y="639"/>
                                  </a:lnTo>
                                  <a:lnTo>
                                    <a:pt x="1105672" y="0"/>
                                  </a:lnTo>
                                  <a:lnTo>
                                    <a:pt x="1109289" y="0"/>
                                  </a:lnTo>
                                  <a:lnTo>
                                    <a:pt x="1110832" y="639"/>
                                  </a:lnTo>
                                  <a:lnTo>
                                    <a:pt x="1113390" y="3196"/>
                                  </a:lnTo>
                                  <a:lnTo>
                                    <a:pt x="1114029" y="4740"/>
                                  </a:lnTo>
                                  <a:lnTo>
                                    <a:pt x="1114029" y="8356"/>
                                  </a:lnTo>
                                  <a:lnTo>
                                    <a:pt x="1113390" y="9900"/>
                                  </a:lnTo>
                                  <a:lnTo>
                                    <a:pt x="1110832" y="12457"/>
                                  </a:lnTo>
                                  <a:lnTo>
                                    <a:pt x="11092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5502" y="13096"/>
                                  </a:moveTo>
                                  <a:lnTo>
                                    <a:pt x="1131885" y="13096"/>
                                  </a:lnTo>
                                  <a:lnTo>
                                    <a:pt x="1130342" y="12457"/>
                                  </a:lnTo>
                                  <a:lnTo>
                                    <a:pt x="1127785" y="9900"/>
                                  </a:lnTo>
                                  <a:lnTo>
                                    <a:pt x="1127145" y="8356"/>
                                  </a:lnTo>
                                  <a:lnTo>
                                    <a:pt x="1127145" y="4740"/>
                                  </a:lnTo>
                                  <a:lnTo>
                                    <a:pt x="1127785" y="3196"/>
                                  </a:lnTo>
                                  <a:lnTo>
                                    <a:pt x="1130342" y="639"/>
                                  </a:lnTo>
                                  <a:lnTo>
                                    <a:pt x="1131885" y="0"/>
                                  </a:lnTo>
                                  <a:lnTo>
                                    <a:pt x="1135502" y="0"/>
                                  </a:lnTo>
                                  <a:lnTo>
                                    <a:pt x="1137045" y="639"/>
                                  </a:lnTo>
                                  <a:lnTo>
                                    <a:pt x="1139603" y="3196"/>
                                  </a:lnTo>
                                  <a:lnTo>
                                    <a:pt x="1140242" y="4740"/>
                                  </a:lnTo>
                                  <a:lnTo>
                                    <a:pt x="1140242" y="8356"/>
                                  </a:lnTo>
                                  <a:lnTo>
                                    <a:pt x="1139603" y="9900"/>
                                  </a:lnTo>
                                  <a:lnTo>
                                    <a:pt x="1137045" y="12457"/>
                                  </a:lnTo>
                                  <a:lnTo>
                                    <a:pt x="11355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61715" y="13096"/>
                                  </a:moveTo>
                                  <a:lnTo>
                                    <a:pt x="1158098" y="13096"/>
                                  </a:lnTo>
                                  <a:lnTo>
                                    <a:pt x="1156555" y="12457"/>
                                  </a:lnTo>
                                  <a:lnTo>
                                    <a:pt x="1153997" y="9900"/>
                                  </a:lnTo>
                                  <a:lnTo>
                                    <a:pt x="1153358" y="8356"/>
                                  </a:lnTo>
                                  <a:lnTo>
                                    <a:pt x="1153358" y="4740"/>
                                  </a:lnTo>
                                  <a:lnTo>
                                    <a:pt x="1153997" y="3196"/>
                                  </a:lnTo>
                                  <a:lnTo>
                                    <a:pt x="1156555" y="639"/>
                                  </a:lnTo>
                                  <a:lnTo>
                                    <a:pt x="1158098" y="0"/>
                                  </a:lnTo>
                                  <a:lnTo>
                                    <a:pt x="1161715" y="0"/>
                                  </a:lnTo>
                                  <a:lnTo>
                                    <a:pt x="1163258" y="639"/>
                                  </a:lnTo>
                                  <a:lnTo>
                                    <a:pt x="1165815" y="3196"/>
                                  </a:lnTo>
                                  <a:lnTo>
                                    <a:pt x="1166455" y="4740"/>
                                  </a:lnTo>
                                  <a:lnTo>
                                    <a:pt x="1166455" y="8356"/>
                                  </a:lnTo>
                                  <a:lnTo>
                                    <a:pt x="1165815" y="9900"/>
                                  </a:lnTo>
                                  <a:lnTo>
                                    <a:pt x="1163258" y="12457"/>
                                  </a:lnTo>
                                  <a:lnTo>
                                    <a:pt x="11617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87927" y="13096"/>
                                  </a:moveTo>
                                  <a:lnTo>
                                    <a:pt x="1184311" y="13096"/>
                                  </a:lnTo>
                                  <a:lnTo>
                                    <a:pt x="1182768" y="12457"/>
                                  </a:lnTo>
                                  <a:lnTo>
                                    <a:pt x="1180210" y="9900"/>
                                  </a:lnTo>
                                  <a:lnTo>
                                    <a:pt x="1179571" y="8356"/>
                                  </a:lnTo>
                                  <a:lnTo>
                                    <a:pt x="1179571" y="4740"/>
                                  </a:lnTo>
                                  <a:lnTo>
                                    <a:pt x="1180210" y="3196"/>
                                  </a:lnTo>
                                  <a:lnTo>
                                    <a:pt x="1182768" y="639"/>
                                  </a:lnTo>
                                  <a:lnTo>
                                    <a:pt x="1184311" y="0"/>
                                  </a:lnTo>
                                  <a:lnTo>
                                    <a:pt x="1187927" y="0"/>
                                  </a:lnTo>
                                  <a:lnTo>
                                    <a:pt x="1189471" y="639"/>
                                  </a:lnTo>
                                  <a:lnTo>
                                    <a:pt x="1192029" y="3196"/>
                                  </a:lnTo>
                                  <a:lnTo>
                                    <a:pt x="1192672" y="4740"/>
                                  </a:lnTo>
                                  <a:lnTo>
                                    <a:pt x="1192672" y="8356"/>
                                  </a:lnTo>
                                  <a:lnTo>
                                    <a:pt x="1192029" y="9900"/>
                                  </a:lnTo>
                                  <a:lnTo>
                                    <a:pt x="1189471" y="12457"/>
                                  </a:lnTo>
                                  <a:lnTo>
                                    <a:pt x="11879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14139" y="13096"/>
                                  </a:moveTo>
                                  <a:lnTo>
                                    <a:pt x="1210520" y="13096"/>
                                  </a:lnTo>
                                  <a:lnTo>
                                    <a:pt x="1208984" y="12457"/>
                                  </a:lnTo>
                                  <a:lnTo>
                                    <a:pt x="1206424" y="9900"/>
                                  </a:lnTo>
                                  <a:lnTo>
                                    <a:pt x="1205781" y="8356"/>
                                  </a:lnTo>
                                  <a:lnTo>
                                    <a:pt x="1205781" y="4740"/>
                                  </a:lnTo>
                                  <a:lnTo>
                                    <a:pt x="1206424" y="3196"/>
                                  </a:lnTo>
                                  <a:lnTo>
                                    <a:pt x="1208984" y="639"/>
                                  </a:lnTo>
                                  <a:lnTo>
                                    <a:pt x="1210520" y="0"/>
                                  </a:lnTo>
                                  <a:lnTo>
                                    <a:pt x="1214139" y="0"/>
                                  </a:lnTo>
                                  <a:lnTo>
                                    <a:pt x="1215687" y="639"/>
                                  </a:lnTo>
                                  <a:lnTo>
                                    <a:pt x="1218235" y="3196"/>
                                  </a:lnTo>
                                  <a:lnTo>
                                    <a:pt x="1218878" y="4740"/>
                                  </a:lnTo>
                                  <a:lnTo>
                                    <a:pt x="1218878" y="8356"/>
                                  </a:lnTo>
                                  <a:lnTo>
                                    <a:pt x="1218235" y="9900"/>
                                  </a:lnTo>
                                  <a:lnTo>
                                    <a:pt x="1215687" y="12457"/>
                                  </a:lnTo>
                                  <a:lnTo>
                                    <a:pt x="12141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40357" y="13096"/>
                                  </a:moveTo>
                                  <a:lnTo>
                                    <a:pt x="1236737" y="13096"/>
                                  </a:lnTo>
                                  <a:lnTo>
                                    <a:pt x="1235190" y="12457"/>
                                  </a:lnTo>
                                  <a:lnTo>
                                    <a:pt x="1232630" y="9900"/>
                                  </a:lnTo>
                                  <a:lnTo>
                                    <a:pt x="1231999" y="8356"/>
                                  </a:lnTo>
                                  <a:lnTo>
                                    <a:pt x="1231999" y="4740"/>
                                  </a:lnTo>
                                  <a:lnTo>
                                    <a:pt x="1232630" y="3196"/>
                                  </a:lnTo>
                                  <a:lnTo>
                                    <a:pt x="1235190" y="639"/>
                                  </a:lnTo>
                                  <a:lnTo>
                                    <a:pt x="1236737" y="0"/>
                                  </a:lnTo>
                                  <a:lnTo>
                                    <a:pt x="1240357" y="0"/>
                                  </a:lnTo>
                                  <a:lnTo>
                                    <a:pt x="1241893" y="639"/>
                                  </a:lnTo>
                                  <a:lnTo>
                                    <a:pt x="1244453" y="3196"/>
                                  </a:lnTo>
                                  <a:lnTo>
                                    <a:pt x="1245096" y="4740"/>
                                  </a:lnTo>
                                  <a:lnTo>
                                    <a:pt x="1245096" y="8356"/>
                                  </a:lnTo>
                                  <a:lnTo>
                                    <a:pt x="1244453" y="9900"/>
                                  </a:lnTo>
                                  <a:lnTo>
                                    <a:pt x="1241893" y="12457"/>
                                  </a:lnTo>
                                  <a:lnTo>
                                    <a:pt x="12403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66563" y="13096"/>
                                  </a:moveTo>
                                  <a:lnTo>
                                    <a:pt x="1262943" y="13096"/>
                                  </a:lnTo>
                                  <a:lnTo>
                                    <a:pt x="1261407" y="12457"/>
                                  </a:lnTo>
                                  <a:lnTo>
                                    <a:pt x="1258847" y="9900"/>
                                  </a:lnTo>
                                  <a:lnTo>
                                    <a:pt x="1258204" y="8356"/>
                                  </a:lnTo>
                                  <a:lnTo>
                                    <a:pt x="1258204" y="4740"/>
                                  </a:lnTo>
                                  <a:lnTo>
                                    <a:pt x="1258847" y="3196"/>
                                  </a:lnTo>
                                  <a:lnTo>
                                    <a:pt x="1261407" y="639"/>
                                  </a:lnTo>
                                  <a:lnTo>
                                    <a:pt x="1262943" y="0"/>
                                  </a:lnTo>
                                  <a:lnTo>
                                    <a:pt x="1266563" y="0"/>
                                  </a:lnTo>
                                  <a:lnTo>
                                    <a:pt x="1268110" y="639"/>
                                  </a:lnTo>
                                  <a:lnTo>
                                    <a:pt x="1270670" y="3196"/>
                                  </a:lnTo>
                                  <a:lnTo>
                                    <a:pt x="1271301" y="4740"/>
                                  </a:lnTo>
                                  <a:lnTo>
                                    <a:pt x="1271301" y="8356"/>
                                  </a:lnTo>
                                  <a:lnTo>
                                    <a:pt x="1270670" y="9900"/>
                                  </a:lnTo>
                                  <a:lnTo>
                                    <a:pt x="1268110" y="12457"/>
                                  </a:lnTo>
                                  <a:lnTo>
                                    <a:pt x="12665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92780" y="13096"/>
                                  </a:moveTo>
                                  <a:lnTo>
                                    <a:pt x="1289161" y="13096"/>
                                  </a:lnTo>
                                  <a:lnTo>
                                    <a:pt x="1287613" y="12457"/>
                                  </a:lnTo>
                                  <a:lnTo>
                                    <a:pt x="1285065" y="9900"/>
                                  </a:lnTo>
                                  <a:lnTo>
                                    <a:pt x="1284422" y="8356"/>
                                  </a:lnTo>
                                  <a:lnTo>
                                    <a:pt x="1284422" y="4740"/>
                                  </a:lnTo>
                                  <a:lnTo>
                                    <a:pt x="1285065" y="3196"/>
                                  </a:lnTo>
                                  <a:lnTo>
                                    <a:pt x="1287613" y="639"/>
                                  </a:lnTo>
                                  <a:lnTo>
                                    <a:pt x="1289161" y="0"/>
                                  </a:lnTo>
                                  <a:lnTo>
                                    <a:pt x="1292780" y="0"/>
                                  </a:lnTo>
                                  <a:lnTo>
                                    <a:pt x="1294316" y="639"/>
                                  </a:lnTo>
                                  <a:lnTo>
                                    <a:pt x="1296876" y="3196"/>
                                  </a:lnTo>
                                  <a:lnTo>
                                    <a:pt x="1297519" y="4740"/>
                                  </a:lnTo>
                                  <a:lnTo>
                                    <a:pt x="1297519" y="8356"/>
                                  </a:lnTo>
                                  <a:lnTo>
                                    <a:pt x="1296876" y="9900"/>
                                  </a:lnTo>
                                  <a:lnTo>
                                    <a:pt x="1294316" y="12457"/>
                                  </a:lnTo>
                                  <a:lnTo>
                                    <a:pt x="12927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18986" y="13096"/>
                                  </a:moveTo>
                                  <a:lnTo>
                                    <a:pt x="1315378" y="13096"/>
                                  </a:lnTo>
                                  <a:lnTo>
                                    <a:pt x="1313830" y="12457"/>
                                  </a:lnTo>
                                  <a:lnTo>
                                    <a:pt x="1311271" y="9900"/>
                                  </a:lnTo>
                                  <a:lnTo>
                                    <a:pt x="1310640" y="8356"/>
                                  </a:lnTo>
                                  <a:lnTo>
                                    <a:pt x="1310640" y="4740"/>
                                  </a:lnTo>
                                  <a:lnTo>
                                    <a:pt x="1311271" y="3196"/>
                                  </a:lnTo>
                                  <a:lnTo>
                                    <a:pt x="1313830" y="639"/>
                                  </a:lnTo>
                                  <a:lnTo>
                                    <a:pt x="1315378" y="0"/>
                                  </a:lnTo>
                                  <a:lnTo>
                                    <a:pt x="1318986" y="0"/>
                                  </a:lnTo>
                                  <a:lnTo>
                                    <a:pt x="1320534" y="639"/>
                                  </a:lnTo>
                                  <a:lnTo>
                                    <a:pt x="1323093" y="3196"/>
                                  </a:lnTo>
                                  <a:lnTo>
                                    <a:pt x="1323736" y="4740"/>
                                  </a:lnTo>
                                  <a:lnTo>
                                    <a:pt x="1323736" y="8356"/>
                                  </a:lnTo>
                                  <a:lnTo>
                                    <a:pt x="1323093" y="9900"/>
                                  </a:lnTo>
                                  <a:lnTo>
                                    <a:pt x="1320534" y="12457"/>
                                  </a:lnTo>
                                  <a:lnTo>
                                    <a:pt x="13189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45203" y="13096"/>
                                  </a:moveTo>
                                  <a:lnTo>
                                    <a:pt x="1341584" y="13096"/>
                                  </a:lnTo>
                                  <a:lnTo>
                                    <a:pt x="1340048" y="12457"/>
                                  </a:lnTo>
                                  <a:lnTo>
                                    <a:pt x="1337488" y="9900"/>
                                  </a:lnTo>
                                  <a:lnTo>
                                    <a:pt x="1336845" y="8356"/>
                                  </a:lnTo>
                                  <a:lnTo>
                                    <a:pt x="1336845" y="4740"/>
                                  </a:lnTo>
                                  <a:lnTo>
                                    <a:pt x="1337488" y="3196"/>
                                  </a:lnTo>
                                  <a:lnTo>
                                    <a:pt x="1340048" y="639"/>
                                  </a:lnTo>
                                  <a:lnTo>
                                    <a:pt x="1341584" y="0"/>
                                  </a:lnTo>
                                  <a:lnTo>
                                    <a:pt x="1345203" y="0"/>
                                  </a:lnTo>
                                  <a:lnTo>
                                    <a:pt x="1346751" y="639"/>
                                  </a:lnTo>
                                  <a:lnTo>
                                    <a:pt x="1349299" y="3196"/>
                                  </a:lnTo>
                                  <a:lnTo>
                                    <a:pt x="1349942" y="4740"/>
                                  </a:lnTo>
                                  <a:lnTo>
                                    <a:pt x="1349942" y="8356"/>
                                  </a:lnTo>
                                  <a:lnTo>
                                    <a:pt x="1349299" y="9900"/>
                                  </a:lnTo>
                                  <a:lnTo>
                                    <a:pt x="1346751" y="12457"/>
                                  </a:lnTo>
                                  <a:lnTo>
                                    <a:pt x="1345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71421" y="13096"/>
                                  </a:moveTo>
                                  <a:lnTo>
                                    <a:pt x="1367801" y="13096"/>
                                  </a:lnTo>
                                  <a:lnTo>
                                    <a:pt x="1366254" y="12457"/>
                                  </a:lnTo>
                                  <a:lnTo>
                                    <a:pt x="1363694" y="9900"/>
                                  </a:lnTo>
                                  <a:lnTo>
                                    <a:pt x="1363063" y="8356"/>
                                  </a:lnTo>
                                  <a:lnTo>
                                    <a:pt x="1363063" y="4740"/>
                                  </a:lnTo>
                                  <a:lnTo>
                                    <a:pt x="1363694" y="3196"/>
                                  </a:lnTo>
                                  <a:lnTo>
                                    <a:pt x="1366254" y="639"/>
                                  </a:lnTo>
                                  <a:lnTo>
                                    <a:pt x="1367801" y="0"/>
                                  </a:lnTo>
                                  <a:lnTo>
                                    <a:pt x="1371421" y="0"/>
                                  </a:lnTo>
                                  <a:lnTo>
                                    <a:pt x="1372957" y="639"/>
                                  </a:lnTo>
                                  <a:lnTo>
                                    <a:pt x="1375517" y="3196"/>
                                  </a:lnTo>
                                  <a:lnTo>
                                    <a:pt x="1376160" y="4740"/>
                                  </a:lnTo>
                                  <a:lnTo>
                                    <a:pt x="1376160" y="8356"/>
                                  </a:lnTo>
                                  <a:lnTo>
                                    <a:pt x="1375517" y="9900"/>
                                  </a:lnTo>
                                  <a:lnTo>
                                    <a:pt x="1372957" y="12457"/>
                                  </a:lnTo>
                                  <a:lnTo>
                                    <a:pt x="13714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7627" y="13096"/>
                                  </a:moveTo>
                                  <a:lnTo>
                                    <a:pt x="1394007" y="13096"/>
                                  </a:lnTo>
                                  <a:lnTo>
                                    <a:pt x="1392471" y="12457"/>
                                  </a:lnTo>
                                  <a:lnTo>
                                    <a:pt x="1389911" y="9900"/>
                                  </a:lnTo>
                                  <a:lnTo>
                                    <a:pt x="1389268" y="8356"/>
                                  </a:lnTo>
                                  <a:lnTo>
                                    <a:pt x="1389268" y="4740"/>
                                  </a:lnTo>
                                  <a:lnTo>
                                    <a:pt x="1389911" y="3196"/>
                                  </a:lnTo>
                                  <a:lnTo>
                                    <a:pt x="1392471" y="639"/>
                                  </a:lnTo>
                                  <a:lnTo>
                                    <a:pt x="1394007" y="0"/>
                                  </a:lnTo>
                                  <a:lnTo>
                                    <a:pt x="1397627" y="0"/>
                                  </a:lnTo>
                                  <a:lnTo>
                                    <a:pt x="1399174" y="639"/>
                                  </a:lnTo>
                                  <a:lnTo>
                                    <a:pt x="1401734" y="3196"/>
                                  </a:lnTo>
                                  <a:lnTo>
                                    <a:pt x="1402365" y="4740"/>
                                  </a:lnTo>
                                  <a:lnTo>
                                    <a:pt x="1402365" y="8356"/>
                                  </a:lnTo>
                                  <a:lnTo>
                                    <a:pt x="1401734" y="9900"/>
                                  </a:lnTo>
                                  <a:lnTo>
                                    <a:pt x="1399174" y="12457"/>
                                  </a:lnTo>
                                  <a:lnTo>
                                    <a:pt x="13976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23844" y="13096"/>
                                  </a:moveTo>
                                  <a:lnTo>
                                    <a:pt x="1420225" y="13096"/>
                                  </a:lnTo>
                                  <a:lnTo>
                                    <a:pt x="1418677" y="12457"/>
                                  </a:lnTo>
                                  <a:lnTo>
                                    <a:pt x="1416129" y="9900"/>
                                  </a:lnTo>
                                  <a:lnTo>
                                    <a:pt x="1415486" y="8356"/>
                                  </a:lnTo>
                                  <a:lnTo>
                                    <a:pt x="1415486" y="4740"/>
                                  </a:lnTo>
                                  <a:lnTo>
                                    <a:pt x="1416129" y="3196"/>
                                  </a:lnTo>
                                  <a:lnTo>
                                    <a:pt x="1418677" y="639"/>
                                  </a:lnTo>
                                  <a:lnTo>
                                    <a:pt x="1420225" y="0"/>
                                  </a:lnTo>
                                  <a:lnTo>
                                    <a:pt x="1423844" y="0"/>
                                  </a:lnTo>
                                  <a:lnTo>
                                    <a:pt x="1425380" y="639"/>
                                  </a:lnTo>
                                  <a:lnTo>
                                    <a:pt x="1427940" y="3196"/>
                                  </a:lnTo>
                                  <a:lnTo>
                                    <a:pt x="1428583" y="4740"/>
                                  </a:lnTo>
                                  <a:lnTo>
                                    <a:pt x="1428583" y="8356"/>
                                  </a:lnTo>
                                  <a:lnTo>
                                    <a:pt x="1427940" y="9900"/>
                                  </a:lnTo>
                                  <a:lnTo>
                                    <a:pt x="1425380" y="12457"/>
                                  </a:lnTo>
                                  <a:lnTo>
                                    <a:pt x="14238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50050" y="13096"/>
                                  </a:moveTo>
                                  <a:lnTo>
                                    <a:pt x="1446442" y="13096"/>
                                  </a:lnTo>
                                  <a:lnTo>
                                    <a:pt x="1444894" y="12457"/>
                                  </a:lnTo>
                                  <a:lnTo>
                                    <a:pt x="1442335" y="9900"/>
                                  </a:lnTo>
                                  <a:lnTo>
                                    <a:pt x="1441692" y="8356"/>
                                  </a:lnTo>
                                  <a:lnTo>
                                    <a:pt x="1441692" y="4740"/>
                                  </a:lnTo>
                                  <a:lnTo>
                                    <a:pt x="1442335" y="3196"/>
                                  </a:lnTo>
                                  <a:lnTo>
                                    <a:pt x="1444894" y="639"/>
                                  </a:lnTo>
                                  <a:lnTo>
                                    <a:pt x="1446442" y="0"/>
                                  </a:lnTo>
                                  <a:lnTo>
                                    <a:pt x="1450050" y="0"/>
                                  </a:lnTo>
                                  <a:lnTo>
                                    <a:pt x="1451598" y="639"/>
                                  </a:lnTo>
                                  <a:lnTo>
                                    <a:pt x="1454157" y="3196"/>
                                  </a:lnTo>
                                  <a:lnTo>
                                    <a:pt x="1454789" y="4740"/>
                                  </a:lnTo>
                                  <a:lnTo>
                                    <a:pt x="1454789" y="8356"/>
                                  </a:lnTo>
                                  <a:lnTo>
                                    <a:pt x="1454157" y="9900"/>
                                  </a:lnTo>
                                  <a:lnTo>
                                    <a:pt x="1451598" y="12457"/>
                                  </a:lnTo>
                                  <a:lnTo>
                                    <a:pt x="14500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76267" y="13096"/>
                                  </a:moveTo>
                                  <a:lnTo>
                                    <a:pt x="1472648" y="13096"/>
                                  </a:lnTo>
                                  <a:lnTo>
                                    <a:pt x="1471112" y="12457"/>
                                  </a:lnTo>
                                  <a:lnTo>
                                    <a:pt x="1468552" y="9900"/>
                                  </a:lnTo>
                                  <a:lnTo>
                                    <a:pt x="1467909" y="8356"/>
                                  </a:lnTo>
                                  <a:lnTo>
                                    <a:pt x="1467909" y="4740"/>
                                  </a:lnTo>
                                  <a:lnTo>
                                    <a:pt x="1468552" y="3196"/>
                                  </a:lnTo>
                                  <a:lnTo>
                                    <a:pt x="1471112" y="639"/>
                                  </a:lnTo>
                                  <a:lnTo>
                                    <a:pt x="1472648" y="0"/>
                                  </a:lnTo>
                                  <a:lnTo>
                                    <a:pt x="1476267" y="0"/>
                                  </a:lnTo>
                                  <a:lnTo>
                                    <a:pt x="1477815" y="639"/>
                                  </a:lnTo>
                                  <a:lnTo>
                                    <a:pt x="1480363" y="3196"/>
                                  </a:lnTo>
                                  <a:lnTo>
                                    <a:pt x="1481006" y="4740"/>
                                  </a:lnTo>
                                  <a:lnTo>
                                    <a:pt x="1481006" y="8356"/>
                                  </a:lnTo>
                                  <a:lnTo>
                                    <a:pt x="1480363" y="9900"/>
                                  </a:lnTo>
                                  <a:lnTo>
                                    <a:pt x="1477815" y="12457"/>
                                  </a:lnTo>
                                  <a:lnTo>
                                    <a:pt x="1476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02485" y="13096"/>
                                  </a:moveTo>
                                  <a:lnTo>
                                    <a:pt x="1498865" y="13096"/>
                                  </a:lnTo>
                                  <a:lnTo>
                                    <a:pt x="1497318" y="12457"/>
                                  </a:lnTo>
                                  <a:lnTo>
                                    <a:pt x="1494758" y="9900"/>
                                  </a:lnTo>
                                  <a:lnTo>
                                    <a:pt x="1494127" y="8356"/>
                                  </a:lnTo>
                                  <a:lnTo>
                                    <a:pt x="1494127" y="4740"/>
                                  </a:lnTo>
                                  <a:lnTo>
                                    <a:pt x="1494758" y="3196"/>
                                  </a:lnTo>
                                  <a:lnTo>
                                    <a:pt x="1497318" y="639"/>
                                  </a:lnTo>
                                  <a:lnTo>
                                    <a:pt x="1498865" y="0"/>
                                  </a:lnTo>
                                  <a:lnTo>
                                    <a:pt x="1502485" y="0"/>
                                  </a:lnTo>
                                  <a:lnTo>
                                    <a:pt x="1504021" y="639"/>
                                  </a:lnTo>
                                  <a:lnTo>
                                    <a:pt x="1506581" y="3196"/>
                                  </a:lnTo>
                                  <a:lnTo>
                                    <a:pt x="1507224" y="4740"/>
                                  </a:lnTo>
                                  <a:lnTo>
                                    <a:pt x="1507224" y="8356"/>
                                  </a:lnTo>
                                  <a:lnTo>
                                    <a:pt x="1506581" y="9900"/>
                                  </a:lnTo>
                                  <a:lnTo>
                                    <a:pt x="1504021" y="12457"/>
                                  </a:lnTo>
                                  <a:lnTo>
                                    <a:pt x="15024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28691" y="13096"/>
                                  </a:moveTo>
                                  <a:lnTo>
                                    <a:pt x="1525071" y="13096"/>
                                  </a:lnTo>
                                  <a:lnTo>
                                    <a:pt x="1523535" y="12457"/>
                                  </a:lnTo>
                                  <a:lnTo>
                                    <a:pt x="1520975" y="9900"/>
                                  </a:lnTo>
                                  <a:lnTo>
                                    <a:pt x="1520332" y="8356"/>
                                  </a:lnTo>
                                  <a:lnTo>
                                    <a:pt x="1520332" y="4740"/>
                                  </a:lnTo>
                                  <a:lnTo>
                                    <a:pt x="1520975" y="3196"/>
                                  </a:lnTo>
                                  <a:lnTo>
                                    <a:pt x="1523535" y="639"/>
                                  </a:lnTo>
                                  <a:lnTo>
                                    <a:pt x="1525071" y="0"/>
                                  </a:lnTo>
                                  <a:lnTo>
                                    <a:pt x="1528691" y="0"/>
                                  </a:lnTo>
                                  <a:lnTo>
                                    <a:pt x="1530238" y="639"/>
                                  </a:lnTo>
                                  <a:lnTo>
                                    <a:pt x="1532798" y="3196"/>
                                  </a:lnTo>
                                  <a:lnTo>
                                    <a:pt x="1533429" y="4740"/>
                                  </a:lnTo>
                                  <a:lnTo>
                                    <a:pt x="1533429" y="8356"/>
                                  </a:lnTo>
                                  <a:lnTo>
                                    <a:pt x="1532798" y="9900"/>
                                  </a:lnTo>
                                  <a:lnTo>
                                    <a:pt x="1530238" y="12457"/>
                                  </a:lnTo>
                                  <a:lnTo>
                                    <a:pt x="152869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54908" y="13096"/>
                                  </a:moveTo>
                                  <a:lnTo>
                                    <a:pt x="1551289" y="13096"/>
                                  </a:lnTo>
                                  <a:lnTo>
                                    <a:pt x="1549741" y="12457"/>
                                  </a:lnTo>
                                  <a:lnTo>
                                    <a:pt x="1547193" y="9900"/>
                                  </a:lnTo>
                                  <a:lnTo>
                                    <a:pt x="1546550" y="8356"/>
                                  </a:lnTo>
                                  <a:lnTo>
                                    <a:pt x="1546550" y="4740"/>
                                  </a:lnTo>
                                  <a:lnTo>
                                    <a:pt x="1547193" y="3196"/>
                                  </a:lnTo>
                                  <a:lnTo>
                                    <a:pt x="1549741" y="639"/>
                                  </a:lnTo>
                                  <a:lnTo>
                                    <a:pt x="1551289" y="0"/>
                                  </a:lnTo>
                                  <a:lnTo>
                                    <a:pt x="1554908" y="0"/>
                                  </a:lnTo>
                                  <a:lnTo>
                                    <a:pt x="1556444" y="639"/>
                                  </a:lnTo>
                                  <a:lnTo>
                                    <a:pt x="1559004" y="3196"/>
                                  </a:lnTo>
                                  <a:lnTo>
                                    <a:pt x="1559647" y="4740"/>
                                  </a:lnTo>
                                  <a:lnTo>
                                    <a:pt x="1559647" y="8356"/>
                                  </a:lnTo>
                                  <a:lnTo>
                                    <a:pt x="1559004" y="9900"/>
                                  </a:lnTo>
                                  <a:lnTo>
                                    <a:pt x="1556444" y="12457"/>
                                  </a:lnTo>
                                  <a:lnTo>
                                    <a:pt x="15549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81114" y="13096"/>
                                  </a:moveTo>
                                  <a:lnTo>
                                    <a:pt x="1577506" y="13096"/>
                                  </a:lnTo>
                                  <a:lnTo>
                                    <a:pt x="1575958" y="12457"/>
                                  </a:lnTo>
                                  <a:lnTo>
                                    <a:pt x="1573399" y="9900"/>
                                  </a:lnTo>
                                  <a:lnTo>
                                    <a:pt x="1572756" y="8356"/>
                                  </a:lnTo>
                                  <a:lnTo>
                                    <a:pt x="1572756" y="4740"/>
                                  </a:lnTo>
                                  <a:lnTo>
                                    <a:pt x="1573399" y="3196"/>
                                  </a:lnTo>
                                  <a:lnTo>
                                    <a:pt x="1575958" y="639"/>
                                  </a:lnTo>
                                  <a:lnTo>
                                    <a:pt x="1577506" y="0"/>
                                  </a:lnTo>
                                  <a:lnTo>
                                    <a:pt x="1581114" y="0"/>
                                  </a:lnTo>
                                  <a:lnTo>
                                    <a:pt x="1582662" y="639"/>
                                  </a:lnTo>
                                  <a:lnTo>
                                    <a:pt x="1585221" y="3196"/>
                                  </a:lnTo>
                                  <a:lnTo>
                                    <a:pt x="1585853" y="4740"/>
                                  </a:lnTo>
                                  <a:lnTo>
                                    <a:pt x="1585853" y="8356"/>
                                  </a:lnTo>
                                  <a:lnTo>
                                    <a:pt x="1585221" y="9900"/>
                                  </a:lnTo>
                                  <a:lnTo>
                                    <a:pt x="1582662" y="12457"/>
                                  </a:lnTo>
                                  <a:lnTo>
                                    <a:pt x="15811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07331" y="13096"/>
                                  </a:moveTo>
                                  <a:lnTo>
                                    <a:pt x="1603712" y="13096"/>
                                  </a:lnTo>
                                  <a:lnTo>
                                    <a:pt x="1602164" y="12457"/>
                                  </a:lnTo>
                                  <a:lnTo>
                                    <a:pt x="1599616" y="9900"/>
                                  </a:lnTo>
                                  <a:lnTo>
                                    <a:pt x="1598973" y="8356"/>
                                  </a:lnTo>
                                  <a:lnTo>
                                    <a:pt x="1598973" y="4740"/>
                                  </a:lnTo>
                                  <a:lnTo>
                                    <a:pt x="1599616" y="3196"/>
                                  </a:lnTo>
                                  <a:lnTo>
                                    <a:pt x="1602164" y="639"/>
                                  </a:lnTo>
                                  <a:lnTo>
                                    <a:pt x="1603712" y="0"/>
                                  </a:lnTo>
                                  <a:lnTo>
                                    <a:pt x="1607331" y="0"/>
                                  </a:lnTo>
                                  <a:lnTo>
                                    <a:pt x="1608879" y="639"/>
                                  </a:lnTo>
                                  <a:lnTo>
                                    <a:pt x="1611427" y="3196"/>
                                  </a:lnTo>
                                  <a:lnTo>
                                    <a:pt x="1612070" y="4740"/>
                                  </a:lnTo>
                                  <a:lnTo>
                                    <a:pt x="1612070" y="8356"/>
                                  </a:lnTo>
                                  <a:lnTo>
                                    <a:pt x="1611427" y="9900"/>
                                  </a:lnTo>
                                  <a:lnTo>
                                    <a:pt x="1608879" y="12457"/>
                                  </a:lnTo>
                                  <a:lnTo>
                                    <a:pt x="16073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33537" y="13096"/>
                                  </a:moveTo>
                                  <a:lnTo>
                                    <a:pt x="1629929" y="13096"/>
                                  </a:lnTo>
                                  <a:lnTo>
                                    <a:pt x="1628382" y="12457"/>
                                  </a:lnTo>
                                  <a:lnTo>
                                    <a:pt x="1625822" y="9900"/>
                                  </a:lnTo>
                                  <a:lnTo>
                                    <a:pt x="1625191" y="8356"/>
                                  </a:lnTo>
                                  <a:lnTo>
                                    <a:pt x="1625191" y="4740"/>
                                  </a:lnTo>
                                  <a:lnTo>
                                    <a:pt x="1625822" y="3196"/>
                                  </a:lnTo>
                                  <a:lnTo>
                                    <a:pt x="1628382" y="639"/>
                                  </a:lnTo>
                                  <a:lnTo>
                                    <a:pt x="1629929" y="0"/>
                                  </a:lnTo>
                                  <a:lnTo>
                                    <a:pt x="1633537" y="0"/>
                                  </a:lnTo>
                                  <a:lnTo>
                                    <a:pt x="1635085" y="639"/>
                                  </a:lnTo>
                                  <a:lnTo>
                                    <a:pt x="1637645" y="3196"/>
                                  </a:lnTo>
                                  <a:lnTo>
                                    <a:pt x="1638288" y="4740"/>
                                  </a:lnTo>
                                  <a:lnTo>
                                    <a:pt x="1638288" y="8356"/>
                                  </a:lnTo>
                                  <a:lnTo>
                                    <a:pt x="1637645" y="9900"/>
                                  </a:lnTo>
                                  <a:lnTo>
                                    <a:pt x="1635085" y="12457"/>
                                  </a:lnTo>
                                  <a:lnTo>
                                    <a:pt x="16335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9755" y="13096"/>
                                  </a:moveTo>
                                  <a:lnTo>
                                    <a:pt x="1656135" y="13096"/>
                                  </a:lnTo>
                                  <a:lnTo>
                                    <a:pt x="1654599" y="12457"/>
                                  </a:lnTo>
                                  <a:lnTo>
                                    <a:pt x="1652039" y="9900"/>
                                  </a:lnTo>
                                  <a:lnTo>
                                    <a:pt x="1651396" y="8356"/>
                                  </a:lnTo>
                                  <a:lnTo>
                                    <a:pt x="1651396" y="4740"/>
                                  </a:lnTo>
                                  <a:lnTo>
                                    <a:pt x="1652039" y="3196"/>
                                  </a:lnTo>
                                  <a:lnTo>
                                    <a:pt x="1654599" y="639"/>
                                  </a:lnTo>
                                  <a:lnTo>
                                    <a:pt x="1656135" y="0"/>
                                  </a:lnTo>
                                  <a:lnTo>
                                    <a:pt x="1659755" y="0"/>
                                  </a:lnTo>
                                  <a:lnTo>
                                    <a:pt x="1661302" y="639"/>
                                  </a:lnTo>
                                  <a:lnTo>
                                    <a:pt x="1663850" y="3196"/>
                                  </a:lnTo>
                                  <a:lnTo>
                                    <a:pt x="1664493" y="4740"/>
                                  </a:lnTo>
                                  <a:lnTo>
                                    <a:pt x="1664493" y="8356"/>
                                  </a:lnTo>
                                  <a:lnTo>
                                    <a:pt x="1663850" y="9900"/>
                                  </a:lnTo>
                                  <a:lnTo>
                                    <a:pt x="1661302" y="12457"/>
                                  </a:lnTo>
                                  <a:lnTo>
                                    <a:pt x="16597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85972" y="13096"/>
                                  </a:moveTo>
                                  <a:lnTo>
                                    <a:pt x="1682353" y="13096"/>
                                  </a:lnTo>
                                  <a:lnTo>
                                    <a:pt x="1680805" y="12457"/>
                                  </a:lnTo>
                                  <a:lnTo>
                                    <a:pt x="1678245" y="9900"/>
                                  </a:lnTo>
                                  <a:lnTo>
                                    <a:pt x="1677614" y="8356"/>
                                  </a:lnTo>
                                  <a:lnTo>
                                    <a:pt x="1677614" y="4740"/>
                                  </a:lnTo>
                                  <a:lnTo>
                                    <a:pt x="1678245" y="3196"/>
                                  </a:lnTo>
                                  <a:lnTo>
                                    <a:pt x="1680805" y="639"/>
                                  </a:lnTo>
                                  <a:lnTo>
                                    <a:pt x="1682353" y="0"/>
                                  </a:lnTo>
                                  <a:lnTo>
                                    <a:pt x="1685972" y="0"/>
                                  </a:lnTo>
                                  <a:lnTo>
                                    <a:pt x="1687508" y="639"/>
                                  </a:lnTo>
                                  <a:lnTo>
                                    <a:pt x="1690068" y="3196"/>
                                  </a:lnTo>
                                  <a:lnTo>
                                    <a:pt x="1690711" y="4740"/>
                                  </a:lnTo>
                                  <a:lnTo>
                                    <a:pt x="1690711" y="8356"/>
                                  </a:lnTo>
                                  <a:lnTo>
                                    <a:pt x="1690068" y="9900"/>
                                  </a:lnTo>
                                  <a:lnTo>
                                    <a:pt x="1687508" y="12457"/>
                                  </a:lnTo>
                                  <a:lnTo>
                                    <a:pt x="1685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12178" y="13096"/>
                                  </a:moveTo>
                                  <a:lnTo>
                                    <a:pt x="1708558" y="13096"/>
                                  </a:lnTo>
                                  <a:lnTo>
                                    <a:pt x="1707022" y="12457"/>
                                  </a:lnTo>
                                  <a:lnTo>
                                    <a:pt x="1704463" y="9900"/>
                                  </a:lnTo>
                                  <a:lnTo>
                                    <a:pt x="1703820" y="8356"/>
                                  </a:lnTo>
                                  <a:lnTo>
                                    <a:pt x="1703820" y="4740"/>
                                  </a:lnTo>
                                  <a:lnTo>
                                    <a:pt x="1704463" y="3196"/>
                                  </a:lnTo>
                                  <a:lnTo>
                                    <a:pt x="1707022" y="639"/>
                                  </a:lnTo>
                                  <a:lnTo>
                                    <a:pt x="1708558" y="0"/>
                                  </a:lnTo>
                                  <a:lnTo>
                                    <a:pt x="1712178" y="0"/>
                                  </a:lnTo>
                                  <a:lnTo>
                                    <a:pt x="1713726" y="639"/>
                                  </a:lnTo>
                                  <a:lnTo>
                                    <a:pt x="1716285" y="3196"/>
                                  </a:lnTo>
                                  <a:lnTo>
                                    <a:pt x="1716917" y="4740"/>
                                  </a:lnTo>
                                  <a:lnTo>
                                    <a:pt x="1716917" y="8356"/>
                                  </a:lnTo>
                                  <a:lnTo>
                                    <a:pt x="1716285" y="9900"/>
                                  </a:lnTo>
                                  <a:lnTo>
                                    <a:pt x="1713726" y="12457"/>
                                  </a:lnTo>
                                  <a:lnTo>
                                    <a:pt x="17121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38395" y="13096"/>
                                  </a:moveTo>
                                  <a:lnTo>
                                    <a:pt x="1734776" y="13096"/>
                                  </a:lnTo>
                                  <a:lnTo>
                                    <a:pt x="1733228" y="12457"/>
                                  </a:lnTo>
                                  <a:lnTo>
                                    <a:pt x="1730680" y="9900"/>
                                  </a:lnTo>
                                  <a:lnTo>
                                    <a:pt x="1730037" y="8356"/>
                                  </a:lnTo>
                                  <a:lnTo>
                                    <a:pt x="1730037" y="4740"/>
                                  </a:lnTo>
                                  <a:lnTo>
                                    <a:pt x="1730680" y="3196"/>
                                  </a:lnTo>
                                  <a:lnTo>
                                    <a:pt x="1733228" y="639"/>
                                  </a:lnTo>
                                  <a:lnTo>
                                    <a:pt x="1734776" y="0"/>
                                  </a:lnTo>
                                  <a:lnTo>
                                    <a:pt x="1738395" y="0"/>
                                  </a:lnTo>
                                  <a:lnTo>
                                    <a:pt x="1739931" y="639"/>
                                  </a:lnTo>
                                  <a:lnTo>
                                    <a:pt x="1742491" y="3196"/>
                                  </a:lnTo>
                                  <a:lnTo>
                                    <a:pt x="1743134" y="4740"/>
                                  </a:lnTo>
                                  <a:lnTo>
                                    <a:pt x="1743134" y="8356"/>
                                  </a:lnTo>
                                  <a:lnTo>
                                    <a:pt x="1742491" y="9900"/>
                                  </a:lnTo>
                                  <a:lnTo>
                                    <a:pt x="1739931" y="12457"/>
                                  </a:lnTo>
                                  <a:lnTo>
                                    <a:pt x="17383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64601" y="13096"/>
                                  </a:moveTo>
                                  <a:lnTo>
                                    <a:pt x="1760993" y="13096"/>
                                  </a:lnTo>
                                  <a:lnTo>
                                    <a:pt x="1759446" y="12457"/>
                                  </a:lnTo>
                                  <a:lnTo>
                                    <a:pt x="1756886" y="9900"/>
                                  </a:lnTo>
                                  <a:lnTo>
                                    <a:pt x="1756255" y="8356"/>
                                  </a:lnTo>
                                  <a:lnTo>
                                    <a:pt x="1756255" y="4740"/>
                                  </a:lnTo>
                                  <a:lnTo>
                                    <a:pt x="1756886" y="3196"/>
                                  </a:lnTo>
                                  <a:lnTo>
                                    <a:pt x="1759446" y="639"/>
                                  </a:lnTo>
                                  <a:lnTo>
                                    <a:pt x="1760993" y="0"/>
                                  </a:lnTo>
                                  <a:lnTo>
                                    <a:pt x="1764601" y="0"/>
                                  </a:lnTo>
                                  <a:lnTo>
                                    <a:pt x="1766149" y="639"/>
                                  </a:lnTo>
                                  <a:lnTo>
                                    <a:pt x="1768709" y="3196"/>
                                  </a:lnTo>
                                  <a:lnTo>
                                    <a:pt x="1769352" y="4740"/>
                                  </a:lnTo>
                                  <a:lnTo>
                                    <a:pt x="1769352" y="8356"/>
                                  </a:lnTo>
                                  <a:lnTo>
                                    <a:pt x="1768709" y="9900"/>
                                  </a:lnTo>
                                  <a:lnTo>
                                    <a:pt x="1766149" y="12457"/>
                                  </a:lnTo>
                                  <a:lnTo>
                                    <a:pt x="17646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90819" y="13096"/>
                                  </a:moveTo>
                                  <a:lnTo>
                                    <a:pt x="1787199" y="13096"/>
                                  </a:lnTo>
                                  <a:lnTo>
                                    <a:pt x="1785663" y="12457"/>
                                  </a:lnTo>
                                  <a:lnTo>
                                    <a:pt x="1783103" y="9900"/>
                                  </a:lnTo>
                                  <a:lnTo>
                                    <a:pt x="1782460" y="8356"/>
                                  </a:lnTo>
                                  <a:lnTo>
                                    <a:pt x="1782460" y="4740"/>
                                  </a:lnTo>
                                  <a:lnTo>
                                    <a:pt x="1783103" y="3196"/>
                                  </a:lnTo>
                                  <a:lnTo>
                                    <a:pt x="1785663" y="639"/>
                                  </a:lnTo>
                                  <a:lnTo>
                                    <a:pt x="1787199" y="0"/>
                                  </a:lnTo>
                                  <a:lnTo>
                                    <a:pt x="1790819" y="0"/>
                                  </a:lnTo>
                                  <a:lnTo>
                                    <a:pt x="1792366" y="639"/>
                                  </a:lnTo>
                                  <a:lnTo>
                                    <a:pt x="1794914" y="3196"/>
                                  </a:lnTo>
                                  <a:lnTo>
                                    <a:pt x="1795557" y="4740"/>
                                  </a:lnTo>
                                  <a:lnTo>
                                    <a:pt x="1795557" y="8356"/>
                                  </a:lnTo>
                                  <a:lnTo>
                                    <a:pt x="1794914" y="9900"/>
                                  </a:lnTo>
                                  <a:lnTo>
                                    <a:pt x="1792366" y="12457"/>
                                  </a:lnTo>
                                  <a:lnTo>
                                    <a:pt x="17908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17036" y="13096"/>
                                  </a:moveTo>
                                  <a:lnTo>
                                    <a:pt x="1813417" y="13096"/>
                                  </a:lnTo>
                                  <a:lnTo>
                                    <a:pt x="1811869" y="12457"/>
                                  </a:lnTo>
                                  <a:lnTo>
                                    <a:pt x="1809309" y="9900"/>
                                  </a:lnTo>
                                  <a:lnTo>
                                    <a:pt x="1808678" y="8356"/>
                                  </a:lnTo>
                                  <a:lnTo>
                                    <a:pt x="1808678" y="4740"/>
                                  </a:lnTo>
                                  <a:lnTo>
                                    <a:pt x="1809309" y="3196"/>
                                  </a:lnTo>
                                  <a:lnTo>
                                    <a:pt x="1811869" y="639"/>
                                  </a:lnTo>
                                  <a:lnTo>
                                    <a:pt x="1813417" y="0"/>
                                  </a:lnTo>
                                  <a:lnTo>
                                    <a:pt x="1817036" y="0"/>
                                  </a:lnTo>
                                  <a:lnTo>
                                    <a:pt x="1818572" y="639"/>
                                  </a:lnTo>
                                  <a:lnTo>
                                    <a:pt x="1821132" y="3196"/>
                                  </a:lnTo>
                                  <a:lnTo>
                                    <a:pt x="1821775" y="4740"/>
                                  </a:lnTo>
                                  <a:lnTo>
                                    <a:pt x="1821775" y="8356"/>
                                  </a:lnTo>
                                  <a:lnTo>
                                    <a:pt x="1821132" y="9900"/>
                                  </a:lnTo>
                                  <a:lnTo>
                                    <a:pt x="1818572" y="12457"/>
                                  </a:lnTo>
                                  <a:lnTo>
                                    <a:pt x="18170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43242" y="13096"/>
                                  </a:moveTo>
                                  <a:lnTo>
                                    <a:pt x="1839622" y="13096"/>
                                  </a:lnTo>
                                  <a:lnTo>
                                    <a:pt x="1838086" y="12457"/>
                                  </a:lnTo>
                                  <a:lnTo>
                                    <a:pt x="1835527" y="9900"/>
                                  </a:lnTo>
                                  <a:lnTo>
                                    <a:pt x="1834884" y="8356"/>
                                  </a:lnTo>
                                  <a:lnTo>
                                    <a:pt x="1834884" y="4740"/>
                                  </a:lnTo>
                                  <a:lnTo>
                                    <a:pt x="1835527" y="3196"/>
                                  </a:lnTo>
                                  <a:lnTo>
                                    <a:pt x="1838086" y="639"/>
                                  </a:lnTo>
                                  <a:lnTo>
                                    <a:pt x="1839622" y="0"/>
                                  </a:lnTo>
                                  <a:lnTo>
                                    <a:pt x="1843242" y="0"/>
                                  </a:lnTo>
                                  <a:lnTo>
                                    <a:pt x="1844790" y="639"/>
                                  </a:lnTo>
                                  <a:lnTo>
                                    <a:pt x="1847349" y="3196"/>
                                  </a:lnTo>
                                  <a:lnTo>
                                    <a:pt x="1847981" y="4740"/>
                                  </a:lnTo>
                                  <a:lnTo>
                                    <a:pt x="1847981" y="8356"/>
                                  </a:lnTo>
                                  <a:lnTo>
                                    <a:pt x="1847349" y="9900"/>
                                  </a:lnTo>
                                  <a:lnTo>
                                    <a:pt x="1844790" y="12457"/>
                                  </a:lnTo>
                                  <a:lnTo>
                                    <a:pt x="184324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69459" y="13096"/>
                                  </a:moveTo>
                                  <a:lnTo>
                                    <a:pt x="1865840" y="13096"/>
                                  </a:lnTo>
                                  <a:lnTo>
                                    <a:pt x="1864292" y="12457"/>
                                  </a:lnTo>
                                  <a:lnTo>
                                    <a:pt x="1861744" y="9900"/>
                                  </a:lnTo>
                                  <a:lnTo>
                                    <a:pt x="1861101" y="8356"/>
                                  </a:lnTo>
                                  <a:lnTo>
                                    <a:pt x="1861101" y="4740"/>
                                  </a:lnTo>
                                  <a:lnTo>
                                    <a:pt x="1861744" y="3196"/>
                                  </a:lnTo>
                                  <a:lnTo>
                                    <a:pt x="1864292" y="639"/>
                                  </a:lnTo>
                                  <a:lnTo>
                                    <a:pt x="1865840" y="0"/>
                                  </a:lnTo>
                                  <a:lnTo>
                                    <a:pt x="1869459" y="0"/>
                                  </a:lnTo>
                                  <a:lnTo>
                                    <a:pt x="1870995" y="639"/>
                                  </a:lnTo>
                                  <a:lnTo>
                                    <a:pt x="1873555" y="3196"/>
                                  </a:lnTo>
                                  <a:lnTo>
                                    <a:pt x="1874198" y="4740"/>
                                  </a:lnTo>
                                  <a:lnTo>
                                    <a:pt x="1874198" y="8356"/>
                                  </a:lnTo>
                                  <a:lnTo>
                                    <a:pt x="1873555" y="9900"/>
                                  </a:lnTo>
                                  <a:lnTo>
                                    <a:pt x="1870995" y="12457"/>
                                  </a:lnTo>
                                  <a:lnTo>
                                    <a:pt x="18694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95665" y="13096"/>
                                  </a:moveTo>
                                  <a:lnTo>
                                    <a:pt x="1892057" y="13096"/>
                                  </a:lnTo>
                                  <a:lnTo>
                                    <a:pt x="1890510" y="12457"/>
                                  </a:lnTo>
                                  <a:lnTo>
                                    <a:pt x="1887950" y="9900"/>
                                  </a:lnTo>
                                  <a:lnTo>
                                    <a:pt x="1887319" y="8356"/>
                                  </a:lnTo>
                                  <a:lnTo>
                                    <a:pt x="1887319" y="4740"/>
                                  </a:lnTo>
                                  <a:lnTo>
                                    <a:pt x="1887950" y="3196"/>
                                  </a:lnTo>
                                  <a:lnTo>
                                    <a:pt x="1890510" y="639"/>
                                  </a:lnTo>
                                  <a:lnTo>
                                    <a:pt x="1892057" y="0"/>
                                  </a:lnTo>
                                  <a:lnTo>
                                    <a:pt x="1895665" y="0"/>
                                  </a:lnTo>
                                  <a:lnTo>
                                    <a:pt x="1897213" y="639"/>
                                  </a:lnTo>
                                  <a:lnTo>
                                    <a:pt x="1899773" y="3196"/>
                                  </a:lnTo>
                                  <a:lnTo>
                                    <a:pt x="1900416" y="4740"/>
                                  </a:lnTo>
                                  <a:lnTo>
                                    <a:pt x="1900416" y="8356"/>
                                  </a:lnTo>
                                  <a:lnTo>
                                    <a:pt x="1899773" y="9900"/>
                                  </a:lnTo>
                                  <a:lnTo>
                                    <a:pt x="1897213" y="12457"/>
                                  </a:lnTo>
                                  <a:lnTo>
                                    <a:pt x="18956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21883" y="13096"/>
                                  </a:moveTo>
                                  <a:lnTo>
                                    <a:pt x="1918263" y="13096"/>
                                  </a:lnTo>
                                  <a:lnTo>
                                    <a:pt x="1916727" y="12457"/>
                                  </a:lnTo>
                                  <a:lnTo>
                                    <a:pt x="1914167" y="9900"/>
                                  </a:lnTo>
                                  <a:lnTo>
                                    <a:pt x="1913524" y="8356"/>
                                  </a:lnTo>
                                  <a:lnTo>
                                    <a:pt x="1913524" y="4740"/>
                                  </a:lnTo>
                                  <a:lnTo>
                                    <a:pt x="1914167" y="3196"/>
                                  </a:lnTo>
                                  <a:lnTo>
                                    <a:pt x="1916727" y="639"/>
                                  </a:lnTo>
                                  <a:lnTo>
                                    <a:pt x="1918263" y="0"/>
                                  </a:lnTo>
                                  <a:lnTo>
                                    <a:pt x="1921883" y="0"/>
                                  </a:lnTo>
                                  <a:lnTo>
                                    <a:pt x="1923430" y="639"/>
                                  </a:lnTo>
                                  <a:lnTo>
                                    <a:pt x="1925978" y="3196"/>
                                  </a:lnTo>
                                  <a:lnTo>
                                    <a:pt x="1926621" y="4740"/>
                                  </a:lnTo>
                                  <a:lnTo>
                                    <a:pt x="1926621" y="8356"/>
                                  </a:lnTo>
                                  <a:lnTo>
                                    <a:pt x="1925978" y="9900"/>
                                  </a:lnTo>
                                  <a:lnTo>
                                    <a:pt x="1923430" y="12457"/>
                                  </a:lnTo>
                                  <a:lnTo>
                                    <a:pt x="19218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48100" y="13096"/>
                                  </a:moveTo>
                                  <a:lnTo>
                                    <a:pt x="1944481" y="13096"/>
                                  </a:lnTo>
                                  <a:lnTo>
                                    <a:pt x="1942933" y="12457"/>
                                  </a:lnTo>
                                  <a:lnTo>
                                    <a:pt x="1940373" y="9900"/>
                                  </a:lnTo>
                                  <a:lnTo>
                                    <a:pt x="1939742" y="8356"/>
                                  </a:lnTo>
                                  <a:lnTo>
                                    <a:pt x="1939742" y="4740"/>
                                  </a:lnTo>
                                  <a:lnTo>
                                    <a:pt x="1940373" y="3196"/>
                                  </a:lnTo>
                                  <a:lnTo>
                                    <a:pt x="1942933" y="639"/>
                                  </a:lnTo>
                                  <a:lnTo>
                                    <a:pt x="1944481" y="0"/>
                                  </a:lnTo>
                                  <a:lnTo>
                                    <a:pt x="1948100" y="0"/>
                                  </a:lnTo>
                                  <a:lnTo>
                                    <a:pt x="1949636" y="639"/>
                                  </a:lnTo>
                                  <a:lnTo>
                                    <a:pt x="1952196" y="3196"/>
                                  </a:lnTo>
                                  <a:lnTo>
                                    <a:pt x="1952839" y="4740"/>
                                  </a:lnTo>
                                  <a:lnTo>
                                    <a:pt x="1952839" y="8356"/>
                                  </a:lnTo>
                                  <a:lnTo>
                                    <a:pt x="1952196" y="9900"/>
                                  </a:lnTo>
                                  <a:lnTo>
                                    <a:pt x="1949636" y="12457"/>
                                  </a:lnTo>
                                  <a:lnTo>
                                    <a:pt x="19481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74306" y="13096"/>
                                  </a:moveTo>
                                  <a:lnTo>
                                    <a:pt x="1970686" y="13096"/>
                                  </a:lnTo>
                                  <a:lnTo>
                                    <a:pt x="1969150" y="12457"/>
                                  </a:lnTo>
                                  <a:lnTo>
                                    <a:pt x="1966591" y="9900"/>
                                  </a:lnTo>
                                  <a:lnTo>
                                    <a:pt x="1965948" y="8356"/>
                                  </a:lnTo>
                                  <a:lnTo>
                                    <a:pt x="1965948" y="4740"/>
                                  </a:lnTo>
                                  <a:lnTo>
                                    <a:pt x="1966591" y="3196"/>
                                  </a:lnTo>
                                  <a:lnTo>
                                    <a:pt x="1969150" y="639"/>
                                  </a:lnTo>
                                  <a:lnTo>
                                    <a:pt x="1970686" y="0"/>
                                  </a:lnTo>
                                  <a:lnTo>
                                    <a:pt x="1974306" y="0"/>
                                  </a:lnTo>
                                  <a:lnTo>
                                    <a:pt x="1975854" y="639"/>
                                  </a:lnTo>
                                  <a:lnTo>
                                    <a:pt x="1978413" y="3196"/>
                                  </a:lnTo>
                                  <a:lnTo>
                                    <a:pt x="1979045" y="4740"/>
                                  </a:lnTo>
                                  <a:lnTo>
                                    <a:pt x="1979045" y="8356"/>
                                  </a:lnTo>
                                  <a:lnTo>
                                    <a:pt x="1978413" y="9900"/>
                                  </a:lnTo>
                                  <a:lnTo>
                                    <a:pt x="1975854" y="12457"/>
                                  </a:lnTo>
                                  <a:lnTo>
                                    <a:pt x="197430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00523" y="13096"/>
                                  </a:moveTo>
                                  <a:lnTo>
                                    <a:pt x="1996904" y="13096"/>
                                  </a:lnTo>
                                  <a:lnTo>
                                    <a:pt x="1995356" y="12457"/>
                                  </a:lnTo>
                                  <a:lnTo>
                                    <a:pt x="1992808" y="9900"/>
                                  </a:lnTo>
                                  <a:lnTo>
                                    <a:pt x="1992165" y="8356"/>
                                  </a:lnTo>
                                  <a:lnTo>
                                    <a:pt x="1992165" y="4740"/>
                                  </a:lnTo>
                                  <a:lnTo>
                                    <a:pt x="1992808" y="3196"/>
                                  </a:lnTo>
                                  <a:lnTo>
                                    <a:pt x="1995356" y="639"/>
                                  </a:lnTo>
                                  <a:lnTo>
                                    <a:pt x="1996904" y="0"/>
                                  </a:lnTo>
                                  <a:lnTo>
                                    <a:pt x="2000523" y="0"/>
                                  </a:lnTo>
                                  <a:lnTo>
                                    <a:pt x="2002059" y="639"/>
                                  </a:lnTo>
                                  <a:lnTo>
                                    <a:pt x="2004619" y="3196"/>
                                  </a:lnTo>
                                  <a:lnTo>
                                    <a:pt x="2005262" y="4740"/>
                                  </a:lnTo>
                                  <a:lnTo>
                                    <a:pt x="2005262" y="8356"/>
                                  </a:lnTo>
                                  <a:lnTo>
                                    <a:pt x="2004619" y="9900"/>
                                  </a:lnTo>
                                  <a:lnTo>
                                    <a:pt x="2002059" y="12457"/>
                                  </a:lnTo>
                                  <a:lnTo>
                                    <a:pt x="20005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26729" y="13096"/>
                                  </a:moveTo>
                                  <a:lnTo>
                                    <a:pt x="2023121" y="13096"/>
                                  </a:lnTo>
                                  <a:lnTo>
                                    <a:pt x="2021574" y="12457"/>
                                  </a:lnTo>
                                  <a:lnTo>
                                    <a:pt x="2019014" y="9900"/>
                                  </a:lnTo>
                                  <a:lnTo>
                                    <a:pt x="2018371" y="8356"/>
                                  </a:lnTo>
                                  <a:lnTo>
                                    <a:pt x="2018371" y="4740"/>
                                  </a:lnTo>
                                  <a:lnTo>
                                    <a:pt x="2019014" y="3196"/>
                                  </a:lnTo>
                                  <a:lnTo>
                                    <a:pt x="2021574" y="639"/>
                                  </a:lnTo>
                                  <a:lnTo>
                                    <a:pt x="2023121" y="0"/>
                                  </a:lnTo>
                                  <a:lnTo>
                                    <a:pt x="2026729" y="0"/>
                                  </a:lnTo>
                                  <a:lnTo>
                                    <a:pt x="2028277" y="639"/>
                                  </a:lnTo>
                                  <a:lnTo>
                                    <a:pt x="2030837" y="3196"/>
                                  </a:lnTo>
                                  <a:lnTo>
                                    <a:pt x="2031468" y="4740"/>
                                  </a:lnTo>
                                  <a:lnTo>
                                    <a:pt x="2031468" y="8356"/>
                                  </a:lnTo>
                                  <a:lnTo>
                                    <a:pt x="2030837" y="9900"/>
                                  </a:lnTo>
                                  <a:lnTo>
                                    <a:pt x="2028277" y="12457"/>
                                  </a:lnTo>
                                  <a:lnTo>
                                    <a:pt x="20267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52947" y="13096"/>
                                  </a:moveTo>
                                  <a:lnTo>
                                    <a:pt x="2049327" y="13096"/>
                                  </a:lnTo>
                                  <a:lnTo>
                                    <a:pt x="2047791" y="12457"/>
                                  </a:lnTo>
                                  <a:lnTo>
                                    <a:pt x="2045231" y="9900"/>
                                  </a:lnTo>
                                  <a:lnTo>
                                    <a:pt x="2044588" y="8356"/>
                                  </a:lnTo>
                                  <a:lnTo>
                                    <a:pt x="2044588" y="4740"/>
                                  </a:lnTo>
                                  <a:lnTo>
                                    <a:pt x="2045231" y="3196"/>
                                  </a:lnTo>
                                  <a:lnTo>
                                    <a:pt x="2047791" y="639"/>
                                  </a:lnTo>
                                  <a:lnTo>
                                    <a:pt x="2049327" y="0"/>
                                  </a:lnTo>
                                  <a:lnTo>
                                    <a:pt x="2052947" y="0"/>
                                  </a:lnTo>
                                  <a:lnTo>
                                    <a:pt x="2054494" y="639"/>
                                  </a:lnTo>
                                  <a:lnTo>
                                    <a:pt x="2057042" y="3196"/>
                                  </a:lnTo>
                                  <a:lnTo>
                                    <a:pt x="2057685" y="4740"/>
                                  </a:lnTo>
                                  <a:lnTo>
                                    <a:pt x="2057685" y="8356"/>
                                  </a:lnTo>
                                  <a:lnTo>
                                    <a:pt x="2057042" y="9900"/>
                                  </a:lnTo>
                                  <a:lnTo>
                                    <a:pt x="2054494" y="12457"/>
                                  </a:lnTo>
                                  <a:lnTo>
                                    <a:pt x="20529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79164" y="13096"/>
                                  </a:moveTo>
                                  <a:lnTo>
                                    <a:pt x="2075545" y="13096"/>
                                  </a:lnTo>
                                  <a:lnTo>
                                    <a:pt x="2073997" y="12457"/>
                                  </a:lnTo>
                                  <a:lnTo>
                                    <a:pt x="2071437" y="9900"/>
                                  </a:lnTo>
                                  <a:lnTo>
                                    <a:pt x="2070806" y="8356"/>
                                  </a:lnTo>
                                  <a:lnTo>
                                    <a:pt x="2070806" y="4740"/>
                                  </a:lnTo>
                                  <a:lnTo>
                                    <a:pt x="2071437" y="3196"/>
                                  </a:lnTo>
                                  <a:lnTo>
                                    <a:pt x="2073997" y="639"/>
                                  </a:lnTo>
                                  <a:lnTo>
                                    <a:pt x="2075545" y="0"/>
                                  </a:lnTo>
                                  <a:lnTo>
                                    <a:pt x="2079164" y="0"/>
                                  </a:lnTo>
                                  <a:lnTo>
                                    <a:pt x="2080700" y="639"/>
                                  </a:lnTo>
                                  <a:lnTo>
                                    <a:pt x="2083260" y="3196"/>
                                  </a:lnTo>
                                  <a:lnTo>
                                    <a:pt x="2083903" y="4740"/>
                                  </a:lnTo>
                                  <a:lnTo>
                                    <a:pt x="2083903" y="8356"/>
                                  </a:lnTo>
                                  <a:lnTo>
                                    <a:pt x="2083260" y="9900"/>
                                  </a:lnTo>
                                  <a:lnTo>
                                    <a:pt x="2080700" y="12457"/>
                                  </a:lnTo>
                                  <a:lnTo>
                                    <a:pt x="20791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05370" y="13096"/>
                                  </a:moveTo>
                                  <a:lnTo>
                                    <a:pt x="2101750" y="13096"/>
                                  </a:lnTo>
                                  <a:lnTo>
                                    <a:pt x="2100214" y="12457"/>
                                  </a:lnTo>
                                  <a:lnTo>
                                    <a:pt x="2097655" y="9900"/>
                                  </a:lnTo>
                                  <a:lnTo>
                                    <a:pt x="2097012" y="8356"/>
                                  </a:lnTo>
                                  <a:lnTo>
                                    <a:pt x="2097012" y="4740"/>
                                  </a:lnTo>
                                  <a:lnTo>
                                    <a:pt x="2097655" y="3196"/>
                                  </a:lnTo>
                                  <a:lnTo>
                                    <a:pt x="2100214" y="639"/>
                                  </a:lnTo>
                                  <a:lnTo>
                                    <a:pt x="2101750" y="0"/>
                                  </a:lnTo>
                                  <a:lnTo>
                                    <a:pt x="2105370" y="0"/>
                                  </a:lnTo>
                                  <a:lnTo>
                                    <a:pt x="2106918" y="639"/>
                                  </a:lnTo>
                                  <a:lnTo>
                                    <a:pt x="2109478" y="3196"/>
                                  </a:lnTo>
                                  <a:lnTo>
                                    <a:pt x="2110109" y="4740"/>
                                  </a:lnTo>
                                  <a:lnTo>
                                    <a:pt x="2110109" y="8356"/>
                                  </a:lnTo>
                                  <a:lnTo>
                                    <a:pt x="2109478" y="9900"/>
                                  </a:lnTo>
                                  <a:lnTo>
                                    <a:pt x="2106918" y="12457"/>
                                  </a:lnTo>
                                  <a:lnTo>
                                    <a:pt x="21053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31587" y="13096"/>
                                  </a:moveTo>
                                  <a:lnTo>
                                    <a:pt x="2127968" y="13096"/>
                                  </a:lnTo>
                                  <a:lnTo>
                                    <a:pt x="2126420" y="12457"/>
                                  </a:lnTo>
                                  <a:lnTo>
                                    <a:pt x="2123872" y="9900"/>
                                  </a:lnTo>
                                  <a:lnTo>
                                    <a:pt x="2123229" y="8356"/>
                                  </a:lnTo>
                                  <a:lnTo>
                                    <a:pt x="2123229" y="4740"/>
                                  </a:lnTo>
                                  <a:lnTo>
                                    <a:pt x="2123872" y="3196"/>
                                  </a:lnTo>
                                  <a:lnTo>
                                    <a:pt x="2126420" y="639"/>
                                  </a:lnTo>
                                  <a:lnTo>
                                    <a:pt x="2127968" y="0"/>
                                  </a:lnTo>
                                  <a:lnTo>
                                    <a:pt x="2131587" y="0"/>
                                  </a:lnTo>
                                  <a:lnTo>
                                    <a:pt x="2133123" y="639"/>
                                  </a:lnTo>
                                  <a:lnTo>
                                    <a:pt x="2135683" y="3196"/>
                                  </a:lnTo>
                                  <a:lnTo>
                                    <a:pt x="2136326" y="4740"/>
                                  </a:lnTo>
                                  <a:lnTo>
                                    <a:pt x="2136326" y="8356"/>
                                  </a:lnTo>
                                  <a:lnTo>
                                    <a:pt x="2135683" y="9900"/>
                                  </a:lnTo>
                                  <a:lnTo>
                                    <a:pt x="2133123" y="12457"/>
                                  </a:lnTo>
                                  <a:lnTo>
                                    <a:pt x="213158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57793" y="13096"/>
                                  </a:moveTo>
                                  <a:lnTo>
                                    <a:pt x="2154185" y="13096"/>
                                  </a:lnTo>
                                  <a:lnTo>
                                    <a:pt x="2152638" y="12457"/>
                                  </a:lnTo>
                                  <a:lnTo>
                                    <a:pt x="2150078" y="9900"/>
                                  </a:lnTo>
                                  <a:lnTo>
                                    <a:pt x="2149435" y="8356"/>
                                  </a:lnTo>
                                  <a:lnTo>
                                    <a:pt x="2149435" y="4740"/>
                                  </a:lnTo>
                                  <a:lnTo>
                                    <a:pt x="2150078" y="3196"/>
                                  </a:lnTo>
                                  <a:lnTo>
                                    <a:pt x="2152638" y="639"/>
                                  </a:lnTo>
                                  <a:lnTo>
                                    <a:pt x="2154185" y="0"/>
                                  </a:lnTo>
                                  <a:lnTo>
                                    <a:pt x="2157793" y="0"/>
                                  </a:lnTo>
                                  <a:lnTo>
                                    <a:pt x="2159341" y="639"/>
                                  </a:lnTo>
                                  <a:lnTo>
                                    <a:pt x="2161901" y="3196"/>
                                  </a:lnTo>
                                  <a:lnTo>
                                    <a:pt x="2162532" y="4740"/>
                                  </a:lnTo>
                                  <a:lnTo>
                                    <a:pt x="2162532" y="8356"/>
                                  </a:lnTo>
                                  <a:lnTo>
                                    <a:pt x="2161901" y="9900"/>
                                  </a:lnTo>
                                  <a:lnTo>
                                    <a:pt x="2159341" y="12457"/>
                                  </a:lnTo>
                                  <a:lnTo>
                                    <a:pt x="21577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4011" y="13096"/>
                                  </a:moveTo>
                                  <a:lnTo>
                                    <a:pt x="2180391" y="13096"/>
                                  </a:lnTo>
                                  <a:lnTo>
                                    <a:pt x="2178843" y="12457"/>
                                  </a:lnTo>
                                  <a:lnTo>
                                    <a:pt x="2176295" y="9900"/>
                                  </a:lnTo>
                                  <a:lnTo>
                                    <a:pt x="2175652" y="8356"/>
                                  </a:lnTo>
                                  <a:lnTo>
                                    <a:pt x="2175652" y="4740"/>
                                  </a:lnTo>
                                  <a:lnTo>
                                    <a:pt x="2176295" y="3196"/>
                                  </a:lnTo>
                                  <a:lnTo>
                                    <a:pt x="2178843" y="639"/>
                                  </a:lnTo>
                                  <a:lnTo>
                                    <a:pt x="2180391" y="0"/>
                                  </a:lnTo>
                                  <a:lnTo>
                                    <a:pt x="2184011" y="0"/>
                                  </a:lnTo>
                                  <a:lnTo>
                                    <a:pt x="2185558" y="639"/>
                                  </a:lnTo>
                                  <a:lnTo>
                                    <a:pt x="2188106" y="3196"/>
                                  </a:lnTo>
                                  <a:lnTo>
                                    <a:pt x="2188749" y="4740"/>
                                  </a:lnTo>
                                  <a:lnTo>
                                    <a:pt x="2188749" y="8356"/>
                                  </a:lnTo>
                                  <a:lnTo>
                                    <a:pt x="2188106" y="9900"/>
                                  </a:lnTo>
                                  <a:lnTo>
                                    <a:pt x="2185558" y="12457"/>
                                  </a:lnTo>
                                  <a:lnTo>
                                    <a:pt x="21840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10216" y="13096"/>
                                  </a:moveTo>
                                  <a:lnTo>
                                    <a:pt x="2206609" y="13096"/>
                                  </a:lnTo>
                                  <a:lnTo>
                                    <a:pt x="2205061" y="12457"/>
                                  </a:lnTo>
                                  <a:lnTo>
                                    <a:pt x="2202501" y="9900"/>
                                  </a:lnTo>
                                  <a:lnTo>
                                    <a:pt x="2201870" y="8356"/>
                                  </a:lnTo>
                                  <a:lnTo>
                                    <a:pt x="2201870" y="4740"/>
                                  </a:lnTo>
                                  <a:lnTo>
                                    <a:pt x="2202501" y="3196"/>
                                  </a:lnTo>
                                  <a:lnTo>
                                    <a:pt x="2205061" y="639"/>
                                  </a:lnTo>
                                  <a:lnTo>
                                    <a:pt x="2206609" y="0"/>
                                  </a:lnTo>
                                  <a:lnTo>
                                    <a:pt x="2210216" y="0"/>
                                  </a:lnTo>
                                  <a:lnTo>
                                    <a:pt x="2211764" y="639"/>
                                  </a:lnTo>
                                  <a:lnTo>
                                    <a:pt x="2214324" y="3196"/>
                                  </a:lnTo>
                                  <a:lnTo>
                                    <a:pt x="2214967" y="4740"/>
                                  </a:lnTo>
                                  <a:lnTo>
                                    <a:pt x="2214967" y="8356"/>
                                  </a:lnTo>
                                  <a:lnTo>
                                    <a:pt x="2214324" y="9900"/>
                                  </a:lnTo>
                                  <a:lnTo>
                                    <a:pt x="2211764" y="12457"/>
                                  </a:lnTo>
                                  <a:lnTo>
                                    <a:pt x="22102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36434" y="13096"/>
                                  </a:moveTo>
                                  <a:lnTo>
                                    <a:pt x="2232814" y="13096"/>
                                  </a:lnTo>
                                  <a:lnTo>
                                    <a:pt x="2231278" y="12457"/>
                                  </a:lnTo>
                                  <a:lnTo>
                                    <a:pt x="2228719" y="9900"/>
                                  </a:lnTo>
                                  <a:lnTo>
                                    <a:pt x="2228076" y="8356"/>
                                  </a:lnTo>
                                  <a:lnTo>
                                    <a:pt x="2228076" y="4740"/>
                                  </a:lnTo>
                                  <a:lnTo>
                                    <a:pt x="2228719" y="3196"/>
                                  </a:lnTo>
                                  <a:lnTo>
                                    <a:pt x="2231278" y="639"/>
                                  </a:lnTo>
                                  <a:lnTo>
                                    <a:pt x="2232814" y="0"/>
                                  </a:lnTo>
                                  <a:lnTo>
                                    <a:pt x="2236434" y="0"/>
                                  </a:lnTo>
                                  <a:lnTo>
                                    <a:pt x="2237982" y="639"/>
                                  </a:lnTo>
                                  <a:lnTo>
                                    <a:pt x="2240530" y="3196"/>
                                  </a:lnTo>
                                  <a:lnTo>
                                    <a:pt x="2241173" y="4740"/>
                                  </a:lnTo>
                                  <a:lnTo>
                                    <a:pt x="2241173" y="8356"/>
                                  </a:lnTo>
                                  <a:lnTo>
                                    <a:pt x="2240530" y="9900"/>
                                  </a:lnTo>
                                  <a:lnTo>
                                    <a:pt x="2237982" y="12457"/>
                                  </a:lnTo>
                                  <a:lnTo>
                                    <a:pt x="22364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62651" y="13096"/>
                                  </a:moveTo>
                                  <a:lnTo>
                                    <a:pt x="2259032" y="13096"/>
                                  </a:lnTo>
                                  <a:lnTo>
                                    <a:pt x="2257484" y="12457"/>
                                  </a:lnTo>
                                  <a:lnTo>
                                    <a:pt x="2254924" y="9900"/>
                                  </a:lnTo>
                                  <a:lnTo>
                                    <a:pt x="2254293" y="8356"/>
                                  </a:lnTo>
                                  <a:lnTo>
                                    <a:pt x="2254293" y="4740"/>
                                  </a:lnTo>
                                  <a:lnTo>
                                    <a:pt x="2254924" y="3196"/>
                                  </a:lnTo>
                                  <a:lnTo>
                                    <a:pt x="2257484" y="639"/>
                                  </a:lnTo>
                                  <a:lnTo>
                                    <a:pt x="2259032" y="0"/>
                                  </a:lnTo>
                                  <a:lnTo>
                                    <a:pt x="2262651" y="0"/>
                                  </a:lnTo>
                                  <a:lnTo>
                                    <a:pt x="2264187" y="639"/>
                                  </a:lnTo>
                                  <a:lnTo>
                                    <a:pt x="2266747" y="3196"/>
                                  </a:lnTo>
                                  <a:lnTo>
                                    <a:pt x="2267390" y="4740"/>
                                  </a:lnTo>
                                  <a:lnTo>
                                    <a:pt x="2267390" y="8356"/>
                                  </a:lnTo>
                                  <a:lnTo>
                                    <a:pt x="2266747" y="9900"/>
                                  </a:lnTo>
                                  <a:lnTo>
                                    <a:pt x="2264187" y="12457"/>
                                  </a:lnTo>
                                  <a:lnTo>
                                    <a:pt x="2262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88857" y="13096"/>
                                  </a:moveTo>
                                  <a:lnTo>
                                    <a:pt x="2285238" y="13096"/>
                                  </a:lnTo>
                                  <a:lnTo>
                                    <a:pt x="2283702" y="12457"/>
                                  </a:lnTo>
                                  <a:lnTo>
                                    <a:pt x="2281142" y="9900"/>
                                  </a:lnTo>
                                  <a:lnTo>
                                    <a:pt x="2280499" y="8356"/>
                                  </a:lnTo>
                                  <a:lnTo>
                                    <a:pt x="2280499" y="4740"/>
                                  </a:lnTo>
                                  <a:lnTo>
                                    <a:pt x="2281142" y="3196"/>
                                  </a:lnTo>
                                  <a:lnTo>
                                    <a:pt x="2283702" y="639"/>
                                  </a:lnTo>
                                  <a:lnTo>
                                    <a:pt x="2285238" y="0"/>
                                  </a:lnTo>
                                  <a:lnTo>
                                    <a:pt x="2288857" y="0"/>
                                  </a:lnTo>
                                  <a:lnTo>
                                    <a:pt x="2290405" y="639"/>
                                  </a:lnTo>
                                  <a:lnTo>
                                    <a:pt x="2292965" y="3196"/>
                                  </a:lnTo>
                                  <a:lnTo>
                                    <a:pt x="2293596" y="4740"/>
                                  </a:lnTo>
                                  <a:lnTo>
                                    <a:pt x="2293596" y="8356"/>
                                  </a:lnTo>
                                  <a:lnTo>
                                    <a:pt x="2292965" y="9900"/>
                                  </a:lnTo>
                                  <a:lnTo>
                                    <a:pt x="2290405" y="12457"/>
                                  </a:lnTo>
                                  <a:lnTo>
                                    <a:pt x="22888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15075" y="13096"/>
                                  </a:moveTo>
                                  <a:lnTo>
                                    <a:pt x="2311455" y="13096"/>
                                  </a:lnTo>
                                  <a:lnTo>
                                    <a:pt x="2309907" y="12457"/>
                                  </a:lnTo>
                                  <a:lnTo>
                                    <a:pt x="2307359" y="9900"/>
                                  </a:lnTo>
                                  <a:lnTo>
                                    <a:pt x="2306716" y="8356"/>
                                  </a:lnTo>
                                  <a:lnTo>
                                    <a:pt x="2306716" y="4740"/>
                                  </a:lnTo>
                                  <a:lnTo>
                                    <a:pt x="2307359" y="3196"/>
                                  </a:lnTo>
                                  <a:lnTo>
                                    <a:pt x="2309907" y="639"/>
                                  </a:lnTo>
                                  <a:lnTo>
                                    <a:pt x="2311455" y="0"/>
                                  </a:lnTo>
                                  <a:lnTo>
                                    <a:pt x="2315075" y="0"/>
                                  </a:lnTo>
                                  <a:lnTo>
                                    <a:pt x="2316611" y="639"/>
                                  </a:lnTo>
                                  <a:lnTo>
                                    <a:pt x="2319170" y="3196"/>
                                  </a:lnTo>
                                  <a:lnTo>
                                    <a:pt x="2319813" y="4740"/>
                                  </a:lnTo>
                                  <a:lnTo>
                                    <a:pt x="2319813" y="8356"/>
                                  </a:lnTo>
                                  <a:lnTo>
                                    <a:pt x="2319170" y="9900"/>
                                  </a:lnTo>
                                  <a:lnTo>
                                    <a:pt x="2316611" y="12457"/>
                                  </a:lnTo>
                                  <a:lnTo>
                                    <a:pt x="23150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41280" y="13096"/>
                                  </a:moveTo>
                                  <a:lnTo>
                                    <a:pt x="2337673" y="13096"/>
                                  </a:lnTo>
                                  <a:lnTo>
                                    <a:pt x="2336125" y="12457"/>
                                  </a:lnTo>
                                  <a:lnTo>
                                    <a:pt x="2333565" y="9900"/>
                                  </a:lnTo>
                                  <a:lnTo>
                                    <a:pt x="2332934" y="8356"/>
                                  </a:lnTo>
                                  <a:lnTo>
                                    <a:pt x="2332934" y="4740"/>
                                  </a:lnTo>
                                  <a:lnTo>
                                    <a:pt x="2333565" y="3196"/>
                                  </a:lnTo>
                                  <a:lnTo>
                                    <a:pt x="2336125" y="639"/>
                                  </a:lnTo>
                                  <a:lnTo>
                                    <a:pt x="2337673" y="0"/>
                                  </a:lnTo>
                                  <a:lnTo>
                                    <a:pt x="2341280" y="0"/>
                                  </a:lnTo>
                                  <a:lnTo>
                                    <a:pt x="2342828" y="639"/>
                                  </a:lnTo>
                                  <a:lnTo>
                                    <a:pt x="2345388" y="3196"/>
                                  </a:lnTo>
                                  <a:lnTo>
                                    <a:pt x="2346031" y="4740"/>
                                  </a:lnTo>
                                  <a:lnTo>
                                    <a:pt x="2346031" y="8356"/>
                                  </a:lnTo>
                                  <a:lnTo>
                                    <a:pt x="2345388" y="9900"/>
                                  </a:lnTo>
                                  <a:lnTo>
                                    <a:pt x="2342828" y="12457"/>
                                  </a:lnTo>
                                  <a:lnTo>
                                    <a:pt x="23412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67498" y="13096"/>
                                  </a:moveTo>
                                  <a:lnTo>
                                    <a:pt x="2363878" y="13096"/>
                                  </a:lnTo>
                                  <a:lnTo>
                                    <a:pt x="2362342" y="12457"/>
                                  </a:lnTo>
                                  <a:lnTo>
                                    <a:pt x="2359783" y="9900"/>
                                  </a:lnTo>
                                  <a:lnTo>
                                    <a:pt x="2359140" y="8356"/>
                                  </a:lnTo>
                                  <a:lnTo>
                                    <a:pt x="2359140" y="4740"/>
                                  </a:lnTo>
                                  <a:lnTo>
                                    <a:pt x="2359783" y="3196"/>
                                  </a:lnTo>
                                  <a:lnTo>
                                    <a:pt x="2362342" y="639"/>
                                  </a:lnTo>
                                  <a:lnTo>
                                    <a:pt x="2363878" y="0"/>
                                  </a:lnTo>
                                  <a:lnTo>
                                    <a:pt x="2367498" y="0"/>
                                  </a:lnTo>
                                  <a:lnTo>
                                    <a:pt x="2369046" y="639"/>
                                  </a:lnTo>
                                  <a:lnTo>
                                    <a:pt x="2371594" y="3196"/>
                                  </a:lnTo>
                                  <a:lnTo>
                                    <a:pt x="2372237" y="4740"/>
                                  </a:lnTo>
                                  <a:lnTo>
                                    <a:pt x="2372237" y="8356"/>
                                  </a:lnTo>
                                  <a:lnTo>
                                    <a:pt x="2371594" y="9900"/>
                                  </a:lnTo>
                                  <a:lnTo>
                                    <a:pt x="2369046" y="12457"/>
                                  </a:lnTo>
                                  <a:lnTo>
                                    <a:pt x="23674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93715" y="13096"/>
                                  </a:moveTo>
                                  <a:lnTo>
                                    <a:pt x="2390096" y="13096"/>
                                  </a:lnTo>
                                  <a:lnTo>
                                    <a:pt x="2388548" y="12457"/>
                                  </a:lnTo>
                                  <a:lnTo>
                                    <a:pt x="2385988" y="9900"/>
                                  </a:lnTo>
                                  <a:lnTo>
                                    <a:pt x="2385357" y="8356"/>
                                  </a:lnTo>
                                  <a:lnTo>
                                    <a:pt x="2385357" y="4740"/>
                                  </a:lnTo>
                                  <a:lnTo>
                                    <a:pt x="2385988" y="3196"/>
                                  </a:lnTo>
                                  <a:lnTo>
                                    <a:pt x="2388548" y="639"/>
                                  </a:lnTo>
                                  <a:lnTo>
                                    <a:pt x="2390096" y="0"/>
                                  </a:lnTo>
                                  <a:lnTo>
                                    <a:pt x="2393715" y="0"/>
                                  </a:lnTo>
                                  <a:lnTo>
                                    <a:pt x="2395251" y="639"/>
                                  </a:lnTo>
                                  <a:lnTo>
                                    <a:pt x="2397811" y="3196"/>
                                  </a:lnTo>
                                  <a:lnTo>
                                    <a:pt x="2398454" y="4740"/>
                                  </a:lnTo>
                                  <a:lnTo>
                                    <a:pt x="2398454" y="8356"/>
                                  </a:lnTo>
                                  <a:lnTo>
                                    <a:pt x="2397811" y="9900"/>
                                  </a:lnTo>
                                  <a:lnTo>
                                    <a:pt x="2395251" y="12457"/>
                                  </a:lnTo>
                                  <a:lnTo>
                                    <a:pt x="23937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19921" y="13096"/>
                                  </a:moveTo>
                                  <a:lnTo>
                                    <a:pt x="2416302" y="13096"/>
                                  </a:lnTo>
                                  <a:lnTo>
                                    <a:pt x="2414766" y="12457"/>
                                  </a:lnTo>
                                  <a:lnTo>
                                    <a:pt x="2412206" y="9900"/>
                                  </a:lnTo>
                                  <a:lnTo>
                                    <a:pt x="2411563" y="8356"/>
                                  </a:lnTo>
                                  <a:lnTo>
                                    <a:pt x="2411563" y="4740"/>
                                  </a:lnTo>
                                  <a:lnTo>
                                    <a:pt x="2412206" y="3196"/>
                                  </a:lnTo>
                                  <a:lnTo>
                                    <a:pt x="2414766" y="639"/>
                                  </a:lnTo>
                                  <a:lnTo>
                                    <a:pt x="2416302" y="0"/>
                                  </a:lnTo>
                                  <a:lnTo>
                                    <a:pt x="2419921" y="0"/>
                                  </a:lnTo>
                                  <a:lnTo>
                                    <a:pt x="2421469" y="639"/>
                                  </a:lnTo>
                                  <a:lnTo>
                                    <a:pt x="2424029" y="3196"/>
                                  </a:lnTo>
                                  <a:lnTo>
                                    <a:pt x="2424660" y="4740"/>
                                  </a:lnTo>
                                  <a:lnTo>
                                    <a:pt x="2424660" y="8356"/>
                                  </a:lnTo>
                                  <a:lnTo>
                                    <a:pt x="2424029" y="9900"/>
                                  </a:lnTo>
                                  <a:lnTo>
                                    <a:pt x="2421469" y="12457"/>
                                  </a:lnTo>
                                  <a:lnTo>
                                    <a:pt x="24199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6139" y="13096"/>
                                  </a:moveTo>
                                  <a:lnTo>
                                    <a:pt x="2442519" y="13096"/>
                                  </a:lnTo>
                                  <a:lnTo>
                                    <a:pt x="2440971" y="12457"/>
                                  </a:lnTo>
                                  <a:lnTo>
                                    <a:pt x="2438423" y="9900"/>
                                  </a:lnTo>
                                  <a:lnTo>
                                    <a:pt x="2437780" y="8356"/>
                                  </a:lnTo>
                                  <a:lnTo>
                                    <a:pt x="2437780" y="4740"/>
                                  </a:lnTo>
                                  <a:lnTo>
                                    <a:pt x="2438423" y="3196"/>
                                  </a:lnTo>
                                  <a:lnTo>
                                    <a:pt x="2440971" y="639"/>
                                  </a:lnTo>
                                  <a:lnTo>
                                    <a:pt x="2442519" y="0"/>
                                  </a:lnTo>
                                  <a:lnTo>
                                    <a:pt x="2446139" y="0"/>
                                  </a:lnTo>
                                  <a:lnTo>
                                    <a:pt x="2447675" y="639"/>
                                  </a:lnTo>
                                  <a:lnTo>
                                    <a:pt x="2450234" y="3196"/>
                                  </a:lnTo>
                                  <a:lnTo>
                                    <a:pt x="2450877" y="4740"/>
                                  </a:lnTo>
                                  <a:lnTo>
                                    <a:pt x="2450877" y="8356"/>
                                  </a:lnTo>
                                  <a:lnTo>
                                    <a:pt x="2450234" y="9900"/>
                                  </a:lnTo>
                                  <a:lnTo>
                                    <a:pt x="2447675" y="12457"/>
                                  </a:lnTo>
                                  <a:lnTo>
                                    <a:pt x="24461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72344" y="13096"/>
                                  </a:moveTo>
                                  <a:lnTo>
                                    <a:pt x="2468737" y="13096"/>
                                  </a:lnTo>
                                  <a:lnTo>
                                    <a:pt x="2467189" y="12457"/>
                                  </a:lnTo>
                                  <a:lnTo>
                                    <a:pt x="2464629" y="9900"/>
                                  </a:lnTo>
                                  <a:lnTo>
                                    <a:pt x="2463986" y="8356"/>
                                  </a:lnTo>
                                  <a:lnTo>
                                    <a:pt x="2463986" y="4740"/>
                                  </a:lnTo>
                                  <a:lnTo>
                                    <a:pt x="2464629" y="3196"/>
                                  </a:lnTo>
                                  <a:lnTo>
                                    <a:pt x="2467189" y="639"/>
                                  </a:lnTo>
                                  <a:lnTo>
                                    <a:pt x="2468737" y="0"/>
                                  </a:lnTo>
                                  <a:lnTo>
                                    <a:pt x="2472344" y="0"/>
                                  </a:lnTo>
                                  <a:lnTo>
                                    <a:pt x="2473892" y="639"/>
                                  </a:lnTo>
                                  <a:lnTo>
                                    <a:pt x="2476452" y="3196"/>
                                  </a:lnTo>
                                  <a:lnTo>
                                    <a:pt x="2477095" y="4740"/>
                                  </a:lnTo>
                                  <a:lnTo>
                                    <a:pt x="2477095" y="8356"/>
                                  </a:lnTo>
                                  <a:lnTo>
                                    <a:pt x="2476452" y="9900"/>
                                  </a:lnTo>
                                  <a:lnTo>
                                    <a:pt x="2473892" y="12457"/>
                                  </a:lnTo>
                                  <a:lnTo>
                                    <a:pt x="24723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98562" y="13096"/>
                                  </a:moveTo>
                                  <a:lnTo>
                                    <a:pt x="2494942" y="13096"/>
                                  </a:lnTo>
                                  <a:lnTo>
                                    <a:pt x="2493406" y="12457"/>
                                  </a:lnTo>
                                  <a:lnTo>
                                    <a:pt x="2490847" y="9900"/>
                                  </a:lnTo>
                                  <a:lnTo>
                                    <a:pt x="2490204" y="8356"/>
                                  </a:lnTo>
                                  <a:lnTo>
                                    <a:pt x="2490204" y="4740"/>
                                  </a:lnTo>
                                  <a:lnTo>
                                    <a:pt x="2490847" y="3196"/>
                                  </a:lnTo>
                                  <a:lnTo>
                                    <a:pt x="2493406" y="639"/>
                                  </a:lnTo>
                                  <a:lnTo>
                                    <a:pt x="2494942" y="0"/>
                                  </a:lnTo>
                                  <a:lnTo>
                                    <a:pt x="2498562" y="0"/>
                                  </a:lnTo>
                                  <a:lnTo>
                                    <a:pt x="2500110" y="639"/>
                                  </a:lnTo>
                                  <a:lnTo>
                                    <a:pt x="2502658" y="3196"/>
                                  </a:lnTo>
                                  <a:lnTo>
                                    <a:pt x="2503301" y="4740"/>
                                  </a:lnTo>
                                  <a:lnTo>
                                    <a:pt x="2503301" y="8356"/>
                                  </a:lnTo>
                                  <a:lnTo>
                                    <a:pt x="2502658" y="9900"/>
                                  </a:lnTo>
                                  <a:lnTo>
                                    <a:pt x="2500110" y="12457"/>
                                  </a:lnTo>
                                  <a:lnTo>
                                    <a:pt x="24985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24779" y="13096"/>
                                  </a:moveTo>
                                  <a:lnTo>
                                    <a:pt x="2521160" y="13096"/>
                                  </a:lnTo>
                                  <a:lnTo>
                                    <a:pt x="2519612" y="12457"/>
                                  </a:lnTo>
                                  <a:lnTo>
                                    <a:pt x="2517052" y="9900"/>
                                  </a:lnTo>
                                  <a:lnTo>
                                    <a:pt x="2516421" y="8356"/>
                                  </a:lnTo>
                                  <a:lnTo>
                                    <a:pt x="2516421" y="4740"/>
                                  </a:lnTo>
                                  <a:lnTo>
                                    <a:pt x="2517052" y="3196"/>
                                  </a:lnTo>
                                  <a:lnTo>
                                    <a:pt x="2519612" y="639"/>
                                  </a:lnTo>
                                  <a:lnTo>
                                    <a:pt x="2521160" y="0"/>
                                  </a:lnTo>
                                  <a:lnTo>
                                    <a:pt x="2524779" y="0"/>
                                  </a:lnTo>
                                  <a:lnTo>
                                    <a:pt x="2526315" y="639"/>
                                  </a:lnTo>
                                  <a:lnTo>
                                    <a:pt x="2528875" y="3196"/>
                                  </a:lnTo>
                                  <a:lnTo>
                                    <a:pt x="2529518" y="4740"/>
                                  </a:lnTo>
                                  <a:lnTo>
                                    <a:pt x="2529518" y="8356"/>
                                  </a:lnTo>
                                  <a:lnTo>
                                    <a:pt x="2528875" y="9900"/>
                                  </a:lnTo>
                                  <a:lnTo>
                                    <a:pt x="2526315" y="12457"/>
                                  </a:lnTo>
                                  <a:lnTo>
                                    <a:pt x="25247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50985" y="13096"/>
                                  </a:moveTo>
                                  <a:lnTo>
                                    <a:pt x="2547366" y="13096"/>
                                  </a:lnTo>
                                  <a:lnTo>
                                    <a:pt x="2545830" y="12457"/>
                                  </a:lnTo>
                                  <a:lnTo>
                                    <a:pt x="2543270" y="9900"/>
                                  </a:lnTo>
                                  <a:lnTo>
                                    <a:pt x="2542627" y="8356"/>
                                  </a:lnTo>
                                  <a:lnTo>
                                    <a:pt x="2542627" y="4740"/>
                                  </a:lnTo>
                                  <a:lnTo>
                                    <a:pt x="2543270" y="3196"/>
                                  </a:lnTo>
                                  <a:lnTo>
                                    <a:pt x="2545830" y="639"/>
                                  </a:lnTo>
                                  <a:lnTo>
                                    <a:pt x="2547366" y="0"/>
                                  </a:lnTo>
                                  <a:lnTo>
                                    <a:pt x="2550985" y="0"/>
                                  </a:lnTo>
                                  <a:lnTo>
                                    <a:pt x="2552533" y="639"/>
                                  </a:lnTo>
                                  <a:lnTo>
                                    <a:pt x="2555093" y="3196"/>
                                  </a:lnTo>
                                  <a:lnTo>
                                    <a:pt x="2555724" y="4740"/>
                                  </a:lnTo>
                                  <a:lnTo>
                                    <a:pt x="2555724" y="8356"/>
                                  </a:lnTo>
                                  <a:lnTo>
                                    <a:pt x="2555093" y="9900"/>
                                  </a:lnTo>
                                  <a:lnTo>
                                    <a:pt x="2552533" y="12457"/>
                                  </a:lnTo>
                                  <a:lnTo>
                                    <a:pt x="25509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77203" y="13096"/>
                                  </a:moveTo>
                                  <a:lnTo>
                                    <a:pt x="2573583" y="13096"/>
                                  </a:lnTo>
                                  <a:lnTo>
                                    <a:pt x="2572035" y="12457"/>
                                  </a:lnTo>
                                  <a:lnTo>
                                    <a:pt x="2569487" y="9900"/>
                                  </a:lnTo>
                                  <a:lnTo>
                                    <a:pt x="2568844" y="8356"/>
                                  </a:lnTo>
                                  <a:lnTo>
                                    <a:pt x="2568844" y="4740"/>
                                  </a:lnTo>
                                  <a:lnTo>
                                    <a:pt x="2569487" y="3196"/>
                                  </a:lnTo>
                                  <a:lnTo>
                                    <a:pt x="2572035" y="639"/>
                                  </a:lnTo>
                                  <a:lnTo>
                                    <a:pt x="2573583" y="0"/>
                                  </a:lnTo>
                                  <a:lnTo>
                                    <a:pt x="2577203" y="0"/>
                                  </a:lnTo>
                                  <a:lnTo>
                                    <a:pt x="2578739" y="639"/>
                                  </a:lnTo>
                                  <a:lnTo>
                                    <a:pt x="2581298" y="3196"/>
                                  </a:lnTo>
                                  <a:lnTo>
                                    <a:pt x="2581941" y="4740"/>
                                  </a:lnTo>
                                  <a:lnTo>
                                    <a:pt x="2581941" y="8356"/>
                                  </a:lnTo>
                                  <a:lnTo>
                                    <a:pt x="2581298" y="9900"/>
                                  </a:lnTo>
                                  <a:lnTo>
                                    <a:pt x="2578739" y="12457"/>
                                  </a:lnTo>
                                  <a:lnTo>
                                    <a:pt x="2577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03408" y="13096"/>
                                  </a:moveTo>
                                  <a:lnTo>
                                    <a:pt x="2599801" y="13096"/>
                                  </a:lnTo>
                                  <a:lnTo>
                                    <a:pt x="2598253" y="12457"/>
                                  </a:lnTo>
                                  <a:lnTo>
                                    <a:pt x="2595693" y="9900"/>
                                  </a:lnTo>
                                  <a:lnTo>
                                    <a:pt x="2595050" y="8356"/>
                                  </a:lnTo>
                                  <a:lnTo>
                                    <a:pt x="2595050" y="4740"/>
                                  </a:lnTo>
                                  <a:lnTo>
                                    <a:pt x="2595693" y="3196"/>
                                  </a:lnTo>
                                  <a:lnTo>
                                    <a:pt x="2598253" y="639"/>
                                  </a:lnTo>
                                  <a:lnTo>
                                    <a:pt x="2599801" y="0"/>
                                  </a:lnTo>
                                  <a:lnTo>
                                    <a:pt x="2603408" y="0"/>
                                  </a:lnTo>
                                  <a:lnTo>
                                    <a:pt x="2604956" y="639"/>
                                  </a:lnTo>
                                  <a:lnTo>
                                    <a:pt x="2607516" y="3196"/>
                                  </a:lnTo>
                                  <a:lnTo>
                                    <a:pt x="2608147" y="4740"/>
                                  </a:lnTo>
                                  <a:lnTo>
                                    <a:pt x="2608147" y="8356"/>
                                  </a:lnTo>
                                  <a:lnTo>
                                    <a:pt x="2607516" y="9900"/>
                                  </a:lnTo>
                                  <a:lnTo>
                                    <a:pt x="2604956" y="12457"/>
                                  </a:lnTo>
                                  <a:lnTo>
                                    <a:pt x="26034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29626" y="13096"/>
                                  </a:moveTo>
                                  <a:lnTo>
                                    <a:pt x="2626006" y="13096"/>
                                  </a:lnTo>
                                  <a:lnTo>
                                    <a:pt x="2624470" y="12457"/>
                                  </a:lnTo>
                                  <a:lnTo>
                                    <a:pt x="2621911" y="9900"/>
                                  </a:lnTo>
                                  <a:lnTo>
                                    <a:pt x="2621268" y="8356"/>
                                  </a:lnTo>
                                  <a:lnTo>
                                    <a:pt x="2621268" y="4740"/>
                                  </a:lnTo>
                                  <a:lnTo>
                                    <a:pt x="2621911" y="3196"/>
                                  </a:lnTo>
                                  <a:lnTo>
                                    <a:pt x="2624470" y="639"/>
                                  </a:lnTo>
                                  <a:lnTo>
                                    <a:pt x="2626006" y="0"/>
                                  </a:lnTo>
                                  <a:lnTo>
                                    <a:pt x="2629626" y="0"/>
                                  </a:lnTo>
                                  <a:lnTo>
                                    <a:pt x="2631174" y="639"/>
                                  </a:lnTo>
                                  <a:lnTo>
                                    <a:pt x="2633722" y="3196"/>
                                  </a:lnTo>
                                  <a:lnTo>
                                    <a:pt x="2634365" y="4740"/>
                                  </a:lnTo>
                                  <a:lnTo>
                                    <a:pt x="2634365" y="8356"/>
                                  </a:lnTo>
                                  <a:lnTo>
                                    <a:pt x="2633722" y="9900"/>
                                  </a:lnTo>
                                  <a:lnTo>
                                    <a:pt x="2631174" y="12457"/>
                                  </a:lnTo>
                                  <a:lnTo>
                                    <a:pt x="26296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55843" y="13096"/>
                                  </a:moveTo>
                                  <a:lnTo>
                                    <a:pt x="2652224" y="13096"/>
                                  </a:lnTo>
                                  <a:lnTo>
                                    <a:pt x="2650676" y="12457"/>
                                  </a:lnTo>
                                  <a:lnTo>
                                    <a:pt x="2648116" y="9900"/>
                                  </a:lnTo>
                                  <a:lnTo>
                                    <a:pt x="2647485" y="8356"/>
                                  </a:lnTo>
                                  <a:lnTo>
                                    <a:pt x="2647485" y="4740"/>
                                  </a:lnTo>
                                  <a:lnTo>
                                    <a:pt x="2648116" y="3196"/>
                                  </a:lnTo>
                                  <a:lnTo>
                                    <a:pt x="2650676" y="639"/>
                                  </a:lnTo>
                                  <a:lnTo>
                                    <a:pt x="2652224" y="0"/>
                                  </a:lnTo>
                                  <a:lnTo>
                                    <a:pt x="2655843" y="0"/>
                                  </a:lnTo>
                                  <a:lnTo>
                                    <a:pt x="2657379" y="639"/>
                                  </a:lnTo>
                                  <a:lnTo>
                                    <a:pt x="2659939" y="3196"/>
                                  </a:lnTo>
                                  <a:lnTo>
                                    <a:pt x="2660582" y="4740"/>
                                  </a:lnTo>
                                  <a:lnTo>
                                    <a:pt x="2660582" y="8356"/>
                                  </a:lnTo>
                                  <a:lnTo>
                                    <a:pt x="2659939" y="9900"/>
                                  </a:lnTo>
                                  <a:lnTo>
                                    <a:pt x="2657379" y="12457"/>
                                  </a:lnTo>
                                  <a:lnTo>
                                    <a:pt x="26558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82049" y="13096"/>
                                  </a:moveTo>
                                  <a:lnTo>
                                    <a:pt x="2678430" y="13096"/>
                                  </a:lnTo>
                                  <a:lnTo>
                                    <a:pt x="2676894" y="12457"/>
                                  </a:lnTo>
                                  <a:lnTo>
                                    <a:pt x="2674334" y="9900"/>
                                  </a:lnTo>
                                  <a:lnTo>
                                    <a:pt x="2673691" y="8356"/>
                                  </a:lnTo>
                                  <a:lnTo>
                                    <a:pt x="2673691" y="4740"/>
                                  </a:lnTo>
                                  <a:lnTo>
                                    <a:pt x="2674334" y="3196"/>
                                  </a:lnTo>
                                  <a:lnTo>
                                    <a:pt x="2676894" y="639"/>
                                  </a:lnTo>
                                  <a:lnTo>
                                    <a:pt x="2678430" y="0"/>
                                  </a:lnTo>
                                  <a:lnTo>
                                    <a:pt x="2682049" y="0"/>
                                  </a:lnTo>
                                  <a:lnTo>
                                    <a:pt x="2683597" y="639"/>
                                  </a:lnTo>
                                  <a:lnTo>
                                    <a:pt x="2686157" y="3196"/>
                                  </a:lnTo>
                                  <a:lnTo>
                                    <a:pt x="2686788" y="4740"/>
                                  </a:lnTo>
                                  <a:lnTo>
                                    <a:pt x="2686788" y="8356"/>
                                  </a:lnTo>
                                  <a:lnTo>
                                    <a:pt x="2686157" y="9900"/>
                                  </a:lnTo>
                                  <a:lnTo>
                                    <a:pt x="2683597" y="12457"/>
                                  </a:lnTo>
                                  <a:lnTo>
                                    <a:pt x="26820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8267" y="13096"/>
                                  </a:moveTo>
                                  <a:lnTo>
                                    <a:pt x="2704647" y="13096"/>
                                  </a:lnTo>
                                  <a:lnTo>
                                    <a:pt x="2703099" y="12457"/>
                                  </a:lnTo>
                                  <a:lnTo>
                                    <a:pt x="2700551" y="9900"/>
                                  </a:lnTo>
                                  <a:lnTo>
                                    <a:pt x="2699908" y="8356"/>
                                  </a:lnTo>
                                  <a:lnTo>
                                    <a:pt x="2699908" y="4740"/>
                                  </a:lnTo>
                                  <a:lnTo>
                                    <a:pt x="2700551" y="3196"/>
                                  </a:lnTo>
                                  <a:lnTo>
                                    <a:pt x="2703099" y="639"/>
                                  </a:lnTo>
                                  <a:lnTo>
                                    <a:pt x="2704647" y="0"/>
                                  </a:lnTo>
                                  <a:lnTo>
                                    <a:pt x="2708267" y="0"/>
                                  </a:lnTo>
                                  <a:lnTo>
                                    <a:pt x="2709803" y="639"/>
                                  </a:lnTo>
                                  <a:lnTo>
                                    <a:pt x="2712362" y="3196"/>
                                  </a:lnTo>
                                  <a:lnTo>
                                    <a:pt x="2713005" y="4740"/>
                                  </a:lnTo>
                                  <a:lnTo>
                                    <a:pt x="2713005" y="8356"/>
                                  </a:lnTo>
                                  <a:lnTo>
                                    <a:pt x="2712362" y="9900"/>
                                  </a:lnTo>
                                  <a:lnTo>
                                    <a:pt x="2709803" y="12457"/>
                                  </a:lnTo>
                                  <a:lnTo>
                                    <a:pt x="2708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34472" y="13096"/>
                                  </a:moveTo>
                                  <a:lnTo>
                                    <a:pt x="2730865" y="13096"/>
                                  </a:lnTo>
                                  <a:lnTo>
                                    <a:pt x="2729317" y="12457"/>
                                  </a:lnTo>
                                  <a:lnTo>
                                    <a:pt x="2726757" y="9900"/>
                                  </a:lnTo>
                                  <a:lnTo>
                                    <a:pt x="2726114" y="8356"/>
                                  </a:lnTo>
                                  <a:lnTo>
                                    <a:pt x="2726114" y="4740"/>
                                  </a:lnTo>
                                  <a:lnTo>
                                    <a:pt x="2726757" y="3196"/>
                                  </a:lnTo>
                                  <a:lnTo>
                                    <a:pt x="2729317" y="639"/>
                                  </a:lnTo>
                                  <a:lnTo>
                                    <a:pt x="2730865" y="0"/>
                                  </a:lnTo>
                                  <a:lnTo>
                                    <a:pt x="2734472" y="0"/>
                                  </a:lnTo>
                                  <a:lnTo>
                                    <a:pt x="2736020" y="639"/>
                                  </a:lnTo>
                                  <a:lnTo>
                                    <a:pt x="2738580" y="3196"/>
                                  </a:lnTo>
                                  <a:lnTo>
                                    <a:pt x="2739211" y="4740"/>
                                  </a:lnTo>
                                  <a:lnTo>
                                    <a:pt x="2739211" y="8356"/>
                                  </a:lnTo>
                                  <a:lnTo>
                                    <a:pt x="2738580" y="9900"/>
                                  </a:lnTo>
                                  <a:lnTo>
                                    <a:pt x="2736020" y="12457"/>
                                  </a:lnTo>
                                  <a:lnTo>
                                    <a:pt x="2734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60690" y="13096"/>
                                  </a:moveTo>
                                  <a:lnTo>
                                    <a:pt x="2757070" y="13096"/>
                                  </a:lnTo>
                                  <a:lnTo>
                                    <a:pt x="2755523" y="12457"/>
                                  </a:lnTo>
                                  <a:lnTo>
                                    <a:pt x="2752975" y="9900"/>
                                  </a:lnTo>
                                  <a:lnTo>
                                    <a:pt x="2752332" y="8356"/>
                                  </a:lnTo>
                                  <a:lnTo>
                                    <a:pt x="2752332" y="4740"/>
                                  </a:lnTo>
                                  <a:lnTo>
                                    <a:pt x="2752975" y="3196"/>
                                  </a:lnTo>
                                  <a:lnTo>
                                    <a:pt x="2755523" y="639"/>
                                  </a:lnTo>
                                  <a:lnTo>
                                    <a:pt x="2757070" y="0"/>
                                  </a:lnTo>
                                  <a:lnTo>
                                    <a:pt x="2760690" y="0"/>
                                  </a:lnTo>
                                  <a:lnTo>
                                    <a:pt x="2762238" y="639"/>
                                  </a:lnTo>
                                  <a:lnTo>
                                    <a:pt x="2764786" y="3196"/>
                                  </a:lnTo>
                                  <a:lnTo>
                                    <a:pt x="2765429" y="4740"/>
                                  </a:lnTo>
                                  <a:lnTo>
                                    <a:pt x="2765429" y="8356"/>
                                  </a:lnTo>
                                  <a:lnTo>
                                    <a:pt x="2764786" y="9900"/>
                                  </a:lnTo>
                                  <a:lnTo>
                                    <a:pt x="2762238" y="12457"/>
                                  </a:lnTo>
                                  <a:lnTo>
                                    <a:pt x="27606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86896" y="13096"/>
                                  </a:moveTo>
                                  <a:lnTo>
                                    <a:pt x="2783288" y="13096"/>
                                  </a:lnTo>
                                  <a:lnTo>
                                    <a:pt x="2781740" y="12457"/>
                                  </a:lnTo>
                                  <a:lnTo>
                                    <a:pt x="2779180" y="9900"/>
                                  </a:lnTo>
                                  <a:lnTo>
                                    <a:pt x="2778549" y="8356"/>
                                  </a:lnTo>
                                  <a:lnTo>
                                    <a:pt x="2778549" y="4740"/>
                                  </a:lnTo>
                                  <a:lnTo>
                                    <a:pt x="2779180" y="3196"/>
                                  </a:lnTo>
                                  <a:lnTo>
                                    <a:pt x="2781740" y="639"/>
                                  </a:lnTo>
                                  <a:lnTo>
                                    <a:pt x="2783288" y="0"/>
                                  </a:lnTo>
                                  <a:lnTo>
                                    <a:pt x="2786896" y="0"/>
                                  </a:lnTo>
                                  <a:lnTo>
                                    <a:pt x="2788443" y="639"/>
                                  </a:lnTo>
                                  <a:lnTo>
                                    <a:pt x="2791003" y="3196"/>
                                  </a:lnTo>
                                  <a:lnTo>
                                    <a:pt x="2791646" y="4740"/>
                                  </a:lnTo>
                                  <a:lnTo>
                                    <a:pt x="2791646" y="8356"/>
                                  </a:lnTo>
                                  <a:lnTo>
                                    <a:pt x="2791003" y="9900"/>
                                  </a:lnTo>
                                  <a:lnTo>
                                    <a:pt x="2788443" y="12457"/>
                                  </a:lnTo>
                                  <a:lnTo>
                                    <a:pt x="27868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13113" y="13096"/>
                                  </a:moveTo>
                                  <a:lnTo>
                                    <a:pt x="2809494" y="13096"/>
                                  </a:lnTo>
                                  <a:lnTo>
                                    <a:pt x="2807958" y="12457"/>
                                  </a:lnTo>
                                  <a:lnTo>
                                    <a:pt x="2805398" y="9900"/>
                                  </a:lnTo>
                                  <a:lnTo>
                                    <a:pt x="2804755" y="8356"/>
                                  </a:lnTo>
                                  <a:lnTo>
                                    <a:pt x="2804755" y="4740"/>
                                  </a:lnTo>
                                  <a:lnTo>
                                    <a:pt x="2805398" y="3196"/>
                                  </a:lnTo>
                                  <a:lnTo>
                                    <a:pt x="2807958" y="639"/>
                                  </a:lnTo>
                                  <a:lnTo>
                                    <a:pt x="2809494" y="0"/>
                                  </a:lnTo>
                                  <a:lnTo>
                                    <a:pt x="2813113" y="0"/>
                                  </a:lnTo>
                                  <a:lnTo>
                                    <a:pt x="2814661" y="639"/>
                                  </a:lnTo>
                                  <a:lnTo>
                                    <a:pt x="2817209" y="3196"/>
                                  </a:lnTo>
                                  <a:lnTo>
                                    <a:pt x="2817852" y="4740"/>
                                  </a:lnTo>
                                  <a:lnTo>
                                    <a:pt x="2817852" y="8356"/>
                                  </a:lnTo>
                                  <a:lnTo>
                                    <a:pt x="2817209" y="9900"/>
                                  </a:lnTo>
                                  <a:lnTo>
                                    <a:pt x="2814661" y="12457"/>
                                  </a:lnTo>
                                  <a:lnTo>
                                    <a:pt x="28131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39331" y="13096"/>
                                  </a:moveTo>
                                  <a:lnTo>
                                    <a:pt x="2835711" y="13096"/>
                                  </a:lnTo>
                                  <a:lnTo>
                                    <a:pt x="2834163" y="12457"/>
                                  </a:lnTo>
                                  <a:lnTo>
                                    <a:pt x="2831603" y="9900"/>
                                  </a:lnTo>
                                  <a:lnTo>
                                    <a:pt x="2830972" y="8356"/>
                                  </a:lnTo>
                                  <a:lnTo>
                                    <a:pt x="2830972" y="4740"/>
                                  </a:lnTo>
                                  <a:lnTo>
                                    <a:pt x="2831603" y="3196"/>
                                  </a:lnTo>
                                  <a:lnTo>
                                    <a:pt x="2834163" y="639"/>
                                  </a:lnTo>
                                  <a:lnTo>
                                    <a:pt x="2835711" y="0"/>
                                  </a:lnTo>
                                  <a:lnTo>
                                    <a:pt x="2839331" y="0"/>
                                  </a:lnTo>
                                  <a:lnTo>
                                    <a:pt x="2840867" y="639"/>
                                  </a:lnTo>
                                  <a:lnTo>
                                    <a:pt x="2843426" y="3196"/>
                                  </a:lnTo>
                                  <a:lnTo>
                                    <a:pt x="2844069" y="4740"/>
                                  </a:lnTo>
                                  <a:lnTo>
                                    <a:pt x="2844069" y="8356"/>
                                  </a:lnTo>
                                  <a:lnTo>
                                    <a:pt x="2843426" y="9900"/>
                                  </a:lnTo>
                                  <a:lnTo>
                                    <a:pt x="2840867" y="12457"/>
                                  </a:lnTo>
                                  <a:lnTo>
                                    <a:pt x="28393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65536" y="13096"/>
                                  </a:moveTo>
                                  <a:lnTo>
                                    <a:pt x="2861917" y="13096"/>
                                  </a:lnTo>
                                  <a:lnTo>
                                    <a:pt x="2860381" y="12457"/>
                                  </a:lnTo>
                                  <a:lnTo>
                                    <a:pt x="2857821" y="9900"/>
                                  </a:lnTo>
                                  <a:lnTo>
                                    <a:pt x="2857178" y="8356"/>
                                  </a:lnTo>
                                  <a:lnTo>
                                    <a:pt x="2857178" y="4740"/>
                                  </a:lnTo>
                                  <a:lnTo>
                                    <a:pt x="2857821" y="3196"/>
                                  </a:lnTo>
                                  <a:lnTo>
                                    <a:pt x="2860381" y="639"/>
                                  </a:lnTo>
                                  <a:lnTo>
                                    <a:pt x="2861917" y="0"/>
                                  </a:lnTo>
                                  <a:lnTo>
                                    <a:pt x="2865536" y="0"/>
                                  </a:lnTo>
                                  <a:lnTo>
                                    <a:pt x="2867084" y="639"/>
                                  </a:lnTo>
                                  <a:lnTo>
                                    <a:pt x="2869644" y="3196"/>
                                  </a:lnTo>
                                  <a:lnTo>
                                    <a:pt x="2870275" y="4740"/>
                                  </a:lnTo>
                                  <a:lnTo>
                                    <a:pt x="2870275" y="8356"/>
                                  </a:lnTo>
                                  <a:lnTo>
                                    <a:pt x="2869644" y="9900"/>
                                  </a:lnTo>
                                  <a:lnTo>
                                    <a:pt x="2867084" y="12457"/>
                                  </a:lnTo>
                                  <a:lnTo>
                                    <a:pt x="28655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91754" y="13096"/>
                                  </a:moveTo>
                                  <a:lnTo>
                                    <a:pt x="2888134" y="13096"/>
                                  </a:lnTo>
                                  <a:lnTo>
                                    <a:pt x="2886587" y="12457"/>
                                  </a:lnTo>
                                  <a:lnTo>
                                    <a:pt x="2884039" y="9900"/>
                                  </a:lnTo>
                                  <a:lnTo>
                                    <a:pt x="2883396" y="8356"/>
                                  </a:lnTo>
                                  <a:lnTo>
                                    <a:pt x="2883396" y="4740"/>
                                  </a:lnTo>
                                  <a:lnTo>
                                    <a:pt x="2884039" y="3196"/>
                                  </a:lnTo>
                                  <a:lnTo>
                                    <a:pt x="2886587" y="639"/>
                                  </a:lnTo>
                                  <a:lnTo>
                                    <a:pt x="2888134" y="0"/>
                                  </a:lnTo>
                                  <a:lnTo>
                                    <a:pt x="2891754" y="0"/>
                                  </a:lnTo>
                                  <a:lnTo>
                                    <a:pt x="2893290" y="639"/>
                                  </a:lnTo>
                                  <a:lnTo>
                                    <a:pt x="2895850" y="3196"/>
                                  </a:lnTo>
                                  <a:lnTo>
                                    <a:pt x="2896493" y="4740"/>
                                  </a:lnTo>
                                  <a:lnTo>
                                    <a:pt x="2896493" y="8356"/>
                                  </a:lnTo>
                                  <a:lnTo>
                                    <a:pt x="2895850" y="9900"/>
                                  </a:lnTo>
                                  <a:lnTo>
                                    <a:pt x="2893290" y="12457"/>
                                  </a:lnTo>
                                  <a:lnTo>
                                    <a:pt x="28917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17960" y="13096"/>
                                  </a:moveTo>
                                  <a:lnTo>
                                    <a:pt x="2914352" y="13096"/>
                                  </a:lnTo>
                                  <a:lnTo>
                                    <a:pt x="2912804" y="12457"/>
                                  </a:lnTo>
                                  <a:lnTo>
                                    <a:pt x="2910244" y="9900"/>
                                  </a:lnTo>
                                  <a:lnTo>
                                    <a:pt x="2909613" y="8356"/>
                                  </a:lnTo>
                                  <a:lnTo>
                                    <a:pt x="2909613" y="4740"/>
                                  </a:lnTo>
                                  <a:lnTo>
                                    <a:pt x="2910244" y="3196"/>
                                  </a:lnTo>
                                  <a:lnTo>
                                    <a:pt x="2912804" y="639"/>
                                  </a:lnTo>
                                  <a:lnTo>
                                    <a:pt x="2914352" y="0"/>
                                  </a:lnTo>
                                  <a:lnTo>
                                    <a:pt x="2917960" y="0"/>
                                  </a:lnTo>
                                  <a:lnTo>
                                    <a:pt x="2919507" y="639"/>
                                  </a:lnTo>
                                  <a:lnTo>
                                    <a:pt x="2922067" y="3196"/>
                                  </a:lnTo>
                                  <a:lnTo>
                                    <a:pt x="2922710" y="4740"/>
                                  </a:lnTo>
                                  <a:lnTo>
                                    <a:pt x="2922710" y="8356"/>
                                  </a:lnTo>
                                  <a:lnTo>
                                    <a:pt x="2922067" y="9900"/>
                                  </a:lnTo>
                                  <a:lnTo>
                                    <a:pt x="2919507" y="12457"/>
                                  </a:lnTo>
                                  <a:lnTo>
                                    <a:pt x="29179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44177" y="13096"/>
                                  </a:moveTo>
                                  <a:lnTo>
                                    <a:pt x="2940558" y="13096"/>
                                  </a:lnTo>
                                  <a:lnTo>
                                    <a:pt x="2939022" y="12457"/>
                                  </a:lnTo>
                                  <a:lnTo>
                                    <a:pt x="2936462" y="9900"/>
                                  </a:lnTo>
                                  <a:lnTo>
                                    <a:pt x="2935819" y="8356"/>
                                  </a:lnTo>
                                  <a:lnTo>
                                    <a:pt x="2935819" y="4740"/>
                                  </a:lnTo>
                                  <a:lnTo>
                                    <a:pt x="2936462" y="3196"/>
                                  </a:lnTo>
                                  <a:lnTo>
                                    <a:pt x="2939022" y="639"/>
                                  </a:lnTo>
                                  <a:lnTo>
                                    <a:pt x="2940558" y="0"/>
                                  </a:lnTo>
                                  <a:lnTo>
                                    <a:pt x="2944177" y="0"/>
                                  </a:lnTo>
                                  <a:lnTo>
                                    <a:pt x="2945725" y="639"/>
                                  </a:lnTo>
                                  <a:lnTo>
                                    <a:pt x="2948273" y="3196"/>
                                  </a:lnTo>
                                  <a:lnTo>
                                    <a:pt x="2948916" y="4740"/>
                                  </a:lnTo>
                                  <a:lnTo>
                                    <a:pt x="2948916" y="8356"/>
                                  </a:lnTo>
                                  <a:lnTo>
                                    <a:pt x="2948273" y="9900"/>
                                  </a:lnTo>
                                  <a:lnTo>
                                    <a:pt x="2945725" y="12457"/>
                                  </a:lnTo>
                                  <a:lnTo>
                                    <a:pt x="29441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70395" y="13096"/>
                                  </a:moveTo>
                                  <a:lnTo>
                                    <a:pt x="2966775" y="13096"/>
                                  </a:lnTo>
                                  <a:lnTo>
                                    <a:pt x="2965227" y="12457"/>
                                  </a:lnTo>
                                  <a:lnTo>
                                    <a:pt x="2962667" y="9900"/>
                                  </a:lnTo>
                                  <a:lnTo>
                                    <a:pt x="2962036" y="8356"/>
                                  </a:lnTo>
                                  <a:lnTo>
                                    <a:pt x="2962036" y="4740"/>
                                  </a:lnTo>
                                  <a:lnTo>
                                    <a:pt x="2962667" y="3196"/>
                                  </a:lnTo>
                                  <a:lnTo>
                                    <a:pt x="2965227" y="639"/>
                                  </a:lnTo>
                                  <a:lnTo>
                                    <a:pt x="2966775" y="0"/>
                                  </a:lnTo>
                                  <a:lnTo>
                                    <a:pt x="2970395" y="0"/>
                                  </a:lnTo>
                                  <a:lnTo>
                                    <a:pt x="2971931" y="639"/>
                                  </a:lnTo>
                                  <a:lnTo>
                                    <a:pt x="2974490" y="3196"/>
                                  </a:lnTo>
                                  <a:lnTo>
                                    <a:pt x="2975133" y="4740"/>
                                  </a:lnTo>
                                  <a:lnTo>
                                    <a:pt x="2975133" y="8356"/>
                                  </a:lnTo>
                                  <a:lnTo>
                                    <a:pt x="2974490" y="9900"/>
                                  </a:lnTo>
                                  <a:lnTo>
                                    <a:pt x="2971931" y="12457"/>
                                  </a:lnTo>
                                  <a:lnTo>
                                    <a:pt x="29703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96600" y="13096"/>
                                  </a:moveTo>
                                  <a:lnTo>
                                    <a:pt x="2992981" y="13096"/>
                                  </a:lnTo>
                                  <a:lnTo>
                                    <a:pt x="2991445" y="12457"/>
                                  </a:lnTo>
                                  <a:lnTo>
                                    <a:pt x="2988885" y="9900"/>
                                  </a:lnTo>
                                  <a:lnTo>
                                    <a:pt x="2988242" y="8356"/>
                                  </a:lnTo>
                                  <a:lnTo>
                                    <a:pt x="2988242" y="4740"/>
                                  </a:lnTo>
                                  <a:lnTo>
                                    <a:pt x="2988885" y="3196"/>
                                  </a:lnTo>
                                  <a:lnTo>
                                    <a:pt x="2991445" y="639"/>
                                  </a:lnTo>
                                  <a:lnTo>
                                    <a:pt x="2992981" y="0"/>
                                  </a:lnTo>
                                  <a:lnTo>
                                    <a:pt x="2996600" y="0"/>
                                  </a:lnTo>
                                  <a:lnTo>
                                    <a:pt x="2998148" y="639"/>
                                  </a:lnTo>
                                  <a:lnTo>
                                    <a:pt x="3000708" y="3196"/>
                                  </a:lnTo>
                                  <a:lnTo>
                                    <a:pt x="3001339" y="4740"/>
                                  </a:lnTo>
                                  <a:lnTo>
                                    <a:pt x="3001339" y="8356"/>
                                  </a:lnTo>
                                  <a:lnTo>
                                    <a:pt x="3000708" y="9900"/>
                                  </a:lnTo>
                                  <a:lnTo>
                                    <a:pt x="2998148" y="12457"/>
                                  </a:lnTo>
                                  <a:lnTo>
                                    <a:pt x="29966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22818" y="13096"/>
                                  </a:moveTo>
                                  <a:lnTo>
                                    <a:pt x="3019198" y="13096"/>
                                  </a:lnTo>
                                  <a:lnTo>
                                    <a:pt x="3017651" y="12457"/>
                                  </a:lnTo>
                                  <a:lnTo>
                                    <a:pt x="3015103" y="9900"/>
                                  </a:lnTo>
                                  <a:lnTo>
                                    <a:pt x="3014460" y="8356"/>
                                  </a:lnTo>
                                  <a:lnTo>
                                    <a:pt x="3014460" y="4740"/>
                                  </a:lnTo>
                                  <a:lnTo>
                                    <a:pt x="3015103" y="3196"/>
                                  </a:lnTo>
                                  <a:lnTo>
                                    <a:pt x="3017651" y="639"/>
                                  </a:lnTo>
                                  <a:lnTo>
                                    <a:pt x="3019198" y="0"/>
                                  </a:lnTo>
                                  <a:lnTo>
                                    <a:pt x="3022818" y="0"/>
                                  </a:lnTo>
                                  <a:lnTo>
                                    <a:pt x="3024354" y="639"/>
                                  </a:lnTo>
                                  <a:lnTo>
                                    <a:pt x="3026914" y="3196"/>
                                  </a:lnTo>
                                  <a:lnTo>
                                    <a:pt x="3027557" y="4740"/>
                                  </a:lnTo>
                                  <a:lnTo>
                                    <a:pt x="3027557" y="8356"/>
                                  </a:lnTo>
                                  <a:lnTo>
                                    <a:pt x="3026914" y="9900"/>
                                  </a:lnTo>
                                  <a:lnTo>
                                    <a:pt x="3024354" y="12457"/>
                                  </a:lnTo>
                                  <a:lnTo>
                                    <a:pt x="30228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49024" y="13096"/>
                                  </a:moveTo>
                                  <a:lnTo>
                                    <a:pt x="3045416" y="13096"/>
                                  </a:lnTo>
                                  <a:lnTo>
                                    <a:pt x="3043868" y="12457"/>
                                  </a:lnTo>
                                  <a:lnTo>
                                    <a:pt x="3041308" y="9900"/>
                                  </a:lnTo>
                                  <a:lnTo>
                                    <a:pt x="3040665" y="8356"/>
                                  </a:lnTo>
                                  <a:lnTo>
                                    <a:pt x="3040665" y="4740"/>
                                  </a:lnTo>
                                  <a:lnTo>
                                    <a:pt x="3041308" y="3196"/>
                                  </a:lnTo>
                                  <a:lnTo>
                                    <a:pt x="3043868" y="639"/>
                                  </a:lnTo>
                                  <a:lnTo>
                                    <a:pt x="3045416" y="0"/>
                                  </a:lnTo>
                                  <a:lnTo>
                                    <a:pt x="3049024" y="0"/>
                                  </a:lnTo>
                                  <a:lnTo>
                                    <a:pt x="3050571" y="639"/>
                                  </a:lnTo>
                                  <a:lnTo>
                                    <a:pt x="3053131" y="3196"/>
                                  </a:lnTo>
                                  <a:lnTo>
                                    <a:pt x="3053762" y="4740"/>
                                  </a:lnTo>
                                  <a:lnTo>
                                    <a:pt x="3053762" y="8356"/>
                                  </a:lnTo>
                                  <a:lnTo>
                                    <a:pt x="3053131" y="9900"/>
                                  </a:lnTo>
                                  <a:lnTo>
                                    <a:pt x="3050571" y="12457"/>
                                  </a:lnTo>
                                  <a:lnTo>
                                    <a:pt x="30490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75241" y="13096"/>
                                  </a:moveTo>
                                  <a:lnTo>
                                    <a:pt x="3071622" y="13096"/>
                                  </a:lnTo>
                                  <a:lnTo>
                                    <a:pt x="3070086" y="12457"/>
                                  </a:lnTo>
                                  <a:lnTo>
                                    <a:pt x="3067526" y="9900"/>
                                  </a:lnTo>
                                  <a:lnTo>
                                    <a:pt x="3066883" y="8356"/>
                                  </a:lnTo>
                                  <a:lnTo>
                                    <a:pt x="3066883" y="4740"/>
                                  </a:lnTo>
                                  <a:lnTo>
                                    <a:pt x="3067526" y="3196"/>
                                  </a:lnTo>
                                  <a:lnTo>
                                    <a:pt x="3070086" y="639"/>
                                  </a:lnTo>
                                  <a:lnTo>
                                    <a:pt x="3071622" y="0"/>
                                  </a:lnTo>
                                  <a:lnTo>
                                    <a:pt x="3075241" y="0"/>
                                  </a:lnTo>
                                  <a:lnTo>
                                    <a:pt x="3076789" y="639"/>
                                  </a:lnTo>
                                  <a:lnTo>
                                    <a:pt x="3079337" y="3196"/>
                                  </a:lnTo>
                                  <a:lnTo>
                                    <a:pt x="3079980" y="4740"/>
                                  </a:lnTo>
                                  <a:lnTo>
                                    <a:pt x="3079980" y="8356"/>
                                  </a:lnTo>
                                  <a:lnTo>
                                    <a:pt x="3079337" y="9900"/>
                                  </a:lnTo>
                                  <a:lnTo>
                                    <a:pt x="3076789" y="12457"/>
                                  </a:lnTo>
                                  <a:lnTo>
                                    <a:pt x="30752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01459" y="13096"/>
                                  </a:moveTo>
                                  <a:lnTo>
                                    <a:pt x="3097839" y="13096"/>
                                  </a:lnTo>
                                  <a:lnTo>
                                    <a:pt x="3096291" y="12457"/>
                                  </a:lnTo>
                                  <a:lnTo>
                                    <a:pt x="3093731" y="9900"/>
                                  </a:lnTo>
                                  <a:lnTo>
                                    <a:pt x="3093100" y="8356"/>
                                  </a:lnTo>
                                  <a:lnTo>
                                    <a:pt x="3093100" y="4740"/>
                                  </a:lnTo>
                                  <a:lnTo>
                                    <a:pt x="3093731" y="3196"/>
                                  </a:lnTo>
                                  <a:lnTo>
                                    <a:pt x="3096291" y="639"/>
                                  </a:lnTo>
                                  <a:lnTo>
                                    <a:pt x="3097839" y="0"/>
                                  </a:lnTo>
                                  <a:lnTo>
                                    <a:pt x="3101459" y="0"/>
                                  </a:lnTo>
                                  <a:lnTo>
                                    <a:pt x="3102995" y="639"/>
                                  </a:lnTo>
                                  <a:lnTo>
                                    <a:pt x="3105554" y="3196"/>
                                  </a:lnTo>
                                  <a:lnTo>
                                    <a:pt x="3106197" y="4740"/>
                                  </a:lnTo>
                                  <a:lnTo>
                                    <a:pt x="3106197" y="8356"/>
                                  </a:lnTo>
                                  <a:lnTo>
                                    <a:pt x="3105554" y="9900"/>
                                  </a:lnTo>
                                  <a:lnTo>
                                    <a:pt x="3102995" y="12457"/>
                                  </a:lnTo>
                                  <a:lnTo>
                                    <a:pt x="31014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27664" y="13096"/>
                                  </a:moveTo>
                                  <a:lnTo>
                                    <a:pt x="3124045" y="13096"/>
                                  </a:lnTo>
                                  <a:lnTo>
                                    <a:pt x="3122509" y="12457"/>
                                  </a:lnTo>
                                  <a:lnTo>
                                    <a:pt x="3119949" y="9900"/>
                                  </a:lnTo>
                                  <a:lnTo>
                                    <a:pt x="3119306" y="8356"/>
                                  </a:lnTo>
                                  <a:lnTo>
                                    <a:pt x="3119306" y="4740"/>
                                  </a:lnTo>
                                  <a:lnTo>
                                    <a:pt x="3119949" y="3196"/>
                                  </a:lnTo>
                                  <a:lnTo>
                                    <a:pt x="3122509" y="639"/>
                                  </a:lnTo>
                                  <a:lnTo>
                                    <a:pt x="3124045" y="0"/>
                                  </a:lnTo>
                                  <a:lnTo>
                                    <a:pt x="3127664" y="0"/>
                                  </a:lnTo>
                                  <a:lnTo>
                                    <a:pt x="3129212" y="639"/>
                                  </a:lnTo>
                                  <a:lnTo>
                                    <a:pt x="3131772" y="3196"/>
                                  </a:lnTo>
                                  <a:lnTo>
                                    <a:pt x="3132403" y="4740"/>
                                  </a:lnTo>
                                  <a:lnTo>
                                    <a:pt x="3132403" y="8356"/>
                                  </a:lnTo>
                                  <a:lnTo>
                                    <a:pt x="3131772" y="9900"/>
                                  </a:lnTo>
                                  <a:lnTo>
                                    <a:pt x="3129212" y="12457"/>
                                  </a:lnTo>
                                  <a:lnTo>
                                    <a:pt x="31276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53882" y="13096"/>
                                  </a:moveTo>
                                  <a:lnTo>
                                    <a:pt x="3150262" y="13096"/>
                                  </a:lnTo>
                                  <a:lnTo>
                                    <a:pt x="3148715" y="12457"/>
                                  </a:lnTo>
                                  <a:lnTo>
                                    <a:pt x="3146167" y="9900"/>
                                  </a:lnTo>
                                  <a:lnTo>
                                    <a:pt x="3145524" y="8356"/>
                                  </a:lnTo>
                                  <a:lnTo>
                                    <a:pt x="3145524" y="4740"/>
                                  </a:lnTo>
                                  <a:lnTo>
                                    <a:pt x="3146167" y="3196"/>
                                  </a:lnTo>
                                  <a:lnTo>
                                    <a:pt x="3148715" y="639"/>
                                  </a:lnTo>
                                  <a:lnTo>
                                    <a:pt x="3150262" y="0"/>
                                  </a:lnTo>
                                  <a:lnTo>
                                    <a:pt x="3153882" y="0"/>
                                  </a:lnTo>
                                  <a:lnTo>
                                    <a:pt x="3155418" y="639"/>
                                  </a:lnTo>
                                  <a:lnTo>
                                    <a:pt x="3157978" y="3196"/>
                                  </a:lnTo>
                                  <a:lnTo>
                                    <a:pt x="3158621" y="4740"/>
                                  </a:lnTo>
                                  <a:lnTo>
                                    <a:pt x="3158621" y="8356"/>
                                  </a:lnTo>
                                  <a:lnTo>
                                    <a:pt x="3157978" y="9900"/>
                                  </a:lnTo>
                                  <a:lnTo>
                                    <a:pt x="3155418" y="12457"/>
                                  </a:lnTo>
                                  <a:lnTo>
                                    <a:pt x="31538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80088" y="13096"/>
                                  </a:moveTo>
                                  <a:lnTo>
                                    <a:pt x="3176480" y="13096"/>
                                  </a:lnTo>
                                  <a:lnTo>
                                    <a:pt x="3174932" y="12457"/>
                                  </a:lnTo>
                                  <a:lnTo>
                                    <a:pt x="3172372" y="9900"/>
                                  </a:lnTo>
                                  <a:lnTo>
                                    <a:pt x="3171729" y="8356"/>
                                  </a:lnTo>
                                  <a:lnTo>
                                    <a:pt x="3171729" y="4740"/>
                                  </a:lnTo>
                                  <a:lnTo>
                                    <a:pt x="3172372" y="3196"/>
                                  </a:lnTo>
                                  <a:lnTo>
                                    <a:pt x="3174932" y="639"/>
                                  </a:lnTo>
                                  <a:lnTo>
                                    <a:pt x="3176480" y="0"/>
                                  </a:lnTo>
                                  <a:lnTo>
                                    <a:pt x="3180088" y="0"/>
                                  </a:lnTo>
                                  <a:lnTo>
                                    <a:pt x="3181635" y="639"/>
                                  </a:lnTo>
                                  <a:lnTo>
                                    <a:pt x="3184195" y="3196"/>
                                  </a:lnTo>
                                  <a:lnTo>
                                    <a:pt x="3184826" y="4740"/>
                                  </a:lnTo>
                                  <a:lnTo>
                                    <a:pt x="3184826" y="8356"/>
                                  </a:lnTo>
                                  <a:lnTo>
                                    <a:pt x="3184195" y="9900"/>
                                  </a:lnTo>
                                  <a:lnTo>
                                    <a:pt x="3181635" y="12457"/>
                                  </a:lnTo>
                                  <a:lnTo>
                                    <a:pt x="31800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06305" y="13096"/>
                                  </a:moveTo>
                                  <a:lnTo>
                                    <a:pt x="3202686" y="13096"/>
                                  </a:lnTo>
                                  <a:lnTo>
                                    <a:pt x="3201138" y="12457"/>
                                  </a:lnTo>
                                  <a:lnTo>
                                    <a:pt x="3198590" y="9900"/>
                                  </a:lnTo>
                                  <a:lnTo>
                                    <a:pt x="3197947" y="8356"/>
                                  </a:lnTo>
                                  <a:lnTo>
                                    <a:pt x="3197947" y="4740"/>
                                  </a:lnTo>
                                  <a:lnTo>
                                    <a:pt x="3198590" y="3196"/>
                                  </a:lnTo>
                                  <a:lnTo>
                                    <a:pt x="3201138" y="639"/>
                                  </a:lnTo>
                                  <a:lnTo>
                                    <a:pt x="3202686" y="0"/>
                                  </a:lnTo>
                                  <a:lnTo>
                                    <a:pt x="3206305" y="0"/>
                                  </a:lnTo>
                                  <a:lnTo>
                                    <a:pt x="3207853" y="639"/>
                                  </a:lnTo>
                                  <a:lnTo>
                                    <a:pt x="3210401" y="3196"/>
                                  </a:lnTo>
                                  <a:lnTo>
                                    <a:pt x="3211044" y="4740"/>
                                  </a:lnTo>
                                  <a:lnTo>
                                    <a:pt x="3211044" y="8356"/>
                                  </a:lnTo>
                                  <a:lnTo>
                                    <a:pt x="3210401" y="9900"/>
                                  </a:lnTo>
                                  <a:lnTo>
                                    <a:pt x="3207853" y="12457"/>
                                  </a:lnTo>
                                  <a:lnTo>
                                    <a:pt x="32063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32523" y="13096"/>
                                  </a:moveTo>
                                  <a:lnTo>
                                    <a:pt x="3228903" y="13096"/>
                                  </a:lnTo>
                                  <a:lnTo>
                                    <a:pt x="3227355" y="12457"/>
                                  </a:lnTo>
                                  <a:lnTo>
                                    <a:pt x="3224796" y="9900"/>
                                  </a:lnTo>
                                  <a:lnTo>
                                    <a:pt x="3224164" y="8356"/>
                                  </a:lnTo>
                                  <a:lnTo>
                                    <a:pt x="3224164" y="4740"/>
                                  </a:lnTo>
                                  <a:lnTo>
                                    <a:pt x="3224796" y="3196"/>
                                  </a:lnTo>
                                  <a:lnTo>
                                    <a:pt x="3227355" y="639"/>
                                  </a:lnTo>
                                  <a:lnTo>
                                    <a:pt x="3228903" y="0"/>
                                  </a:lnTo>
                                  <a:lnTo>
                                    <a:pt x="3232523" y="0"/>
                                  </a:lnTo>
                                  <a:lnTo>
                                    <a:pt x="3234059" y="639"/>
                                  </a:lnTo>
                                  <a:lnTo>
                                    <a:pt x="3236618" y="3196"/>
                                  </a:lnTo>
                                  <a:lnTo>
                                    <a:pt x="3237261" y="4740"/>
                                  </a:lnTo>
                                  <a:lnTo>
                                    <a:pt x="3237261" y="8356"/>
                                  </a:lnTo>
                                  <a:lnTo>
                                    <a:pt x="3236618" y="9900"/>
                                  </a:lnTo>
                                  <a:lnTo>
                                    <a:pt x="3234059" y="12457"/>
                                  </a:lnTo>
                                  <a:lnTo>
                                    <a:pt x="32325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58728" y="13096"/>
                                  </a:moveTo>
                                  <a:lnTo>
                                    <a:pt x="3255109" y="13096"/>
                                  </a:lnTo>
                                  <a:lnTo>
                                    <a:pt x="3253573" y="12457"/>
                                  </a:lnTo>
                                  <a:lnTo>
                                    <a:pt x="3251013" y="9900"/>
                                  </a:lnTo>
                                  <a:lnTo>
                                    <a:pt x="3250370" y="8356"/>
                                  </a:lnTo>
                                  <a:lnTo>
                                    <a:pt x="3250370" y="4740"/>
                                  </a:lnTo>
                                  <a:lnTo>
                                    <a:pt x="3251013" y="3196"/>
                                  </a:lnTo>
                                  <a:lnTo>
                                    <a:pt x="3253573" y="639"/>
                                  </a:lnTo>
                                  <a:lnTo>
                                    <a:pt x="3255109" y="0"/>
                                  </a:lnTo>
                                  <a:lnTo>
                                    <a:pt x="3258728" y="0"/>
                                  </a:lnTo>
                                  <a:lnTo>
                                    <a:pt x="3260276" y="639"/>
                                  </a:lnTo>
                                  <a:lnTo>
                                    <a:pt x="3262836" y="3196"/>
                                  </a:lnTo>
                                  <a:lnTo>
                                    <a:pt x="3263467" y="4740"/>
                                  </a:lnTo>
                                  <a:lnTo>
                                    <a:pt x="3263467" y="8356"/>
                                  </a:lnTo>
                                  <a:lnTo>
                                    <a:pt x="3262836" y="9900"/>
                                  </a:lnTo>
                                  <a:lnTo>
                                    <a:pt x="3260276" y="12457"/>
                                  </a:lnTo>
                                  <a:lnTo>
                                    <a:pt x="32587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84946" y="13096"/>
                                  </a:moveTo>
                                  <a:lnTo>
                                    <a:pt x="3281326" y="13096"/>
                                  </a:lnTo>
                                  <a:lnTo>
                                    <a:pt x="3279779" y="12457"/>
                                  </a:lnTo>
                                  <a:lnTo>
                                    <a:pt x="3277231" y="9900"/>
                                  </a:lnTo>
                                  <a:lnTo>
                                    <a:pt x="3276588" y="8356"/>
                                  </a:lnTo>
                                  <a:lnTo>
                                    <a:pt x="3276588" y="4740"/>
                                  </a:lnTo>
                                  <a:lnTo>
                                    <a:pt x="3277231" y="3196"/>
                                  </a:lnTo>
                                  <a:lnTo>
                                    <a:pt x="3279779" y="639"/>
                                  </a:lnTo>
                                  <a:lnTo>
                                    <a:pt x="3281326" y="0"/>
                                  </a:lnTo>
                                  <a:lnTo>
                                    <a:pt x="3284946" y="0"/>
                                  </a:lnTo>
                                  <a:lnTo>
                                    <a:pt x="3286482" y="639"/>
                                  </a:lnTo>
                                  <a:lnTo>
                                    <a:pt x="3289042" y="3196"/>
                                  </a:lnTo>
                                  <a:lnTo>
                                    <a:pt x="3289685" y="4740"/>
                                  </a:lnTo>
                                  <a:lnTo>
                                    <a:pt x="3289685" y="8356"/>
                                  </a:lnTo>
                                  <a:lnTo>
                                    <a:pt x="3289042" y="9900"/>
                                  </a:lnTo>
                                  <a:lnTo>
                                    <a:pt x="3286482" y="12457"/>
                                  </a:lnTo>
                                  <a:lnTo>
                                    <a:pt x="32849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11152" y="13096"/>
                                  </a:moveTo>
                                  <a:lnTo>
                                    <a:pt x="3307544" y="13096"/>
                                  </a:lnTo>
                                  <a:lnTo>
                                    <a:pt x="3305996" y="12457"/>
                                  </a:lnTo>
                                  <a:lnTo>
                                    <a:pt x="3303436" y="9900"/>
                                  </a:lnTo>
                                  <a:lnTo>
                                    <a:pt x="3302793" y="8356"/>
                                  </a:lnTo>
                                  <a:lnTo>
                                    <a:pt x="3302793" y="4740"/>
                                  </a:lnTo>
                                  <a:lnTo>
                                    <a:pt x="3303436" y="3196"/>
                                  </a:lnTo>
                                  <a:lnTo>
                                    <a:pt x="3305996" y="639"/>
                                  </a:lnTo>
                                  <a:lnTo>
                                    <a:pt x="3307544" y="0"/>
                                  </a:lnTo>
                                  <a:lnTo>
                                    <a:pt x="3311152" y="0"/>
                                  </a:lnTo>
                                  <a:lnTo>
                                    <a:pt x="3312699" y="639"/>
                                  </a:lnTo>
                                  <a:lnTo>
                                    <a:pt x="3315259" y="3196"/>
                                  </a:lnTo>
                                  <a:lnTo>
                                    <a:pt x="3315890" y="4740"/>
                                  </a:lnTo>
                                  <a:lnTo>
                                    <a:pt x="3315890" y="8356"/>
                                  </a:lnTo>
                                  <a:lnTo>
                                    <a:pt x="3315259" y="9900"/>
                                  </a:lnTo>
                                  <a:lnTo>
                                    <a:pt x="3312699" y="12457"/>
                                  </a:lnTo>
                                  <a:lnTo>
                                    <a:pt x="33111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37369" y="13096"/>
                                  </a:moveTo>
                                  <a:lnTo>
                                    <a:pt x="3333750" y="13096"/>
                                  </a:lnTo>
                                  <a:lnTo>
                                    <a:pt x="3332202" y="12457"/>
                                  </a:lnTo>
                                  <a:lnTo>
                                    <a:pt x="3329654" y="9900"/>
                                  </a:lnTo>
                                  <a:lnTo>
                                    <a:pt x="3329011" y="8356"/>
                                  </a:lnTo>
                                  <a:lnTo>
                                    <a:pt x="3329011" y="4740"/>
                                  </a:lnTo>
                                  <a:lnTo>
                                    <a:pt x="3329654" y="3196"/>
                                  </a:lnTo>
                                  <a:lnTo>
                                    <a:pt x="3332202" y="639"/>
                                  </a:lnTo>
                                  <a:lnTo>
                                    <a:pt x="3333750" y="0"/>
                                  </a:lnTo>
                                  <a:lnTo>
                                    <a:pt x="3337369" y="0"/>
                                  </a:lnTo>
                                  <a:lnTo>
                                    <a:pt x="3338917" y="639"/>
                                  </a:lnTo>
                                  <a:lnTo>
                                    <a:pt x="3341465" y="3196"/>
                                  </a:lnTo>
                                  <a:lnTo>
                                    <a:pt x="3342108" y="4740"/>
                                  </a:lnTo>
                                  <a:lnTo>
                                    <a:pt x="3342108" y="8356"/>
                                  </a:lnTo>
                                  <a:lnTo>
                                    <a:pt x="3341465" y="9900"/>
                                  </a:lnTo>
                                  <a:lnTo>
                                    <a:pt x="3338917" y="12457"/>
                                  </a:lnTo>
                                  <a:lnTo>
                                    <a:pt x="33373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63575" y="13096"/>
                                  </a:moveTo>
                                  <a:lnTo>
                                    <a:pt x="3359967" y="13096"/>
                                  </a:lnTo>
                                  <a:lnTo>
                                    <a:pt x="3358419" y="12457"/>
                                  </a:lnTo>
                                  <a:lnTo>
                                    <a:pt x="3355860" y="9900"/>
                                  </a:lnTo>
                                  <a:lnTo>
                                    <a:pt x="3355228" y="8356"/>
                                  </a:lnTo>
                                  <a:lnTo>
                                    <a:pt x="3355228" y="4740"/>
                                  </a:lnTo>
                                  <a:lnTo>
                                    <a:pt x="3355860" y="3196"/>
                                  </a:lnTo>
                                  <a:lnTo>
                                    <a:pt x="3358419" y="639"/>
                                  </a:lnTo>
                                  <a:lnTo>
                                    <a:pt x="3359967" y="0"/>
                                  </a:lnTo>
                                  <a:lnTo>
                                    <a:pt x="3363575" y="0"/>
                                  </a:lnTo>
                                  <a:lnTo>
                                    <a:pt x="3365123" y="639"/>
                                  </a:lnTo>
                                  <a:lnTo>
                                    <a:pt x="3367682" y="3196"/>
                                  </a:lnTo>
                                  <a:lnTo>
                                    <a:pt x="3368325" y="4740"/>
                                  </a:lnTo>
                                  <a:lnTo>
                                    <a:pt x="3368325" y="8356"/>
                                  </a:lnTo>
                                  <a:lnTo>
                                    <a:pt x="3367682" y="9900"/>
                                  </a:lnTo>
                                  <a:lnTo>
                                    <a:pt x="3365123" y="12457"/>
                                  </a:lnTo>
                                  <a:lnTo>
                                    <a:pt x="33635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89792" y="13096"/>
                                  </a:moveTo>
                                  <a:lnTo>
                                    <a:pt x="3386173" y="13096"/>
                                  </a:lnTo>
                                  <a:lnTo>
                                    <a:pt x="3384637" y="12457"/>
                                  </a:lnTo>
                                  <a:lnTo>
                                    <a:pt x="3382077" y="9900"/>
                                  </a:lnTo>
                                  <a:lnTo>
                                    <a:pt x="3381434" y="8356"/>
                                  </a:lnTo>
                                  <a:lnTo>
                                    <a:pt x="3381434" y="4740"/>
                                  </a:lnTo>
                                  <a:lnTo>
                                    <a:pt x="3382077" y="3196"/>
                                  </a:lnTo>
                                  <a:lnTo>
                                    <a:pt x="3384637" y="639"/>
                                  </a:lnTo>
                                  <a:lnTo>
                                    <a:pt x="3386173" y="0"/>
                                  </a:lnTo>
                                  <a:lnTo>
                                    <a:pt x="3389792" y="0"/>
                                  </a:lnTo>
                                  <a:lnTo>
                                    <a:pt x="3391340" y="639"/>
                                  </a:lnTo>
                                  <a:lnTo>
                                    <a:pt x="3393888" y="3196"/>
                                  </a:lnTo>
                                  <a:lnTo>
                                    <a:pt x="3394531" y="4740"/>
                                  </a:lnTo>
                                  <a:lnTo>
                                    <a:pt x="3394531" y="8356"/>
                                  </a:lnTo>
                                  <a:lnTo>
                                    <a:pt x="3393888" y="9900"/>
                                  </a:lnTo>
                                  <a:lnTo>
                                    <a:pt x="3391340" y="12457"/>
                                  </a:lnTo>
                                  <a:lnTo>
                                    <a:pt x="33897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16010" y="13096"/>
                                  </a:moveTo>
                                  <a:lnTo>
                                    <a:pt x="3412390" y="13096"/>
                                  </a:lnTo>
                                  <a:lnTo>
                                    <a:pt x="3410843" y="12457"/>
                                  </a:lnTo>
                                  <a:lnTo>
                                    <a:pt x="3408283" y="9900"/>
                                  </a:lnTo>
                                  <a:lnTo>
                                    <a:pt x="3407652" y="8356"/>
                                  </a:lnTo>
                                  <a:lnTo>
                                    <a:pt x="3407652" y="4740"/>
                                  </a:lnTo>
                                  <a:lnTo>
                                    <a:pt x="3408283" y="3196"/>
                                  </a:lnTo>
                                  <a:lnTo>
                                    <a:pt x="3410843" y="639"/>
                                  </a:lnTo>
                                  <a:lnTo>
                                    <a:pt x="3412390" y="0"/>
                                  </a:lnTo>
                                  <a:lnTo>
                                    <a:pt x="3416010" y="0"/>
                                  </a:lnTo>
                                  <a:lnTo>
                                    <a:pt x="3417546" y="639"/>
                                  </a:lnTo>
                                  <a:lnTo>
                                    <a:pt x="3420106" y="3196"/>
                                  </a:lnTo>
                                  <a:lnTo>
                                    <a:pt x="3420749" y="4740"/>
                                  </a:lnTo>
                                  <a:lnTo>
                                    <a:pt x="3420749" y="8356"/>
                                  </a:lnTo>
                                  <a:lnTo>
                                    <a:pt x="3420106" y="9900"/>
                                  </a:lnTo>
                                  <a:lnTo>
                                    <a:pt x="3417546" y="12457"/>
                                  </a:lnTo>
                                  <a:lnTo>
                                    <a:pt x="34160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42216" y="13096"/>
                                  </a:moveTo>
                                  <a:lnTo>
                                    <a:pt x="3438596" y="13096"/>
                                  </a:lnTo>
                                  <a:lnTo>
                                    <a:pt x="3437060" y="12457"/>
                                  </a:lnTo>
                                  <a:lnTo>
                                    <a:pt x="3434500" y="9900"/>
                                  </a:lnTo>
                                  <a:lnTo>
                                    <a:pt x="3433857" y="8356"/>
                                  </a:lnTo>
                                  <a:lnTo>
                                    <a:pt x="3433857" y="4740"/>
                                  </a:lnTo>
                                  <a:lnTo>
                                    <a:pt x="3434500" y="3196"/>
                                  </a:lnTo>
                                  <a:lnTo>
                                    <a:pt x="3437060" y="639"/>
                                  </a:lnTo>
                                  <a:lnTo>
                                    <a:pt x="3438596" y="0"/>
                                  </a:lnTo>
                                  <a:lnTo>
                                    <a:pt x="3442216" y="0"/>
                                  </a:lnTo>
                                  <a:lnTo>
                                    <a:pt x="3443763" y="639"/>
                                  </a:lnTo>
                                  <a:lnTo>
                                    <a:pt x="3446323" y="3196"/>
                                  </a:lnTo>
                                  <a:lnTo>
                                    <a:pt x="3446954" y="4740"/>
                                  </a:lnTo>
                                  <a:lnTo>
                                    <a:pt x="3446954" y="8356"/>
                                  </a:lnTo>
                                  <a:lnTo>
                                    <a:pt x="3446323" y="9900"/>
                                  </a:lnTo>
                                  <a:lnTo>
                                    <a:pt x="3443763" y="12457"/>
                                  </a:lnTo>
                                  <a:lnTo>
                                    <a:pt x="34422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68433" y="13096"/>
                                  </a:moveTo>
                                  <a:lnTo>
                                    <a:pt x="3464814" y="13096"/>
                                  </a:lnTo>
                                  <a:lnTo>
                                    <a:pt x="3463266" y="12457"/>
                                  </a:lnTo>
                                  <a:lnTo>
                                    <a:pt x="3460718" y="9900"/>
                                  </a:lnTo>
                                  <a:lnTo>
                                    <a:pt x="3460075" y="8356"/>
                                  </a:lnTo>
                                  <a:lnTo>
                                    <a:pt x="3460075" y="4740"/>
                                  </a:lnTo>
                                  <a:lnTo>
                                    <a:pt x="3460718" y="3196"/>
                                  </a:lnTo>
                                  <a:lnTo>
                                    <a:pt x="3463266" y="639"/>
                                  </a:lnTo>
                                  <a:lnTo>
                                    <a:pt x="3464814" y="0"/>
                                  </a:lnTo>
                                  <a:lnTo>
                                    <a:pt x="3468433" y="0"/>
                                  </a:lnTo>
                                  <a:lnTo>
                                    <a:pt x="3469969" y="639"/>
                                  </a:lnTo>
                                  <a:lnTo>
                                    <a:pt x="3472529" y="3196"/>
                                  </a:lnTo>
                                  <a:lnTo>
                                    <a:pt x="3473172" y="4740"/>
                                  </a:lnTo>
                                  <a:lnTo>
                                    <a:pt x="3473172" y="8356"/>
                                  </a:lnTo>
                                  <a:lnTo>
                                    <a:pt x="3472529" y="9900"/>
                                  </a:lnTo>
                                  <a:lnTo>
                                    <a:pt x="3469969" y="12457"/>
                                  </a:lnTo>
                                  <a:lnTo>
                                    <a:pt x="34684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4639" y="13096"/>
                                  </a:moveTo>
                                  <a:lnTo>
                                    <a:pt x="3491031" y="13096"/>
                                  </a:lnTo>
                                  <a:lnTo>
                                    <a:pt x="3489483" y="12457"/>
                                  </a:lnTo>
                                  <a:lnTo>
                                    <a:pt x="3486924" y="9900"/>
                                  </a:lnTo>
                                  <a:lnTo>
                                    <a:pt x="3486292" y="8356"/>
                                  </a:lnTo>
                                  <a:lnTo>
                                    <a:pt x="3486292" y="4740"/>
                                  </a:lnTo>
                                  <a:lnTo>
                                    <a:pt x="3486924" y="3196"/>
                                  </a:lnTo>
                                  <a:lnTo>
                                    <a:pt x="3489483" y="639"/>
                                  </a:lnTo>
                                  <a:lnTo>
                                    <a:pt x="3491031" y="0"/>
                                  </a:lnTo>
                                  <a:lnTo>
                                    <a:pt x="3494639" y="0"/>
                                  </a:lnTo>
                                  <a:lnTo>
                                    <a:pt x="3496187" y="639"/>
                                  </a:lnTo>
                                  <a:lnTo>
                                    <a:pt x="3498746" y="3196"/>
                                  </a:lnTo>
                                  <a:lnTo>
                                    <a:pt x="3499389" y="4740"/>
                                  </a:lnTo>
                                  <a:lnTo>
                                    <a:pt x="3499389" y="8356"/>
                                  </a:lnTo>
                                  <a:lnTo>
                                    <a:pt x="3498746" y="9900"/>
                                  </a:lnTo>
                                  <a:lnTo>
                                    <a:pt x="3496187" y="12457"/>
                                  </a:lnTo>
                                  <a:lnTo>
                                    <a:pt x="34946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20856" y="13096"/>
                                  </a:moveTo>
                                  <a:lnTo>
                                    <a:pt x="3517237" y="13096"/>
                                  </a:lnTo>
                                  <a:lnTo>
                                    <a:pt x="3515701" y="12457"/>
                                  </a:lnTo>
                                  <a:lnTo>
                                    <a:pt x="3513141" y="9900"/>
                                  </a:lnTo>
                                  <a:lnTo>
                                    <a:pt x="3512498" y="8356"/>
                                  </a:lnTo>
                                  <a:lnTo>
                                    <a:pt x="3512498" y="4740"/>
                                  </a:lnTo>
                                  <a:lnTo>
                                    <a:pt x="3513141" y="3196"/>
                                  </a:lnTo>
                                  <a:lnTo>
                                    <a:pt x="3515701" y="639"/>
                                  </a:lnTo>
                                  <a:lnTo>
                                    <a:pt x="3517237" y="0"/>
                                  </a:lnTo>
                                  <a:lnTo>
                                    <a:pt x="3520856" y="0"/>
                                  </a:lnTo>
                                  <a:lnTo>
                                    <a:pt x="3522404" y="639"/>
                                  </a:lnTo>
                                  <a:lnTo>
                                    <a:pt x="3524952" y="3196"/>
                                  </a:lnTo>
                                  <a:lnTo>
                                    <a:pt x="3525595" y="4740"/>
                                  </a:lnTo>
                                  <a:lnTo>
                                    <a:pt x="3525595" y="8356"/>
                                  </a:lnTo>
                                  <a:lnTo>
                                    <a:pt x="3524952" y="9900"/>
                                  </a:lnTo>
                                  <a:lnTo>
                                    <a:pt x="3522404" y="12457"/>
                                  </a:lnTo>
                                  <a:lnTo>
                                    <a:pt x="3520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47074" y="13096"/>
                                  </a:moveTo>
                                  <a:lnTo>
                                    <a:pt x="3543454" y="13096"/>
                                  </a:lnTo>
                                  <a:lnTo>
                                    <a:pt x="3541907" y="12457"/>
                                  </a:lnTo>
                                  <a:lnTo>
                                    <a:pt x="3539347" y="9900"/>
                                  </a:lnTo>
                                  <a:lnTo>
                                    <a:pt x="3538716" y="8356"/>
                                  </a:lnTo>
                                  <a:lnTo>
                                    <a:pt x="3538716" y="4740"/>
                                  </a:lnTo>
                                  <a:lnTo>
                                    <a:pt x="3539347" y="3196"/>
                                  </a:lnTo>
                                  <a:lnTo>
                                    <a:pt x="3541907" y="639"/>
                                  </a:lnTo>
                                  <a:lnTo>
                                    <a:pt x="3543454" y="0"/>
                                  </a:lnTo>
                                  <a:lnTo>
                                    <a:pt x="3547074" y="0"/>
                                  </a:lnTo>
                                  <a:lnTo>
                                    <a:pt x="3548610" y="639"/>
                                  </a:lnTo>
                                  <a:lnTo>
                                    <a:pt x="3551170" y="3196"/>
                                  </a:lnTo>
                                  <a:lnTo>
                                    <a:pt x="3551813" y="4740"/>
                                  </a:lnTo>
                                  <a:lnTo>
                                    <a:pt x="3551813" y="8356"/>
                                  </a:lnTo>
                                  <a:lnTo>
                                    <a:pt x="3551170" y="9900"/>
                                  </a:lnTo>
                                  <a:lnTo>
                                    <a:pt x="3548610" y="12457"/>
                                  </a:lnTo>
                                  <a:lnTo>
                                    <a:pt x="35470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73280" y="13096"/>
                                  </a:moveTo>
                                  <a:lnTo>
                                    <a:pt x="3569660" y="13096"/>
                                  </a:lnTo>
                                  <a:lnTo>
                                    <a:pt x="3568124" y="12457"/>
                                  </a:lnTo>
                                  <a:lnTo>
                                    <a:pt x="3565564" y="9900"/>
                                  </a:lnTo>
                                  <a:lnTo>
                                    <a:pt x="3564921" y="8356"/>
                                  </a:lnTo>
                                  <a:lnTo>
                                    <a:pt x="3564921" y="4740"/>
                                  </a:lnTo>
                                  <a:lnTo>
                                    <a:pt x="3565564" y="3196"/>
                                  </a:lnTo>
                                  <a:lnTo>
                                    <a:pt x="3568124" y="639"/>
                                  </a:lnTo>
                                  <a:lnTo>
                                    <a:pt x="3569660" y="0"/>
                                  </a:lnTo>
                                  <a:lnTo>
                                    <a:pt x="3573280" y="0"/>
                                  </a:lnTo>
                                  <a:lnTo>
                                    <a:pt x="3574827" y="639"/>
                                  </a:lnTo>
                                  <a:lnTo>
                                    <a:pt x="3577387" y="3196"/>
                                  </a:lnTo>
                                  <a:lnTo>
                                    <a:pt x="3578018" y="4740"/>
                                  </a:lnTo>
                                  <a:lnTo>
                                    <a:pt x="3578018" y="8356"/>
                                  </a:lnTo>
                                  <a:lnTo>
                                    <a:pt x="3577387" y="9900"/>
                                  </a:lnTo>
                                  <a:lnTo>
                                    <a:pt x="3574827" y="12457"/>
                                  </a:lnTo>
                                  <a:lnTo>
                                    <a:pt x="35732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99497" y="13096"/>
                                  </a:moveTo>
                                  <a:lnTo>
                                    <a:pt x="3595878" y="13096"/>
                                  </a:lnTo>
                                  <a:lnTo>
                                    <a:pt x="3594330" y="12457"/>
                                  </a:lnTo>
                                  <a:lnTo>
                                    <a:pt x="3591782" y="9900"/>
                                  </a:lnTo>
                                  <a:lnTo>
                                    <a:pt x="3591139" y="8356"/>
                                  </a:lnTo>
                                  <a:lnTo>
                                    <a:pt x="3591139" y="4740"/>
                                  </a:lnTo>
                                  <a:lnTo>
                                    <a:pt x="3591782" y="3196"/>
                                  </a:lnTo>
                                  <a:lnTo>
                                    <a:pt x="3594330" y="639"/>
                                  </a:lnTo>
                                  <a:lnTo>
                                    <a:pt x="3595878" y="0"/>
                                  </a:lnTo>
                                  <a:lnTo>
                                    <a:pt x="3599497" y="0"/>
                                  </a:lnTo>
                                  <a:lnTo>
                                    <a:pt x="3601033" y="639"/>
                                  </a:lnTo>
                                  <a:lnTo>
                                    <a:pt x="3603593" y="3196"/>
                                  </a:lnTo>
                                  <a:lnTo>
                                    <a:pt x="3604236" y="4740"/>
                                  </a:lnTo>
                                  <a:lnTo>
                                    <a:pt x="3604236" y="8356"/>
                                  </a:lnTo>
                                  <a:lnTo>
                                    <a:pt x="3603593" y="9900"/>
                                  </a:lnTo>
                                  <a:lnTo>
                                    <a:pt x="3601033" y="12457"/>
                                  </a:lnTo>
                                  <a:lnTo>
                                    <a:pt x="35994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25703" y="13096"/>
                                  </a:moveTo>
                                  <a:lnTo>
                                    <a:pt x="3622095" y="13096"/>
                                  </a:lnTo>
                                  <a:lnTo>
                                    <a:pt x="3620547" y="12457"/>
                                  </a:lnTo>
                                  <a:lnTo>
                                    <a:pt x="3617988" y="9900"/>
                                  </a:lnTo>
                                  <a:lnTo>
                                    <a:pt x="3617345" y="8356"/>
                                  </a:lnTo>
                                  <a:lnTo>
                                    <a:pt x="3617345" y="4740"/>
                                  </a:lnTo>
                                  <a:lnTo>
                                    <a:pt x="3617988" y="3196"/>
                                  </a:lnTo>
                                  <a:lnTo>
                                    <a:pt x="3620547" y="639"/>
                                  </a:lnTo>
                                  <a:lnTo>
                                    <a:pt x="3622095" y="0"/>
                                  </a:lnTo>
                                  <a:lnTo>
                                    <a:pt x="3625703" y="0"/>
                                  </a:lnTo>
                                  <a:lnTo>
                                    <a:pt x="3627251" y="639"/>
                                  </a:lnTo>
                                  <a:lnTo>
                                    <a:pt x="3629810" y="3196"/>
                                  </a:lnTo>
                                  <a:lnTo>
                                    <a:pt x="3630441" y="4740"/>
                                  </a:lnTo>
                                  <a:lnTo>
                                    <a:pt x="3630441" y="8356"/>
                                  </a:lnTo>
                                  <a:lnTo>
                                    <a:pt x="3629810" y="9900"/>
                                  </a:lnTo>
                                  <a:lnTo>
                                    <a:pt x="3627251" y="12457"/>
                                  </a:lnTo>
                                  <a:lnTo>
                                    <a:pt x="36257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51920" y="13096"/>
                                  </a:moveTo>
                                  <a:lnTo>
                                    <a:pt x="3648301" y="13096"/>
                                  </a:lnTo>
                                  <a:lnTo>
                                    <a:pt x="3646765" y="12457"/>
                                  </a:lnTo>
                                  <a:lnTo>
                                    <a:pt x="3644205" y="9900"/>
                                  </a:lnTo>
                                  <a:lnTo>
                                    <a:pt x="3643562" y="8356"/>
                                  </a:lnTo>
                                  <a:lnTo>
                                    <a:pt x="3643562" y="4740"/>
                                  </a:lnTo>
                                  <a:lnTo>
                                    <a:pt x="3644205" y="3196"/>
                                  </a:lnTo>
                                  <a:lnTo>
                                    <a:pt x="3646765" y="639"/>
                                  </a:lnTo>
                                  <a:lnTo>
                                    <a:pt x="3648301" y="0"/>
                                  </a:lnTo>
                                  <a:lnTo>
                                    <a:pt x="3651920" y="0"/>
                                  </a:lnTo>
                                  <a:lnTo>
                                    <a:pt x="3653468" y="639"/>
                                  </a:lnTo>
                                  <a:lnTo>
                                    <a:pt x="3656016" y="3196"/>
                                  </a:lnTo>
                                  <a:lnTo>
                                    <a:pt x="3656659" y="4740"/>
                                  </a:lnTo>
                                  <a:lnTo>
                                    <a:pt x="3656659" y="8356"/>
                                  </a:lnTo>
                                  <a:lnTo>
                                    <a:pt x="3656016" y="9900"/>
                                  </a:lnTo>
                                  <a:lnTo>
                                    <a:pt x="3653468" y="12457"/>
                                  </a:lnTo>
                                  <a:lnTo>
                                    <a:pt x="36519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78138" y="13096"/>
                                  </a:moveTo>
                                  <a:lnTo>
                                    <a:pt x="3674518" y="13096"/>
                                  </a:lnTo>
                                  <a:lnTo>
                                    <a:pt x="3672971" y="12457"/>
                                  </a:lnTo>
                                  <a:lnTo>
                                    <a:pt x="3670411" y="9900"/>
                                  </a:lnTo>
                                  <a:lnTo>
                                    <a:pt x="3669780" y="8356"/>
                                  </a:lnTo>
                                  <a:lnTo>
                                    <a:pt x="3669780" y="4740"/>
                                  </a:lnTo>
                                  <a:lnTo>
                                    <a:pt x="3670411" y="3196"/>
                                  </a:lnTo>
                                  <a:lnTo>
                                    <a:pt x="3672971" y="639"/>
                                  </a:lnTo>
                                  <a:lnTo>
                                    <a:pt x="3674518" y="0"/>
                                  </a:lnTo>
                                  <a:lnTo>
                                    <a:pt x="3678138" y="0"/>
                                  </a:lnTo>
                                  <a:lnTo>
                                    <a:pt x="3679674" y="639"/>
                                  </a:lnTo>
                                  <a:lnTo>
                                    <a:pt x="3682234" y="3196"/>
                                  </a:lnTo>
                                  <a:lnTo>
                                    <a:pt x="3682877" y="4740"/>
                                  </a:lnTo>
                                  <a:lnTo>
                                    <a:pt x="3682877" y="8356"/>
                                  </a:lnTo>
                                  <a:lnTo>
                                    <a:pt x="3682234" y="9900"/>
                                  </a:lnTo>
                                  <a:lnTo>
                                    <a:pt x="3679674" y="12457"/>
                                  </a:lnTo>
                                  <a:lnTo>
                                    <a:pt x="36781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04344" y="13096"/>
                                  </a:moveTo>
                                  <a:lnTo>
                                    <a:pt x="3700724" y="13096"/>
                                  </a:lnTo>
                                  <a:lnTo>
                                    <a:pt x="3699188" y="12457"/>
                                  </a:lnTo>
                                  <a:lnTo>
                                    <a:pt x="3696628" y="9900"/>
                                  </a:lnTo>
                                  <a:lnTo>
                                    <a:pt x="3695985" y="8356"/>
                                  </a:lnTo>
                                  <a:lnTo>
                                    <a:pt x="3695985" y="4740"/>
                                  </a:lnTo>
                                  <a:lnTo>
                                    <a:pt x="3696628" y="3196"/>
                                  </a:lnTo>
                                  <a:lnTo>
                                    <a:pt x="3699188" y="639"/>
                                  </a:lnTo>
                                  <a:lnTo>
                                    <a:pt x="3700724" y="0"/>
                                  </a:lnTo>
                                  <a:lnTo>
                                    <a:pt x="3704344" y="0"/>
                                  </a:lnTo>
                                  <a:lnTo>
                                    <a:pt x="3705891" y="639"/>
                                  </a:lnTo>
                                  <a:lnTo>
                                    <a:pt x="3708451" y="3196"/>
                                  </a:lnTo>
                                  <a:lnTo>
                                    <a:pt x="3709082" y="4740"/>
                                  </a:lnTo>
                                  <a:lnTo>
                                    <a:pt x="3709082" y="8356"/>
                                  </a:lnTo>
                                  <a:lnTo>
                                    <a:pt x="3708451" y="9900"/>
                                  </a:lnTo>
                                  <a:lnTo>
                                    <a:pt x="3705891" y="12457"/>
                                  </a:lnTo>
                                  <a:lnTo>
                                    <a:pt x="37043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30561" y="13096"/>
                                  </a:moveTo>
                                  <a:lnTo>
                                    <a:pt x="3726942" y="13096"/>
                                  </a:lnTo>
                                  <a:lnTo>
                                    <a:pt x="3725394" y="12457"/>
                                  </a:lnTo>
                                  <a:lnTo>
                                    <a:pt x="3722846" y="9900"/>
                                  </a:lnTo>
                                  <a:lnTo>
                                    <a:pt x="3722203" y="8356"/>
                                  </a:lnTo>
                                  <a:lnTo>
                                    <a:pt x="3722203" y="4740"/>
                                  </a:lnTo>
                                  <a:lnTo>
                                    <a:pt x="3722846" y="3196"/>
                                  </a:lnTo>
                                  <a:lnTo>
                                    <a:pt x="3725394" y="639"/>
                                  </a:lnTo>
                                  <a:lnTo>
                                    <a:pt x="3726942" y="0"/>
                                  </a:lnTo>
                                  <a:lnTo>
                                    <a:pt x="3730561" y="0"/>
                                  </a:lnTo>
                                  <a:lnTo>
                                    <a:pt x="3732097" y="639"/>
                                  </a:lnTo>
                                  <a:lnTo>
                                    <a:pt x="3734657" y="3196"/>
                                  </a:lnTo>
                                  <a:lnTo>
                                    <a:pt x="3735300" y="4740"/>
                                  </a:lnTo>
                                  <a:lnTo>
                                    <a:pt x="3735300" y="8356"/>
                                  </a:lnTo>
                                  <a:lnTo>
                                    <a:pt x="3734657" y="9900"/>
                                  </a:lnTo>
                                  <a:lnTo>
                                    <a:pt x="3732097" y="12457"/>
                                  </a:lnTo>
                                  <a:lnTo>
                                    <a:pt x="37305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6767" y="13096"/>
                                  </a:moveTo>
                                  <a:lnTo>
                                    <a:pt x="3753159" y="13096"/>
                                  </a:lnTo>
                                  <a:lnTo>
                                    <a:pt x="3751611" y="12457"/>
                                  </a:lnTo>
                                  <a:lnTo>
                                    <a:pt x="3749052" y="9900"/>
                                  </a:lnTo>
                                  <a:lnTo>
                                    <a:pt x="3748409" y="8356"/>
                                  </a:lnTo>
                                  <a:lnTo>
                                    <a:pt x="3748409" y="4740"/>
                                  </a:lnTo>
                                  <a:lnTo>
                                    <a:pt x="3749052" y="3196"/>
                                  </a:lnTo>
                                  <a:lnTo>
                                    <a:pt x="3751611" y="639"/>
                                  </a:lnTo>
                                  <a:lnTo>
                                    <a:pt x="3753159" y="0"/>
                                  </a:lnTo>
                                  <a:lnTo>
                                    <a:pt x="3756767" y="0"/>
                                  </a:lnTo>
                                  <a:lnTo>
                                    <a:pt x="3758315" y="639"/>
                                  </a:lnTo>
                                  <a:lnTo>
                                    <a:pt x="3760874" y="3196"/>
                                  </a:lnTo>
                                  <a:lnTo>
                                    <a:pt x="3761505" y="4740"/>
                                  </a:lnTo>
                                  <a:lnTo>
                                    <a:pt x="3761505" y="8356"/>
                                  </a:lnTo>
                                  <a:lnTo>
                                    <a:pt x="3760874" y="9900"/>
                                  </a:lnTo>
                                  <a:lnTo>
                                    <a:pt x="3758315" y="12457"/>
                                  </a:lnTo>
                                  <a:lnTo>
                                    <a:pt x="37567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82984" y="13096"/>
                                  </a:moveTo>
                                  <a:lnTo>
                                    <a:pt x="3779365" y="13096"/>
                                  </a:lnTo>
                                  <a:lnTo>
                                    <a:pt x="3777817" y="12457"/>
                                  </a:lnTo>
                                  <a:lnTo>
                                    <a:pt x="3775269" y="9900"/>
                                  </a:lnTo>
                                  <a:lnTo>
                                    <a:pt x="3774626" y="8356"/>
                                  </a:lnTo>
                                  <a:lnTo>
                                    <a:pt x="3774626" y="4740"/>
                                  </a:lnTo>
                                  <a:lnTo>
                                    <a:pt x="3775269" y="3196"/>
                                  </a:lnTo>
                                  <a:lnTo>
                                    <a:pt x="3777817" y="639"/>
                                  </a:lnTo>
                                  <a:lnTo>
                                    <a:pt x="3779365" y="0"/>
                                  </a:lnTo>
                                  <a:lnTo>
                                    <a:pt x="3782984" y="0"/>
                                  </a:lnTo>
                                  <a:lnTo>
                                    <a:pt x="3784532" y="639"/>
                                  </a:lnTo>
                                  <a:lnTo>
                                    <a:pt x="3787080" y="3196"/>
                                  </a:lnTo>
                                  <a:lnTo>
                                    <a:pt x="3787723" y="4740"/>
                                  </a:lnTo>
                                  <a:lnTo>
                                    <a:pt x="3787723" y="8356"/>
                                  </a:lnTo>
                                  <a:lnTo>
                                    <a:pt x="3787080" y="9900"/>
                                  </a:lnTo>
                                  <a:lnTo>
                                    <a:pt x="3784532" y="12457"/>
                                  </a:lnTo>
                                  <a:lnTo>
                                    <a:pt x="37829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09202" y="13096"/>
                                  </a:moveTo>
                                  <a:lnTo>
                                    <a:pt x="3805582" y="13096"/>
                                  </a:lnTo>
                                  <a:lnTo>
                                    <a:pt x="3804035" y="12457"/>
                                  </a:lnTo>
                                  <a:lnTo>
                                    <a:pt x="3801475" y="9900"/>
                                  </a:lnTo>
                                  <a:lnTo>
                                    <a:pt x="3800844" y="8356"/>
                                  </a:lnTo>
                                  <a:lnTo>
                                    <a:pt x="3800844" y="4740"/>
                                  </a:lnTo>
                                  <a:lnTo>
                                    <a:pt x="3801475" y="3196"/>
                                  </a:lnTo>
                                  <a:lnTo>
                                    <a:pt x="3804035" y="639"/>
                                  </a:lnTo>
                                  <a:lnTo>
                                    <a:pt x="3805582" y="0"/>
                                  </a:lnTo>
                                  <a:lnTo>
                                    <a:pt x="3809202" y="0"/>
                                  </a:lnTo>
                                  <a:lnTo>
                                    <a:pt x="3810738" y="639"/>
                                  </a:lnTo>
                                  <a:lnTo>
                                    <a:pt x="3813298" y="3196"/>
                                  </a:lnTo>
                                  <a:lnTo>
                                    <a:pt x="3813941" y="4740"/>
                                  </a:lnTo>
                                  <a:lnTo>
                                    <a:pt x="3813941" y="8356"/>
                                  </a:lnTo>
                                  <a:lnTo>
                                    <a:pt x="3813298" y="9900"/>
                                  </a:lnTo>
                                  <a:lnTo>
                                    <a:pt x="3810738" y="12457"/>
                                  </a:lnTo>
                                  <a:lnTo>
                                    <a:pt x="38092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35408" y="13096"/>
                                  </a:moveTo>
                                  <a:lnTo>
                                    <a:pt x="3831788" y="13096"/>
                                  </a:lnTo>
                                  <a:lnTo>
                                    <a:pt x="3830252" y="12457"/>
                                  </a:lnTo>
                                  <a:lnTo>
                                    <a:pt x="3827692" y="9900"/>
                                  </a:lnTo>
                                  <a:lnTo>
                                    <a:pt x="3827049" y="8356"/>
                                  </a:lnTo>
                                  <a:lnTo>
                                    <a:pt x="3827049" y="4740"/>
                                  </a:lnTo>
                                  <a:lnTo>
                                    <a:pt x="3827692" y="3196"/>
                                  </a:lnTo>
                                  <a:lnTo>
                                    <a:pt x="3830252" y="639"/>
                                  </a:lnTo>
                                  <a:lnTo>
                                    <a:pt x="3831788" y="0"/>
                                  </a:lnTo>
                                  <a:lnTo>
                                    <a:pt x="3835408" y="0"/>
                                  </a:lnTo>
                                  <a:lnTo>
                                    <a:pt x="3836955" y="639"/>
                                  </a:lnTo>
                                  <a:lnTo>
                                    <a:pt x="3839515" y="3196"/>
                                  </a:lnTo>
                                  <a:lnTo>
                                    <a:pt x="3840146" y="4740"/>
                                  </a:lnTo>
                                  <a:lnTo>
                                    <a:pt x="3840146" y="8356"/>
                                  </a:lnTo>
                                  <a:lnTo>
                                    <a:pt x="3839515" y="9900"/>
                                  </a:lnTo>
                                  <a:lnTo>
                                    <a:pt x="3836955" y="12457"/>
                                  </a:lnTo>
                                  <a:lnTo>
                                    <a:pt x="38354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61625" y="13096"/>
                                  </a:moveTo>
                                  <a:lnTo>
                                    <a:pt x="3858006" y="13096"/>
                                  </a:lnTo>
                                  <a:lnTo>
                                    <a:pt x="3856458" y="12457"/>
                                  </a:lnTo>
                                  <a:lnTo>
                                    <a:pt x="3853898" y="9900"/>
                                  </a:lnTo>
                                  <a:lnTo>
                                    <a:pt x="3853267" y="8356"/>
                                  </a:lnTo>
                                  <a:lnTo>
                                    <a:pt x="3853267" y="4740"/>
                                  </a:lnTo>
                                  <a:lnTo>
                                    <a:pt x="3853898" y="3196"/>
                                  </a:lnTo>
                                  <a:lnTo>
                                    <a:pt x="3856458" y="639"/>
                                  </a:lnTo>
                                  <a:lnTo>
                                    <a:pt x="3858006" y="0"/>
                                  </a:lnTo>
                                  <a:lnTo>
                                    <a:pt x="3861625" y="0"/>
                                  </a:lnTo>
                                  <a:lnTo>
                                    <a:pt x="3863161" y="639"/>
                                  </a:lnTo>
                                  <a:lnTo>
                                    <a:pt x="3865721" y="3196"/>
                                  </a:lnTo>
                                  <a:lnTo>
                                    <a:pt x="3866364" y="4740"/>
                                  </a:lnTo>
                                  <a:lnTo>
                                    <a:pt x="3866364" y="8356"/>
                                  </a:lnTo>
                                  <a:lnTo>
                                    <a:pt x="3865721" y="9900"/>
                                  </a:lnTo>
                                  <a:lnTo>
                                    <a:pt x="3863161" y="12457"/>
                                  </a:lnTo>
                                  <a:lnTo>
                                    <a:pt x="38616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87831" y="13096"/>
                                  </a:moveTo>
                                  <a:lnTo>
                                    <a:pt x="3884223" y="13096"/>
                                  </a:lnTo>
                                  <a:lnTo>
                                    <a:pt x="3882675" y="12457"/>
                                  </a:lnTo>
                                  <a:lnTo>
                                    <a:pt x="3880116" y="9900"/>
                                  </a:lnTo>
                                  <a:lnTo>
                                    <a:pt x="3879473" y="8356"/>
                                  </a:lnTo>
                                  <a:lnTo>
                                    <a:pt x="3879473" y="4740"/>
                                  </a:lnTo>
                                  <a:lnTo>
                                    <a:pt x="3880116" y="3196"/>
                                  </a:lnTo>
                                  <a:lnTo>
                                    <a:pt x="3882675" y="639"/>
                                  </a:lnTo>
                                  <a:lnTo>
                                    <a:pt x="3884223" y="0"/>
                                  </a:lnTo>
                                  <a:lnTo>
                                    <a:pt x="3887831" y="0"/>
                                  </a:lnTo>
                                  <a:lnTo>
                                    <a:pt x="3889379" y="639"/>
                                  </a:lnTo>
                                  <a:lnTo>
                                    <a:pt x="3891938" y="3196"/>
                                  </a:lnTo>
                                  <a:lnTo>
                                    <a:pt x="3892569" y="4740"/>
                                  </a:lnTo>
                                  <a:lnTo>
                                    <a:pt x="3892569" y="8356"/>
                                  </a:lnTo>
                                  <a:lnTo>
                                    <a:pt x="3891938" y="9900"/>
                                  </a:lnTo>
                                  <a:lnTo>
                                    <a:pt x="3889379" y="12457"/>
                                  </a:lnTo>
                                  <a:lnTo>
                                    <a:pt x="38878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14048" y="13096"/>
                                  </a:moveTo>
                                  <a:lnTo>
                                    <a:pt x="3910429" y="13096"/>
                                  </a:lnTo>
                                  <a:lnTo>
                                    <a:pt x="3908881" y="12457"/>
                                  </a:lnTo>
                                  <a:lnTo>
                                    <a:pt x="3906333" y="9900"/>
                                  </a:lnTo>
                                  <a:lnTo>
                                    <a:pt x="3905690" y="8356"/>
                                  </a:lnTo>
                                  <a:lnTo>
                                    <a:pt x="3905690" y="4740"/>
                                  </a:lnTo>
                                  <a:lnTo>
                                    <a:pt x="3906333" y="3196"/>
                                  </a:lnTo>
                                  <a:lnTo>
                                    <a:pt x="3908881" y="639"/>
                                  </a:lnTo>
                                  <a:lnTo>
                                    <a:pt x="3910429" y="0"/>
                                  </a:lnTo>
                                  <a:lnTo>
                                    <a:pt x="3914048" y="0"/>
                                  </a:lnTo>
                                  <a:lnTo>
                                    <a:pt x="3915584" y="639"/>
                                  </a:lnTo>
                                  <a:lnTo>
                                    <a:pt x="3918144" y="3196"/>
                                  </a:lnTo>
                                  <a:lnTo>
                                    <a:pt x="3918787" y="4740"/>
                                  </a:lnTo>
                                  <a:lnTo>
                                    <a:pt x="3918787" y="8356"/>
                                  </a:lnTo>
                                  <a:lnTo>
                                    <a:pt x="3918144" y="9900"/>
                                  </a:lnTo>
                                  <a:lnTo>
                                    <a:pt x="3915584" y="12457"/>
                                  </a:lnTo>
                                  <a:lnTo>
                                    <a:pt x="39140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40254" y="13096"/>
                                  </a:moveTo>
                                  <a:lnTo>
                                    <a:pt x="3936646" y="13096"/>
                                  </a:lnTo>
                                  <a:lnTo>
                                    <a:pt x="3935099" y="12457"/>
                                  </a:lnTo>
                                  <a:lnTo>
                                    <a:pt x="3932539" y="9900"/>
                                  </a:lnTo>
                                  <a:lnTo>
                                    <a:pt x="3931908" y="8356"/>
                                  </a:lnTo>
                                  <a:lnTo>
                                    <a:pt x="3931908" y="4740"/>
                                  </a:lnTo>
                                  <a:lnTo>
                                    <a:pt x="3932539" y="3196"/>
                                  </a:lnTo>
                                  <a:lnTo>
                                    <a:pt x="3935099" y="639"/>
                                  </a:lnTo>
                                  <a:lnTo>
                                    <a:pt x="3936646" y="0"/>
                                  </a:lnTo>
                                  <a:lnTo>
                                    <a:pt x="3940254" y="0"/>
                                  </a:lnTo>
                                  <a:lnTo>
                                    <a:pt x="3941802" y="639"/>
                                  </a:lnTo>
                                  <a:lnTo>
                                    <a:pt x="3944362" y="3196"/>
                                  </a:lnTo>
                                  <a:lnTo>
                                    <a:pt x="3945005" y="4740"/>
                                  </a:lnTo>
                                  <a:lnTo>
                                    <a:pt x="3945005" y="8356"/>
                                  </a:lnTo>
                                  <a:lnTo>
                                    <a:pt x="3944362" y="9900"/>
                                  </a:lnTo>
                                  <a:lnTo>
                                    <a:pt x="3941802" y="12457"/>
                                  </a:lnTo>
                                  <a:lnTo>
                                    <a:pt x="39402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66472" y="13096"/>
                                  </a:moveTo>
                                  <a:lnTo>
                                    <a:pt x="3962852" y="13096"/>
                                  </a:lnTo>
                                  <a:lnTo>
                                    <a:pt x="3961316" y="12457"/>
                                  </a:lnTo>
                                  <a:lnTo>
                                    <a:pt x="3958756" y="9900"/>
                                  </a:lnTo>
                                  <a:lnTo>
                                    <a:pt x="3958113" y="8356"/>
                                  </a:lnTo>
                                  <a:lnTo>
                                    <a:pt x="3958113" y="4740"/>
                                  </a:lnTo>
                                  <a:lnTo>
                                    <a:pt x="3958756" y="3196"/>
                                  </a:lnTo>
                                  <a:lnTo>
                                    <a:pt x="3961316" y="639"/>
                                  </a:lnTo>
                                  <a:lnTo>
                                    <a:pt x="3962852" y="0"/>
                                  </a:lnTo>
                                  <a:lnTo>
                                    <a:pt x="3966472" y="0"/>
                                  </a:lnTo>
                                  <a:lnTo>
                                    <a:pt x="3968019" y="639"/>
                                  </a:lnTo>
                                  <a:lnTo>
                                    <a:pt x="3970567" y="3196"/>
                                  </a:lnTo>
                                  <a:lnTo>
                                    <a:pt x="3971210" y="4740"/>
                                  </a:lnTo>
                                  <a:lnTo>
                                    <a:pt x="3971210" y="8356"/>
                                  </a:lnTo>
                                  <a:lnTo>
                                    <a:pt x="3970567" y="9900"/>
                                  </a:lnTo>
                                  <a:lnTo>
                                    <a:pt x="3968019" y="12457"/>
                                  </a:lnTo>
                                  <a:lnTo>
                                    <a:pt x="3966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92689" y="13096"/>
                                  </a:moveTo>
                                  <a:lnTo>
                                    <a:pt x="3989070" y="13096"/>
                                  </a:lnTo>
                                  <a:lnTo>
                                    <a:pt x="3987522" y="12457"/>
                                  </a:lnTo>
                                  <a:lnTo>
                                    <a:pt x="3984962" y="9900"/>
                                  </a:lnTo>
                                  <a:lnTo>
                                    <a:pt x="3984331" y="8356"/>
                                  </a:lnTo>
                                  <a:lnTo>
                                    <a:pt x="3984331" y="4740"/>
                                  </a:lnTo>
                                  <a:lnTo>
                                    <a:pt x="3984962" y="3196"/>
                                  </a:lnTo>
                                  <a:lnTo>
                                    <a:pt x="3987522" y="639"/>
                                  </a:lnTo>
                                  <a:lnTo>
                                    <a:pt x="3989070" y="0"/>
                                  </a:lnTo>
                                  <a:lnTo>
                                    <a:pt x="3992689" y="0"/>
                                  </a:lnTo>
                                  <a:lnTo>
                                    <a:pt x="3994225" y="639"/>
                                  </a:lnTo>
                                  <a:lnTo>
                                    <a:pt x="3996785" y="3196"/>
                                  </a:lnTo>
                                  <a:lnTo>
                                    <a:pt x="3997428" y="4740"/>
                                  </a:lnTo>
                                  <a:lnTo>
                                    <a:pt x="3997428" y="8356"/>
                                  </a:lnTo>
                                  <a:lnTo>
                                    <a:pt x="3996785" y="9900"/>
                                  </a:lnTo>
                                  <a:lnTo>
                                    <a:pt x="3994225" y="12457"/>
                                  </a:lnTo>
                                  <a:lnTo>
                                    <a:pt x="39926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8895" y="13096"/>
                                  </a:moveTo>
                                  <a:lnTo>
                                    <a:pt x="4015275" y="13096"/>
                                  </a:lnTo>
                                  <a:lnTo>
                                    <a:pt x="4013739" y="12457"/>
                                  </a:lnTo>
                                  <a:lnTo>
                                    <a:pt x="4011180" y="9900"/>
                                  </a:lnTo>
                                  <a:lnTo>
                                    <a:pt x="4010537" y="8356"/>
                                  </a:lnTo>
                                  <a:lnTo>
                                    <a:pt x="4010537" y="4740"/>
                                  </a:lnTo>
                                  <a:lnTo>
                                    <a:pt x="4011180" y="3196"/>
                                  </a:lnTo>
                                  <a:lnTo>
                                    <a:pt x="4013739" y="639"/>
                                  </a:lnTo>
                                  <a:lnTo>
                                    <a:pt x="4015275" y="0"/>
                                  </a:lnTo>
                                  <a:lnTo>
                                    <a:pt x="4018895" y="0"/>
                                  </a:lnTo>
                                  <a:lnTo>
                                    <a:pt x="4020443" y="639"/>
                                  </a:lnTo>
                                  <a:lnTo>
                                    <a:pt x="4023002" y="3196"/>
                                  </a:lnTo>
                                  <a:lnTo>
                                    <a:pt x="4023633" y="4740"/>
                                  </a:lnTo>
                                  <a:lnTo>
                                    <a:pt x="4023633" y="8356"/>
                                  </a:lnTo>
                                  <a:lnTo>
                                    <a:pt x="4023002" y="9900"/>
                                  </a:lnTo>
                                  <a:lnTo>
                                    <a:pt x="4020443" y="12457"/>
                                  </a:lnTo>
                                  <a:lnTo>
                                    <a:pt x="40188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45112" y="13096"/>
                                  </a:moveTo>
                                  <a:lnTo>
                                    <a:pt x="4041493" y="13096"/>
                                  </a:lnTo>
                                  <a:lnTo>
                                    <a:pt x="4039945" y="12457"/>
                                  </a:lnTo>
                                  <a:lnTo>
                                    <a:pt x="4037397" y="9900"/>
                                  </a:lnTo>
                                  <a:lnTo>
                                    <a:pt x="4036754" y="8356"/>
                                  </a:lnTo>
                                  <a:lnTo>
                                    <a:pt x="4036754" y="4740"/>
                                  </a:lnTo>
                                  <a:lnTo>
                                    <a:pt x="4037397" y="3196"/>
                                  </a:lnTo>
                                  <a:lnTo>
                                    <a:pt x="4039945" y="639"/>
                                  </a:lnTo>
                                  <a:lnTo>
                                    <a:pt x="4041493" y="0"/>
                                  </a:lnTo>
                                  <a:lnTo>
                                    <a:pt x="4045112" y="0"/>
                                  </a:lnTo>
                                  <a:lnTo>
                                    <a:pt x="4046648" y="639"/>
                                  </a:lnTo>
                                  <a:lnTo>
                                    <a:pt x="4049208" y="3196"/>
                                  </a:lnTo>
                                  <a:lnTo>
                                    <a:pt x="4049851" y="4740"/>
                                  </a:lnTo>
                                  <a:lnTo>
                                    <a:pt x="4049851" y="8356"/>
                                  </a:lnTo>
                                  <a:lnTo>
                                    <a:pt x="4049208" y="9900"/>
                                  </a:lnTo>
                                  <a:lnTo>
                                    <a:pt x="4046648" y="12457"/>
                                  </a:lnTo>
                                  <a:lnTo>
                                    <a:pt x="404511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71318" y="13096"/>
                                  </a:moveTo>
                                  <a:lnTo>
                                    <a:pt x="4067710" y="13096"/>
                                  </a:lnTo>
                                  <a:lnTo>
                                    <a:pt x="4066163" y="12457"/>
                                  </a:lnTo>
                                  <a:lnTo>
                                    <a:pt x="4063603" y="9900"/>
                                  </a:lnTo>
                                  <a:lnTo>
                                    <a:pt x="4062972" y="8356"/>
                                  </a:lnTo>
                                  <a:lnTo>
                                    <a:pt x="4062972" y="4740"/>
                                  </a:lnTo>
                                  <a:lnTo>
                                    <a:pt x="4063603" y="3196"/>
                                  </a:lnTo>
                                  <a:lnTo>
                                    <a:pt x="4066163" y="639"/>
                                  </a:lnTo>
                                  <a:lnTo>
                                    <a:pt x="4067710" y="0"/>
                                  </a:lnTo>
                                  <a:lnTo>
                                    <a:pt x="4071318" y="0"/>
                                  </a:lnTo>
                                  <a:lnTo>
                                    <a:pt x="4072866" y="639"/>
                                  </a:lnTo>
                                  <a:lnTo>
                                    <a:pt x="4075426" y="3196"/>
                                  </a:lnTo>
                                  <a:lnTo>
                                    <a:pt x="4076069" y="4740"/>
                                  </a:lnTo>
                                  <a:lnTo>
                                    <a:pt x="4076069" y="8356"/>
                                  </a:lnTo>
                                  <a:lnTo>
                                    <a:pt x="4075426" y="9900"/>
                                  </a:lnTo>
                                  <a:lnTo>
                                    <a:pt x="4072866" y="12457"/>
                                  </a:lnTo>
                                  <a:lnTo>
                                    <a:pt x="40713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97536" y="13096"/>
                                  </a:moveTo>
                                  <a:lnTo>
                                    <a:pt x="4093916" y="13096"/>
                                  </a:lnTo>
                                  <a:lnTo>
                                    <a:pt x="4092380" y="12457"/>
                                  </a:lnTo>
                                  <a:lnTo>
                                    <a:pt x="4089820" y="9900"/>
                                  </a:lnTo>
                                  <a:lnTo>
                                    <a:pt x="4089177" y="8356"/>
                                  </a:lnTo>
                                  <a:lnTo>
                                    <a:pt x="4089177" y="4740"/>
                                  </a:lnTo>
                                  <a:lnTo>
                                    <a:pt x="4089820" y="3196"/>
                                  </a:lnTo>
                                  <a:lnTo>
                                    <a:pt x="4092380" y="639"/>
                                  </a:lnTo>
                                  <a:lnTo>
                                    <a:pt x="4093916" y="0"/>
                                  </a:lnTo>
                                  <a:lnTo>
                                    <a:pt x="4097536" y="0"/>
                                  </a:lnTo>
                                  <a:lnTo>
                                    <a:pt x="4099083" y="639"/>
                                  </a:lnTo>
                                  <a:lnTo>
                                    <a:pt x="4101631" y="3196"/>
                                  </a:lnTo>
                                  <a:lnTo>
                                    <a:pt x="4102274" y="4740"/>
                                  </a:lnTo>
                                  <a:lnTo>
                                    <a:pt x="4102274" y="8356"/>
                                  </a:lnTo>
                                  <a:lnTo>
                                    <a:pt x="4101631" y="9900"/>
                                  </a:lnTo>
                                  <a:lnTo>
                                    <a:pt x="4099083" y="12457"/>
                                  </a:lnTo>
                                  <a:lnTo>
                                    <a:pt x="40975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23753" y="13096"/>
                                  </a:moveTo>
                                  <a:lnTo>
                                    <a:pt x="4120134" y="13096"/>
                                  </a:lnTo>
                                  <a:lnTo>
                                    <a:pt x="4118586" y="12457"/>
                                  </a:lnTo>
                                  <a:lnTo>
                                    <a:pt x="4116026" y="9900"/>
                                  </a:lnTo>
                                  <a:lnTo>
                                    <a:pt x="4115395" y="8356"/>
                                  </a:lnTo>
                                  <a:lnTo>
                                    <a:pt x="4115395" y="4740"/>
                                  </a:lnTo>
                                  <a:lnTo>
                                    <a:pt x="4116026" y="3196"/>
                                  </a:lnTo>
                                  <a:lnTo>
                                    <a:pt x="4118586" y="639"/>
                                  </a:lnTo>
                                  <a:lnTo>
                                    <a:pt x="4120134" y="0"/>
                                  </a:lnTo>
                                  <a:lnTo>
                                    <a:pt x="4123753" y="0"/>
                                  </a:lnTo>
                                  <a:lnTo>
                                    <a:pt x="4125289" y="639"/>
                                  </a:lnTo>
                                  <a:lnTo>
                                    <a:pt x="4127849" y="3196"/>
                                  </a:lnTo>
                                  <a:lnTo>
                                    <a:pt x="4128492" y="4740"/>
                                  </a:lnTo>
                                  <a:lnTo>
                                    <a:pt x="4128492" y="8356"/>
                                  </a:lnTo>
                                  <a:lnTo>
                                    <a:pt x="4127849" y="9900"/>
                                  </a:lnTo>
                                  <a:lnTo>
                                    <a:pt x="4125289" y="12457"/>
                                  </a:lnTo>
                                  <a:lnTo>
                                    <a:pt x="412375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49959" y="13096"/>
                                  </a:moveTo>
                                  <a:lnTo>
                                    <a:pt x="4146339" y="13096"/>
                                  </a:lnTo>
                                  <a:lnTo>
                                    <a:pt x="4144803" y="12457"/>
                                  </a:lnTo>
                                  <a:lnTo>
                                    <a:pt x="4142244" y="9900"/>
                                  </a:lnTo>
                                  <a:lnTo>
                                    <a:pt x="4141601" y="8356"/>
                                  </a:lnTo>
                                  <a:lnTo>
                                    <a:pt x="4141601" y="4740"/>
                                  </a:lnTo>
                                  <a:lnTo>
                                    <a:pt x="4142244" y="3196"/>
                                  </a:lnTo>
                                  <a:lnTo>
                                    <a:pt x="4144803" y="639"/>
                                  </a:lnTo>
                                  <a:lnTo>
                                    <a:pt x="4146339" y="0"/>
                                  </a:lnTo>
                                  <a:lnTo>
                                    <a:pt x="4149959" y="0"/>
                                  </a:lnTo>
                                  <a:lnTo>
                                    <a:pt x="4151507" y="639"/>
                                  </a:lnTo>
                                  <a:lnTo>
                                    <a:pt x="4154066" y="3196"/>
                                  </a:lnTo>
                                  <a:lnTo>
                                    <a:pt x="4154697" y="4740"/>
                                  </a:lnTo>
                                  <a:lnTo>
                                    <a:pt x="4154697" y="8356"/>
                                  </a:lnTo>
                                  <a:lnTo>
                                    <a:pt x="4154066" y="9900"/>
                                  </a:lnTo>
                                  <a:lnTo>
                                    <a:pt x="4151507" y="12457"/>
                                  </a:lnTo>
                                  <a:lnTo>
                                    <a:pt x="41499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76176" y="13096"/>
                                  </a:moveTo>
                                  <a:lnTo>
                                    <a:pt x="4172557" y="13096"/>
                                  </a:lnTo>
                                  <a:lnTo>
                                    <a:pt x="4171009" y="12457"/>
                                  </a:lnTo>
                                  <a:lnTo>
                                    <a:pt x="4168461" y="9900"/>
                                  </a:lnTo>
                                  <a:lnTo>
                                    <a:pt x="4167818" y="8356"/>
                                  </a:lnTo>
                                  <a:lnTo>
                                    <a:pt x="4167818" y="4740"/>
                                  </a:lnTo>
                                  <a:lnTo>
                                    <a:pt x="4168461" y="3196"/>
                                  </a:lnTo>
                                  <a:lnTo>
                                    <a:pt x="4171009" y="639"/>
                                  </a:lnTo>
                                  <a:lnTo>
                                    <a:pt x="4172557" y="0"/>
                                  </a:lnTo>
                                  <a:lnTo>
                                    <a:pt x="4176176" y="0"/>
                                  </a:lnTo>
                                  <a:lnTo>
                                    <a:pt x="4177712" y="639"/>
                                  </a:lnTo>
                                  <a:lnTo>
                                    <a:pt x="4180272" y="3196"/>
                                  </a:lnTo>
                                  <a:lnTo>
                                    <a:pt x="4180915" y="4740"/>
                                  </a:lnTo>
                                  <a:lnTo>
                                    <a:pt x="4180915" y="8356"/>
                                  </a:lnTo>
                                  <a:lnTo>
                                    <a:pt x="4180272" y="9900"/>
                                  </a:lnTo>
                                  <a:lnTo>
                                    <a:pt x="4177712" y="12457"/>
                                  </a:lnTo>
                                  <a:lnTo>
                                    <a:pt x="41761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02382" y="13096"/>
                                  </a:moveTo>
                                  <a:lnTo>
                                    <a:pt x="4198774" y="13096"/>
                                  </a:lnTo>
                                  <a:lnTo>
                                    <a:pt x="4197227" y="12457"/>
                                  </a:lnTo>
                                  <a:lnTo>
                                    <a:pt x="4194667" y="9900"/>
                                  </a:lnTo>
                                  <a:lnTo>
                                    <a:pt x="4194024" y="8356"/>
                                  </a:lnTo>
                                  <a:lnTo>
                                    <a:pt x="4194024" y="4740"/>
                                  </a:lnTo>
                                  <a:lnTo>
                                    <a:pt x="4194667" y="3196"/>
                                  </a:lnTo>
                                  <a:lnTo>
                                    <a:pt x="4197227" y="639"/>
                                  </a:lnTo>
                                  <a:lnTo>
                                    <a:pt x="4198774" y="0"/>
                                  </a:lnTo>
                                  <a:lnTo>
                                    <a:pt x="4202382" y="0"/>
                                  </a:lnTo>
                                  <a:lnTo>
                                    <a:pt x="4203930" y="639"/>
                                  </a:lnTo>
                                  <a:lnTo>
                                    <a:pt x="4206490" y="3196"/>
                                  </a:lnTo>
                                  <a:lnTo>
                                    <a:pt x="4207121" y="4740"/>
                                  </a:lnTo>
                                  <a:lnTo>
                                    <a:pt x="4207121" y="8356"/>
                                  </a:lnTo>
                                  <a:lnTo>
                                    <a:pt x="4206490" y="9900"/>
                                  </a:lnTo>
                                  <a:lnTo>
                                    <a:pt x="4203930" y="12457"/>
                                  </a:lnTo>
                                  <a:lnTo>
                                    <a:pt x="42023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28600" y="13096"/>
                                  </a:moveTo>
                                  <a:lnTo>
                                    <a:pt x="4224980" y="13096"/>
                                  </a:lnTo>
                                  <a:lnTo>
                                    <a:pt x="4223444" y="12457"/>
                                  </a:lnTo>
                                  <a:lnTo>
                                    <a:pt x="4220884" y="9900"/>
                                  </a:lnTo>
                                  <a:lnTo>
                                    <a:pt x="4220241" y="8356"/>
                                  </a:lnTo>
                                  <a:lnTo>
                                    <a:pt x="4220241" y="4740"/>
                                  </a:lnTo>
                                  <a:lnTo>
                                    <a:pt x="4220884" y="3196"/>
                                  </a:lnTo>
                                  <a:lnTo>
                                    <a:pt x="4223444" y="639"/>
                                  </a:lnTo>
                                  <a:lnTo>
                                    <a:pt x="4224980" y="0"/>
                                  </a:lnTo>
                                  <a:lnTo>
                                    <a:pt x="4228600" y="0"/>
                                  </a:lnTo>
                                  <a:lnTo>
                                    <a:pt x="4230147" y="639"/>
                                  </a:lnTo>
                                  <a:lnTo>
                                    <a:pt x="4232695" y="3196"/>
                                  </a:lnTo>
                                  <a:lnTo>
                                    <a:pt x="4233338" y="4740"/>
                                  </a:lnTo>
                                  <a:lnTo>
                                    <a:pt x="4233338" y="8356"/>
                                  </a:lnTo>
                                  <a:lnTo>
                                    <a:pt x="4232695" y="9900"/>
                                  </a:lnTo>
                                  <a:lnTo>
                                    <a:pt x="4230147" y="12457"/>
                                  </a:lnTo>
                                  <a:lnTo>
                                    <a:pt x="42286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54817" y="13096"/>
                                  </a:moveTo>
                                  <a:lnTo>
                                    <a:pt x="4251198" y="13096"/>
                                  </a:lnTo>
                                  <a:lnTo>
                                    <a:pt x="4249650" y="12457"/>
                                  </a:lnTo>
                                  <a:lnTo>
                                    <a:pt x="4247090" y="9900"/>
                                  </a:lnTo>
                                  <a:lnTo>
                                    <a:pt x="4246459" y="8356"/>
                                  </a:lnTo>
                                  <a:lnTo>
                                    <a:pt x="4246459" y="4740"/>
                                  </a:lnTo>
                                  <a:lnTo>
                                    <a:pt x="4247090" y="3196"/>
                                  </a:lnTo>
                                  <a:lnTo>
                                    <a:pt x="4249650" y="639"/>
                                  </a:lnTo>
                                  <a:lnTo>
                                    <a:pt x="4251198" y="0"/>
                                  </a:lnTo>
                                  <a:lnTo>
                                    <a:pt x="4254817" y="0"/>
                                  </a:lnTo>
                                  <a:lnTo>
                                    <a:pt x="4256353" y="639"/>
                                  </a:lnTo>
                                  <a:lnTo>
                                    <a:pt x="4258913" y="3196"/>
                                  </a:lnTo>
                                  <a:lnTo>
                                    <a:pt x="4259556" y="4740"/>
                                  </a:lnTo>
                                  <a:lnTo>
                                    <a:pt x="4259556" y="8356"/>
                                  </a:lnTo>
                                  <a:lnTo>
                                    <a:pt x="4258913" y="9900"/>
                                  </a:lnTo>
                                  <a:lnTo>
                                    <a:pt x="4256353" y="12457"/>
                                  </a:lnTo>
                                  <a:lnTo>
                                    <a:pt x="42548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81023" y="13096"/>
                                  </a:moveTo>
                                  <a:lnTo>
                                    <a:pt x="4277403" y="13096"/>
                                  </a:lnTo>
                                  <a:lnTo>
                                    <a:pt x="4275867" y="12457"/>
                                  </a:lnTo>
                                  <a:lnTo>
                                    <a:pt x="4273308" y="9900"/>
                                  </a:lnTo>
                                  <a:lnTo>
                                    <a:pt x="4272665" y="8356"/>
                                  </a:lnTo>
                                  <a:lnTo>
                                    <a:pt x="4272665" y="4740"/>
                                  </a:lnTo>
                                  <a:lnTo>
                                    <a:pt x="4273308" y="3196"/>
                                  </a:lnTo>
                                  <a:lnTo>
                                    <a:pt x="4275867" y="639"/>
                                  </a:lnTo>
                                  <a:lnTo>
                                    <a:pt x="4277403" y="0"/>
                                  </a:lnTo>
                                  <a:lnTo>
                                    <a:pt x="4281023" y="0"/>
                                  </a:lnTo>
                                  <a:lnTo>
                                    <a:pt x="4282571" y="639"/>
                                  </a:lnTo>
                                  <a:lnTo>
                                    <a:pt x="4285130" y="3196"/>
                                  </a:lnTo>
                                  <a:lnTo>
                                    <a:pt x="4285761" y="4740"/>
                                  </a:lnTo>
                                  <a:lnTo>
                                    <a:pt x="4285761" y="8356"/>
                                  </a:lnTo>
                                  <a:lnTo>
                                    <a:pt x="4285130" y="9900"/>
                                  </a:lnTo>
                                  <a:lnTo>
                                    <a:pt x="4282571" y="12457"/>
                                  </a:lnTo>
                                  <a:lnTo>
                                    <a:pt x="42810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07240" y="13096"/>
                                  </a:moveTo>
                                  <a:lnTo>
                                    <a:pt x="4303621" y="13096"/>
                                  </a:lnTo>
                                  <a:lnTo>
                                    <a:pt x="4302073" y="12457"/>
                                  </a:lnTo>
                                  <a:lnTo>
                                    <a:pt x="4299525" y="9900"/>
                                  </a:lnTo>
                                  <a:lnTo>
                                    <a:pt x="4298882" y="8356"/>
                                  </a:lnTo>
                                  <a:lnTo>
                                    <a:pt x="4298882" y="4740"/>
                                  </a:lnTo>
                                  <a:lnTo>
                                    <a:pt x="4299525" y="3196"/>
                                  </a:lnTo>
                                  <a:lnTo>
                                    <a:pt x="4302073" y="639"/>
                                  </a:lnTo>
                                  <a:lnTo>
                                    <a:pt x="4303621" y="0"/>
                                  </a:lnTo>
                                  <a:lnTo>
                                    <a:pt x="4307240" y="0"/>
                                  </a:lnTo>
                                  <a:lnTo>
                                    <a:pt x="4308776" y="639"/>
                                  </a:lnTo>
                                  <a:lnTo>
                                    <a:pt x="4311336" y="3196"/>
                                  </a:lnTo>
                                  <a:lnTo>
                                    <a:pt x="4311979" y="4740"/>
                                  </a:lnTo>
                                  <a:lnTo>
                                    <a:pt x="4311979" y="8356"/>
                                  </a:lnTo>
                                  <a:lnTo>
                                    <a:pt x="4311336" y="9900"/>
                                  </a:lnTo>
                                  <a:lnTo>
                                    <a:pt x="4308776" y="12457"/>
                                  </a:lnTo>
                                  <a:lnTo>
                                    <a:pt x="43072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33446" y="13096"/>
                                  </a:moveTo>
                                  <a:lnTo>
                                    <a:pt x="4329838" y="13096"/>
                                  </a:lnTo>
                                  <a:lnTo>
                                    <a:pt x="4328291" y="12457"/>
                                  </a:lnTo>
                                  <a:lnTo>
                                    <a:pt x="4325731" y="9900"/>
                                  </a:lnTo>
                                  <a:lnTo>
                                    <a:pt x="4325088" y="8356"/>
                                  </a:lnTo>
                                  <a:lnTo>
                                    <a:pt x="4325088" y="4740"/>
                                  </a:lnTo>
                                  <a:lnTo>
                                    <a:pt x="4325731" y="3196"/>
                                  </a:lnTo>
                                  <a:lnTo>
                                    <a:pt x="4328291" y="639"/>
                                  </a:lnTo>
                                  <a:lnTo>
                                    <a:pt x="4329838" y="0"/>
                                  </a:lnTo>
                                  <a:lnTo>
                                    <a:pt x="4333446" y="0"/>
                                  </a:lnTo>
                                  <a:lnTo>
                                    <a:pt x="4334994" y="639"/>
                                  </a:lnTo>
                                  <a:lnTo>
                                    <a:pt x="4337554" y="3196"/>
                                  </a:lnTo>
                                  <a:lnTo>
                                    <a:pt x="4338185" y="4740"/>
                                  </a:lnTo>
                                  <a:lnTo>
                                    <a:pt x="4338185" y="8356"/>
                                  </a:lnTo>
                                  <a:lnTo>
                                    <a:pt x="4337554" y="9900"/>
                                  </a:lnTo>
                                  <a:lnTo>
                                    <a:pt x="4334994" y="12457"/>
                                  </a:lnTo>
                                  <a:lnTo>
                                    <a:pt x="43334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59664" y="13096"/>
                                  </a:moveTo>
                                  <a:lnTo>
                                    <a:pt x="4356044" y="13096"/>
                                  </a:lnTo>
                                  <a:lnTo>
                                    <a:pt x="4354496" y="12457"/>
                                  </a:lnTo>
                                  <a:lnTo>
                                    <a:pt x="4351948" y="9900"/>
                                  </a:lnTo>
                                  <a:lnTo>
                                    <a:pt x="4351305" y="8356"/>
                                  </a:lnTo>
                                  <a:lnTo>
                                    <a:pt x="4351305" y="4740"/>
                                  </a:lnTo>
                                  <a:lnTo>
                                    <a:pt x="4351948" y="3196"/>
                                  </a:lnTo>
                                  <a:lnTo>
                                    <a:pt x="4354496" y="639"/>
                                  </a:lnTo>
                                  <a:lnTo>
                                    <a:pt x="4356044" y="0"/>
                                  </a:lnTo>
                                  <a:lnTo>
                                    <a:pt x="4359664" y="0"/>
                                  </a:lnTo>
                                  <a:lnTo>
                                    <a:pt x="4361211" y="639"/>
                                  </a:lnTo>
                                  <a:lnTo>
                                    <a:pt x="4363759" y="3196"/>
                                  </a:lnTo>
                                  <a:lnTo>
                                    <a:pt x="4364402" y="4740"/>
                                  </a:lnTo>
                                  <a:lnTo>
                                    <a:pt x="4364402" y="8356"/>
                                  </a:lnTo>
                                  <a:lnTo>
                                    <a:pt x="4363759" y="9900"/>
                                  </a:lnTo>
                                  <a:lnTo>
                                    <a:pt x="4361211" y="12457"/>
                                  </a:lnTo>
                                  <a:lnTo>
                                    <a:pt x="43596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85869" y="13096"/>
                                  </a:moveTo>
                                  <a:lnTo>
                                    <a:pt x="4382262" y="13096"/>
                                  </a:lnTo>
                                  <a:lnTo>
                                    <a:pt x="4380714" y="12457"/>
                                  </a:lnTo>
                                  <a:lnTo>
                                    <a:pt x="4378154" y="9900"/>
                                  </a:lnTo>
                                  <a:lnTo>
                                    <a:pt x="4377523" y="8356"/>
                                  </a:lnTo>
                                  <a:lnTo>
                                    <a:pt x="4377523" y="4740"/>
                                  </a:lnTo>
                                  <a:lnTo>
                                    <a:pt x="4378154" y="3196"/>
                                  </a:lnTo>
                                  <a:lnTo>
                                    <a:pt x="4380714" y="639"/>
                                  </a:lnTo>
                                  <a:lnTo>
                                    <a:pt x="4382262" y="0"/>
                                  </a:lnTo>
                                  <a:lnTo>
                                    <a:pt x="4385869" y="0"/>
                                  </a:lnTo>
                                  <a:lnTo>
                                    <a:pt x="4387417" y="639"/>
                                  </a:lnTo>
                                  <a:lnTo>
                                    <a:pt x="4389977" y="3196"/>
                                  </a:lnTo>
                                  <a:lnTo>
                                    <a:pt x="4390620" y="4740"/>
                                  </a:lnTo>
                                  <a:lnTo>
                                    <a:pt x="4390620" y="8356"/>
                                  </a:lnTo>
                                  <a:lnTo>
                                    <a:pt x="4389977" y="9900"/>
                                  </a:lnTo>
                                  <a:lnTo>
                                    <a:pt x="4387417" y="12457"/>
                                  </a:lnTo>
                                  <a:lnTo>
                                    <a:pt x="43858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12087" y="13096"/>
                                  </a:moveTo>
                                  <a:lnTo>
                                    <a:pt x="4408467" y="13096"/>
                                  </a:lnTo>
                                  <a:lnTo>
                                    <a:pt x="4406931" y="12457"/>
                                  </a:lnTo>
                                  <a:lnTo>
                                    <a:pt x="4404372" y="9900"/>
                                  </a:lnTo>
                                  <a:lnTo>
                                    <a:pt x="4403729" y="8356"/>
                                  </a:lnTo>
                                  <a:lnTo>
                                    <a:pt x="4403729" y="4740"/>
                                  </a:lnTo>
                                  <a:lnTo>
                                    <a:pt x="4404372" y="3196"/>
                                  </a:lnTo>
                                  <a:lnTo>
                                    <a:pt x="4406931" y="639"/>
                                  </a:lnTo>
                                  <a:lnTo>
                                    <a:pt x="4408467" y="0"/>
                                  </a:lnTo>
                                  <a:lnTo>
                                    <a:pt x="4412087" y="0"/>
                                  </a:lnTo>
                                  <a:lnTo>
                                    <a:pt x="4413635" y="639"/>
                                  </a:lnTo>
                                  <a:lnTo>
                                    <a:pt x="4416194" y="3196"/>
                                  </a:lnTo>
                                  <a:lnTo>
                                    <a:pt x="4416825" y="4740"/>
                                  </a:lnTo>
                                  <a:lnTo>
                                    <a:pt x="4416825" y="8356"/>
                                  </a:lnTo>
                                  <a:lnTo>
                                    <a:pt x="4416194" y="9900"/>
                                  </a:lnTo>
                                  <a:lnTo>
                                    <a:pt x="4413635" y="12457"/>
                                  </a:lnTo>
                                  <a:lnTo>
                                    <a:pt x="441208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38304" y="13096"/>
                                  </a:moveTo>
                                  <a:lnTo>
                                    <a:pt x="4434685" y="13096"/>
                                  </a:lnTo>
                                  <a:lnTo>
                                    <a:pt x="4433137" y="12457"/>
                                  </a:lnTo>
                                  <a:lnTo>
                                    <a:pt x="4430577" y="9900"/>
                                  </a:lnTo>
                                  <a:lnTo>
                                    <a:pt x="4429946" y="8356"/>
                                  </a:lnTo>
                                  <a:lnTo>
                                    <a:pt x="4429946" y="4740"/>
                                  </a:lnTo>
                                  <a:lnTo>
                                    <a:pt x="4430577" y="3196"/>
                                  </a:lnTo>
                                  <a:lnTo>
                                    <a:pt x="4433137" y="639"/>
                                  </a:lnTo>
                                  <a:lnTo>
                                    <a:pt x="4434685" y="0"/>
                                  </a:lnTo>
                                  <a:lnTo>
                                    <a:pt x="4438304" y="0"/>
                                  </a:lnTo>
                                  <a:lnTo>
                                    <a:pt x="4439840" y="639"/>
                                  </a:lnTo>
                                  <a:lnTo>
                                    <a:pt x="4442400" y="3196"/>
                                  </a:lnTo>
                                  <a:lnTo>
                                    <a:pt x="4443043" y="4740"/>
                                  </a:lnTo>
                                  <a:lnTo>
                                    <a:pt x="4443043" y="8356"/>
                                  </a:lnTo>
                                  <a:lnTo>
                                    <a:pt x="4442400" y="9900"/>
                                  </a:lnTo>
                                  <a:lnTo>
                                    <a:pt x="4439840" y="12457"/>
                                  </a:lnTo>
                                  <a:lnTo>
                                    <a:pt x="443830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64510" y="13096"/>
                                  </a:moveTo>
                                  <a:lnTo>
                                    <a:pt x="4460902" y="13096"/>
                                  </a:lnTo>
                                  <a:lnTo>
                                    <a:pt x="4459355" y="12457"/>
                                  </a:lnTo>
                                  <a:lnTo>
                                    <a:pt x="4456795" y="9900"/>
                                  </a:lnTo>
                                  <a:lnTo>
                                    <a:pt x="4456152" y="8356"/>
                                  </a:lnTo>
                                  <a:lnTo>
                                    <a:pt x="4456152" y="4740"/>
                                  </a:lnTo>
                                  <a:lnTo>
                                    <a:pt x="4456795" y="3196"/>
                                  </a:lnTo>
                                  <a:lnTo>
                                    <a:pt x="4459355" y="639"/>
                                  </a:lnTo>
                                  <a:lnTo>
                                    <a:pt x="4460902" y="0"/>
                                  </a:lnTo>
                                  <a:lnTo>
                                    <a:pt x="4464510" y="0"/>
                                  </a:lnTo>
                                  <a:lnTo>
                                    <a:pt x="4466058" y="639"/>
                                  </a:lnTo>
                                  <a:lnTo>
                                    <a:pt x="4468618" y="3196"/>
                                  </a:lnTo>
                                  <a:lnTo>
                                    <a:pt x="4469249" y="4740"/>
                                  </a:lnTo>
                                  <a:lnTo>
                                    <a:pt x="4469249" y="8356"/>
                                  </a:lnTo>
                                  <a:lnTo>
                                    <a:pt x="4468618" y="9900"/>
                                  </a:lnTo>
                                  <a:lnTo>
                                    <a:pt x="4466058" y="12457"/>
                                  </a:lnTo>
                                  <a:lnTo>
                                    <a:pt x="44645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90728" y="13096"/>
                                  </a:moveTo>
                                  <a:lnTo>
                                    <a:pt x="4487108" y="13096"/>
                                  </a:lnTo>
                                  <a:lnTo>
                                    <a:pt x="4485560" y="12457"/>
                                  </a:lnTo>
                                  <a:lnTo>
                                    <a:pt x="4483012" y="9900"/>
                                  </a:lnTo>
                                  <a:lnTo>
                                    <a:pt x="4482369" y="8356"/>
                                  </a:lnTo>
                                  <a:lnTo>
                                    <a:pt x="4482369" y="4740"/>
                                  </a:lnTo>
                                  <a:lnTo>
                                    <a:pt x="4483012" y="3196"/>
                                  </a:lnTo>
                                  <a:lnTo>
                                    <a:pt x="4485560" y="639"/>
                                  </a:lnTo>
                                  <a:lnTo>
                                    <a:pt x="4487108" y="0"/>
                                  </a:lnTo>
                                  <a:lnTo>
                                    <a:pt x="4490728" y="0"/>
                                  </a:lnTo>
                                  <a:lnTo>
                                    <a:pt x="4492263" y="639"/>
                                  </a:lnTo>
                                  <a:lnTo>
                                    <a:pt x="4494823" y="3196"/>
                                  </a:lnTo>
                                  <a:lnTo>
                                    <a:pt x="4495466" y="4740"/>
                                  </a:lnTo>
                                  <a:lnTo>
                                    <a:pt x="4495466" y="8356"/>
                                  </a:lnTo>
                                  <a:lnTo>
                                    <a:pt x="4494823" y="9900"/>
                                  </a:lnTo>
                                  <a:lnTo>
                                    <a:pt x="4492263" y="12457"/>
                                  </a:lnTo>
                                  <a:lnTo>
                                    <a:pt x="44907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16933" y="13096"/>
                                  </a:moveTo>
                                  <a:lnTo>
                                    <a:pt x="4513326" y="13096"/>
                                  </a:lnTo>
                                  <a:lnTo>
                                    <a:pt x="4511778" y="12457"/>
                                  </a:lnTo>
                                  <a:lnTo>
                                    <a:pt x="4509218" y="9900"/>
                                  </a:lnTo>
                                  <a:lnTo>
                                    <a:pt x="4508587" y="8356"/>
                                  </a:lnTo>
                                  <a:lnTo>
                                    <a:pt x="4508587" y="4740"/>
                                  </a:lnTo>
                                  <a:lnTo>
                                    <a:pt x="4509218" y="3196"/>
                                  </a:lnTo>
                                  <a:lnTo>
                                    <a:pt x="4511778" y="639"/>
                                  </a:lnTo>
                                  <a:lnTo>
                                    <a:pt x="4513326" y="0"/>
                                  </a:lnTo>
                                  <a:lnTo>
                                    <a:pt x="4516933" y="0"/>
                                  </a:lnTo>
                                  <a:lnTo>
                                    <a:pt x="4518481" y="639"/>
                                  </a:lnTo>
                                  <a:lnTo>
                                    <a:pt x="4521041" y="3196"/>
                                  </a:lnTo>
                                  <a:lnTo>
                                    <a:pt x="4521684" y="4740"/>
                                  </a:lnTo>
                                  <a:lnTo>
                                    <a:pt x="4521684" y="8356"/>
                                  </a:lnTo>
                                  <a:lnTo>
                                    <a:pt x="4521041" y="9900"/>
                                  </a:lnTo>
                                  <a:lnTo>
                                    <a:pt x="4518481" y="12457"/>
                                  </a:lnTo>
                                  <a:lnTo>
                                    <a:pt x="45169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43151" y="13096"/>
                                  </a:moveTo>
                                  <a:lnTo>
                                    <a:pt x="4539531" y="13096"/>
                                  </a:lnTo>
                                  <a:lnTo>
                                    <a:pt x="4537995" y="12457"/>
                                  </a:lnTo>
                                  <a:lnTo>
                                    <a:pt x="4535436" y="9900"/>
                                  </a:lnTo>
                                  <a:lnTo>
                                    <a:pt x="4534793" y="8356"/>
                                  </a:lnTo>
                                  <a:lnTo>
                                    <a:pt x="4534793" y="4740"/>
                                  </a:lnTo>
                                  <a:lnTo>
                                    <a:pt x="4535436" y="3196"/>
                                  </a:lnTo>
                                  <a:lnTo>
                                    <a:pt x="4537995" y="639"/>
                                  </a:lnTo>
                                  <a:lnTo>
                                    <a:pt x="4539531" y="0"/>
                                  </a:lnTo>
                                  <a:lnTo>
                                    <a:pt x="4543151" y="0"/>
                                  </a:lnTo>
                                  <a:lnTo>
                                    <a:pt x="4544699" y="639"/>
                                  </a:lnTo>
                                  <a:lnTo>
                                    <a:pt x="4547247" y="3196"/>
                                  </a:lnTo>
                                  <a:lnTo>
                                    <a:pt x="4547889" y="4740"/>
                                  </a:lnTo>
                                  <a:lnTo>
                                    <a:pt x="4547889" y="8356"/>
                                  </a:lnTo>
                                  <a:lnTo>
                                    <a:pt x="4547247" y="9900"/>
                                  </a:lnTo>
                                  <a:lnTo>
                                    <a:pt x="4544699" y="12457"/>
                                  </a:lnTo>
                                  <a:lnTo>
                                    <a:pt x="45431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69368" y="13096"/>
                                  </a:moveTo>
                                  <a:lnTo>
                                    <a:pt x="4565749" y="13096"/>
                                  </a:lnTo>
                                  <a:lnTo>
                                    <a:pt x="4564201" y="12457"/>
                                  </a:lnTo>
                                  <a:lnTo>
                                    <a:pt x="4561641" y="9900"/>
                                  </a:lnTo>
                                  <a:lnTo>
                                    <a:pt x="4561010" y="8356"/>
                                  </a:lnTo>
                                  <a:lnTo>
                                    <a:pt x="4561010" y="4740"/>
                                  </a:lnTo>
                                  <a:lnTo>
                                    <a:pt x="4561641" y="3196"/>
                                  </a:lnTo>
                                  <a:lnTo>
                                    <a:pt x="4564201" y="639"/>
                                  </a:lnTo>
                                  <a:lnTo>
                                    <a:pt x="4565749" y="0"/>
                                  </a:lnTo>
                                  <a:lnTo>
                                    <a:pt x="4569368" y="0"/>
                                  </a:lnTo>
                                  <a:lnTo>
                                    <a:pt x="4570904" y="639"/>
                                  </a:lnTo>
                                  <a:lnTo>
                                    <a:pt x="4573464" y="3196"/>
                                  </a:lnTo>
                                  <a:lnTo>
                                    <a:pt x="4574107" y="4740"/>
                                  </a:lnTo>
                                  <a:lnTo>
                                    <a:pt x="4574107" y="8356"/>
                                  </a:lnTo>
                                  <a:lnTo>
                                    <a:pt x="4573464" y="9900"/>
                                  </a:lnTo>
                                  <a:lnTo>
                                    <a:pt x="4570904" y="12457"/>
                                  </a:lnTo>
                                  <a:lnTo>
                                    <a:pt x="456936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95574" y="13096"/>
                                  </a:moveTo>
                                  <a:lnTo>
                                    <a:pt x="4591955" y="13096"/>
                                  </a:lnTo>
                                  <a:lnTo>
                                    <a:pt x="4590419" y="12457"/>
                                  </a:lnTo>
                                  <a:lnTo>
                                    <a:pt x="4587859" y="9900"/>
                                  </a:lnTo>
                                  <a:lnTo>
                                    <a:pt x="4587216" y="8356"/>
                                  </a:lnTo>
                                  <a:lnTo>
                                    <a:pt x="4587216" y="4740"/>
                                  </a:lnTo>
                                  <a:lnTo>
                                    <a:pt x="4587859" y="3196"/>
                                  </a:lnTo>
                                  <a:lnTo>
                                    <a:pt x="4590419" y="639"/>
                                  </a:lnTo>
                                  <a:lnTo>
                                    <a:pt x="4591955" y="0"/>
                                  </a:lnTo>
                                  <a:lnTo>
                                    <a:pt x="4595574" y="0"/>
                                  </a:lnTo>
                                  <a:lnTo>
                                    <a:pt x="4597122" y="639"/>
                                  </a:lnTo>
                                  <a:lnTo>
                                    <a:pt x="4599682" y="3196"/>
                                  </a:lnTo>
                                  <a:lnTo>
                                    <a:pt x="4600313" y="4740"/>
                                  </a:lnTo>
                                  <a:lnTo>
                                    <a:pt x="4600313" y="8356"/>
                                  </a:lnTo>
                                  <a:lnTo>
                                    <a:pt x="4599682" y="9900"/>
                                  </a:lnTo>
                                  <a:lnTo>
                                    <a:pt x="4597122" y="12457"/>
                                  </a:lnTo>
                                  <a:lnTo>
                                    <a:pt x="45955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21792" y="13096"/>
                                  </a:moveTo>
                                  <a:lnTo>
                                    <a:pt x="4618172" y="13096"/>
                                  </a:lnTo>
                                  <a:lnTo>
                                    <a:pt x="4616624" y="12457"/>
                                  </a:lnTo>
                                  <a:lnTo>
                                    <a:pt x="4614076" y="9900"/>
                                  </a:lnTo>
                                  <a:lnTo>
                                    <a:pt x="4613433" y="8356"/>
                                  </a:lnTo>
                                  <a:lnTo>
                                    <a:pt x="4613433" y="4740"/>
                                  </a:lnTo>
                                  <a:lnTo>
                                    <a:pt x="4614076" y="3196"/>
                                  </a:lnTo>
                                  <a:lnTo>
                                    <a:pt x="4616624" y="639"/>
                                  </a:lnTo>
                                  <a:lnTo>
                                    <a:pt x="4618172" y="0"/>
                                  </a:lnTo>
                                  <a:lnTo>
                                    <a:pt x="4621792" y="0"/>
                                  </a:lnTo>
                                  <a:lnTo>
                                    <a:pt x="4623327" y="639"/>
                                  </a:lnTo>
                                  <a:lnTo>
                                    <a:pt x="4625887" y="3196"/>
                                  </a:lnTo>
                                  <a:lnTo>
                                    <a:pt x="4626530" y="4740"/>
                                  </a:lnTo>
                                  <a:lnTo>
                                    <a:pt x="4626530" y="8356"/>
                                  </a:lnTo>
                                  <a:lnTo>
                                    <a:pt x="4625887" y="9900"/>
                                  </a:lnTo>
                                  <a:lnTo>
                                    <a:pt x="4623327" y="12457"/>
                                  </a:lnTo>
                                  <a:lnTo>
                                    <a:pt x="46217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47997" y="13096"/>
                                  </a:moveTo>
                                  <a:lnTo>
                                    <a:pt x="4644390" y="13096"/>
                                  </a:lnTo>
                                  <a:lnTo>
                                    <a:pt x="4642842" y="12457"/>
                                  </a:lnTo>
                                  <a:lnTo>
                                    <a:pt x="4640282" y="9900"/>
                                  </a:lnTo>
                                  <a:lnTo>
                                    <a:pt x="4639639" y="8356"/>
                                  </a:lnTo>
                                  <a:lnTo>
                                    <a:pt x="4639639" y="4740"/>
                                  </a:lnTo>
                                  <a:lnTo>
                                    <a:pt x="4640282" y="3196"/>
                                  </a:lnTo>
                                  <a:lnTo>
                                    <a:pt x="4642842" y="639"/>
                                  </a:lnTo>
                                  <a:lnTo>
                                    <a:pt x="4644390" y="0"/>
                                  </a:lnTo>
                                  <a:lnTo>
                                    <a:pt x="4647997" y="0"/>
                                  </a:lnTo>
                                  <a:lnTo>
                                    <a:pt x="4649545" y="639"/>
                                  </a:lnTo>
                                  <a:lnTo>
                                    <a:pt x="4652105" y="3196"/>
                                  </a:lnTo>
                                  <a:lnTo>
                                    <a:pt x="4652736" y="4740"/>
                                  </a:lnTo>
                                  <a:lnTo>
                                    <a:pt x="4652736" y="8356"/>
                                  </a:lnTo>
                                  <a:lnTo>
                                    <a:pt x="4652105" y="9900"/>
                                  </a:lnTo>
                                  <a:lnTo>
                                    <a:pt x="4649545" y="12457"/>
                                  </a:lnTo>
                                  <a:lnTo>
                                    <a:pt x="46479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74215" y="13096"/>
                                  </a:moveTo>
                                  <a:lnTo>
                                    <a:pt x="4670595" y="13096"/>
                                  </a:lnTo>
                                  <a:lnTo>
                                    <a:pt x="4669059" y="12457"/>
                                  </a:lnTo>
                                  <a:lnTo>
                                    <a:pt x="4666500" y="9900"/>
                                  </a:lnTo>
                                  <a:lnTo>
                                    <a:pt x="4665857" y="8356"/>
                                  </a:lnTo>
                                  <a:lnTo>
                                    <a:pt x="4665857" y="4740"/>
                                  </a:lnTo>
                                  <a:lnTo>
                                    <a:pt x="4666500" y="3196"/>
                                  </a:lnTo>
                                  <a:lnTo>
                                    <a:pt x="4669059" y="639"/>
                                  </a:lnTo>
                                  <a:lnTo>
                                    <a:pt x="4670595" y="0"/>
                                  </a:lnTo>
                                  <a:lnTo>
                                    <a:pt x="4674215" y="0"/>
                                  </a:lnTo>
                                  <a:lnTo>
                                    <a:pt x="4675763" y="639"/>
                                  </a:lnTo>
                                  <a:lnTo>
                                    <a:pt x="4678311" y="3196"/>
                                  </a:lnTo>
                                  <a:lnTo>
                                    <a:pt x="4678953" y="4740"/>
                                  </a:lnTo>
                                  <a:lnTo>
                                    <a:pt x="4678953" y="8356"/>
                                  </a:lnTo>
                                  <a:lnTo>
                                    <a:pt x="4678311" y="9900"/>
                                  </a:lnTo>
                                  <a:lnTo>
                                    <a:pt x="4675763" y="12457"/>
                                  </a:lnTo>
                                  <a:lnTo>
                                    <a:pt x="46742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00432" y="13096"/>
                                  </a:moveTo>
                                  <a:lnTo>
                                    <a:pt x="4696813" y="13096"/>
                                  </a:lnTo>
                                  <a:lnTo>
                                    <a:pt x="4695265" y="12457"/>
                                  </a:lnTo>
                                  <a:lnTo>
                                    <a:pt x="4692705" y="9900"/>
                                  </a:lnTo>
                                  <a:lnTo>
                                    <a:pt x="4692074" y="8356"/>
                                  </a:lnTo>
                                  <a:lnTo>
                                    <a:pt x="4692074" y="4740"/>
                                  </a:lnTo>
                                  <a:lnTo>
                                    <a:pt x="4692705" y="3196"/>
                                  </a:lnTo>
                                  <a:lnTo>
                                    <a:pt x="4695265" y="639"/>
                                  </a:lnTo>
                                  <a:lnTo>
                                    <a:pt x="4696813" y="0"/>
                                  </a:lnTo>
                                  <a:lnTo>
                                    <a:pt x="4700432" y="0"/>
                                  </a:lnTo>
                                  <a:lnTo>
                                    <a:pt x="4701968" y="639"/>
                                  </a:lnTo>
                                  <a:lnTo>
                                    <a:pt x="4704528" y="3196"/>
                                  </a:lnTo>
                                  <a:lnTo>
                                    <a:pt x="4705171" y="4740"/>
                                  </a:lnTo>
                                  <a:lnTo>
                                    <a:pt x="4705171" y="8356"/>
                                  </a:lnTo>
                                  <a:lnTo>
                                    <a:pt x="4704528" y="9900"/>
                                  </a:lnTo>
                                  <a:lnTo>
                                    <a:pt x="4701968" y="12457"/>
                                  </a:lnTo>
                                  <a:lnTo>
                                    <a:pt x="47004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26638" y="13096"/>
                                  </a:moveTo>
                                  <a:lnTo>
                                    <a:pt x="4723019" y="13096"/>
                                  </a:lnTo>
                                  <a:lnTo>
                                    <a:pt x="4721483" y="12457"/>
                                  </a:lnTo>
                                  <a:lnTo>
                                    <a:pt x="4718923" y="9900"/>
                                  </a:lnTo>
                                  <a:lnTo>
                                    <a:pt x="4718280" y="8356"/>
                                  </a:lnTo>
                                  <a:lnTo>
                                    <a:pt x="4718280" y="4740"/>
                                  </a:lnTo>
                                  <a:lnTo>
                                    <a:pt x="4718923" y="3196"/>
                                  </a:lnTo>
                                  <a:lnTo>
                                    <a:pt x="4721483" y="639"/>
                                  </a:lnTo>
                                  <a:lnTo>
                                    <a:pt x="4723019" y="0"/>
                                  </a:lnTo>
                                  <a:lnTo>
                                    <a:pt x="4726638" y="0"/>
                                  </a:lnTo>
                                  <a:lnTo>
                                    <a:pt x="4728186" y="639"/>
                                  </a:lnTo>
                                  <a:lnTo>
                                    <a:pt x="4730746" y="3196"/>
                                  </a:lnTo>
                                  <a:lnTo>
                                    <a:pt x="4731377" y="4740"/>
                                  </a:lnTo>
                                  <a:lnTo>
                                    <a:pt x="4731377" y="8356"/>
                                  </a:lnTo>
                                  <a:lnTo>
                                    <a:pt x="4730746" y="9900"/>
                                  </a:lnTo>
                                  <a:lnTo>
                                    <a:pt x="4728186" y="12457"/>
                                  </a:lnTo>
                                  <a:lnTo>
                                    <a:pt x="47266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52856" y="13096"/>
                                  </a:moveTo>
                                  <a:lnTo>
                                    <a:pt x="4749236" y="13096"/>
                                  </a:lnTo>
                                  <a:lnTo>
                                    <a:pt x="4747688" y="12457"/>
                                  </a:lnTo>
                                  <a:lnTo>
                                    <a:pt x="4745140" y="9900"/>
                                  </a:lnTo>
                                  <a:lnTo>
                                    <a:pt x="4744497" y="8356"/>
                                  </a:lnTo>
                                  <a:lnTo>
                                    <a:pt x="4744497" y="4740"/>
                                  </a:lnTo>
                                  <a:lnTo>
                                    <a:pt x="4745140" y="3196"/>
                                  </a:lnTo>
                                  <a:lnTo>
                                    <a:pt x="4747688" y="639"/>
                                  </a:lnTo>
                                  <a:lnTo>
                                    <a:pt x="4749236" y="0"/>
                                  </a:lnTo>
                                  <a:lnTo>
                                    <a:pt x="4752856" y="0"/>
                                  </a:lnTo>
                                  <a:lnTo>
                                    <a:pt x="4754391" y="639"/>
                                  </a:lnTo>
                                  <a:lnTo>
                                    <a:pt x="4756951" y="3196"/>
                                  </a:lnTo>
                                  <a:lnTo>
                                    <a:pt x="4757594" y="4740"/>
                                  </a:lnTo>
                                  <a:lnTo>
                                    <a:pt x="4757594" y="8356"/>
                                  </a:lnTo>
                                  <a:lnTo>
                                    <a:pt x="4756951" y="9900"/>
                                  </a:lnTo>
                                  <a:lnTo>
                                    <a:pt x="4754391" y="12457"/>
                                  </a:lnTo>
                                  <a:lnTo>
                                    <a:pt x="4752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79061" y="13096"/>
                                  </a:moveTo>
                                  <a:lnTo>
                                    <a:pt x="4775454" y="13096"/>
                                  </a:lnTo>
                                  <a:lnTo>
                                    <a:pt x="4773906" y="12457"/>
                                  </a:lnTo>
                                  <a:lnTo>
                                    <a:pt x="4771346" y="9900"/>
                                  </a:lnTo>
                                  <a:lnTo>
                                    <a:pt x="4770703" y="8356"/>
                                  </a:lnTo>
                                  <a:lnTo>
                                    <a:pt x="4770703" y="4740"/>
                                  </a:lnTo>
                                  <a:lnTo>
                                    <a:pt x="4771346" y="3196"/>
                                  </a:lnTo>
                                  <a:lnTo>
                                    <a:pt x="4773906" y="639"/>
                                  </a:lnTo>
                                  <a:lnTo>
                                    <a:pt x="4775454" y="0"/>
                                  </a:lnTo>
                                  <a:lnTo>
                                    <a:pt x="4779061" y="0"/>
                                  </a:lnTo>
                                  <a:lnTo>
                                    <a:pt x="4780609" y="639"/>
                                  </a:lnTo>
                                  <a:lnTo>
                                    <a:pt x="4783169" y="3196"/>
                                  </a:lnTo>
                                  <a:lnTo>
                                    <a:pt x="4783800" y="4740"/>
                                  </a:lnTo>
                                  <a:lnTo>
                                    <a:pt x="4783800" y="8356"/>
                                  </a:lnTo>
                                  <a:lnTo>
                                    <a:pt x="4783169" y="9900"/>
                                  </a:lnTo>
                                  <a:lnTo>
                                    <a:pt x="4780609" y="12457"/>
                                  </a:lnTo>
                                  <a:lnTo>
                                    <a:pt x="47790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5279" y="13096"/>
                                  </a:moveTo>
                                  <a:lnTo>
                                    <a:pt x="4801659" y="13096"/>
                                  </a:lnTo>
                                  <a:lnTo>
                                    <a:pt x="4800123" y="12457"/>
                                  </a:lnTo>
                                  <a:lnTo>
                                    <a:pt x="4797564" y="9900"/>
                                  </a:lnTo>
                                  <a:lnTo>
                                    <a:pt x="4796921" y="8356"/>
                                  </a:lnTo>
                                  <a:lnTo>
                                    <a:pt x="4796921" y="4740"/>
                                  </a:lnTo>
                                  <a:lnTo>
                                    <a:pt x="4797564" y="3196"/>
                                  </a:lnTo>
                                  <a:lnTo>
                                    <a:pt x="4800123" y="639"/>
                                  </a:lnTo>
                                  <a:lnTo>
                                    <a:pt x="4801659" y="0"/>
                                  </a:lnTo>
                                  <a:lnTo>
                                    <a:pt x="4805279" y="0"/>
                                  </a:lnTo>
                                  <a:lnTo>
                                    <a:pt x="4806827" y="639"/>
                                  </a:lnTo>
                                  <a:lnTo>
                                    <a:pt x="4809375" y="3196"/>
                                  </a:lnTo>
                                  <a:lnTo>
                                    <a:pt x="4810017" y="4740"/>
                                  </a:lnTo>
                                  <a:lnTo>
                                    <a:pt x="4810017" y="8356"/>
                                  </a:lnTo>
                                  <a:lnTo>
                                    <a:pt x="4809375" y="9900"/>
                                  </a:lnTo>
                                  <a:lnTo>
                                    <a:pt x="4806827" y="12457"/>
                                  </a:lnTo>
                                  <a:lnTo>
                                    <a:pt x="48052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31496" y="13096"/>
                                  </a:moveTo>
                                  <a:lnTo>
                                    <a:pt x="4827877" y="13096"/>
                                  </a:lnTo>
                                  <a:lnTo>
                                    <a:pt x="4826329" y="12457"/>
                                  </a:lnTo>
                                  <a:lnTo>
                                    <a:pt x="4823769" y="9900"/>
                                  </a:lnTo>
                                  <a:lnTo>
                                    <a:pt x="4823138" y="8356"/>
                                  </a:lnTo>
                                  <a:lnTo>
                                    <a:pt x="4823138" y="4740"/>
                                  </a:lnTo>
                                  <a:lnTo>
                                    <a:pt x="4823769" y="3196"/>
                                  </a:lnTo>
                                  <a:lnTo>
                                    <a:pt x="4826329" y="639"/>
                                  </a:lnTo>
                                  <a:lnTo>
                                    <a:pt x="4827877" y="0"/>
                                  </a:lnTo>
                                  <a:lnTo>
                                    <a:pt x="4831496" y="0"/>
                                  </a:lnTo>
                                  <a:lnTo>
                                    <a:pt x="4833032" y="639"/>
                                  </a:lnTo>
                                  <a:lnTo>
                                    <a:pt x="4835592" y="3196"/>
                                  </a:lnTo>
                                  <a:lnTo>
                                    <a:pt x="4836235" y="4740"/>
                                  </a:lnTo>
                                  <a:lnTo>
                                    <a:pt x="4836235" y="8356"/>
                                  </a:lnTo>
                                  <a:lnTo>
                                    <a:pt x="4835592" y="9900"/>
                                  </a:lnTo>
                                  <a:lnTo>
                                    <a:pt x="4833032" y="12457"/>
                                  </a:lnTo>
                                  <a:lnTo>
                                    <a:pt x="48314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57702" y="13096"/>
                                  </a:moveTo>
                                  <a:lnTo>
                                    <a:pt x="4854083" y="13096"/>
                                  </a:lnTo>
                                  <a:lnTo>
                                    <a:pt x="4852547" y="12457"/>
                                  </a:lnTo>
                                  <a:lnTo>
                                    <a:pt x="4849987" y="9900"/>
                                  </a:lnTo>
                                  <a:lnTo>
                                    <a:pt x="4849344" y="8356"/>
                                  </a:lnTo>
                                  <a:lnTo>
                                    <a:pt x="4849344" y="4740"/>
                                  </a:lnTo>
                                  <a:lnTo>
                                    <a:pt x="4849987" y="3196"/>
                                  </a:lnTo>
                                  <a:lnTo>
                                    <a:pt x="4852547" y="639"/>
                                  </a:lnTo>
                                  <a:lnTo>
                                    <a:pt x="4854083" y="0"/>
                                  </a:lnTo>
                                  <a:lnTo>
                                    <a:pt x="4857702" y="0"/>
                                  </a:lnTo>
                                  <a:lnTo>
                                    <a:pt x="4859250" y="639"/>
                                  </a:lnTo>
                                  <a:lnTo>
                                    <a:pt x="4861798" y="3196"/>
                                  </a:lnTo>
                                  <a:lnTo>
                                    <a:pt x="4862441" y="4740"/>
                                  </a:lnTo>
                                  <a:lnTo>
                                    <a:pt x="4862441" y="8356"/>
                                  </a:lnTo>
                                  <a:lnTo>
                                    <a:pt x="4861798" y="9900"/>
                                  </a:lnTo>
                                  <a:lnTo>
                                    <a:pt x="4859250" y="12457"/>
                                  </a:lnTo>
                                  <a:lnTo>
                                    <a:pt x="48577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83920" y="13096"/>
                                  </a:moveTo>
                                  <a:lnTo>
                                    <a:pt x="4880300" y="13096"/>
                                  </a:lnTo>
                                  <a:lnTo>
                                    <a:pt x="4878752" y="12457"/>
                                  </a:lnTo>
                                  <a:lnTo>
                                    <a:pt x="4876204" y="9900"/>
                                  </a:lnTo>
                                  <a:lnTo>
                                    <a:pt x="4875561" y="8356"/>
                                  </a:lnTo>
                                  <a:lnTo>
                                    <a:pt x="4875561" y="4740"/>
                                  </a:lnTo>
                                  <a:lnTo>
                                    <a:pt x="4876204" y="3196"/>
                                  </a:lnTo>
                                  <a:lnTo>
                                    <a:pt x="4878752" y="639"/>
                                  </a:lnTo>
                                  <a:lnTo>
                                    <a:pt x="4880300" y="0"/>
                                  </a:lnTo>
                                  <a:lnTo>
                                    <a:pt x="4883920" y="0"/>
                                  </a:lnTo>
                                  <a:lnTo>
                                    <a:pt x="4885455" y="639"/>
                                  </a:lnTo>
                                  <a:lnTo>
                                    <a:pt x="4888015" y="3196"/>
                                  </a:lnTo>
                                  <a:lnTo>
                                    <a:pt x="4888658" y="4740"/>
                                  </a:lnTo>
                                  <a:lnTo>
                                    <a:pt x="4888658" y="8356"/>
                                  </a:lnTo>
                                  <a:lnTo>
                                    <a:pt x="4888015" y="9900"/>
                                  </a:lnTo>
                                  <a:lnTo>
                                    <a:pt x="4885455" y="12457"/>
                                  </a:lnTo>
                                  <a:lnTo>
                                    <a:pt x="48839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10125" y="13096"/>
                                  </a:moveTo>
                                  <a:lnTo>
                                    <a:pt x="4906518" y="13096"/>
                                  </a:lnTo>
                                  <a:lnTo>
                                    <a:pt x="4904970" y="12457"/>
                                  </a:lnTo>
                                  <a:lnTo>
                                    <a:pt x="4902410" y="9900"/>
                                  </a:lnTo>
                                  <a:lnTo>
                                    <a:pt x="4901767" y="8356"/>
                                  </a:lnTo>
                                  <a:lnTo>
                                    <a:pt x="4901767" y="4740"/>
                                  </a:lnTo>
                                  <a:lnTo>
                                    <a:pt x="4902410" y="3196"/>
                                  </a:lnTo>
                                  <a:lnTo>
                                    <a:pt x="4904970" y="639"/>
                                  </a:lnTo>
                                  <a:lnTo>
                                    <a:pt x="4906518" y="0"/>
                                  </a:lnTo>
                                  <a:lnTo>
                                    <a:pt x="4910125" y="0"/>
                                  </a:lnTo>
                                  <a:lnTo>
                                    <a:pt x="4911673" y="639"/>
                                  </a:lnTo>
                                  <a:lnTo>
                                    <a:pt x="4914233" y="3196"/>
                                  </a:lnTo>
                                  <a:lnTo>
                                    <a:pt x="4914864" y="4740"/>
                                  </a:lnTo>
                                  <a:lnTo>
                                    <a:pt x="4914864" y="8356"/>
                                  </a:lnTo>
                                  <a:lnTo>
                                    <a:pt x="4914233" y="9900"/>
                                  </a:lnTo>
                                  <a:lnTo>
                                    <a:pt x="4911673" y="12457"/>
                                  </a:lnTo>
                                  <a:lnTo>
                                    <a:pt x="49101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36343" y="13096"/>
                                  </a:moveTo>
                                  <a:lnTo>
                                    <a:pt x="4932723" y="13096"/>
                                  </a:lnTo>
                                  <a:lnTo>
                                    <a:pt x="4931175" y="12457"/>
                                  </a:lnTo>
                                  <a:lnTo>
                                    <a:pt x="4928628" y="9900"/>
                                  </a:lnTo>
                                  <a:lnTo>
                                    <a:pt x="4927985" y="8356"/>
                                  </a:lnTo>
                                  <a:lnTo>
                                    <a:pt x="4927985" y="4740"/>
                                  </a:lnTo>
                                  <a:lnTo>
                                    <a:pt x="4928628" y="3196"/>
                                  </a:lnTo>
                                  <a:lnTo>
                                    <a:pt x="4931175" y="639"/>
                                  </a:lnTo>
                                  <a:lnTo>
                                    <a:pt x="4932723" y="0"/>
                                  </a:lnTo>
                                  <a:lnTo>
                                    <a:pt x="4936343" y="0"/>
                                  </a:lnTo>
                                  <a:lnTo>
                                    <a:pt x="4937891" y="639"/>
                                  </a:lnTo>
                                  <a:lnTo>
                                    <a:pt x="4940439" y="3196"/>
                                  </a:lnTo>
                                  <a:lnTo>
                                    <a:pt x="4941081" y="4740"/>
                                  </a:lnTo>
                                  <a:lnTo>
                                    <a:pt x="4941081" y="8356"/>
                                  </a:lnTo>
                                  <a:lnTo>
                                    <a:pt x="4940439" y="9900"/>
                                  </a:lnTo>
                                  <a:lnTo>
                                    <a:pt x="4937891" y="12457"/>
                                  </a:lnTo>
                                  <a:lnTo>
                                    <a:pt x="49363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62548" y="13096"/>
                                  </a:moveTo>
                                  <a:lnTo>
                                    <a:pt x="4958941" y="13096"/>
                                  </a:lnTo>
                                  <a:lnTo>
                                    <a:pt x="4957393" y="12457"/>
                                  </a:lnTo>
                                  <a:lnTo>
                                    <a:pt x="4954833" y="9900"/>
                                  </a:lnTo>
                                  <a:lnTo>
                                    <a:pt x="4954202" y="8356"/>
                                  </a:lnTo>
                                  <a:lnTo>
                                    <a:pt x="4954202" y="4740"/>
                                  </a:lnTo>
                                  <a:lnTo>
                                    <a:pt x="4954833" y="3196"/>
                                  </a:lnTo>
                                  <a:lnTo>
                                    <a:pt x="4957393" y="639"/>
                                  </a:lnTo>
                                  <a:lnTo>
                                    <a:pt x="4958941" y="0"/>
                                  </a:lnTo>
                                  <a:lnTo>
                                    <a:pt x="4962548" y="0"/>
                                  </a:lnTo>
                                  <a:lnTo>
                                    <a:pt x="4964096" y="639"/>
                                  </a:lnTo>
                                  <a:lnTo>
                                    <a:pt x="4966656" y="3196"/>
                                  </a:lnTo>
                                  <a:lnTo>
                                    <a:pt x="4967299" y="4740"/>
                                  </a:lnTo>
                                  <a:lnTo>
                                    <a:pt x="4967299" y="8356"/>
                                  </a:lnTo>
                                  <a:lnTo>
                                    <a:pt x="4966656" y="9900"/>
                                  </a:lnTo>
                                  <a:lnTo>
                                    <a:pt x="4964096" y="12457"/>
                                  </a:lnTo>
                                  <a:lnTo>
                                    <a:pt x="49625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88766" y="13096"/>
                                  </a:moveTo>
                                  <a:lnTo>
                                    <a:pt x="4985147" y="13096"/>
                                  </a:lnTo>
                                  <a:lnTo>
                                    <a:pt x="4983611" y="12457"/>
                                  </a:lnTo>
                                  <a:lnTo>
                                    <a:pt x="4981051" y="9900"/>
                                  </a:lnTo>
                                  <a:lnTo>
                                    <a:pt x="4980408" y="8356"/>
                                  </a:lnTo>
                                  <a:lnTo>
                                    <a:pt x="4980408" y="4740"/>
                                  </a:lnTo>
                                  <a:lnTo>
                                    <a:pt x="4981051" y="3196"/>
                                  </a:lnTo>
                                  <a:lnTo>
                                    <a:pt x="4983611" y="639"/>
                                  </a:lnTo>
                                  <a:lnTo>
                                    <a:pt x="4985147" y="0"/>
                                  </a:lnTo>
                                  <a:lnTo>
                                    <a:pt x="4988766" y="0"/>
                                  </a:lnTo>
                                  <a:lnTo>
                                    <a:pt x="4990314" y="639"/>
                                  </a:lnTo>
                                  <a:lnTo>
                                    <a:pt x="4992862" y="3196"/>
                                  </a:lnTo>
                                  <a:lnTo>
                                    <a:pt x="4993505" y="4740"/>
                                  </a:lnTo>
                                  <a:lnTo>
                                    <a:pt x="4993505" y="8356"/>
                                  </a:lnTo>
                                  <a:lnTo>
                                    <a:pt x="4992862" y="9900"/>
                                  </a:lnTo>
                                  <a:lnTo>
                                    <a:pt x="4990314" y="12457"/>
                                  </a:lnTo>
                                  <a:lnTo>
                                    <a:pt x="49887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14984" y="13096"/>
                                  </a:moveTo>
                                  <a:lnTo>
                                    <a:pt x="5011364" y="13096"/>
                                  </a:lnTo>
                                  <a:lnTo>
                                    <a:pt x="5009816" y="12457"/>
                                  </a:lnTo>
                                  <a:lnTo>
                                    <a:pt x="5007256" y="9900"/>
                                  </a:lnTo>
                                  <a:lnTo>
                                    <a:pt x="5006625" y="8356"/>
                                  </a:lnTo>
                                  <a:lnTo>
                                    <a:pt x="5006625" y="4740"/>
                                  </a:lnTo>
                                  <a:lnTo>
                                    <a:pt x="5007256" y="3196"/>
                                  </a:lnTo>
                                  <a:lnTo>
                                    <a:pt x="5009816" y="639"/>
                                  </a:lnTo>
                                  <a:lnTo>
                                    <a:pt x="5011364" y="0"/>
                                  </a:lnTo>
                                  <a:lnTo>
                                    <a:pt x="5014984" y="0"/>
                                  </a:lnTo>
                                  <a:lnTo>
                                    <a:pt x="5016519" y="639"/>
                                  </a:lnTo>
                                  <a:lnTo>
                                    <a:pt x="5019079" y="3196"/>
                                  </a:lnTo>
                                  <a:lnTo>
                                    <a:pt x="5019722" y="4740"/>
                                  </a:lnTo>
                                  <a:lnTo>
                                    <a:pt x="5019722" y="8356"/>
                                  </a:lnTo>
                                  <a:lnTo>
                                    <a:pt x="5019079" y="9900"/>
                                  </a:lnTo>
                                  <a:lnTo>
                                    <a:pt x="5016519" y="12457"/>
                                  </a:lnTo>
                                  <a:lnTo>
                                    <a:pt x="50149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41189" y="13096"/>
                                  </a:moveTo>
                                  <a:lnTo>
                                    <a:pt x="5037570" y="13096"/>
                                  </a:lnTo>
                                  <a:lnTo>
                                    <a:pt x="5036034" y="12457"/>
                                  </a:lnTo>
                                  <a:lnTo>
                                    <a:pt x="5033474" y="9900"/>
                                  </a:lnTo>
                                  <a:lnTo>
                                    <a:pt x="5032831" y="8356"/>
                                  </a:lnTo>
                                  <a:lnTo>
                                    <a:pt x="5032831" y="4740"/>
                                  </a:lnTo>
                                  <a:lnTo>
                                    <a:pt x="5033474" y="3196"/>
                                  </a:lnTo>
                                  <a:lnTo>
                                    <a:pt x="5036034" y="639"/>
                                  </a:lnTo>
                                  <a:lnTo>
                                    <a:pt x="5037570" y="0"/>
                                  </a:lnTo>
                                  <a:lnTo>
                                    <a:pt x="5041189" y="0"/>
                                  </a:lnTo>
                                  <a:lnTo>
                                    <a:pt x="5042737" y="639"/>
                                  </a:lnTo>
                                  <a:lnTo>
                                    <a:pt x="5045297" y="3196"/>
                                  </a:lnTo>
                                  <a:lnTo>
                                    <a:pt x="5045928" y="4740"/>
                                  </a:lnTo>
                                  <a:lnTo>
                                    <a:pt x="5045928" y="8356"/>
                                  </a:lnTo>
                                  <a:lnTo>
                                    <a:pt x="5045297" y="9900"/>
                                  </a:lnTo>
                                  <a:lnTo>
                                    <a:pt x="5042737" y="12457"/>
                                  </a:lnTo>
                                  <a:lnTo>
                                    <a:pt x="50411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7407" y="13096"/>
                                  </a:moveTo>
                                  <a:lnTo>
                                    <a:pt x="5063787" y="13096"/>
                                  </a:lnTo>
                                  <a:lnTo>
                                    <a:pt x="5062239" y="12457"/>
                                  </a:lnTo>
                                  <a:lnTo>
                                    <a:pt x="5059692" y="9900"/>
                                  </a:lnTo>
                                  <a:lnTo>
                                    <a:pt x="5059049" y="8356"/>
                                  </a:lnTo>
                                  <a:lnTo>
                                    <a:pt x="5059049" y="4740"/>
                                  </a:lnTo>
                                  <a:lnTo>
                                    <a:pt x="5059692" y="3196"/>
                                  </a:lnTo>
                                  <a:lnTo>
                                    <a:pt x="5062239" y="639"/>
                                  </a:lnTo>
                                  <a:lnTo>
                                    <a:pt x="5063787" y="0"/>
                                  </a:lnTo>
                                  <a:lnTo>
                                    <a:pt x="5067407" y="0"/>
                                  </a:lnTo>
                                  <a:lnTo>
                                    <a:pt x="5068943" y="639"/>
                                  </a:lnTo>
                                  <a:lnTo>
                                    <a:pt x="5071503" y="3196"/>
                                  </a:lnTo>
                                  <a:lnTo>
                                    <a:pt x="5072145" y="4740"/>
                                  </a:lnTo>
                                  <a:lnTo>
                                    <a:pt x="5072145" y="8356"/>
                                  </a:lnTo>
                                  <a:lnTo>
                                    <a:pt x="5071503" y="9900"/>
                                  </a:lnTo>
                                  <a:lnTo>
                                    <a:pt x="5068943" y="12457"/>
                                  </a:lnTo>
                                  <a:lnTo>
                                    <a:pt x="506740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604A8A" id="Graphic 21" o:spid="_x0000_s1026" style="position:absolute;margin-left:123.1pt;margin-top:11.45pt;width:399.4pt;height:1.05pt;z-index:-178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238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" path="m8356,13096r-3616,l3196,12457,639,9900,,8356,,4740,639,3196,3196,639,4740,,8356,,9900,639r2557,2557l13096,4740r,3616l12457,9900,9900,12457r-1544,639xem34569,13096r-3617,l29409,12457,26852,9900,26212,8356r,-3616l26852,3196,29409,639,30952,r3617,l36112,639r2558,2557l39309,4740r,3616l38670,9900r-2558,2557l34569,13096xem60782,13096r-3617,l55622,12457,53064,9900,52425,8356r,-3616l53064,3196,55622,639,57165,r3617,l62325,639r2557,2557l65522,4740r,3616l64882,9900r-2557,2557l60782,13096xem86994,13096r-3616,l81834,12457,79277,9900,78638,8356r,-3616l79277,3196,81834,639,83378,r3616,l88538,639r2557,2557l91734,4740r,3616l91095,9900r-2557,2557l86994,13096xem113207,13096r-3617,l108047,12457,105490,9900r-640,-1544l104850,4740r640,-1544l108047,639,109590,r3617,l114751,639r2557,2557l117947,4740r,3616l117308,9900r-2557,2557l113207,13096xem139419,13096r-3616,l134259,12457,131702,9900r-638,-1544l131064,4740r638,-1544l134259,639,135803,r3616,l140964,639r2557,2557l144160,4740r,3616l143521,9900r-2557,2557l139419,13096xem165632,13096r-3616,l160472,12457,157914,9900r-639,-1544l157275,4740r639,-1544l160472,639,162016,r3616,l167176,639r2557,2557l170372,4740r,3616l169733,9900r-2557,2557l165632,13096xem191845,13096r-3616,l186685,12457,184127,9900r-639,-1544l183488,4740r639,-1544l186685,639,188229,r3616,l193388,639r2557,2557l196585,4740r,3616l195945,9900r-2557,2557l191845,13096xem218058,13096r-3617,l212898,12457,210340,9900r-639,-1544l209701,4740r639,-1544l212898,639,214441,r3617,l219601,639r2557,2557l222798,4740r,3616l222158,9900r-2557,2557l218058,13096xem244271,13096r-3618,l239110,12457,236553,9900r-639,-1544l235914,4740r639,-1544l239110,639,240653,r3618,l245814,639r2557,2557l249010,4740r,3616l248371,9900r-2557,2557l244271,13096xem270483,13096r-3617,l265323,12457,262766,9900r-640,-1544l262126,4740r640,-1544l265323,639,266866,r3617,l272026,639r2558,2557l275223,4740r,3616l274584,9900r-2558,2557l270483,13096xem296696,13096r-3617,l291536,12457,288978,9900r-639,-1544l288339,4740r639,-1544l291536,639,293079,r3617,l298239,639r2558,2557l301436,4740r,3616l300797,9900r-2558,2557l296696,13096xem322909,13096r-3617,l317749,12457,315191,9900r-639,-1544l314552,4740r639,-1544l317749,639,319292,r3617,l324452,639r2557,2557l327649,4740r,3616l327009,9900r-2557,2557l322909,13096xem349122,13096r-3617,l343962,12457,341404,9900r-639,-1544l340765,4740r639,-1544l343962,639,345505,r3617,l350665,639r2557,2557l353862,4740r,3616l353222,9900r-2557,2557l349122,13096xem375333,13096r-3616,l370174,12457,367617,9900r-639,-1544l366978,4740r639,-1544l370174,639,371717,r3616,l376878,639r2557,2557l380074,4740r,3616l379435,9900r-2557,2557l375333,13096xem401546,13096r-3616,l396386,12457,393830,9900r-640,-1544l393190,4740r640,-1544l396386,639,397930,r3616,l403090,639r2558,2557l406287,4740r,3616l405648,9900r-2558,2557l401546,13096xem427759,13096r-3616,l422599,12457,420041,9900r-639,-1544l419402,4740r639,-1544l422599,639,424143,r3616,l429303,639r2556,2557l432499,4740r,3616l431859,9900r-2556,2557l427759,13096xem453972,13096r-3616,l448812,12457,446254,9900r-639,-1544l445615,4740r639,-1544l448812,639,450356,r3616,l455516,639r2556,2557l458712,4740r,3616l458072,9900r-2556,2557l453972,13096xem480185,13096r-3618,l475024,12457,472467,9900r-639,-1544l471828,4740r639,-1544l475024,639,476567,r3618,l481728,639r2557,2557l484924,4740r,3616l484285,9900r-2557,2557l480185,13096xem506397,13096r-3617,l501237,12457,498680,9900r-640,-1544l498040,4740r640,-1544l501237,639,502780,r3617,l507940,639r2558,2557l511137,4740r,3616l510498,9900r-2558,2557l506397,13096xem532610,13096r-3617,l527450,12457,524893,9900r-640,-1544l524253,4740r640,-1544l527450,639,528993,r3617,l534153,639r2558,2557l537350,4740r,3616l536711,9900r-2558,2557l532610,13096xem558823,13096r-3617,l553663,12457,551105,9900r-639,-1544l550466,4740r639,-1544l553663,639,555206,r3617,l560366,639r2557,2557l563563,4740r,3616l562923,9900r-2557,2557l558823,13096xem585036,13096r-3617,l579876,12457,577318,9900r-639,-1544l576679,4740r639,-1544l579876,639,581419,r3617,l586579,639r2557,2557l589776,4740r,3616l589136,9900r-2557,2557l585036,13096xem611249,13096r-3618,l606088,12457,603531,9900r-639,-1544l602892,4740r639,-1544l606088,639,607631,r3618,l612792,639r2557,2557l615988,4740r,3616l615349,9900r-2557,2557l611249,13096xem637460,13096r-3616,l632301,12457,629744,9900r-640,-1544l629104,4740r640,-1544l632301,639,633844,r3616,l639004,639r2558,2557l642201,4740r,3616l641562,9900r-2558,2557l637460,13096xem663673,13096r-3616,l658513,12457,655957,9900r-640,-1544l655317,4740r640,-1544l658513,639,660057,r3616,l665217,639r2558,2557l668414,4740r,3616l667775,9900r-2558,2557l663673,13096xem689886,13096r-3616,l684726,12457,682168,9900r-638,-1544l681530,4740r638,-1544l684726,639,686270,r3616,l691430,639r2557,2557l694626,4740r,3616l693987,9900r-2557,2557l689886,13096xem716099,13096r-3616,l710938,12457,708381,9900r-639,-1544l707742,4740r639,-1544l710938,639,712483,r3616,l717643,639r2556,2557l720838,4740r,3616l720199,9900r-2556,2557l716099,13096xem742311,13096r-3616,l737151,12457,734594,9900r-640,-1544l733954,4740r640,-1544l737151,639,738695,r3616,l743856,639r2556,2557l747051,4740r,3616l746412,9900r-2556,2557l742311,13096xem768524,13096r-3617,l763364,12457,760807,9900r-640,-1544l760167,4740r640,-1544l763364,639,764907,r3617,l770067,639r2558,2557l773264,4740r,3616l772625,9900r-2558,2557l768524,13096xem794737,13096r-3617,l789577,12457,787019,9900r-639,-1544l786380,4740r639,-1544l789577,639,791120,r3617,l796280,639r2557,2557l799477,4740r,3616l798837,9900r-2557,2557l794737,13096xem820950,13096r-3617,l815790,12457,813232,9900r-639,-1544l812593,4740r639,-1544l815790,639,817333,r3617,l822493,639r2557,2557l825690,4740r,3616l825050,9900r-2557,2557l820950,13096xem847163,13096r-3618,l842002,12457,839445,9900r-639,-1544l838806,4740r639,-1544l842002,639,843545,r3618,l848706,639r2557,2557l851902,4740r,3616l851263,9900r-2557,2557l847163,13096xem873375,13096r-3617,l868215,12457,865658,9900r-640,-1544l865018,4740r640,-1544l868215,639,869758,r3617,l874918,639r2558,2557l878115,4740r,3616l877476,9900r-2558,2557l873375,13096xem899588,13096r-3617,l894428,12457,891871,9900r-640,-1544l891231,4740r640,-1544l894428,639,895971,r3617,l901131,639r2558,2557l904328,4740r,3616l903689,9900r-2558,2557l899588,13096xem925800,13096r-3616,l920641,12457,918083,9900r-639,-1544l917444,4740r639,-1544l920641,639,922184,r3616,l927344,639r2557,2557l930541,4740r,3616l929901,9900r-2557,2557l925800,13096xem952013,13096r-3616,l946852,12457,944295,9900r-638,-1544l943657,4740r638,-1544l946852,639,948397,r3616,l953557,639r2557,2557l956754,4740r,3616l956114,9900r-2557,2557l952013,13096xem978225,13096r-3616,l973065,12457,970508,9900r-640,-1544l969868,4740r640,-1544l973065,639,974609,r3616,l979770,639r2556,2557l982965,4740r,3616l982326,9900r-2556,2557l978225,13096xem1004438,13096r-3616,l999278,12457,996721,9900r-640,-1544l996081,4740r640,-1544l999278,639,1000822,r3616,l1005981,639r2558,2557l1009178,4740r,3616l1008539,9900r-2558,2557l1004438,13096xem1030651,13096r-3616,l1025491,12457r-2558,-2557l1022294,8356r,-3616l1022933,3196r2558,-2557l1027035,r3616,l1032194,639r2557,2557l1035391,4740r,3616l1034751,9900r-2557,2557l1030651,13096xem1056864,13096r-3617,l1051704,12457r-2558,-2557l1048507,8356r,-3616l1049146,3196r2558,-2557l1053247,r3617,l1058407,639r2557,2557l1061604,4740r,3616l1060964,9900r-2557,2557l1056864,13096xem1083077,13096r-3618,l1077916,12457r-2557,-2557l1074720,8356r,-3616l1075359,3196r2557,-2557l1079459,r3618,l1084620,639r2557,2557l1087816,4740r,3616l1087177,9900r-2557,2557l1083077,13096xem1109289,13096r-3617,l1104129,12457r-2557,-2557l1100932,8356r,-3616l1101572,3196r2557,-2557l1105672,r3617,l1110832,639r2558,2557l1114029,4740r,3616l1113390,9900r-2558,2557l1109289,13096xem1135502,13096r-3617,l1130342,12457r-2557,-2557l1127145,8356r,-3616l1127785,3196r2557,-2557l1131885,r3617,l1137045,639r2558,2557l1140242,4740r,3616l1139603,9900r-2558,2557l1135502,13096xem1161715,13096r-3617,l1156555,12457r-2558,-2557l1153358,8356r,-3616l1153997,3196r2558,-2557l1158098,r3617,l1163258,639r2557,2557l1166455,4740r,3616l1165815,9900r-2557,2557l1161715,13096xem1187927,13096r-3616,l1182768,12457r-2558,-2557l1179571,8356r,-3616l1180210,3196r2558,-2557l1184311,r3616,l1189471,639r2558,2557l1192672,4740r,3616l1192029,9900r-2558,2557l1187927,13096xem1214139,13096r-3619,l1208984,12457r-2560,-2557l1205781,8356r,-3616l1206424,3196r2560,-2557l1210520,r3619,l1215687,639r2548,2557l1218878,4740r,3616l1218235,9900r-2548,2557l1214139,13096xem1240357,13096r-3620,l1235190,12457r-2560,-2557l1231999,8356r,-3616l1232630,3196r2560,-2557l1236737,r3620,l1241893,639r2560,2557l1245096,4740r,3616l1244453,9900r-2560,2557l1240357,13096xem1266563,13096r-3620,l1261407,12457r-2560,-2557l1258204,8356r,-3616l1258847,3196r2560,-2557l1262943,r3620,l1268110,639r2560,2557l1271301,4740r,3616l1270670,9900r-2560,2557l1266563,13096xem1292780,13096r-3619,l1287613,12457r-2548,-2557l1284422,8356r,-3616l1285065,3196r2548,-2557l1289161,r3619,l1294316,639r2560,2557l1297519,4740r,3616l1296876,9900r-2560,2557l1292780,13096xem1318986,13096r-3608,l1313830,12457r-2559,-2557l1310640,8356r,-3616l1311271,3196r2559,-2557l1315378,r3608,l1320534,639r2559,2557l1323736,4740r,3616l1323093,9900r-2559,2557l1318986,13096xem1345203,13096r-3619,l1340048,12457r-2560,-2557l1336845,8356r,-3616l1337488,3196r2560,-2557l1341584,r3619,l1346751,639r2548,2557l1349942,4740r,3616l1349299,9900r-2548,2557l1345203,13096xem1371421,13096r-3620,l1366254,12457r-2560,-2557l1363063,8356r,-3616l1363694,3196r2560,-2557l1367801,r3620,l1372957,639r2560,2557l1376160,4740r,3616l1375517,9900r-2560,2557l1371421,13096xem1397627,13096r-3620,l1392471,12457r-2560,-2557l1389268,8356r,-3616l1389911,3196r2560,-2557l1394007,r3620,l1399174,639r2560,2557l1402365,4740r,3616l1401734,9900r-2560,2557l1397627,13096xem1423844,13096r-3619,l1418677,12457r-2548,-2557l1415486,8356r,-3616l1416129,3196r2548,-2557l1420225,r3619,l1425380,639r2560,2557l1428583,4740r,3616l1427940,9900r-2560,2557l1423844,13096xem1450050,13096r-3608,l1444894,12457r-2559,-2557l1441692,8356r,-3616l1442335,3196r2559,-2557l1446442,r3608,l1451598,639r2559,2557l1454789,4740r,3616l1454157,9900r-2559,2557l1450050,13096xem1476267,13096r-3619,l1471112,12457r-2560,-2557l1467909,8356r,-3616l1468552,3196r2560,-2557l1472648,r3619,l1477815,639r2548,2557l1481006,4740r,3616l1480363,9900r-2548,2557l1476267,13096xem1502485,13096r-3620,l1497318,12457r-2560,-2557l1494127,8356r,-3616l1494758,3196r2560,-2557l1498865,r3620,l1504021,639r2560,2557l1507224,4740r,3616l1506581,9900r-2560,2557l1502485,13096xem1528691,13096r-3620,l1523535,12457r-2560,-2557l1520332,8356r,-3616l1520975,3196r2560,-2557l1525071,r3620,l1530238,639r2560,2557l1533429,4740r,3616l1532798,9900r-2560,2557l1528691,13096xem1554908,13096r-3619,l1549741,12457r-2548,-2557l1546550,8356r,-3616l1547193,3196r2548,-2557l1551289,r3619,l1556444,639r2560,2557l1559647,4740r,3616l1559004,9900r-2560,2557l1554908,13096xem1581114,13096r-3608,l1575958,12457r-2559,-2557l1572756,8356r,-3616l1573399,3196r2559,-2557l1577506,r3608,l1582662,639r2559,2557l1585853,4740r,3616l1585221,9900r-2559,2557l1581114,13096xem1607331,13096r-3619,l1602164,12457r-2548,-2557l1598973,8356r,-3616l1599616,3196r2548,-2557l1603712,r3619,l1608879,639r2548,2557l1612070,4740r,3616l1611427,9900r-2548,2557l1607331,13096xem1633537,13096r-3608,l1628382,12457r-2560,-2557l1625191,8356r,-3616l1625822,3196r2560,-2557l1629929,r3608,l1635085,639r2560,2557l1638288,4740r,3616l1637645,9900r-2560,2557l1633537,13096xem1659755,13096r-3620,l1654599,12457r-2560,-2557l1651396,8356r,-3616l1652039,3196r2560,-2557l1656135,r3620,l1661302,639r2548,2557l1664493,4740r,3616l1663850,9900r-2548,2557l1659755,13096xem1685972,13096r-3619,l1680805,12457r-2560,-2557l1677614,8356r,-3616l1678245,3196r2560,-2557l1682353,r3619,l1687508,639r2560,2557l1690711,4740r,3616l1690068,9900r-2560,2557l1685972,13096xem1712178,13096r-3620,l1707022,12457r-2559,-2557l1703820,8356r,-3616l1704463,3196r2559,-2557l1708558,r3620,l1713726,639r2559,2557l1716917,4740r,3616l1716285,9900r-2559,2557l1712178,13096xem1738395,13096r-3619,l1733228,12457r-2548,-2557l1730037,8356r,-3616l1730680,3196r2548,-2557l1734776,r3619,l1739931,639r2560,2557l1743134,4740r,3616l1742491,9900r-2560,2557l1738395,13096xem1764601,13096r-3608,l1759446,12457r-2560,-2557l1756255,8356r,-3616l1756886,3196r2560,-2557l1760993,r3608,l1766149,639r2560,2557l1769352,4740r,3616l1768709,9900r-2560,2557l1764601,13096xem1790819,13096r-3620,l1785663,12457r-2560,-2557l1782460,8356r,-3616l1783103,3196r2560,-2557l1787199,r3620,l1792366,639r2548,2557l1795557,4740r,3616l1794914,9900r-2548,2557l1790819,13096xem1817036,13096r-3619,l1811869,12457r-2560,-2557l1808678,8356r,-3616l1809309,3196r2560,-2557l1813417,r3619,l1818572,639r2560,2557l1821775,4740r,3616l1821132,9900r-2560,2557l1817036,13096xem1843242,13096r-3620,l1838086,12457r-2559,-2557l1834884,8356r,-3616l1835527,3196r2559,-2557l1839622,r3620,l1844790,639r2559,2557l1847981,4740r,3616l1847349,9900r-2559,2557l1843242,13096xem1869459,13096r-3619,l1864292,12457r-2548,-2557l1861101,8356r,-3616l1861744,3196r2548,-2557l1865840,r3619,l1870995,639r2560,2557l1874198,4740r,3616l1873555,9900r-2560,2557l1869459,13096xem1895665,13096r-3608,l1890510,12457r-2560,-2557l1887319,8356r,-3616l1887950,3196r2560,-2557l1892057,r3608,l1897213,639r2560,2557l1900416,4740r,3616l1899773,9900r-2560,2557l1895665,13096xem1921883,13096r-3620,l1916727,12457r-2560,-2557l1913524,8356r,-3616l1914167,3196r2560,-2557l1918263,r3620,l1923430,639r2548,2557l1926621,4740r,3616l1925978,9900r-2548,2557l1921883,13096xem1948100,13096r-3619,l1942933,12457r-2560,-2557l1939742,8356r,-3616l1940373,3196r2560,-2557l1944481,r3619,l1949636,639r2560,2557l1952839,4740r,3616l1952196,9900r-2560,2557l1948100,13096xem1974306,13096r-3620,l1969150,12457r-2559,-2557l1965948,8356r,-3616l1966591,3196r2559,-2557l1970686,r3620,l1975854,639r2559,2557l1979045,4740r,3616l1978413,9900r-2559,2557l1974306,13096xem2000523,13096r-3619,l1995356,12457r-2548,-2557l1992165,8356r,-3616l1992808,3196r2548,-2557l1996904,r3619,l2002059,639r2560,2557l2005262,4740r,3616l2004619,9900r-2560,2557l2000523,13096xem2026729,13096r-3608,l2021574,12457r-2560,-2557l2018371,8356r,-3616l2019014,3196r2560,-2557l2023121,r3608,l2028277,639r2560,2557l2031468,4740r,3616l2030837,9900r-2560,2557l2026729,13096xem2052947,13096r-3620,l2047791,12457r-2560,-2557l2044588,8356r,-3616l2045231,3196r2560,-2557l2049327,r3620,l2054494,639r2548,2557l2057685,4740r,3616l2057042,9900r-2548,2557l2052947,13096xem2079164,13096r-3619,l2073997,12457r-2560,-2557l2070806,8356r,-3616l2071437,3196r2560,-2557l2075545,r3619,l2080700,639r2560,2557l2083903,4740r,3616l2083260,9900r-2560,2557l2079164,13096xem2105370,13096r-3620,l2100214,12457r-2559,-2557l2097012,8356r,-3616l2097655,3196r2559,-2557l2101750,r3620,l2106918,639r2560,2557l2110109,4740r,3616l2109478,9900r-2560,2557l2105370,13096xem2131587,13096r-3619,l2126420,12457r-2548,-2557l2123229,8356r,-3616l2123872,3196r2548,-2557l2127968,r3619,l2133123,639r2560,2557l2136326,4740r,3616l2135683,9900r-2560,2557l2131587,13096xem2157793,13096r-3608,l2152638,12457r-2560,-2557l2149435,8356r,-3616l2150078,3196r2560,-2557l2154185,r3608,l2159341,639r2560,2557l2162532,4740r,3616l2161901,9900r-2560,2557l2157793,13096xem2184011,13096r-3620,l2178843,12457r-2548,-2557l2175652,8356r,-3616l2176295,3196r2548,-2557l2180391,r3620,l2185558,639r2548,2557l2188749,4740r,3616l2188106,9900r-2548,2557l2184011,13096xem2210216,13096r-3607,l2205061,12457r-2560,-2557l2201870,8356r,-3616l2202501,3196r2560,-2557l2206609,r3607,l2211764,639r2560,2557l2214967,4740r,3616l2214324,9900r-2560,2557l2210216,13096xem2236434,13096r-3620,l2231278,12457r-2559,-2557l2228076,8356r,-3616l2228719,3196r2559,-2557l2232814,r3620,l2237982,639r2548,2557l2241173,4740r,3616l2240530,9900r-2548,2557l2236434,13096xem2262651,13096r-3619,l2257484,12457r-2560,-2557l2254293,8356r,-3616l2254924,3196r2560,-2557l2259032,r3619,l2264187,639r2560,2557l2267390,4740r,3616l2266747,9900r-2560,2557l2262651,13096xem2288857,13096r-3619,l2283702,12457r-2560,-2557l2280499,8356r,-3616l2281142,3196r2560,-2557l2285238,r3619,l2290405,639r2560,2557l2293596,4740r,3616l2292965,9900r-2560,2557l2288857,13096xem2315075,13096r-3620,l2309907,12457r-2548,-2557l2306716,8356r,-3616l2307359,3196r2548,-2557l2311455,r3620,l2316611,639r2559,2557l2319813,4740r,3616l2319170,9900r-2559,2557l2315075,13096xem2341280,13096r-3607,l2336125,12457r-2560,-2557l2332934,8356r,-3616l2333565,3196r2560,-2557l2337673,r3607,l2342828,639r2560,2557l2346031,4740r,3616l2345388,9900r-2560,2557l2341280,13096xem2367498,13096r-3620,l2362342,12457r-2559,-2557l2359140,8356r,-3616l2359783,3196r2559,-2557l2363878,r3620,l2369046,639r2548,2557l2372237,4740r,3616l2371594,9900r-2548,2557l2367498,13096xem2393715,13096r-3619,l2388548,12457r-2560,-2557l2385357,8356r,-3616l2385988,3196r2560,-2557l2390096,r3619,l2395251,639r2560,2557l2398454,4740r,3616l2397811,9900r-2560,2557l2393715,13096xem2419921,13096r-3619,l2414766,12457r-2560,-2557l2411563,8356r,-3616l2412206,3196r2560,-2557l2416302,r3619,l2421469,639r2560,2557l2424660,4740r,3616l2424029,9900r-2560,2557l2419921,13096xem2446139,13096r-3620,l2440971,12457r-2548,-2557l2437780,8356r,-3616l2438423,3196r2548,-2557l2442519,r3620,l2447675,639r2559,2557l2450877,4740r,3616l2450234,9900r-2559,2557l2446139,13096xem2472344,13096r-3607,l2467189,12457r-2560,-2557l2463986,8356r,-3616l2464629,3196r2560,-2557l2468737,r3607,l2473892,639r2560,2557l2477095,4740r,3616l2476452,9900r-2560,2557l2472344,13096xem2498562,13096r-3620,l2493406,12457r-2559,-2557l2490204,8356r,-3616l2490847,3196r2559,-2557l2494942,r3620,l2500110,639r2548,2557l2503301,4740r,3616l2502658,9900r-2548,2557l2498562,13096xem2524779,13096r-3619,l2519612,12457r-2560,-2557l2516421,8356r,-3616l2517052,3196r2560,-2557l2521160,r3619,l2526315,639r2560,2557l2529518,4740r,3616l2528875,9900r-2560,2557l2524779,13096xem2550985,13096r-3619,l2545830,12457r-2560,-2557l2542627,8356r,-3616l2543270,3196r2560,-2557l2547366,r3619,l2552533,639r2560,2557l2555724,4740r,3616l2555093,9900r-2560,2557l2550985,13096xem2577203,13096r-3620,l2572035,12457r-2548,-2557l2568844,8356r,-3616l2569487,3196r2548,-2557l2573583,r3620,l2578739,639r2559,2557l2581941,4740r,3616l2581298,9900r-2559,2557l2577203,13096xem2603408,13096r-3607,l2598253,12457r-2560,-2557l2595050,8356r,-3616l2595693,3196r2560,-2557l2599801,r3607,l2604956,639r2560,2557l2608147,4740r,3616l2607516,9900r-2560,2557l2603408,13096xem2629626,13096r-3620,l2624470,12457r-2559,-2557l2621268,8356r,-3616l2621911,3196r2559,-2557l2626006,r3620,l2631174,639r2548,2557l2634365,4740r,3616l2633722,9900r-2548,2557l2629626,13096xem2655843,13096r-3619,l2650676,12457r-2560,-2557l2647485,8356r,-3616l2648116,3196r2560,-2557l2652224,r3619,l2657379,639r2560,2557l2660582,4740r,3616l2659939,9900r-2560,2557l2655843,13096xem2682049,13096r-3619,l2676894,12457r-2560,-2557l2673691,8356r,-3616l2674334,3196r2560,-2557l2678430,r3619,l2683597,639r2560,2557l2686788,4740r,3616l2686157,9900r-2560,2557l2682049,13096xem2708267,13096r-3620,l2703099,12457r-2548,-2557l2699908,8356r,-3616l2700551,3196r2548,-2557l2704647,r3620,l2709803,639r2559,2557l2713005,4740r,3616l2712362,9900r-2559,2557l2708267,13096xem2734472,13096r-3607,l2729317,12457r-2560,-2557l2726114,8356r,-3616l2726757,3196r2560,-2557l2730865,r3607,l2736020,639r2560,2557l2739211,4740r,3616l2738580,9900r-2560,2557l2734472,13096xem2760690,13096r-3620,l2755523,12457r-2548,-2557l2752332,8356r,-3616l2752975,3196r2548,-2557l2757070,r3620,l2762238,639r2548,2557l2765429,4740r,3616l2764786,9900r-2548,2557l2760690,13096xem2786896,13096r-3608,l2781740,12457r-2560,-2557l2778549,8356r,-3616l2779180,3196r2560,-2557l2783288,r3608,l2788443,639r2560,2557l2791646,4740r,3616l2791003,9900r-2560,2557l2786896,13096xem2813113,13096r-3619,l2807958,12457r-2560,-2557l2804755,8356r,-3616l2805398,3196r2560,-2557l2809494,r3619,l2814661,639r2548,2557l2817852,4740r,3616l2817209,9900r-2548,2557l2813113,13096xem2839331,13096r-3620,l2834163,12457r-2560,-2557l2830972,8356r,-3616l2831603,3196r2560,-2557l2835711,r3620,l2840867,639r2559,2557l2844069,4740r,3616l2843426,9900r-2559,2557l2839331,13096xem2865536,13096r-3619,l2860381,12457r-2560,-2557l2857178,8356r,-3616l2857821,3196r2560,-2557l2861917,r3619,l2867084,639r2560,2557l2870275,4740r,3616l2869644,9900r-2560,2557l2865536,13096xem2891754,13096r-3620,l2886587,12457r-2548,-2557l2883396,8356r,-3616l2884039,3196r2548,-2557l2888134,r3620,l2893290,639r2560,2557l2896493,4740r,3616l2895850,9900r-2560,2557l2891754,13096xem2917960,13096r-3608,l2912804,12457r-2560,-2557l2909613,8356r,-3616l2910244,3196r2560,-2557l2914352,r3608,l2919507,639r2560,2557l2922710,4740r,3616l2922067,9900r-2560,2557l2917960,13096xem2944177,13096r-3619,l2939022,12457r-2560,-2557l2935819,8356r,-3616l2936462,3196r2560,-2557l2940558,r3619,l2945725,639r2548,2557l2948916,4740r,3616l2948273,9900r-2548,2557l2944177,13096xem2970395,13096r-3620,l2965227,12457r-2560,-2557l2962036,8356r,-3616l2962667,3196r2560,-2557l2966775,r3620,l2971931,639r2559,2557l2975133,4740r,3616l2974490,9900r-2559,2557l2970395,13096xem2996600,13096r-3619,l2991445,12457r-2560,-2557l2988242,8356r,-3616l2988885,3196r2560,-2557l2992981,r3619,l2998148,639r2560,2557l3001339,4740r,3616l3000708,9900r-2560,2557l2996600,13096xem3022818,13096r-3620,l3017651,12457r-2548,-2557l3014460,8356r,-3616l3015103,3196r2548,-2557l3019198,r3620,l3024354,639r2560,2557l3027557,4740r,3616l3026914,9900r-2560,2557l3022818,13096xem3049024,13096r-3608,l3043868,12457r-2560,-2557l3040665,8356r,-3616l3041308,3196r2560,-2557l3045416,r3608,l3050571,639r2560,2557l3053762,4740r,3616l3053131,9900r-2560,2557l3049024,13096xem3075241,13096r-3619,l3070086,12457r-2560,-2557l3066883,8356r,-3616l3067526,3196r2560,-2557l3071622,r3619,l3076789,639r2548,2557l3079980,4740r,3616l3079337,9900r-2548,2557l3075241,13096xem3101459,13096r-3620,l3096291,12457r-2560,-2557l3093100,8356r,-3616l3093731,3196r2560,-2557l3097839,r3620,l3102995,639r2559,2557l3106197,4740r,3616l3105554,9900r-2559,2557l3101459,13096xem3127664,13096r-3619,l3122509,12457r-2560,-2557l3119306,8356r,-3616l3119949,3196r2560,-2557l3124045,r3619,l3129212,639r2560,2557l3132403,4740r,3616l3131772,9900r-2560,2557l3127664,13096xem3153882,13096r-3620,l3148715,12457r-2548,-2557l3145524,8356r,-3616l3146167,3196r2548,-2557l3150262,r3620,l3155418,639r2560,2557l3158621,4740r,3616l3157978,9900r-2560,2557l3153882,13096xem3180088,13096r-3608,l3174932,12457r-2560,-2557l3171729,8356r,-3616l3172372,3196r2560,-2557l3176480,r3608,l3181635,639r2560,2557l3184826,4740r,3616l3184195,9900r-2560,2557l3180088,13096xem3206305,13096r-3619,l3201138,12457r-2548,-2557l3197947,8356r,-3616l3198590,3196r2548,-2557l3202686,r3619,l3207853,639r2548,2557l3211044,4740r,3616l3210401,9900r-2548,2557l3206305,13096xem3232523,13096r-3620,l3227355,12457r-2559,-2557l3224164,8356r,-3616l3224796,3196r2559,-2557l3228903,r3620,l3234059,639r2559,2557l3237261,4740r,3616l3236618,9900r-2559,2557l3232523,13096xem3258728,13096r-3619,l3253573,12457r-2560,-2557l3250370,8356r,-3616l3251013,3196r2560,-2557l3255109,r3619,l3260276,639r2560,2557l3263467,4740r,3616l3262836,9900r-2560,2557l3258728,13096xem3284946,13096r-3620,l3279779,12457r-2548,-2557l3276588,8356r,-3616l3277231,3196r2548,-2557l3281326,r3620,l3286482,639r2560,2557l3289685,4740r,3616l3289042,9900r-2560,2557l3284946,13096xem3311152,13096r-3608,l3305996,12457r-2560,-2557l3302793,8356r,-3616l3303436,3196r2560,-2557l3307544,r3608,l3312699,639r2560,2557l3315890,4740r,3616l3315259,9900r-2560,2557l3311152,13096xem3337369,13096r-3619,l3332202,12457r-2548,-2557l3329011,8356r,-3616l3329654,3196r2548,-2557l3333750,r3619,l3338917,639r2548,2557l3342108,4740r,3616l3341465,9900r-2548,2557l3337369,13096xem3363575,13096r-3608,l3358419,12457r-2559,-2557l3355228,8356r,-3616l3355860,3196r2559,-2557l3359967,r3608,l3365123,639r2559,2557l3368325,4740r,3616l3367682,9900r-2559,2557l3363575,13096xem3389792,13096r-3619,l3384637,12457r-2560,-2557l3381434,8356r,-3616l3382077,3196r2560,-2557l3386173,r3619,l3391340,639r2548,2557l3394531,4740r,3616l3393888,9900r-2548,2557l3389792,13096xem3416010,13096r-3620,l3410843,12457r-2560,-2557l3407652,8356r,-3616l3408283,3196r2560,-2557l3412390,r3620,l3417546,639r2560,2557l3420749,4740r,3616l3420106,9900r-2560,2557l3416010,13096xem3442216,13096r-3620,l3437060,12457r-2560,-2557l3433857,8356r,-3616l3434500,3196r2560,-2557l3438596,r3620,l3443763,639r2560,2557l3446954,4740r,3616l3446323,9900r-2560,2557l3442216,13096xem3468433,13096r-3619,l3463266,12457r-2548,-2557l3460075,8356r,-3616l3460718,3196r2548,-2557l3464814,r3619,l3469969,639r2560,2557l3473172,4740r,3616l3472529,9900r-2560,2557l3468433,13096xem3494639,13096r-3608,l3489483,12457r-2559,-2557l3486292,8356r,-3616l3486924,3196r2559,-2557l3491031,r3608,l3496187,639r2559,2557l3499389,4740r,3616l3498746,9900r-2559,2557l3494639,13096xem3520856,13096r-3619,l3515701,12457r-2560,-2557l3512498,8356r,-3616l3513141,3196r2560,-2557l3517237,r3619,l3522404,639r2548,2557l3525595,4740r,3616l3524952,9900r-2548,2557l3520856,13096xem3547074,13096r-3620,l3541907,12457r-2560,-2557l3538716,8356r,-3616l3539347,3196r2560,-2557l3543454,r3620,l3548610,639r2560,2557l3551813,4740r,3616l3551170,9900r-2560,2557l3547074,13096xem3573280,13096r-3620,l3568124,12457r-2560,-2557l3564921,8356r,-3616l3565564,3196r2560,-2557l3569660,r3620,l3574827,639r2560,2557l3578018,4740r,3616l3577387,9900r-2560,2557l3573280,13096xem3599497,13096r-3619,l3594330,12457r-2548,-2557l3591139,8356r,-3616l3591782,3196r2548,-2557l3595878,r3619,l3601033,639r2560,2557l3604236,4740r,3616l3603593,9900r-2560,2557l3599497,13096xem3625703,13096r-3608,l3620547,12457r-2559,-2557l3617345,8356r,-3616l3617988,3196r2559,-2557l3622095,r3608,l3627251,639r2559,2557l3630441,4740r,3616l3629810,9900r-2559,2557l3625703,13096xem3651920,13096r-3619,l3646765,12457r-2560,-2557l3643562,8356r,-3616l3644205,3196r2560,-2557l3648301,r3619,l3653468,639r2548,2557l3656659,4740r,3616l3656016,9900r-2548,2557l3651920,13096xem3678138,13096r-3620,l3672971,12457r-2560,-2557l3669780,8356r,-3616l3670411,3196r2560,-2557l3674518,r3620,l3679674,639r2560,2557l3682877,4740r,3616l3682234,9900r-2560,2557l3678138,13096xem3704344,13096r-3620,l3699188,12457r-2560,-2557l3695985,8356r,-3616l3696628,3196r2560,-2557l3700724,r3620,l3705891,639r2560,2557l3709082,4740r,3616l3708451,9900r-2560,2557l3704344,13096xem3730561,13096r-3619,l3725394,12457r-2548,-2557l3722203,8356r,-3616l3722846,3196r2548,-2557l3726942,r3619,l3732097,639r2560,2557l3735300,4740r,3616l3734657,9900r-2560,2557l3730561,13096xem3756767,13096r-3608,l3751611,12457r-2559,-2557l3748409,8356r,-3616l3749052,3196r2559,-2557l3753159,r3608,l3758315,639r2559,2557l3761505,4740r,3616l3760874,9900r-2559,2557l3756767,13096xem3782984,13096r-3619,l3777817,12457r-2548,-2557l3774626,8356r,-3616l3775269,3196r2548,-2557l3779365,r3619,l3784532,639r2548,2557l3787723,4740r,3616l3787080,9900r-2548,2557l3782984,13096xem3809202,13096r-3620,l3804035,12457r-2560,-2557l3800844,8356r,-3616l3801475,3196r2560,-2557l3805582,r3620,l3810738,639r2560,2557l3813941,4740r,3616l3813298,9900r-2560,2557l3809202,13096xem3835408,13096r-3620,l3830252,12457r-2560,-2557l3827049,8356r,-3616l3827692,3196r2560,-2557l3831788,r3620,l3836955,639r2560,2557l3840146,4740r,3616l3839515,9900r-2560,2557l3835408,13096xem3861625,13096r-3619,l3856458,12457r-2560,-2557l3853267,8356r,-3616l3853898,3196r2560,-2557l3858006,r3619,l3863161,639r2560,2557l3866364,4740r,3616l3865721,9900r-2560,2557l3861625,13096xem3887831,13096r-3608,l3882675,12457r-2559,-2557l3879473,8356r,-3616l3880116,3196r2559,-2557l3884223,r3608,l3889379,639r2559,2557l3892569,4740r,3616l3891938,9900r-2559,2557l3887831,13096xem3914048,13096r-3619,l3908881,12457r-2548,-2557l3905690,8356r,-3616l3906333,3196r2548,-2557l3910429,r3619,l3915584,639r2560,2557l3918787,4740r,3616l3918144,9900r-2560,2557l3914048,13096xem3940254,13096r-3608,l3935099,12457r-2560,-2557l3931908,8356r,-3616l3932539,3196r2560,-2557l3936646,r3608,l3941802,639r2560,2557l3945005,4740r,3616l3944362,9900r-2560,2557l3940254,13096xem3966472,13096r-3620,l3961316,12457r-2560,-2557l3958113,8356r,-3616l3958756,3196r2560,-2557l3962852,r3620,l3968019,639r2548,2557l3971210,4740r,3616l3970567,9900r-2548,2557l3966472,13096xem3992689,13096r-3619,l3987522,12457r-2560,-2557l3984331,8356r,-3616l3984962,3196r2560,-2557l3989070,r3619,l3994225,639r2560,2557l3997428,4740r,3616l3996785,9900r-2560,2557l3992689,13096xem4018895,13096r-3620,l4013739,12457r-2559,-2557l4010537,8356r,-3616l4011180,3196r2559,-2557l4015275,r3620,l4020443,639r2559,2557l4023633,4740r,3616l4023002,9900r-2559,2557l4018895,13096xem4045112,13096r-3619,l4039945,12457r-2548,-2557l4036754,8356r,-3616l4037397,3196r2548,-2557l4041493,r3619,l4046648,639r2560,2557l4049851,4740r,3616l4049208,9900r-2560,2557l4045112,13096xem4071318,13096r-3608,l4066163,12457r-2560,-2557l4062972,8356r,-3616l4063603,3196r2560,-2557l4067710,r3608,l4072866,639r2560,2557l4076069,4740r,3616l4075426,9900r-2560,2557l4071318,13096xem4097536,13096r-3620,l4092380,12457r-2560,-2557l4089177,8356r,-3616l4089820,3196r2560,-2557l4093916,r3620,l4099083,639r2548,2557l4102274,4740r,3616l4101631,9900r-2548,2557l4097536,13096xem4123753,13096r-3619,l4118586,12457r-2560,-2557l4115395,8356r,-3616l4116026,3196r2560,-2557l4120134,r3619,l4125289,639r2560,2557l4128492,4740r,3616l4127849,9900r-2560,2557l4123753,13096xem4149959,13096r-3620,l4144803,12457r-2559,-2557l4141601,8356r,-3616l4142244,3196r2559,-2557l4146339,r3620,l4151507,639r2559,2557l4154697,4740r,3616l4154066,9900r-2559,2557l4149959,13096xem4176176,13096r-3619,l4171009,12457r-2548,-2557l4167818,8356r,-3616l4168461,3196r2548,-2557l4172557,r3619,l4177712,639r2560,2557l4180915,4740r,3616l4180272,9900r-2560,2557l4176176,13096xem4202382,13096r-3608,l4197227,12457r-2560,-2557l4194024,8356r,-3616l4194667,3196r2560,-2557l4198774,r3608,l4203930,639r2560,2557l4207121,4740r,3616l4206490,9900r-2560,2557l4202382,13096xem4228600,13096r-3620,l4223444,12457r-2560,-2557l4220241,8356r,-3616l4220884,3196r2560,-2557l4224980,r3620,l4230147,639r2548,2557l4233338,4740r,3616l4232695,9900r-2548,2557l4228600,13096xem4254817,13096r-3619,l4249650,12457r-2560,-2557l4246459,8356r,-3616l4247090,3196r2560,-2557l4251198,r3619,l4256353,639r2560,2557l4259556,4740r,3616l4258913,9900r-2560,2557l4254817,13096xem4281023,13096r-3620,l4275867,12457r-2559,-2557l4272665,8356r,-3616l4273308,3196r2559,-2557l4277403,r3620,l4282571,639r2559,2557l4285761,4740r,3616l4285130,9900r-2559,2557l4281023,13096xem4307240,13096r-3619,l4302073,12457r-2548,-2557l4298882,8356r,-3616l4299525,3196r2548,-2557l4303621,r3619,l4308776,639r2560,2557l4311979,4740r,3616l4311336,9900r-2560,2557l4307240,13096xem4333446,13096r-3608,l4328291,12457r-2560,-2557l4325088,8356r,-3616l4325731,3196r2560,-2557l4329838,r3608,l4334994,639r2560,2557l4338185,4740r,3616l4337554,9900r-2560,2557l4333446,13096xem4359664,13096r-3620,l4354496,12457r-2548,-2557l4351305,8356r,-3616l4351948,3196r2548,-2557l4356044,r3620,l4361211,639r2548,2557l4364402,4740r,3616l4363759,9900r-2548,2557l4359664,13096xem4385869,13096r-3607,l4380714,12457r-2560,-2557l4377523,8356r,-3616l4378154,3196r2560,-2557l4382262,r3607,l4387417,639r2560,2557l4390620,4740r,3616l4389977,9900r-2560,2557l4385869,13096xem4412087,13096r-3620,l4406931,12457r-2559,-2557l4403729,8356r,-3616l4404372,3196r2559,-2557l4408467,r3620,l4413635,639r2559,2557l4416825,4740r,3616l4416194,9900r-2559,2557l4412087,13096xem4438304,13096r-3619,l4433137,12457r-2560,-2557l4429946,8356r,-3616l4430577,3196r2560,-2557l4434685,r3619,l4439840,639r2560,2557l4443043,4740r,3616l4442400,9900r-2560,2557l4438304,13096xem4464510,13096r-3608,l4459355,12457r-2560,-2557l4456152,8356r,-3616l4456795,3196r2560,-2557l4460902,r3608,l4466058,639r2560,2557l4469249,4740r,3616l4468618,9900r-2560,2557l4464510,13096xem4490728,13096r-3620,l4485560,12457r-2548,-2557l4482369,8356r,-3616l4483012,3196r2548,-2557l4487108,r3620,l4492263,639r2560,2557l4495466,4740r,3616l4494823,9900r-2560,2557l4490728,13096xem4516933,13096r-3607,l4511778,12457r-2560,-2557l4508587,8356r,-3616l4509218,3196r2560,-2557l4513326,r3607,l4518481,639r2560,2557l4521684,4740r,3616l4521041,9900r-2560,2557l4516933,13096xem4543151,13096r-3620,l4537995,12457r-2559,-2557l4534793,8356r,-3616l4535436,3196r2559,-2557l4539531,r3620,l4544699,639r2548,2557l4547889,4740r,3616l4547247,9900r-2548,2557l4543151,13096xem4569368,13096r-3619,l4564201,12457r-2560,-2557l4561010,8356r,-3616l4561641,3196r2560,-2557l4565749,r3619,l4570904,639r2560,2557l4574107,4740r,3616l4573464,9900r-2560,2557l4569368,13096xem4595574,13096r-3619,l4590419,12457r-2560,-2557l4587216,8356r,-3616l4587859,3196r2560,-2557l4591955,r3619,l4597122,639r2560,2557l4600313,4740r,3616l4599682,9900r-2560,2557l4595574,13096xem4621792,13096r-3620,l4616624,12457r-2548,-2557l4613433,8356r,-3616l4614076,3196r2548,-2557l4618172,r3620,l4623327,639r2560,2557l4626530,4740r,3616l4625887,9900r-2560,2557l4621792,13096xem4647997,13096r-3607,l4642842,12457r-2560,-2557l4639639,8356r,-3616l4640282,3196r2560,-2557l4644390,r3607,l4649545,639r2560,2557l4652736,4740r,3616l4652105,9900r-2560,2557l4647997,13096xem4674215,13096r-3620,l4669059,12457r-2559,-2557l4665857,8356r,-3616l4666500,3196r2559,-2557l4670595,r3620,l4675763,639r2548,2557l4678953,4740r,3616l4678311,9900r-2548,2557l4674215,13096xem4700432,13096r-3619,l4695265,12457r-2560,-2557l4692074,8356r,-3616l4692705,3196r2560,-2557l4696813,r3619,l4701968,639r2560,2557l4705171,4740r,3616l4704528,9900r-2560,2557l4700432,13096xem4726638,13096r-3619,l4721483,12457r-2560,-2557l4718280,8356r,-3616l4718923,3196r2560,-2557l4723019,r3619,l4728186,639r2560,2557l4731377,4740r,3616l4730746,9900r-2560,2557l4726638,13096xem4752856,13096r-3620,l4747688,12457r-2548,-2557l4744497,8356r,-3616l4745140,3196r2548,-2557l4749236,r3620,l4754391,639r2560,2557l4757594,4740r,3616l4756951,9900r-2560,2557l4752856,13096xem4779061,13096r-3607,l4773906,12457r-2560,-2557l4770703,8356r,-3616l4771346,3196r2560,-2557l4775454,r3607,l4780609,639r2560,2557l4783800,4740r,3616l4783169,9900r-2560,2557l4779061,13096xem4805279,13096r-3620,l4800123,12457r-2559,-2557l4796921,8356r,-3616l4797564,3196r2559,-2557l4801659,r3620,l4806827,639r2548,2557l4810017,4740r,3616l4809375,9900r-2548,2557l4805279,13096xem4831496,13096r-3619,l4826329,12457r-2560,-2557l4823138,8356r,-3616l4823769,3196r2560,-2557l4827877,r3619,l4833032,639r2560,2557l4836235,4740r,3616l4835592,9900r-2560,2557l4831496,13096xem4857702,13096r-3619,l4852547,12457r-2560,-2557l4849344,8356r,-3616l4849987,3196r2560,-2557l4854083,r3619,l4859250,639r2548,2557l4862441,4740r,3616l4861798,9900r-2548,2557l4857702,13096xem4883920,13096r-3620,l4878752,12457r-2548,-2557l4875561,8356r,-3616l4876204,3196r2548,-2557l4880300,r3620,l4885455,639r2560,2557l4888658,4740r,3616l4888015,9900r-2560,2557l4883920,13096xem4910125,13096r-3607,l4904970,12457r-2560,-2557l4901767,8356r,-3616l4902410,3196r2560,-2557l4906518,r3607,l4911673,639r2560,2557l4914864,4740r,3616l4914233,9900r-2560,2557l4910125,13096xem4936343,13096r-3620,l4931175,12457r-2547,-2557l4927985,8356r,-3616l4928628,3196r2547,-2557l4932723,r3620,l4937891,639r2548,2557l4941081,4740r,3616l4940439,9900r-2548,2557l4936343,13096xem4962548,13096r-3607,l4957393,12457r-2560,-2557l4954202,8356r,-3616l4954833,3196r2560,-2557l4958941,r3607,l4964096,639r2560,2557l4967299,4740r,3616l4966656,9900r-2560,2557l4962548,13096xem4988766,13096r-3619,l4983611,12457r-2560,-2557l4980408,8356r,-3616l4981051,3196r2560,-2557l4985147,r3619,l4990314,639r2548,2557l4993505,4740r,3616l4992862,9900r-2548,2557l4988766,13096xem5014984,13096r-3620,l5009816,12457r-2560,-2557l5006625,8356r,-3616l5007256,3196r2560,-2557l5011364,r3620,l5016519,639r2560,2557l5019722,4740r,3616l5019079,9900r-2560,2557l5014984,13096xem5041189,13096r-3619,l5036034,12457r-2560,-2557l5032831,8356r,-3616l5033474,3196r2560,-2557l5037570,r3619,l5042737,639r2560,2557l5045928,4740r,3616l5045297,9900r-2560,2557l5041189,13096xem5067407,13096r-3620,l5062239,12457r-2547,-2557l5059049,8356r,-3616l5059692,3196r2547,-2557l5063787,r3620,l5068943,639r2560,2557l5072145,4740r,3616l5071503,9900r-2560,2557l5067407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9" w:history="1">
            <w:r w:rsidR="006671D6">
              <w:rPr>
                <w:color w:val="4A3A3C"/>
              </w:rPr>
              <w:t>元件說</w:t>
            </w:r>
            <w:r w:rsidR="006671D6">
              <w:rPr>
                <w:color w:val="4A3A3C"/>
                <w:spacing w:val="-10"/>
              </w:rPr>
              <w:t>明</w:t>
            </w:r>
            <w:r w:rsidR="006671D6">
              <w:rPr>
                <w:rFonts w:ascii="Times New Roman" w:eastAsia="Times New Roman"/>
                <w:color w:val="4A3A3C"/>
              </w:rPr>
              <w:tab/>
            </w:r>
            <w:r w:rsidR="006671D6">
              <w:rPr>
                <w:b/>
                <w:color w:val="C70F2E"/>
                <w:spacing w:val="-10"/>
              </w:rPr>
              <w:t>8</w:t>
            </w:r>
          </w:hyperlink>
        </w:p>
        <w:p w14:paraId="3E4D622C" w14:textId="77777777" w:rsidR="006671D6" w:rsidRDefault="00000000" w:rsidP="008A2518">
          <w:pPr>
            <w:pStyle w:val="30"/>
            <w:numPr>
              <w:ilvl w:val="0"/>
              <w:numId w:val="6"/>
            </w:numPr>
            <w:tabs>
              <w:tab w:val="left" w:pos="721"/>
              <w:tab w:val="right" w:pos="10146"/>
            </w:tabs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58432" behindDoc="1" locked="0" layoutInCell="1" allowOverlap="1" wp14:anchorId="41EE8240" wp14:editId="7607BAAC">
                    <wp:simplePos x="0" y="0"/>
                    <wp:positionH relativeFrom="page">
                      <wp:posOffset>1816894</wp:posOffset>
                    </wp:positionH>
                    <wp:positionV relativeFrom="paragraph">
                      <wp:posOffset>143926</wp:posOffset>
                    </wp:positionV>
                    <wp:extent cx="4819015" cy="13335"/>
                    <wp:effectExtent l="0" t="0" r="0" b="0"/>
                    <wp:wrapNone/>
                    <wp:docPr id="22" name="Graphic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819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19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473" y="13096"/>
                                  </a:moveTo>
                                  <a:lnTo>
                                    <a:pt x="30857" y="13096"/>
                                  </a:lnTo>
                                  <a:lnTo>
                                    <a:pt x="29313" y="12457"/>
                                  </a:lnTo>
                                  <a:lnTo>
                                    <a:pt x="26756" y="9900"/>
                                  </a:lnTo>
                                  <a:lnTo>
                                    <a:pt x="26117" y="8356"/>
                                  </a:lnTo>
                                  <a:lnTo>
                                    <a:pt x="26117" y="4740"/>
                                  </a:lnTo>
                                  <a:lnTo>
                                    <a:pt x="26756" y="3196"/>
                                  </a:lnTo>
                                  <a:lnTo>
                                    <a:pt x="29313" y="639"/>
                                  </a:lnTo>
                                  <a:lnTo>
                                    <a:pt x="30857" y="0"/>
                                  </a:lnTo>
                                  <a:lnTo>
                                    <a:pt x="34473" y="0"/>
                                  </a:lnTo>
                                  <a:lnTo>
                                    <a:pt x="36017" y="639"/>
                                  </a:lnTo>
                                  <a:lnTo>
                                    <a:pt x="38574" y="3196"/>
                                  </a:lnTo>
                                  <a:lnTo>
                                    <a:pt x="39214" y="4740"/>
                                  </a:lnTo>
                                  <a:lnTo>
                                    <a:pt x="39214" y="8356"/>
                                  </a:lnTo>
                                  <a:lnTo>
                                    <a:pt x="38574" y="9900"/>
                                  </a:lnTo>
                                  <a:lnTo>
                                    <a:pt x="36017" y="12457"/>
                                  </a:lnTo>
                                  <a:lnTo>
                                    <a:pt x="344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0591" y="13096"/>
                                  </a:moveTo>
                                  <a:lnTo>
                                    <a:pt x="56974" y="13096"/>
                                  </a:lnTo>
                                  <a:lnTo>
                                    <a:pt x="55430" y="12457"/>
                                  </a:lnTo>
                                  <a:lnTo>
                                    <a:pt x="52873" y="9900"/>
                                  </a:lnTo>
                                  <a:lnTo>
                                    <a:pt x="52234" y="8356"/>
                                  </a:lnTo>
                                  <a:lnTo>
                                    <a:pt x="52234" y="4740"/>
                                  </a:lnTo>
                                  <a:lnTo>
                                    <a:pt x="52873" y="3196"/>
                                  </a:lnTo>
                                  <a:lnTo>
                                    <a:pt x="55430" y="639"/>
                                  </a:lnTo>
                                  <a:lnTo>
                                    <a:pt x="56974" y="0"/>
                                  </a:lnTo>
                                  <a:lnTo>
                                    <a:pt x="60591" y="0"/>
                                  </a:lnTo>
                                  <a:lnTo>
                                    <a:pt x="62134" y="639"/>
                                  </a:lnTo>
                                  <a:lnTo>
                                    <a:pt x="64691" y="3196"/>
                                  </a:lnTo>
                                  <a:lnTo>
                                    <a:pt x="65331" y="4740"/>
                                  </a:lnTo>
                                  <a:lnTo>
                                    <a:pt x="65331" y="8356"/>
                                  </a:lnTo>
                                  <a:lnTo>
                                    <a:pt x="64691" y="9900"/>
                                  </a:lnTo>
                                  <a:lnTo>
                                    <a:pt x="62134" y="12457"/>
                                  </a:lnTo>
                                  <a:lnTo>
                                    <a:pt x="6059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6708" y="13096"/>
                                  </a:moveTo>
                                  <a:lnTo>
                                    <a:pt x="83091" y="13096"/>
                                  </a:lnTo>
                                  <a:lnTo>
                                    <a:pt x="81548" y="12457"/>
                                  </a:lnTo>
                                  <a:lnTo>
                                    <a:pt x="78990" y="9900"/>
                                  </a:lnTo>
                                  <a:lnTo>
                                    <a:pt x="78351" y="8356"/>
                                  </a:lnTo>
                                  <a:lnTo>
                                    <a:pt x="78351" y="4740"/>
                                  </a:lnTo>
                                  <a:lnTo>
                                    <a:pt x="78990" y="3196"/>
                                  </a:lnTo>
                                  <a:lnTo>
                                    <a:pt x="81548" y="639"/>
                                  </a:lnTo>
                                  <a:lnTo>
                                    <a:pt x="83091" y="0"/>
                                  </a:lnTo>
                                  <a:lnTo>
                                    <a:pt x="86708" y="0"/>
                                  </a:lnTo>
                                  <a:lnTo>
                                    <a:pt x="88251" y="639"/>
                                  </a:lnTo>
                                  <a:lnTo>
                                    <a:pt x="90808" y="3196"/>
                                  </a:lnTo>
                                  <a:lnTo>
                                    <a:pt x="91448" y="4740"/>
                                  </a:lnTo>
                                  <a:lnTo>
                                    <a:pt x="91448" y="8356"/>
                                  </a:lnTo>
                                  <a:lnTo>
                                    <a:pt x="90808" y="9900"/>
                                  </a:lnTo>
                                  <a:lnTo>
                                    <a:pt x="88251" y="12457"/>
                                  </a:lnTo>
                                  <a:lnTo>
                                    <a:pt x="867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2825" y="13096"/>
                                  </a:moveTo>
                                  <a:lnTo>
                                    <a:pt x="109208" y="13096"/>
                                  </a:lnTo>
                                  <a:lnTo>
                                    <a:pt x="107665" y="12457"/>
                                  </a:lnTo>
                                  <a:lnTo>
                                    <a:pt x="105107" y="9900"/>
                                  </a:lnTo>
                                  <a:lnTo>
                                    <a:pt x="104468" y="8356"/>
                                  </a:lnTo>
                                  <a:lnTo>
                                    <a:pt x="104468" y="4740"/>
                                  </a:lnTo>
                                  <a:lnTo>
                                    <a:pt x="105107" y="3196"/>
                                  </a:lnTo>
                                  <a:lnTo>
                                    <a:pt x="107665" y="639"/>
                                  </a:lnTo>
                                  <a:lnTo>
                                    <a:pt x="109208" y="0"/>
                                  </a:lnTo>
                                  <a:lnTo>
                                    <a:pt x="112825" y="0"/>
                                  </a:lnTo>
                                  <a:lnTo>
                                    <a:pt x="114368" y="639"/>
                                  </a:lnTo>
                                  <a:lnTo>
                                    <a:pt x="116926" y="3196"/>
                                  </a:lnTo>
                                  <a:lnTo>
                                    <a:pt x="117565" y="4740"/>
                                  </a:lnTo>
                                  <a:lnTo>
                                    <a:pt x="117565" y="8356"/>
                                  </a:lnTo>
                                  <a:lnTo>
                                    <a:pt x="116926" y="9900"/>
                                  </a:lnTo>
                                  <a:lnTo>
                                    <a:pt x="114368" y="12457"/>
                                  </a:lnTo>
                                  <a:lnTo>
                                    <a:pt x="11282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8942" y="13096"/>
                                  </a:moveTo>
                                  <a:lnTo>
                                    <a:pt x="135325" y="13096"/>
                                  </a:lnTo>
                                  <a:lnTo>
                                    <a:pt x="133782" y="12457"/>
                                  </a:lnTo>
                                  <a:lnTo>
                                    <a:pt x="131224" y="9900"/>
                                  </a:lnTo>
                                  <a:lnTo>
                                    <a:pt x="130585" y="8356"/>
                                  </a:lnTo>
                                  <a:lnTo>
                                    <a:pt x="130585" y="4740"/>
                                  </a:lnTo>
                                  <a:lnTo>
                                    <a:pt x="131224" y="3196"/>
                                  </a:lnTo>
                                  <a:lnTo>
                                    <a:pt x="133782" y="639"/>
                                  </a:lnTo>
                                  <a:lnTo>
                                    <a:pt x="135325" y="0"/>
                                  </a:lnTo>
                                  <a:lnTo>
                                    <a:pt x="138942" y="0"/>
                                  </a:lnTo>
                                  <a:lnTo>
                                    <a:pt x="140485" y="639"/>
                                  </a:lnTo>
                                  <a:lnTo>
                                    <a:pt x="143042" y="3196"/>
                                  </a:lnTo>
                                  <a:lnTo>
                                    <a:pt x="143682" y="4740"/>
                                  </a:lnTo>
                                  <a:lnTo>
                                    <a:pt x="143682" y="8356"/>
                                  </a:lnTo>
                                  <a:lnTo>
                                    <a:pt x="143042" y="9900"/>
                                  </a:lnTo>
                                  <a:lnTo>
                                    <a:pt x="140485" y="12457"/>
                                  </a:lnTo>
                                  <a:lnTo>
                                    <a:pt x="1389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5059" y="13096"/>
                                  </a:moveTo>
                                  <a:lnTo>
                                    <a:pt x="161442" y="13096"/>
                                  </a:lnTo>
                                  <a:lnTo>
                                    <a:pt x="159899" y="12457"/>
                                  </a:lnTo>
                                  <a:lnTo>
                                    <a:pt x="157342" y="9900"/>
                                  </a:lnTo>
                                  <a:lnTo>
                                    <a:pt x="156702" y="8356"/>
                                  </a:lnTo>
                                  <a:lnTo>
                                    <a:pt x="156702" y="4740"/>
                                  </a:lnTo>
                                  <a:lnTo>
                                    <a:pt x="157342" y="3196"/>
                                  </a:lnTo>
                                  <a:lnTo>
                                    <a:pt x="159899" y="639"/>
                                  </a:lnTo>
                                  <a:lnTo>
                                    <a:pt x="161442" y="0"/>
                                  </a:lnTo>
                                  <a:lnTo>
                                    <a:pt x="165059" y="0"/>
                                  </a:lnTo>
                                  <a:lnTo>
                                    <a:pt x="166602" y="639"/>
                                  </a:lnTo>
                                  <a:lnTo>
                                    <a:pt x="169160" y="3196"/>
                                  </a:lnTo>
                                  <a:lnTo>
                                    <a:pt x="169799" y="4740"/>
                                  </a:lnTo>
                                  <a:lnTo>
                                    <a:pt x="169799" y="8356"/>
                                  </a:lnTo>
                                  <a:lnTo>
                                    <a:pt x="169160" y="9900"/>
                                  </a:lnTo>
                                  <a:lnTo>
                                    <a:pt x="166602" y="12457"/>
                                  </a:lnTo>
                                  <a:lnTo>
                                    <a:pt x="1650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1176" y="13096"/>
                                  </a:moveTo>
                                  <a:lnTo>
                                    <a:pt x="187560" y="13096"/>
                                  </a:lnTo>
                                  <a:lnTo>
                                    <a:pt x="186016" y="12457"/>
                                  </a:lnTo>
                                  <a:lnTo>
                                    <a:pt x="183459" y="9900"/>
                                  </a:lnTo>
                                  <a:lnTo>
                                    <a:pt x="182820" y="8356"/>
                                  </a:lnTo>
                                  <a:lnTo>
                                    <a:pt x="182820" y="4740"/>
                                  </a:lnTo>
                                  <a:lnTo>
                                    <a:pt x="183459" y="3196"/>
                                  </a:lnTo>
                                  <a:lnTo>
                                    <a:pt x="186016" y="639"/>
                                  </a:lnTo>
                                  <a:lnTo>
                                    <a:pt x="187560" y="0"/>
                                  </a:lnTo>
                                  <a:lnTo>
                                    <a:pt x="191176" y="0"/>
                                  </a:lnTo>
                                  <a:lnTo>
                                    <a:pt x="192720" y="639"/>
                                  </a:lnTo>
                                  <a:lnTo>
                                    <a:pt x="195277" y="3196"/>
                                  </a:lnTo>
                                  <a:lnTo>
                                    <a:pt x="195917" y="4740"/>
                                  </a:lnTo>
                                  <a:lnTo>
                                    <a:pt x="195917" y="8356"/>
                                  </a:lnTo>
                                  <a:lnTo>
                                    <a:pt x="195277" y="9900"/>
                                  </a:lnTo>
                                  <a:lnTo>
                                    <a:pt x="192720" y="12457"/>
                                  </a:lnTo>
                                  <a:lnTo>
                                    <a:pt x="1911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7293" y="13096"/>
                                  </a:moveTo>
                                  <a:lnTo>
                                    <a:pt x="213676" y="13096"/>
                                  </a:lnTo>
                                  <a:lnTo>
                                    <a:pt x="212133" y="12457"/>
                                  </a:lnTo>
                                  <a:lnTo>
                                    <a:pt x="209576" y="9900"/>
                                  </a:lnTo>
                                  <a:lnTo>
                                    <a:pt x="208936" y="8356"/>
                                  </a:lnTo>
                                  <a:lnTo>
                                    <a:pt x="208936" y="4740"/>
                                  </a:lnTo>
                                  <a:lnTo>
                                    <a:pt x="209576" y="3196"/>
                                  </a:lnTo>
                                  <a:lnTo>
                                    <a:pt x="212133" y="639"/>
                                  </a:lnTo>
                                  <a:lnTo>
                                    <a:pt x="213676" y="0"/>
                                  </a:lnTo>
                                  <a:lnTo>
                                    <a:pt x="217293" y="0"/>
                                  </a:lnTo>
                                  <a:lnTo>
                                    <a:pt x="218836" y="639"/>
                                  </a:lnTo>
                                  <a:lnTo>
                                    <a:pt x="221394" y="3196"/>
                                  </a:lnTo>
                                  <a:lnTo>
                                    <a:pt x="222033" y="4740"/>
                                  </a:lnTo>
                                  <a:lnTo>
                                    <a:pt x="222033" y="8356"/>
                                  </a:lnTo>
                                  <a:lnTo>
                                    <a:pt x="221394" y="9900"/>
                                  </a:lnTo>
                                  <a:lnTo>
                                    <a:pt x="218836" y="12457"/>
                                  </a:lnTo>
                                  <a:lnTo>
                                    <a:pt x="2172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3411" y="13096"/>
                                  </a:moveTo>
                                  <a:lnTo>
                                    <a:pt x="239794" y="13096"/>
                                  </a:lnTo>
                                  <a:lnTo>
                                    <a:pt x="238251" y="12457"/>
                                  </a:lnTo>
                                  <a:lnTo>
                                    <a:pt x="235693" y="9900"/>
                                  </a:lnTo>
                                  <a:lnTo>
                                    <a:pt x="235054" y="8356"/>
                                  </a:lnTo>
                                  <a:lnTo>
                                    <a:pt x="235054" y="4740"/>
                                  </a:lnTo>
                                  <a:lnTo>
                                    <a:pt x="235693" y="3196"/>
                                  </a:lnTo>
                                  <a:lnTo>
                                    <a:pt x="238251" y="639"/>
                                  </a:lnTo>
                                  <a:lnTo>
                                    <a:pt x="239794" y="0"/>
                                  </a:lnTo>
                                  <a:lnTo>
                                    <a:pt x="243411" y="0"/>
                                  </a:lnTo>
                                  <a:lnTo>
                                    <a:pt x="244954" y="639"/>
                                  </a:lnTo>
                                  <a:lnTo>
                                    <a:pt x="247511" y="3196"/>
                                  </a:lnTo>
                                  <a:lnTo>
                                    <a:pt x="248151" y="4740"/>
                                  </a:lnTo>
                                  <a:lnTo>
                                    <a:pt x="248151" y="8356"/>
                                  </a:lnTo>
                                  <a:lnTo>
                                    <a:pt x="247511" y="9900"/>
                                  </a:lnTo>
                                  <a:lnTo>
                                    <a:pt x="244954" y="12457"/>
                                  </a:lnTo>
                                  <a:lnTo>
                                    <a:pt x="24341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9527" y="13096"/>
                                  </a:moveTo>
                                  <a:lnTo>
                                    <a:pt x="265911" y="13096"/>
                                  </a:lnTo>
                                  <a:lnTo>
                                    <a:pt x="264367" y="12457"/>
                                  </a:lnTo>
                                  <a:lnTo>
                                    <a:pt x="261810" y="9900"/>
                                  </a:lnTo>
                                  <a:lnTo>
                                    <a:pt x="261171" y="8356"/>
                                  </a:lnTo>
                                  <a:lnTo>
                                    <a:pt x="261171" y="4740"/>
                                  </a:lnTo>
                                  <a:lnTo>
                                    <a:pt x="261810" y="3196"/>
                                  </a:lnTo>
                                  <a:lnTo>
                                    <a:pt x="264367" y="639"/>
                                  </a:lnTo>
                                  <a:lnTo>
                                    <a:pt x="265911" y="0"/>
                                  </a:lnTo>
                                  <a:lnTo>
                                    <a:pt x="269527" y="0"/>
                                  </a:lnTo>
                                  <a:lnTo>
                                    <a:pt x="271071" y="639"/>
                                  </a:lnTo>
                                  <a:lnTo>
                                    <a:pt x="273629" y="3196"/>
                                  </a:lnTo>
                                  <a:lnTo>
                                    <a:pt x="274268" y="4740"/>
                                  </a:lnTo>
                                  <a:lnTo>
                                    <a:pt x="274268" y="8356"/>
                                  </a:lnTo>
                                  <a:lnTo>
                                    <a:pt x="273629" y="9900"/>
                                  </a:lnTo>
                                  <a:lnTo>
                                    <a:pt x="271071" y="12457"/>
                                  </a:lnTo>
                                  <a:lnTo>
                                    <a:pt x="2695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5645" y="13096"/>
                                  </a:moveTo>
                                  <a:lnTo>
                                    <a:pt x="292028" y="13096"/>
                                  </a:lnTo>
                                  <a:lnTo>
                                    <a:pt x="290485" y="12457"/>
                                  </a:lnTo>
                                  <a:lnTo>
                                    <a:pt x="287927" y="9900"/>
                                  </a:lnTo>
                                  <a:lnTo>
                                    <a:pt x="287288" y="8356"/>
                                  </a:lnTo>
                                  <a:lnTo>
                                    <a:pt x="287288" y="4740"/>
                                  </a:lnTo>
                                  <a:lnTo>
                                    <a:pt x="287927" y="3196"/>
                                  </a:lnTo>
                                  <a:lnTo>
                                    <a:pt x="290485" y="639"/>
                                  </a:lnTo>
                                  <a:lnTo>
                                    <a:pt x="292028" y="0"/>
                                  </a:lnTo>
                                  <a:lnTo>
                                    <a:pt x="295645" y="0"/>
                                  </a:lnTo>
                                  <a:lnTo>
                                    <a:pt x="297188" y="639"/>
                                  </a:lnTo>
                                  <a:lnTo>
                                    <a:pt x="299745" y="3196"/>
                                  </a:lnTo>
                                  <a:lnTo>
                                    <a:pt x="300385" y="4740"/>
                                  </a:lnTo>
                                  <a:lnTo>
                                    <a:pt x="300385" y="8356"/>
                                  </a:lnTo>
                                  <a:lnTo>
                                    <a:pt x="299745" y="9900"/>
                                  </a:lnTo>
                                  <a:lnTo>
                                    <a:pt x="297188" y="12457"/>
                                  </a:lnTo>
                                  <a:lnTo>
                                    <a:pt x="2956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1762" y="13096"/>
                                  </a:moveTo>
                                  <a:lnTo>
                                    <a:pt x="318145" y="13096"/>
                                  </a:lnTo>
                                  <a:lnTo>
                                    <a:pt x="316602" y="12457"/>
                                  </a:lnTo>
                                  <a:lnTo>
                                    <a:pt x="314045" y="9900"/>
                                  </a:lnTo>
                                  <a:lnTo>
                                    <a:pt x="313405" y="8356"/>
                                  </a:lnTo>
                                  <a:lnTo>
                                    <a:pt x="313405" y="4740"/>
                                  </a:lnTo>
                                  <a:lnTo>
                                    <a:pt x="314045" y="3196"/>
                                  </a:lnTo>
                                  <a:lnTo>
                                    <a:pt x="316602" y="639"/>
                                  </a:lnTo>
                                  <a:lnTo>
                                    <a:pt x="318145" y="0"/>
                                  </a:lnTo>
                                  <a:lnTo>
                                    <a:pt x="321762" y="0"/>
                                  </a:lnTo>
                                  <a:lnTo>
                                    <a:pt x="323305" y="639"/>
                                  </a:lnTo>
                                  <a:lnTo>
                                    <a:pt x="325863" y="3196"/>
                                  </a:lnTo>
                                  <a:lnTo>
                                    <a:pt x="326502" y="4740"/>
                                  </a:lnTo>
                                  <a:lnTo>
                                    <a:pt x="326502" y="8356"/>
                                  </a:lnTo>
                                  <a:lnTo>
                                    <a:pt x="325863" y="9900"/>
                                  </a:lnTo>
                                  <a:lnTo>
                                    <a:pt x="323305" y="12457"/>
                                  </a:lnTo>
                                  <a:lnTo>
                                    <a:pt x="32176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7879" y="13096"/>
                                  </a:moveTo>
                                  <a:lnTo>
                                    <a:pt x="344263" y="13096"/>
                                  </a:lnTo>
                                  <a:lnTo>
                                    <a:pt x="342719" y="12457"/>
                                  </a:lnTo>
                                  <a:lnTo>
                                    <a:pt x="340161" y="9900"/>
                                  </a:lnTo>
                                  <a:lnTo>
                                    <a:pt x="339522" y="8356"/>
                                  </a:lnTo>
                                  <a:lnTo>
                                    <a:pt x="339522" y="4740"/>
                                  </a:lnTo>
                                  <a:lnTo>
                                    <a:pt x="340161" y="3196"/>
                                  </a:lnTo>
                                  <a:lnTo>
                                    <a:pt x="342719" y="639"/>
                                  </a:lnTo>
                                  <a:lnTo>
                                    <a:pt x="344263" y="0"/>
                                  </a:lnTo>
                                  <a:lnTo>
                                    <a:pt x="347879" y="0"/>
                                  </a:lnTo>
                                  <a:lnTo>
                                    <a:pt x="349423" y="639"/>
                                  </a:lnTo>
                                  <a:lnTo>
                                    <a:pt x="351979" y="3196"/>
                                  </a:lnTo>
                                  <a:lnTo>
                                    <a:pt x="352619" y="4740"/>
                                  </a:lnTo>
                                  <a:lnTo>
                                    <a:pt x="352619" y="8356"/>
                                  </a:lnTo>
                                  <a:lnTo>
                                    <a:pt x="351979" y="9900"/>
                                  </a:lnTo>
                                  <a:lnTo>
                                    <a:pt x="349423" y="12457"/>
                                  </a:lnTo>
                                  <a:lnTo>
                                    <a:pt x="3478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3996" y="13096"/>
                                  </a:moveTo>
                                  <a:lnTo>
                                    <a:pt x="370379" y="13096"/>
                                  </a:lnTo>
                                  <a:lnTo>
                                    <a:pt x="368836" y="12457"/>
                                  </a:lnTo>
                                  <a:lnTo>
                                    <a:pt x="366279" y="9900"/>
                                  </a:lnTo>
                                  <a:lnTo>
                                    <a:pt x="365639" y="8356"/>
                                  </a:lnTo>
                                  <a:lnTo>
                                    <a:pt x="365639" y="4740"/>
                                  </a:lnTo>
                                  <a:lnTo>
                                    <a:pt x="366279" y="3196"/>
                                  </a:lnTo>
                                  <a:lnTo>
                                    <a:pt x="368836" y="639"/>
                                  </a:lnTo>
                                  <a:lnTo>
                                    <a:pt x="370379" y="0"/>
                                  </a:lnTo>
                                  <a:lnTo>
                                    <a:pt x="373996" y="0"/>
                                  </a:lnTo>
                                  <a:lnTo>
                                    <a:pt x="375539" y="639"/>
                                  </a:lnTo>
                                  <a:lnTo>
                                    <a:pt x="378097" y="3196"/>
                                  </a:lnTo>
                                  <a:lnTo>
                                    <a:pt x="378736" y="4740"/>
                                  </a:lnTo>
                                  <a:lnTo>
                                    <a:pt x="378736" y="8356"/>
                                  </a:lnTo>
                                  <a:lnTo>
                                    <a:pt x="378097" y="9900"/>
                                  </a:lnTo>
                                  <a:lnTo>
                                    <a:pt x="375539" y="12457"/>
                                  </a:lnTo>
                                  <a:lnTo>
                                    <a:pt x="3739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0114" y="13096"/>
                                  </a:moveTo>
                                  <a:lnTo>
                                    <a:pt x="396497" y="13096"/>
                                  </a:lnTo>
                                  <a:lnTo>
                                    <a:pt x="394954" y="12457"/>
                                  </a:lnTo>
                                  <a:lnTo>
                                    <a:pt x="392396" y="9900"/>
                                  </a:lnTo>
                                  <a:lnTo>
                                    <a:pt x="391757" y="8356"/>
                                  </a:lnTo>
                                  <a:lnTo>
                                    <a:pt x="391757" y="4740"/>
                                  </a:lnTo>
                                  <a:lnTo>
                                    <a:pt x="392396" y="3196"/>
                                  </a:lnTo>
                                  <a:lnTo>
                                    <a:pt x="394954" y="639"/>
                                  </a:lnTo>
                                  <a:lnTo>
                                    <a:pt x="396497" y="0"/>
                                  </a:lnTo>
                                  <a:lnTo>
                                    <a:pt x="400114" y="0"/>
                                  </a:lnTo>
                                  <a:lnTo>
                                    <a:pt x="401657" y="639"/>
                                  </a:lnTo>
                                  <a:lnTo>
                                    <a:pt x="404214" y="3196"/>
                                  </a:lnTo>
                                  <a:lnTo>
                                    <a:pt x="404854" y="4740"/>
                                  </a:lnTo>
                                  <a:lnTo>
                                    <a:pt x="404854" y="8356"/>
                                  </a:lnTo>
                                  <a:lnTo>
                                    <a:pt x="404214" y="9900"/>
                                  </a:lnTo>
                                  <a:lnTo>
                                    <a:pt x="401657" y="12457"/>
                                  </a:lnTo>
                                  <a:lnTo>
                                    <a:pt x="4001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6230" y="13096"/>
                                  </a:moveTo>
                                  <a:lnTo>
                                    <a:pt x="422614" y="13096"/>
                                  </a:lnTo>
                                  <a:lnTo>
                                    <a:pt x="421070" y="12457"/>
                                  </a:lnTo>
                                  <a:lnTo>
                                    <a:pt x="418513" y="9900"/>
                                  </a:lnTo>
                                  <a:lnTo>
                                    <a:pt x="417873" y="8356"/>
                                  </a:lnTo>
                                  <a:lnTo>
                                    <a:pt x="417873" y="4740"/>
                                  </a:lnTo>
                                  <a:lnTo>
                                    <a:pt x="418513" y="3196"/>
                                  </a:lnTo>
                                  <a:lnTo>
                                    <a:pt x="421070" y="639"/>
                                  </a:lnTo>
                                  <a:lnTo>
                                    <a:pt x="422614" y="0"/>
                                  </a:lnTo>
                                  <a:lnTo>
                                    <a:pt x="426230" y="0"/>
                                  </a:lnTo>
                                  <a:lnTo>
                                    <a:pt x="427774" y="639"/>
                                  </a:lnTo>
                                  <a:lnTo>
                                    <a:pt x="430331" y="3196"/>
                                  </a:lnTo>
                                  <a:lnTo>
                                    <a:pt x="430970" y="4740"/>
                                  </a:lnTo>
                                  <a:lnTo>
                                    <a:pt x="430970" y="8356"/>
                                  </a:lnTo>
                                  <a:lnTo>
                                    <a:pt x="430331" y="9900"/>
                                  </a:lnTo>
                                  <a:lnTo>
                                    <a:pt x="427774" y="12457"/>
                                  </a:lnTo>
                                  <a:lnTo>
                                    <a:pt x="4262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2348" y="13096"/>
                                  </a:moveTo>
                                  <a:lnTo>
                                    <a:pt x="448731" y="13096"/>
                                  </a:lnTo>
                                  <a:lnTo>
                                    <a:pt x="447188" y="12457"/>
                                  </a:lnTo>
                                  <a:lnTo>
                                    <a:pt x="444630" y="9900"/>
                                  </a:lnTo>
                                  <a:lnTo>
                                    <a:pt x="443991" y="8356"/>
                                  </a:lnTo>
                                  <a:lnTo>
                                    <a:pt x="443991" y="4740"/>
                                  </a:lnTo>
                                  <a:lnTo>
                                    <a:pt x="444630" y="3196"/>
                                  </a:lnTo>
                                  <a:lnTo>
                                    <a:pt x="447188" y="639"/>
                                  </a:lnTo>
                                  <a:lnTo>
                                    <a:pt x="448731" y="0"/>
                                  </a:lnTo>
                                  <a:lnTo>
                                    <a:pt x="452348" y="0"/>
                                  </a:lnTo>
                                  <a:lnTo>
                                    <a:pt x="453891" y="639"/>
                                  </a:lnTo>
                                  <a:lnTo>
                                    <a:pt x="456448" y="3196"/>
                                  </a:lnTo>
                                  <a:lnTo>
                                    <a:pt x="457088" y="4740"/>
                                  </a:lnTo>
                                  <a:lnTo>
                                    <a:pt x="457088" y="8356"/>
                                  </a:lnTo>
                                  <a:lnTo>
                                    <a:pt x="456448" y="9900"/>
                                  </a:lnTo>
                                  <a:lnTo>
                                    <a:pt x="453891" y="12457"/>
                                  </a:lnTo>
                                  <a:lnTo>
                                    <a:pt x="45234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8464" y="13096"/>
                                  </a:moveTo>
                                  <a:lnTo>
                                    <a:pt x="474848" y="13096"/>
                                  </a:lnTo>
                                  <a:lnTo>
                                    <a:pt x="473305" y="12457"/>
                                  </a:lnTo>
                                  <a:lnTo>
                                    <a:pt x="470748" y="9900"/>
                                  </a:lnTo>
                                  <a:lnTo>
                                    <a:pt x="470108" y="8356"/>
                                  </a:lnTo>
                                  <a:lnTo>
                                    <a:pt x="470108" y="4740"/>
                                  </a:lnTo>
                                  <a:lnTo>
                                    <a:pt x="470748" y="3196"/>
                                  </a:lnTo>
                                  <a:lnTo>
                                    <a:pt x="473305" y="639"/>
                                  </a:lnTo>
                                  <a:lnTo>
                                    <a:pt x="474848" y="0"/>
                                  </a:lnTo>
                                  <a:lnTo>
                                    <a:pt x="478464" y="0"/>
                                  </a:lnTo>
                                  <a:lnTo>
                                    <a:pt x="480008" y="639"/>
                                  </a:lnTo>
                                  <a:lnTo>
                                    <a:pt x="482566" y="3196"/>
                                  </a:lnTo>
                                  <a:lnTo>
                                    <a:pt x="483205" y="4740"/>
                                  </a:lnTo>
                                  <a:lnTo>
                                    <a:pt x="483205" y="8356"/>
                                  </a:lnTo>
                                  <a:lnTo>
                                    <a:pt x="482566" y="9900"/>
                                  </a:lnTo>
                                  <a:lnTo>
                                    <a:pt x="480008" y="12457"/>
                                  </a:lnTo>
                                  <a:lnTo>
                                    <a:pt x="4784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04582" y="13096"/>
                                  </a:moveTo>
                                  <a:lnTo>
                                    <a:pt x="500966" y="13096"/>
                                  </a:lnTo>
                                  <a:lnTo>
                                    <a:pt x="499421" y="12457"/>
                                  </a:lnTo>
                                  <a:lnTo>
                                    <a:pt x="496864" y="9900"/>
                                  </a:lnTo>
                                  <a:lnTo>
                                    <a:pt x="496225" y="8356"/>
                                  </a:lnTo>
                                  <a:lnTo>
                                    <a:pt x="496225" y="4740"/>
                                  </a:lnTo>
                                  <a:lnTo>
                                    <a:pt x="496864" y="3196"/>
                                  </a:lnTo>
                                  <a:lnTo>
                                    <a:pt x="499421" y="639"/>
                                  </a:lnTo>
                                  <a:lnTo>
                                    <a:pt x="500966" y="0"/>
                                  </a:lnTo>
                                  <a:lnTo>
                                    <a:pt x="504582" y="0"/>
                                  </a:lnTo>
                                  <a:lnTo>
                                    <a:pt x="506125" y="639"/>
                                  </a:lnTo>
                                  <a:lnTo>
                                    <a:pt x="508682" y="3196"/>
                                  </a:lnTo>
                                  <a:lnTo>
                                    <a:pt x="509322" y="4740"/>
                                  </a:lnTo>
                                  <a:lnTo>
                                    <a:pt x="509322" y="8356"/>
                                  </a:lnTo>
                                  <a:lnTo>
                                    <a:pt x="508682" y="9900"/>
                                  </a:lnTo>
                                  <a:lnTo>
                                    <a:pt x="506125" y="12457"/>
                                  </a:lnTo>
                                  <a:lnTo>
                                    <a:pt x="5045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30699" y="13096"/>
                                  </a:moveTo>
                                  <a:lnTo>
                                    <a:pt x="527082" y="13096"/>
                                  </a:lnTo>
                                  <a:lnTo>
                                    <a:pt x="525539" y="12457"/>
                                  </a:lnTo>
                                  <a:lnTo>
                                    <a:pt x="522982" y="9900"/>
                                  </a:lnTo>
                                  <a:lnTo>
                                    <a:pt x="522342" y="8356"/>
                                  </a:lnTo>
                                  <a:lnTo>
                                    <a:pt x="522342" y="4740"/>
                                  </a:lnTo>
                                  <a:lnTo>
                                    <a:pt x="522982" y="3196"/>
                                  </a:lnTo>
                                  <a:lnTo>
                                    <a:pt x="525539" y="639"/>
                                  </a:lnTo>
                                  <a:lnTo>
                                    <a:pt x="527082" y="0"/>
                                  </a:lnTo>
                                  <a:lnTo>
                                    <a:pt x="530699" y="0"/>
                                  </a:lnTo>
                                  <a:lnTo>
                                    <a:pt x="532242" y="639"/>
                                  </a:lnTo>
                                  <a:lnTo>
                                    <a:pt x="534800" y="3196"/>
                                  </a:lnTo>
                                  <a:lnTo>
                                    <a:pt x="535439" y="4740"/>
                                  </a:lnTo>
                                  <a:lnTo>
                                    <a:pt x="535439" y="8356"/>
                                  </a:lnTo>
                                  <a:lnTo>
                                    <a:pt x="534800" y="9900"/>
                                  </a:lnTo>
                                  <a:lnTo>
                                    <a:pt x="532242" y="12457"/>
                                  </a:lnTo>
                                  <a:lnTo>
                                    <a:pt x="53069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56816" y="13096"/>
                                  </a:moveTo>
                                  <a:lnTo>
                                    <a:pt x="553200" y="13096"/>
                                  </a:lnTo>
                                  <a:lnTo>
                                    <a:pt x="551655" y="12457"/>
                                  </a:lnTo>
                                  <a:lnTo>
                                    <a:pt x="549099" y="9900"/>
                                  </a:lnTo>
                                  <a:lnTo>
                                    <a:pt x="548460" y="8356"/>
                                  </a:lnTo>
                                  <a:lnTo>
                                    <a:pt x="548460" y="4740"/>
                                  </a:lnTo>
                                  <a:lnTo>
                                    <a:pt x="549099" y="3196"/>
                                  </a:lnTo>
                                  <a:lnTo>
                                    <a:pt x="551655" y="639"/>
                                  </a:lnTo>
                                  <a:lnTo>
                                    <a:pt x="553200" y="0"/>
                                  </a:lnTo>
                                  <a:lnTo>
                                    <a:pt x="556816" y="0"/>
                                  </a:lnTo>
                                  <a:lnTo>
                                    <a:pt x="558360" y="639"/>
                                  </a:lnTo>
                                  <a:lnTo>
                                    <a:pt x="560917" y="3196"/>
                                  </a:lnTo>
                                  <a:lnTo>
                                    <a:pt x="561557" y="4740"/>
                                  </a:lnTo>
                                  <a:lnTo>
                                    <a:pt x="561557" y="8356"/>
                                  </a:lnTo>
                                  <a:lnTo>
                                    <a:pt x="560917" y="9900"/>
                                  </a:lnTo>
                                  <a:lnTo>
                                    <a:pt x="558360" y="12457"/>
                                  </a:lnTo>
                                  <a:lnTo>
                                    <a:pt x="5568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82933" y="13096"/>
                                  </a:moveTo>
                                  <a:lnTo>
                                    <a:pt x="579317" y="13096"/>
                                  </a:lnTo>
                                  <a:lnTo>
                                    <a:pt x="577773" y="12457"/>
                                  </a:lnTo>
                                  <a:lnTo>
                                    <a:pt x="575215" y="9900"/>
                                  </a:lnTo>
                                  <a:lnTo>
                                    <a:pt x="574576" y="8356"/>
                                  </a:lnTo>
                                  <a:lnTo>
                                    <a:pt x="574576" y="4740"/>
                                  </a:lnTo>
                                  <a:lnTo>
                                    <a:pt x="575215" y="3196"/>
                                  </a:lnTo>
                                  <a:lnTo>
                                    <a:pt x="577773" y="639"/>
                                  </a:lnTo>
                                  <a:lnTo>
                                    <a:pt x="579317" y="0"/>
                                  </a:lnTo>
                                  <a:lnTo>
                                    <a:pt x="582933" y="0"/>
                                  </a:lnTo>
                                  <a:lnTo>
                                    <a:pt x="584476" y="639"/>
                                  </a:lnTo>
                                  <a:lnTo>
                                    <a:pt x="587034" y="3196"/>
                                  </a:lnTo>
                                  <a:lnTo>
                                    <a:pt x="587673" y="4740"/>
                                  </a:lnTo>
                                  <a:lnTo>
                                    <a:pt x="587673" y="8356"/>
                                  </a:lnTo>
                                  <a:lnTo>
                                    <a:pt x="587034" y="9900"/>
                                  </a:lnTo>
                                  <a:lnTo>
                                    <a:pt x="584476" y="12457"/>
                                  </a:lnTo>
                                  <a:lnTo>
                                    <a:pt x="58293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09051" y="13096"/>
                                  </a:moveTo>
                                  <a:lnTo>
                                    <a:pt x="605434" y="13096"/>
                                  </a:lnTo>
                                  <a:lnTo>
                                    <a:pt x="603890" y="12457"/>
                                  </a:lnTo>
                                  <a:lnTo>
                                    <a:pt x="601333" y="9900"/>
                                  </a:lnTo>
                                  <a:lnTo>
                                    <a:pt x="600694" y="8356"/>
                                  </a:lnTo>
                                  <a:lnTo>
                                    <a:pt x="600694" y="4740"/>
                                  </a:lnTo>
                                  <a:lnTo>
                                    <a:pt x="601333" y="3196"/>
                                  </a:lnTo>
                                  <a:lnTo>
                                    <a:pt x="603890" y="639"/>
                                  </a:lnTo>
                                  <a:lnTo>
                                    <a:pt x="605434" y="0"/>
                                  </a:lnTo>
                                  <a:lnTo>
                                    <a:pt x="609051" y="0"/>
                                  </a:lnTo>
                                  <a:lnTo>
                                    <a:pt x="610594" y="639"/>
                                  </a:lnTo>
                                  <a:lnTo>
                                    <a:pt x="613151" y="3196"/>
                                  </a:lnTo>
                                  <a:lnTo>
                                    <a:pt x="613791" y="4740"/>
                                  </a:lnTo>
                                  <a:lnTo>
                                    <a:pt x="613791" y="8356"/>
                                  </a:lnTo>
                                  <a:lnTo>
                                    <a:pt x="613151" y="9900"/>
                                  </a:lnTo>
                                  <a:lnTo>
                                    <a:pt x="610594" y="12457"/>
                                  </a:lnTo>
                                  <a:lnTo>
                                    <a:pt x="60905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35167" y="13096"/>
                                  </a:moveTo>
                                  <a:lnTo>
                                    <a:pt x="631551" y="13096"/>
                                  </a:lnTo>
                                  <a:lnTo>
                                    <a:pt x="630007" y="12457"/>
                                  </a:lnTo>
                                  <a:lnTo>
                                    <a:pt x="627451" y="9900"/>
                                  </a:lnTo>
                                  <a:lnTo>
                                    <a:pt x="626811" y="8356"/>
                                  </a:lnTo>
                                  <a:lnTo>
                                    <a:pt x="626811" y="4740"/>
                                  </a:lnTo>
                                  <a:lnTo>
                                    <a:pt x="627451" y="3196"/>
                                  </a:lnTo>
                                  <a:lnTo>
                                    <a:pt x="630007" y="639"/>
                                  </a:lnTo>
                                  <a:lnTo>
                                    <a:pt x="631551" y="0"/>
                                  </a:lnTo>
                                  <a:lnTo>
                                    <a:pt x="635167" y="0"/>
                                  </a:lnTo>
                                  <a:lnTo>
                                    <a:pt x="636711" y="639"/>
                                  </a:lnTo>
                                  <a:lnTo>
                                    <a:pt x="639269" y="3196"/>
                                  </a:lnTo>
                                  <a:lnTo>
                                    <a:pt x="639908" y="4740"/>
                                  </a:lnTo>
                                  <a:lnTo>
                                    <a:pt x="639908" y="8356"/>
                                  </a:lnTo>
                                  <a:lnTo>
                                    <a:pt x="639269" y="9900"/>
                                  </a:lnTo>
                                  <a:lnTo>
                                    <a:pt x="636711" y="12457"/>
                                  </a:lnTo>
                                  <a:lnTo>
                                    <a:pt x="6351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61285" y="13096"/>
                                  </a:moveTo>
                                  <a:lnTo>
                                    <a:pt x="657667" y="13096"/>
                                  </a:lnTo>
                                  <a:lnTo>
                                    <a:pt x="656124" y="12457"/>
                                  </a:lnTo>
                                  <a:lnTo>
                                    <a:pt x="653567" y="9900"/>
                                  </a:lnTo>
                                  <a:lnTo>
                                    <a:pt x="652928" y="8356"/>
                                  </a:lnTo>
                                  <a:lnTo>
                                    <a:pt x="652928" y="4740"/>
                                  </a:lnTo>
                                  <a:lnTo>
                                    <a:pt x="653567" y="3196"/>
                                  </a:lnTo>
                                  <a:lnTo>
                                    <a:pt x="656124" y="639"/>
                                  </a:lnTo>
                                  <a:lnTo>
                                    <a:pt x="657667" y="0"/>
                                  </a:lnTo>
                                  <a:lnTo>
                                    <a:pt x="661285" y="0"/>
                                  </a:lnTo>
                                  <a:lnTo>
                                    <a:pt x="662828" y="639"/>
                                  </a:lnTo>
                                  <a:lnTo>
                                    <a:pt x="665385" y="3196"/>
                                  </a:lnTo>
                                  <a:lnTo>
                                    <a:pt x="666024" y="4740"/>
                                  </a:lnTo>
                                  <a:lnTo>
                                    <a:pt x="666024" y="8356"/>
                                  </a:lnTo>
                                  <a:lnTo>
                                    <a:pt x="665385" y="9900"/>
                                  </a:lnTo>
                                  <a:lnTo>
                                    <a:pt x="662828" y="12457"/>
                                  </a:lnTo>
                                  <a:lnTo>
                                    <a:pt x="66128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87402" y="13096"/>
                                  </a:moveTo>
                                  <a:lnTo>
                                    <a:pt x="683785" y="13096"/>
                                  </a:lnTo>
                                  <a:lnTo>
                                    <a:pt x="682242" y="12457"/>
                                  </a:lnTo>
                                  <a:lnTo>
                                    <a:pt x="679684" y="9900"/>
                                  </a:lnTo>
                                  <a:lnTo>
                                    <a:pt x="679045" y="8356"/>
                                  </a:lnTo>
                                  <a:lnTo>
                                    <a:pt x="679045" y="4740"/>
                                  </a:lnTo>
                                  <a:lnTo>
                                    <a:pt x="679684" y="3196"/>
                                  </a:lnTo>
                                  <a:lnTo>
                                    <a:pt x="682242" y="639"/>
                                  </a:lnTo>
                                  <a:lnTo>
                                    <a:pt x="683785" y="0"/>
                                  </a:lnTo>
                                  <a:lnTo>
                                    <a:pt x="687402" y="0"/>
                                  </a:lnTo>
                                  <a:lnTo>
                                    <a:pt x="688945" y="639"/>
                                  </a:lnTo>
                                  <a:lnTo>
                                    <a:pt x="691503" y="3196"/>
                                  </a:lnTo>
                                  <a:lnTo>
                                    <a:pt x="692142" y="4740"/>
                                  </a:lnTo>
                                  <a:lnTo>
                                    <a:pt x="692142" y="8356"/>
                                  </a:lnTo>
                                  <a:lnTo>
                                    <a:pt x="691503" y="9900"/>
                                  </a:lnTo>
                                  <a:lnTo>
                                    <a:pt x="688945" y="12457"/>
                                  </a:lnTo>
                                  <a:lnTo>
                                    <a:pt x="6874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13518" y="13096"/>
                                  </a:moveTo>
                                  <a:lnTo>
                                    <a:pt x="709903" y="13096"/>
                                  </a:lnTo>
                                  <a:lnTo>
                                    <a:pt x="708358" y="12457"/>
                                  </a:lnTo>
                                  <a:lnTo>
                                    <a:pt x="705802" y="9900"/>
                                  </a:lnTo>
                                  <a:lnTo>
                                    <a:pt x="705163" y="8356"/>
                                  </a:lnTo>
                                  <a:lnTo>
                                    <a:pt x="705163" y="4740"/>
                                  </a:lnTo>
                                  <a:lnTo>
                                    <a:pt x="705802" y="3196"/>
                                  </a:lnTo>
                                  <a:lnTo>
                                    <a:pt x="708358" y="639"/>
                                  </a:lnTo>
                                  <a:lnTo>
                                    <a:pt x="709903" y="0"/>
                                  </a:lnTo>
                                  <a:lnTo>
                                    <a:pt x="713518" y="0"/>
                                  </a:lnTo>
                                  <a:lnTo>
                                    <a:pt x="715063" y="639"/>
                                  </a:lnTo>
                                  <a:lnTo>
                                    <a:pt x="717620" y="3196"/>
                                  </a:lnTo>
                                  <a:lnTo>
                                    <a:pt x="718260" y="4740"/>
                                  </a:lnTo>
                                  <a:lnTo>
                                    <a:pt x="718260" y="8356"/>
                                  </a:lnTo>
                                  <a:lnTo>
                                    <a:pt x="717620" y="9900"/>
                                  </a:lnTo>
                                  <a:lnTo>
                                    <a:pt x="715063" y="12457"/>
                                  </a:lnTo>
                                  <a:lnTo>
                                    <a:pt x="7135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39636" y="13096"/>
                                  </a:moveTo>
                                  <a:lnTo>
                                    <a:pt x="736019" y="13096"/>
                                  </a:lnTo>
                                  <a:lnTo>
                                    <a:pt x="734476" y="12457"/>
                                  </a:lnTo>
                                  <a:lnTo>
                                    <a:pt x="731918" y="9900"/>
                                  </a:lnTo>
                                  <a:lnTo>
                                    <a:pt x="731279" y="8356"/>
                                  </a:lnTo>
                                  <a:lnTo>
                                    <a:pt x="731279" y="4740"/>
                                  </a:lnTo>
                                  <a:lnTo>
                                    <a:pt x="731918" y="3196"/>
                                  </a:lnTo>
                                  <a:lnTo>
                                    <a:pt x="734476" y="639"/>
                                  </a:lnTo>
                                  <a:lnTo>
                                    <a:pt x="736019" y="0"/>
                                  </a:lnTo>
                                  <a:lnTo>
                                    <a:pt x="739636" y="0"/>
                                  </a:lnTo>
                                  <a:lnTo>
                                    <a:pt x="741179" y="639"/>
                                  </a:lnTo>
                                  <a:lnTo>
                                    <a:pt x="743737" y="3196"/>
                                  </a:lnTo>
                                  <a:lnTo>
                                    <a:pt x="744376" y="4740"/>
                                  </a:lnTo>
                                  <a:lnTo>
                                    <a:pt x="744376" y="8356"/>
                                  </a:lnTo>
                                  <a:lnTo>
                                    <a:pt x="743737" y="9900"/>
                                  </a:lnTo>
                                  <a:lnTo>
                                    <a:pt x="741179" y="12457"/>
                                  </a:lnTo>
                                  <a:lnTo>
                                    <a:pt x="73963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65754" y="13096"/>
                                  </a:moveTo>
                                  <a:lnTo>
                                    <a:pt x="762136" y="13096"/>
                                  </a:lnTo>
                                  <a:lnTo>
                                    <a:pt x="760593" y="12457"/>
                                  </a:lnTo>
                                  <a:lnTo>
                                    <a:pt x="758036" y="9900"/>
                                  </a:lnTo>
                                  <a:lnTo>
                                    <a:pt x="757397" y="8356"/>
                                  </a:lnTo>
                                  <a:lnTo>
                                    <a:pt x="757397" y="4740"/>
                                  </a:lnTo>
                                  <a:lnTo>
                                    <a:pt x="758036" y="3196"/>
                                  </a:lnTo>
                                  <a:lnTo>
                                    <a:pt x="760593" y="639"/>
                                  </a:lnTo>
                                  <a:lnTo>
                                    <a:pt x="762136" y="0"/>
                                  </a:lnTo>
                                  <a:lnTo>
                                    <a:pt x="765754" y="0"/>
                                  </a:lnTo>
                                  <a:lnTo>
                                    <a:pt x="767297" y="639"/>
                                  </a:lnTo>
                                  <a:lnTo>
                                    <a:pt x="769854" y="3196"/>
                                  </a:lnTo>
                                  <a:lnTo>
                                    <a:pt x="770493" y="4740"/>
                                  </a:lnTo>
                                  <a:lnTo>
                                    <a:pt x="770493" y="8356"/>
                                  </a:lnTo>
                                  <a:lnTo>
                                    <a:pt x="769854" y="9900"/>
                                  </a:lnTo>
                                  <a:lnTo>
                                    <a:pt x="767297" y="12457"/>
                                  </a:lnTo>
                                  <a:lnTo>
                                    <a:pt x="76575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91870" y="13096"/>
                                  </a:moveTo>
                                  <a:lnTo>
                                    <a:pt x="788254" y="13096"/>
                                  </a:lnTo>
                                  <a:lnTo>
                                    <a:pt x="786710" y="12457"/>
                                  </a:lnTo>
                                  <a:lnTo>
                                    <a:pt x="784153" y="9900"/>
                                  </a:lnTo>
                                  <a:lnTo>
                                    <a:pt x="783514" y="8356"/>
                                  </a:lnTo>
                                  <a:lnTo>
                                    <a:pt x="783514" y="4740"/>
                                  </a:lnTo>
                                  <a:lnTo>
                                    <a:pt x="784153" y="3196"/>
                                  </a:lnTo>
                                  <a:lnTo>
                                    <a:pt x="786710" y="639"/>
                                  </a:lnTo>
                                  <a:lnTo>
                                    <a:pt x="788254" y="0"/>
                                  </a:lnTo>
                                  <a:lnTo>
                                    <a:pt x="791870" y="0"/>
                                  </a:lnTo>
                                  <a:lnTo>
                                    <a:pt x="793414" y="639"/>
                                  </a:lnTo>
                                  <a:lnTo>
                                    <a:pt x="795972" y="3196"/>
                                  </a:lnTo>
                                  <a:lnTo>
                                    <a:pt x="796611" y="4740"/>
                                  </a:lnTo>
                                  <a:lnTo>
                                    <a:pt x="796611" y="8356"/>
                                  </a:lnTo>
                                  <a:lnTo>
                                    <a:pt x="795972" y="9900"/>
                                  </a:lnTo>
                                  <a:lnTo>
                                    <a:pt x="793414" y="12457"/>
                                  </a:lnTo>
                                  <a:lnTo>
                                    <a:pt x="7918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17987" y="13096"/>
                                  </a:moveTo>
                                  <a:lnTo>
                                    <a:pt x="814370" y="13096"/>
                                  </a:lnTo>
                                  <a:lnTo>
                                    <a:pt x="812827" y="12457"/>
                                  </a:lnTo>
                                  <a:lnTo>
                                    <a:pt x="810270" y="9900"/>
                                  </a:lnTo>
                                  <a:lnTo>
                                    <a:pt x="809630" y="8356"/>
                                  </a:lnTo>
                                  <a:lnTo>
                                    <a:pt x="809630" y="4740"/>
                                  </a:lnTo>
                                  <a:lnTo>
                                    <a:pt x="810270" y="3196"/>
                                  </a:lnTo>
                                  <a:lnTo>
                                    <a:pt x="812827" y="639"/>
                                  </a:lnTo>
                                  <a:lnTo>
                                    <a:pt x="814370" y="0"/>
                                  </a:lnTo>
                                  <a:lnTo>
                                    <a:pt x="817987" y="0"/>
                                  </a:lnTo>
                                  <a:lnTo>
                                    <a:pt x="819531" y="639"/>
                                  </a:lnTo>
                                  <a:lnTo>
                                    <a:pt x="822088" y="3196"/>
                                  </a:lnTo>
                                  <a:lnTo>
                                    <a:pt x="822727" y="4740"/>
                                  </a:lnTo>
                                  <a:lnTo>
                                    <a:pt x="822727" y="8356"/>
                                  </a:lnTo>
                                  <a:lnTo>
                                    <a:pt x="822088" y="9900"/>
                                  </a:lnTo>
                                  <a:lnTo>
                                    <a:pt x="819531" y="12457"/>
                                  </a:lnTo>
                                  <a:lnTo>
                                    <a:pt x="8179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44105" y="13096"/>
                                  </a:moveTo>
                                  <a:lnTo>
                                    <a:pt x="840488" y="13096"/>
                                  </a:lnTo>
                                  <a:lnTo>
                                    <a:pt x="838945" y="12457"/>
                                  </a:lnTo>
                                  <a:lnTo>
                                    <a:pt x="836387" y="9900"/>
                                  </a:lnTo>
                                  <a:lnTo>
                                    <a:pt x="835748" y="8356"/>
                                  </a:lnTo>
                                  <a:lnTo>
                                    <a:pt x="835748" y="4740"/>
                                  </a:lnTo>
                                  <a:lnTo>
                                    <a:pt x="836387" y="3196"/>
                                  </a:lnTo>
                                  <a:lnTo>
                                    <a:pt x="838945" y="639"/>
                                  </a:lnTo>
                                  <a:lnTo>
                                    <a:pt x="840488" y="0"/>
                                  </a:lnTo>
                                  <a:lnTo>
                                    <a:pt x="844105" y="0"/>
                                  </a:lnTo>
                                  <a:lnTo>
                                    <a:pt x="845648" y="639"/>
                                  </a:lnTo>
                                  <a:lnTo>
                                    <a:pt x="848206" y="3196"/>
                                  </a:lnTo>
                                  <a:lnTo>
                                    <a:pt x="848845" y="4740"/>
                                  </a:lnTo>
                                  <a:lnTo>
                                    <a:pt x="848845" y="8356"/>
                                  </a:lnTo>
                                  <a:lnTo>
                                    <a:pt x="848206" y="9900"/>
                                  </a:lnTo>
                                  <a:lnTo>
                                    <a:pt x="845648" y="12457"/>
                                  </a:lnTo>
                                  <a:lnTo>
                                    <a:pt x="84410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70221" y="13096"/>
                                  </a:moveTo>
                                  <a:lnTo>
                                    <a:pt x="866605" y="13096"/>
                                  </a:lnTo>
                                  <a:lnTo>
                                    <a:pt x="865061" y="12457"/>
                                  </a:lnTo>
                                  <a:lnTo>
                                    <a:pt x="862504" y="9900"/>
                                  </a:lnTo>
                                  <a:lnTo>
                                    <a:pt x="861864" y="8356"/>
                                  </a:lnTo>
                                  <a:lnTo>
                                    <a:pt x="861864" y="4740"/>
                                  </a:lnTo>
                                  <a:lnTo>
                                    <a:pt x="862504" y="3196"/>
                                  </a:lnTo>
                                  <a:lnTo>
                                    <a:pt x="865061" y="639"/>
                                  </a:lnTo>
                                  <a:lnTo>
                                    <a:pt x="866605" y="0"/>
                                  </a:lnTo>
                                  <a:lnTo>
                                    <a:pt x="870221" y="0"/>
                                  </a:lnTo>
                                  <a:lnTo>
                                    <a:pt x="871766" y="639"/>
                                  </a:lnTo>
                                  <a:lnTo>
                                    <a:pt x="874322" y="3196"/>
                                  </a:lnTo>
                                  <a:lnTo>
                                    <a:pt x="874961" y="4740"/>
                                  </a:lnTo>
                                  <a:lnTo>
                                    <a:pt x="874961" y="8356"/>
                                  </a:lnTo>
                                  <a:lnTo>
                                    <a:pt x="874322" y="9900"/>
                                  </a:lnTo>
                                  <a:lnTo>
                                    <a:pt x="871766" y="12457"/>
                                  </a:lnTo>
                                  <a:lnTo>
                                    <a:pt x="8702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96339" y="13096"/>
                                  </a:moveTo>
                                  <a:lnTo>
                                    <a:pt x="892722" y="13096"/>
                                  </a:lnTo>
                                  <a:lnTo>
                                    <a:pt x="891179" y="12457"/>
                                  </a:lnTo>
                                  <a:lnTo>
                                    <a:pt x="888621" y="9900"/>
                                  </a:lnTo>
                                  <a:lnTo>
                                    <a:pt x="887982" y="8356"/>
                                  </a:lnTo>
                                  <a:lnTo>
                                    <a:pt x="887982" y="4740"/>
                                  </a:lnTo>
                                  <a:lnTo>
                                    <a:pt x="888621" y="3196"/>
                                  </a:lnTo>
                                  <a:lnTo>
                                    <a:pt x="891179" y="639"/>
                                  </a:lnTo>
                                  <a:lnTo>
                                    <a:pt x="892722" y="0"/>
                                  </a:lnTo>
                                  <a:lnTo>
                                    <a:pt x="896339" y="0"/>
                                  </a:lnTo>
                                  <a:lnTo>
                                    <a:pt x="897882" y="639"/>
                                  </a:lnTo>
                                  <a:lnTo>
                                    <a:pt x="900439" y="3196"/>
                                  </a:lnTo>
                                  <a:lnTo>
                                    <a:pt x="901079" y="4740"/>
                                  </a:lnTo>
                                  <a:lnTo>
                                    <a:pt x="901079" y="8356"/>
                                  </a:lnTo>
                                  <a:lnTo>
                                    <a:pt x="900439" y="9900"/>
                                  </a:lnTo>
                                  <a:lnTo>
                                    <a:pt x="897882" y="12457"/>
                                  </a:lnTo>
                                  <a:lnTo>
                                    <a:pt x="89633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22456" y="13096"/>
                                  </a:moveTo>
                                  <a:lnTo>
                                    <a:pt x="918839" y="13096"/>
                                  </a:lnTo>
                                  <a:lnTo>
                                    <a:pt x="917296" y="12457"/>
                                  </a:lnTo>
                                  <a:lnTo>
                                    <a:pt x="914739" y="9900"/>
                                  </a:lnTo>
                                  <a:lnTo>
                                    <a:pt x="914099" y="8356"/>
                                  </a:lnTo>
                                  <a:lnTo>
                                    <a:pt x="914099" y="4740"/>
                                  </a:lnTo>
                                  <a:lnTo>
                                    <a:pt x="914739" y="3196"/>
                                  </a:lnTo>
                                  <a:lnTo>
                                    <a:pt x="917296" y="639"/>
                                  </a:lnTo>
                                  <a:lnTo>
                                    <a:pt x="918839" y="0"/>
                                  </a:lnTo>
                                  <a:lnTo>
                                    <a:pt x="922456" y="0"/>
                                  </a:lnTo>
                                  <a:lnTo>
                                    <a:pt x="924000" y="639"/>
                                  </a:lnTo>
                                  <a:lnTo>
                                    <a:pt x="926557" y="3196"/>
                                  </a:lnTo>
                                  <a:lnTo>
                                    <a:pt x="927196" y="4740"/>
                                  </a:lnTo>
                                  <a:lnTo>
                                    <a:pt x="927196" y="8356"/>
                                  </a:lnTo>
                                  <a:lnTo>
                                    <a:pt x="926557" y="9900"/>
                                  </a:lnTo>
                                  <a:lnTo>
                                    <a:pt x="924000" y="12457"/>
                                  </a:lnTo>
                                  <a:lnTo>
                                    <a:pt x="9224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48573" y="13096"/>
                                  </a:moveTo>
                                  <a:lnTo>
                                    <a:pt x="944957" y="13096"/>
                                  </a:lnTo>
                                  <a:lnTo>
                                    <a:pt x="943413" y="12457"/>
                                  </a:lnTo>
                                  <a:lnTo>
                                    <a:pt x="940855" y="9900"/>
                                  </a:lnTo>
                                  <a:lnTo>
                                    <a:pt x="940216" y="8356"/>
                                  </a:lnTo>
                                  <a:lnTo>
                                    <a:pt x="940216" y="4740"/>
                                  </a:lnTo>
                                  <a:lnTo>
                                    <a:pt x="940855" y="3196"/>
                                  </a:lnTo>
                                  <a:lnTo>
                                    <a:pt x="943413" y="639"/>
                                  </a:lnTo>
                                  <a:lnTo>
                                    <a:pt x="944957" y="0"/>
                                  </a:lnTo>
                                  <a:lnTo>
                                    <a:pt x="948573" y="0"/>
                                  </a:lnTo>
                                  <a:lnTo>
                                    <a:pt x="950117" y="639"/>
                                  </a:lnTo>
                                  <a:lnTo>
                                    <a:pt x="952673" y="3196"/>
                                  </a:lnTo>
                                  <a:lnTo>
                                    <a:pt x="953313" y="4740"/>
                                  </a:lnTo>
                                  <a:lnTo>
                                    <a:pt x="953313" y="8356"/>
                                  </a:lnTo>
                                  <a:lnTo>
                                    <a:pt x="952673" y="9900"/>
                                  </a:lnTo>
                                  <a:lnTo>
                                    <a:pt x="950117" y="12457"/>
                                  </a:lnTo>
                                  <a:lnTo>
                                    <a:pt x="9485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74690" y="13096"/>
                                  </a:moveTo>
                                  <a:lnTo>
                                    <a:pt x="971073" y="13096"/>
                                  </a:lnTo>
                                  <a:lnTo>
                                    <a:pt x="969530" y="12457"/>
                                  </a:lnTo>
                                  <a:lnTo>
                                    <a:pt x="966973" y="9900"/>
                                  </a:lnTo>
                                  <a:lnTo>
                                    <a:pt x="966333" y="8356"/>
                                  </a:lnTo>
                                  <a:lnTo>
                                    <a:pt x="966333" y="4740"/>
                                  </a:lnTo>
                                  <a:lnTo>
                                    <a:pt x="966973" y="3196"/>
                                  </a:lnTo>
                                  <a:lnTo>
                                    <a:pt x="969530" y="639"/>
                                  </a:lnTo>
                                  <a:lnTo>
                                    <a:pt x="971073" y="0"/>
                                  </a:lnTo>
                                  <a:lnTo>
                                    <a:pt x="974690" y="0"/>
                                  </a:lnTo>
                                  <a:lnTo>
                                    <a:pt x="976233" y="639"/>
                                  </a:lnTo>
                                  <a:lnTo>
                                    <a:pt x="978791" y="3196"/>
                                  </a:lnTo>
                                  <a:lnTo>
                                    <a:pt x="979430" y="4740"/>
                                  </a:lnTo>
                                  <a:lnTo>
                                    <a:pt x="979430" y="8356"/>
                                  </a:lnTo>
                                  <a:lnTo>
                                    <a:pt x="978791" y="9900"/>
                                  </a:lnTo>
                                  <a:lnTo>
                                    <a:pt x="976233" y="12457"/>
                                  </a:lnTo>
                                  <a:lnTo>
                                    <a:pt x="9746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00807" y="13096"/>
                                  </a:moveTo>
                                  <a:lnTo>
                                    <a:pt x="997191" y="13096"/>
                                  </a:lnTo>
                                  <a:lnTo>
                                    <a:pt x="995648" y="12457"/>
                                  </a:lnTo>
                                  <a:lnTo>
                                    <a:pt x="993090" y="9900"/>
                                  </a:lnTo>
                                  <a:lnTo>
                                    <a:pt x="992451" y="8356"/>
                                  </a:lnTo>
                                  <a:lnTo>
                                    <a:pt x="992451" y="4740"/>
                                  </a:lnTo>
                                  <a:lnTo>
                                    <a:pt x="993090" y="3196"/>
                                  </a:lnTo>
                                  <a:lnTo>
                                    <a:pt x="995648" y="639"/>
                                  </a:lnTo>
                                  <a:lnTo>
                                    <a:pt x="997191" y="0"/>
                                  </a:lnTo>
                                  <a:lnTo>
                                    <a:pt x="1000807" y="0"/>
                                  </a:lnTo>
                                  <a:lnTo>
                                    <a:pt x="1002351" y="639"/>
                                  </a:lnTo>
                                  <a:lnTo>
                                    <a:pt x="1004908" y="3196"/>
                                  </a:lnTo>
                                  <a:lnTo>
                                    <a:pt x="1005548" y="4740"/>
                                  </a:lnTo>
                                  <a:lnTo>
                                    <a:pt x="1005548" y="8356"/>
                                  </a:lnTo>
                                  <a:lnTo>
                                    <a:pt x="1004908" y="9900"/>
                                  </a:lnTo>
                                  <a:lnTo>
                                    <a:pt x="1002351" y="12457"/>
                                  </a:lnTo>
                                  <a:lnTo>
                                    <a:pt x="10008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26924" y="13096"/>
                                  </a:moveTo>
                                  <a:lnTo>
                                    <a:pt x="1023308" y="13096"/>
                                  </a:lnTo>
                                  <a:lnTo>
                                    <a:pt x="1021764" y="12457"/>
                                  </a:lnTo>
                                  <a:lnTo>
                                    <a:pt x="1019207" y="9900"/>
                                  </a:lnTo>
                                  <a:lnTo>
                                    <a:pt x="1018567" y="8356"/>
                                  </a:lnTo>
                                  <a:lnTo>
                                    <a:pt x="1018567" y="4740"/>
                                  </a:lnTo>
                                  <a:lnTo>
                                    <a:pt x="1019207" y="3196"/>
                                  </a:lnTo>
                                  <a:lnTo>
                                    <a:pt x="1021764" y="639"/>
                                  </a:lnTo>
                                  <a:lnTo>
                                    <a:pt x="1023308" y="0"/>
                                  </a:lnTo>
                                  <a:lnTo>
                                    <a:pt x="1026924" y="0"/>
                                  </a:lnTo>
                                  <a:lnTo>
                                    <a:pt x="1028469" y="639"/>
                                  </a:lnTo>
                                  <a:lnTo>
                                    <a:pt x="1031025" y="3196"/>
                                  </a:lnTo>
                                  <a:lnTo>
                                    <a:pt x="1031664" y="4740"/>
                                  </a:lnTo>
                                  <a:lnTo>
                                    <a:pt x="1031664" y="8356"/>
                                  </a:lnTo>
                                  <a:lnTo>
                                    <a:pt x="1031025" y="9900"/>
                                  </a:lnTo>
                                  <a:lnTo>
                                    <a:pt x="1028469" y="12457"/>
                                  </a:lnTo>
                                  <a:lnTo>
                                    <a:pt x="10269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53042" y="13096"/>
                                  </a:moveTo>
                                  <a:lnTo>
                                    <a:pt x="1049425" y="13096"/>
                                  </a:lnTo>
                                  <a:lnTo>
                                    <a:pt x="1047882" y="12457"/>
                                  </a:lnTo>
                                  <a:lnTo>
                                    <a:pt x="1045324" y="9900"/>
                                  </a:lnTo>
                                  <a:lnTo>
                                    <a:pt x="1044685" y="8356"/>
                                  </a:lnTo>
                                  <a:lnTo>
                                    <a:pt x="1044685" y="4740"/>
                                  </a:lnTo>
                                  <a:lnTo>
                                    <a:pt x="1045324" y="3196"/>
                                  </a:lnTo>
                                  <a:lnTo>
                                    <a:pt x="1047882" y="639"/>
                                  </a:lnTo>
                                  <a:lnTo>
                                    <a:pt x="1049425" y="0"/>
                                  </a:lnTo>
                                  <a:lnTo>
                                    <a:pt x="1053042" y="0"/>
                                  </a:lnTo>
                                  <a:lnTo>
                                    <a:pt x="1054585" y="639"/>
                                  </a:lnTo>
                                  <a:lnTo>
                                    <a:pt x="1057142" y="3196"/>
                                  </a:lnTo>
                                  <a:lnTo>
                                    <a:pt x="1057782" y="4740"/>
                                  </a:lnTo>
                                  <a:lnTo>
                                    <a:pt x="1057782" y="8356"/>
                                  </a:lnTo>
                                  <a:lnTo>
                                    <a:pt x="1057142" y="9900"/>
                                  </a:lnTo>
                                  <a:lnTo>
                                    <a:pt x="1054585" y="12457"/>
                                  </a:lnTo>
                                  <a:lnTo>
                                    <a:pt x="10530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79158" y="13096"/>
                                  </a:moveTo>
                                  <a:lnTo>
                                    <a:pt x="1075542" y="13096"/>
                                  </a:lnTo>
                                  <a:lnTo>
                                    <a:pt x="1073998" y="12457"/>
                                  </a:lnTo>
                                  <a:lnTo>
                                    <a:pt x="1071442" y="9900"/>
                                  </a:lnTo>
                                  <a:lnTo>
                                    <a:pt x="1070802" y="8356"/>
                                  </a:lnTo>
                                  <a:lnTo>
                                    <a:pt x="1070802" y="4740"/>
                                  </a:lnTo>
                                  <a:lnTo>
                                    <a:pt x="1071442" y="3196"/>
                                  </a:lnTo>
                                  <a:lnTo>
                                    <a:pt x="1073998" y="639"/>
                                  </a:lnTo>
                                  <a:lnTo>
                                    <a:pt x="1075542" y="0"/>
                                  </a:lnTo>
                                  <a:lnTo>
                                    <a:pt x="1079158" y="0"/>
                                  </a:lnTo>
                                  <a:lnTo>
                                    <a:pt x="1080702" y="639"/>
                                  </a:lnTo>
                                  <a:lnTo>
                                    <a:pt x="1083260" y="3196"/>
                                  </a:lnTo>
                                  <a:lnTo>
                                    <a:pt x="1083899" y="4740"/>
                                  </a:lnTo>
                                  <a:lnTo>
                                    <a:pt x="1083899" y="8356"/>
                                  </a:lnTo>
                                  <a:lnTo>
                                    <a:pt x="1083260" y="9900"/>
                                  </a:lnTo>
                                  <a:lnTo>
                                    <a:pt x="1080702" y="12457"/>
                                  </a:lnTo>
                                  <a:lnTo>
                                    <a:pt x="10791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05276" y="13096"/>
                                  </a:moveTo>
                                  <a:lnTo>
                                    <a:pt x="1101660" y="13096"/>
                                  </a:lnTo>
                                  <a:lnTo>
                                    <a:pt x="1100116" y="12457"/>
                                  </a:lnTo>
                                  <a:lnTo>
                                    <a:pt x="1097558" y="9900"/>
                                  </a:lnTo>
                                  <a:lnTo>
                                    <a:pt x="1096919" y="8356"/>
                                  </a:lnTo>
                                  <a:lnTo>
                                    <a:pt x="1096919" y="4740"/>
                                  </a:lnTo>
                                  <a:lnTo>
                                    <a:pt x="1097558" y="3196"/>
                                  </a:lnTo>
                                  <a:lnTo>
                                    <a:pt x="1100116" y="639"/>
                                  </a:lnTo>
                                  <a:lnTo>
                                    <a:pt x="1101660" y="0"/>
                                  </a:lnTo>
                                  <a:lnTo>
                                    <a:pt x="1105276" y="0"/>
                                  </a:lnTo>
                                  <a:lnTo>
                                    <a:pt x="1106819" y="639"/>
                                  </a:lnTo>
                                  <a:lnTo>
                                    <a:pt x="1109376" y="3196"/>
                                  </a:lnTo>
                                  <a:lnTo>
                                    <a:pt x="1110016" y="4740"/>
                                  </a:lnTo>
                                  <a:lnTo>
                                    <a:pt x="1110016" y="8356"/>
                                  </a:lnTo>
                                  <a:lnTo>
                                    <a:pt x="1109376" y="9900"/>
                                  </a:lnTo>
                                  <a:lnTo>
                                    <a:pt x="1106819" y="12457"/>
                                  </a:lnTo>
                                  <a:lnTo>
                                    <a:pt x="11052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31393" y="13096"/>
                                  </a:moveTo>
                                  <a:lnTo>
                                    <a:pt x="1127776" y="13096"/>
                                  </a:lnTo>
                                  <a:lnTo>
                                    <a:pt x="1126233" y="12457"/>
                                  </a:lnTo>
                                  <a:lnTo>
                                    <a:pt x="1123676" y="9900"/>
                                  </a:lnTo>
                                  <a:lnTo>
                                    <a:pt x="1123036" y="8356"/>
                                  </a:lnTo>
                                  <a:lnTo>
                                    <a:pt x="1123036" y="4740"/>
                                  </a:lnTo>
                                  <a:lnTo>
                                    <a:pt x="1123676" y="3196"/>
                                  </a:lnTo>
                                  <a:lnTo>
                                    <a:pt x="1126233" y="639"/>
                                  </a:lnTo>
                                  <a:lnTo>
                                    <a:pt x="1127776" y="0"/>
                                  </a:lnTo>
                                  <a:lnTo>
                                    <a:pt x="1131393" y="0"/>
                                  </a:lnTo>
                                  <a:lnTo>
                                    <a:pt x="1132936" y="639"/>
                                  </a:lnTo>
                                  <a:lnTo>
                                    <a:pt x="1135494" y="3196"/>
                                  </a:lnTo>
                                  <a:lnTo>
                                    <a:pt x="1136133" y="4740"/>
                                  </a:lnTo>
                                  <a:lnTo>
                                    <a:pt x="1136133" y="8356"/>
                                  </a:lnTo>
                                  <a:lnTo>
                                    <a:pt x="1135494" y="9900"/>
                                  </a:lnTo>
                                  <a:lnTo>
                                    <a:pt x="1132936" y="12457"/>
                                  </a:lnTo>
                                  <a:lnTo>
                                    <a:pt x="11313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57510" y="13096"/>
                                  </a:moveTo>
                                  <a:lnTo>
                                    <a:pt x="1153894" y="13096"/>
                                  </a:lnTo>
                                  <a:lnTo>
                                    <a:pt x="1152350" y="12457"/>
                                  </a:lnTo>
                                  <a:lnTo>
                                    <a:pt x="1149793" y="9900"/>
                                  </a:lnTo>
                                  <a:lnTo>
                                    <a:pt x="1149154" y="8356"/>
                                  </a:lnTo>
                                  <a:lnTo>
                                    <a:pt x="1149154" y="4740"/>
                                  </a:lnTo>
                                  <a:lnTo>
                                    <a:pt x="1149793" y="3196"/>
                                  </a:lnTo>
                                  <a:lnTo>
                                    <a:pt x="1152350" y="639"/>
                                  </a:lnTo>
                                  <a:lnTo>
                                    <a:pt x="1153894" y="0"/>
                                  </a:lnTo>
                                  <a:lnTo>
                                    <a:pt x="1157510" y="0"/>
                                  </a:lnTo>
                                  <a:lnTo>
                                    <a:pt x="1159054" y="639"/>
                                  </a:lnTo>
                                  <a:lnTo>
                                    <a:pt x="1161611" y="3196"/>
                                  </a:lnTo>
                                  <a:lnTo>
                                    <a:pt x="1162251" y="4740"/>
                                  </a:lnTo>
                                  <a:lnTo>
                                    <a:pt x="1162251" y="8356"/>
                                  </a:lnTo>
                                  <a:lnTo>
                                    <a:pt x="1161611" y="9900"/>
                                  </a:lnTo>
                                  <a:lnTo>
                                    <a:pt x="1159054" y="12457"/>
                                  </a:lnTo>
                                  <a:lnTo>
                                    <a:pt x="11575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83627" y="13096"/>
                                  </a:moveTo>
                                  <a:lnTo>
                                    <a:pt x="1180011" y="13096"/>
                                  </a:lnTo>
                                  <a:lnTo>
                                    <a:pt x="1178467" y="12457"/>
                                  </a:lnTo>
                                  <a:lnTo>
                                    <a:pt x="1175910" y="9900"/>
                                  </a:lnTo>
                                  <a:lnTo>
                                    <a:pt x="1175270" y="8356"/>
                                  </a:lnTo>
                                  <a:lnTo>
                                    <a:pt x="1175270" y="4740"/>
                                  </a:lnTo>
                                  <a:lnTo>
                                    <a:pt x="1175910" y="3196"/>
                                  </a:lnTo>
                                  <a:lnTo>
                                    <a:pt x="1178467" y="639"/>
                                  </a:lnTo>
                                  <a:lnTo>
                                    <a:pt x="1180011" y="0"/>
                                  </a:lnTo>
                                  <a:lnTo>
                                    <a:pt x="1183627" y="0"/>
                                  </a:lnTo>
                                  <a:lnTo>
                                    <a:pt x="1185170" y="639"/>
                                  </a:lnTo>
                                  <a:lnTo>
                                    <a:pt x="1187728" y="3196"/>
                                  </a:lnTo>
                                  <a:lnTo>
                                    <a:pt x="1188367" y="4740"/>
                                  </a:lnTo>
                                  <a:lnTo>
                                    <a:pt x="1188367" y="8356"/>
                                  </a:lnTo>
                                  <a:lnTo>
                                    <a:pt x="1187728" y="9900"/>
                                  </a:lnTo>
                                  <a:lnTo>
                                    <a:pt x="1185170" y="12457"/>
                                  </a:lnTo>
                                  <a:lnTo>
                                    <a:pt x="11836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09746" y="13096"/>
                                  </a:moveTo>
                                  <a:lnTo>
                                    <a:pt x="1206126" y="13096"/>
                                  </a:lnTo>
                                  <a:lnTo>
                                    <a:pt x="1204579" y="12457"/>
                                  </a:lnTo>
                                  <a:lnTo>
                                    <a:pt x="1202031" y="9900"/>
                                  </a:lnTo>
                                  <a:lnTo>
                                    <a:pt x="1201388" y="8356"/>
                                  </a:lnTo>
                                  <a:lnTo>
                                    <a:pt x="1201388" y="4740"/>
                                  </a:lnTo>
                                  <a:lnTo>
                                    <a:pt x="1202031" y="3196"/>
                                  </a:lnTo>
                                  <a:lnTo>
                                    <a:pt x="1204579" y="639"/>
                                  </a:lnTo>
                                  <a:lnTo>
                                    <a:pt x="1206126" y="0"/>
                                  </a:lnTo>
                                  <a:lnTo>
                                    <a:pt x="1209746" y="0"/>
                                  </a:lnTo>
                                  <a:lnTo>
                                    <a:pt x="1211294" y="639"/>
                                  </a:lnTo>
                                  <a:lnTo>
                                    <a:pt x="1213842" y="3196"/>
                                  </a:lnTo>
                                  <a:lnTo>
                                    <a:pt x="1214485" y="4740"/>
                                  </a:lnTo>
                                  <a:lnTo>
                                    <a:pt x="1214485" y="8356"/>
                                  </a:lnTo>
                                  <a:lnTo>
                                    <a:pt x="1213842" y="9900"/>
                                  </a:lnTo>
                                  <a:lnTo>
                                    <a:pt x="1211294" y="12457"/>
                                  </a:lnTo>
                                  <a:lnTo>
                                    <a:pt x="120974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35856" y="13096"/>
                                  </a:moveTo>
                                  <a:lnTo>
                                    <a:pt x="1232249" y="13096"/>
                                  </a:lnTo>
                                  <a:lnTo>
                                    <a:pt x="1230701" y="12457"/>
                                  </a:lnTo>
                                  <a:lnTo>
                                    <a:pt x="1228141" y="9900"/>
                                  </a:lnTo>
                                  <a:lnTo>
                                    <a:pt x="1227510" y="8356"/>
                                  </a:lnTo>
                                  <a:lnTo>
                                    <a:pt x="1227510" y="4740"/>
                                  </a:lnTo>
                                  <a:lnTo>
                                    <a:pt x="1228141" y="3196"/>
                                  </a:lnTo>
                                  <a:lnTo>
                                    <a:pt x="1230701" y="639"/>
                                  </a:lnTo>
                                  <a:lnTo>
                                    <a:pt x="1232249" y="0"/>
                                  </a:lnTo>
                                  <a:lnTo>
                                    <a:pt x="1235856" y="0"/>
                                  </a:lnTo>
                                  <a:lnTo>
                                    <a:pt x="1237404" y="639"/>
                                  </a:lnTo>
                                  <a:lnTo>
                                    <a:pt x="1239964" y="3196"/>
                                  </a:lnTo>
                                  <a:lnTo>
                                    <a:pt x="1240607" y="4740"/>
                                  </a:lnTo>
                                  <a:lnTo>
                                    <a:pt x="1240607" y="8356"/>
                                  </a:lnTo>
                                  <a:lnTo>
                                    <a:pt x="1239964" y="9900"/>
                                  </a:lnTo>
                                  <a:lnTo>
                                    <a:pt x="1237404" y="12457"/>
                                  </a:lnTo>
                                  <a:lnTo>
                                    <a:pt x="12358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61979" y="13096"/>
                                  </a:moveTo>
                                  <a:lnTo>
                                    <a:pt x="1258359" y="13096"/>
                                  </a:lnTo>
                                  <a:lnTo>
                                    <a:pt x="1256823" y="12457"/>
                                  </a:lnTo>
                                  <a:lnTo>
                                    <a:pt x="1254263" y="9900"/>
                                  </a:lnTo>
                                  <a:lnTo>
                                    <a:pt x="1253621" y="8356"/>
                                  </a:lnTo>
                                  <a:lnTo>
                                    <a:pt x="1253621" y="4740"/>
                                  </a:lnTo>
                                  <a:lnTo>
                                    <a:pt x="1254263" y="3196"/>
                                  </a:lnTo>
                                  <a:lnTo>
                                    <a:pt x="1256823" y="639"/>
                                  </a:lnTo>
                                  <a:lnTo>
                                    <a:pt x="1258359" y="0"/>
                                  </a:lnTo>
                                  <a:lnTo>
                                    <a:pt x="1261979" y="0"/>
                                  </a:lnTo>
                                  <a:lnTo>
                                    <a:pt x="1263527" y="639"/>
                                  </a:lnTo>
                                  <a:lnTo>
                                    <a:pt x="1266074" y="3196"/>
                                  </a:lnTo>
                                  <a:lnTo>
                                    <a:pt x="1266717" y="4740"/>
                                  </a:lnTo>
                                  <a:lnTo>
                                    <a:pt x="1266717" y="8356"/>
                                  </a:lnTo>
                                  <a:lnTo>
                                    <a:pt x="1266074" y="9900"/>
                                  </a:lnTo>
                                  <a:lnTo>
                                    <a:pt x="1263527" y="12457"/>
                                  </a:lnTo>
                                  <a:lnTo>
                                    <a:pt x="12619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88101" y="13096"/>
                                  </a:moveTo>
                                  <a:lnTo>
                                    <a:pt x="1284482" y="13096"/>
                                  </a:lnTo>
                                  <a:lnTo>
                                    <a:pt x="1282934" y="12457"/>
                                  </a:lnTo>
                                  <a:lnTo>
                                    <a:pt x="1280374" y="9900"/>
                                  </a:lnTo>
                                  <a:lnTo>
                                    <a:pt x="1279743" y="8356"/>
                                  </a:lnTo>
                                  <a:lnTo>
                                    <a:pt x="1279743" y="4740"/>
                                  </a:lnTo>
                                  <a:lnTo>
                                    <a:pt x="1280374" y="3196"/>
                                  </a:lnTo>
                                  <a:lnTo>
                                    <a:pt x="1282934" y="639"/>
                                  </a:lnTo>
                                  <a:lnTo>
                                    <a:pt x="1284482" y="0"/>
                                  </a:lnTo>
                                  <a:lnTo>
                                    <a:pt x="1288101" y="0"/>
                                  </a:lnTo>
                                  <a:lnTo>
                                    <a:pt x="1289637" y="639"/>
                                  </a:lnTo>
                                  <a:lnTo>
                                    <a:pt x="1292197" y="3196"/>
                                  </a:lnTo>
                                  <a:lnTo>
                                    <a:pt x="1292840" y="4740"/>
                                  </a:lnTo>
                                  <a:lnTo>
                                    <a:pt x="1292840" y="8356"/>
                                  </a:lnTo>
                                  <a:lnTo>
                                    <a:pt x="1292197" y="9900"/>
                                  </a:lnTo>
                                  <a:lnTo>
                                    <a:pt x="1289637" y="12457"/>
                                  </a:lnTo>
                                  <a:lnTo>
                                    <a:pt x="12881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14211" y="13096"/>
                                  </a:moveTo>
                                  <a:lnTo>
                                    <a:pt x="1310592" y="13096"/>
                                  </a:lnTo>
                                  <a:lnTo>
                                    <a:pt x="1309056" y="12457"/>
                                  </a:lnTo>
                                  <a:lnTo>
                                    <a:pt x="1306496" y="9900"/>
                                  </a:lnTo>
                                  <a:lnTo>
                                    <a:pt x="1305853" y="8356"/>
                                  </a:lnTo>
                                  <a:lnTo>
                                    <a:pt x="1305853" y="4740"/>
                                  </a:lnTo>
                                  <a:lnTo>
                                    <a:pt x="1306496" y="3196"/>
                                  </a:lnTo>
                                  <a:lnTo>
                                    <a:pt x="1309056" y="639"/>
                                  </a:lnTo>
                                  <a:lnTo>
                                    <a:pt x="1310592" y="0"/>
                                  </a:lnTo>
                                  <a:lnTo>
                                    <a:pt x="1314211" y="0"/>
                                  </a:lnTo>
                                  <a:lnTo>
                                    <a:pt x="1315759" y="639"/>
                                  </a:lnTo>
                                  <a:lnTo>
                                    <a:pt x="1318319" y="3196"/>
                                  </a:lnTo>
                                  <a:lnTo>
                                    <a:pt x="1318950" y="4740"/>
                                  </a:lnTo>
                                  <a:lnTo>
                                    <a:pt x="1318950" y="8356"/>
                                  </a:lnTo>
                                  <a:lnTo>
                                    <a:pt x="1318319" y="9900"/>
                                  </a:lnTo>
                                  <a:lnTo>
                                    <a:pt x="1315759" y="12457"/>
                                  </a:lnTo>
                                  <a:lnTo>
                                    <a:pt x="131421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40334" y="13096"/>
                                  </a:moveTo>
                                  <a:lnTo>
                                    <a:pt x="1336714" y="13096"/>
                                  </a:lnTo>
                                  <a:lnTo>
                                    <a:pt x="1335166" y="12457"/>
                                  </a:lnTo>
                                  <a:lnTo>
                                    <a:pt x="1332618" y="9900"/>
                                  </a:lnTo>
                                  <a:lnTo>
                                    <a:pt x="1331976" y="8356"/>
                                  </a:lnTo>
                                  <a:lnTo>
                                    <a:pt x="1331976" y="4740"/>
                                  </a:lnTo>
                                  <a:lnTo>
                                    <a:pt x="1332618" y="3196"/>
                                  </a:lnTo>
                                  <a:lnTo>
                                    <a:pt x="1335166" y="639"/>
                                  </a:lnTo>
                                  <a:lnTo>
                                    <a:pt x="1336714" y="0"/>
                                  </a:lnTo>
                                  <a:lnTo>
                                    <a:pt x="1340334" y="0"/>
                                  </a:lnTo>
                                  <a:lnTo>
                                    <a:pt x="1341870" y="639"/>
                                  </a:lnTo>
                                  <a:lnTo>
                                    <a:pt x="1344429" y="3196"/>
                                  </a:lnTo>
                                  <a:lnTo>
                                    <a:pt x="1345072" y="4740"/>
                                  </a:lnTo>
                                  <a:lnTo>
                                    <a:pt x="1345072" y="8356"/>
                                  </a:lnTo>
                                  <a:lnTo>
                                    <a:pt x="1344429" y="9900"/>
                                  </a:lnTo>
                                  <a:lnTo>
                                    <a:pt x="1341870" y="12457"/>
                                  </a:lnTo>
                                  <a:lnTo>
                                    <a:pt x="134033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66444" y="13096"/>
                                  </a:moveTo>
                                  <a:lnTo>
                                    <a:pt x="1362837" y="13096"/>
                                  </a:lnTo>
                                  <a:lnTo>
                                    <a:pt x="1361289" y="12457"/>
                                  </a:lnTo>
                                  <a:lnTo>
                                    <a:pt x="1358729" y="9900"/>
                                  </a:lnTo>
                                  <a:lnTo>
                                    <a:pt x="1358086" y="8356"/>
                                  </a:lnTo>
                                  <a:lnTo>
                                    <a:pt x="1358086" y="4740"/>
                                  </a:lnTo>
                                  <a:lnTo>
                                    <a:pt x="1358729" y="3196"/>
                                  </a:lnTo>
                                  <a:lnTo>
                                    <a:pt x="1361289" y="639"/>
                                  </a:lnTo>
                                  <a:lnTo>
                                    <a:pt x="1362837" y="0"/>
                                  </a:lnTo>
                                  <a:lnTo>
                                    <a:pt x="1366444" y="0"/>
                                  </a:lnTo>
                                  <a:lnTo>
                                    <a:pt x="1367992" y="639"/>
                                  </a:lnTo>
                                  <a:lnTo>
                                    <a:pt x="1370552" y="3196"/>
                                  </a:lnTo>
                                  <a:lnTo>
                                    <a:pt x="1371183" y="4740"/>
                                  </a:lnTo>
                                  <a:lnTo>
                                    <a:pt x="1371183" y="8356"/>
                                  </a:lnTo>
                                  <a:lnTo>
                                    <a:pt x="1370552" y="9900"/>
                                  </a:lnTo>
                                  <a:lnTo>
                                    <a:pt x="1367992" y="12457"/>
                                  </a:lnTo>
                                  <a:lnTo>
                                    <a:pt x="13664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92566" y="13096"/>
                                  </a:moveTo>
                                  <a:lnTo>
                                    <a:pt x="1388947" y="13096"/>
                                  </a:lnTo>
                                  <a:lnTo>
                                    <a:pt x="1387399" y="12457"/>
                                  </a:lnTo>
                                  <a:lnTo>
                                    <a:pt x="1384851" y="9900"/>
                                  </a:lnTo>
                                  <a:lnTo>
                                    <a:pt x="1384208" y="8356"/>
                                  </a:lnTo>
                                  <a:lnTo>
                                    <a:pt x="1384208" y="4740"/>
                                  </a:lnTo>
                                  <a:lnTo>
                                    <a:pt x="1384851" y="3196"/>
                                  </a:lnTo>
                                  <a:lnTo>
                                    <a:pt x="1387399" y="639"/>
                                  </a:lnTo>
                                  <a:lnTo>
                                    <a:pt x="1388947" y="0"/>
                                  </a:lnTo>
                                  <a:lnTo>
                                    <a:pt x="1392566" y="0"/>
                                  </a:lnTo>
                                  <a:lnTo>
                                    <a:pt x="1394102" y="639"/>
                                  </a:lnTo>
                                  <a:lnTo>
                                    <a:pt x="1396662" y="3196"/>
                                  </a:lnTo>
                                  <a:lnTo>
                                    <a:pt x="1397305" y="4740"/>
                                  </a:lnTo>
                                  <a:lnTo>
                                    <a:pt x="1397305" y="8356"/>
                                  </a:lnTo>
                                  <a:lnTo>
                                    <a:pt x="1396662" y="9900"/>
                                  </a:lnTo>
                                  <a:lnTo>
                                    <a:pt x="1394102" y="12457"/>
                                  </a:lnTo>
                                  <a:lnTo>
                                    <a:pt x="139256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18677" y="13096"/>
                                  </a:moveTo>
                                  <a:lnTo>
                                    <a:pt x="1415069" y="13096"/>
                                  </a:lnTo>
                                  <a:lnTo>
                                    <a:pt x="1413521" y="12457"/>
                                  </a:lnTo>
                                  <a:lnTo>
                                    <a:pt x="1410962" y="9900"/>
                                  </a:lnTo>
                                  <a:lnTo>
                                    <a:pt x="1410331" y="8356"/>
                                  </a:lnTo>
                                  <a:lnTo>
                                    <a:pt x="1410331" y="4740"/>
                                  </a:lnTo>
                                  <a:lnTo>
                                    <a:pt x="1410962" y="3196"/>
                                  </a:lnTo>
                                  <a:lnTo>
                                    <a:pt x="1413521" y="639"/>
                                  </a:lnTo>
                                  <a:lnTo>
                                    <a:pt x="1415069" y="0"/>
                                  </a:lnTo>
                                  <a:lnTo>
                                    <a:pt x="1418677" y="0"/>
                                  </a:lnTo>
                                  <a:lnTo>
                                    <a:pt x="1420225" y="639"/>
                                  </a:lnTo>
                                  <a:lnTo>
                                    <a:pt x="1422785" y="3196"/>
                                  </a:lnTo>
                                  <a:lnTo>
                                    <a:pt x="1423427" y="4740"/>
                                  </a:lnTo>
                                  <a:lnTo>
                                    <a:pt x="1423427" y="8356"/>
                                  </a:lnTo>
                                  <a:lnTo>
                                    <a:pt x="1422785" y="9900"/>
                                  </a:lnTo>
                                  <a:lnTo>
                                    <a:pt x="1420225" y="12457"/>
                                  </a:lnTo>
                                  <a:lnTo>
                                    <a:pt x="141867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44799" y="13096"/>
                                  </a:moveTo>
                                  <a:lnTo>
                                    <a:pt x="1441180" y="13096"/>
                                  </a:lnTo>
                                  <a:lnTo>
                                    <a:pt x="1439644" y="12457"/>
                                  </a:lnTo>
                                  <a:lnTo>
                                    <a:pt x="1437084" y="9900"/>
                                  </a:lnTo>
                                  <a:lnTo>
                                    <a:pt x="1436441" y="8356"/>
                                  </a:lnTo>
                                  <a:lnTo>
                                    <a:pt x="1436441" y="4740"/>
                                  </a:lnTo>
                                  <a:lnTo>
                                    <a:pt x="1437084" y="3196"/>
                                  </a:lnTo>
                                  <a:lnTo>
                                    <a:pt x="1439644" y="639"/>
                                  </a:lnTo>
                                  <a:lnTo>
                                    <a:pt x="1441180" y="0"/>
                                  </a:lnTo>
                                  <a:lnTo>
                                    <a:pt x="1444799" y="0"/>
                                  </a:lnTo>
                                  <a:lnTo>
                                    <a:pt x="1446347" y="639"/>
                                  </a:lnTo>
                                  <a:lnTo>
                                    <a:pt x="1448895" y="3196"/>
                                  </a:lnTo>
                                  <a:lnTo>
                                    <a:pt x="1449538" y="4740"/>
                                  </a:lnTo>
                                  <a:lnTo>
                                    <a:pt x="1449538" y="8356"/>
                                  </a:lnTo>
                                  <a:lnTo>
                                    <a:pt x="1448895" y="9900"/>
                                  </a:lnTo>
                                  <a:lnTo>
                                    <a:pt x="1446347" y="12457"/>
                                  </a:lnTo>
                                  <a:lnTo>
                                    <a:pt x="144479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70921" y="13096"/>
                                  </a:moveTo>
                                  <a:lnTo>
                                    <a:pt x="1467302" y="13096"/>
                                  </a:lnTo>
                                  <a:lnTo>
                                    <a:pt x="1465754" y="12457"/>
                                  </a:lnTo>
                                  <a:lnTo>
                                    <a:pt x="1463194" y="9900"/>
                                  </a:lnTo>
                                  <a:lnTo>
                                    <a:pt x="1462563" y="8356"/>
                                  </a:lnTo>
                                  <a:lnTo>
                                    <a:pt x="1462563" y="4740"/>
                                  </a:lnTo>
                                  <a:lnTo>
                                    <a:pt x="1463194" y="3196"/>
                                  </a:lnTo>
                                  <a:lnTo>
                                    <a:pt x="1465754" y="639"/>
                                  </a:lnTo>
                                  <a:lnTo>
                                    <a:pt x="1467302" y="0"/>
                                  </a:lnTo>
                                  <a:lnTo>
                                    <a:pt x="1470921" y="0"/>
                                  </a:lnTo>
                                  <a:lnTo>
                                    <a:pt x="1472457" y="639"/>
                                  </a:lnTo>
                                  <a:lnTo>
                                    <a:pt x="1475017" y="3196"/>
                                  </a:lnTo>
                                  <a:lnTo>
                                    <a:pt x="1475660" y="4740"/>
                                  </a:lnTo>
                                  <a:lnTo>
                                    <a:pt x="1475660" y="8356"/>
                                  </a:lnTo>
                                  <a:lnTo>
                                    <a:pt x="1475017" y="9900"/>
                                  </a:lnTo>
                                  <a:lnTo>
                                    <a:pt x="1472457" y="12457"/>
                                  </a:lnTo>
                                  <a:lnTo>
                                    <a:pt x="14709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97032" y="13096"/>
                                  </a:moveTo>
                                  <a:lnTo>
                                    <a:pt x="1493412" y="13096"/>
                                  </a:lnTo>
                                  <a:lnTo>
                                    <a:pt x="1491876" y="12457"/>
                                  </a:lnTo>
                                  <a:lnTo>
                                    <a:pt x="1489317" y="9900"/>
                                  </a:lnTo>
                                  <a:lnTo>
                                    <a:pt x="1488674" y="8356"/>
                                  </a:lnTo>
                                  <a:lnTo>
                                    <a:pt x="1488674" y="4740"/>
                                  </a:lnTo>
                                  <a:lnTo>
                                    <a:pt x="1489317" y="3196"/>
                                  </a:lnTo>
                                  <a:lnTo>
                                    <a:pt x="1491876" y="639"/>
                                  </a:lnTo>
                                  <a:lnTo>
                                    <a:pt x="1493412" y="0"/>
                                  </a:lnTo>
                                  <a:lnTo>
                                    <a:pt x="1497032" y="0"/>
                                  </a:lnTo>
                                  <a:lnTo>
                                    <a:pt x="1498580" y="639"/>
                                  </a:lnTo>
                                  <a:lnTo>
                                    <a:pt x="1501140" y="3196"/>
                                  </a:lnTo>
                                  <a:lnTo>
                                    <a:pt x="1501771" y="4740"/>
                                  </a:lnTo>
                                  <a:lnTo>
                                    <a:pt x="1501771" y="8356"/>
                                  </a:lnTo>
                                  <a:lnTo>
                                    <a:pt x="1501140" y="9900"/>
                                  </a:lnTo>
                                  <a:lnTo>
                                    <a:pt x="1498580" y="12457"/>
                                  </a:lnTo>
                                  <a:lnTo>
                                    <a:pt x="14970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23154" y="13096"/>
                                  </a:moveTo>
                                  <a:lnTo>
                                    <a:pt x="1519535" y="13096"/>
                                  </a:lnTo>
                                  <a:lnTo>
                                    <a:pt x="1517987" y="12457"/>
                                  </a:lnTo>
                                  <a:lnTo>
                                    <a:pt x="1515427" y="9900"/>
                                  </a:lnTo>
                                  <a:lnTo>
                                    <a:pt x="1514796" y="8356"/>
                                  </a:lnTo>
                                  <a:lnTo>
                                    <a:pt x="1514796" y="4740"/>
                                  </a:lnTo>
                                  <a:lnTo>
                                    <a:pt x="1515427" y="3196"/>
                                  </a:lnTo>
                                  <a:lnTo>
                                    <a:pt x="1517987" y="639"/>
                                  </a:lnTo>
                                  <a:lnTo>
                                    <a:pt x="1519535" y="0"/>
                                  </a:lnTo>
                                  <a:lnTo>
                                    <a:pt x="1523154" y="0"/>
                                  </a:lnTo>
                                  <a:lnTo>
                                    <a:pt x="1524690" y="639"/>
                                  </a:lnTo>
                                  <a:lnTo>
                                    <a:pt x="1527250" y="3196"/>
                                  </a:lnTo>
                                  <a:lnTo>
                                    <a:pt x="1527893" y="4740"/>
                                  </a:lnTo>
                                  <a:lnTo>
                                    <a:pt x="1527893" y="8356"/>
                                  </a:lnTo>
                                  <a:lnTo>
                                    <a:pt x="1527250" y="9900"/>
                                  </a:lnTo>
                                  <a:lnTo>
                                    <a:pt x="1524690" y="12457"/>
                                  </a:lnTo>
                                  <a:lnTo>
                                    <a:pt x="152315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49265" y="13096"/>
                                  </a:moveTo>
                                  <a:lnTo>
                                    <a:pt x="1545645" y="13096"/>
                                  </a:lnTo>
                                  <a:lnTo>
                                    <a:pt x="1544109" y="12457"/>
                                  </a:lnTo>
                                  <a:lnTo>
                                    <a:pt x="1541549" y="9900"/>
                                  </a:lnTo>
                                  <a:lnTo>
                                    <a:pt x="1540906" y="8356"/>
                                  </a:lnTo>
                                  <a:lnTo>
                                    <a:pt x="1540906" y="4740"/>
                                  </a:lnTo>
                                  <a:lnTo>
                                    <a:pt x="1541549" y="3196"/>
                                  </a:lnTo>
                                  <a:lnTo>
                                    <a:pt x="1544109" y="639"/>
                                  </a:lnTo>
                                  <a:lnTo>
                                    <a:pt x="1545645" y="0"/>
                                  </a:lnTo>
                                  <a:lnTo>
                                    <a:pt x="1549265" y="0"/>
                                  </a:lnTo>
                                  <a:lnTo>
                                    <a:pt x="1550812" y="639"/>
                                  </a:lnTo>
                                  <a:lnTo>
                                    <a:pt x="1553372" y="3196"/>
                                  </a:lnTo>
                                  <a:lnTo>
                                    <a:pt x="1554003" y="4740"/>
                                  </a:lnTo>
                                  <a:lnTo>
                                    <a:pt x="1554003" y="8356"/>
                                  </a:lnTo>
                                  <a:lnTo>
                                    <a:pt x="1553372" y="9900"/>
                                  </a:lnTo>
                                  <a:lnTo>
                                    <a:pt x="1550812" y="12457"/>
                                  </a:lnTo>
                                  <a:lnTo>
                                    <a:pt x="154926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75387" y="13096"/>
                                  </a:moveTo>
                                  <a:lnTo>
                                    <a:pt x="1571767" y="13096"/>
                                  </a:lnTo>
                                  <a:lnTo>
                                    <a:pt x="1570220" y="12457"/>
                                  </a:lnTo>
                                  <a:lnTo>
                                    <a:pt x="1567672" y="9900"/>
                                  </a:lnTo>
                                  <a:lnTo>
                                    <a:pt x="1567029" y="8356"/>
                                  </a:lnTo>
                                  <a:lnTo>
                                    <a:pt x="1567029" y="4740"/>
                                  </a:lnTo>
                                  <a:lnTo>
                                    <a:pt x="1567672" y="3196"/>
                                  </a:lnTo>
                                  <a:lnTo>
                                    <a:pt x="1570220" y="639"/>
                                  </a:lnTo>
                                  <a:lnTo>
                                    <a:pt x="1571767" y="0"/>
                                  </a:lnTo>
                                  <a:lnTo>
                                    <a:pt x="1575387" y="0"/>
                                  </a:lnTo>
                                  <a:lnTo>
                                    <a:pt x="1576923" y="639"/>
                                  </a:lnTo>
                                  <a:lnTo>
                                    <a:pt x="1579483" y="3196"/>
                                  </a:lnTo>
                                  <a:lnTo>
                                    <a:pt x="1580126" y="4740"/>
                                  </a:lnTo>
                                  <a:lnTo>
                                    <a:pt x="1580126" y="8356"/>
                                  </a:lnTo>
                                  <a:lnTo>
                                    <a:pt x="1579483" y="9900"/>
                                  </a:lnTo>
                                  <a:lnTo>
                                    <a:pt x="1576923" y="12457"/>
                                  </a:lnTo>
                                  <a:lnTo>
                                    <a:pt x="15753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01497" y="13096"/>
                                  </a:moveTo>
                                  <a:lnTo>
                                    <a:pt x="1597890" y="13096"/>
                                  </a:lnTo>
                                  <a:lnTo>
                                    <a:pt x="1596342" y="12457"/>
                                  </a:lnTo>
                                  <a:lnTo>
                                    <a:pt x="1593782" y="9900"/>
                                  </a:lnTo>
                                  <a:lnTo>
                                    <a:pt x="1593139" y="8356"/>
                                  </a:lnTo>
                                  <a:lnTo>
                                    <a:pt x="1593139" y="4740"/>
                                  </a:lnTo>
                                  <a:lnTo>
                                    <a:pt x="1593782" y="3196"/>
                                  </a:lnTo>
                                  <a:lnTo>
                                    <a:pt x="1596342" y="639"/>
                                  </a:lnTo>
                                  <a:lnTo>
                                    <a:pt x="1597890" y="0"/>
                                  </a:lnTo>
                                  <a:lnTo>
                                    <a:pt x="1601497" y="0"/>
                                  </a:lnTo>
                                  <a:lnTo>
                                    <a:pt x="1603045" y="639"/>
                                  </a:lnTo>
                                  <a:lnTo>
                                    <a:pt x="1605605" y="3196"/>
                                  </a:lnTo>
                                  <a:lnTo>
                                    <a:pt x="1606236" y="4740"/>
                                  </a:lnTo>
                                  <a:lnTo>
                                    <a:pt x="1606236" y="8356"/>
                                  </a:lnTo>
                                  <a:lnTo>
                                    <a:pt x="1605605" y="9900"/>
                                  </a:lnTo>
                                  <a:lnTo>
                                    <a:pt x="1603045" y="12457"/>
                                  </a:lnTo>
                                  <a:lnTo>
                                    <a:pt x="160149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27620" y="13096"/>
                                  </a:moveTo>
                                  <a:lnTo>
                                    <a:pt x="1624000" y="13096"/>
                                  </a:lnTo>
                                  <a:lnTo>
                                    <a:pt x="1622464" y="12457"/>
                                  </a:lnTo>
                                  <a:lnTo>
                                    <a:pt x="1619904" y="9900"/>
                                  </a:lnTo>
                                  <a:lnTo>
                                    <a:pt x="1619261" y="8356"/>
                                  </a:lnTo>
                                  <a:lnTo>
                                    <a:pt x="1619261" y="4740"/>
                                  </a:lnTo>
                                  <a:lnTo>
                                    <a:pt x="1619904" y="3196"/>
                                  </a:lnTo>
                                  <a:lnTo>
                                    <a:pt x="1622464" y="639"/>
                                  </a:lnTo>
                                  <a:lnTo>
                                    <a:pt x="1624000" y="0"/>
                                  </a:lnTo>
                                  <a:lnTo>
                                    <a:pt x="1627620" y="0"/>
                                  </a:lnTo>
                                  <a:lnTo>
                                    <a:pt x="1629167" y="639"/>
                                  </a:lnTo>
                                  <a:lnTo>
                                    <a:pt x="1631715" y="3196"/>
                                  </a:lnTo>
                                  <a:lnTo>
                                    <a:pt x="1632358" y="4740"/>
                                  </a:lnTo>
                                  <a:lnTo>
                                    <a:pt x="1632358" y="8356"/>
                                  </a:lnTo>
                                  <a:lnTo>
                                    <a:pt x="1631715" y="9900"/>
                                  </a:lnTo>
                                  <a:lnTo>
                                    <a:pt x="1629167" y="12457"/>
                                  </a:lnTo>
                                  <a:lnTo>
                                    <a:pt x="162762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53730" y="13096"/>
                                  </a:moveTo>
                                  <a:lnTo>
                                    <a:pt x="1650122" y="13096"/>
                                  </a:lnTo>
                                  <a:lnTo>
                                    <a:pt x="1648575" y="12457"/>
                                  </a:lnTo>
                                  <a:lnTo>
                                    <a:pt x="1646015" y="9900"/>
                                  </a:lnTo>
                                  <a:lnTo>
                                    <a:pt x="1645384" y="8356"/>
                                  </a:lnTo>
                                  <a:lnTo>
                                    <a:pt x="1645384" y="4740"/>
                                  </a:lnTo>
                                  <a:lnTo>
                                    <a:pt x="1646015" y="3196"/>
                                  </a:lnTo>
                                  <a:lnTo>
                                    <a:pt x="1648575" y="639"/>
                                  </a:lnTo>
                                  <a:lnTo>
                                    <a:pt x="1650122" y="0"/>
                                  </a:lnTo>
                                  <a:lnTo>
                                    <a:pt x="1653730" y="0"/>
                                  </a:lnTo>
                                  <a:lnTo>
                                    <a:pt x="1655278" y="639"/>
                                  </a:lnTo>
                                  <a:lnTo>
                                    <a:pt x="1657838" y="3196"/>
                                  </a:lnTo>
                                  <a:lnTo>
                                    <a:pt x="1658481" y="4740"/>
                                  </a:lnTo>
                                  <a:lnTo>
                                    <a:pt x="1658481" y="8356"/>
                                  </a:lnTo>
                                  <a:lnTo>
                                    <a:pt x="1657838" y="9900"/>
                                  </a:lnTo>
                                  <a:lnTo>
                                    <a:pt x="1655278" y="12457"/>
                                  </a:lnTo>
                                  <a:lnTo>
                                    <a:pt x="16537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79852" y="13096"/>
                                  </a:moveTo>
                                  <a:lnTo>
                                    <a:pt x="1676233" y="13096"/>
                                  </a:lnTo>
                                  <a:lnTo>
                                    <a:pt x="1674697" y="12457"/>
                                  </a:lnTo>
                                  <a:lnTo>
                                    <a:pt x="1672137" y="9900"/>
                                  </a:lnTo>
                                  <a:lnTo>
                                    <a:pt x="1671494" y="8356"/>
                                  </a:lnTo>
                                  <a:lnTo>
                                    <a:pt x="1671494" y="4740"/>
                                  </a:lnTo>
                                  <a:lnTo>
                                    <a:pt x="1672137" y="3196"/>
                                  </a:lnTo>
                                  <a:lnTo>
                                    <a:pt x="1674697" y="639"/>
                                  </a:lnTo>
                                  <a:lnTo>
                                    <a:pt x="1676233" y="0"/>
                                  </a:lnTo>
                                  <a:lnTo>
                                    <a:pt x="1679852" y="0"/>
                                  </a:lnTo>
                                  <a:lnTo>
                                    <a:pt x="1681400" y="639"/>
                                  </a:lnTo>
                                  <a:lnTo>
                                    <a:pt x="1683948" y="3196"/>
                                  </a:lnTo>
                                  <a:lnTo>
                                    <a:pt x="1684591" y="4740"/>
                                  </a:lnTo>
                                  <a:lnTo>
                                    <a:pt x="1684591" y="8356"/>
                                  </a:lnTo>
                                  <a:lnTo>
                                    <a:pt x="1683948" y="9900"/>
                                  </a:lnTo>
                                  <a:lnTo>
                                    <a:pt x="1681400" y="12457"/>
                                  </a:lnTo>
                                  <a:lnTo>
                                    <a:pt x="167985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05975" y="13096"/>
                                  </a:moveTo>
                                  <a:lnTo>
                                    <a:pt x="1702355" y="13096"/>
                                  </a:lnTo>
                                  <a:lnTo>
                                    <a:pt x="1700807" y="12457"/>
                                  </a:lnTo>
                                  <a:lnTo>
                                    <a:pt x="1698248" y="9900"/>
                                  </a:lnTo>
                                  <a:lnTo>
                                    <a:pt x="1697616" y="8356"/>
                                  </a:lnTo>
                                  <a:lnTo>
                                    <a:pt x="1697616" y="4740"/>
                                  </a:lnTo>
                                  <a:lnTo>
                                    <a:pt x="1698248" y="3196"/>
                                  </a:lnTo>
                                  <a:lnTo>
                                    <a:pt x="1700807" y="639"/>
                                  </a:lnTo>
                                  <a:lnTo>
                                    <a:pt x="1702355" y="0"/>
                                  </a:lnTo>
                                  <a:lnTo>
                                    <a:pt x="1705975" y="0"/>
                                  </a:lnTo>
                                  <a:lnTo>
                                    <a:pt x="1707511" y="639"/>
                                  </a:lnTo>
                                  <a:lnTo>
                                    <a:pt x="1710070" y="3196"/>
                                  </a:lnTo>
                                  <a:lnTo>
                                    <a:pt x="1710713" y="4740"/>
                                  </a:lnTo>
                                  <a:lnTo>
                                    <a:pt x="1710713" y="8356"/>
                                  </a:lnTo>
                                  <a:lnTo>
                                    <a:pt x="1710070" y="9900"/>
                                  </a:lnTo>
                                  <a:lnTo>
                                    <a:pt x="1707511" y="12457"/>
                                  </a:lnTo>
                                  <a:lnTo>
                                    <a:pt x="17059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32085" y="13096"/>
                                  </a:moveTo>
                                  <a:lnTo>
                                    <a:pt x="1728466" y="13096"/>
                                  </a:lnTo>
                                  <a:lnTo>
                                    <a:pt x="1726930" y="12457"/>
                                  </a:lnTo>
                                  <a:lnTo>
                                    <a:pt x="1724370" y="9900"/>
                                  </a:lnTo>
                                  <a:lnTo>
                                    <a:pt x="1723727" y="8356"/>
                                  </a:lnTo>
                                  <a:lnTo>
                                    <a:pt x="1723727" y="4740"/>
                                  </a:lnTo>
                                  <a:lnTo>
                                    <a:pt x="1724370" y="3196"/>
                                  </a:lnTo>
                                  <a:lnTo>
                                    <a:pt x="1726930" y="639"/>
                                  </a:lnTo>
                                  <a:lnTo>
                                    <a:pt x="1728466" y="0"/>
                                  </a:lnTo>
                                  <a:lnTo>
                                    <a:pt x="1732085" y="0"/>
                                  </a:lnTo>
                                  <a:lnTo>
                                    <a:pt x="1733633" y="639"/>
                                  </a:lnTo>
                                  <a:lnTo>
                                    <a:pt x="1736193" y="3196"/>
                                  </a:lnTo>
                                  <a:lnTo>
                                    <a:pt x="1736824" y="4740"/>
                                  </a:lnTo>
                                  <a:lnTo>
                                    <a:pt x="1736824" y="8356"/>
                                  </a:lnTo>
                                  <a:lnTo>
                                    <a:pt x="1736193" y="9900"/>
                                  </a:lnTo>
                                  <a:lnTo>
                                    <a:pt x="1733633" y="12457"/>
                                  </a:lnTo>
                                  <a:lnTo>
                                    <a:pt x="173208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58207" y="13096"/>
                                  </a:moveTo>
                                  <a:lnTo>
                                    <a:pt x="1754588" y="13096"/>
                                  </a:lnTo>
                                  <a:lnTo>
                                    <a:pt x="1753040" y="12457"/>
                                  </a:lnTo>
                                  <a:lnTo>
                                    <a:pt x="1750492" y="9900"/>
                                  </a:lnTo>
                                  <a:lnTo>
                                    <a:pt x="1749849" y="8356"/>
                                  </a:lnTo>
                                  <a:lnTo>
                                    <a:pt x="1749849" y="4740"/>
                                  </a:lnTo>
                                  <a:lnTo>
                                    <a:pt x="1750492" y="3196"/>
                                  </a:lnTo>
                                  <a:lnTo>
                                    <a:pt x="1753040" y="639"/>
                                  </a:lnTo>
                                  <a:lnTo>
                                    <a:pt x="1754588" y="0"/>
                                  </a:lnTo>
                                  <a:lnTo>
                                    <a:pt x="1758207" y="0"/>
                                  </a:lnTo>
                                  <a:lnTo>
                                    <a:pt x="1759743" y="639"/>
                                  </a:lnTo>
                                  <a:lnTo>
                                    <a:pt x="1762303" y="3196"/>
                                  </a:lnTo>
                                  <a:lnTo>
                                    <a:pt x="1762946" y="4740"/>
                                  </a:lnTo>
                                  <a:lnTo>
                                    <a:pt x="1762946" y="8356"/>
                                  </a:lnTo>
                                  <a:lnTo>
                                    <a:pt x="1762303" y="9900"/>
                                  </a:lnTo>
                                  <a:lnTo>
                                    <a:pt x="1759743" y="12457"/>
                                  </a:lnTo>
                                  <a:lnTo>
                                    <a:pt x="17582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84318" y="13096"/>
                                  </a:moveTo>
                                  <a:lnTo>
                                    <a:pt x="1780710" y="13096"/>
                                  </a:lnTo>
                                  <a:lnTo>
                                    <a:pt x="1779162" y="12457"/>
                                  </a:lnTo>
                                  <a:lnTo>
                                    <a:pt x="1776603" y="9900"/>
                                  </a:lnTo>
                                  <a:lnTo>
                                    <a:pt x="1775960" y="8356"/>
                                  </a:lnTo>
                                  <a:lnTo>
                                    <a:pt x="1775960" y="4740"/>
                                  </a:lnTo>
                                  <a:lnTo>
                                    <a:pt x="1776603" y="3196"/>
                                  </a:lnTo>
                                  <a:lnTo>
                                    <a:pt x="1779162" y="639"/>
                                  </a:lnTo>
                                  <a:lnTo>
                                    <a:pt x="1780710" y="0"/>
                                  </a:lnTo>
                                  <a:lnTo>
                                    <a:pt x="1784318" y="0"/>
                                  </a:lnTo>
                                  <a:lnTo>
                                    <a:pt x="1785866" y="639"/>
                                  </a:lnTo>
                                  <a:lnTo>
                                    <a:pt x="1788425" y="3196"/>
                                  </a:lnTo>
                                  <a:lnTo>
                                    <a:pt x="1789056" y="4740"/>
                                  </a:lnTo>
                                  <a:lnTo>
                                    <a:pt x="1789056" y="8356"/>
                                  </a:lnTo>
                                  <a:lnTo>
                                    <a:pt x="1788425" y="9900"/>
                                  </a:lnTo>
                                  <a:lnTo>
                                    <a:pt x="1785866" y="12457"/>
                                  </a:lnTo>
                                  <a:lnTo>
                                    <a:pt x="17843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10440" y="13096"/>
                                  </a:moveTo>
                                  <a:lnTo>
                                    <a:pt x="1806821" y="13096"/>
                                  </a:lnTo>
                                  <a:lnTo>
                                    <a:pt x="1805273" y="12457"/>
                                  </a:lnTo>
                                  <a:lnTo>
                                    <a:pt x="1802725" y="9900"/>
                                  </a:lnTo>
                                  <a:lnTo>
                                    <a:pt x="1802082" y="8356"/>
                                  </a:lnTo>
                                  <a:lnTo>
                                    <a:pt x="1802082" y="4740"/>
                                  </a:lnTo>
                                  <a:lnTo>
                                    <a:pt x="1802725" y="3196"/>
                                  </a:lnTo>
                                  <a:lnTo>
                                    <a:pt x="1805273" y="639"/>
                                  </a:lnTo>
                                  <a:lnTo>
                                    <a:pt x="1806821" y="0"/>
                                  </a:lnTo>
                                  <a:lnTo>
                                    <a:pt x="1810440" y="0"/>
                                  </a:lnTo>
                                  <a:lnTo>
                                    <a:pt x="1811976" y="639"/>
                                  </a:lnTo>
                                  <a:lnTo>
                                    <a:pt x="1814536" y="3196"/>
                                  </a:lnTo>
                                  <a:lnTo>
                                    <a:pt x="1815179" y="4740"/>
                                  </a:lnTo>
                                  <a:lnTo>
                                    <a:pt x="1815179" y="8356"/>
                                  </a:lnTo>
                                  <a:lnTo>
                                    <a:pt x="1814536" y="9900"/>
                                  </a:lnTo>
                                  <a:lnTo>
                                    <a:pt x="1811976" y="12457"/>
                                  </a:lnTo>
                                  <a:lnTo>
                                    <a:pt x="181044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36551" y="13096"/>
                                  </a:moveTo>
                                  <a:lnTo>
                                    <a:pt x="1832943" y="13096"/>
                                  </a:lnTo>
                                  <a:lnTo>
                                    <a:pt x="1831395" y="12457"/>
                                  </a:lnTo>
                                  <a:lnTo>
                                    <a:pt x="1828835" y="9900"/>
                                  </a:lnTo>
                                  <a:lnTo>
                                    <a:pt x="1828204" y="8356"/>
                                  </a:lnTo>
                                  <a:lnTo>
                                    <a:pt x="1828204" y="4740"/>
                                  </a:lnTo>
                                  <a:lnTo>
                                    <a:pt x="1828835" y="3196"/>
                                  </a:lnTo>
                                  <a:lnTo>
                                    <a:pt x="1831395" y="639"/>
                                  </a:lnTo>
                                  <a:lnTo>
                                    <a:pt x="1832943" y="0"/>
                                  </a:lnTo>
                                  <a:lnTo>
                                    <a:pt x="1836551" y="0"/>
                                  </a:lnTo>
                                  <a:lnTo>
                                    <a:pt x="1838098" y="639"/>
                                  </a:lnTo>
                                  <a:lnTo>
                                    <a:pt x="1840658" y="3196"/>
                                  </a:lnTo>
                                  <a:lnTo>
                                    <a:pt x="1841301" y="4740"/>
                                  </a:lnTo>
                                  <a:lnTo>
                                    <a:pt x="1841301" y="8356"/>
                                  </a:lnTo>
                                  <a:lnTo>
                                    <a:pt x="1840658" y="9900"/>
                                  </a:lnTo>
                                  <a:lnTo>
                                    <a:pt x="1838098" y="12457"/>
                                  </a:lnTo>
                                  <a:lnTo>
                                    <a:pt x="183655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62673" y="13096"/>
                                  </a:moveTo>
                                  <a:lnTo>
                                    <a:pt x="1859053" y="13096"/>
                                  </a:lnTo>
                                  <a:lnTo>
                                    <a:pt x="1857517" y="12457"/>
                                  </a:lnTo>
                                  <a:lnTo>
                                    <a:pt x="1854958" y="9900"/>
                                  </a:lnTo>
                                  <a:lnTo>
                                    <a:pt x="1854315" y="8356"/>
                                  </a:lnTo>
                                  <a:lnTo>
                                    <a:pt x="1854315" y="4740"/>
                                  </a:lnTo>
                                  <a:lnTo>
                                    <a:pt x="1854958" y="3196"/>
                                  </a:lnTo>
                                  <a:lnTo>
                                    <a:pt x="1857517" y="639"/>
                                  </a:lnTo>
                                  <a:lnTo>
                                    <a:pt x="1859053" y="0"/>
                                  </a:lnTo>
                                  <a:lnTo>
                                    <a:pt x="1862673" y="0"/>
                                  </a:lnTo>
                                  <a:lnTo>
                                    <a:pt x="1864221" y="639"/>
                                  </a:lnTo>
                                  <a:lnTo>
                                    <a:pt x="1866769" y="3196"/>
                                  </a:lnTo>
                                  <a:lnTo>
                                    <a:pt x="1867412" y="4740"/>
                                  </a:lnTo>
                                  <a:lnTo>
                                    <a:pt x="1867412" y="8356"/>
                                  </a:lnTo>
                                  <a:lnTo>
                                    <a:pt x="1866769" y="9900"/>
                                  </a:lnTo>
                                  <a:lnTo>
                                    <a:pt x="1864221" y="12457"/>
                                  </a:lnTo>
                                  <a:lnTo>
                                    <a:pt x="18626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88795" y="13096"/>
                                  </a:moveTo>
                                  <a:lnTo>
                                    <a:pt x="1885176" y="13096"/>
                                  </a:lnTo>
                                  <a:lnTo>
                                    <a:pt x="1883628" y="12457"/>
                                  </a:lnTo>
                                  <a:lnTo>
                                    <a:pt x="1881068" y="9900"/>
                                  </a:lnTo>
                                  <a:lnTo>
                                    <a:pt x="1880437" y="8356"/>
                                  </a:lnTo>
                                  <a:lnTo>
                                    <a:pt x="1880437" y="4740"/>
                                  </a:lnTo>
                                  <a:lnTo>
                                    <a:pt x="1881068" y="3196"/>
                                  </a:lnTo>
                                  <a:lnTo>
                                    <a:pt x="1883628" y="639"/>
                                  </a:lnTo>
                                  <a:lnTo>
                                    <a:pt x="1885176" y="0"/>
                                  </a:lnTo>
                                  <a:lnTo>
                                    <a:pt x="1888795" y="0"/>
                                  </a:lnTo>
                                  <a:lnTo>
                                    <a:pt x="1890331" y="639"/>
                                  </a:lnTo>
                                  <a:lnTo>
                                    <a:pt x="1892891" y="3196"/>
                                  </a:lnTo>
                                  <a:lnTo>
                                    <a:pt x="1893534" y="4740"/>
                                  </a:lnTo>
                                  <a:lnTo>
                                    <a:pt x="1893534" y="8356"/>
                                  </a:lnTo>
                                  <a:lnTo>
                                    <a:pt x="1892891" y="9900"/>
                                  </a:lnTo>
                                  <a:lnTo>
                                    <a:pt x="1890331" y="12457"/>
                                  </a:lnTo>
                                  <a:lnTo>
                                    <a:pt x="188879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14906" y="13096"/>
                                  </a:moveTo>
                                  <a:lnTo>
                                    <a:pt x="1911286" y="13096"/>
                                  </a:lnTo>
                                  <a:lnTo>
                                    <a:pt x="1909750" y="12457"/>
                                  </a:lnTo>
                                  <a:lnTo>
                                    <a:pt x="1907190" y="9900"/>
                                  </a:lnTo>
                                  <a:lnTo>
                                    <a:pt x="1906547" y="8356"/>
                                  </a:lnTo>
                                  <a:lnTo>
                                    <a:pt x="1906547" y="4740"/>
                                  </a:lnTo>
                                  <a:lnTo>
                                    <a:pt x="1907190" y="3196"/>
                                  </a:lnTo>
                                  <a:lnTo>
                                    <a:pt x="1909750" y="639"/>
                                  </a:lnTo>
                                  <a:lnTo>
                                    <a:pt x="1911286" y="0"/>
                                  </a:lnTo>
                                  <a:lnTo>
                                    <a:pt x="1914906" y="0"/>
                                  </a:lnTo>
                                  <a:lnTo>
                                    <a:pt x="1916453" y="639"/>
                                  </a:lnTo>
                                  <a:lnTo>
                                    <a:pt x="1919013" y="3196"/>
                                  </a:lnTo>
                                  <a:lnTo>
                                    <a:pt x="1919644" y="4740"/>
                                  </a:lnTo>
                                  <a:lnTo>
                                    <a:pt x="1919644" y="8356"/>
                                  </a:lnTo>
                                  <a:lnTo>
                                    <a:pt x="1919013" y="9900"/>
                                  </a:lnTo>
                                  <a:lnTo>
                                    <a:pt x="1916453" y="12457"/>
                                  </a:lnTo>
                                  <a:lnTo>
                                    <a:pt x="191490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41028" y="13096"/>
                                  </a:moveTo>
                                  <a:lnTo>
                                    <a:pt x="1937408" y="13096"/>
                                  </a:lnTo>
                                  <a:lnTo>
                                    <a:pt x="1935861" y="12457"/>
                                  </a:lnTo>
                                  <a:lnTo>
                                    <a:pt x="1933313" y="9900"/>
                                  </a:lnTo>
                                  <a:lnTo>
                                    <a:pt x="1932670" y="8356"/>
                                  </a:lnTo>
                                  <a:lnTo>
                                    <a:pt x="1932670" y="4740"/>
                                  </a:lnTo>
                                  <a:lnTo>
                                    <a:pt x="1933313" y="3196"/>
                                  </a:lnTo>
                                  <a:lnTo>
                                    <a:pt x="1935861" y="639"/>
                                  </a:lnTo>
                                  <a:lnTo>
                                    <a:pt x="1937408" y="0"/>
                                  </a:lnTo>
                                  <a:lnTo>
                                    <a:pt x="1941028" y="0"/>
                                  </a:lnTo>
                                  <a:lnTo>
                                    <a:pt x="1942564" y="639"/>
                                  </a:lnTo>
                                  <a:lnTo>
                                    <a:pt x="1945124" y="3196"/>
                                  </a:lnTo>
                                  <a:lnTo>
                                    <a:pt x="1945767" y="4740"/>
                                  </a:lnTo>
                                  <a:lnTo>
                                    <a:pt x="1945767" y="8356"/>
                                  </a:lnTo>
                                  <a:lnTo>
                                    <a:pt x="1945124" y="9900"/>
                                  </a:lnTo>
                                  <a:lnTo>
                                    <a:pt x="1942564" y="12457"/>
                                  </a:lnTo>
                                  <a:lnTo>
                                    <a:pt x="194102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67138" y="13096"/>
                                  </a:moveTo>
                                  <a:lnTo>
                                    <a:pt x="1963519" y="13096"/>
                                  </a:lnTo>
                                  <a:lnTo>
                                    <a:pt x="1961983" y="12457"/>
                                  </a:lnTo>
                                  <a:lnTo>
                                    <a:pt x="1959423" y="9900"/>
                                  </a:lnTo>
                                  <a:lnTo>
                                    <a:pt x="1958780" y="8356"/>
                                  </a:lnTo>
                                  <a:lnTo>
                                    <a:pt x="1958780" y="4740"/>
                                  </a:lnTo>
                                  <a:lnTo>
                                    <a:pt x="1959423" y="3196"/>
                                  </a:lnTo>
                                  <a:lnTo>
                                    <a:pt x="1961983" y="639"/>
                                  </a:lnTo>
                                  <a:lnTo>
                                    <a:pt x="1963519" y="0"/>
                                  </a:lnTo>
                                  <a:lnTo>
                                    <a:pt x="1967138" y="0"/>
                                  </a:lnTo>
                                  <a:lnTo>
                                    <a:pt x="1968686" y="639"/>
                                  </a:lnTo>
                                  <a:lnTo>
                                    <a:pt x="1971246" y="3196"/>
                                  </a:lnTo>
                                  <a:lnTo>
                                    <a:pt x="1971877" y="4740"/>
                                  </a:lnTo>
                                  <a:lnTo>
                                    <a:pt x="1971877" y="8356"/>
                                  </a:lnTo>
                                  <a:lnTo>
                                    <a:pt x="1971246" y="9900"/>
                                  </a:lnTo>
                                  <a:lnTo>
                                    <a:pt x="1968686" y="12457"/>
                                  </a:lnTo>
                                  <a:lnTo>
                                    <a:pt x="196713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93261" y="13096"/>
                                  </a:moveTo>
                                  <a:lnTo>
                                    <a:pt x="1989641" y="13096"/>
                                  </a:lnTo>
                                  <a:lnTo>
                                    <a:pt x="1988093" y="12457"/>
                                  </a:lnTo>
                                  <a:lnTo>
                                    <a:pt x="1985545" y="9900"/>
                                  </a:lnTo>
                                  <a:lnTo>
                                    <a:pt x="1984902" y="8356"/>
                                  </a:lnTo>
                                  <a:lnTo>
                                    <a:pt x="1984902" y="4740"/>
                                  </a:lnTo>
                                  <a:lnTo>
                                    <a:pt x="1985545" y="3196"/>
                                  </a:lnTo>
                                  <a:lnTo>
                                    <a:pt x="1988093" y="639"/>
                                  </a:lnTo>
                                  <a:lnTo>
                                    <a:pt x="1989641" y="0"/>
                                  </a:lnTo>
                                  <a:lnTo>
                                    <a:pt x="1993261" y="0"/>
                                  </a:lnTo>
                                  <a:lnTo>
                                    <a:pt x="1994796" y="639"/>
                                  </a:lnTo>
                                  <a:lnTo>
                                    <a:pt x="1997356" y="3196"/>
                                  </a:lnTo>
                                  <a:lnTo>
                                    <a:pt x="1997999" y="4740"/>
                                  </a:lnTo>
                                  <a:lnTo>
                                    <a:pt x="1997999" y="8356"/>
                                  </a:lnTo>
                                  <a:lnTo>
                                    <a:pt x="1997356" y="9900"/>
                                  </a:lnTo>
                                  <a:lnTo>
                                    <a:pt x="1994796" y="12457"/>
                                  </a:lnTo>
                                  <a:lnTo>
                                    <a:pt x="19932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19371" y="13096"/>
                                  </a:moveTo>
                                  <a:lnTo>
                                    <a:pt x="2015763" y="13096"/>
                                  </a:lnTo>
                                  <a:lnTo>
                                    <a:pt x="2014216" y="12457"/>
                                  </a:lnTo>
                                  <a:lnTo>
                                    <a:pt x="2011656" y="9900"/>
                                  </a:lnTo>
                                  <a:lnTo>
                                    <a:pt x="2011025" y="8356"/>
                                  </a:lnTo>
                                  <a:lnTo>
                                    <a:pt x="2011025" y="4740"/>
                                  </a:lnTo>
                                  <a:lnTo>
                                    <a:pt x="2011656" y="3196"/>
                                  </a:lnTo>
                                  <a:lnTo>
                                    <a:pt x="2014216" y="639"/>
                                  </a:lnTo>
                                  <a:lnTo>
                                    <a:pt x="2015763" y="0"/>
                                  </a:lnTo>
                                  <a:lnTo>
                                    <a:pt x="2019371" y="0"/>
                                  </a:lnTo>
                                  <a:lnTo>
                                    <a:pt x="2020919" y="639"/>
                                  </a:lnTo>
                                  <a:lnTo>
                                    <a:pt x="2023479" y="3196"/>
                                  </a:lnTo>
                                  <a:lnTo>
                                    <a:pt x="2024122" y="4740"/>
                                  </a:lnTo>
                                  <a:lnTo>
                                    <a:pt x="2024122" y="8356"/>
                                  </a:lnTo>
                                  <a:lnTo>
                                    <a:pt x="2023479" y="9900"/>
                                  </a:lnTo>
                                  <a:lnTo>
                                    <a:pt x="2020919" y="12457"/>
                                  </a:lnTo>
                                  <a:lnTo>
                                    <a:pt x="201937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45493" y="13096"/>
                                  </a:moveTo>
                                  <a:lnTo>
                                    <a:pt x="2041874" y="13096"/>
                                  </a:lnTo>
                                  <a:lnTo>
                                    <a:pt x="2040338" y="12457"/>
                                  </a:lnTo>
                                  <a:lnTo>
                                    <a:pt x="2037778" y="9900"/>
                                  </a:lnTo>
                                  <a:lnTo>
                                    <a:pt x="2037135" y="8356"/>
                                  </a:lnTo>
                                  <a:lnTo>
                                    <a:pt x="2037135" y="4740"/>
                                  </a:lnTo>
                                  <a:lnTo>
                                    <a:pt x="2037778" y="3196"/>
                                  </a:lnTo>
                                  <a:lnTo>
                                    <a:pt x="2040338" y="639"/>
                                  </a:lnTo>
                                  <a:lnTo>
                                    <a:pt x="2041874" y="0"/>
                                  </a:lnTo>
                                  <a:lnTo>
                                    <a:pt x="2045493" y="0"/>
                                  </a:lnTo>
                                  <a:lnTo>
                                    <a:pt x="2047041" y="639"/>
                                  </a:lnTo>
                                  <a:lnTo>
                                    <a:pt x="2049589" y="3196"/>
                                  </a:lnTo>
                                  <a:lnTo>
                                    <a:pt x="2050232" y="4740"/>
                                  </a:lnTo>
                                  <a:lnTo>
                                    <a:pt x="2050232" y="8356"/>
                                  </a:lnTo>
                                  <a:lnTo>
                                    <a:pt x="2049589" y="9900"/>
                                  </a:lnTo>
                                  <a:lnTo>
                                    <a:pt x="2047041" y="12457"/>
                                  </a:lnTo>
                                  <a:lnTo>
                                    <a:pt x="20454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71616" y="13096"/>
                                  </a:moveTo>
                                  <a:lnTo>
                                    <a:pt x="2067996" y="13096"/>
                                  </a:lnTo>
                                  <a:lnTo>
                                    <a:pt x="2066448" y="12457"/>
                                  </a:lnTo>
                                  <a:lnTo>
                                    <a:pt x="2063888" y="9900"/>
                                  </a:lnTo>
                                  <a:lnTo>
                                    <a:pt x="2063257" y="8356"/>
                                  </a:lnTo>
                                  <a:lnTo>
                                    <a:pt x="2063257" y="4740"/>
                                  </a:lnTo>
                                  <a:lnTo>
                                    <a:pt x="2063888" y="3196"/>
                                  </a:lnTo>
                                  <a:lnTo>
                                    <a:pt x="2066448" y="639"/>
                                  </a:lnTo>
                                  <a:lnTo>
                                    <a:pt x="2067996" y="0"/>
                                  </a:lnTo>
                                  <a:lnTo>
                                    <a:pt x="2071616" y="0"/>
                                  </a:lnTo>
                                  <a:lnTo>
                                    <a:pt x="2073152" y="639"/>
                                  </a:lnTo>
                                  <a:lnTo>
                                    <a:pt x="2075711" y="3196"/>
                                  </a:lnTo>
                                  <a:lnTo>
                                    <a:pt x="2076354" y="4740"/>
                                  </a:lnTo>
                                  <a:lnTo>
                                    <a:pt x="2076354" y="8356"/>
                                  </a:lnTo>
                                  <a:lnTo>
                                    <a:pt x="2075711" y="9900"/>
                                  </a:lnTo>
                                  <a:lnTo>
                                    <a:pt x="2073152" y="12457"/>
                                  </a:lnTo>
                                  <a:lnTo>
                                    <a:pt x="20716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97726" y="13096"/>
                                  </a:moveTo>
                                  <a:lnTo>
                                    <a:pt x="2094107" y="13096"/>
                                  </a:lnTo>
                                  <a:lnTo>
                                    <a:pt x="2092571" y="12457"/>
                                  </a:lnTo>
                                  <a:lnTo>
                                    <a:pt x="2090011" y="9900"/>
                                  </a:lnTo>
                                  <a:lnTo>
                                    <a:pt x="2089368" y="8356"/>
                                  </a:lnTo>
                                  <a:lnTo>
                                    <a:pt x="2089368" y="4740"/>
                                  </a:lnTo>
                                  <a:lnTo>
                                    <a:pt x="2090011" y="3196"/>
                                  </a:lnTo>
                                  <a:lnTo>
                                    <a:pt x="2092571" y="639"/>
                                  </a:lnTo>
                                  <a:lnTo>
                                    <a:pt x="2094107" y="0"/>
                                  </a:lnTo>
                                  <a:lnTo>
                                    <a:pt x="2097726" y="0"/>
                                  </a:lnTo>
                                  <a:lnTo>
                                    <a:pt x="2099274" y="639"/>
                                  </a:lnTo>
                                  <a:lnTo>
                                    <a:pt x="2101822" y="3196"/>
                                  </a:lnTo>
                                  <a:lnTo>
                                    <a:pt x="2102465" y="4740"/>
                                  </a:lnTo>
                                  <a:lnTo>
                                    <a:pt x="2102465" y="8356"/>
                                  </a:lnTo>
                                  <a:lnTo>
                                    <a:pt x="2101822" y="9900"/>
                                  </a:lnTo>
                                  <a:lnTo>
                                    <a:pt x="2099274" y="12457"/>
                                  </a:lnTo>
                                  <a:lnTo>
                                    <a:pt x="209772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23848" y="13096"/>
                                  </a:moveTo>
                                  <a:lnTo>
                                    <a:pt x="2120229" y="13096"/>
                                  </a:lnTo>
                                  <a:lnTo>
                                    <a:pt x="2118681" y="12457"/>
                                  </a:lnTo>
                                  <a:lnTo>
                                    <a:pt x="2116121" y="9900"/>
                                  </a:lnTo>
                                  <a:lnTo>
                                    <a:pt x="2115490" y="8356"/>
                                  </a:lnTo>
                                  <a:lnTo>
                                    <a:pt x="2115490" y="4740"/>
                                  </a:lnTo>
                                  <a:lnTo>
                                    <a:pt x="2116121" y="3196"/>
                                  </a:lnTo>
                                  <a:lnTo>
                                    <a:pt x="2118681" y="639"/>
                                  </a:lnTo>
                                  <a:lnTo>
                                    <a:pt x="2120229" y="0"/>
                                  </a:lnTo>
                                  <a:lnTo>
                                    <a:pt x="2123848" y="0"/>
                                  </a:lnTo>
                                  <a:lnTo>
                                    <a:pt x="2125384" y="639"/>
                                  </a:lnTo>
                                  <a:lnTo>
                                    <a:pt x="2127944" y="3196"/>
                                  </a:lnTo>
                                  <a:lnTo>
                                    <a:pt x="2128587" y="4740"/>
                                  </a:lnTo>
                                  <a:lnTo>
                                    <a:pt x="2128587" y="8356"/>
                                  </a:lnTo>
                                  <a:lnTo>
                                    <a:pt x="2127944" y="9900"/>
                                  </a:lnTo>
                                  <a:lnTo>
                                    <a:pt x="2125384" y="12457"/>
                                  </a:lnTo>
                                  <a:lnTo>
                                    <a:pt x="212384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49959" y="13096"/>
                                  </a:moveTo>
                                  <a:lnTo>
                                    <a:pt x="2146339" y="13096"/>
                                  </a:lnTo>
                                  <a:lnTo>
                                    <a:pt x="2144803" y="12457"/>
                                  </a:lnTo>
                                  <a:lnTo>
                                    <a:pt x="2142244" y="9900"/>
                                  </a:lnTo>
                                  <a:lnTo>
                                    <a:pt x="2141601" y="8356"/>
                                  </a:lnTo>
                                  <a:lnTo>
                                    <a:pt x="2141601" y="4740"/>
                                  </a:lnTo>
                                  <a:lnTo>
                                    <a:pt x="2142244" y="3196"/>
                                  </a:lnTo>
                                  <a:lnTo>
                                    <a:pt x="2144803" y="639"/>
                                  </a:lnTo>
                                  <a:lnTo>
                                    <a:pt x="2146339" y="0"/>
                                  </a:lnTo>
                                  <a:lnTo>
                                    <a:pt x="2149959" y="0"/>
                                  </a:lnTo>
                                  <a:lnTo>
                                    <a:pt x="2151507" y="639"/>
                                  </a:lnTo>
                                  <a:lnTo>
                                    <a:pt x="2154066" y="3196"/>
                                  </a:lnTo>
                                  <a:lnTo>
                                    <a:pt x="2154697" y="4740"/>
                                  </a:lnTo>
                                  <a:lnTo>
                                    <a:pt x="2154697" y="8356"/>
                                  </a:lnTo>
                                  <a:lnTo>
                                    <a:pt x="2154066" y="9900"/>
                                  </a:lnTo>
                                  <a:lnTo>
                                    <a:pt x="2151507" y="12457"/>
                                  </a:lnTo>
                                  <a:lnTo>
                                    <a:pt x="21499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76081" y="13096"/>
                                  </a:moveTo>
                                  <a:lnTo>
                                    <a:pt x="2172462" y="13096"/>
                                  </a:lnTo>
                                  <a:lnTo>
                                    <a:pt x="2170914" y="12457"/>
                                  </a:lnTo>
                                  <a:lnTo>
                                    <a:pt x="2168366" y="9900"/>
                                  </a:lnTo>
                                  <a:lnTo>
                                    <a:pt x="2167723" y="8356"/>
                                  </a:lnTo>
                                  <a:lnTo>
                                    <a:pt x="2167723" y="4740"/>
                                  </a:lnTo>
                                  <a:lnTo>
                                    <a:pt x="2168366" y="3196"/>
                                  </a:lnTo>
                                  <a:lnTo>
                                    <a:pt x="2170914" y="639"/>
                                  </a:lnTo>
                                  <a:lnTo>
                                    <a:pt x="2172462" y="0"/>
                                  </a:lnTo>
                                  <a:lnTo>
                                    <a:pt x="2176081" y="0"/>
                                  </a:lnTo>
                                  <a:lnTo>
                                    <a:pt x="2177617" y="639"/>
                                  </a:lnTo>
                                  <a:lnTo>
                                    <a:pt x="2180177" y="3196"/>
                                  </a:lnTo>
                                  <a:lnTo>
                                    <a:pt x="2180820" y="4740"/>
                                  </a:lnTo>
                                  <a:lnTo>
                                    <a:pt x="2180820" y="8356"/>
                                  </a:lnTo>
                                  <a:lnTo>
                                    <a:pt x="2180177" y="9900"/>
                                  </a:lnTo>
                                  <a:lnTo>
                                    <a:pt x="2177617" y="12457"/>
                                  </a:lnTo>
                                  <a:lnTo>
                                    <a:pt x="217608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02191" y="13096"/>
                                  </a:moveTo>
                                  <a:lnTo>
                                    <a:pt x="2198584" y="13096"/>
                                  </a:lnTo>
                                  <a:lnTo>
                                    <a:pt x="2197036" y="12457"/>
                                  </a:lnTo>
                                  <a:lnTo>
                                    <a:pt x="2194476" y="9900"/>
                                  </a:lnTo>
                                  <a:lnTo>
                                    <a:pt x="2193833" y="8356"/>
                                  </a:lnTo>
                                  <a:lnTo>
                                    <a:pt x="2193833" y="4740"/>
                                  </a:lnTo>
                                  <a:lnTo>
                                    <a:pt x="2194476" y="3196"/>
                                  </a:lnTo>
                                  <a:lnTo>
                                    <a:pt x="2197036" y="639"/>
                                  </a:lnTo>
                                  <a:lnTo>
                                    <a:pt x="2198584" y="0"/>
                                  </a:lnTo>
                                  <a:lnTo>
                                    <a:pt x="2202191" y="0"/>
                                  </a:lnTo>
                                  <a:lnTo>
                                    <a:pt x="2203739" y="639"/>
                                  </a:lnTo>
                                  <a:lnTo>
                                    <a:pt x="2206299" y="3196"/>
                                  </a:lnTo>
                                  <a:lnTo>
                                    <a:pt x="2206930" y="4740"/>
                                  </a:lnTo>
                                  <a:lnTo>
                                    <a:pt x="2206930" y="8356"/>
                                  </a:lnTo>
                                  <a:lnTo>
                                    <a:pt x="2206299" y="9900"/>
                                  </a:lnTo>
                                  <a:lnTo>
                                    <a:pt x="2203739" y="12457"/>
                                  </a:lnTo>
                                  <a:lnTo>
                                    <a:pt x="220219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28314" y="13096"/>
                                  </a:moveTo>
                                  <a:lnTo>
                                    <a:pt x="2224694" y="13096"/>
                                  </a:lnTo>
                                  <a:lnTo>
                                    <a:pt x="2223158" y="12457"/>
                                  </a:lnTo>
                                  <a:lnTo>
                                    <a:pt x="2220599" y="9900"/>
                                  </a:lnTo>
                                  <a:lnTo>
                                    <a:pt x="2219956" y="8356"/>
                                  </a:lnTo>
                                  <a:lnTo>
                                    <a:pt x="2219956" y="4740"/>
                                  </a:lnTo>
                                  <a:lnTo>
                                    <a:pt x="2220599" y="3196"/>
                                  </a:lnTo>
                                  <a:lnTo>
                                    <a:pt x="2223158" y="639"/>
                                  </a:lnTo>
                                  <a:lnTo>
                                    <a:pt x="2224694" y="0"/>
                                  </a:lnTo>
                                  <a:lnTo>
                                    <a:pt x="2228314" y="0"/>
                                  </a:lnTo>
                                  <a:lnTo>
                                    <a:pt x="2229862" y="639"/>
                                  </a:lnTo>
                                  <a:lnTo>
                                    <a:pt x="2232410" y="3196"/>
                                  </a:lnTo>
                                  <a:lnTo>
                                    <a:pt x="2233052" y="4740"/>
                                  </a:lnTo>
                                  <a:lnTo>
                                    <a:pt x="2233052" y="8356"/>
                                  </a:lnTo>
                                  <a:lnTo>
                                    <a:pt x="2232410" y="9900"/>
                                  </a:lnTo>
                                  <a:lnTo>
                                    <a:pt x="2229862" y="12457"/>
                                  </a:lnTo>
                                  <a:lnTo>
                                    <a:pt x="22283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54424" y="13096"/>
                                  </a:moveTo>
                                  <a:lnTo>
                                    <a:pt x="2250817" y="13096"/>
                                  </a:lnTo>
                                  <a:lnTo>
                                    <a:pt x="2249269" y="12457"/>
                                  </a:lnTo>
                                  <a:lnTo>
                                    <a:pt x="2246709" y="9900"/>
                                  </a:lnTo>
                                  <a:lnTo>
                                    <a:pt x="2246078" y="8356"/>
                                  </a:lnTo>
                                  <a:lnTo>
                                    <a:pt x="2246078" y="4740"/>
                                  </a:lnTo>
                                  <a:lnTo>
                                    <a:pt x="2246709" y="3196"/>
                                  </a:lnTo>
                                  <a:lnTo>
                                    <a:pt x="2249269" y="639"/>
                                  </a:lnTo>
                                  <a:lnTo>
                                    <a:pt x="2250817" y="0"/>
                                  </a:lnTo>
                                  <a:lnTo>
                                    <a:pt x="2254424" y="0"/>
                                  </a:lnTo>
                                  <a:lnTo>
                                    <a:pt x="2255972" y="639"/>
                                  </a:lnTo>
                                  <a:lnTo>
                                    <a:pt x="2258532" y="3196"/>
                                  </a:lnTo>
                                  <a:lnTo>
                                    <a:pt x="2259175" y="4740"/>
                                  </a:lnTo>
                                  <a:lnTo>
                                    <a:pt x="2259175" y="8356"/>
                                  </a:lnTo>
                                  <a:lnTo>
                                    <a:pt x="2258532" y="9900"/>
                                  </a:lnTo>
                                  <a:lnTo>
                                    <a:pt x="2255972" y="12457"/>
                                  </a:lnTo>
                                  <a:lnTo>
                                    <a:pt x="22544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80547" y="13096"/>
                                  </a:moveTo>
                                  <a:lnTo>
                                    <a:pt x="2276927" y="13096"/>
                                  </a:lnTo>
                                  <a:lnTo>
                                    <a:pt x="2275391" y="12457"/>
                                  </a:lnTo>
                                  <a:lnTo>
                                    <a:pt x="2272831" y="9900"/>
                                  </a:lnTo>
                                  <a:lnTo>
                                    <a:pt x="2272188" y="8356"/>
                                  </a:lnTo>
                                  <a:lnTo>
                                    <a:pt x="2272188" y="4740"/>
                                  </a:lnTo>
                                  <a:lnTo>
                                    <a:pt x="2272831" y="3196"/>
                                  </a:lnTo>
                                  <a:lnTo>
                                    <a:pt x="2275391" y="639"/>
                                  </a:lnTo>
                                  <a:lnTo>
                                    <a:pt x="2276927" y="0"/>
                                  </a:lnTo>
                                  <a:lnTo>
                                    <a:pt x="2280547" y="0"/>
                                  </a:lnTo>
                                  <a:lnTo>
                                    <a:pt x="2282094" y="639"/>
                                  </a:lnTo>
                                  <a:lnTo>
                                    <a:pt x="2284642" y="3196"/>
                                  </a:lnTo>
                                  <a:lnTo>
                                    <a:pt x="2285285" y="4740"/>
                                  </a:lnTo>
                                  <a:lnTo>
                                    <a:pt x="2285285" y="8356"/>
                                  </a:lnTo>
                                  <a:lnTo>
                                    <a:pt x="2284642" y="9900"/>
                                  </a:lnTo>
                                  <a:lnTo>
                                    <a:pt x="2282094" y="12457"/>
                                  </a:lnTo>
                                  <a:lnTo>
                                    <a:pt x="22805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06669" y="13096"/>
                                  </a:moveTo>
                                  <a:lnTo>
                                    <a:pt x="2303049" y="13096"/>
                                  </a:lnTo>
                                  <a:lnTo>
                                    <a:pt x="2301502" y="12457"/>
                                  </a:lnTo>
                                  <a:lnTo>
                                    <a:pt x="2298942" y="9900"/>
                                  </a:lnTo>
                                  <a:lnTo>
                                    <a:pt x="2298311" y="8356"/>
                                  </a:lnTo>
                                  <a:lnTo>
                                    <a:pt x="2298311" y="4740"/>
                                  </a:lnTo>
                                  <a:lnTo>
                                    <a:pt x="2298942" y="3196"/>
                                  </a:lnTo>
                                  <a:lnTo>
                                    <a:pt x="2301502" y="639"/>
                                  </a:lnTo>
                                  <a:lnTo>
                                    <a:pt x="2303049" y="0"/>
                                  </a:lnTo>
                                  <a:lnTo>
                                    <a:pt x="2306669" y="0"/>
                                  </a:lnTo>
                                  <a:lnTo>
                                    <a:pt x="2308205" y="639"/>
                                  </a:lnTo>
                                  <a:lnTo>
                                    <a:pt x="2310765" y="3196"/>
                                  </a:lnTo>
                                  <a:lnTo>
                                    <a:pt x="2311408" y="4740"/>
                                  </a:lnTo>
                                  <a:lnTo>
                                    <a:pt x="2311408" y="8356"/>
                                  </a:lnTo>
                                  <a:lnTo>
                                    <a:pt x="2310765" y="9900"/>
                                  </a:lnTo>
                                  <a:lnTo>
                                    <a:pt x="2308205" y="12457"/>
                                  </a:lnTo>
                                  <a:lnTo>
                                    <a:pt x="230666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32779" y="13096"/>
                                  </a:moveTo>
                                  <a:lnTo>
                                    <a:pt x="2329160" y="13096"/>
                                  </a:lnTo>
                                  <a:lnTo>
                                    <a:pt x="2327624" y="12457"/>
                                  </a:lnTo>
                                  <a:lnTo>
                                    <a:pt x="2325064" y="9900"/>
                                  </a:lnTo>
                                  <a:lnTo>
                                    <a:pt x="2324421" y="8356"/>
                                  </a:lnTo>
                                  <a:lnTo>
                                    <a:pt x="2324421" y="4740"/>
                                  </a:lnTo>
                                  <a:lnTo>
                                    <a:pt x="2325064" y="3196"/>
                                  </a:lnTo>
                                  <a:lnTo>
                                    <a:pt x="2327624" y="639"/>
                                  </a:lnTo>
                                  <a:lnTo>
                                    <a:pt x="2329160" y="0"/>
                                  </a:lnTo>
                                  <a:lnTo>
                                    <a:pt x="2332779" y="0"/>
                                  </a:lnTo>
                                  <a:lnTo>
                                    <a:pt x="2334327" y="639"/>
                                  </a:lnTo>
                                  <a:lnTo>
                                    <a:pt x="2336887" y="3196"/>
                                  </a:lnTo>
                                  <a:lnTo>
                                    <a:pt x="2337518" y="4740"/>
                                  </a:lnTo>
                                  <a:lnTo>
                                    <a:pt x="2337518" y="8356"/>
                                  </a:lnTo>
                                  <a:lnTo>
                                    <a:pt x="2336887" y="9900"/>
                                  </a:lnTo>
                                  <a:lnTo>
                                    <a:pt x="2334327" y="12457"/>
                                  </a:lnTo>
                                  <a:lnTo>
                                    <a:pt x="23327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58902" y="13096"/>
                                  </a:moveTo>
                                  <a:lnTo>
                                    <a:pt x="2355282" y="13096"/>
                                  </a:lnTo>
                                  <a:lnTo>
                                    <a:pt x="2353734" y="12457"/>
                                  </a:lnTo>
                                  <a:lnTo>
                                    <a:pt x="2351186" y="9900"/>
                                  </a:lnTo>
                                  <a:lnTo>
                                    <a:pt x="2350543" y="8356"/>
                                  </a:lnTo>
                                  <a:lnTo>
                                    <a:pt x="2350543" y="4740"/>
                                  </a:lnTo>
                                  <a:lnTo>
                                    <a:pt x="2351186" y="3196"/>
                                  </a:lnTo>
                                  <a:lnTo>
                                    <a:pt x="2353734" y="639"/>
                                  </a:lnTo>
                                  <a:lnTo>
                                    <a:pt x="2355282" y="0"/>
                                  </a:lnTo>
                                  <a:lnTo>
                                    <a:pt x="2358902" y="0"/>
                                  </a:lnTo>
                                  <a:lnTo>
                                    <a:pt x="2360437" y="639"/>
                                  </a:lnTo>
                                  <a:lnTo>
                                    <a:pt x="2362997" y="3196"/>
                                  </a:lnTo>
                                  <a:lnTo>
                                    <a:pt x="2363640" y="4740"/>
                                  </a:lnTo>
                                  <a:lnTo>
                                    <a:pt x="2363640" y="8356"/>
                                  </a:lnTo>
                                  <a:lnTo>
                                    <a:pt x="2362997" y="9900"/>
                                  </a:lnTo>
                                  <a:lnTo>
                                    <a:pt x="2360437" y="12457"/>
                                  </a:lnTo>
                                  <a:lnTo>
                                    <a:pt x="23589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85012" y="13096"/>
                                  </a:moveTo>
                                  <a:lnTo>
                                    <a:pt x="2381404" y="13096"/>
                                  </a:lnTo>
                                  <a:lnTo>
                                    <a:pt x="2379857" y="12457"/>
                                  </a:lnTo>
                                  <a:lnTo>
                                    <a:pt x="2377297" y="9900"/>
                                  </a:lnTo>
                                  <a:lnTo>
                                    <a:pt x="2376654" y="8356"/>
                                  </a:lnTo>
                                  <a:lnTo>
                                    <a:pt x="2376654" y="4740"/>
                                  </a:lnTo>
                                  <a:lnTo>
                                    <a:pt x="2377297" y="3196"/>
                                  </a:lnTo>
                                  <a:lnTo>
                                    <a:pt x="2379857" y="639"/>
                                  </a:lnTo>
                                  <a:lnTo>
                                    <a:pt x="2381404" y="0"/>
                                  </a:lnTo>
                                  <a:lnTo>
                                    <a:pt x="2385012" y="0"/>
                                  </a:lnTo>
                                  <a:lnTo>
                                    <a:pt x="2386560" y="639"/>
                                  </a:lnTo>
                                  <a:lnTo>
                                    <a:pt x="2389120" y="3196"/>
                                  </a:lnTo>
                                  <a:lnTo>
                                    <a:pt x="2389751" y="4740"/>
                                  </a:lnTo>
                                  <a:lnTo>
                                    <a:pt x="2389751" y="8356"/>
                                  </a:lnTo>
                                  <a:lnTo>
                                    <a:pt x="2389120" y="9900"/>
                                  </a:lnTo>
                                  <a:lnTo>
                                    <a:pt x="2386560" y="12457"/>
                                  </a:lnTo>
                                  <a:lnTo>
                                    <a:pt x="238501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11134" y="13096"/>
                                  </a:moveTo>
                                  <a:lnTo>
                                    <a:pt x="2407515" y="13096"/>
                                  </a:lnTo>
                                  <a:lnTo>
                                    <a:pt x="2405967" y="12457"/>
                                  </a:lnTo>
                                  <a:lnTo>
                                    <a:pt x="2403419" y="9900"/>
                                  </a:lnTo>
                                  <a:lnTo>
                                    <a:pt x="2402776" y="8356"/>
                                  </a:lnTo>
                                  <a:lnTo>
                                    <a:pt x="2402776" y="4740"/>
                                  </a:lnTo>
                                  <a:lnTo>
                                    <a:pt x="2403419" y="3196"/>
                                  </a:lnTo>
                                  <a:lnTo>
                                    <a:pt x="2405967" y="639"/>
                                  </a:lnTo>
                                  <a:lnTo>
                                    <a:pt x="2407515" y="0"/>
                                  </a:lnTo>
                                  <a:lnTo>
                                    <a:pt x="2411134" y="0"/>
                                  </a:lnTo>
                                  <a:lnTo>
                                    <a:pt x="2412670" y="639"/>
                                  </a:lnTo>
                                  <a:lnTo>
                                    <a:pt x="2415230" y="3196"/>
                                  </a:lnTo>
                                  <a:lnTo>
                                    <a:pt x="2415873" y="4740"/>
                                  </a:lnTo>
                                  <a:lnTo>
                                    <a:pt x="2415873" y="8356"/>
                                  </a:lnTo>
                                  <a:lnTo>
                                    <a:pt x="2415230" y="9900"/>
                                  </a:lnTo>
                                  <a:lnTo>
                                    <a:pt x="2412670" y="12457"/>
                                  </a:lnTo>
                                  <a:lnTo>
                                    <a:pt x="241113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37245" y="13096"/>
                                  </a:moveTo>
                                  <a:lnTo>
                                    <a:pt x="2433637" y="13096"/>
                                  </a:lnTo>
                                  <a:lnTo>
                                    <a:pt x="2432089" y="12457"/>
                                  </a:lnTo>
                                  <a:lnTo>
                                    <a:pt x="2429529" y="9900"/>
                                  </a:lnTo>
                                  <a:lnTo>
                                    <a:pt x="2428898" y="8356"/>
                                  </a:lnTo>
                                  <a:lnTo>
                                    <a:pt x="2428898" y="4740"/>
                                  </a:lnTo>
                                  <a:lnTo>
                                    <a:pt x="2429529" y="3196"/>
                                  </a:lnTo>
                                  <a:lnTo>
                                    <a:pt x="2432089" y="639"/>
                                  </a:lnTo>
                                  <a:lnTo>
                                    <a:pt x="2433637" y="0"/>
                                  </a:lnTo>
                                  <a:lnTo>
                                    <a:pt x="2437245" y="0"/>
                                  </a:lnTo>
                                  <a:lnTo>
                                    <a:pt x="2438792" y="639"/>
                                  </a:lnTo>
                                  <a:lnTo>
                                    <a:pt x="2441352" y="3196"/>
                                  </a:lnTo>
                                  <a:lnTo>
                                    <a:pt x="2441995" y="4740"/>
                                  </a:lnTo>
                                  <a:lnTo>
                                    <a:pt x="2441995" y="8356"/>
                                  </a:lnTo>
                                  <a:lnTo>
                                    <a:pt x="2441352" y="9900"/>
                                  </a:lnTo>
                                  <a:lnTo>
                                    <a:pt x="2438792" y="12457"/>
                                  </a:lnTo>
                                  <a:lnTo>
                                    <a:pt x="24372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63367" y="13096"/>
                                  </a:moveTo>
                                  <a:lnTo>
                                    <a:pt x="2459747" y="13096"/>
                                  </a:lnTo>
                                  <a:lnTo>
                                    <a:pt x="2458212" y="12457"/>
                                  </a:lnTo>
                                  <a:lnTo>
                                    <a:pt x="2455652" y="9900"/>
                                  </a:lnTo>
                                  <a:lnTo>
                                    <a:pt x="2455009" y="8356"/>
                                  </a:lnTo>
                                  <a:lnTo>
                                    <a:pt x="2455009" y="4740"/>
                                  </a:lnTo>
                                  <a:lnTo>
                                    <a:pt x="2455652" y="3196"/>
                                  </a:lnTo>
                                  <a:lnTo>
                                    <a:pt x="2458212" y="639"/>
                                  </a:lnTo>
                                  <a:lnTo>
                                    <a:pt x="2459747" y="0"/>
                                  </a:lnTo>
                                  <a:lnTo>
                                    <a:pt x="2463367" y="0"/>
                                  </a:lnTo>
                                  <a:lnTo>
                                    <a:pt x="2464915" y="639"/>
                                  </a:lnTo>
                                  <a:lnTo>
                                    <a:pt x="2467463" y="3196"/>
                                  </a:lnTo>
                                  <a:lnTo>
                                    <a:pt x="2468106" y="4740"/>
                                  </a:lnTo>
                                  <a:lnTo>
                                    <a:pt x="2468106" y="8356"/>
                                  </a:lnTo>
                                  <a:lnTo>
                                    <a:pt x="2467463" y="9900"/>
                                  </a:lnTo>
                                  <a:lnTo>
                                    <a:pt x="2464915" y="12457"/>
                                  </a:lnTo>
                                  <a:lnTo>
                                    <a:pt x="24633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89489" y="13096"/>
                                  </a:moveTo>
                                  <a:lnTo>
                                    <a:pt x="2485870" y="13096"/>
                                  </a:lnTo>
                                  <a:lnTo>
                                    <a:pt x="2484322" y="12457"/>
                                  </a:lnTo>
                                  <a:lnTo>
                                    <a:pt x="2481762" y="9900"/>
                                  </a:lnTo>
                                  <a:lnTo>
                                    <a:pt x="2481131" y="8356"/>
                                  </a:lnTo>
                                  <a:lnTo>
                                    <a:pt x="2481131" y="4740"/>
                                  </a:lnTo>
                                  <a:lnTo>
                                    <a:pt x="2481762" y="3196"/>
                                  </a:lnTo>
                                  <a:lnTo>
                                    <a:pt x="2484322" y="639"/>
                                  </a:lnTo>
                                  <a:lnTo>
                                    <a:pt x="2485870" y="0"/>
                                  </a:lnTo>
                                  <a:lnTo>
                                    <a:pt x="2489489" y="0"/>
                                  </a:lnTo>
                                  <a:lnTo>
                                    <a:pt x="2491025" y="639"/>
                                  </a:lnTo>
                                  <a:lnTo>
                                    <a:pt x="2493585" y="3196"/>
                                  </a:lnTo>
                                  <a:lnTo>
                                    <a:pt x="2494228" y="4740"/>
                                  </a:lnTo>
                                  <a:lnTo>
                                    <a:pt x="2494228" y="8356"/>
                                  </a:lnTo>
                                  <a:lnTo>
                                    <a:pt x="2493585" y="9900"/>
                                  </a:lnTo>
                                  <a:lnTo>
                                    <a:pt x="2491025" y="12457"/>
                                  </a:lnTo>
                                  <a:lnTo>
                                    <a:pt x="248948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15600" y="13096"/>
                                  </a:moveTo>
                                  <a:lnTo>
                                    <a:pt x="2511980" y="13096"/>
                                  </a:lnTo>
                                  <a:lnTo>
                                    <a:pt x="2510444" y="12457"/>
                                  </a:lnTo>
                                  <a:lnTo>
                                    <a:pt x="2507884" y="9900"/>
                                  </a:lnTo>
                                  <a:lnTo>
                                    <a:pt x="2507242" y="8356"/>
                                  </a:lnTo>
                                  <a:lnTo>
                                    <a:pt x="2507242" y="4740"/>
                                  </a:lnTo>
                                  <a:lnTo>
                                    <a:pt x="2507884" y="3196"/>
                                  </a:lnTo>
                                  <a:lnTo>
                                    <a:pt x="2510444" y="639"/>
                                  </a:lnTo>
                                  <a:lnTo>
                                    <a:pt x="2511980" y="0"/>
                                  </a:lnTo>
                                  <a:lnTo>
                                    <a:pt x="2515600" y="0"/>
                                  </a:lnTo>
                                  <a:lnTo>
                                    <a:pt x="2517148" y="639"/>
                                  </a:lnTo>
                                  <a:lnTo>
                                    <a:pt x="2519707" y="3196"/>
                                  </a:lnTo>
                                  <a:lnTo>
                                    <a:pt x="2520338" y="4740"/>
                                  </a:lnTo>
                                  <a:lnTo>
                                    <a:pt x="2520338" y="8356"/>
                                  </a:lnTo>
                                  <a:lnTo>
                                    <a:pt x="2519707" y="9900"/>
                                  </a:lnTo>
                                  <a:lnTo>
                                    <a:pt x="2517148" y="12457"/>
                                  </a:lnTo>
                                  <a:lnTo>
                                    <a:pt x="251560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41722" y="13096"/>
                                  </a:moveTo>
                                  <a:lnTo>
                                    <a:pt x="2538103" y="13096"/>
                                  </a:lnTo>
                                  <a:lnTo>
                                    <a:pt x="2536555" y="12457"/>
                                  </a:lnTo>
                                  <a:lnTo>
                                    <a:pt x="2534007" y="9900"/>
                                  </a:lnTo>
                                  <a:lnTo>
                                    <a:pt x="2533364" y="8356"/>
                                  </a:lnTo>
                                  <a:lnTo>
                                    <a:pt x="2533364" y="4740"/>
                                  </a:lnTo>
                                  <a:lnTo>
                                    <a:pt x="2534007" y="3196"/>
                                  </a:lnTo>
                                  <a:lnTo>
                                    <a:pt x="2536555" y="639"/>
                                  </a:lnTo>
                                  <a:lnTo>
                                    <a:pt x="2538103" y="0"/>
                                  </a:lnTo>
                                  <a:lnTo>
                                    <a:pt x="2541722" y="0"/>
                                  </a:lnTo>
                                  <a:lnTo>
                                    <a:pt x="2543258" y="639"/>
                                  </a:lnTo>
                                  <a:lnTo>
                                    <a:pt x="2545818" y="3196"/>
                                  </a:lnTo>
                                  <a:lnTo>
                                    <a:pt x="2546461" y="4740"/>
                                  </a:lnTo>
                                  <a:lnTo>
                                    <a:pt x="2546461" y="8356"/>
                                  </a:lnTo>
                                  <a:lnTo>
                                    <a:pt x="2545818" y="9900"/>
                                  </a:lnTo>
                                  <a:lnTo>
                                    <a:pt x="2543258" y="12457"/>
                                  </a:lnTo>
                                  <a:lnTo>
                                    <a:pt x="254172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67832" y="13096"/>
                                  </a:moveTo>
                                  <a:lnTo>
                                    <a:pt x="2564225" y="13096"/>
                                  </a:lnTo>
                                  <a:lnTo>
                                    <a:pt x="2562677" y="12457"/>
                                  </a:lnTo>
                                  <a:lnTo>
                                    <a:pt x="2560117" y="9900"/>
                                  </a:lnTo>
                                  <a:lnTo>
                                    <a:pt x="2559474" y="8356"/>
                                  </a:lnTo>
                                  <a:lnTo>
                                    <a:pt x="2559474" y="4740"/>
                                  </a:lnTo>
                                  <a:lnTo>
                                    <a:pt x="2560117" y="3196"/>
                                  </a:lnTo>
                                  <a:lnTo>
                                    <a:pt x="2562677" y="639"/>
                                  </a:lnTo>
                                  <a:lnTo>
                                    <a:pt x="2564225" y="0"/>
                                  </a:lnTo>
                                  <a:lnTo>
                                    <a:pt x="2567832" y="0"/>
                                  </a:lnTo>
                                  <a:lnTo>
                                    <a:pt x="2569380" y="639"/>
                                  </a:lnTo>
                                  <a:lnTo>
                                    <a:pt x="2571940" y="3196"/>
                                  </a:lnTo>
                                  <a:lnTo>
                                    <a:pt x="2572571" y="4740"/>
                                  </a:lnTo>
                                  <a:lnTo>
                                    <a:pt x="2572571" y="8356"/>
                                  </a:lnTo>
                                  <a:lnTo>
                                    <a:pt x="2571940" y="9900"/>
                                  </a:lnTo>
                                  <a:lnTo>
                                    <a:pt x="2569380" y="12457"/>
                                  </a:lnTo>
                                  <a:lnTo>
                                    <a:pt x="25678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93955" y="13096"/>
                                  </a:moveTo>
                                  <a:lnTo>
                                    <a:pt x="2590335" y="13096"/>
                                  </a:lnTo>
                                  <a:lnTo>
                                    <a:pt x="2588787" y="12457"/>
                                  </a:lnTo>
                                  <a:lnTo>
                                    <a:pt x="2586239" y="9900"/>
                                  </a:lnTo>
                                  <a:lnTo>
                                    <a:pt x="2585597" y="8356"/>
                                  </a:lnTo>
                                  <a:lnTo>
                                    <a:pt x="2585597" y="4740"/>
                                  </a:lnTo>
                                  <a:lnTo>
                                    <a:pt x="2586239" y="3196"/>
                                  </a:lnTo>
                                  <a:lnTo>
                                    <a:pt x="2588787" y="639"/>
                                  </a:lnTo>
                                  <a:lnTo>
                                    <a:pt x="2590335" y="0"/>
                                  </a:lnTo>
                                  <a:lnTo>
                                    <a:pt x="2593955" y="0"/>
                                  </a:lnTo>
                                  <a:lnTo>
                                    <a:pt x="2595491" y="639"/>
                                  </a:lnTo>
                                  <a:lnTo>
                                    <a:pt x="2598050" y="3196"/>
                                  </a:lnTo>
                                  <a:lnTo>
                                    <a:pt x="2598693" y="4740"/>
                                  </a:lnTo>
                                  <a:lnTo>
                                    <a:pt x="2598693" y="8356"/>
                                  </a:lnTo>
                                  <a:lnTo>
                                    <a:pt x="2598050" y="9900"/>
                                  </a:lnTo>
                                  <a:lnTo>
                                    <a:pt x="2595491" y="12457"/>
                                  </a:lnTo>
                                  <a:lnTo>
                                    <a:pt x="25939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20065" y="13096"/>
                                  </a:moveTo>
                                  <a:lnTo>
                                    <a:pt x="2616458" y="13096"/>
                                  </a:lnTo>
                                  <a:lnTo>
                                    <a:pt x="2614910" y="12457"/>
                                  </a:lnTo>
                                  <a:lnTo>
                                    <a:pt x="2612350" y="9900"/>
                                  </a:lnTo>
                                  <a:lnTo>
                                    <a:pt x="2611707" y="8356"/>
                                  </a:lnTo>
                                  <a:lnTo>
                                    <a:pt x="2611707" y="4740"/>
                                  </a:lnTo>
                                  <a:lnTo>
                                    <a:pt x="2612350" y="3196"/>
                                  </a:lnTo>
                                  <a:lnTo>
                                    <a:pt x="2614910" y="639"/>
                                  </a:lnTo>
                                  <a:lnTo>
                                    <a:pt x="2616458" y="0"/>
                                  </a:lnTo>
                                  <a:lnTo>
                                    <a:pt x="2620065" y="0"/>
                                  </a:lnTo>
                                  <a:lnTo>
                                    <a:pt x="2621613" y="639"/>
                                  </a:lnTo>
                                  <a:lnTo>
                                    <a:pt x="2624173" y="3196"/>
                                  </a:lnTo>
                                  <a:lnTo>
                                    <a:pt x="2624816" y="4740"/>
                                  </a:lnTo>
                                  <a:lnTo>
                                    <a:pt x="2624816" y="8356"/>
                                  </a:lnTo>
                                  <a:lnTo>
                                    <a:pt x="2624173" y="9900"/>
                                  </a:lnTo>
                                  <a:lnTo>
                                    <a:pt x="2621613" y="12457"/>
                                  </a:lnTo>
                                  <a:lnTo>
                                    <a:pt x="262006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46187" y="13096"/>
                                  </a:moveTo>
                                  <a:lnTo>
                                    <a:pt x="2642568" y="13096"/>
                                  </a:lnTo>
                                  <a:lnTo>
                                    <a:pt x="2641032" y="12457"/>
                                  </a:lnTo>
                                  <a:lnTo>
                                    <a:pt x="2638472" y="9900"/>
                                  </a:lnTo>
                                  <a:lnTo>
                                    <a:pt x="2637829" y="8356"/>
                                  </a:lnTo>
                                  <a:lnTo>
                                    <a:pt x="2637829" y="4740"/>
                                  </a:lnTo>
                                  <a:lnTo>
                                    <a:pt x="2638472" y="3196"/>
                                  </a:lnTo>
                                  <a:lnTo>
                                    <a:pt x="2641032" y="639"/>
                                  </a:lnTo>
                                  <a:lnTo>
                                    <a:pt x="2642568" y="0"/>
                                  </a:lnTo>
                                  <a:lnTo>
                                    <a:pt x="2646187" y="0"/>
                                  </a:lnTo>
                                  <a:lnTo>
                                    <a:pt x="2647735" y="639"/>
                                  </a:lnTo>
                                  <a:lnTo>
                                    <a:pt x="2650283" y="3196"/>
                                  </a:lnTo>
                                  <a:lnTo>
                                    <a:pt x="2650926" y="4740"/>
                                  </a:lnTo>
                                  <a:lnTo>
                                    <a:pt x="2650926" y="8356"/>
                                  </a:lnTo>
                                  <a:lnTo>
                                    <a:pt x="2650283" y="9900"/>
                                  </a:lnTo>
                                  <a:lnTo>
                                    <a:pt x="2647735" y="12457"/>
                                  </a:lnTo>
                                  <a:lnTo>
                                    <a:pt x="26461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72310" y="13096"/>
                                  </a:moveTo>
                                  <a:lnTo>
                                    <a:pt x="2668690" y="13096"/>
                                  </a:lnTo>
                                  <a:lnTo>
                                    <a:pt x="2667142" y="12457"/>
                                  </a:lnTo>
                                  <a:lnTo>
                                    <a:pt x="2664583" y="9900"/>
                                  </a:lnTo>
                                  <a:lnTo>
                                    <a:pt x="2663952" y="8356"/>
                                  </a:lnTo>
                                  <a:lnTo>
                                    <a:pt x="2663952" y="4740"/>
                                  </a:lnTo>
                                  <a:lnTo>
                                    <a:pt x="2664583" y="3196"/>
                                  </a:lnTo>
                                  <a:lnTo>
                                    <a:pt x="2667142" y="639"/>
                                  </a:lnTo>
                                  <a:lnTo>
                                    <a:pt x="2668690" y="0"/>
                                  </a:lnTo>
                                  <a:lnTo>
                                    <a:pt x="2672310" y="0"/>
                                  </a:lnTo>
                                  <a:lnTo>
                                    <a:pt x="2673846" y="639"/>
                                  </a:lnTo>
                                  <a:lnTo>
                                    <a:pt x="2676406" y="3196"/>
                                  </a:lnTo>
                                  <a:lnTo>
                                    <a:pt x="2677048" y="4740"/>
                                  </a:lnTo>
                                  <a:lnTo>
                                    <a:pt x="2677048" y="8356"/>
                                  </a:lnTo>
                                  <a:lnTo>
                                    <a:pt x="2676406" y="9900"/>
                                  </a:lnTo>
                                  <a:lnTo>
                                    <a:pt x="2673846" y="12457"/>
                                  </a:lnTo>
                                  <a:lnTo>
                                    <a:pt x="26723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98420" y="13096"/>
                                  </a:moveTo>
                                  <a:lnTo>
                                    <a:pt x="2694801" y="13096"/>
                                  </a:lnTo>
                                  <a:lnTo>
                                    <a:pt x="2693265" y="12457"/>
                                  </a:lnTo>
                                  <a:lnTo>
                                    <a:pt x="2690705" y="9900"/>
                                  </a:lnTo>
                                  <a:lnTo>
                                    <a:pt x="2690062" y="8356"/>
                                  </a:lnTo>
                                  <a:lnTo>
                                    <a:pt x="2690062" y="4740"/>
                                  </a:lnTo>
                                  <a:lnTo>
                                    <a:pt x="2690705" y="3196"/>
                                  </a:lnTo>
                                  <a:lnTo>
                                    <a:pt x="2693265" y="639"/>
                                  </a:lnTo>
                                  <a:lnTo>
                                    <a:pt x="2694801" y="0"/>
                                  </a:lnTo>
                                  <a:lnTo>
                                    <a:pt x="2698420" y="0"/>
                                  </a:lnTo>
                                  <a:lnTo>
                                    <a:pt x="2699968" y="639"/>
                                  </a:lnTo>
                                  <a:lnTo>
                                    <a:pt x="2702528" y="3196"/>
                                  </a:lnTo>
                                  <a:lnTo>
                                    <a:pt x="2703159" y="4740"/>
                                  </a:lnTo>
                                  <a:lnTo>
                                    <a:pt x="2703159" y="8356"/>
                                  </a:lnTo>
                                  <a:lnTo>
                                    <a:pt x="2702528" y="9900"/>
                                  </a:lnTo>
                                  <a:lnTo>
                                    <a:pt x="2699968" y="12457"/>
                                  </a:lnTo>
                                  <a:lnTo>
                                    <a:pt x="269842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24542" y="13096"/>
                                  </a:moveTo>
                                  <a:lnTo>
                                    <a:pt x="2720923" y="13096"/>
                                  </a:lnTo>
                                  <a:lnTo>
                                    <a:pt x="2719375" y="12457"/>
                                  </a:lnTo>
                                  <a:lnTo>
                                    <a:pt x="2716815" y="9900"/>
                                  </a:lnTo>
                                  <a:lnTo>
                                    <a:pt x="2716184" y="8356"/>
                                  </a:lnTo>
                                  <a:lnTo>
                                    <a:pt x="2716184" y="4740"/>
                                  </a:lnTo>
                                  <a:lnTo>
                                    <a:pt x="2716815" y="3196"/>
                                  </a:lnTo>
                                  <a:lnTo>
                                    <a:pt x="2719375" y="639"/>
                                  </a:lnTo>
                                  <a:lnTo>
                                    <a:pt x="2720923" y="0"/>
                                  </a:lnTo>
                                  <a:lnTo>
                                    <a:pt x="2724542" y="0"/>
                                  </a:lnTo>
                                  <a:lnTo>
                                    <a:pt x="2726078" y="639"/>
                                  </a:lnTo>
                                  <a:lnTo>
                                    <a:pt x="2728638" y="3196"/>
                                  </a:lnTo>
                                  <a:lnTo>
                                    <a:pt x="2729281" y="4740"/>
                                  </a:lnTo>
                                  <a:lnTo>
                                    <a:pt x="2729281" y="8356"/>
                                  </a:lnTo>
                                  <a:lnTo>
                                    <a:pt x="2728638" y="9900"/>
                                  </a:lnTo>
                                  <a:lnTo>
                                    <a:pt x="2726078" y="12457"/>
                                  </a:lnTo>
                                  <a:lnTo>
                                    <a:pt x="27245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50653" y="13096"/>
                                  </a:moveTo>
                                  <a:lnTo>
                                    <a:pt x="2747033" y="13096"/>
                                  </a:lnTo>
                                  <a:lnTo>
                                    <a:pt x="2745497" y="12457"/>
                                  </a:lnTo>
                                  <a:lnTo>
                                    <a:pt x="2742938" y="9900"/>
                                  </a:lnTo>
                                  <a:lnTo>
                                    <a:pt x="2742295" y="8356"/>
                                  </a:lnTo>
                                  <a:lnTo>
                                    <a:pt x="2742295" y="4740"/>
                                  </a:lnTo>
                                  <a:lnTo>
                                    <a:pt x="2742938" y="3196"/>
                                  </a:lnTo>
                                  <a:lnTo>
                                    <a:pt x="2745497" y="639"/>
                                  </a:lnTo>
                                  <a:lnTo>
                                    <a:pt x="2747033" y="0"/>
                                  </a:lnTo>
                                  <a:lnTo>
                                    <a:pt x="2750653" y="0"/>
                                  </a:lnTo>
                                  <a:lnTo>
                                    <a:pt x="2752201" y="639"/>
                                  </a:lnTo>
                                  <a:lnTo>
                                    <a:pt x="2754761" y="3196"/>
                                  </a:lnTo>
                                  <a:lnTo>
                                    <a:pt x="2755392" y="4740"/>
                                  </a:lnTo>
                                  <a:lnTo>
                                    <a:pt x="2755392" y="8356"/>
                                  </a:lnTo>
                                  <a:lnTo>
                                    <a:pt x="2754761" y="9900"/>
                                  </a:lnTo>
                                  <a:lnTo>
                                    <a:pt x="2752201" y="12457"/>
                                  </a:lnTo>
                                  <a:lnTo>
                                    <a:pt x="27506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76775" y="13096"/>
                                  </a:moveTo>
                                  <a:lnTo>
                                    <a:pt x="2773156" y="13096"/>
                                  </a:lnTo>
                                  <a:lnTo>
                                    <a:pt x="2771608" y="12457"/>
                                  </a:lnTo>
                                  <a:lnTo>
                                    <a:pt x="2769060" y="9900"/>
                                  </a:lnTo>
                                  <a:lnTo>
                                    <a:pt x="2768417" y="8356"/>
                                  </a:lnTo>
                                  <a:lnTo>
                                    <a:pt x="2768417" y="4740"/>
                                  </a:lnTo>
                                  <a:lnTo>
                                    <a:pt x="2769060" y="3196"/>
                                  </a:lnTo>
                                  <a:lnTo>
                                    <a:pt x="2771608" y="639"/>
                                  </a:lnTo>
                                  <a:lnTo>
                                    <a:pt x="2773156" y="0"/>
                                  </a:lnTo>
                                  <a:lnTo>
                                    <a:pt x="2776775" y="0"/>
                                  </a:lnTo>
                                  <a:lnTo>
                                    <a:pt x="2778311" y="639"/>
                                  </a:lnTo>
                                  <a:lnTo>
                                    <a:pt x="2780871" y="3196"/>
                                  </a:lnTo>
                                  <a:lnTo>
                                    <a:pt x="2781514" y="4740"/>
                                  </a:lnTo>
                                  <a:lnTo>
                                    <a:pt x="2781514" y="8356"/>
                                  </a:lnTo>
                                  <a:lnTo>
                                    <a:pt x="2780871" y="9900"/>
                                  </a:lnTo>
                                  <a:lnTo>
                                    <a:pt x="2778311" y="12457"/>
                                  </a:lnTo>
                                  <a:lnTo>
                                    <a:pt x="27767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02886" y="13096"/>
                                  </a:moveTo>
                                  <a:lnTo>
                                    <a:pt x="2799278" y="13096"/>
                                  </a:lnTo>
                                  <a:lnTo>
                                    <a:pt x="2797730" y="12457"/>
                                  </a:lnTo>
                                  <a:lnTo>
                                    <a:pt x="2795170" y="9900"/>
                                  </a:lnTo>
                                  <a:lnTo>
                                    <a:pt x="2794527" y="8356"/>
                                  </a:lnTo>
                                  <a:lnTo>
                                    <a:pt x="2794527" y="4740"/>
                                  </a:lnTo>
                                  <a:lnTo>
                                    <a:pt x="2795170" y="3196"/>
                                  </a:lnTo>
                                  <a:lnTo>
                                    <a:pt x="2797730" y="639"/>
                                  </a:lnTo>
                                  <a:lnTo>
                                    <a:pt x="2799278" y="0"/>
                                  </a:lnTo>
                                  <a:lnTo>
                                    <a:pt x="2802886" y="0"/>
                                  </a:lnTo>
                                  <a:lnTo>
                                    <a:pt x="2804433" y="639"/>
                                  </a:lnTo>
                                  <a:lnTo>
                                    <a:pt x="2806993" y="3196"/>
                                  </a:lnTo>
                                  <a:lnTo>
                                    <a:pt x="2807624" y="4740"/>
                                  </a:lnTo>
                                  <a:lnTo>
                                    <a:pt x="2807624" y="8356"/>
                                  </a:lnTo>
                                  <a:lnTo>
                                    <a:pt x="2806993" y="9900"/>
                                  </a:lnTo>
                                  <a:lnTo>
                                    <a:pt x="2804433" y="12457"/>
                                  </a:lnTo>
                                  <a:lnTo>
                                    <a:pt x="280288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29008" y="13096"/>
                                  </a:moveTo>
                                  <a:lnTo>
                                    <a:pt x="2825388" y="13096"/>
                                  </a:lnTo>
                                  <a:lnTo>
                                    <a:pt x="2823853" y="12457"/>
                                  </a:lnTo>
                                  <a:lnTo>
                                    <a:pt x="2821293" y="9900"/>
                                  </a:lnTo>
                                  <a:lnTo>
                                    <a:pt x="2820650" y="8356"/>
                                  </a:lnTo>
                                  <a:lnTo>
                                    <a:pt x="2820650" y="4740"/>
                                  </a:lnTo>
                                  <a:lnTo>
                                    <a:pt x="2821293" y="3196"/>
                                  </a:lnTo>
                                  <a:lnTo>
                                    <a:pt x="2823853" y="639"/>
                                  </a:lnTo>
                                  <a:lnTo>
                                    <a:pt x="2825388" y="0"/>
                                  </a:lnTo>
                                  <a:lnTo>
                                    <a:pt x="2829008" y="0"/>
                                  </a:lnTo>
                                  <a:lnTo>
                                    <a:pt x="2830556" y="639"/>
                                  </a:lnTo>
                                  <a:lnTo>
                                    <a:pt x="2833104" y="3196"/>
                                  </a:lnTo>
                                  <a:lnTo>
                                    <a:pt x="2833747" y="4740"/>
                                  </a:lnTo>
                                  <a:lnTo>
                                    <a:pt x="2833747" y="8356"/>
                                  </a:lnTo>
                                  <a:lnTo>
                                    <a:pt x="2833104" y="9900"/>
                                  </a:lnTo>
                                  <a:lnTo>
                                    <a:pt x="2830556" y="12457"/>
                                  </a:lnTo>
                                  <a:lnTo>
                                    <a:pt x="28290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55118" y="13096"/>
                                  </a:moveTo>
                                  <a:lnTo>
                                    <a:pt x="2851511" y="13096"/>
                                  </a:lnTo>
                                  <a:lnTo>
                                    <a:pt x="2849963" y="12457"/>
                                  </a:lnTo>
                                  <a:lnTo>
                                    <a:pt x="2847403" y="9900"/>
                                  </a:lnTo>
                                  <a:lnTo>
                                    <a:pt x="2846772" y="8356"/>
                                  </a:lnTo>
                                  <a:lnTo>
                                    <a:pt x="2846772" y="4740"/>
                                  </a:lnTo>
                                  <a:lnTo>
                                    <a:pt x="2847403" y="3196"/>
                                  </a:lnTo>
                                  <a:lnTo>
                                    <a:pt x="2849963" y="639"/>
                                  </a:lnTo>
                                  <a:lnTo>
                                    <a:pt x="2851511" y="0"/>
                                  </a:lnTo>
                                  <a:lnTo>
                                    <a:pt x="2855118" y="0"/>
                                  </a:lnTo>
                                  <a:lnTo>
                                    <a:pt x="2856666" y="639"/>
                                  </a:lnTo>
                                  <a:lnTo>
                                    <a:pt x="2859226" y="3196"/>
                                  </a:lnTo>
                                  <a:lnTo>
                                    <a:pt x="2859869" y="4740"/>
                                  </a:lnTo>
                                  <a:lnTo>
                                    <a:pt x="2859869" y="8356"/>
                                  </a:lnTo>
                                  <a:lnTo>
                                    <a:pt x="2859226" y="9900"/>
                                  </a:lnTo>
                                  <a:lnTo>
                                    <a:pt x="2856666" y="12457"/>
                                  </a:lnTo>
                                  <a:lnTo>
                                    <a:pt x="28551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81241" y="13096"/>
                                  </a:moveTo>
                                  <a:lnTo>
                                    <a:pt x="2877621" y="13096"/>
                                  </a:lnTo>
                                  <a:lnTo>
                                    <a:pt x="2876085" y="12457"/>
                                  </a:lnTo>
                                  <a:lnTo>
                                    <a:pt x="2873525" y="9900"/>
                                  </a:lnTo>
                                  <a:lnTo>
                                    <a:pt x="2872882" y="8356"/>
                                  </a:lnTo>
                                  <a:lnTo>
                                    <a:pt x="2872882" y="4740"/>
                                  </a:lnTo>
                                  <a:lnTo>
                                    <a:pt x="2873525" y="3196"/>
                                  </a:lnTo>
                                  <a:lnTo>
                                    <a:pt x="2876085" y="639"/>
                                  </a:lnTo>
                                  <a:lnTo>
                                    <a:pt x="2877621" y="0"/>
                                  </a:lnTo>
                                  <a:lnTo>
                                    <a:pt x="2881241" y="0"/>
                                  </a:lnTo>
                                  <a:lnTo>
                                    <a:pt x="2882788" y="639"/>
                                  </a:lnTo>
                                  <a:lnTo>
                                    <a:pt x="2885336" y="3196"/>
                                  </a:lnTo>
                                  <a:lnTo>
                                    <a:pt x="2885979" y="4740"/>
                                  </a:lnTo>
                                  <a:lnTo>
                                    <a:pt x="2885979" y="8356"/>
                                  </a:lnTo>
                                  <a:lnTo>
                                    <a:pt x="2885336" y="9900"/>
                                  </a:lnTo>
                                  <a:lnTo>
                                    <a:pt x="2882788" y="12457"/>
                                  </a:lnTo>
                                  <a:lnTo>
                                    <a:pt x="28812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07363" y="13096"/>
                                  </a:moveTo>
                                  <a:lnTo>
                                    <a:pt x="2903743" y="13096"/>
                                  </a:lnTo>
                                  <a:lnTo>
                                    <a:pt x="2902196" y="12457"/>
                                  </a:lnTo>
                                  <a:lnTo>
                                    <a:pt x="2899636" y="9900"/>
                                  </a:lnTo>
                                  <a:lnTo>
                                    <a:pt x="2899005" y="8356"/>
                                  </a:lnTo>
                                  <a:lnTo>
                                    <a:pt x="2899005" y="4740"/>
                                  </a:lnTo>
                                  <a:lnTo>
                                    <a:pt x="2899636" y="3196"/>
                                  </a:lnTo>
                                  <a:lnTo>
                                    <a:pt x="2902196" y="639"/>
                                  </a:lnTo>
                                  <a:lnTo>
                                    <a:pt x="2903743" y="0"/>
                                  </a:lnTo>
                                  <a:lnTo>
                                    <a:pt x="2907363" y="0"/>
                                  </a:lnTo>
                                  <a:lnTo>
                                    <a:pt x="2908899" y="639"/>
                                  </a:lnTo>
                                  <a:lnTo>
                                    <a:pt x="2911459" y="3196"/>
                                  </a:lnTo>
                                  <a:lnTo>
                                    <a:pt x="2912102" y="4740"/>
                                  </a:lnTo>
                                  <a:lnTo>
                                    <a:pt x="2912102" y="8356"/>
                                  </a:lnTo>
                                  <a:lnTo>
                                    <a:pt x="2911459" y="9900"/>
                                  </a:lnTo>
                                  <a:lnTo>
                                    <a:pt x="2908899" y="12457"/>
                                  </a:lnTo>
                                  <a:lnTo>
                                    <a:pt x="290736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33473" y="13096"/>
                                  </a:moveTo>
                                  <a:lnTo>
                                    <a:pt x="2929854" y="13096"/>
                                  </a:lnTo>
                                  <a:lnTo>
                                    <a:pt x="2928318" y="12457"/>
                                  </a:lnTo>
                                  <a:lnTo>
                                    <a:pt x="2925758" y="9900"/>
                                  </a:lnTo>
                                  <a:lnTo>
                                    <a:pt x="2925115" y="8356"/>
                                  </a:lnTo>
                                  <a:lnTo>
                                    <a:pt x="2925115" y="4740"/>
                                  </a:lnTo>
                                  <a:lnTo>
                                    <a:pt x="2925758" y="3196"/>
                                  </a:lnTo>
                                  <a:lnTo>
                                    <a:pt x="2928318" y="639"/>
                                  </a:lnTo>
                                  <a:lnTo>
                                    <a:pt x="2929854" y="0"/>
                                  </a:lnTo>
                                  <a:lnTo>
                                    <a:pt x="2933473" y="0"/>
                                  </a:lnTo>
                                  <a:lnTo>
                                    <a:pt x="2935021" y="639"/>
                                  </a:lnTo>
                                  <a:lnTo>
                                    <a:pt x="2937581" y="3196"/>
                                  </a:lnTo>
                                  <a:lnTo>
                                    <a:pt x="2938212" y="4740"/>
                                  </a:lnTo>
                                  <a:lnTo>
                                    <a:pt x="2938212" y="8356"/>
                                  </a:lnTo>
                                  <a:lnTo>
                                    <a:pt x="2937581" y="9900"/>
                                  </a:lnTo>
                                  <a:lnTo>
                                    <a:pt x="2935021" y="12457"/>
                                  </a:lnTo>
                                  <a:lnTo>
                                    <a:pt x="29334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59596" y="13096"/>
                                  </a:moveTo>
                                  <a:lnTo>
                                    <a:pt x="2955976" y="13096"/>
                                  </a:lnTo>
                                  <a:lnTo>
                                    <a:pt x="2954428" y="12457"/>
                                  </a:lnTo>
                                  <a:lnTo>
                                    <a:pt x="2951880" y="9900"/>
                                  </a:lnTo>
                                  <a:lnTo>
                                    <a:pt x="2951237" y="8356"/>
                                  </a:lnTo>
                                  <a:lnTo>
                                    <a:pt x="2951237" y="4740"/>
                                  </a:lnTo>
                                  <a:lnTo>
                                    <a:pt x="2951880" y="3196"/>
                                  </a:lnTo>
                                  <a:lnTo>
                                    <a:pt x="2954428" y="639"/>
                                  </a:lnTo>
                                  <a:lnTo>
                                    <a:pt x="2955976" y="0"/>
                                  </a:lnTo>
                                  <a:lnTo>
                                    <a:pt x="2959596" y="0"/>
                                  </a:lnTo>
                                  <a:lnTo>
                                    <a:pt x="2961132" y="639"/>
                                  </a:lnTo>
                                  <a:lnTo>
                                    <a:pt x="2963691" y="3196"/>
                                  </a:lnTo>
                                  <a:lnTo>
                                    <a:pt x="2964334" y="4740"/>
                                  </a:lnTo>
                                  <a:lnTo>
                                    <a:pt x="2964334" y="8356"/>
                                  </a:lnTo>
                                  <a:lnTo>
                                    <a:pt x="2963691" y="9900"/>
                                  </a:lnTo>
                                  <a:lnTo>
                                    <a:pt x="2961132" y="12457"/>
                                  </a:lnTo>
                                  <a:lnTo>
                                    <a:pt x="29595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85706" y="13096"/>
                                  </a:moveTo>
                                  <a:lnTo>
                                    <a:pt x="2982098" y="13096"/>
                                  </a:lnTo>
                                  <a:lnTo>
                                    <a:pt x="2980551" y="12457"/>
                                  </a:lnTo>
                                  <a:lnTo>
                                    <a:pt x="2977991" y="9900"/>
                                  </a:lnTo>
                                  <a:lnTo>
                                    <a:pt x="2977348" y="8356"/>
                                  </a:lnTo>
                                  <a:lnTo>
                                    <a:pt x="2977348" y="4740"/>
                                  </a:lnTo>
                                  <a:lnTo>
                                    <a:pt x="2977991" y="3196"/>
                                  </a:lnTo>
                                  <a:lnTo>
                                    <a:pt x="2980551" y="639"/>
                                  </a:lnTo>
                                  <a:lnTo>
                                    <a:pt x="2982098" y="0"/>
                                  </a:lnTo>
                                  <a:lnTo>
                                    <a:pt x="2985706" y="0"/>
                                  </a:lnTo>
                                  <a:lnTo>
                                    <a:pt x="2987254" y="639"/>
                                  </a:lnTo>
                                  <a:lnTo>
                                    <a:pt x="2989814" y="3196"/>
                                  </a:lnTo>
                                  <a:lnTo>
                                    <a:pt x="2990445" y="4740"/>
                                  </a:lnTo>
                                  <a:lnTo>
                                    <a:pt x="2990445" y="8356"/>
                                  </a:lnTo>
                                  <a:lnTo>
                                    <a:pt x="2989814" y="9900"/>
                                  </a:lnTo>
                                  <a:lnTo>
                                    <a:pt x="2987254" y="12457"/>
                                  </a:lnTo>
                                  <a:lnTo>
                                    <a:pt x="298570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11828" y="13096"/>
                                  </a:moveTo>
                                  <a:lnTo>
                                    <a:pt x="3008209" y="13096"/>
                                  </a:lnTo>
                                  <a:lnTo>
                                    <a:pt x="3006661" y="12457"/>
                                  </a:lnTo>
                                  <a:lnTo>
                                    <a:pt x="3004113" y="9900"/>
                                  </a:lnTo>
                                  <a:lnTo>
                                    <a:pt x="3003470" y="8356"/>
                                  </a:lnTo>
                                  <a:lnTo>
                                    <a:pt x="3003470" y="4740"/>
                                  </a:lnTo>
                                  <a:lnTo>
                                    <a:pt x="3004113" y="3196"/>
                                  </a:lnTo>
                                  <a:lnTo>
                                    <a:pt x="3006661" y="639"/>
                                  </a:lnTo>
                                  <a:lnTo>
                                    <a:pt x="3008209" y="0"/>
                                  </a:lnTo>
                                  <a:lnTo>
                                    <a:pt x="3011828" y="0"/>
                                  </a:lnTo>
                                  <a:lnTo>
                                    <a:pt x="3013364" y="639"/>
                                  </a:lnTo>
                                  <a:lnTo>
                                    <a:pt x="3015924" y="3196"/>
                                  </a:lnTo>
                                  <a:lnTo>
                                    <a:pt x="3016567" y="4740"/>
                                  </a:lnTo>
                                  <a:lnTo>
                                    <a:pt x="3016567" y="8356"/>
                                  </a:lnTo>
                                  <a:lnTo>
                                    <a:pt x="3015924" y="9900"/>
                                  </a:lnTo>
                                  <a:lnTo>
                                    <a:pt x="3013364" y="12457"/>
                                  </a:lnTo>
                                  <a:lnTo>
                                    <a:pt x="301182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37939" y="13096"/>
                                  </a:moveTo>
                                  <a:lnTo>
                                    <a:pt x="3034331" y="13096"/>
                                  </a:lnTo>
                                  <a:lnTo>
                                    <a:pt x="3032783" y="12457"/>
                                  </a:lnTo>
                                  <a:lnTo>
                                    <a:pt x="3030224" y="9900"/>
                                  </a:lnTo>
                                  <a:lnTo>
                                    <a:pt x="3029593" y="8356"/>
                                  </a:lnTo>
                                  <a:lnTo>
                                    <a:pt x="3029593" y="4740"/>
                                  </a:lnTo>
                                  <a:lnTo>
                                    <a:pt x="3030224" y="3196"/>
                                  </a:lnTo>
                                  <a:lnTo>
                                    <a:pt x="3032783" y="639"/>
                                  </a:lnTo>
                                  <a:lnTo>
                                    <a:pt x="3034331" y="0"/>
                                  </a:lnTo>
                                  <a:lnTo>
                                    <a:pt x="3037939" y="0"/>
                                  </a:lnTo>
                                  <a:lnTo>
                                    <a:pt x="3039487" y="639"/>
                                  </a:lnTo>
                                  <a:lnTo>
                                    <a:pt x="3042046" y="3196"/>
                                  </a:lnTo>
                                  <a:lnTo>
                                    <a:pt x="3042689" y="4740"/>
                                  </a:lnTo>
                                  <a:lnTo>
                                    <a:pt x="3042689" y="8356"/>
                                  </a:lnTo>
                                  <a:lnTo>
                                    <a:pt x="3042046" y="9900"/>
                                  </a:lnTo>
                                  <a:lnTo>
                                    <a:pt x="3039487" y="12457"/>
                                  </a:lnTo>
                                  <a:lnTo>
                                    <a:pt x="303793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64061" y="13096"/>
                                  </a:moveTo>
                                  <a:lnTo>
                                    <a:pt x="3060442" y="13096"/>
                                  </a:lnTo>
                                  <a:lnTo>
                                    <a:pt x="3058906" y="12457"/>
                                  </a:lnTo>
                                  <a:lnTo>
                                    <a:pt x="3056346" y="9900"/>
                                  </a:lnTo>
                                  <a:lnTo>
                                    <a:pt x="3055703" y="8356"/>
                                  </a:lnTo>
                                  <a:lnTo>
                                    <a:pt x="3055703" y="4740"/>
                                  </a:lnTo>
                                  <a:lnTo>
                                    <a:pt x="3056346" y="3196"/>
                                  </a:lnTo>
                                  <a:lnTo>
                                    <a:pt x="3058906" y="639"/>
                                  </a:lnTo>
                                  <a:lnTo>
                                    <a:pt x="3060442" y="0"/>
                                  </a:lnTo>
                                  <a:lnTo>
                                    <a:pt x="3064061" y="0"/>
                                  </a:lnTo>
                                  <a:lnTo>
                                    <a:pt x="3065609" y="639"/>
                                  </a:lnTo>
                                  <a:lnTo>
                                    <a:pt x="3068157" y="3196"/>
                                  </a:lnTo>
                                  <a:lnTo>
                                    <a:pt x="3068800" y="4740"/>
                                  </a:lnTo>
                                  <a:lnTo>
                                    <a:pt x="3068800" y="8356"/>
                                  </a:lnTo>
                                  <a:lnTo>
                                    <a:pt x="3068157" y="9900"/>
                                  </a:lnTo>
                                  <a:lnTo>
                                    <a:pt x="3065609" y="12457"/>
                                  </a:lnTo>
                                  <a:lnTo>
                                    <a:pt x="30640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90183" y="13096"/>
                                  </a:moveTo>
                                  <a:lnTo>
                                    <a:pt x="3086564" y="13096"/>
                                  </a:lnTo>
                                  <a:lnTo>
                                    <a:pt x="3085016" y="12457"/>
                                  </a:lnTo>
                                  <a:lnTo>
                                    <a:pt x="3082456" y="9900"/>
                                  </a:lnTo>
                                  <a:lnTo>
                                    <a:pt x="3081825" y="8356"/>
                                  </a:lnTo>
                                  <a:lnTo>
                                    <a:pt x="3081825" y="4740"/>
                                  </a:lnTo>
                                  <a:lnTo>
                                    <a:pt x="3082456" y="3196"/>
                                  </a:lnTo>
                                  <a:lnTo>
                                    <a:pt x="3085016" y="639"/>
                                  </a:lnTo>
                                  <a:lnTo>
                                    <a:pt x="3086564" y="0"/>
                                  </a:lnTo>
                                  <a:lnTo>
                                    <a:pt x="3090183" y="0"/>
                                  </a:lnTo>
                                  <a:lnTo>
                                    <a:pt x="3091719" y="639"/>
                                  </a:lnTo>
                                  <a:lnTo>
                                    <a:pt x="3094279" y="3196"/>
                                  </a:lnTo>
                                  <a:lnTo>
                                    <a:pt x="3094922" y="4740"/>
                                  </a:lnTo>
                                  <a:lnTo>
                                    <a:pt x="3094922" y="8356"/>
                                  </a:lnTo>
                                  <a:lnTo>
                                    <a:pt x="3094279" y="9900"/>
                                  </a:lnTo>
                                  <a:lnTo>
                                    <a:pt x="3091719" y="12457"/>
                                  </a:lnTo>
                                  <a:lnTo>
                                    <a:pt x="309018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16294" y="13096"/>
                                  </a:moveTo>
                                  <a:lnTo>
                                    <a:pt x="3112674" y="13096"/>
                                  </a:lnTo>
                                  <a:lnTo>
                                    <a:pt x="3111138" y="12457"/>
                                  </a:lnTo>
                                  <a:lnTo>
                                    <a:pt x="3108579" y="9900"/>
                                  </a:lnTo>
                                  <a:lnTo>
                                    <a:pt x="3107936" y="8356"/>
                                  </a:lnTo>
                                  <a:lnTo>
                                    <a:pt x="3107936" y="4740"/>
                                  </a:lnTo>
                                  <a:lnTo>
                                    <a:pt x="3108579" y="3196"/>
                                  </a:lnTo>
                                  <a:lnTo>
                                    <a:pt x="3111138" y="639"/>
                                  </a:lnTo>
                                  <a:lnTo>
                                    <a:pt x="3112674" y="0"/>
                                  </a:lnTo>
                                  <a:lnTo>
                                    <a:pt x="3116294" y="0"/>
                                  </a:lnTo>
                                  <a:lnTo>
                                    <a:pt x="3117842" y="639"/>
                                  </a:lnTo>
                                  <a:lnTo>
                                    <a:pt x="3120401" y="3196"/>
                                  </a:lnTo>
                                  <a:lnTo>
                                    <a:pt x="3121033" y="4740"/>
                                  </a:lnTo>
                                  <a:lnTo>
                                    <a:pt x="3121033" y="8356"/>
                                  </a:lnTo>
                                  <a:lnTo>
                                    <a:pt x="3120401" y="9900"/>
                                  </a:lnTo>
                                  <a:lnTo>
                                    <a:pt x="3117842" y="12457"/>
                                  </a:lnTo>
                                  <a:lnTo>
                                    <a:pt x="311629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42416" y="13096"/>
                                  </a:moveTo>
                                  <a:lnTo>
                                    <a:pt x="3138797" y="13096"/>
                                  </a:lnTo>
                                  <a:lnTo>
                                    <a:pt x="3137249" y="12457"/>
                                  </a:lnTo>
                                  <a:lnTo>
                                    <a:pt x="3134689" y="9900"/>
                                  </a:lnTo>
                                  <a:lnTo>
                                    <a:pt x="3134058" y="8356"/>
                                  </a:lnTo>
                                  <a:lnTo>
                                    <a:pt x="3134058" y="4740"/>
                                  </a:lnTo>
                                  <a:lnTo>
                                    <a:pt x="3134689" y="3196"/>
                                  </a:lnTo>
                                  <a:lnTo>
                                    <a:pt x="3137249" y="639"/>
                                  </a:lnTo>
                                  <a:lnTo>
                                    <a:pt x="3138797" y="0"/>
                                  </a:lnTo>
                                  <a:lnTo>
                                    <a:pt x="3142416" y="0"/>
                                  </a:lnTo>
                                  <a:lnTo>
                                    <a:pt x="3143952" y="639"/>
                                  </a:lnTo>
                                  <a:lnTo>
                                    <a:pt x="3146512" y="3196"/>
                                  </a:lnTo>
                                  <a:lnTo>
                                    <a:pt x="3147155" y="4740"/>
                                  </a:lnTo>
                                  <a:lnTo>
                                    <a:pt x="3147155" y="8356"/>
                                  </a:lnTo>
                                  <a:lnTo>
                                    <a:pt x="3146512" y="9900"/>
                                  </a:lnTo>
                                  <a:lnTo>
                                    <a:pt x="3143952" y="12457"/>
                                  </a:lnTo>
                                  <a:lnTo>
                                    <a:pt x="31424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68527" y="13096"/>
                                  </a:moveTo>
                                  <a:lnTo>
                                    <a:pt x="3164919" y="13096"/>
                                  </a:lnTo>
                                  <a:lnTo>
                                    <a:pt x="3163371" y="12457"/>
                                  </a:lnTo>
                                  <a:lnTo>
                                    <a:pt x="3160811" y="9900"/>
                                  </a:lnTo>
                                  <a:lnTo>
                                    <a:pt x="3160168" y="8356"/>
                                  </a:lnTo>
                                  <a:lnTo>
                                    <a:pt x="3160168" y="4740"/>
                                  </a:lnTo>
                                  <a:lnTo>
                                    <a:pt x="3160811" y="3196"/>
                                  </a:lnTo>
                                  <a:lnTo>
                                    <a:pt x="3163371" y="639"/>
                                  </a:lnTo>
                                  <a:lnTo>
                                    <a:pt x="3164919" y="0"/>
                                  </a:lnTo>
                                  <a:lnTo>
                                    <a:pt x="3168527" y="0"/>
                                  </a:lnTo>
                                  <a:lnTo>
                                    <a:pt x="3170074" y="639"/>
                                  </a:lnTo>
                                  <a:lnTo>
                                    <a:pt x="3172634" y="3196"/>
                                  </a:lnTo>
                                  <a:lnTo>
                                    <a:pt x="3173265" y="4740"/>
                                  </a:lnTo>
                                  <a:lnTo>
                                    <a:pt x="3173265" y="8356"/>
                                  </a:lnTo>
                                  <a:lnTo>
                                    <a:pt x="3172634" y="9900"/>
                                  </a:lnTo>
                                  <a:lnTo>
                                    <a:pt x="3170074" y="12457"/>
                                  </a:lnTo>
                                  <a:lnTo>
                                    <a:pt x="31685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94649" y="13096"/>
                                  </a:moveTo>
                                  <a:lnTo>
                                    <a:pt x="3191029" y="13096"/>
                                  </a:lnTo>
                                  <a:lnTo>
                                    <a:pt x="3189482" y="12457"/>
                                  </a:lnTo>
                                  <a:lnTo>
                                    <a:pt x="3186934" y="9900"/>
                                  </a:lnTo>
                                  <a:lnTo>
                                    <a:pt x="3186291" y="8356"/>
                                  </a:lnTo>
                                  <a:lnTo>
                                    <a:pt x="3186291" y="4740"/>
                                  </a:lnTo>
                                  <a:lnTo>
                                    <a:pt x="3186934" y="3196"/>
                                  </a:lnTo>
                                  <a:lnTo>
                                    <a:pt x="3189482" y="639"/>
                                  </a:lnTo>
                                  <a:lnTo>
                                    <a:pt x="3191029" y="0"/>
                                  </a:lnTo>
                                  <a:lnTo>
                                    <a:pt x="3194649" y="0"/>
                                  </a:lnTo>
                                  <a:lnTo>
                                    <a:pt x="3196185" y="639"/>
                                  </a:lnTo>
                                  <a:lnTo>
                                    <a:pt x="3198745" y="3196"/>
                                  </a:lnTo>
                                  <a:lnTo>
                                    <a:pt x="3199388" y="4740"/>
                                  </a:lnTo>
                                  <a:lnTo>
                                    <a:pt x="3199388" y="8356"/>
                                  </a:lnTo>
                                  <a:lnTo>
                                    <a:pt x="3198745" y="9900"/>
                                  </a:lnTo>
                                  <a:lnTo>
                                    <a:pt x="3196185" y="12457"/>
                                  </a:lnTo>
                                  <a:lnTo>
                                    <a:pt x="31946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20759" y="13096"/>
                                  </a:moveTo>
                                  <a:lnTo>
                                    <a:pt x="3217152" y="13096"/>
                                  </a:lnTo>
                                  <a:lnTo>
                                    <a:pt x="3215604" y="12457"/>
                                  </a:lnTo>
                                  <a:lnTo>
                                    <a:pt x="3213044" y="9900"/>
                                  </a:lnTo>
                                  <a:lnTo>
                                    <a:pt x="3212401" y="8356"/>
                                  </a:lnTo>
                                  <a:lnTo>
                                    <a:pt x="3212401" y="4740"/>
                                  </a:lnTo>
                                  <a:lnTo>
                                    <a:pt x="3213044" y="3196"/>
                                  </a:lnTo>
                                  <a:lnTo>
                                    <a:pt x="3215604" y="639"/>
                                  </a:lnTo>
                                  <a:lnTo>
                                    <a:pt x="3217152" y="0"/>
                                  </a:lnTo>
                                  <a:lnTo>
                                    <a:pt x="3220759" y="0"/>
                                  </a:lnTo>
                                  <a:lnTo>
                                    <a:pt x="3222307" y="639"/>
                                  </a:lnTo>
                                  <a:lnTo>
                                    <a:pt x="3224867" y="3196"/>
                                  </a:lnTo>
                                  <a:lnTo>
                                    <a:pt x="3225498" y="4740"/>
                                  </a:lnTo>
                                  <a:lnTo>
                                    <a:pt x="3225498" y="8356"/>
                                  </a:lnTo>
                                  <a:lnTo>
                                    <a:pt x="3224867" y="9900"/>
                                  </a:lnTo>
                                  <a:lnTo>
                                    <a:pt x="3222307" y="12457"/>
                                  </a:lnTo>
                                  <a:lnTo>
                                    <a:pt x="32207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46882" y="13096"/>
                                  </a:moveTo>
                                  <a:lnTo>
                                    <a:pt x="3243262" y="13096"/>
                                  </a:lnTo>
                                  <a:lnTo>
                                    <a:pt x="3241726" y="12457"/>
                                  </a:lnTo>
                                  <a:lnTo>
                                    <a:pt x="3239166" y="9900"/>
                                  </a:lnTo>
                                  <a:lnTo>
                                    <a:pt x="3238523" y="8356"/>
                                  </a:lnTo>
                                  <a:lnTo>
                                    <a:pt x="3238523" y="4740"/>
                                  </a:lnTo>
                                  <a:lnTo>
                                    <a:pt x="3239166" y="3196"/>
                                  </a:lnTo>
                                  <a:lnTo>
                                    <a:pt x="3241726" y="639"/>
                                  </a:lnTo>
                                  <a:lnTo>
                                    <a:pt x="3243262" y="0"/>
                                  </a:lnTo>
                                  <a:lnTo>
                                    <a:pt x="3246882" y="0"/>
                                  </a:lnTo>
                                  <a:lnTo>
                                    <a:pt x="3248429" y="639"/>
                                  </a:lnTo>
                                  <a:lnTo>
                                    <a:pt x="3250977" y="3196"/>
                                  </a:lnTo>
                                  <a:lnTo>
                                    <a:pt x="3251620" y="4740"/>
                                  </a:lnTo>
                                  <a:lnTo>
                                    <a:pt x="3251620" y="8356"/>
                                  </a:lnTo>
                                  <a:lnTo>
                                    <a:pt x="3250977" y="9900"/>
                                  </a:lnTo>
                                  <a:lnTo>
                                    <a:pt x="3248429" y="12457"/>
                                  </a:lnTo>
                                  <a:lnTo>
                                    <a:pt x="32468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73004" y="13096"/>
                                  </a:moveTo>
                                  <a:lnTo>
                                    <a:pt x="3269384" y="13096"/>
                                  </a:lnTo>
                                  <a:lnTo>
                                    <a:pt x="3267837" y="12457"/>
                                  </a:lnTo>
                                  <a:lnTo>
                                    <a:pt x="3265277" y="9900"/>
                                  </a:lnTo>
                                  <a:lnTo>
                                    <a:pt x="3264646" y="8356"/>
                                  </a:lnTo>
                                  <a:lnTo>
                                    <a:pt x="3264646" y="4740"/>
                                  </a:lnTo>
                                  <a:lnTo>
                                    <a:pt x="3265277" y="3196"/>
                                  </a:lnTo>
                                  <a:lnTo>
                                    <a:pt x="3267837" y="639"/>
                                  </a:lnTo>
                                  <a:lnTo>
                                    <a:pt x="3269384" y="0"/>
                                  </a:lnTo>
                                  <a:lnTo>
                                    <a:pt x="3273004" y="0"/>
                                  </a:lnTo>
                                  <a:lnTo>
                                    <a:pt x="3274540" y="639"/>
                                  </a:lnTo>
                                  <a:lnTo>
                                    <a:pt x="3277100" y="3196"/>
                                  </a:lnTo>
                                  <a:lnTo>
                                    <a:pt x="3277743" y="4740"/>
                                  </a:lnTo>
                                  <a:lnTo>
                                    <a:pt x="3277743" y="8356"/>
                                  </a:lnTo>
                                  <a:lnTo>
                                    <a:pt x="3277100" y="9900"/>
                                  </a:lnTo>
                                  <a:lnTo>
                                    <a:pt x="3274540" y="12457"/>
                                  </a:lnTo>
                                  <a:lnTo>
                                    <a:pt x="32730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99114" y="13096"/>
                                  </a:moveTo>
                                  <a:lnTo>
                                    <a:pt x="3295495" y="13096"/>
                                  </a:lnTo>
                                  <a:lnTo>
                                    <a:pt x="3293959" y="12457"/>
                                  </a:lnTo>
                                  <a:lnTo>
                                    <a:pt x="3291399" y="9900"/>
                                  </a:lnTo>
                                  <a:lnTo>
                                    <a:pt x="3290756" y="8356"/>
                                  </a:lnTo>
                                  <a:lnTo>
                                    <a:pt x="3290756" y="4740"/>
                                  </a:lnTo>
                                  <a:lnTo>
                                    <a:pt x="3291399" y="3196"/>
                                  </a:lnTo>
                                  <a:lnTo>
                                    <a:pt x="3293959" y="639"/>
                                  </a:lnTo>
                                  <a:lnTo>
                                    <a:pt x="3295495" y="0"/>
                                  </a:lnTo>
                                  <a:lnTo>
                                    <a:pt x="3299114" y="0"/>
                                  </a:lnTo>
                                  <a:lnTo>
                                    <a:pt x="3300662" y="639"/>
                                  </a:lnTo>
                                  <a:lnTo>
                                    <a:pt x="3303222" y="3196"/>
                                  </a:lnTo>
                                  <a:lnTo>
                                    <a:pt x="3303853" y="4740"/>
                                  </a:lnTo>
                                  <a:lnTo>
                                    <a:pt x="3303853" y="8356"/>
                                  </a:lnTo>
                                  <a:lnTo>
                                    <a:pt x="3303222" y="9900"/>
                                  </a:lnTo>
                                  <a:lnTo>
                                    <a:pt x="3300662" y="12457"/>
                                  </a:lnTo>
                                  <a:lnTo>
                                    <a:pt x="32991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25237" y="13096"/>
                                  </a:moveTo>
                                  <a:lnTo>
                                    <a:pt x="3321617" y="13096"/>
                                  </a:lnTo>
                                  <a:lnTo>
                                    <a:pt x="3320069" y="12457"/>
                                  </a:lnTo>
                                  <a:lnTo>
                                    <a:pt x="3317509" y="9900"/>
                                  </a:lnTo>
                                  <a:lnTo>
                                    <a:pt x="3316878" y="8356"/>
                                  </a:lnTo>
                                  <a:lnTo>
                                    <a:pt x="3316878" y="4740"/>
                                  </a:lnTo>
                                  <a:lnTo>
                                    <a:pt x="3317509" y="3196"/>
                                  </a:lnTo>
                                  <a:lnTo>
                                    <a:pt x="3320069" y="639"/>
                                  </a:lnTo>
                                  <a:lnTo>
                                    <a:pt x="3321617" y="0"/>
                                  </a:lnTo>
                                  <a:lnTo>
                                    <a:pt x="3325237" y="0"/>
                                  </a:lnTo>
                                  <a:lnTo>
                                    <a:pt x="3326773" y="639"/>
                                  </a:lnTo>
                                  <a:lnTo>
                                    <a:pt x="3329332" y="3196"/>
                                  </a:lnTo>
                                  <a:lnTo>
                                    <a:pt x="3329975" y="4740"/>
                                  </a:lnTo>
                                  <a:lnTo>
                                    <a:pt x="3329975" y="8356"/>
                                  </a:lnTo>
                                  <a:lnTo>
                                    <a:pt x="3329332" y="9900"/>
                                  </a:lnTo>
                                  <a:lnTo>
                                    <a:pt x="3326773" y="12457"/>
                                  </a:lnTo>
                                  <a:lnTo>
                                    <a:pt x="332523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51347" y="13096"/>
                                  </a:moveTo>
                                  <a:lnTo>
                                    <a:pt x="3347728" y="13096"/>
                                  </a:lnTo>
                                  <a:lnTo>
                                    <a:pt x="3346192" y="12457"/>
                                  </a:lnTo>
                                  <a:lnTo>
                                    <a:pt x="3343632" y="9900"/>
                                  </a:lnTo>
                                  <a:lnTo>
                                    <a:pt x="3342989" y="8356"/>
                                  </a:lnTo>
                                  <a:lnTo>
                                    <a:pt x="3342989" y="4740"/>
                                  </a:lnTo>
                                  <a:lnTo>
                                    <a:pt x="3343632" y="3196"/>
                                  </a:lnTo>
                                  <a:lnTo>
                                    <a:pt x="3346192" y="639"/>
                                  </a:lnTo>
                                  <a:lnTo>
                                    <a:pt x="3347728" y="0"/>
                                  </a:lnTo>
                                  <a:lnTo>
                                    <a:pt x="3351347" y="0"/>
                                  </a:lnTo>
                                  <a:lnTo>
                                    <a:pt x="3352895" y="639"/>
                                  </a:lnTo>
                                  <a:lnTo>
                                    <a:pt x="3355455" y="3196"/>
                                  </a:lnTo>
                                  <a:lnTo>
                                    <a:pt x="3356086" y="4740"/>
                                  </a:lnTo>
                                  <a:lnTo>
                                    <a:pt x="3356086" y="8356"/>
                                  </a:lnTo>
                                  <a:lnTo>
                                    <a:pt x="3355455" y="9900"/>
                                  </a:lnTo>
                                  <a:lnTo>
                                    <a:pt x="3352895" y="12457"/>
                                  </a:lnTo>
                                  <a:lnTo>
                                    <a:pt x="33513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77469" y="13096"/>
                                  </a:moveTo>
                                  <a:lnTo>
                                    <a:pt x="3373850" y="13096"/>
                                  </a:lnTo>
                                  <a:lnTo>
                                    <a:pt x="3372302" y="12457"/>
                                  </a:lnTo>
                                  <a:lnTo>
                                    <a:pt x="3369754" y="9900"/>
                                  </a:lnTo>
                                  <a:lnTo>
                                    <a:pt x="3369111" y="8356"/>
                                  </a:lnTo>
                                  <a:lnTo>
                                    <a:pt x="3369111" y="4740"/>
                                  </a:lnTo>
                                  <a:lnTo>
                                    <a:pt x="3369754" y="3196"/>
                                  </a:lnTo>
                                  <a:lnTo>
                                    <a:pt x="3372302" y="639"/>
                                  </a:lnTo>
                                  <a:lnTo>
                                    <a:pt x="3373850" y="0"/>
                                  </a:lnTo>
                                  <a:lnTo>
                                    <a:pt x="3377469" y="0"/>
                                  </a:lnTo>
                                  <a:lnTo>
                                    <a:pt x="3379005" y="639"/>
                                  </a:lnTo>
                                  <a:lnTo>
                                    <a:pt x="3381565" y="3196"/>
                                  </a:lnTo>
                                  <a:lnTo>
                                    <a:pt x="3382208" y="4740"/>
                                  </a:lnTo>
                                  <a:lnTo>
                                    <a:pt x="3382208" y="8356"/>
                                  </a:lnTo>
                                  <a:lnTo>
                                    <a:pt x="3381565" y="9900"/>
                                  </a:lnTo>
                                  <a:lnTo>
                                    <a:pt x="3379005" y="12457"/>
                                  </a:lnTo>
                                  <a:lnTo>
                                    <a:pt x="337746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03580" y="13096"/>
                                  </a:moveTo>
                                  <a:lnTo>
                                    <a:pt x="3399972" y="13096"/>
                                  </a:lnTo>
                                  <a:lnTo>
                                    <a:pt x="3398424" y="12457"/>
                                  </a:lnTo>
                                  <a:lnTo>
                                    <a:pt x="3395865" y="9900"/>
                                  </a:lnTo>
                                  <a:lnTo>
                                    <a:pt x="3395222" y="8356"/>
                                  </a:lnTo>
                                  <a:lnTo>
                                    <a:pt x="3395222" y="4740"/>
                                  </a:lnTo>
                                  <a:lnTo>
                                    <a:pt x="3395865" y="3196"/>
                                  </a:lnTo>
                                  <a:lnTo>
                                    <a:pt x="3398424" y="639"/>
                                  </a:lnTo>
                                  <a:lnTo>
                                    <a:pt x="3399972" y="0"/>
                                  </a:lnTo>
                                  <a:lnTo>
                                    <a:pt x="3403580" y="0"/>
                                  </a:lnTo>
                                  <a:lnTo>
                                    <a:pt x="3405128" y="639"/>
                                  </a:lnTo>
                                  <a:lnTo>
                                    <a:pt x="3407687" y="3196"/>
                                  </a:lnTo>
                                  <a:lnTo>
                                    <a:pt x="3408318" y="4740"/>
                                  </a:lnTo>
                                  <a:lnTo>
                                    <a:pt x="3408318" y="8356"/>
                                  </a:lnTo>
                                  <a:lnTo>
                                    <a:pt x="3407687" y="9900"/>
                                  </a:lnTo>
                                  <a:lnTo>
                                    <a:pt x="3405128" y="12457"/>
                                  </a:lnTo>
                                  <a:lnTo>
                                    <a:pt x="340358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29702" y="13096"/>
                                  </a:moveTo>
                                  <a:lnTo>
                                    <a:pt x="3426083" y="13096"/>
                                  </a:lnTo>
                                  <a:lnTo>
                                    <a:pt x="3424535" y="12457"/>
                                  </a:lnTo>
                                  <a:lnTo>
                                    <a:pt x="3421987" y="9900"/>
                                  </a:lnTo>
                                  <a:lnTo>
                                    <a:pt x="3421344" y="8356"/>
                                  </a:lnTo>
                                  <a:lnTo>
                                    <a:pt x="3421344" y="4740"/>
                                  </a:lnTo>
                                  <a:lnTo>
                                    <a:pt x="3421987" y="3196"/>
                                  </a:lnTo>
                                  <a:lnTo>
                                    <a:pt x="3424535" y="639"/>
                                  </a:lnTo>
                                  <a:lnTo>
                                    <a:pt x="3426083" y="0"/>
                                  </a:lnTo>
                                  <a:lnTo>
                                    <a:pt x="3429702" y="0"/>
                                  </a:lnTo>
                                  <a:lnTo>
                                    <a:pt x="3431250" y="639"/>
                                  </a:lnTo>
                                  <a:lnTo>
                                    <a:pt x="3433798" y="3196"/>
                                  </a:lnTo>
                                  <a:lnTo>
                                    <a:pt x="3434441" y="4740"/>
                                  </a:lnTo>
                                  <a:lnTo>
                                    <a:pt x="3434441" y="8356"/>
                                  </a:lnTo>
                                  <a:lnTo>
                                    <a:pt x="3433798" y="9900"/>
                                  </a:lnTo>
                                  <a:lnTo>
                                    <a:pt x="3431250" y="12457"/>
                                  </a:lnTo>
                                  <a:lnTo>
                                    <a:pt x="34297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55812" y="13096"/>
                                  </a:moveTo>
                                  <a:lnTo>
                                    <a:pt x="3452205" y="13096"/>
                                  </a:lnTo>
                                  <a:lnTo>
                                    <a:pt x="3450657" y="12457"/>
                                  </a:lnTo>
                                  <a:lnTo>
                                    <a:pt x="3448097" y="9900"/>
                                  </a:lnTo>
                                  <a:lnTo>
                                    <a:pt x="3447466" y="8356"/>
                                  </a:lnTo>
                                  <a:lnTo>
                                    <a:pt x="3447466" y="4740"/>
                                  </a:lnTo>
                                  <a:lnTo>
                                    <a:pt x="3448097" y="3196"/>
                                  </a:lnTo>
                                  <a:lnTo>
                                    <a:pt x="3450657" y="639"/>
                                  </a:lnTo>
                                  <a:lnTo>
                                    <a:pt x="3452205" y="0"/>
                                  </a:lnTo>
                                  <a:lnTo>
                                    <a:pt x="3455812" y="0"/>
                                  </a:lnTo>
                                  <a:lnTo>
                                    <a:pt x="3457360" y="639"/>
                                  </a:lnTo>
                                  <a:lnTo>
                                    <a:pt x="3459920" y="3196"/>
                                  </a:lnTo>
                                  <a:lnTo>
                                    <a:pt x="3460563" y="4740"/>
                                  </a:lnTo>
                                  <a:lnTo>
                                    <a:pt x="3460563" y="8356"/>
                                  </a:lnTo>
                                  <a:lnTo>
                                    <a:pt x="3459920" y="9900"/>
                                  </a:lnTo>
                                  <a:lnTo>
                                    <a:pt x="3457360" y="12457"/>
                                  </a:lnTo>
                                  <a:lnTo>
                                    <a:pt x="345581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81935" y="13096"/>
                                  </a:moveTo>
                                  <a:lnTo>
                                    <a:pt x="3478315" y="13096"/>
                                  </a:lnTo>
                                  <a:lnTo>
                                    <a:pt x="3476779" y="12457"/>
                                  </a:lnTo>
                                  <a:lnTo>
                                    <a:pt x="3474220" y="9900"/>
                                  </a:lnTo>
                                  <a:lnTo>
                                    <a:pt x="3473577" y="8356"/>
                                  </a:lnTo>
                                  <a:lnTo>
                                    <a:pt x="3473577" y="4740"/>
                                  </a:lnTo>
                                  <a:lnTo>
                                    <a:pt x="3474220" y="3196"/>
                                  </a:lnTo>
                                  <a:lnTo>
                                    <a:pt x="3476779" y="639"/>
                                  </a:lnTo>
                                  <a:lnTo>
                                    <a:pt x="3478315" y="0"/>
                                  </a:lnTo>
                                  <a:lnTo>
                                    <a:pt x="3481935" y="0"/>
                                  </a:lnTo>
                                  <a:lnTo>
                                    <a:pt x="3483483" y="639"/>
                                  </a:lnTo>
                                  <a:lnTo>
                                    <a:pt x="3486031" y="3196"/>
                                  </a:lnTo>
                                  <a:lnTo>
                                    <a:pt x="3486673" y="4740"/>
                                  </a:lnTo>
                                  <a:lnTo>
                                    <a:pt x="3486673" y="8356"/>
                                  </a:lnTo>
                                  <a:lnTo>
                                    <a:pt x="3486031" y="9900"/>
                                  </a:lnTo>
                                  <a:lnTo>
                                    <a:pt x="3483483" y="12457"/>
                                  </a:lnTo>
                                  <a:lnTo>
                                    <a:pt x="348193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08057" y="13096"/>
                                  </a:moveTo>
                                  <a:lnTo>
                                    <a:pt x="3504438" y="13096"/>
                                  </a:lnTo>
                                  <a:lnTo>
                                    <a:pt x="3502890" y="12457"/>
                                  </a:lnTo>
                                  <a:lnTo>
                                    <a:pt x="3500330" y="9900"/>
                                  </a:lnTo>
                                  <a:lnTo>
                                    <a:pt x="3499699" y="8356"/>
                                  </a:lnTo>
                                  <a:lnTo>
                                    <a:pt x="3499699" y="4740"/>
                                  </a:lnTo>
                                  <a:lnTo>
                                    <a:pt x="3500330" y="3196"/>
                                  </a:lnTo>
                                  <a:lnTo>
                                    <a:pt x="3502890" y="639"/>
                                  </a:lnTo>
                                  <a:lnTo>
                                    <a:pt x="3504438" y="0"/>
                                  </a:lnTo>
                                  <a:lnTo>
                                    <a:pt x="3508057" y="0"/>
                                  </a:lnTo>
                                  <a:lnTo>
                                    <a:pt x="3509593" y="639"/>
                                  </a:lnTo>
                                  <a:lnTo>
                                    <a:pt x="3512153" y="3196"/>
                                  </a:lnTo>
                                  <a:lnTo>
                                    <a:pt x="3512796" y="4740"/>
                                  </a:lnTo>
                                  <a:lnTo>
                                    <a:pt x="3512796" y="8356"/>
                                  </a:lnTo>
                                  <a:lnTo>
                                    <a:pt x="3512153" y="9900"/>
                                  </a:lnTo>
                                  <a:lnTo>
                                    <a:pt x="3509593" y="12457"/>
                                  </a:lnTo>
                                  <a:lnTo>
                                    <a:pt x="350805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34168" y="13096"/>
                                  </a:moveTo>
                                  <a:lnTo>
                                    <a:pt x="3530548" y="13096"/>
                                  </a:lnTo>
                                  <a:lnTo>
                                    <a:pt x="3529012" y="12457"/>
                                  </a:lnTo>
                                  <a:lnTo>
                                    <a:pt x="3526452" y="9900"/>
                                  </a:lnTo>
                                  <a:lnTo>
                                    <a:pt x="3525809" y="8356"/>
                                  </a:lnTo>
                                  <a:lnTo>
                                    <a:pt x="3525809" y="4740"/>
                                  </a:lnTo>
                                  <a:lnTo>
                                    <a:pt x="3526452" y="3196"/>
                                  </a:lnTo>
                                  <a:lnTo>
                                    <a:pt x="3529012" y="639"/>
                                  </a:lnTo>
                                  <a:lnTo>
                                    <a:pt x="3530548" y="0"/>
                                  </a:lnTo>
                                  <a:lnTo>
                                    <a:pt x="3534168" y="0"/>
                                  </a:lnTo>
                                  <a:lnTo>
                                    <a:pt x="3535715" y="639"/>
                                  </a:lnTo>
                                  <a:lnTo>
                                    <a:pt x="3538275" y="3196"/>
                                  </a:lnTo>
                                  <a:lnTo>
                                    <a:pt x="3538906" y="4740"/>
                                  </a:lnTo>
                                  <a:lnTo>
                                    <a:pt x="3538906" y="8356"/>
                                  </a:lnTo>
                                  <a:lnTo>
                                    <a:pt x="3538275" y="9900"/>
                                  </a:lnTo>
                                  <a:lnTo>
                                    <a:pt x="3535715" y="12457"/>
                                  </a:lnTo>
                                  <a:lnTo>
                                    <a:pt x="353416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60290" y="13096"/>
                                  </a:moveTo>
                                  <a:lnTo>
                                    <a:pt x="3556670" y="13096"/>
                                  </a:lnTo>
                                  <a:lnTo>
                                    <a:pt x="3555123" y="12457"/>
                                  </a:lnTo>
                                  <a:lnTo>
                                    <a:pt x="3552575" y="9900"/>
                                  </a:lnTo>
                                  <a:lnTo>
                                    <a:pt x="3551932" y="8356"/>
                                  </a:lnTo>
                                  <a:lnTo>
                                    <a:pt x="3551932" y="4740"/>
                                  </a:lnTo>
                                  <a:lnTo>
                                    <a:pt x="3552575" y="3196"/>
                                  </a:lnTo>
                                  <a:lnTo>
                                    <a:pt x="3555123" y="639"/>
                                  </a:lnTo>
                                  <a:lnTo>
                                    <a:pt x="3556670" y="0"/>
                                  </a:lnTo>
                                  <a:lnTo>
                                    <a:pt x="3560290" y="0"/>
                                  </a:lnTo>
                                  <a:lnTo>
                                    <a:pt x="3561826" y="639"/>
                                  </a:lnTo>
                                  <a:lnTo>
                                    <a:pt x="3564386" y="3196"/>
                                  </a:lnTo>
                                  <a:lnTo>
                                    <a:pt x="3565029" y="4740"/>
                                  </a:lnTo>
                                  <a:lnTo>
                                    <a:pt x="3565029" y="8356"/>
                                  </a:lnTo>
                                  <a:lnTo>
                                    <a:pt x="3564386" y="9900"/>
                                  </a:lnTo>
                                  <a:lnTo>
                                    <a:pt x="3561826" y="12457"/>
                                  </a:lnTo>
                                  <a:lnTo>
                                    <a:pt x="35602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86400" y="13096"/>
                                  </a:moveTo>
                                  <a:lnTo>
                                    <a:pt x="3582793" y="13096"/>
                                  </a:lnTo>
                                  <a:lnTo>
                                    <a:pt x="3581245" y="12457"/>
                                  </a:lnTo>
                                  <a:lnTo>
                                    <a:pt x="3578685" y="9900"/>
                                  </a:lnTo>
                                  <a:lnTo>
                                    <a:pt x="3578042" y="8356"/>
                                  </a:lnTo>
                                  <a:lnTo>
                                    <a:pt x="3578042" y="4740"/>
                                  </a:lnTo>
                                  <a:lnTo>
                                    <a:pt x="3578685" y="3196"/>
                                  </a:lnTo>
                                  <a:lnTo>
                                    <a:pt x="3581245" y="639"/>
                                  </a:lnTo>
                                  <a:lnTo>
                                    <a:pt x="3582793" y="0"/>
                                  </a:lnTo>
                                  <a:lnTo>
                                    <a:pt x="3586400" y="0"/>
                                  </a:lnTo>
                                  <a:lnTo>
                                    <a:pt x="3587948" y="639"/>
                                  </a:lnTo>
                                  <a:lnTo>
                                    <a:pt x="3590508" y="3196"/>
                                  </a:lnTo>
                                  <a:lnTo>
                                    <a:pt x="3591139" y="4740"/>
                                  </a:lnTo>
                                  <a:lnTo>
                                    <a:pt x="3591139" y="8356"/>
                                  </a:lnTo>
                                  <a:lnTo>
                                    <a:pt x="3590508" y="9900"/>
                                  </a:lnTo>
                                  <a:lnTo>
                                    <a:pt x="3587948" y="12457"/>
                                  </a:lnTo>
                                  <a:lnTo>
                                    <a:pt x="358640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12523" y="13096"/>
                                  </a:moveTo>
                                  <a:lnTo>
                                    <a:pt x="3608903" y="13096"/>
                                  </a:lnTo>
                                  <a:lnTo>
                                    <a:pt x="3607355" y="12457"/>
                                  </a:lnTo>
                                  <a:lnTo>
                                    <a:pt x="3604807" y="9900"/>
                                  </a:lnTo>
                                  <a:lnTo>
                                    <a:pt x="3604164" y="8356"/>
                                  </a:lnTo>
                                  <a:lnTo>
                                    <a:pt x="3604164" y="4740"/>
                                  </a:lnTo>
                                  <a:lnTo>
                                    <a:pt x="3604807" y="3196"/>
                                  </a:lnTo>
                                  <a:lnTo>
                                    <a:pt x="3607355" y="639"/>
                                  </a:lnTo>
                                  <a:lnTo>
                                    <a:pt x="3608903" y="0"/>
                                  </a:lnTo>
                                  <a:lnTo>
                                    <a:pt x="3612523" y="0"/>
                                  </a:lnTo>
                                  <a:lnTo>
                                    <a:pt x="3614058" y="639"/>
                                  </a:lnTo>
                                  <a:lnTo>
                                    <a:pt x="3616618" y="3196"/>
                                  </a:lnTo>
                                  <a:lnTo>
                                    <a:pt x="3617261" y="4740"/>
                                  </a:lnTo>
                                  <a:lnTo>
                                    <a:pt x="3617261" y="8356"/>
                                  </a:lnTo>
                                  <a:lnTo>
                                    <a:pt x="3616618" y="9900"/>
                                  </a:lnTo>
                                  <a:lnTo>
                                    <a:pt x="3614058" y="12457"/>
                                  </a:lnTo>
                                  <a:lnTo>
                                    <a:pt x="361252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38633" y="13096"/>
                                  </a:moveTo>
                                  <a:lnTo>
                                    <a:pt x="3635025" y="13096"/>
                                  </a:lnTo>
                                  <a:lnTo>
                                    <a:pt x="3633478" y="12457"/>
                                  </a:lnTo>
                                  <a:lnTo>
                                    <a:pt x="3630918" y="9900"/>
                                  </a:lnTo>
                                  <a:lnTo>
                                    <a:pt x="3630287" y="8356"/>
                                  </a:lnTo>
                                  <a:lnTo>
                                    <a:pt x="3630287" y="4740"/>
                                  </a:lnTo>
                                  <a:lnTo>
                                    <a:pt x="3630918" y="3196"/>
                                  </a:lnTo>
                                  <a:lnTo>
                                    <a:pt x="3633478" y="639"/>
                                  </a:lnTo>
                                  <a:lnTo>
                                    <a:pt x="3635025" y="0"/>
                                  </a:lnTo>
                                  <a:lnTo>
                                    <a:pt x="3638633" y="0"/>
                                  </a:lnTo>
                                  <a:lnTo>
                                    <a:pt x="3640181" y="639"/>
                                  </a:lnTo>
                                  <a:lnTo>
                                    <a:pt x="3642741" y="3196"/>
                                  </a:lnTo>
                                  <a:lnTo>
                                    <a:pt x="3643384" y="4740"/>
                                  </a:lnTo>
                                  <a:lnTo>
                                    <a:pt x="3643384" y="8356"/>
                                  </a:lnTo>
                                  <a:lnTo>
                                    <a:pt x="3642741" y="9900"/>
                                  </a:lnTo>
                                  <a:lnTo>
                                    <a:pt x="3640181" y="12457"/>
                                  </a:lnTo>
                                  <a:lnTo>
                                    <a:pt x="363863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64755" y="13096"/>
                                  </a:moveTo>
                                  <a:lnTo>
                                    <a:pt x="3661136" y="13096"/>
                                  </a:lnTo>
                                  <a:lnTo>
                                    <a:pt x="3659600" y="12457"/>
                                  </a:lnTo>
                                  <a:lnTo>
                                    <a:pt x="3657040" y="9900"/>
                                  </a:lnTo>
                                  <a:lnTo>
                                    <a:pt x="3656397" y="8356"/>
                                  </a:lnTo>
                                  <a:lnTo>
                                    <a:pt x="3656397" y="4740"/>
                                  </a:lnTo>
                                  <a:lnTo>
                                    <a:pt x="3657040" y="3196"/>
                                  </a:lnTo>
                                  <a:lnTo>
                                    <a:pt x="3659600" y="639"/>
                                  </a:lnTo>
                                  <a:lnTo>
                                    <a:pt x="3661136" y="0"/>
                                  </a:lnTo>
                                  <a:lnTo>
                                    <a:pt x="3664755" y="0"/>
                                  </a:lnTo>
                                  <a:lnTo>
                                    <a:pt x="3666303" y="639"/>
                                  </a:lnTo>
                                  <a:lnTo>
                                    <a:pt x="3668851" y="3196"/>
                                  </a:lnTo>
                                  <a:lnTo>
                                    <a:pt x="3669494" y="4740"/>
                                  </a:lnTo>
                                  <a:lnTo>
                                    <a:pt x="3669494" y="8356"/>
                                  </a:lnTo>
                                  <a:lnTo>
                                    <a:pt x="3668851" y="9900"/>
                                  </a:lnTo>
                                  <a:lnTo>
                                    <a:pt x="3666303" y="12457"/>
                                  </a:lnTo>
                                  <a:lnTo>
                                    <a:pt x="36647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90878" y="13096"/>
                                  </a:moveTo>
                                  <a:lnTo>
                                    <a:pt x="3687258" y="13096"/>
                                  </a:lnTo>
                                  <a:lnTo>
                                    <a:pt x="3685710" y="12457"/>
                                  </a:lnTo>
                                  <a:lnTo>
                                    <a:pt x="3683150" y="9900"/>
                                  </a:lnTo>
                                  <a:lnTo>
                                    <a:pt x="3682519" y="8356"/>
                                  </a:lnTo>
                                  <a:lnTo>
                                    <a:pt x="3682519" y="4740"/>
                                  </a:lnTo>
                                  <a:lnTo>
                                    <a:pt x="3683150" y="3196"/>
                                  </a:lnTo>
                                  <a:lnTo>
                                    <a:pt x="3685710" y="639"/>
                                  </a:lnTo>
                                  <a:lnTo>
                                    <a:pt x="3687258" y="0"/>
                                  </a:lnTo>
                                  <a:lnTo>
                                    <a:pt x="3690878" y="0"/>
                                  </a:lnTo>
                                  <a:lnTo>
                                    <a:pt x="3692413" y="639"/>
                                  </a:lnTo>
                                  <a:lnTo>
                                    <a:pt x="3694973" y="3196"/>
                                  </a:lnTo>
                                  <a:lnTo>
                                    <a:pt x="3695616" y="4740"/>
                                  </a:lnTo>
                                  <a:lnTo>
                                    <a:pt x="3695616" y="8356"/>
                                  </a:lnTo>
                                  <a:lnTo>
                                    <a:pt x="3694973" y="9900"/>
                                  </a:lnTo>
                                  <a:lnTo>
                                    <a:pt x="3692413" y="12457"/>
                                  </a:lnTo>
                                  <a:lnTo>
                                    <a:pt x="36908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16988" y="13096"/>
                                  </a:moveTo>
                                  <a:lnTo>
                                    <a:pt x="3713368" y="13096"/>
                                  </a:lnTo>
                                  <a:lnTo>
                                    <a:pt x="3711833" y="12457"/>
                                  </a:lnTo>
                                  <a:lnTo>
                                    <a:pt x="3709273" y="9900"/>
                                  </a:lnTo>
                                  <a:lnTo>
                                    <a:pt x="3708630" y="8356"/>
                                  </a:lnTo>
                                  <a:lnTo>
                                    <a:pt x="3708630" y="4740"/>
                                  </a:lnTo>
                                  <a:lnTo>
                                    <a:pt x="3709273" y="3196"/>
                                  </a:lnTo>
                                  <a:lnTo>
                                    <a:pt x="3711833" y="639"/>
                                  </a:lnTo>
                                  <a:lnTo>
                                    <a:pt x="3713368" y="0"/>
                                  </a:lnTo>
                                  <a:lnTo>
                                    <a:pt x="3716988" y="0"/>
                                  </a:lnTo>
                                  <a:lnTo>
                                    <a:pt x="3718536" y="639"/>
                                  </a:lnTo>
                                  <a:lnTo>
                                    <a:pt x="3721096" y="3196"/>
                                  </a:lnTo>
                                  <a:lnTo>
                                    <a:pt x="3721727" y="4740"/>
                                  </a:lnTo>
                                  <a:lnTo>
                                    <a:pt x="3721727" y="8356"/>
                                  </a:lnTo>
                                  <a:lnTo>
                                    <a:pt x="3721096" y="9900"/>
                                  </a:lnTo>
                                  <a:lnTo>
                                    <a:pt x="3718536" y="12457"/>
                                  </a:lnTo>
                                  <a:lnTo>
                                    <a:pt x="371698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43110" y="13096"/>
                                  </a:moveTo>
                                  <a:lnTo>
                                    <a:pt x="3739491" y="13096"/>
                                  </a:lnTo>
                                  <a:lnTo>
                                    <a:pt x="3737943" y="12457"/>
                                  </a:lnTo>
                                  <a:lnTo>
                                    <a:pt x="3735395" y="9900"/>
                                  </a:lnTo>
                                  <a:lnTo>
                                    <a:pt x="3734752" y="8356"/>
                                  </a:lnTo>
                                  <a:lnTo>
                                    <a:pt x="3734752" y="4740"/>
                                  </a:lnTo>
                                  <a:lnTo>
                                    <a:pt x="3735395" y="3196"/>
                                  </a:lnTo>
                                  <a:lnTo>
                                    <a:pt x="3737943" y="639"/>
                                  </a:lnTo>
                                  <a:lnTo>
                                    <a:pt x="3739491" y="0"/>
                                  </a:lnTo>
                                  <a:lnTo>
                                    <a:pt x="3743110" y="0"/>
                                  </a:lnTo>
                                  <a:lnTo>
                                    <a:pt x="3744646" y="639"/>
                                  </a:lnTo>
                                  <a:lnTo>
                                    <a:pt x="3747206" y="3196"/>
                                  </a:lnTo>
                                  <a:lnTo>
                                    <a:pt x="3747849" y="4740"/>
                                  </a:lnTo>
                                  <a:lnTo>
                                    <a:pt x="3747849" y="8356"/>
                                  </a:lnTo>
                                  <a:lnTo>
                                    <a:pt x="3747206" y="9900"/>
                                  </a:lnTo>
                                  <a:lnTo>
                                    <a:pt x="3744646" y="12457"/>
                                  </a:lnTo>
                                  <a:lnTo>
                                    <a:pt x="37431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69221" y="13096"/>
                                  </a:moveTo>
                                  <a:lnTo>
                                    <a:pt x="3765601" y="13096"/>
                                  </a:lnTo>
                                  <a:lnTo>
                                    <a:pt x="3764065" y="12457"/>
                                  </a:lnTo>
                                  <a:lnTo>
                                    <a:pt x="3761505" y="9900"/>
                                  </a:lnTo>
                                  <a:lnTo>
                                    <a:pt x="3760863" y="8356"/>
                                  </a:lnTo>
                                  <a:lnTo>
                                    <a:pt x="3760863" y="4740"/>
                                  </a:lnTo>
                                  <a:lnTo>
                                    <a:pt x="3761505" y="3196"/>
                                  </a:lnTo>
                                  <a:lnTo>
                                    <a:pt x="3764065" y="639"/>
                                  </a:lnTo>
                                  <a:lnTo>
                                    <a:pt x="3765601" y="0"/>
                                  </a:lnTo>
                                  <a:lnTo>
                                    <a:pt x="3769221" y="0"/>
                                  </a:lnTo>
                                  <a:lnTo>
                                    <a:pt x="3770769" y="639"/>
                                  </a:lnTo>
                                  <a:lnTo>
                                    <a:pt x="3773328" y="3196"/>
                                  </a:lnTo>
                                  <a:lnTo>
                                    <a:pt x="3773959" y="4740"/>
                                  </a:lnTo>
                                  <a:lnTo>
                                    <a:pt x="3773959" y="8356"/>
                                  </a:lnTo>
                                  <a:lnTo>
                                    <a:pt x="3773328" y="9900"/>
                                  </a:lnTo>
                                  <a:lnTo>
                                    <a:pt x="3770769" y="12457"/>
                                  </a:lnTo>
                                  <a:lnTo>
                                    <a:pt x="37692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95343" y="13096"/>
                                  </a:moveTo>
                                  <a:lnTo>
                                    <a:pt x="3791724" y="13096"/>
                                  </a:lnTo>
                                  <a:lnTo>
                                    <a:pt x="3790176" y="12457"/>
                                  </a:lnTo>
                                  <a:lnTo>
                                    <a:pt x="3787628" y="9900"/>
                                  </a:lnTo>
                                  <a:lnTo>
                                    <a:pt x="3786985" y="8356"/>
                                  </a:lnTo>
                                  <a:lnTo>
                                    <a:pt x="3786985" y="4740"/>
                                  </a:lnTo>
                                  <a:lnTo>
                                    <a:pt x="3787628" y="3196"/>
                                  </a:lnTo>
                                  <a:lnTo>
                                    <a:pt x="3790176" y="639"/>
                                  </a:lnTo>
                                  <a:lnTo>
                                    <a:pt x="3791724" y="0"/>
                                  </a:lnTo>
                                  <a:lnTo>
                                    <a:pt x="3795343" y="0"/>
                                  </a:lnTo>
                                  <a:lnTo>
                                    <a:pt x="3796879" y="639"/>
                                  </a:lnTo>
                                  <a:lnTo>
                                    <a:pt x="3799439" y="3196"/>
                                  </a:lnTo>
                                  <a:lnTo>
                                    <a:pt x="3800082" y="4740"/>
                                  </a:lnTo>
                                  <a:lnTo>
                                    <a:pt x="3800082" y="8356"/>
                                  </a:lnTo>
                                  <a:lnTo>
                                    <a:pt x="3799439" y="9900"/>
                                  </a:lnTo>
                                  <a:lnTo>
                                    <a:pt x="3796879" y="12457"/>
                                  </a:lnTo>
                                  <a:lnTo>
                                    <a:pt x="379534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21453" y="13096"/>
                                  </a:moveTo>
                                  <a:lnTo>
                                    <a:pt x="3817846" y="13096"/>
                                  </a:lnTo>
                                  <a:lnTo>
                                    <a:pt x="3816298" y="12457"/>
                                  </a:lnTo>
                                  <a:lnTo>
                                    <a:pt x="3813738" y="9900"/>
                                  </a:lnTo>
                                  <a:lnTo>
                                    <a:pt x="3813095" y="8356"/>
                                  </a:lnTo>
                                  <a:lnTo>
                                    <a:pt x="3813095" y="4740"/>
                                  </a:lnTo>
                                  <a:lnTo>
                                    <a:pt x="3813738" y="3196"/>
                                  </a:lnTo>
                                  <a:lnTo>
                                    <a:pt x="3816298" y="639"/>
                                  </a:lnTo>
                                  <a:lnTo>
                                    <a:pt x="3817846" y="0"/>
                                  </a:lnTo>
                                  <a:lnTo>
                                    <a:pt x="3821453" y="0"/>
                                  </a:lnTo>
                                  <a:lnTo>
                                    <a:pt x="3823001" y="639"/>
                                  </a:lnTo>
                                  <a:lnTo>
                                    <a:pt x="3825561" y="3196"/>
                                  </a:lnTo>
                                  <a:lnTo>
                                    <a:pt x="3826192" y="4740"/>
                                  </a:lnTo>
                                  <a:lnTo>
                                    <a:pt x="3826192" y="8356"/>
                                  </a:lnTo>
                                  <a:lnTo>
                                    <a:pt x="3825561" y="9900"/>
                                  </a:lnTo>
                                  <a:lnTo>
                                    <a:pt x="3823001" y="12457"/>
                                  </a:lnTo>
                                  <a:lnTo>
                                    <a:pt x="38214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47576" y="13096"/>
                                  </a:moveTo>
                                  <a:lnTo>
                                    <a:pt x="3843956" y="13096"/>
                                  </a:lnTo>
                                  <a:lnTo>
                                    <a:pt x="3842420" y="12457"/>
                                  </a:lnTo>
                                  <a:lnTo>
                                    <a:pt x="3839860" y="9900"/>
                                  </a:lnTo>
                                  <a:lnTo>
                                    <a:pt x="3839218" y="8356"/>
                                  </a:lnTo>
                                  <a:lnTo>
                                    <a:pt x="3839218" y="4740"/>
                                  </a:lnTo>
                                  <a:lnTo>
                                    <a:pt x="3839860" y="3196"/>
                                  </a:lnTo>
                                  <a:lnTo>
                                    <a:pt x="3842420" y="639"/>
                                  </a:lnTo>
                                  <a:lnTo>
                                    <a:pt x="3843956" y="0"/>
                                  </a:lnTo>
                                  <a:lnTo>
                                    <a:pt x="3847576" y="0"/>
                                  </a:lnTo>
                                  <a:lnTo>
                                    <a:pt x="3849124" y="639"/>
                                  </a:lnTo>
                                  <a:lnTo>
                                    <a:pt x="3851671" y="3196"/>
                                  </a:lnTo>
                                  <a:lnTo>
                                    <a:pt x="3852314" y="4740"/>
                                  </a:lnTo>
                                  <a:lnTo>
                                    <a:pt x="3852314" y="8356"/>
                                  </a:lnTo>
                                  <a:lnTo>
                                    <a:pt x="3851671" y="9900"/>
                                  </a:lnTo>
                                  <a:lnTo>
                                    <a:pt x="3849124" y="12457"/>
                                  </a:lnTo>
                                  <a:lnTo>
                                    <a:pt x="38475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73698" y="13096"/>
                                  </a:moveTo>
                                  <a:lnTo>
                                    <a:pt x="3870079" y="13096"/>
                                  </a:lnTo>
                                  <a:lnTo>
                                    <a:pt x="3868531" y="12457"/>
                                  </a:lnTo>
                                  <a:lnTo>
                                    <a:pt x="3865971" y="9900"/>
                                  </a:lnTo>
                                  <a:lnTo>
                                    <a:pt x="3865340" y="8356"/>
                                  </a:lnTo>
                                  <a:lnTo>
                                    <a:pt x="3865340" y="4740"/>
                                  </a:lnTo>
                                  <a:lnTo>
                                    <a:pt x="3865971" y="3196"/>
                                  </a:lnTo>
                                  <a:lnTo>
                                    <a:pt x="3868531" y="639"/>
                                  </a:lnTo>
                                  <a:lnTo>
                                    <a:pt x="3870079" y="0"/>
                                  </a:lnTo>
                                  <a:lnTo>
                                    <a:pt x="3873698" y="0"/>
                                  </a:lnTo>
                                  <a:lnTo>
                                    <a:pt x="3875234" y="639"/>
                                  </a:lnTo>
                                  <a:lnTo>
                                    <a:pt x="3877794" y="3196"/>
                                  </a:lnTo>
                                  <a:lnTo>
                                    <a:pt x="3878437" y="4740"/>
                                  </a:lnTo>
                                  <a:lnTo>
                                    <a:pt x="3878437" y="8356"/>
                                  </a:lnTo>
                                  <a:lnTo>
                                    <a:pt x="3877794" y="9900"/>
                                  </a:lnTo>
                                  <a:lnTo>
                                    <a:pt x="3875234" y="12457"/>
                                  </a:lnTo>
                                  <a:lnTo>
                                    <a:pt x="38736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99808" y="13096"/>
                                  </a:moveTo>
                                  <a:lnTo>
                                    <a:pt x="3896189" y="13096"/>
                                  </a:lnTo>
                                  <a:lnTo>
                                    <a:pt x="3894653" y="12457"/>
                                  </a:lnTo>
                                  <a:lnTo>
                                    <a:pt x="3892093" y="9900"/>
                                  </a:lnTo>
                                  <a:lnTo>
                                    <a:pt x="3891450" y="8356"/>
                                  </a:lnTo>
                                  <a:lnTo>
                                    <a:pt x="3891450" y="4740"/>
                                  </a:lnTo>
                                  <a:lnTo>
                                    <a:pt x="3892093" y="3196"/>
                                  </a:lnTo>
                                  <a:lnTo>
                                    <a:pt x="3894653" y="639"/>
                                  </a:lnTo>
                                  <a:lnTo>
                                    <a:pt x="3896189" y="0"/>
                                  </a:lnTo>
                                  <a:lnTo>
                                    <a:pt x="3899808" y="0"/>
                                  </a:lnTo>
                                  <a:lnTo>
                                    <a:pt x="3901356" y="639"/>
                                  </a:lnTo>
                                  <a:lnTo>
                                    <a:pt x="3903916" y="3196"/>
                                  </a:lnTo>
                                  <a:lnTo>
                                    <a:pt x="3904547" y="4740"/>
                                  </a:lnTo>
                                  <a:lnTo>
                                    <a:pt x="3904547" y="8356"/>
                                  </a:lnTo>
                                  <a:lnTo>
                                    <a:pt x="3903916" y="9900"/>
                                  </a:lnTo>
                                  <a:lnTo>
                                    <a:pt x="3901356" y="12457"/>
                                  </a:lnTo>
                                  <a:lnTo>
                                    <a:pt x="38998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25931" y="13096"/>
                                  </a:moveTo>
                                  <a:lnTo>
                                    <a:pt x="3922311" y="13096"/>
                                  </a:lnTo>
                                  <a:lnTo>
                                    <a:pt x="3920763" y="12457"/>
                                  </a:lnTo>
                                  <a:lnTo>
                                    <a:pt x="3918204" y="9900"/>
                                  </a:lnTo>
                                  <a:lnTo>
                                    <a:pt x="3917573" y="8356"/>
                                  </a:lnTo>
                                  <a:lnTo>
                                    <a:pt x="3917573" y="4740"/>
                                  </a:lnTo>
                                  <a:lnTo>
                                    <a:pt x="3918204" y="3196"/>
                                  </a:lnTo>
                                  <a:lnTo>
                                    <a:pt x="3920763" y="639"/>
                                  </a:lnTo>
                                  <a:lnTo>
                                    <a:pt x="3922311" y="0"/>
                                  </a:lnTo>
                                  <a:lnTo>
                                    <a:pt x="3925931" y="0"/>
                                  </a:lnTo>
                                  <a:lnTo>
                                    <a:pt x="3927467" y="639"/>
                                  </a:lnTo>
                                  <a:lnTo>
                                    <a:pt x="3930027" y="3196"/>
                                  </a:lnTo>
                                  <a:lnTo>
                                    <a:pt x="3930669" y="4740"/>
                                  </a:lnTo>
                                  <a:lnTo>
                                    <a:pt x="3930669" y="8356"/>
                                  </a:lnTo>
                                  <a:lnTo>
                                    <a:pt x="3930027" y="9900"/>
                                  </a:lnTo>
                                  <a:lnTo>
                                    <a:pt x="3927467" y="12457"/>
                                  </a:lnTo>
                                  <a:lnTo>
                                    <a:pt x="392593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52041" y="13096"/>
                                  </a:moveTo>
                                  <a:lnTo>
                                    <a:pt x="3948422" y="13096"/>
                                  </a:lnTo>
                                  <a:lnTo>
                                    <a:pt x="3946886" y="12457"/>
                                  </a:lnTo>
                                  <a:lnTo>
                                    <a:pt x="3944326" y="9900"/>
                                  </a:lnTo>
                                  <a:lnTo>
                                    <a:pt x="3943683" y="8356"/>
                                  </a:lnTo>
                                  <a:lnTo>
                                    <a:pt x="3943683" y="4740"/>
                                  </a:lnTo>
                                  <a:lnTo>
                                    <a:pt x="3944326" y="3196"/>
                                  </a:lnTo>
                                  <a:lnTo>
                                    <a:pt x="3946886" y="639"/>
                                  </a:lnTo>
                                  <a:lnTo>
                                    <a:pt x="3948422" y="0"/>
                                  </a:lnTo>
                                  <a:lnTo>
                                    <a:pt x="3952041" y="0"/>
                                  </a:lnTo>
                                  <a:lnTo>
                                    <a:pt x="3953589" y="639"/>
                                  </a:lnTo>
                                  <a:lnTo>
                                    <a:pt x="3956149" y="3196"/>
                                  </a:lnTo>
                                  <a:lnTo>
                                    <a:pt x="3956780" y="4740"/>
                                  </a:lnTo>
                                  <a:lnTo>
                                    <a:pt x="3956780" y="8356"/>
                                  </a:lnTo>
                                  <a:lnTo>
                                    <a:pt x="3956149" y="9900"/>
                                  </a:lnTo>
                                  <a:lnTo>
                                    <a:pt x="3953589" y="12457"/>
                                  </a:lnTo>
                                  <a:lnTo>
                                    <a:pt x="39520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78163" y="13096"/>
                                  </a:moveTo>
                                  <a:lnTo>
                                    <a:pt x="3974544" y="13096"/>
                                  </a:lnTo>
                                  <a:lnTo>
                                    <a:pt x="3972996" y="12457"/>
                                  </a:lnTo>
                                  <a:lnTo>
                                    <a:pt x="3970448" y="9900"/>
                                  </a:lnTo>
                                  <a:lnTo>
                                    <a:pt x="3969805" y="8356"/>
                                  </a:lnTo>
                                  <a:lnTo>
                                    <a:pt x="3969805" y="4740"/>
                                  </a:lnTo>
                                  <a:lnTo>
                                    <a:pt x="3970448" y="3196"/>
                                  </a:lnTo>
                                  <a:lnTo>
                                    <a:pt x="3972996" y="639"/>
                                  </a:lnTo>
                                  <a:lnTo>
                                    <a:pt x="3974544" y="0"/>
                                  </a:lnTo>
                                  <a:lnTo>
                                    <a:pt x="3978163" y="0"/>
                                  </a:lnTo>
                                  <a:lnTo>
                                    <a:pt x="3979699" y="639"/>
                                  </a:lnTo>
                                  <a:lnTo>
                                    <a:pt x="3982259" y="3196"/>
                                  </a:lnTo>
                                  <a:lnTo>
                                    <a:pt x="3982902" y="4740"/>
                                  </a:lnTo>
                                  <a:lnTo>
                                    <a:pt x="3982902" y="8356"/>
                                  </a:lnTo>
                                  <a:lnTo>
                                    <a:pt x="3982259" y="9900"/>
                                  </a:lnTo>
                                  <a:lnTo>
                                    <a:pt x="3979699" y="12457"/>
                                  </a:lnTo>
                                  <a:lnTo>
                                    <a:pt x="397816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04274" y="13096"/>
                                  </a:moveTo>
                                  <a:lnTo>
                                    <a:pt x="4000666" y="13096"/>
                                  </a:lnTo>
                                  <a:lnTo>
                                    <a:pt x="3999118" y="12457"/>
                                  </a:lnTo>
                                  <a:lnTo>
                                    <a:pt x="3996559" y="9900"/>
                                  </a:lnTo>
                                  <a:lnTo>
                                    <a:pt x="3995916" y="8356"/>
                                  </a:lnTo>
                                  <a:lnTo>
                                    <a:pt x="3995916" y="4740"/>
                                  </a:lnTo>
                                  <a:lnTo>
                                    <a:pt x="3996559" y="3196"/>
                                  </a:lnTo>
                                  <a:lnTo>
                                    <a:pt x="3999118" y="639"/>
                                  </a:lnTo>
                                  <a:lnTo>
                                    <a:pt x="4000666" y="0"/>
                                  </a:lnTo>
                                  <a:lnTo>
                                    <a:pt x="4004274" y="0"/>
                                  </a:lnTo>
                                  <a:lnTo>
                                    <a:pt x="4005822" y="639"/>
                                  </a:lnTo>
                                  <a:lnTo>
                                    <a:pt x="4008382" y="3196"/>
                                  </a:lnTo>
                                  <a:lnTo>
                                    <a:pt x="4009013" y="4740"/>
                                  </a:lnTo>
                                  <a:lnTo>
                                    <a:pt x="4009013" y="8356"/>
                                  </a:lnTo>
                                  <a:lnTo>
                                    <a:pt x="4008382" y="9900"/>
                                  </a:lnTo>
                                  <a:lnTo>
                                    <a:pt x="4005822" y="12457"/>
                                  </a:lnTo>
                                  <a:lnTo>
                                    <a:pt x="400427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30396" y="13096"/>
                                  </a:moveTo>
                                  <a:lnTo>
                                    <a:pt x="4026777" y="13096"/>
                                  </a:lnTo>
                                  <a:lnTo>
                                    <a:pt x="4025229" y="12457"/>
                                  </a:lnTo>
                                  <a:lnTo>
                                    <a:pt x="4022681" y="9900"/>
                                  </a:lnTo>
                                  <a:lnTo>
                                    <a:pt x="4022038" y="8356"/>
                                  </a:lnTo>
                                  <a:lnTo>
                                    <a:pt x="4022038" y="4740"/>
                                  </a:lnTo>
                                  <a:lnTo>
                                    <a:pt x="4022681" y="3196"/>
                                  </a:lnTo>
                                  <a:lnTo>
                                    <a:pt x="4025229" y="639"/>
                                  </a:lnTo>
                                  <a:lnTo>
                                    <a:pt x="4026777" y="0"/>
                                  </a:lnTo>
                                  <a:lnTo>
                                    <a:pt x="4030396" y="0"/>
                                  </a:lnTo>
                                  <a:lnTo>
                                    <a:pt x="4031944" y="639"/>
                                  </a:lnTo>
                                  <a:lnTo>
                                    <a:pt x="4034492" y="3196"/>
                                  </a:lnTo>
                                  <a:lnTo>
                                    <a:pt x="4035135" y="4740"/>
                                  </a:lnTo>
                                  <a:lnTo>
                                    <a:pt x="4035135" y="8356"/>
                                  </a:lnTo>
                                  <a:lnTo>
                                    <a:pt x="4034492" y="9900"/>
                                  </a:lnTo>
                                  <a:lnTo>
                                    <a:pt x="4031944" y="12457"/>
                                  </a:lnTo>
                                  <a:lnTo>
                                    <a:pt x="40303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56507" y="13096"/>
                                  </a:moveTo>
                                  <a:lnTo>
                                    <a:pt x="4052899" y="13096"/>
                                  </a:lnTo>
                                  <a:lnTo>
                                    <a:pt x="4051351" y="12457"/>
                                  </a:lnTo>
                                  <a:lnTo>
                                    <a:pt x="4048791" y="9900"/>
                                  </a:lnTo>
                                  <a:lnTo>
                                    <a:pt x="4048160" y="8356"/>
                                  </a:lnTo>
                                  <a:lnTo>
                                    <a:pt x="4048160" y="4740"/>
                                  </a:lnTo>
                                  <a:lnTo>
                                    <a:pt x="4048791" y="3196"/>
                                  </a:lnTo>
                                  <a:lnTo>
                                    <a:pt x="4051351" y="639"/>
                                  </a:lnTo>
                                  <a:lnTo>
                                    <a:pt x="4052899" y="0"/>
                                  </a:lnTo>
                                  <a:lnTo>
                                    <a:pt x="4056507" y="0"/>
                                  </a:lnTo>
                                  <a:lnTo>
                                    <a:pt x="4058054" y="639"/>
                                  </a:lnTo>
                                  <a:lnTo>
                                    <a:pt x="4060614" y="3196"/>
                                  </a:lnTo>
                                  <a:lnTo>
                                    <a:pt x="4061257" y="4740"/>
                                  </a:lnTo>
                                  <a:lnTo>
                                    <a:pt x="4061257" y="8356"/>
                                  </a:lnTo>
                                  <a:lnTo>
                                    <a:pt x="4060614" y="9900"/>
                                  </a:lnTo>
                                  <a:lnTo>
                                    <a:pt x="4058054" y="12457"/>
                                  </a:lnTo>
                                  <a:lnTo>
                                    <a:pt x="40565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82629" y="13096"/>
                                  </a:moveTo>
                                  <a:lnTo>
                                    <a:pt x="4079009" y="13096"/>
                                  </a:lnTo>
                                  <a:lnTo>
                                    <a:pt x="4077474" y="12457"/>
                                  </a:lnTo>
                                  <a:lnTo>
                                    <a:pt x="4074914" y="9900"/>
                                  </a:lnTo>
                                  <a:lnTo>
                                    <a:pt x="4074271" y="8356"/>
                                  </a:lnTo>
                                  <a:lnTo>
                                    <a:pt x="4074271" y="4740"/>
                                  </a:lnTo>
                                  <a:lnTo>
                                    <a:pt x="4074914" y="3196"/>
                                  </a:lnTo>
                                  <a:lnTo>
                                    <a:pt x="4077474" y="639"/>
                                  </a:lnTo>
                                  <a:lnTo>
                                    <a:pt x="4079009" y="0"/>
                                  </a:lnTo>
                                  <a:lnTo>
                                    <a:pt x="4082629" y="0"/>
                                  </a:lnTo>
                                  <a:lnTo>
                                    <a:pt x="4084177" y="639"/>
                                  </a:lnTo>
                                  <a:lnTo>
                                    <a:pt x="4086725" y="3196"/>
                                  </a:lnTo>
                                  <a:lnTo>
                                    <a:pt x="4087368" y="4740"/>
                                  </a:lnTo>
                                  <a:lnTo>
                                    <a:pt x="4087368" y="8356"/>
                                  </a:lnTo>
                                  <a:lnTo>
                                    <a:pt x="4086725" y="9900"/>
                                  </a:lnTo>
                                  <a:lnTo>
                                    <a:pt x="4084177" y="12457"/>
                                  </a:lnTo>
                                  <a:lnTo>
                                    <a:pt x="408262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08751" y="13096"/>
                                  </a:moveTo>
                                  <a:lnTo>
                                    <a:pt x="4105132" y="13096"/>
                                  </a:lnTo>
                                  <a:lnTo>
                                    <a:pt x="4103584" y="12457"/>
                                  </a:lnTo>
                                  <a:lnTo>
                                    <a:pt x="4101024" y="9900"/>
                                  </a:lnTo>
                                  <a:lnTo>
                                    <a:pt x="4100393" y="8356"/>
                                  </a:lnTo>
                                  <a:lnTo>
                                    <a:pt x="4100393" y="4740"/>
                                  </a:lnTo>
                                  <a:lnTo>
                                    <a:pt x="4101024" y="3196"/>
                                  </a:lnTo>
                                  <a:lnTo>
                                    <a:pt x="4103584" y="639"/>
                                  </a:lnTo>
                                  <a:lnTo>
                                    <a:pt x="4105132" y="0"/>
                                  </a:lnTo>
                                  <a:lnTo>
                                    <a:pt x="4108751" y="0"/>
                                  </a:lnTo>
                                  <a:lnTo>
                                    <a:pt x="4110287" y="639"/>
                                  </a:lnTo>
                                  <a:lnTo>
                                    <a:pt x="4112847" y="3196"/>
                                  </a:lnTo>
                                  <a:lnTo>
                                    <a:pt x="4113490" y="4740"/>
                                  </a:lnTo>
                                  <a:lnTo>
                                    <a:pt x="4113490" y="8356"/>
                                  </a:lnTo>
                                  <a:lnTo>
                                    <a:pt x="4112847" y="9900"/>
                                  </a:lnTo>
                                  <a:lnTo>
                                    <a:pt x="4110287" y="12457"/>
                                  </a:lnTo>
                                  <a:lnTo>
                                    <a:pt x="410875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34862" y="13096"/>
                                  </a:moveTo>
                                  <a:lnTo>
                                    <a:pt x="4131242" y="13096"/>
                                  </a:lnTo>
                                  <a:lnTo>
                                    <a:pt x="4129706" y="12457"/>
                                  </a:lnTo>
                                  <a:lnTo>
                                    <a:pt x="4127146" y="9900"/>
                                  </a:lnTo>
                                  <a:lnTo>
                                    <a:pt x="4126503" y="8356"/>
                                  </a:lnTo>
                                  <a:lnTo>
                                    <a:pt x="4126503" y="4740"/>
                                  </a:lnTo>
                                  <a:lnTo>
                                    <a:pt x="4127146" y="3196"/>
                                  </a:lnTo>
                                  <a:lnTo>
                                    <a:pt x="4129706" y="639"/>
                                  </a:lnTo>
                                  <a:lnTo>
                                    <a:pt x="4131242" y="0"/>
                                  </a:lnTo>
                                  <a:lnTo>
                                    <a:pt x="4134862" y="0"/>
                                  </a:lnTo>
                                  <a:lnTo>
                                    <a:pt x="4136409" y="639"/>
                                  </a:lnTo>
                                  <a:lnTo>
                                    <a:pt x="4138969" y="3196"/>
                                  </a:lnTo>
                                  <a:lnTo>
                                    <a:pt x="4139600" y="4740"/>
                                  </a:lnTo>
                                  <a:lnTo>
                                    <a:pt x="4139600" y="8356"/>
                                  </a:lnTo>
                                  <a:lnTo>
                                    <a:pt x="4138969" y="9900"/>
                                  </a:lnTo>
                                  <a:lnTo>
                                    <a:pt x="4136409" y="12457"/>
                                  </a:lnTo>
                                  <a:lnTo>
                                    <a:pt x="413486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60984" y="13096"/>
                                  </a:moveTo>
                                  <a:lnTo>
                                    <a:pt x="4157364" y="13096"/>
                                  </a:lnTo>
                                  <a:lnTo>
                                    <a:pt x="4155817" y="12457"/>
                                  </a:lnTo>
                                  <a:lnTo>
                                    <a:pt x="4153269" y="9900"/>
                                  </a:lnTo>
                                  <a:lnTo>
                                    <a:pt x="4152626" y="8356"/>
                                  </a:lnTo>
                                  <a:lnTo>
                                    <a:pt x="4152626" y="4740"/>
                                  </a:lnTo>
                                  <a:lnTo>
                                    <a:pt x="4153269" y="3196"/>
                                  </a:lnTo>
                                  <a:lnTo>
                                    <a:pt x="4155817" y="639"/>
                                  </a:lnTo>
                                  <a:lnTo>
                                    <a:pt x="4157364" y="0"/>
                                  </a:lnTo>
                                  <a:lnTo>
                                    <a:pt x="4160984" y="0"/>
                                  </a:lnTo>
                                  <a:lnTo>
                                    <a:pt x="4162520" y="639"/>
                                  </a:lnTo>
                                  <a:lnTo>
                                    <a:pt x="4165080" y="3196"/>
                                  </a:lnTo>
                                  <a:lnTo>
                                    <a:pt x="4165723" y="4740"/>
                                  </a:lnTo>
                                  <a:lnTo>
                                    <a:pt x="4165723" y="8356"/>
                                  </a:lnTo>
                                  <a:lnTo>
                                    <a:pt x="4165080" y="9900"/>
                                  </a:lnTo>
                                  <a:lnTo>
                                    <a:pt x="4162520" y="12457"/>
                                  </a:lnTo>
                                  <a:lnTo>
                                    <a:pt x="416098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87094" y="13096"/>
                                  </a:moveTo>
                                  <a:lnTo>
                                    <a:pt x="4183487" y="13096"/>
                                  </a:lnTo>
                                  <a:lnTo>
                                    <a:pt x="4181939" y="12457"/>
                                  </a:lnTo>
                                  <a:lnTo>
                                    <a:pt x="4179379" y="9900"/>
                                  </a:lnTo>
                                  <a:lnTo>
                                    <a:pt x="4178736" y="8356"/>
                                  </a:lnTo>
                                  <a:lnTo>
                                    <a:pt x="4178736" y="4740"/>
                                  </a:lnTo>
                                  <a:lnTo>
                                    <a:pt x="4179379" y="3196"/>
                                  </a:lnTo>
                                  <a:lnTo>
                                    <a:pt x="4181939" y="639"/>
                                  </a:lnTo>
                                  <a:lnTo>
                                    <a:pt x="4183487" y="0"/>
                                  </a:lnTo>
                                  <a:lnTo>
                                    <a:pt x="4187094" y="0"/>
                                  </a:lnTo>
                                  <a:lnTo>
                                    <a:pt x="4188642" y="639"/>
                                  </a:lnTo>
                                  <a:lnTo>
                                    <a:pt x="4191202" y="3196"/>
                                  </a:lnTo>
                                  <a:lnTo>
                                    <a:pt x="4191833" y="4740"/>
                                  </a:lnTo>
                                  <a:lnTo>
                                    <a:pt x="4191833" y="8356"/>
                                  </a:lnTo>
                                  <a:lnTo>
                                    <a:pt x="4191202" y="9900"/>
                                  </a:lnTo>
                                  <a:lnTo>
                                    <a:pt x="4188642" y="12457"/>
                                  </a:lnTo>
                                  <a:lnTo>
                                    <a:pt x="418709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13217" y="13096"/>
                                  </a:moveTo>
                                  <a:lnTo>
                                    <a:pt x="4209597" y="13096"/>
                                  </a:lnTo>
                                  <a:lnTo>
                                    <a:pt x="4208049" y="12457"/>
                                  </a:lnTo>
                                  <a:lnTo>
                                    <a:pt x="4205501" y="9900"/>
                                  </a:lnTo>
                                  <a:lnTo>
                                    <a:pt x="4204859" y="8356"/>
                                  </a:lnTo>
                                  <a:lnTo>
                                    <a:pt x="4204859" y="4740"/>
                                  </a:lnTo>
                                  <a:lnTo>
                                    <a:pt x="4205501" y="3196"/>
                                  </a:lnTo>
                                  <a:lnTo>
                                    <a:pt x="4208049" y="639"/>
                                  </a:lnTo>
                                  <a:lnTo>
                                    <a:pt x="4209597" y="0"/>
                                  </a:lnTo>
                                  <a:lnTo>
                                    <a:pt x="4213217" y="0"/>
                                  </a:lnTo>
                                  <a:lnTo>
                                    <a:pt x="4214753" y="639"/>
                                  </a:lnTo>
                                  <a:lnTo>
                                    <a:pt x="4217312" y="3196"/>
                                  </a:lnTo>
                                  <a:lnTo>
                                    <a:pt x="4217955" y="4740"/>
                                  </a:lnTo>
                                  <a:lnTo>
                                    <a:pt x="4217955" y="8356"/>
                                  </a:lnTo>
                                  <a:lnTo>
                                    <a:pt x="4217312" y="9900"/>
                                  </a:lnTo>
                                  <a:lnTo>
                                    <a:pt x="4214753" y="12457"/>
                                  </a:lnTo>
                                  <a:lnTo>
                                    <a:pt x="421321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39327" y="13096"/>
                                  </a:moveTo>
                                  <a:lnTo>
                                    <a:pt x="4235720" y="13096"/>
                                  </a:lnTo>
                                  <a:lnTo>
                                    <a:pt x="4234172" y="12457"/>
                                  </a:lnTo>
                                  <a:lnTo>
                                    <a:pt x="4231612" y="9900"/>
                                  </a:lnTo>
                                  <a:lnTo>
                                    <a:pt x="4230981" y="8356"/>
                                  </a:lnTo>
                                  <a:lnTo>
                                    <a:pt x="4230981" y="4740"/>
                                  </a:lnTo>
                                  <a:lnTo>
                                    <a:pt x="4231612" y="3196"/>
                                  </a:lnTo>
                                  <a:lnTo>
                                    <a:pt x="4234172" y="639"/>
                                  </a:lnTo>
                                  <a:lnTo>
                                    <a:pt x="4235720" y="0"/>
                                  </a:lnTo>
                                  <a:lnTo>
                                    <a:pt x="4239327" y="0"/>
                                  </a:lnTo>
                                  <a:lnTo>
                                    <a:pt x="4240875" y="639"/>
                                  </a:lnTo>
                                  <a:lnTo>
                                    <a:pt x="4243435" y="3196"/>
                                  </a:lnTo>
                                  <a:lnTo>
                                    <a:pt x="4244078" y="4740"/>
                                  </a:lnTo>
                                  <a:lnTo>
                                    <a:pt x="4244078" y="8356"/>
                                  </a:lnTo>
                                  <a:lnTo>
                                    <a:pt x="4243435" y="9900"/>
                                  </a:lnTo>
                                  <a:lnTo>
                                    <a:pt x="4240875" y="12457"/>
                                  </a:lnTo>
                                  <a:lnTo>
                                    <a:pt x="42393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65449" y="13096"/>
                                  </a:moveTo>
                                  <a:lnTo>
                                    <a:pt x="4261830" y="13096"/>
                                  </a:lnTo>
                                  <a:lnTo>
                                    <a:pt x="4260294" y="12457"/>
                                  </a:lnTo>
                                  <a:lnTo>
                                    <a:pt x="4257734" y="9900"/>
                                  </a:lnTo>
                                  <a:lnTo>
                                    <a:pt x="4257091" y="8356"/>
                                  </a:lnTo>
                                  <a:lnTo>
                                    <a:pt x="4257091" y="4740"/>
                                  </a:lnTo>
                                  <a:lnTo>
                                    <a:pt x="4257734" y="3196"/>
                                  </a:lnTo>
                                  <a:lnTo>
                                    <a:pt x="4260294" y="639"/>
                                  </a:lnTo>
                                  <a:lnTo>
                                    <a:pt x="4261830" y="0"/>
                                  </a:lnTo>
                                  <a:lnTo>
                                    <a:pt x="4265449" y="0"/>
                                  </a:lnTo>
                                  <a:lnTo>
                                    <a:pt x="4266997" y="639"/>
                                  </a:lnTo>
                                  <a:lnTo>
                                    <a:pt x="4269545" y="3196"/>
                                  </a:lnTo>
                                  <a:lnTo>
                                    <a:pt x="4270188" y="4740"/>
                                  </a:lnTo>
                                  <a:lnTo>
                                    <a:pt x="4270188" y="8356"/>
                                  </a:lnTo>
                                  <a:lnTo>
                                    <a:pt x="4269545" y="9900"/>
                                  </a:lnTo>
                                  <a:lnTo>
                                    <a:pt x="4266997" y="12457"/>
                                  </a:lnTo>
                                  <a:lnTo>
                                    <a:pt x="42654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91572" y="13096"/>
                                  </a:moveTo>
                                  <a:lnTo>
                                    <a:pt x="4287952" y="13096"/>
                                  </a:lnTo>
                                  <a:lnTo>
                                    <a:pt x="4286404" y="12457"/>
                                  </a:lnTo>
                                  <a:lnTo>
                                    <a:pt x="4283845" y="9900"/>
                                  </a:lnTo>
                                  <a:lnTo>
                                    <a:pt x="4283214" y="8356"/>
                                  </a:lnTo>
                                  <a:lnTo>
                                    <a:pt x="4283214" y="4740"/>
                                  </a:lnTo>
                                  <a:lnTo>
                                    <a:pt x="4283845" y="3196"/>
                                  </a:lnTo>
                                  <a:lnTo>
                                    <a:pt x="4286404" y="639"/>
                                  </a:lnTo>
                                  <a:lnTo>
                                    <a:pt x="4287952" y="0"/>
                                  </a:lnTo>
                                  <a:lnTo>
                                    <a:pt x="4291572" y="0"/>
                                  </a:lnTo>
                                  <a:lnTo>
                                    <a:pt x="4293108" y="639"/>
                                  </a:lnTo>
                                  <a:lnTo>
                                    <a:pt x="4295667" y="3196"/>
                                  </a:lnTo>
                                  <a:lnTo>
                                    <a:pt x="4296310" y="4740"/>
                                  </a:lnTo>
                                  <a:lnTo>
                                    <a:pt x="4296310" y="8356"/>
                                  </a:lnTo>
                                  <a:lnTo>
                                    <a:pt x="4295667" y="9900"/>
                                  </a:lnTo>
                                  <a:lnTo>
                                    <a:pt x="4293108" y="12457"/>
                                  </a:lnTo>
                                  <a:lnTo>
                                    <a:pt x="429157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17682" y="13096"/>
                                  </a:moveTo>
                                  <a:lnTo>
                                    <a:pt x="4314063" y="13096"/>
                                  </a:lnTo>
                                  <a:lnTo>
                                    <a:pt x="4312527" y="12457"/>
                                  </a:lnTo>
                                  <a:lnTo>
                                    <a:pt x="4309967" y="9900"/>
                                  </a:lnTo>
                                  <a:lnTo>
                                    <a:pt x="4309324" y="8356"/>
                                  </a:lnTo>
                                  <a:lnTo>
                                    <a:pt x="4309324" y="4740"/>
                                  </a:lnTo>
                                  <a:lnTo>
                                    <a:pt x="4309967" y="3196"/>
                                  </a:lnTo>
                                  <a:lnTo>
                                    <a:pt x="4312527" y="639"/>
                                  </a:lnTo>
                                  <a:lnTo>
                                    <a:pt x="4314063" y="0"/>
                                  </a:lnTo>
                                  <a:lnTo>
                                    <a:pt x="4317682" y="0"/>
                                  </a:lnTo>
                                  <a:lnTo>
                                    <a:pt x="4319230" y="639"/>
                                  </a:lnTo>
                                  <a:lnTo>
                                    <a:pt x="4321790" y="3196"/>
                                  </a:lnTo>
                                  <a:lnTo>
                                    <a:pt x="4322421" y="4740"/>
                                  </a:lnTo>
                                  <a:lnTo>
                                    <a:pt x="4322421" y="8356"/>
                                  </a:lnTo>
                                  <a:lnTo>
                                    <a:pt x="4321790" y="9900"/>
                                  </a:lnTo>
                                  <a:lnTo>
                                    <a:pt x="4319230" y="12457"/>
                                  </a:lnTo>
                                  <a:lnTo>
                                    <a:pt x="43176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43804" y="13096"/>
                                  </a:moveTo>
                                  <a:lnTo>
                                    <a:pt x="4340185" y="13096"/>
                                  </a:lnTo>
                                  <a:lnTo>
                                    <a:pt x="4338637" y="12457"/>
                                  </a:lnTo>
                                  <a:lnTo>
                                    <a:pt x="4336089" y="9900"/>
                                  </a:lnTo>
                                  <a:lnTo>
                                    <a:pt x="4335446" y="8356"/>
                                  </a:lnTo>
                                  <a:lnTo>
                                    <a:pt x="4335446" y="4740"/>
                                  </a:lnTo>
                                  <a:lnTo>
                                    <a:pt x="4336089" y="3196"/>
                                  </a:lnTo>
                                  <a:lnTo>
                                    <a:pt x="4338637" y="639"/>
                                  </a:lnTo>
                                  <a:lnTo>
                                    <a:pt x="4340185" y="0"/>
                                  </a:lnTo>
                                  <a:lnTo>
                                    <a:pt x="4343804" y="0"/>
                                  </a:lnTo>
                                  <a:lnTo>
                                    <a:pt x="4345340" y="639"/>
                                  </a:lnTo>
                                  <a:lnTo>
                                    <a:pt x="4347900" y="3196"/>
                                  </a:lnTo>
                                  <a:lnTo>
                                    <a:pt x="4348543" y="4740"/>
                                  </a:lnTo>
                                  <a:lnTo>
                                    <a:pt x="4348543" y="8356"/>
                                  </a:lnTo>
                                  <a:lnTo>
                                    <a:pt x="4347900" y="9900"/>
                                  </a:lnTo>
                                  <a:lnTo>
                                    <a:pt x="4345340" y="12457"/>
                                  </a:lnTo>
                                  <a:lnTo>
                                    <a:pt x="43438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69915" y="13096"/>
                                  </a:moveTo>
                                  <a:lnTo>
                                    <a:pt x="4366295" y="13096"/>
                                  </a:lnTo>
                                  <a:lnTo>
                                    <a:pt x="4364759" y="12457"/>
                                  </a:lnTo>
                                  <a:lnTo>
                                    <a:pt x="4362200" y="9900"/>
                                  </a:lnTo>
                                  <a:lnTo>
                                    <a:pt x="4361557" y="8356"/>
                                  </a:lnTo>
                                  <a:lnTo>
                                    <a:pt x="4361557" y="4740"/>
                                  </a:lnTo>
                                  <a:lnTo>
                                    <a:pt x="4362200" y="3196"/>
                                  </a:lnTo>
                                  <a:lnTo>
                                    <a:pt x="4364759" y="639"/>
                                  </a:lnTo>
                                  <a:lnTo>
                                    <a:pt x="4366295" y="0"/>
                                  </a:lnTo>
                                  <a:lnTo>
                                    <a:pt x="4369915" y="0"/>
                                  </a:lnTo>
                                  <a:lnTo>
                                    <a:pt x="4371463" y="639"/>
                                  </a:lnTo>
                                  <a:lnTo>
                                    <a:pt x="4374023" y="3196"/>
                                  </a:lnTo>
                                  <a:lnTo>
                                    <a:pt x="4374654" y="4740"/>
                                  </a:lnTo>
                                  <a:lnTo>
                                    <a:pt x="4374654" y="8356"/>
                                  </a:lnTo>
                                  <a:lnTo>
                                    <a:pt x="4374023" y="9900"/>
                                  </a:lnTo>
                                  <a:lnTo>
                                    <a:pt x="4371463" y="12457"/>
                                  </a:lnTo>
                                  <a:lnTo>
                                    <a:pt x="436991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96037" y="13096"/>
                                  </a:moveTo>
                                  <a:lnTo>
                                    <a:pt x="4392418" y="13096"/>
                                  </a:lnTo>
                                  <a:lnTo>
                                    <a:pt x="4390870" y="12457"/>
                                  </a:lnTo>
                                  <a:lnTo>
                                    <a:pt x="4388322" y="9900"/>
                                  </a:lnTo>
                                  <a:lnTo>
                                    <a:pt x="4387679" y="8356"/>
                                  </a:lnTo>
                                  <a:lnTo>
                                    <a:pt x="4387679" y="4740"/>
                                  </a:lnTo>
                                  <a:lnTo>
                                    <a:pt x="4388322" y="3196"/>
                                  </a:lnTo>
                                  <a:lnTo>
                                    <a:pt x="4390870" y="639"/>
                                  </a:lnTo>
                                  <a:lnTo>
                                    <a:pt x="4392418" y="0"/>
                                  </a:lnTo>
                                  <a:lnTo>
                                    <a:pt x="4396037" y="0"/>
                                  </a:lnTo>
                                  <a:lnTo>
                                    <a:pt x="4397573" y="639"/>
                                  </a:lnTo>
                                  <a:lnTo>
                                    <a:pt x="4400133" y="3196"/>
                                  </a:lnTo>
                                  <a:lnTo>
                                    <a:pt x="4400776" y="4740"/>
                                  </a:lnTo>
                                  <a:lnTo>
                                    <a:pt x="4400776" y="8356"/>
                                  </a:lnTo>
                                  <a:lnTo>
                                    <a:pt x="4400133" y="9900"/>
                                  </a:lnTo>
                                  <a:lnTo>
                                    <a:pt x="4397573" y="12457"/>
                                  </a:lnTo>
                                  <a:lnTo>
                                    <a:pt x="439603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22148" y="13096"/>
                                  </a:moveTo>
                                  <a:lnTo>
                                    <a:pt x="4418540" y="13096"/>
                                  </a:lnTo>
                                  <a:lnTo>
                                    <a:pt x="4416992" y="12457"/>
                                  </a:lnTo>
                                  <a:lnTo>
                                    <a:pt x="4414432" y="9900"/>
                                  </a:lnTo>
                                  <a:lnTo>
                                    <a:pt x="4413789" y="8356"/>
                                  </a:lnTo>
                                  <a:lnTo>
                                    <a:pt x="4413789" y="4740"/>
                                  </a:lnTo>
                                  <a:lnTo>
                                    <a:pt x="4414432" y="3196"/>
                                  </a:lnTo>
                                  <a:lnTo>
                                    <a:pt x="4416992" y="639"/>
                                  </a:lnTo>
                                  <a:lnTo>
                                    <a:pt x="4418540" y="0"/>
                                  </a:lnTo>
                                  <a:lnTo>
                                    <a:pt x="4422148" y="0"/>
                                  </a:lnTo>
                                  <a:lnTo>
                                    <a:pt x="4423695" y="639"/>
                                  </a:lnTo>
                                  <a:lnTo>
                                    <a:pt x="4426255" y="3196"/>
                                  </a:lnTo>
                                  <a:lnTo>
                                    <a:pt x="4426886" y="4740"/>
                                  </a:lnTo>
                                  <a:lnTo>
                                    <a:pt x="4426886" y="8356"/>
                                  </a:lnTo>
                                  <a:lnTo>
                                    <a:pt x="4426255" y="9900"/>
                                  </a:lnTo>
                                  <a:lnTo>
                                    <a:pt x="4423695" y="12457"/>
                                  </a:lnTo>
                                  <a:lnTo>
                                    <a:pt x="442214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48270" y="13096"/>
                                  </a:moveTo>
                                  <a:lnTo>
                                    <a:pt x="4444650" y="13096"/>
                                  </a:lnTo>
                                  <a:lnTo>
                                    <a:pt x="4443114" y="12457"/>
                                  </a:lnTo>
                                  <a:lnTo>
                                    <a:pt x="4440555" y="9900"/>
                                  </a:lnTo>
                                  <a:lnTo>
                                    <a:pt x="4439912" y="8356"/>
                                  </a:lnTo>
                                  <a:lnTo>
                                    <a:pt x="4439912" y="4740"/>
                                  </a:lnTo>
                                  <a:lnTo>
                                    <a:pt x="4440555" y="3196"/>
                                  </a:lnTo>
                                  <a:lnTo>
                                    <a:pt x="4443114" y="639"/>
                                  </a:lnTo>
                                  <a:lnTo>
                                    <a:pt x="4444650" y="0"/>
                                  </a:lnTo>
                                  <a:lnTo>
                                    <a:pt x="4448270" y="0"/>
                                  </a:lnTo>
                                  <a:lnTo>
                                    <a:pt x="4449818" y="639"/>
                                  </a:lnTo>
                                  <a:lnTo>
                                    <a:pt x="4452366" y="3196"/>
                                  </a:lnTo>
                                  <a:lnTo>
                                    <a:pt x="4453009" y="4740"/>
                                  </a:lnTo>
                                  <a:lnTo>
                                    <a:pt x="4453009" y="8356"/>
                                  </a:lnTo>
                                  <a:lnTo>
                                    <a:pt x="4452366" y="9900"/>
                                  </a:lnTo>
                                  <a:lnTo>
                                    <a:pt x="4449818" y="12457"/>
                                  </a:lnTo>
                                  <a:lnTo>
                                    <a:pt x="44482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74380" y="13096"/>
                                  </a:moveTo>
                                  <a:lnTo>
                                    <a:pt x="4470773" y="13096"/>
                                  </a:lnTo>
                                  <a:lnTo>
                                    <a:pt x="4469225" y="12457"/>
                                  </a:lnTo>
                                  <a:lnTo>
                                    <a:pt x="4466665" y="9900"/>
                                  </a:lnTo>
                                  <a:lnTo>
                                    <a:pt x="4466034" y="8356"/>
                                  </a:lnTo>
                                  <a:lnTo>
                                    <a:pt x="4466034" y="4740"/>
                                  </a:lnTo>
                                  <a:lnTo>
                                    <a:pt x="4466665" y="3196"/>
                                  </a:lnTo>
                                  <a:lnTo>
                                    <a:pt x="4469225" y="639"/>
                                  </a:lnTo>
                                  <a:lnTo>
                                    <a:pt x="4470773" y="0"/>
                                  </a:lnTo>
                                  <a:lnTo>
                                    <a:pt x="4474380" y="0"/>
                                  </a:lnTo>
                                  <a:lnTo>
                                    <a:pt x="4475928" y="639"/>
                                  </a:lnTo>
                                  <a:lnTo>
                                    <a:pt x="4478488" y="3196"/>
                                  </a:lnTo>
                                  <a:lnTo>
                                    <a:pt x="4479131" y="4740"/>
                                  </a:lnTo>
                                  <a:lnTo>
                                    <a:pt x="4479131" y="8356"/>
                                  </a:lnTo>
                                  <a:lnTo>
                                    <a:pt x="4478488" y="9900"/>
                                  </a:lnTo>
                                  <a:lnTo>
                                    <a:pt x="4475928" y="12457"/>
                                  </a:lnTo>
                                  <a:lnTo>
                                    <a:pt x="447438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00503" y="13096"/>
                                  </a:moveTo>
                                  <a:lnTo>
                                    <a:pt x="4496883" y="13096"/>
                                  </a:lnTo>
                                  <a:lnTo>
                                    <a:pt x="4495347" y="12457"/>
                                  </a:lnTo>
                                  <a:lnTo>
                                    <a:pt x="4492787" y="9900"/>
                                  </a:lnTo>
                                  <a:lnTo>
                                    <a:pt x="4492144" y="8356"/>
                                  </a:lnTo>
                                  <a:lnTo>
                                    <a:pt x="4492144" y="4740"/>
                                  </a:lnTo>
                                  <a:lnTo>
                                    <a:pt x="4492787" y="3196"/>
                                  </a:lnTo>
                                  <a:lnTo>
                                    <a:pt x="4495347" y="639"/>
                                  </a:lnTo>
                                  <a:lnTo>
                                    <a:pt x="4496883" y="0"/>
                                  </a:lnTo>
                                  <a:lnTo>
                                    <a:pt x="4500503" y="0"/>
                                  </a:lnTo>
                                  <a:lnTo>
                                    <a:pt x="4502050" y="639"/>
                                  </a:lnTo>
                                  <a:lnTo>
                                    <a:pt x="4504610" y="3196"/>
                                  </a:lnTo>
                                  <a:lnTo>
                                    <a:pt x="4505241" y="4740"/>
                                  </a:lnTo>
                                  <a:lnTo>
                                    <a:pt x="4505241" y="8356"/>
                                  </a:lnTo>
                                  <a:lnTo>
                                    <a:pt x="4504610" y="9900"/>
                                  </a:lnTo>
                                  <a:lnTo>
                                    <a:pt x="4502050" y="12457"/>
                                  </a:lnTo>
                                  <a:lnTo>
                                    <a:pt x="450050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26625" y="13096"/>
                                  </a:moveTo>
                                  <a:lnTo>
                                    <a:pt x="4523005" y="13096"/>
                                  </a:lnTo>
                                  <a:lnTo>
                                    <a:pt x="4521458" y="12457"/>
                                  </a:lnTo>
                                  <a:lnTo>
                                    <a:pt x="4518898" y="9900"/>
                                  </a:lnTo>
                                  <a:lnTo>
                                    <a:pt x="4518267" y="8356"/>
                                  </a:lnTo>
                                  <a:lnTo>
                                    <a:pt x="4518267" y="4740"/>
                                  </a:lnTo>
                                  <a:lnTo>
                                    <a:pt x="4518898" y="3196"/>
                                  </a:lnTo>
                                  <a:lnTo>
                                    <a:pt x="4521458" y="639"/>
                                  </a:lnTo>
                                  <a:lnTo>
                                    <a:pt x="4523005" y="0"/>
                                  </a:lnTo>
                                  <a:lnTo>
                                    <a:pt x="4526625" y="0"/>
                                  </a:lnTo>
                                  <a:lnTo>
                                    <a:pt x="4528161" y="639"/>
                                  </a:lnTo>
                                  <a:lnTo>
                                    <a:pt x="4530721" y="3196"/>
                                  </a:lnTo>
                                  <a:lnTo>
                                    <a:pt x="4531364" y="4740"/>
                                  </a:lnTo>
                                  <a:lnTo>
                                    <a:pt x="4531364" y="8356"/>
                                  </a:lnTo>
                                  <a:lnTo>
                                    <a:pt x="4530721" y="9900"/>
                                  </a:lnTo>
                                  <a:lnTo>
                                    <a:pt x="4528161" y="12457"/>
                                  </a:lnTo>
                                  <a:lnTo>
                                    <a:pt x="452662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52735" y="13096"/>
                                  </a:moveTo>
                                  <a:lnTo>
                                    <a:pt x="4549116" y="13096"/>
                                  </a:lnTo>
                                  <a:lnTo>
                                    <a:pt x="4547580" y="12457"/>
                                  </a:lnTo>
                                  <a:lnTo>
                                    <a:pt x="4545020" y="9900"/>
                                  </a:lnTo>
                                  <a:lnTo>
                                    <a:pt x="4544377" y="8356"/>
                                  </a:lnTo>
                                  <a:lnTo>
                                    <a:pt x="4544377" y="4740"/>
                                  </a:lnTo>
                                  <a:lnTo>
                                    <a:pt x="4545020" y="3196"/>
                                  </a:lnTo>
                                  <a:lnTo>
                                    <a:pt x="4547580" y="639"/>
                                  </a:lnTo>
                                  <a:lnTo>
                                    <a:pt x="4549116" y="0"/>
                                  </a:lnTo>
                                  <a:lnTo>
                                    <a:pt x="4552735" y="0"/>
                                  </a:lnTo>
                                  <a:lnTo>
                                    <a:pt x="4554283" y="639"/>
                                  </a:lnTo>
                                  <a:lnTo>
                                    <a:pt x="4556843" y="3196"/>
                                  </a:lnTo>
                                  <a:lnTo>
                                    <a:pt x="4557474" y="4740"/>
                                  </a:lnTo>
                                  <a:lnTo>
                                    <a:pt x="4557474" y="8356"/>
                                  </a:lnTo>
                                  <a:lnTo>
                                    <a:pt x="4556843" y="9900"/>
                                  </a:lnTo>
                                  <a:lnTo>
                                    <a:pt x="4554283" y="12457"/>
                                  </a:lnTo>
                                  <a:lnTo>
                                    <a:pt x="455273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78858" y="13096"/>
                                  </a:moveTo>
                                  <a:lnTo>
                                    <a:pt x="4575238" y="13096"/>
                                  </a:lnTo>
                                  <a:lnTo>
                                    <a:pt x="4573690" y="12457"/>
                                  </a:lnTo>
                                  <a:lnTo>
                                    <a:pt x="4571142" y="9900"/>
                                  </a:lnTo>
                                  <a:lnTo>
                                    <a:pt x="4570499" y="8356"/>
                                  </a:lnTo>
                                  <a:lnTo>
                                    <a:pt x="4570499" y="4740"/>
                                  </a:lnTo>
                                  <a:lnTo>
                                    <a:pt x="4571142" y="3196"/>
                                  </a:lnTo>
                                  <a:lnTo>
                                    <a:pt x="4573690" y="639"/>
                                  </a:lnTo>
                                  <a:lnTo>
                                    <a:pt x="4575238" y="0"/>
                                  </a:lnTo>
                                  <a:lnTo>
                                    <a:pt x="4578858" y="0"/>
                                  </a:lnTo>
                                  <a:lnTo>
                                    <a:pt x="4580394" y="639"/>
                                  </a:lnTo>
                                  <a:lnTo>
                                    <a:pt x="4582953" y="3196"/>
                                  </a:lnTo>
                                  <a:lnTo>
                                    <a:pt x="4583596" y="4740"/>
                                  </a:lnTo>
                                  <a:lnTo>
                                    <a:pt x="4583596" y="8356"/>
                                  </a:lnTo>
                                  <a:lnTo>
                                    <a:pt x="4582953" y="9900"/>
                                  </a:lnTo>
                                  <a:lnTo>
                                    <a:pt x="4580394" y="12457"/>
                                  </a:lnTo>
                                  <a:lnTo>
                                    <a:pt x="45788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04968" y="13096"/>
                                  </a:moveTo>
                                  <a:lnTo>
                                    <a:pt x="4601360" y="13096"/>
                                  </a:lnTo>
                                  <a:lnTo>
                                    <a:pt x="4599813" y="12457"/>
                                  </a:lnTo>
                                  <a:lnTo>
                                    <a:pt x="4597253" y="9900"/>
                                  </a:lnTo>
                                  <a:lnTo>
                                    <a:pt x="4596610" y="8356"/>
                                  </a:lnTo>
                                  <a:lnTo>
                                    <a:pt x="4596610" y="4740"/>
                                  </a:lnTo>
                                  <a:lnTo>
                                    <a:pt x="4597253" y="3196"/>
                                  </a:lnTo>
                                  <a:lnTo>
                                    <a:pt x="4599813" y="639"/>
                                  </a:lnTo>
                                  <a:lnTo>
                                    <a:pt x="4601360" y="0"/>
                                  </a:lnTo>
                                  <a:lnTo>
                                    <a:pt x="4604968" y="0"/>
                                  </a:lnTo>
                                  <a:lnTo>
                                    <a:pt x="4606516" y="639"/>
                                  </a:lnTo>
                                  <a:lnTo>
                                    <a:pt x="4609076" y="3196"/>
                                  </a:lnTo>
                                  <a:lnTo>
                                    <a:pt x="4609707" y="4740"/>
                                  </a:lnTo>
                                  <a:lnTo>
                                    <a:pt x="4609707" y="8356"/>
                                  </a:lnTo>
                                  <a:lnTo>
                                    <a:pt x="4609076" y="9900"/>
                                  </a:lnTo>
                                  <a:lnTo>
                                    <a:pt x="4606516" y="12457"/>
                                  </a:lnTo>
                                  <a:lnTo>
                                    <a:pt x="460496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31090" y="13096"/>
                                  </a:moveTo>
                                  <a:lnTo>
                                    <a:pt x="4627471" y="13096"/>
                                  </a:lnTo>
                                  <a:lnTo>
                                    <a:pt x="4625923" y="12457"/>
                                  </a:lnTo>
                                  <a:lnTo>
                                    <a:pt x="4623375" y="9900"/>
                                  </a:lnTo>
                                  <a:lnTo>
                                    <a:pt x="4622732" y="8356"/>
                                  </a:lnTo>
                                  <a:lnTo>
                                    <a:pt x="4622732" y="4740"/>
                                  </a:lnTo>
                                  <a:lnTo>
                                    <a:pt x="4623375" y="3196"/>
                                  </a:lnTo>
                                  <a:lnTo>
                                    <a:pt x="4625923" y="639"/>
                                  </a:lnTo>
                                  <a:lnTo>
                                    <a:pt x="4627471" y="0"/>
                                  </a:lnTo>
                                  <a:lnTo>
                                    <a:pt x="4631090" y="0"/>
                                  </a:lnTo>
                                  <a:lnTo>
                                    <a:pt x="4632638" y="639"/>
                                  </a:lnTo>
                                  <a:lnTo>
                                    <a:pt x="4635186" y="3196"/>
                                  </a:lnTo>
                                  <a:lnTo>
                                    <a:pt x="4635829" y="4740"/>
                                  </a:lnTo>
                                  <a:lnTo>
                                    <a:pt x="4635829" y="8356"/>
                                  </a:lnTo>
                                  <a:lnTo>
                                    <a:pt x="4635186" y="9900"/>
                                  </a:lnTo>
                                  <a:lnTo>
                                    <a:pt x="4632638" y="12457"/>
                                  </a:lnTo>
                                  <a:lnTo>
                                    <a:pt x="46310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57201" y="13096"/>
                                  </a:moveTo>
                                  <a:lnTo>
                                    <a:pt x="4653593" y="13096"/>
                                  </a:lnTo>
                                  <a:lnTo>
                                    <a:pt x="4652045" y="12457"/>
                                  </a:lnTo>
                                  <a:lnTo>
                                    <a:pt x="4649486" y="9900"/>
                                  </a:lnTo>
                                  <a:lnTo>
                                    <a:pt x="4648854" y="8356"/>
                                  </a:lnTo>
                                  <a:lnTo>
                                    <a:pt x="4648854" y="4740"/>
                                  </a:lnTo>
                                  <a:lnTo>
                                    <a:pt x="4649486" y="3196"/>
                                  </a:lnTo>
                                  <a:lnTo>
                                    <a:pt x="4652045" y="639"/>
                                  </a:lnTo>
                                  <a:lnTo>
                                    <a:pt x="4653593" y="0"/>
                                  </a:lnTo>
                                  <a:lnTo>
                                    <a:pt x="4657201" y="0"/>
                                  </a:lnTo>
                                  <a:lnTo>
                                    <a:pt x="4658749" y="639"/>
                                  </a:lnTo>
                                  <a:lnTo>
                                    <a:pt x="4661308" y="3196"/>
                                  </a:lnTo>
                                  <a:lnTo>
                                    <a:pt x="4661951" y="4740"/>
                                  </a:lnTo>
                                  <a:lnTo>
                                    <a:pt x="4661951" y="8356"/>
                                  </a:lnTo>
                                  <a:lnTo>
                                    <a:pt x="4661308" y="9900"/>
                                  </a:lnTo>
                                  <a:lnTo>
                                    <a:pt x="4658749" y="12457"/>
                                  </a:lnTo>
                                  <a:lnTo>
                                    <a:pt x="46572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83323" y="13096"/>
                                  </a:moveTo>
                                  <a:lnTo>
                                    <a:pt x="4679704" y="13096"/>
                                  </a:lnTo>
                                  <a:lnTo>
                                    <a:pt x="4678168" y="12457"/>
                                  </a:lnTo>
                                  <a:lnTo>
                                    <a:pt x="4675608" y="9900"/>
                                  </a:lnTo>
                                  <a:lnTo>
                                    <a:pt x="4674965" y="8356"/>
                                  </a:lnTo>
                                  <a:lnTo>
                                    <a:pt x="4674965" y="4740"/>
                                  </a:lnTo>
                                  <a:lnTo>
                                    <a:pt x="4675608" y="3196"/>
                                  </a:lnTo>
                                  <a:lnTo>
                                    <a:pt x="4678168" y="639"/>
                                  </a:lnTo>
                                  <a:lnTo>
                                    <a:pt x="4679704" y="0"/>
                                  </a:lnTo>
                                  <a:lnTo>
                                    <a:pt x="4683323" y="0"/>
                                  </a:lnTo>
                                  <a:lnTo>
                                    <a:pt x="4684871" y="639"/>
                                  </a:lnTo>
                                  <a:lnTo>
                                    <a:pt x="4687419" y="3196"/>
                                  </a:lnTo>
                                  <a:lnTo>
                                    <a:pt x="4688062" y="4740"/>
                                  </a:lnTo>
                                  <a:lnTo>
                                    <a:pt x="4688062" y="8356"/>
                                  </a:lnTo>
                                  <a:lnTo>
                                    <a:pt x="4687419" y="9900"/>
                                  </a:lnTo>
                                  <a:lnTo>
                                    <a:pt x="4684871" y="12457"/>
                                  </a:lnTo>
                                  <a:lnTo>
                                    <a:pt x="468332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09445" y="13096"/>
                                  </a:moveTo>
                                  <a:lnTo>
                                    <a:pt x="4705826" y="13096"/>
                                  </a:lnTo>
                                  <a:lnTo>
                                    <a:pt x="4704278" y="12457"/>
                                  </a:lnTo>
                                  <a:lnTo>
                                    <a:pt x="4701718" y="9900"/>
                                  </a:lnTo>
                                  <a:lnTo>
                                    <a:pt x="4701087" y="8356"/>
                                  </a:lnTo>
                                  <a:lnTo>
                                    <a:pt x="4701087" y="4740"/>
                                  </a:lnTo>
                                  <a:lnTo>
                                    <a:pt x="4701718" y="3196"/>
                                  </a:lnTo>
                                  <a:lnTo>
                                    <a:pt x="4704278" y="639"/>
                                  </a:lnTo>
                                  <a:lnTo>
                                    <a:pt x="4705826" y="0"/>
                                  </a:lnTo>
                                  <a:lnTo>
                                    <a:pt x="4709445" y="0"/>
                                  </a:lnTo>
                                  <a:lnTo>
                                    <a:pt x="4710981" y="639"/>
                                  </a:lnTo>
                                  <a:lnTo>
                                    <a:pt x="4713541" y="3196"/>
                                  </a:lnTo>
                                  <a:lnTo>
                                    <a:pt x="4714184" y="4740"/>
                                  </a:lnTo>
                                  <a:lnTo>
                                    <a:pt x="4714184" y="8356"/>
                                  </a:lnTo>
                                  <a:lnTo>
                                    <a:pt x="4713541" y="9900"/>
                                  </a:lnTo>
                                  <a:lnTo>
                                    <a:pt x="4710981" y="12457"/>
                                  </a:lnTo>
                                  <a:lnTo>
                                    <a:pt x="47094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35556" y="13096"/>
                                  </a:moveTo>
                                  <a:lnTo>
                                    <a:pt x="4731936" y="13096"/>
                                  </a:lnTo>
                                  <a:lnTo>
                                    <a:pt x="4730400" y="12457"/>
                                  </a:lnTo>
                                  <a:lnTo>
                                    <a:pt x="4727841" y="9900"/>
                                  </a:lnTo>
                                  <a:lnTo>
                                    <a:pt x="4727198" y="8356"/>
                                  </a:lnTo>
                                  <a:lnTo>
                                    <a:pt x="4727198" y="4740"/>
                                  </a:lnTo>
                                  <a:lnTo>
                                    <a:pt x="4727841" y="3196"/>
                                  </a:lnTo>
                                  <a:lnTo>
                                    <a:pt x="4730400" y="639"/>
                                  </a:lnTo>
                                  <a:lnTo>
                                    <a:pt x="4731936" y="0"/>
                                  </a:lnTo>
                                  <a:lnTo>
                                    <a:pt x="4735556" y="0"/>
                                  </a:lnTo>
                                  <a:lnTo>
                                    <a:pt x="4737104" y="639"/>
                                  </a:lnTo>
                                  <a:lnTo>
                                    <a:pt x="4739663" y="3196"/>
                                  </a:lnTo>
                                  <a:lnTo>
                                    <a:pt x="4740294" y="4740"/>
                                  </a:lnTo>
                                  <a:lnTo>
                                    <a:pt x="4740294" y="8356"/>
                                  </a:lnTo>
                                  <a:lnTo>
                                    <a:pt x="4739663" y="9900"/>
                                  </a:lnTo>
                                  <a:lnTo>
                                    <a:pt x="4737104" y="12457"/>
                                  </a:lnTo>
                                  <a:lnTo>
                                    <a:pt x="47355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61678" y="13096"/>
                                  </a:moveTo>
                                  <a:lnTo>
                                    <a:pt x="4758059" y="13096"/>
                                  </a:lnTo>
                                  <a:lnTo>
                                    <a:pt x="4756511" y="12457"/>
                                  </a:lnTo>
                                  <a:lnTo>
                                    <a:pt x="4753963" y="9900"/>
                                  </a:lnTo>
                                  <a:lnTo>
                                    <a:pt x="4753320" y="8356"/>
                                  </a:lnTo>
                                  <a:lnTo>
                                    <a:pt x="4753320" y="4740"/>
                                  </a:lnTo>
                                  <a:lnTo>
                                    <a:pt x="4753963" y="3196"/>
                                  </a:lnTo>
                                  <a:lnTo>
                                    <a:pt x="4756511" y="639"/>
                                  </a:lnTo>
                                  <a:lnTo>
                                    <a:pt x="4758059" y="0"/>
                                  </a:lnTo>
                                  <a:lnTo>
                                    <a:pt x="4761678" y="0"/>
                                  </a:lnTo>
                                  <a:lnTo>
                                    <a:pt x="4763214" y="639"/>
                                  </a:lnTo>
                                  <a:lnTo>
                                    <a:pt x="4765774" y="3196"/>
                                  </a:lnTo>
                                  <a:lnTo>
                                    <a:pt x="4766417" y="4740"/>
                                  </a:lnTo>
                                  <a:lnTo>
                                    <a:pt x="4766417" y="8356"/>
                                  </a:lnTo>
                                  <a:lnTo>
                                    <a:pt x="4765774" y="9900"/>
                                  </a:lnTo>
                                  <a:lnTo>
                                    <a:pt x="4763214" y="12457"/>
                                  </a:lnTo>
                                  <a:lnTo>
                                    <a:pt x="47616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87789" y="13096"/>
                                  </a:moveTo>
                                  <a:lnTo>
                                    <a:pt x="4784181" y="13096"/>
                                  </a:lnTo>
                                  <a:lnTo>
                                    <a:pt x="4782633" y="12457"/>
                                  </a:lnTo>
                                  <a:lnTo>
                                    <a:pt x="4780073" y="9900"/>
                                  </a:lnTo>
                                  <a:lnTo>
                                    <a:pt x="4779430" y="8356"/>
                                  </a:lnTo>
                                  <a:lnTo>
                                    <a:pt x="4779430" y="4740"/>
                                  </a:lnTo>
                                  <a:lnTo>
                                    <a:pt x="4780073" y="3196"/>
                                  </a:lnTo>
                                  <a:lnTo>
                                    <a:pt x="4782633" y="639"/>
                                  </a:lnTo>
                                  <a:lnTo>
                                    <a:pt x="4784181" y="0"/>
                                  </a:lnTo>
                                  <a:lnTo>
                                    <a:pt x="4787789" y="0"/>
                                  </a:lnTo>
                                  <a:lnTo>
                                    <a:pt x="4789336" y="639"/>
                                  </a:lnTo>
                                  <a:lnTo>
                                    <a:pt x="4791896" y="3196"/>
                                  </a:lnTo>
                                  <a:lnTo>
                                    <a:pt x="4792527" y="4740"/>
                                  </a:lnTo>
                                  <a:lnTo>
                                    <a:pt x="4792527" y="8356"/>
                                  </a:lnTo>
                                  <a:lnTo>
                                    <a:pt x="4791896" y="9900"/>
                                  </a:lnTo>
                                  <a:lnTo>
                                    <a:pt x="4789336" y="12457"/>
                                  </a:lnTo>
                                  <a:lnTo>
                                    <a:pt x="478778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813911" y="13096"/>
                                  </a:moveTo>
                                  <a:lnTo>
                                    <a:pt x="4810291" y="13096"/>
                                  </a:lnTo>
                                  <a:lnTo>
                                    <a:pt x="4808744" y="12457"/>
                                  </a:lnTo>
                                  <a:lnTo>
                                    <a:pt x="4806196" y="9900"/>
                                  </a:lnTo>
                                  <a:lnTo>
                                    <a:pt x="4805553" y="8356"/>
                                  </a:lnTo>
                                  <a:lnTo>
                                    <a:pt x="4805553" y="4740"/>
                                  </a:lnTo>
                                  <a:lnTo>
                                    <a:pt x="4806196" y="3196"/>
                                  </a:lnTo>
                                  <a:lnTo>
                                    <a:pt x="4808744" y="639"/>
                                  </a:lnTo>
                                  <a:lnTo>
                                    <a:pt x="4810291" y="0"/>
                                  </a:lnTo>
                                  <a:lnTo>
                                    <a:pt x="4813911" y="0"/>
                                  </a:lnTo>
                                  <a:lnTo>
                                    <a:pt x="4815447" y="639"/>
                                  </a:lnTo>
                                  <a:lnTo>
                                    <a:pt x="4818007" y="3196"/>
                                  </a:lnTo>
                                  <a:lnTo>
                                    <a:pt x="4818650" y="4740"/>
                                  </a:lnTo>
                                  <a:lnTo>
                                    <a:pt x="4818650" y="8356"/>
                                  </a:lnTo>
                                  <a:lnTo>
                                    <a:pt x="4818007" y="9900"/>
                                  </a:lnTo>
                                  <a:lnTo>
                                    <a:pt x="4815447" y="12457"/>
                                  </a:lnTo>
                                  <a:lnTo>
                                    <a:pt x="4813911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38A1F1E" id="Graphic 22" o:spid="_x0000_s1026" style="position:absolute;margin-left:143.05pt;margin-top:11.35pt;width:379.45pt;height:1.05pt;z-index:-1785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9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" path="m8356,13096r-3616,l3196,12457,639,9900,,8356,,4740,639,3196,3196,639,4740,,8356,,9900,639r2557,2557l13096,4740r,3616l12457,9900,9900,12457r-1544,639xem34473,13096r-3616,l29313,12457,26756,9900,26117,8356r,-3616l26756,3196,29313,639,30857,r3616,l36017,639r2557,2557l39214,4740r,3616l38574,9900r-2557,2557l34473,13096xem60591,13096r-3617,l55430,12457,52873,9900,52234,8356r,-3616l52873,3196,55430,639,56974,r3617,l62134,639r2557,2557l65331,4740r,3616l64691,9900r-2557,2557l60591,13096xem86708,13096r-3617,l81548,12457,78990,9900,78351,8356r,-3616l78990,3196,81548,639,83091,r3617,l88251,639r2557,2557l91448,4740r,3616l90808,9900r-2557,2557l86708,13096xem112825,13096r-3617,l107665,12457,105107,9900r-639,-1544l104468,4740r639,-1544l107665,639,109208,r3617,l114368,639r2558,2557l117565,4740r,3616l116926,9900r-2558,2557l112825,13096xem138942,13096r-3617,l133782,12457,131224,9900r-639,-1544l130585,4740r639,-1544l133782,639,135325,r3617,l140485,639r2557,2557l143682,4740r,3616l143042,9900r-2557,2557l138942,13096xem165059,13096r-3617,l159899,12457,157342,9900r-640,-1544l156702,4740r640,-1544l159899,639,161442,r3617,l166602,639r2558,2557l169799,4740r,3616l169160,9900r-2558,2557l165059,13096xem191176,13096r-3616,l186016,12457,183459,9900r-639,-1544l182820,4740r639,-1544l186016,639,187560,r3616,l192720,639r2557,2557l195917,4740r,3616l195277,9900r-2557,2557l191176,13096xem217293,13096r-3617,l212133,12457,209576,9900r-640,-1544l208936,4740r640,-1544l212133,639,213676,r3617,l218836,639r2558,2557l222033,4740r,3616l221394,9900r-2558,2557l217293,13096xem243411,13096r-3617,l238251,12457,235693,9900r-639,-1544l235054,4740r639,-1544l238251,639,239794,r3617,l244954,639r2557,2557l248151,4740r,3616l247511,9900r-2557,2557l243411,13096xem269527,13096r-3616,l264367,12457,261810,9900r-639,-1544l261171,4740r639,-1544l264367,639,265911,r3616,l271071,639r2558,2557l274268,4740r,3616l273629,9900r-2558,2557l269527,13096xem295645,13096r-3617,l290485,12457,287927,9900r-639,-1544l287288,4740r639,-1544l290485,639,292028,r3617,l297188,639r2557,2557l300385,4740r,3616l299745,9900r-2557,2557l295645,13096xem321762,13096r-3617,l316602,12457,314045,9900r-640,-1544l313405,4740r640,-1544l316602,639,318145,r3617,l323305,639r2558,2557l326502,4740r,3616l325863,9900r-2558,2557l321762,13096xem347879,13096r-3616,l342719,12457,340161,9900r-639,-1544l339522,4740r639,-1544l342719,639,344263,r3616,l349423,639r2556,2557l352619,4740r,3616l351979,9900r-2556,2557l347879,13096xem373996,13096r-3617,l368836,12457,366279,9900r-640,-1544l365639,4740r640,-1544l368836,639,370379,r3617,l375539,639r2558,2557l378736,4740r,3616l378097,9900r-2558,2557l373996,13096xem400114,13096r-3617,l394954,12457,392396,9900r-639,-1544l391757,4740r639,-1544l394954,639,396497,r3617,l401657,639r2557,2557l404854,4740r,3616l404214,9900r-2557,2557l400114,13096xem426230,13096r-3616,l421070,12457,418513,9900r-640,-1544l417873,4740r640,-1544l421070,639,422614,r3616,l427774,639r2557,2557l430970,4740r,3616l430331,9900r-2557,2557l426230,13096xem452348,13096r-3617,l447188,12457,444630,9900r-639,-1544l443991,4740r639,-1544l447188,639,448731,r3617,l453891,639r2557,2557l457088,4740r,3616l456448,9900r-2557,2557l452348,13096xem478464,13096r-3616,l473305,12457,470748,9900r-640,-1544l470108,4740r640,-1544l473305,639,474848,r3616,l480008,639r2558,2557l483205,4740r,3616l482566,9900r-2558,2557l478464,13096xem504582,13096r-3616,l499421,12457,496864,9900r-639,-1544l496225,4740r639,-1544l499421,639,500966,r3616,l506125,639r2557,2557l509322,4740r,3616l508682,9900r-2557,2557l504582,13096xem530699,13096r-3617,l525539,12457,522982,9900r-640,-1544l522342,4740r640,-1544l525539,639,527082,r3617,l532242,639r2558,2557l535439,4740r,3616l534800,9900r-2558,2557l530699,13096xem556816,13096r-3616,l551655,12457,549099,9900r-639,-1544l548460,4740r639,-1544l551655,639,553200,r3616,l558360,639r2557,2557l561557,4740r,3616l560917,9900r-2557,2557l556816,13096xem582933,13096r-3616,l577773,12457,575215,9900r-639,-1544l574576,4740r639,-1544l577773,639,579317,r3616,l584476,639r2558,2557l587673,4740r,3616l587034,9900r-2558,2557l582933,13096xem609051,13096r-3617,l603890,12457,601333,9900r-639,-1544l600694,4740r639,-1544l603890,639,605434,r3617,l610594,639r2557,2557l613791,4740r,3616l613151,9900r-2557,2557l609051,13096xem635167,13096r-3616,l630007,12457,627451,9900r-640,-1544l626811,4740r640,-1544l630007,639,631551,r3616,l636711,639r2558,2557l639908,4740r,3616l639269,9900r-2558,2557l635167,13096xem661285,13096r-3618,l656124,12457,653567,9900r-639,-1544l652928,4740r639,-1544l656124,639,657667,r3618,l662828,639r2557,2557l666024,4740r,3616l665385,9900r-2557,2557l661285,13096xem687402,13096r-3617,l682242,12457,679684,9900r-639,-1544l679045,4740r639,-1544l682242,639,683785,r3617,l688945,639r2558,2557l692142,4740r,3616l691503,9900r-2558,2557l687402,13096xem713518,13096r-3615,l708358,12457,705802,9900r-639,-1544l705163,4740r639,-1544l708358,639,709903,r3615,l715063,639r2557,2557l718260,4740r,3616l717620,9900r-2557,2557l713518,13096xem739636,13096r-3617,l734476,12457,731918,9900r-639,-1544l731279,4740r639,-1544l734476,639,736019,r3617,l741179,639r2558,2557l744376,4740r,3616l743737,9900r-2558,2557l739636,13096xem765754,13096r-3618,l760593,12457,758036,9900r-639,-1544l757397,4740r639,-1544l760593,639,762136,r3618,l767297,639r2557,2557l770493,4740r,3616l769854,9900r-2557,2557l765754,13096xem791870,13096r-3616,l786710,12457,784153,9900r-639,-1544l783514,4740r639,-1544l786710,639,788254,r3616,l793414,639r2558,2557l796611,4740r,3616l795972,9900r-2558,2557l791870,13096xem817987,13096r-3617,l812827,12457,810270,9900r-640,-1544l809630,4740r640,-1544l812827,639,814370,r3617,l819531,639r2557,2557l822727,4740r,3616l822088,9900r-2557,2557l817987,13096xem844105,13096r-3617,l838945,12457,836387,9900r-639,-1544l835748,4740r639,-1544l838945,639,840488,r3617,l845648,639r2558,2557l848845,4740r,3616l848206,9900r-2558,2557l844105,13096xem870221,13096r-3616,l865061,12457,862504,9900r-640,-1544l861864,4740r640,-1544l865061,639,866605,r3616,l871766,639r2556,2557l874961,4740r,3616l874322,9900r-2556,2557l870221,13096xem896339,13096r-3617,l891179,12457,888621,9900r-639,-1544l887982,4740r639,-1544l891179,639,892722,r3617,l897882,639r2557,2557l901079,4740r,3616l900439,9900r-2557,2557l896339,13096xem922456,13096r-3617,l917296,12457,914739,9900r-640,-1544l914099,4740r640,-1544l917296,639,918839,r3617,l924000,639r2557,2557l927196,4740r,3616l926557,9900r-2557,2557l922456,13096xem948573,13096r-3616,l943413,12457,940855,9900r-639,-1544l940216,4740r639,-1544l943413,639,944957,r3616,l950117,639r2556,2557l953313,4740r,3616l952673,9900r-2556,2557l948573,13096xem974690,13096r-3617,l969530,12457,966973,9900r-640,-1544l966333,4740r640,-1544l969530,639,971073,r3617,l976233,639r2558,2557l979430,4740r,3616l978791,9900r-2558,2557l974690,13096xem1000807,13096r-3616,l995648,12457,993090,9900r-639,-1544l992451,4740r639,-1544l995648,639,997191,r3616,l1002351,639r2557,2557l1005548,4740r,3616l1004908,9900r-2557,2557l1000807,13096xem1026924,13096r-3616,l1021764,12457r-2557,-2557l1018567,8356r,-3616l1019207,3196r2557,-2557l1023308,r3616,l1028469,639r2556,2557l1031664,4740r,3616l1031025,9900r-2556,2557l1026924,13096xem1053042,13096r-3617,l1047882,12457r-2558,-2557l1044685,8356r,-3616l1045324,3196r2558,-2557l1049425,r3617,l1054585,639r2557,2557l1057782,4740r,3616l1057142,9900r-2557,2557l1053042,13096xem1079158,13096r-3616,l1073998,12457r-2556,-2557l1070802,8356r,-3616l1071442,3196r2556,-2557l1075542,r3616,l1080702,639r2558,2557l1083899,4740r,3616l1083260,9900r-2558,2557l1079158,13096xem1105276,13096r-3616,l1100116,12457r-2558,-2557l1096919,8356r,-3616l1097558,3196r2558,-2557l1101660,r3616,l1106819,639r2557,2557l1110016,4740r,3616l1109376,9900r-2557,2557l1105276,13096xem1131393,13096r-3617,l1126233,12457r-2557,-2557l1123036,8356r,-3616l1123676,3196r2557,-2557l1127776,r3617,l1132936,639r2558,2557l1136133,4740r,3616l1135494,9900r-2558,2557l1131393,13096xem1157510,13096r-3616,l1152350,12457r-2557,-2557l1149154,8356r,-3616l1149793,3196r2557,-2557l1153894,r3616,l1159054,639r2557,2557l1162251,4740r,3616l1161611,9900r-2557,2557l1157510,13096xem1183627,13096r-3616,l1178467,12457r-2557,-2557l1175270,8356r,-3616l1175910,3196r2557,-2557l1180011,r3616,l1185170,639r2558,2557l1188367,4740r,3616l1187728,9900r-2558,2557l1183627,13096xem1209746,13096r-3620,l1204579,12457r-2548,-2557l1201388,8356r,-3616l1202031,3196r2548,-2557l1206126,r3620,l1211294,639r2548,2557l1214485,4740r,3616l1213842,9900r-2548,2557l1209746,13096xem1235856,13096r-3607,l1230701,12457r-2560,-2557l1227510,8356r,-3616l1228141,3196r2560,-2557l1232249,r3607,l1237404,639r2560,2557l1240607,4740r,3616l1239964,9900r-2560,2557l1235856,13096xem1261979,13096r-3620,l1256823,12457r-2560,-2557l1253621,8356r,-3616l1254263,3196r2560,-2557l1258359,r3620,l1263527,639r2547,2557l1266717,4740r,3616l1266074,9900r-2547,2557l1261979,13096xem1288101,13096r-3619,l1282934,12457r-2560,-2557l1279743,8356r,-3616l1280374,3196r2560,-2557l1284482,r3619,l1289637,639r2560,2557l1292840,4740r,3616l1292197,9900r-2560,2557l1288101,13096xem1314211,13096r-3619,l1309056,12457r-2560,-2557l1305853,8356r,-3616l1306496,3196r2560,-2557l1310592,r3619,l1315759,639r2560,2557l1318950,4740r,3616l1318319,9900r-2560,2557l1314211,13096xem1340334,13096r-3620,l1335166,12457r-2548,-2557l1331976,8356r,-3616l1332618,3196r2548,-2557l1336714,r3620,l1341870,639r2559,2557l1345072,4740r,3616l1344429,9900r-2559,2557l1340334,13096xem1366444,13096r-3607,l1361289,12457r-2560,-2557l1358086,8356r,-3616l1358729,3196r2560,-2557l1362837,r3607,l1367992,639r2560,2557l1371183,4740r,3616l1370552,9900r-2560,2557l1366444,13096xem1392566,13096r-3619,l1387399,12457r-2548,-2557l1384208,8356r,-3616l1384851,3196r2548,-2557l1388947,r3619,l1394102,639r2560,2557l1397305,4740r,3616l1396662,9900r-2560,2557l1392566,13096xem1418677,13096r-3608,l1413521,12457r-2559,-2557l1410331,8356r,-3616l1410962,3196r2559,-2557l1415069,r3608,l1420225,639r2560,2557l1423427,4740r,3616l1422785,9900r-2560,2557l1418677,13096xem1444799,13096r-3619,l1439644,12457r-2560,-2557l1436441,8356r,-3616l1437084,3196r2560,-2557l1441180,r3619,l1446347,639r2548,2557l1449538,4740r,3616l1448895,9900r-2548,2557l1444799,13096xem1470921,13096r-3619,l1465754,12457r-2560,-2557l1462563,8356r,-3616l1463194,3196r2560,-2557l1467302,r3619,l1472457,639r2560,2557l1475660,4740r,3616l1475017,9900r-2560,2557l1470921,13096xem1497032,13096r-3620,l1491876,12457r-2559,-2557l1488674,8356r,-3616l1489317,3196r2559,-2557l1493412,r3620,l1498580,639r2560,2557l1501771,4740r,3616l1501140,9900r-2560,2557l1497032,13096xem1523154,13096r-3619,l1517987,12457r-2560,-2557l1514796,8356r,-3616l1515427,3196r2560,-2557l1519535,r3619,l1524690,639r2560,2557l1527893,4740r,3616l1527250,9900r-2560,2557l1523154,13096xem1549265,13096r-3620,l1544109,12457r-2560,-2557l1540906,8356r,-3616l1541549,3196r2560,-2557l1545645,r3620,l1550812,639r2560,2557l1554003,4740r,3616l1553372,9900r-2560,2557l1549265,13096xem1575387,13096r-3620,l1570220,12457r-2548,-2557l1567029,8356r,-3616l1567672,3196r2548,-2557l1571767,r3620,l1576923,639r2560,2557l1580126,4740r,3616l1579483,9900r-2560,2557l1575387,13096xem1601497,13096r-3607,l1596342,12457r-2560,-2557l1593139,8356r,-3616l1593782,3196r2560,-2557l1597890,r3607,l1603045,639r2560,2557l1606236,4740r,3616l1605605,9900r-2560,2557l1601497,13096xem1627620,13096r-3620,l1622464,12457r-2560,-2557l1619261,8356r,-3616l1619904,3196r2560,-2557l1624000,r3620,l1629167,639r2548,2557l1632358,4740r,3616l1631715,9900r-2548,2557l1627620,13096xem1653730,13096r-3608,l1648575,12457r-2560,-2557l1645384,8356r,-3616l1646015,3196r2560,-2557l1650122,r3608,l1655278,639r2560,2557l1658481,4740r,3616l1657838,9900r-2560,2557l1653730,13096xem1679852,13096r-3619,l1674697,12457r-2560,-2557l1671494,8356r,-3616l1672137,3196r2560,-2557l1676233,r3619,l1681400,639r2548,2557l1684591,4740r,3616l1683948,9900r-2548,2557l1679852,13096xem1705975,13096r-3620,l1700807,12457r-2559,-2557l1697616,8356r,-3616l1698248,3196r2559,-2557l1702355,r3620,l1707511,639r2559,2557l1710713,4740r,3616l1710070,9900r-2559,2557l1705975,13096xem1732085,13096r-3619,l1726930,12457r-2560,-2557l1723727,8356r,-3616l1724370,3196r2560,-2557l1728466,r3619,l1733633,639r2560,2557l1736824,4740r,3616l1736193,9900r-2560,2557l1732085,13096xem1758207,13096r-3619,l1753040,12457r-2548,-2557l1749849,8356r,-3616l1750492,3196r2548,-2557l1754588,r3619,l1759743,639r2560,2557l1762946,4740r,3616l1762303,9900r-2560,2557l1758207,13096xem1784318,13096r-3608,l1779162,12457r-2559,-2557l1775960,8356r,-3616l1776603,3196r2559,-2557l1780710,r3608,l1785866,639r2559,2557l1789056,4740r,3616l1788425,9900r-2559,2557l1784318,13096xem1810440,13096r-3619,l1805273,12457r-2548,-2557l1802082,8356r,-3616l1802725,3196r2548,-2557l1806821,r3619,l1811976,639r2560,2557l1815179,4740r,3616l1814536,9900r-2560,2557l1810440,13096xem1836551,13096r-3608,l1831395,12457r-2560,-2557l1828204,8356r,-3616l1828835,3196r2560,-2557l1832943,r3608,l1838098,639r2560,2557l1841301,4740r,3616l1840658,9900r-2560,2557l1836551,13096xem1862673,13096r-3620,l1857517,12457r-2559,-2557l1854315,8356r,-3616l1854958,3196r2559,-2557l1859053,r3620,l1864221,639r2548,2557l1867412,4740r,3616l1866769,9900r-2548,2557l1862673,13096xem1888795,13096r-3619,l1883628,12457r-2560,-2557l1880437,8356r,-3616l1881068,3196r2560,-2557l1885176,r3619,l1890331,639r2560,2557l1893534,4740r,3616l1892891,9900r-2560,2557l1888795,13096xem1914906,13096r-3620,l1909750,12457r-2560,-2557l1906547,8356r,-3616l1907190,3196r2560,-2557l1911286,r3620,l1916453,639r2560,2557l1919644,4740r,3616l1919013,9900r-2560,2557l1914906,13096xem1941028,13096r-3620,l1935861,12457r-2548,-2557l1932670,8356r,-3616l1933313,3196r2548,-2557l1937408,r3620,l1942564,639r2560,2557l1945767,4740r,3616l1945124,9900r-2560,2557l1941028,13096xem1967138,13096r-3619,l1961983,12457r-2560,-2557l1958780,8356r,-3616l1959423,3196r2560,-2557l1963519,r3619,l1968686,639r2560,2557l1971877,4740r,3616l1971246,9900r-2560,2557l1967138,13096xem1993261,13096r-3620,l1988093,12457r-2548,-2557l1984902,8356r,-3616l1985545,3196r2548,-2557l1989641,r3620,l1994796,639r2560,2557l1997999,4740r,3616l1997356,9900r-2560,2557l1993261,13096xem2019371,13096r-3608,l2014216,12457r-2560,-2557l2011025,8356r,-3616l2011656,3196r2560,-2557l2015763,r3608,l2020919,639r2560,2557l2024122,4740r,3616l2023479,9900r-2560,2557l2019371,13096xem2045493,13096r-3619,l2040338,12457r-2560,-2557l2037135,8356r,-3616l2037778,3196r2560,-2557l2041874,r3619,l2047041,639r2548,2557l2050232,4740r,3616l2049589,9900r-2548,2557l2045493,13096xem2071616,13096r-3620,l2066448,12457r-2560,-2557l2063257,8356r,-3616l2063888,3196r2560,-2557l2067996,r3620,l2073152,639r2559,2557l2076354,4740r,3616l2075711,9900r-2559,2557l2071616,13096xem2097726,13096r-3619,l2092571,12457r-2560,-2557l2089368,8356r,-3616l2090011,3196r2560,-2557l2094107,r3619,l2099274,639r2548,2557l2102465,4740r,3616l2101822,9900r-2548,2557l2097726,13096xem2123848,13096r-3619,l2118681,12457r-2560,-2557l2115490,8356r,-3616l2116121,3196r2560,-2557l2120229,r3619,l2125384,639r2560,2557l2128587,4740r,3616l2127944,9900r-2560,2557l2123848,13096xem2149959,13096r-3620,l2144803,12457r-2559,-2557l2141601,8356r,-3616l2142244,3196r2559,-2557l2146339,r3620,l2151507,639r2559,2557l2154697,4740r,3616l2154066,9900r-2559,2557l2149959,13096xem2176081,13096r-3619,l2170914,12457r-2548,-2557l2167723,8356r,-3616l2168366,3196r2548,-2557l2172462,r3619,l2177617,639r2560,2557l2180820,4740r,3616l2180177,9900r-2560,2557l2176081,13096xem2202191,13096r-3607,l2197036,12457r-2560,-2557l2193833,8356r,-3616l2194476,3196r2560,-2557l2198584,r3607,l2203739,639r2560,2557l2206930,4740r,3616l2206299,9900r-2560,2557l2202191,13096xem2228314,13096r-3620,l2223158,12457r-2559,-2557l2219956,8356r,-3616l2220599,3196r2559,-2557l2224694,r3620,l2229862,639r2548,2557l2233052,4740r,3616l2232410,9900r-2548,2557l2228314,13096xem2254424,13096r-3607,l2249269,12457r-2560,-2557l2246078,8356r,-3616l2246709,3196r2560,-2557l2250817,r3607,l2255972,639r2560,2557l2259175,4740r,3616l2258532,9900r-2560,2557l2254424,13096xem2280547,13096r-3620,l2275391,12457r-2560,-2557l2272188,8356r,-3616l2272831,3196r2560,-2557l2276927,r3620,l2282094,639r2548,2557l2285285,4740r,3616l2284642,9900r-2548,2557l2280547,13096xem2306669,13096r-3620,l2301502,12457r-2560,-2557l2298311,8356r,-3616l2298942,3196r2560,-2557l2303049,r3620,l2308205,639r2560,2557l2311408,4740r,3616l2310765,9900r-2560,2557l2306669,13096xem2332779,13096r-3619,l2327624,12457r-2560,-2557l2324421,8356r,-3616l2325064,3196r2560,-2557l2329160,r3619,l2334327,639r2560,2557l2337518,4740r,3616l2336887,9900r-2560,2557l2332779,13096xem2358902,13096r-3620,l2353734,12457r-2548,-2557l2350543,8356r,-3616l2351186,3196r2548,-2557l2355282,r3620,l2360437,639r2560,2557l2363640,4740r,3616l2362997,9900r-2560,2557l2358902,13096xem2385012,13096r-3608,l2379857,12457r-2560,-2557l2376654,8356r,-3616l2377297,3196r2560,-2557l2381404,r3608,l2386560,639r2560,2557l2389751,4740r,3616l2389120,9900r-2560,2557l2385012,13096xem2411134,13096r-3619,l2405967,12457r-2548,-2557l2402776,8356r,-3616l2403419,3196r2548,-2557l2407515,r3619,l2412670,639r2560,2557l2415873,4740r,3616l2415230,9900r-2560,2557l2411134,13096xem2437245,13096r-3608,l2432089,12457r-2560,-2557l2428898,8356r,-3616l2429529,3196r2560,-2557l2433637,r3608,l2438792,639r2560,2557l2441995,4740r,3616l2441352,9900r-2560,2557l2437245,13096xem2463367,13096r-3620,l2458212,12457r-2560,-2557l2455009,8356r,-3616l2455652,3196r2560,-2557l2459747,r3620,l2464915,639r2548,2557l2468106,4740r,3616l2467463,9900r-2548,2557l2463367,13096xem2489489,13096r-3619,l2484322,12457r-2560,-2557l2481131,8356r,-3616l2481762,3196r2560,-2557l2485870,r3619,l2491025,639r2560,2557l2494228,4740r,3616l2493585,9900r-2560,2557l2489489,13096xem2515600,13096r-3620,l2510444,12457r-2560,-2557l2507242,8356r,-3616l2507884,3196r2560,-2557l2511980,r3620,l2517148,639r2559,2557l2520338,4740r,3616l2519707,9900r-2559,2557l2515600,13096xem2541722,13096r-3619,l2536555,12457r-2548,-2557l2533364,8356r,-3616l2534007,3196r2548,-2557l2538103,r3619,l2543258,639r2560,2557l2546461,4740r,3616l2545818,9900r-2560,2557l2541722,13096xem2567832,13096r-3607,l2562677,12457r-2560,-2557l2559474,8356r,-3616l2560117,3196r2560,-2557l2564225,r3607,l2569380,639r2560,2557l2572571,4740r,3616l2571940,9900r-2560,2557l2567832,13096xem2593955,13096r-3620,l2588787,12457r-2548,-2557l2585597,8356r,-3616l2586239,3196r2548,-2557l2590335,r3620,l2595491,639r2559,2557l2598693,4740r,3616l2598050,9900r-2559,2557l2593955,13096xem2620065,13096r-3607,l2614910,12457r-2560,-2557l2611707,8356r,-3616l2612350,3196r2560,-2557l2616458,r3607,l2621613,639r2560,2557l2624816,4740r,3616l2624173,9900r-2560,2557l2620065,13096xem2646187,13096r-3619,l2641032,12457r-2560,-2557l2637829,8356r,-3616l2638472,3196r2560,-2557l2642568,r3619,l2647735,639r2548,2557l2650926,4740r,3616l2650283,9900r-2548,2557l2646187,13096xem2672310,13096r-3620,l2667142,12457r-2559,-2557l2663952,8356r,-3616l2664583,3196r2559,-2557l2668690,r3620,l2673846,639r2560,2557l2677048,4740r,3616l2676406,9900r-2560,2557l2672310,13096xem2698420,13096r-3619,l2693265,12457r-2560,-2557l2690062,8356r,-3616l2690705,3196r2560,-2557l2694801,r3619,l2699968,639r2560,2557l2703159,4740r,3616l2702528,9900r-2560,2557l2698420,13096xem2724542,13096r-3619,l2719375,12457r-2560,-2557l2716184,8356r,-3616l2716815,3196r2560,-2557l2720923,r3619,l2726078,639r2560,2557l2729281,4740r,3616l2728638,9900r-2560,2557l2724542,13096xem2750653,13096r-3620,l2745497,12457r-2559,-2557l2742295,8356r,-3616l2742938,3196r2559,-2557l2747033,r3620,l2752201,639r2560,2557l2755392,4740r,3616l2754761,9900r-2560,2557l2750653,13096xem2776775,13096r-3619,l2771608,12457r-2548,-2557l2768417,8356r,-3616l2769060,3196r2548,-2557l2773156,r3619,l2778311,639r2560,2557l2781514,4740r,3616l2780871,9900r-2560,2557l2776775,13096xem2802886,13096r-3608,l2797730,12457r-2560,-2557l2794527,8356r,-3616l2795170,3196r2560,-2557l2799278,r3608,l2804433,639r2560,2557l2807624,4740r,3616l2806993,9900r-2560,2557l2802886,13096xem2829008,13096r-3620,l2823853,12457r-2560,-2557l2820650,8356r,-3616l2821293,3196r2560,-2557l2825388,r3620,l2830556,639r2548,2557l2833747,4740r,3616l2833104,9900r-2548,2557l2829008,13096xem2855118,13096r-3607,l2849963,12457r-2560,-2557l2846772,8356r,-3616l2847403,3196r2560,-2557l2851511,r3607,l2856666,639r2560,2557l2859869,4740r,3616l2859226,9900r-2560,2557l2855118,13096xem2881241,13096r-3620,l2876085,12457r-2560,-2557l2872882,8356r,-3616l2873525,3196r2560,-2557l2877621,r3620,l2882788,639r2548,2557l2885979,4740r,3616l2885336,9900r-2548,2557l2881241,13096xem2907363,13096r-3620,l2902196,12457r-2560,-2557l2899005,8356r,-3616l2899636,3196r2560,-2557l2903743,r3620,l2908899,639r2560,2557l2912102,4740r,3616l2911459,9900r-2560,2557l2907363,13096xem2933473,13096r-3619,l2928318,12457r-2560,-2557l2925115,8356r,-3616l2925758,3196r2560,-2557l2929854,r3619,l2935021,639r2560,2557l2938212,4740r,3616l2937581,9900r-2560,2557l2933473,13096xem2959596,13096r-3620,l2954428,12457r-2548,-2557l2951237,8356r,-3616l2951880,3196r2548,-2557l2955976,r3620,l2961132,639r2559,2557l2964334,4740r,3616l2963691,9900r-2559,2557l2959596,13096xem2985706,13096r-3608,l2980551,12457r-2560,-2557l2977348,8356r,-3616l2977991,3196r2560,-2557l2982098,r3608,l2987254,639r2560,2557l2990445,4740r,3616l2989814,9900r-2560,2557l2985706,13096xem3011828,13096r-3619,l3006661,12457r-2548,-2557l3003470,8356r,-3616l3004113,3196r2548,-2557l3008209,r3619,l3013364,639r2560,2557l3016567,4740r,3616l3015924,9900r-2560,2557l3011828,13096xem3037939,13096r-3608,l3032783,12457r-2559,-2557l3029593,8356r,-3616l3030224,3196r2559,-2557l3034331,r3608,l3039487,639r2559,2557l3042689,4740r,3616l3042046,9900r-2559,2557l3037939,13096xem3064061,13096r-3619,l3058906,12457r-2560,-2557l3055703,8356r,-3616l3056346,3196r2560,-2557l3060442,r3619,l3065609,639r2548,2557l3068800,4740r,3616l3068157,9900r-2548,2557l3064061,13096xem3090183,13096r-3619,l3085016,12457r-2560,-2557l3081825,8356r,-3616l3082456,3196r2560,-2557l3086564,r3619,l3091719,639r2560,2557l3094922,4740r,3616l3094279,9900r-2560,2557l3090183,13096xem3116294,13096r-3620,l3111138,12457r-2559,-2557l3107936,8356r,-3616l3108579,3196r2559,-2557l3112674,r3620,l3117842,639r2559,2557l3121033,4740r,3616l3120401,9900r-2559,2557l3116294,13096xem3142416,13096r-3619,l3137249,12457r-2560,-2557l3134058,8356r,-3616l3134689,3196r2560,-2557l3138797,r3619,l3143952,639r2560,2557l3147155,4740r,3616l3146512,9900r-2560,2557l3142416,13096xem3168527,13096r-3608,l3163371,12457r-2560,-2557l3160168,8356r,-3616l3160811,3196r2560,-2557l3164919,r3608,l3170074,639r2560,2557l3173265,4740r,3616l3172634,9900r-2560,2557l3168527,13096xem3194649,13096r-3620,l3189482,12457r-2548,-2557l3186291,8356r,-3616l3186934,3196r2548,-2557l3191029,r3620,l3196185,639r2560,2557l3199388,4740r,3616l3198745,9900r-2560,2557l3194649,13096xem3220759,13096r-3607,l3215604,12457r-2560,-2557l3212401,8356r,-3616l3213044,3196r2560,-2557l3217152,r3607,l3222307,639r2560,2557l3225498,4740r,3616l3224867,9900r-2560,2557l3220759,13096xem3246882,13096r-3620,l3241726,12457r-2560,-2557l3238523,8356r,-3616l3239166,3196r2560,-2557l3243262,r3620,l3248429,639r2548,2557l3251620,4740r,3616l3250977,9900r-2548,2557l3246882,13096xem3273004,13096r-3620,l3267837,12457r-2560,-2557l3264646,8356r,-3616l3265277,3196r2560,-2557l3269384,r3620,l3274540,639r2560,2557l3277743,4740r,3616l3277100,9900r-2560,2557l3273004,13096xem3299114,13096r-3619,l3293959,12457r-2560,-2557l3290756,8356r,-3616l3291399,3196r2560,-2557l3295495,r3619,l3300662,639r2560,2557l3303853,4740r,3616l3303222,9900r-2560,2557l3299114,13096xem3325237,13096r-3620,l3320069,12457r-2560,-2557l3316878,8356r,-3616l3317509,3196r2560,-2557l3321617,r3620,l3326773,639r2559,2557l3329975,4740r,3616l3329332,9900r-2559,2557l3325237,13096xem3351347,13096r-3619,l3346192,12457r-2560,-2557l3342989,8356r,-3616l3343632,3196r2560,-2557l3347728,r3619,l3352895,639r2560,2557l3356086,4740r,3616l3355455,9900r-2560,2557l3351347,13096xem3377469,13096r-3619,l3372302,12457r-2548,-2557l3369111,8356r,-3616l3369754,3196r2548,-2557l3373850,r3619,l3379005,639r2560,2557l3382208,4740r,3616l3381565,9900r-2560,2557l3377469,13096xem3403580,13096r-3608,l3398424,12457r-2559,-2557l3395222,8356r,-3616l3395865,3196r2559,-2557l3399972,r3608,l3405128,639r2559,2557l3408318,4740r,3616l3407687,9900r-2559,2557l3403580,13096xem3429702,13096r-3619,l3424535,12457r-2548,-2557l3421344,8356r,-3616l3421987,3196r2548,-2557l3426083,r3619,l3431250,639r2548,2557l3434441,4740r,3616l3433798,9900r-2548,2557l3429702,13096xem3455812,13096r-3607,l3450657,12457r-2560,-2557l3447466,8356r,-3616l3448097,3196r2560,-2557l3452205,r3607,l3457360,639r2560,2557l3460563,4740r,3616l3459920,9900r-2560,2557l3455812,13096xem3481935,13096r-3620,l3476779,12457r-2559,-2557l3473577,8356r,-3616l3474220,3196r2559,-2557l3478315,r3620,l3483483,639r2548,2557l3486673,4740r,3616l3486031,9900r-2548,2557l3481935,13096xem3508057,13096r-3619,l3502890,12457r-2560,-2557l3499699,8356r,-3616l3500330,3196r2560,-2557l3504438,r3619,l3509593,639r2560,2557l3512796,4740r,3616l3512153,9900r-2560,2557l3508057,13096xem3534168,13096r-3620,l3529012,12457r-2560,-2557l3525809,8356r,-3616l3526452,3196r2560,-2557l3530548,r3620,l3535715,639r2560,2557l3538906,4740r,3616l3538275,9900r-2560,2557l3534168,13096xem3560290,13096r-3620,l3555123,12457r-2548,-2557l3551932,8356r,-3616l3552575,3196r2548,-2557l3556670,r3620,l3561826,639r2560,2557l3565029,4740r,3616l3564386,9900r-2560,2557l3560290,13096xem3586400,13096r-3607,l3581245,12457r-2560,-2557l3578042,8356r,-3616l3578685,3196r2560,-2557l3582793,r3607,l3587948,639r2560,2557l3591139,4740r,3616l3590508,9900r-2560,2557l3586400,13096xem3612523,13096r-3620,l3607355,12457r-2548,-2557l3604164,8356r,-3616l3604807,3196r2548,-2557l3608903,r3620,l3614058,639r2560,2557l3617261,4740r,3616l3616618,9900r-2560,2557l3612523,13096xem3638633,13096r-3608,l3633478,12457r-2560,-2557l3630287,8356r,-3616l3630918,3196r2560,-2557l3635025,r3608,l3640181,639r2560,2557l3643384,4740r,3616l3642741,9900r-2560,2557l3638633,13096xem3664755,13096r-3619,l3659600,12457r-2560,-2557l3656397,8356r,-3616l3657040,3196r2560,-2557l3661136,r3619,l3666303,639r2548,2557l3669494,4740r,3616l3668851,9900r-2548,2557l3664755,13096xem3690878,13096r-3620,l3685710,12457r-2560,-2557l3682519,8356r,-3616l3683150,3196r2560,-2557l3687258,r3620,l3692413,639r2560,2557l3695616,4740r,3616l3694973,9900r-2560,2557l3690878,13096xem3716988,13096r-3620,l3711833,12457r-2560,-2557l3708630,8356r,-3616l3709273,3196r2560,-2557l3713368,r3620,l3718536,639r2560,2557l3721727,4740r,3616l3721096,9900r-2560,2557l3716988,13096xem3743110,13096r-3619,l3737943,12457r-2548,-2557l3734752,8356r,-3616l3735395,3196r2548,-2557l3739491,r3619,l3744646,639r2560,2557l3747849,4740r,3616l3747206,9900r-2560,2557l3743110,13096xem3769221,13096r-3620,l3764065,12457r-2560,-2557l3760863,8356r,-3616l3761505,3196r2560,-2557l3765601,r3620,l3770769,639r2559,2557l3773959,4740r,3616l3773328,9900r-2559,2557l3769221,13096xem3795343,13096r-3619,l3790176,12457r-2548,-2557l3786985,8356r,-3616l3787628,3196r2548,-2557l3791724,r3619,l3796879,639r2560,2557l3800082,4740r,3616l3799439,9900r-2560,2557l3795343,13096xem3821453,13096r-3607,l3816298,12457r-2560,-2557l3813095,8356r,-3616l3813738,3196r2560,-2557l3817846,r3607,l3823001,639r2560,2557l3826192,4740r,3616l3825561,9900r-2560,2557l3821453,13096xem3847576,13096r-3620,l3842420,12457r-2560,-2557l3839218,8356r,-3616l3839860,3196r2560,-2557l3843956,r3620,l3849124,639r2547,2557l3852314,4740r,3616l3851671,9900r-2547,2557l3847576,13096xem3873698,13096r-3619,l3868531,12457r-2560,-2557l3865340,8356r,-3616l3865971,3196r2560,-2557l3870079,r3619,l3875234,639r2560,2557l3878437,4740r,3616l3877794,9900r-2560,2557l3873698,13096xem3899808,13096r-3619,l3894653,12457r-2560,-2557l3891450,8356r,-3616l3892093,3196r2560,-2557l3896189,r3619,l3901356,639r2560,2557l3904547,4740r,3616l3903916,9900r-2560,2557l3899808,13096xem3925931,13096r-3620,l3920763,12457r-2559,-2557l3917573,8356r,-3616l3918204,3196r2559,-2557l3922311,r3620,l3927467,639r2560,2557l3930669,4740r,3616l3930027,9900r-2560,2557l3925931,13096xem3952041,13096r-3619,l3946886,12457r-2560,-2557l3943683,8356r,-3616l3944326,3196r2560,-2557l3948422,r3619,l3953589,639r2560,2557l3956780,4740r,3616l3956149,9900r-2560,2557l3952041,13096xem3978163,13096r-3619,l3972996,12457r-2548,-2557l3969805,8356r,-3616l3970448,3196r2548,-2557l3974544,r3619,l3979699,639r2560,2557l3982902,4740r,3616l3982259,9900r-2560,2557l3978163,13096xem4004274,13096r-3608,l3999118,12457r-2559,-2557l3995916,8356r,-3616l3996559,3196r2559,-2557l4000666,r3608,l4005822,639r2560,2557l4009013,4740r,3616l4008382,9900r-2560,2557l4004274,13096xem4030396,13096r-3619,l4025229,12457r-2548,-2557l4022038,8356r,-3616l4022681,3196r2548,-2557l4026777,r3619,l4031944,639r2548,2557l4035135,4740r,3616l4034492,9900r-2548,2557l4030396,13096xem4056507,13096r-3608,l4051351,12457r-2560,-2557l4048160,8356r,-3616l4048791,3196r2560,-2557l4052899,r3608,l4058054,639r2560,2557l4061257,4740r,3616l4060614,9900r-2560,2557l4056507,13096xem4082629,13096r-3620,l4077474,12457r-2560,-2557l4074271,8356r,-3616l4074914,3196r2560,-2557l4079009,r3620,l4084177,639r2548,2557l4087368,4740r,3616l4086725,9900r-2548,2557l4082629,13096xem4108751,13096r-3619,l4103584,12457r-2560,-2557l4100393,8356r,-3616l4101024,3196r2560,-2557l4105132,r3619,l4110287,639r2560,2557l4113490,4740r,3616l4112847,9900r-2560,2557l4108751,13096xem4134862,13096r-3620,l4129706,12457r-2560,-2557l4126503,8356r,-3616l4127146,3196r2560,-2557l4131242,r3620,l4136409,639r2560,2557l4139600,4740r,3616l4138969,9900r-2560,2557l4134862,13096xem4160984,13096r-3620,l4155817,12457r-2548,-2557l4152626,8356r,-3616l4153269,3196r2548,-2557l4157364,r3620,l4162520,639r2560,2557l4165723,4740r,3616l4165080,9900r-2560,2557l4160984,13096xem4187094,13096r-3607,l4181939,12457r-2560,-2557l4178736,8356r,-3616l4179379,3196r2560,-2557l4183487,r3607,l4188642,639r2560,2557l4191833,4740r,3616l4191202,9900r-2560,2557l4187094,13096xem4213217,13096r-3620,l4208049,12457r-2548,-2557l4204859,8356r,-3616l4205501,3196r2548,-2557l4209597,r3620,l4214753,639r2559,2557l4217955,4740r,3616l4217312,9900r-2559,2557l4213217,13096xem4239327,13096r-3607,l4234172,12457r-2560,-2557l4230981,8356r,-3616l4231612,3196r2560,-2557l4235720,r3607,l4240875,639r2560,2557l4244078,4740r,3616l4243435,9900r-2560,2557l4239327,13096xem4265449,13096r-3619,l4260294,12457r-2560,-2557l4257091,8356r,-3616l4257734,3196r2560,-2557l4261830,r3619,l4266997,639r2548,2557l4270188,4740r,3616l4269545,9900r-2548,2557l4265449,13096xem4291572,13096r-3620,l4286404,12457r-2559,-2557l4283214,8356r,-3616l4283845,3196r2559,-2557l4287952,r3620,l4293108,639r2559,2557l4296310,4740r,3616l4295667,9900r-2559,2557l4291572,13096xem4317682,13096r-3619,l4312527,12457r-2560,-2557l4309324,8356r,-3616l4309967,3196r2560,-2557l4314063,r3619,l4319230,639r2560,2557l4322421,4740r,3616l4321790,9900r-2560,2557l4317682,13096xem4343804,13096r-3619,l4338637,12457r-2548,-2557l4335446,8356r,-3616l4336089,3196r2548,-2557l4340185,r3619,l4345340,639r2560,2557l4348543,4740r,3616l4347900,9900r-2560,2557l4343804,13096xem4369915,13096r-3620,l4364759,12457r-2559,-2557l4361557,8356r,-3616l4362200,3196r2559,-2557l4366295,r3620,l4371463,639r2560,2557l4374654,4740r,3616l4374023,9900r-2560,2557l4369915,13096xem4396037,13096r-3619,l4390870,12457r-2548,-2557l4387679,8356r,-3616l4388322,3196r2548,-2557l4392418,r3619,l4397573,639r2560,2557l4400776,4740r,3616l4400133,9900r-2560,2557l4396037,13096xem4422148,13096r-3608,l4416992,12457r-2560,-2557l4413789,8356r,-3616l4414432,3196r2560,-2557l4418540,r3608,l4423695,639r2560,2557l4426886,4740r,3616l4426255,9900r-2560,2557l4422148,13096xem4448270,13096r-3620,l4443114,12457r-2559,-2557l4439912,8356r,-3616l4440555,3196r2559,-2557l4444650,r3620,l4449818,639r2548,2557l4453009,4740r,3616l4452366,9900r-2548,2557l4448270,13096xem4474380,13096r-3607,l4469225,12457r-2560,-2557l4466034,8356r,-3616l4466665,3196r2560,-2557l4470773,r3607,l4475928,639r2560,2557l4479131,4740r,3616l4478488,9900r-2560,2557l4474380,13096xem4500503,13096r-3620,l4495347,12457r-2560,-2557l4492144,8356r,-3616l4492787,3196r2560,-2557l4496883,r3620,l4502050,639r2560,2557l4505241,4740r,3616l4504610,9900r-2560,2557l4500503,13096xem4526625,13096r-3620,l4521458,12457r-2560,-2557l4518267,8356r,-3616l4518898,3196r2560,-2557l4523005,r3620,l4528161,639r2560,2557l4531364,4740r,3616l4530721,9900r-2560,2557l4526625,13096xem4552735,13096r-3619,l4547580,12457r-2560,-2557l4544377,8356r,-3616l4545020,3196r2560,-2557l4549116,r3619,l4554283,639r2560,2557l4557474,4740r,3616l4556843,9900r-2560,2557l4552735,13096xem4578858,13096r-3620,l4573690,12457r-2548,-2557l4570499,8356r,-3616l4571142,3196r2548,-2557l4575238,r3620,l4580394,639r2559,2557l4583596,4740r,3616l4582953,9900r-2559,2557l4578858,13096xem4604968,13096r-3608,l4599813,12457r-2560,-2557l4596610,8356r,-3616l4597253,3196r2560,-2557l4601360,r3608,l4606516,639r2560,2557l4609707,4740r,3616l4609076,9900r-2560,2557l4604968,13096xem4631090,13096r-3619,l4625923,12457r-2548,-2557l4622732,8356r,-3616l4623375,3196r2548,-2557l4627471,r3619,l4632638,639r2548,2557l4635829,4740r,3616l4635186,9900r-2548,2557l4631090,13096xem4657201,13096r-3608,l4652045,12457r-2559,-2557l4648854,8356r,-3616l4649486,3196r2559,-2557l4653593,r3608,l4658749,639r2559,2557l4661951,4740r,3616l4661308,9900r-2559,2557l4657201,13096xem4683323,13096r-3619,l4678168,12457r-2560,-2557l4674965,8356r,-3616l4675608,3196r2560,-2557l4679704,r3619,l4684871,639r2548,2557l4688062,4740r,3616l4687419,9900r-2548,2557l4683323,13096xem4709445,13096r-3619,l4704278,12457r-2560,-2557l4701087,8356r,-3616l4701718,3196r2560,-2557l4705826,r3619,l4710981,639r2560,2557l4714184,4740r,3616l4713541,9900r-2560,2557l4709445,13096xem4735556,13096r-3620,l4730400,12457r-2559,-2557l4727198,8356r,-3616l4727841,3196r2559,-2557l4731936,r3620,l4737104,639r2559,2557l4740294,4740r,3616l4739663,9900r-2559,2557l4735556,13096xem4761678,13096r-3619,l4756511,12457r-2548,-2557l4753320,8356r,-3616l4753963,3196r2548,-2557l4758059,r3619,l4763214,639r2560,2557l4766417,4740r,3616l4765774,9900r-2560,2557l4761678,13096xem4787789,13096r-3608,l4782633,12457r-2560,-2557l4779430,8356r,-3616l4780073,3196r2560,-2557l4784181,r3608,l4789336,639r2560,2557l4792527,4740r,3616l4791896,9900r-2560,2557l4787789,13096xem4813911,13096r-3620,l4808744,12457r-2548,-2557l4805553,8356r,-3616l4806196,3196r2548,-2557l4810291,r3620,l4815447,639r2560,2557l4818650,4740r,3616l4818007,9900r-2560,2557l4813911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8" w:history="1">
            <w:r w:rsidR="006671D6">
              <w:rPr>
                <w:b w:val="0"/>
                <w:i w:val="0"/>
                <w:color w:val="4A3A3C"/>
                <w:sz w:val="20"/>
              </w:rPr>
              <w:t>資料流與時</w:t>
            </w:r>
            <w:r w:rsidR="006671D6">
              <w:rPr>
                <w:b w:val="0"/>
                <w:i w:val="0"/>
                <w:color w:val="4A3A3C"/>
                <w:spacing w:val="-10"/>
                <w:sz w:val="20"/>
              </w:rPr>
              <w:t>序</w:t>
            </w:r>
            <w:r w:rsidR="006671D6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6671D6">
              <w:rPr>
                <w:i w:val="0"/>
                <w:color w:val="C70F2E"/>
                <w:spacing w:val="-5"/>
                <w:sz w:val="20"/>
              </w:rPr>
              <w:t>12</w:t>
            </w:r>
          </w:hyperlink>
        </w:p>
        <w:p w14:paraId="39BC0EF9" w14:textId="77777777" w:rsidR="006671D6" w:rsidRDefault="00000000" w:rsidP="008A2518">
          <w:pPr>
            <w:pStyle w:val="30"/>
            <w:numPr>
              <w:ilvl w:val="0"/>
              <w:numId w:val="6"/>
            </w:numPr>
            <w:tabs>
              <w:tab w:val="left" w:pos="721"/>
              <w:tab w:val="right" w:pos="10146"/>
            </w:tabs>
            <w:spacing w:before="13"/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58944" behindDoc="1" locked="0" layoutInCell="1" allowOverlap="1" wp14:anchorId="21914821" wp14:editId="5D88E657">
                    <wp:simplePos x="0" y="0"/>
                    <wp:positionH relativeFrom="page">
                      <wp:posOffset>1563291</wp:posOffset>
                    </wp:positionH>
                    <wp:positionV relativeFrom="paragraph">
                      <wp:posOffset>145081</wp:posOffset>
                    </wp:positionV>
                    <wp:extent cx="5072380" cy="13335"/>
                    <wp:effectExtent l="0" t="0" r="0" b="0"/>
                    <wp:wrapNone/>
                    <wp:docPr id="23" name="Graphic 2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07238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7238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569" y="13096"/>
                                  </a:moveTo>
                                  <a:lnTo>
                                    <a:pt x="30952" y="13096"/>
                                  </a:lnTo>
                                  <a:lnTo>
                                    <a:pt x="29409" y="12457"/>
                                  </a:lnTo>
                                  <a:lnTo>
                                    <a:pt x="26852" y="9900"/>
                                  </a:lnTo>
                                  <a:lnTo>
                                    <a:pt x="26212" y="8356"/>
                                  </a:lnTo>
                                  <a:lnTo>
                                    <a:pt x="26212" y="4740"/>
                                  </a:lnTo>
                                  <a:lnTo>
                                    <a:pt x="26852" y="3196"/>
                                  </a:lnTo>
                                  <a:lnTo>
                                    <a:pt x="29409" y="639"/>
                                  </a:lnTo>
                                  <a:lnTo>
                                    <a:pt x="30952" y="0"/>
                                  </a:lnTo>
                                  <a:lnTo>
                                    <a:pt x="34569" y="0"/>
                                  </a:lnTo>
                                  <a:lnTo>
                                    <a:pt x="36112" y="639"/>
                                  </a:lnTo>
                                  <a:lnTo>
                                    <a:pt x="38670" y="3196"/>
                                  </a:lnTo>
                                  <a:lnTo>
                                    <a:pt x="39309" y="4740"/>
                                  </a:lnTo>
                                  <a:lnTo>
                                    <a:pt x="39309" y="8356"/>
                                  </a:lnTo>
                                  <a:lnTo>
                                    <a:pt x="38670" y="9900"/>
                                  </a:lnTo>
                                  <a:lnTo>
                                    <a:pt x="36112" y="12457"/>
                                  </a:lnTo>
                                  <a:lnTo>
                                    <a:pt x="345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0782" y="13096"/>
                                  </a:moveTo>
                                  <a:lnTo>
                                    <a:pt x="57165" y="13096"/>
                                  </a:lnTo>
                                  <a:lnTo>
                                    <a:pt x="55622" y="12457"/>
                                  </a:lnTo>
                                  <a:lnTo>
                                    <a:pt x="53064" y="9900"/>
                                  </a:lnTo>
                                  <a:lnTo>
                                    <a:pt x="52425" y="8356"/>
                                  </a:lnTo>
                                  <a:lnTo>
                                    <a:pt x="52425" y="4740"/>
                                  </a:lnTo>
                                  <a:lnTo>
                                    <a:pt x="53064" y="3196"/>
                                  </a:lnTo>
                                  <a:lnTo>
                                    <a:pt x="55622" y="639"/>
                                  </a:lnTo>
                                  <a:lnTo>
                                    <a:pt x="57165" y="0"/>
                                  </a:lnTo>
                                  <a:lnTo>
                                    <a:pt x="60782" y="0"/>
                                  </a:lnTo>
                                  <a:lnTo>
                                    <a:pt x="62325" y="639"/>
                                  </a:lnTo>
                                  <a:lnTo>
                                    <a:pt x="64882" y="3196"/>
                                  </a:lnTo>
                                  <a:lnTo>
                                    <a:pt x="65522" y="4740"/>
                                  </a:lnTo>
                                  <a:lnTo>
                                    <a:pt x="65522" y="8356"/>
                                  </a:lnTo>
                                  <a:lnTo>
                                    <a:pt x="64882" y="9900"/>
                                  </a:lnTo>
                                  <a:lnTo>
                                    <a:pt x="62325" y="12457"/>
                                  </a:lnTo>
                                  <a:lnTo>
                                    <a:pt x="607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6994" y="13096"/>
                                  </a:moveTo>
                                  <a:lnTo>
                                    <a:pt x="83378" y="13096"/>
                                  </a:lnTo>
                                  <a:lnTo>
                                    <a:pt x="81834" y="12457"/>
                                  </a:lnTo>
                                  <a:lnTo>
                                    <a:pt x="79277" y="9900"/>
                                  </a:lnTo>
                                  <a:lnTo>
                                    <a:pt x="78638" y="8356"/>
                                  </a:lnTo>
                                  <a:lnTo>
                                    <a:pt x="78638" y="4740"/>
                                  </a:lnTo>
                                  <a:lnTo>
                                    <a:pt x="79277" y="3196"/>
                                  </a:lnTo>
                                  <a:lnTo>
                                    <a:pt x="81834" y="639"/>
                                  </a:lnTo>
                                  <a:lnTo>
                                    <a:pt x="83378" y="0"/>
                                  </a:lnTo>
                                  <a:lnTo>
                                    <a:pt x="86994" y="0"/>
                                  </a:lnTo>
                                  <a:lnTo>
                                    <a:pt x="88538" y="639"/>
                                  </a:lnTo>
                                  <a:lnTo>
                                    <a:pt x="91095" y="3196"/>
                                  </a:lnTo>
                                  <a:lnTo>
                                    <a:pt x="91734" y="4740"/>
                                  </a:lnTo>
                                  <a:lnTo>
                                    <a:pt x="91734" y="8356"/>
                                  </a:lnTo>
                                  <a:lnTo>
                                    <a:pt x="91095" y="9900"/>
                                  </a:lnTo>
                                  <a:lnTo>
                                    <a:pt x="88538" y="12457"/>
                                  </a:lnTo>
                                  <a:lnTo>
                                    <a:pt x="869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207" y="13096"/>
                                  </a:moveTo>
                                  <a:lnTo>
                                    <a:pt x="109590" y="13096"/>
                                  </a:lnTo>
                                  <a:lnTo>
                                    <a:pt x="108047" y="12457"/>
                                  </a:lnTo>
                                  <a:lnTo>
                                    <a:pt x="105490" y="9900"/>
                                  </a:lnTo>
                                  <a:lnTo>
                                    <a:pt x="104850" y="8356"/>
                                  </a:lnTo>
                                  <a:lnTo>
                                    <a:pt x="104850" y="4740"/>
                                  </a:lnTo>
                                  <a:lnTo>
                                    <a:pt x="105490" y="3196"/>
                                  </a:lnTo>
                                  <a:lnTo>
                                    <a:pt x="108047" y="639"/>
                                  </a:lnTo>
                                  <a:lnTo>
                                    <a:pt x="109590" y="0"/>
                                  </a:lnTo>
                                  <a:lnTo>
                                    <a:pt x="113207" y="0"/>
                                  </a:lnTo>
                                  <a:lnTo>
                                    <a:pt x="114751" y="639"/>
                                  </a:lnTo>
                                  <a:lnTo>
                                    <a:pt x="117308" y="3196"/>
                                  </a:lnTo>
                                  <a:lnTo>
                                    <a:pt x="117947" y="4740"/>
                                  </a:lnTo>
                                  <a:lnTo>
                                    <a:pt x="117947" y="8356"/>
                                  </a:lnTo>
                                  <a:lnTo>
                                    <a:pt x="117308" y="9900"/>
                                  </a:lnTo>
                                  <a:lnTo>
                                    <a:pt x="114751" y="12457"/>
                                  </a:lnTo>
                                  <a:lnTo>
                                    <a:pt x="1132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419" y="13096"/>
                                  </a:moveTo>
                                  <a:lnTo>
                                    <a:pt x="135803" y="13096"/>
                                  </a:lnTo>
                                  <a:lnTo>
                                    <a:pt x="134259" y="12457"/>
                                  </a:lnTo>
                                  <a:lnTo>
                                    <a:pt x="131702" y="9900"/>
                                  </a:lnTo>
                                  <a:lnTo>
                                    <a:pt x="131064" y="8356"/>
                                  </a:lnTo>
                                  <a:lnTo>
                                    <a:pt x="131064" y="4740"/>
                                  </a:lnTo>
                                  <a:lnTo>
                                    <a:pt x="131702" y="3196"/>
                                  </a:lnTo>
                                  <a:lnTo>
                                    <a:pt x="134259" y="639"/>
                                  </a:lnTo>
                                  <a:lnTo>
                                    <a:pt x="135803" y="0"/>
                                  </a:lnTo>
                                  <a:lnTo>
                                    <a:pt x="139419" y="0"/>
                                  </a:lnTo>
                                  <a:lnTo>
                                    <a:pt x="140964" y="639"/>
                                  </a:lnTo>
                                  <a:lnTo>
                                    <a:pt x="143521" y="3196"/>
                                  </a:lnTo>
                                  <a:lnTo>
                                    <a:pt x="144160" y="4740"/>
                                  </a:lnTo>
                                  <a:lnTo>
                                    <a:pt x="144160" y="8356"/>
                                  </a:lnTo>
                                  <a:lnTo>
                                    <a:pt x="143521" y="9900"/>
                                  </a:lnTo>
                                  <a:lnTo>
                                    <a:pt x="140964" y="12457"/>
                                  </a:lnTo>
                                  <a:lnTo>
                                    <a:pt x="1394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632" y="13096"/>
                                  </a:moveTo>
                                  <a:lnTo>
                                    <a:pt x="162016" y="13096"/>
                                  </a:lnTo>
                                  <a:lnTo>
                                    <a:pt x="160472" y="12457"/>
                                  </a:lnTo>
                                  <a:lnTo>
                                    <a:pt x="157914" y="9900"/>
                                  </a:lnTo>
                                  <a:lnTo>
                                    <a:pt x="157275" y="8356"/>
                                  </a:lnTo>
                                  <a:lnTo>
                                    <a:pt x="157275" y="4740"/>
                                  </a:lnTo>
                                  <a:lnTo>
                                    <a:pt x="157914" y="3196"/>
                                  </a:lnTo>
                                  <a:lnTo>
                                    <a:pt x="160472" y="639"/>
                                  </a:lnTo>
                                  <a:lnTo>
                                    <a:pt x="162016" y="0"/>
                                  </a:lnTo>
                                  <a:lnTo>
                                    <a:pt x="165632" y="0"/>
                                  </a:lnTo>
                                  <a:lnTo>
                                    <a:pt x="167176" y="639"/>
                                  </a:lnTo>
                                  <a:lnTo>
                                    <a:pt x="169733" y="3196"/>
                                  </a:lnTo>
                                  <a:lnTo>
                                    <a:pt x="170372" y="4740"/>
                                  </a:lnTo>
                                  <a:lnTo>
                                    <a:pt x="170372" y="8356"/>
                                  </a:lnTo>
                                  <a:lnTo>
                                    <a:pt x="169733" y="9900"/>
                                  </a:lnTo>
                                  <a:lnTo>
                                    <a:pt x="167176" y="12457"/>
                                  </a:lnTo>
                                  <a:lnTo>
                                    <a:pt x="1656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1845" y="13096"/>
                                  </a:moveTo>
                                  <a:lnTo>
                                    <a:pt x="188229" y="13096"/>
                                  </a:lnTo>
                                  <a:lnTo>
                                    <a:pt x="186685" y="12457"/>
                                  </a:lnTo>
                                  <a:lnTo>
                                    <a:pt x="184127" y="9900"/>
                                  </a:lnTo>
                                  <a:lnTo>
                                    <a:pt x="183488" y="8356"/>
                                  </a:lnTo>
                                  <a:lnTo>
                                    <a:pt x="183488" y="4740"/>
                                  </a:lnTo>
                                  <a:lnTo>
                                    <a:pt x="184127" y="3196"/>
                                  </a:lnTo>
                                  <a:lnTo>
                                    <a:pt x="186685" y="639"/>
                                  </a:lnTo>
                                  <a:lnTo>
                                    <a:pt x="188229" y="0"/>
                                  </a:lnTo>
                                  <a:lnTo>
                                    <a:pt x="191845" y="0"/>
                                  </a:lnTo>
                                  <a:lnTo>
                                    <a:pt x="193388" y="639"/>
                                  </a:lnTo>
                                  <a:lnTo>
                                    <a:pt x="195945" y="3196"/>
                                  </a:lnTo>
                                  <a:lnTo>
                                    <a:pt x="196585" y="4740"/>
                                  </a:lnTo>
                                  <a:lnTo>
                                    <a:pt x="196585" y="8356"/>
                                  </a:lnTo>
                                  <a:lnTo>
                                    <a:pt x="195945" y="9900"/>
                                  </a:lnTo>
                                  <a:lnTo>
                                    <a:pt x="193388" y="12457"/>
                                  </a:lnTo>
                                  <a:lnTo>
                                    <a:pt x="1918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058" y="13096"/>
                                  </a:moveTo>
                                  <a:lnTo>
                                    <a:pt x="214441" y="13096"/>
                                  </a:lnTo>
                                  <a:lnTo>
                                    <a:pt x="212898" y="12457"/>
                                  </a:lnTo>
                                  <a:lnTo>
                                    <a:pt x="210340" y="9900"/>
                                  </a:lnTo>
                                  <a:lnTo>
                                    <a:pt x="209701" y="8356"/>
                                  </a:lnTo>
                                  <a:lnTo>
                                    <a:pt x="209701" y="4740"/>
                                  </a:lnTo>
                                  <a:lnTo>
                                    <a:pt x="210340" y="3196"/>
                                  </a:lnTo>
                                  <a:lnTo>
                                    <a:pt x="212898" y="639"/>
                                  </a:lnTo>
                                  <a:lnTo>
                                    <a:pt x="214441" y="0"/>
                                  </a:lnTo>
                                  <a:lnTo>
                                    <a:pt x="218058" y="0"/>
                                  </a:lnTo>
                                  <a:lnTo>
                                    <a:pt x="219601" y="639"/>
                                  </a:lnTo>
                                  <a:lnTo>
                                    <a:pt x="222158" y="3196"/>
                                  </a:lnTo>
                                  <a:lnTo>
                                    <a:pt x="222798" y="4740"/>
                                  </a:lnTo>
                                  <a:lnTo>
                                    <a:pt x="222798" y="8356"/>
                                  </a:lnTo>
                                  <a:lnTo>
                                    <a:pt x="222158" y="9900"/>
                                  </a:lnTo>
                                  <a:lnTo>
                                    <a:pt x="219601" y="12457"/>
                                  </a:lnTo>
                                  <a:lnTo>
                                    <a:pt x="2180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271" y="13096"/>
                                  </a:moveTo>
                                  <a:lnTo>
                                    <a:pt x="240653" y="13096"/>
                                  </a:lnTo>
                                  <a:lnTo>
                                    <a:pt x="239110" y="12457"/>
                                  </a:lnTo>
                                  <a:lnTo>
                                    <a:pt x="236553" y="9900"/>
                                  </a:lnTo>
                                  <a:lnTo>
                                    <a:pt x="235914" y="8356"/>
                                  </a:lnTo>
                                  <a:lnTo>
                                    <a:pt x="235914" y="4740"/>
                                  </a:lnTo>
                                  <a:lnTo>
                                    <a:pt x="236553" y="3196"/>
                                  </a:lnTo>
                                  <a:lnTo>
                                    <a:pt x="239110" y="639"/>
                                  </a:lnTo>
                                  <a:lnTo>
                                    <a:pt x="240653" y="0"/>
                                  </a:lnTo>
                                  <a:lnTo>
                                    <a:pt x="244271" y="0"/>
                                  </a:lnTo>
                                  <a:lnTo>
                                    <a:pt x="245814" y="639"/>
                                  </a:lnTo>
                                  <a:lnTo>
                                    <a:pt x="248371" y="3196"/>
                                  </a:lnTo>
                                  <a:lnTo>
                                    <a:pt x="249010" y="4740"/>
                                  </a:lnTo>
                                  <a:lnTo>
                                    <a:pt x="249010" y="8356"/>
                                  </a:lnTo>
                                  <a:lnTo>
                                    <a:pt x="248371" y="9900"/>
                                  </a:lnTo>
                                  <a:lnTo>
                                    <a:pt x="245814" y="12457"/>
                                  </a:lnTo>
                                  <a:lnTo>
                                    <a:pt x="24427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483" y="13096"/>
                                  </a:moveTo>
                                  <a:lnTo>
                                    <a:pt x="266866" y="13096"/>
                                  </a:lnTo>
                                  <a:lnTo>
                                    <a:pt x="265323" y="12457"/>
                                  </a:lnTo>
                                  <a:lnTo>
                                    <a:pt x="262766" y="9900"/>
                                  </a:lnTo>
                                  <a:lnTo>
                                    <a:pt x="262126" y="8356"/>
                                  </a:lnTo>
                                  <a:lnTo>
                                    <a:pt x="262126" y="4740"/>
                                  </a:lnTo>
                                  <a:lnTo>
                                    <a:pt x="262766" y="3196"/>
                                  </a:lnTo>
                                  <a:lnTo>
                                    <a:pt x="265323" y="639"/>
                                  </a:lnTo>
                                  <a:lnTo>
                                    <a:pt x="266866" y="0"/>
                                  </a:lnTo>
                                  <a:lnTo>
                                    <a:pt x="270483" y="0"/>
                                  </a:lnTo>
                                  <a:lnTo>
                                    <a:pt x="272026" y="639"/>
                                  </a:lnTo>
                                  <a:lnTo>
                                    <a:pt x="274584" y="3196"/>
                                  </a:lnTo>
                                  <a:lnTo>
                                    <a:pt x="275223" y="4740"/>
                                  </a:lnTo>
                                  <a:lnTo>
                                    <a:pt x="275223" y="8356"/>
                                  </a:lnTo>
                                  <a:lnTo>
                                    <a:pt x="274584" y="9900"/>
                                  </a:lnTo>
                                  <a:lnTo>
                                    <a:pt x="272026" y="12457"/>
                                  </a:lnTo>
                                  <a:lnTo>
                                    <a:pt x="2704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6696" y="13096"/>
                                  </a:moveTo>
                                  <a:lnTo>
                                    <a:pt x="293079" y="13096"/>
                                  </a:lnTo>
                                  <a:lnTo>
                                    <a:pt x="291536" y="12457"/>
                                  </a:lnTo>
                                  <a:lnTo>
                                    <a:pt x="288978" y="9900"/>
                                  </a:lnTo>
                                  <a:lnTo>
                                    <a:pt x="288339" y="8356"/>
                                  </a:lnTo>
                                  <a:lnTo>
                                    <a:pt x="288339" y="4740"/>
                                  </a:lnTo>
                                  <a:lnTo>
                                    <a:pt x="288978" y="3196"/>
                                  </a:lnTo>
                                  <a:lnTo>
                                    <a:pt x="291536" y="639"/>
                                  </a:lnTo>
                                  <a:lnTo>
                                    <a:pt x="293079" y="0"/>
                                  </a:lnTo>
                                  <a:lnTo>
                                    <a:pt x="296696" y="0"/>
                                  </a:lnTo>
                                  <a:lnTo>
                                    <a:pt x="298239" y="639"/>
                                  </a:lnTo>
                                  <a:lnTo>
                                    <a:pt x="300797" y="3196"/>
                                  </a:lnTo>
                                  <a:lnTo>
                                    <a:pt x="301436" y="4740"/>
                                  </a:lnTo>
                                  <a:lnTo>
                                    <a:pt x="301436" y="8356"/>
                                  </a:lnTo>
                                  <a:lnTo>
                                    <a:pt x="300797" y="9900"/>
                                  </a:lnTo>
                                  <a:lnTo>
                                    <a:pt x="298239" y="12457"/>
                                  </a:lnTo>
                                  <a:lnTo>
                                    <a:pt x="2966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2909" y="13096"/>
                                  </a:moveTo>
                                  <a:lnTo>
                                    <a:pt x="319292" y="13096"/>
                                  </a:lnTo>
                                  <a:lnTo>
                                    <a:pt x="317749" y="12457"/>
                                  </a:lnTo>
                                  <a:lnTo>
                                    <a:pt x="315191" y="9900"/>
                                  </a:lnTo>
                                  <a:lnTo>
                                    <a:pt x="314552" y="8356"/>
                                  </a:lnTo>
                                  <a:lnTo>
                                    <a:pt x="314552" y="4740"/>
                                  </a:lnTo>
                                  <a:lnTo>
                                    <a:pt x="315191" y="3196"/>
                                  </a:lnTo>
                                  <a:lnTo>
                                    <a:pt x="317749" y="639"/>
                                  </a:lnTo>
                                  <a:lnTo>
                                    <a:pt x="319292" y="0"/>
                                  </a:lnTo>
                                  <a:lnTo>
                                    <a:pt x="322909" y="0"/>
                                  </a:lnTo>
                                  <a:lnTo>
                                    <a:pt x="324452" y="639"/>
                                  </a:lnTo>
                                  <a:lnTo>
                                    <a:pt x="327009" y="3196"/>
                                  </a:lnTo>
                                  <a:lnTo>
                                    <a:pt x="327649" y="4740"/>
                                  </a:lnTo>
                                  <a:lnTo>
                                    <a:pt x="327649" y="8356"/>
                                  </a:lnTo>
                                  <a:lnTo>
                                    <a:pt x="327009" y="9900"/>
                                  </a:lnTo>
                                  <a:lnTo>
                                    <a:pt x="324452" y="12457"/>
                                  </a:lnTo>
                                  <a:lnTo>
                                    <a:pt x="3229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122" y="13096"/>
                                  </a:moveTo>
                                  <a:lnTo>
                                    <a:pt x="345505" y="13096"/>
                                  </a:lnTo>
                                  <a:lnTo>
                                    <a:pt x="343962" y="12457"/>
                                  </a:lnTo>
                                  <a:lnTo>
                                    <a:pt x="341404" y="9900"/>
                                  </a:lnTo>
                                  <a:lnTo>
                                    <a:pt x="340765" y="8356"/>
                                  </a:lnTo>
                                  <a:lnTo>
                                    <a:pt x="340765" y="4740"/>
                                  </a:lnTo>
                                  <a:lnTo>
                                    <a:pt x="341404" y="3196"/>
                                  </a:lnTo>
                                  <a:lnTo>
                                    <a:pt x="343962" y="639"/>
                                  </a:lnTo>
                                  <a:lnTo>
                                    <a:pt x="345505" y="0"/>
                                  </a:lnTo>
                                  <a:lnTo>
                                    <a:pt x="349122" y="0"/>
                                  </a:lnTo>
                                  <a:lnTo>
                                    <a:pt x="350665" y="639"/>
                                  </a:lnTo>
                                  <a:lnTo>
                                    <a:pt x="353222" y="3196"/>
                                  </a:lnTo>
                                  <a:lnTo>
                                    <a:pt x="353862" y="4740"/>
                                  </a:lnTo>
                                  <a:lnTo>
                                    <a:pt x="353862" y="8356"/>
                                  </a:lnTo>
                                  <a:lnTo>
                                    <a:pt x="353222" y="9900"/>
                                  </a:lnTo>
                                  <a:lnTo>
                                    <a:pt x="350665" y="12457"/>
                                  </a:lnTo>
                                  <a:lnTo>
                                    <a:pt x="3491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333" y="13096"/>
                                  </a:moveTo>
                                  <a:lnTo>
                                    <a:pt x="371717" y="13096"/>
                                  </a:lnTo>
                                  <a:lnTo>
                                    <a:pt x="370174" y="12457"/>
                                  </a:lnTo>
                                  <a:lnTo>
                                    <a:pt x="367617" y="9900"/>
                                  </a:lnTo>
                                  <a:lnTo>
                                    <a:pt x="366978" y="8356"/>
                                  </a:lnTo>
                                  <a:lnTo>
                                    <a:pt x="366978" y="4740"/>
                                  </a:lnTo>
                                  <a:lnTo>
                                    <a:pt x="367617" y="3196"/>
                                  </a:lnTo>
                                  <a:lnTo>
                                    <a:pt x="370174" y="639"/>
                                  </a:lnTo>
                                  <a:lnTo>
                                    <a:pt x="371717" y="0"/>
                                  </a:lnTo>
                                  <a:lnTo>
                                    <a:pt x="375333" y="0"/>
                                  </a:lnTo>
                                  <a:lnTo>
                                    <a:pt x="376878" y="639"/>
                                  </a:lnTo>
                                  <a:lnTo>
                                    <a:pt x="379435" y="3196"/>
                                  </a:lnTo>
                                  <a:lnTo>
                                    <a:pt x="380074" y="4740"/>
                                  </a:lnTo>
                                  <a:lnTo>
                                    <a:pt x="380074" y="8356"/>
                                  </a:lnTo>
                                  <a:lnTo>
                                    <a:pt x="379435" y="9900"/>
                                  </a:lnTo>
                                  <a:lnTo>
                                    <a:pt x="376878" y="12457"/>
                                  </a:lnTo>
                                  <a:lnTo>
                                    <a:pt x="3753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546" y="13096"/>
                                  </a:moveTo>
                                  <a:lnTo>
                                    <a:pt x="397930" y="13096"/>
                                  </a:lnTo>
                                  <a:lnTo>
                                    <a:pt x="396386" y="12457"/>
                                  </a:lnTo>
                                  <a:lnTo>
                                    <a:pt x="393830" y="9900"/>
                                  </a:lnTo>
                                  <a:lnTo>
                                    <a:pt x="393190" y="8356"/>
                                  </a:lnTo>
                                  <a:lnTo>
                                    <a:pt x="393190" y="4740"/>
                                  </a:lnTo>
                                  <a:lnTo>
                                    <a:pt x="393830" y="3196"/>
                                  </a:lnTo>
                                  <a:lnTo>
                                    <a:pt x="396386" y="639"/>
                                  </a:lnTo>
                                  <a:lnTo>
                                    <a:pt x="397930" y="0"/>
                                  </a:lnTo>
                                  <a:lnTo>
                                    <a:pt x="401546" y="0"/>
                                  </a:lnTo>
                                  <a:lnTo>
                                    <a:pt x="403090" y="639"/>
                                  </a:lnTo>
                                  <a:lnTo>
                                    <a:pt x="405648" y="3196"/>
                                  </a:lnTo>
                                  <a:lnTo>
                                    <a:pt x="406287" y="4740"/>
                                  </a:lnTo>
                                  <a:lnTo>
                                    <a:pt x="406287" y="8356"/>
                                  </a:lnTo>
                                  <a:lnTo>
                                    <a:pt x="405648" y="9900"/>
                                  </a:lnTo>
                                  <a:lnTo>
                                    <a:pt x="403090" y="12457"/>
                                  </a:lnTo>
                                  <a:lnTo>
                                    <a:pt x="4015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7759" y="13096"/>
                                  </a:moveTo>
                                  <a:lnTo>
                                    <a:pt x="424143" y="13096"/>
                                  </a:lnTo>
                                  <a:lnTo>
                                    <a:pt x="422599" y="12457"/>
                                  </a:lnTo>
                                  <a:lnTo>
                                    <a:pt x="420041" y="9900"/>
                                  </a:lnTo>
                                  <a:lnTo>
                                    <a:pt x="419402" y="8356"/>
                                  </a:lnTo>
                                  <a:lnTo>
                                    <a:pt x="419402" y="4740"/>
                                  </a:lnTo>
                                  <a:lnTo>
                                    <a:pt x="420041" y="3196"/>
                                  </a:lnTo>
                                  <a:lnTo>
                                    <a:pt x="422599" y="639"/>
                                  </a:lnTo>
                                  <a:lnTo>
                                    <a:pt x="424143" y="0"/>
                                  </a:lnTo>
                                  <a:lnTo>
                                    <a:pt x="427759" y="0"/>
                                  </a:lnTo>
                                  <a:lnTo>
                                    <a:pt x="429303" y="639"/>
                                  </a:lnTo>
                                  <a:lnTo>
                                    <a:pt x="431859" y="3196"/>
                                  </a:lnTo>
                                  <a:lnTo>
                                    <a:pt x="432499" y="4740"/>
                                  </a:lnTo>
                                  <a:lnTo>
                                    <a:pt x="432499" y="8356"/>
                                  </a:lnTo>
                                  <a:lnTo>
                                    <a:pt x="431859" y="9900"/>
                                  </a:lnTo>
                                  <a:lnTo>
                                    <a:pt x="429303" y="12457"/>
                                  </a:lnTo>
                                  <a:lnTo>
                                    <a:pt x="4277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3972" y="13096"/>
                                  </a:moveTo>
                                  <a:lnTo>
                                    <a:pt x="450356" y="13096"/>
                                  </a:lnTo>
                                  <a:lnTo>
                                    <a:pt x="448812" y="12457"/>
                                  </a:lnTo>
                                  <a:lnTo>
                                    <a:pt x="446254" y="9900"/>
                                  </a:lnTo>
                                  <a:lnTo>
                                    <a:pt x="445615" y="8356"/>
                                  </a:lnTo>
                                  <a:lnTo>
                                    <a:pt x="445615" y="4740"/>
                                  </a:lnTo>
                                  <a:lnTo>
                                    <a:pt x="446254" y="3196"/>
                                  </a:lnTo>
                                  <a:lnTo>
                                    <a:pt x="448812" y="639"/>
                                  </a:lnTo>
                                  <a:lnTo>
                                    <a:pt x="450356" y="0"/>
                                  </a:lnTo>
                                  <a:lnTo>
                                    <a:pt x="453972" y="0"/>
                                  </a:lnTo>
                                  <a:lnTo>
                                    <a:pt x="455516" y="639"/>
                                  </a:lnTo>
                                  <a:lnTo>
                                    <a:pt x="458072" y="3196"/>
                                  </a:lnTo>
                                  <a:lnTo>
                                    <a:pt x="458712" y="4740"/>
                                  </a:lnTo>
                                  <a:lnTo>
                                    <a:pt x="458712" y="8356"/>
                                  </a:lnTo>
                                  <a:lnTo>
                                    <a:pt x="458072" y="9900"/>
                                  </a:lnTo>
                                  <a:lnTo>
                                    <a:pt x="455516" y="12457"/>
                                  </a:lnTo>
                                  <a:lnTo>
                                    <a:pt x="453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185" y="13096"/>
                                  </a:moveTo>
                                  <a:lnTo>
                                    <a:pt x="476567" y="13096"/>
                                  </a:lnTo>
                                  <a:lnTo>
                                    <a:pt x="475024" y="12457"/>
                                  </a:lnTo>
                                  <a:lnTo>
                                    <a:pt x="472467" y="9900"/>
                                  </a:lnTo>
                                  <a:lnTo>
                                    <a:pt x="471828" y="8356"/>
                                  </a:lnTo>
                                  <a:lnTo>
                                    <a:pt x="471828" y="4740"/>
                                  </a:lnTo>
                                  <a:lnTo>
                                    <a:pt x="472467" y="3196"/>
                                  </a:lnTo>
                                  <a:lnTo>
                                    <a:pt x="475024" y="639"/>
                                  </a:lnTo>
                                  <a:lnTo>
                                    <a:pt x="476567" y="0"/>
                                  </a:lnTo>
                                  <a:lnTo>
                                    <a:pt x="480185" y="0"/>
                                  </a:lnTo>
                                  <a:lnTo>
                                    <a:pt x="481728" y="639"/>
                                  </a:lnTo>
                                  <a:lnTo>
                                    <a:pt x="484285" y="3196"/>
                                  </a:lnTo>
                                  <a:lnTo>
                                    <a:pt x="484924" y="4740"/>
                                  </a:lnTo>
                                  <a:lnTo>
                                    <a:pt x="484924" y="8356"/>
                                  </a:lnTo>
                                  <a:lnTo>
                                    <a:pt x="484285" y="9900"/>
                                  </a:lnTo>
                                  <a:lnTo>
                                    <a:pt x="481728" y="12457"/>
                                  </a:lnTo>
                                  <a:lnTo>
                                    <a:pt x="4801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397" y="13096"/>
                                  </a:moveTo>
                                  <a:lnTo>
                                    <a:pt x="502780" y="13096"/>
                                  </a:lnTo>
                                  <a:lnTo>
                                    <a:pt x="501237" y="12457"/>
                                  </a:lnTo>
                                  <a:lnTo>
                                    <a:pt x="498680" y="9900"/>
                                  </a:lnTo>
                                  <a:lnTo>
                                    <a:pt x="498040" y="8356"/>
                                  </a:lnTo>
                                  <a:lnTo>
                                    <a:pt x="498040" y="4740"/>
                                  </a:lnTo>
                                  <a:lnTo>
                                    <a:pt x="498680" y="3196"/>
                                  </a:lnTo>
                                  <a:lnTo>
                                    <a:pt x="501237" y="639"/>
                                  </a:lnTo>
                                  <a:lnTo>
                                    <a:pt x="502780" y="0"/>
                                  </a:lnTo>
                                  <a:lnTo>
                                    <a:pt x="506397" y="0"/>
                                  </a:lnTo>
                                  <a:lnTo>
                                    <a:pt x="507940" y="639"/>
                                  </a:lnTo>
                                  <a:lnTo>
                                    <a:pt x="510498" y="3196"/>
                                  </a:lnTo>
                                  <a:lnTo>
                                    <a:pt x="511137" y="4740"/>
                                  </a:lnTo>
                                  <a:lnTo>
                                    <a:pt x="511137" y="8356"/>
                                  </a:lnTo>
                                  <a:lnTo>
                                    <a:pt x="510498" y="9900"/>
                                  </a:lnTo>
                                  <a:lnTo>
                                    <a:pt x="507940" y="12457"/>
                                  </a:lnTo>
                                  <a:lnTo>
                                    <a:pt x="5063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32610" y="13096"/>
                                  </a:moveTo>
                                  <a:lnTo>
                                    <a:pt x="528993" y="13096"/>
                                  </a:lnTo>
                                  <a:lnTo>
                                    <a:pt x="527450" y="12457"/>
                                  </a:lnTo>
                                  <a:lnTo>
                                    <a:pt x="524893" y="9900"/>
                                  </a:lnTo>
                                  <a:lnTo>
                                    <a:pt x="524253" y="8356"/>
                                  </a:lnTo>
                                  <a:lnTo>
                                    <a:pt x="524253" y="4740"/>
                                  </a:lnTo>
                                  <a:lnTo>
                                    <a:pt x="524893" y="3196"/>
                                  </a:lnTo>
                                  <a:lnTo>
                                    <a:pt x="527450" y="639"/>
                                  </a:lnTo>
                                  <a:lnTo>
                                    <a:pt x="528993" y="0"/>
                                  </a:lnTo>
                                  <a:lnTo>
                                    <a:pt x="532610" y="0"/>
                                  </a:lnTo>
                                  <a:lnTo>
                                    <a:pt x="534153" y="639"/>
                                  </a:lnTo>
                                  <a:lnTo>
                                    <a:pt x="536711" y="3196"/>
                                  </a:lnTo>
                                  <a:lnTo>
                                    <a:pt x="537350" y="4740"/>
                                  </a:lnTo>
                                  <a:lnTo>
                                    <a:pt x="537350" y="8356"/>
                                  </a:lnTo>
                                  <a:lnTo>
                                    <a:pt x="536711" y="9900"/>
                                  </a:lnTo>
                                  <a:lnTo>
                                    <a:pt x="534153" y="12457"/>
                                  </a:lnTo>
                                  <a:lnTo>
                                    <a:pt x="5326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58823" y="13096"/>
                                  </a:moveTo>
                                  <a:lnTo>
                                    <a:pt x="555206" y="13096"/>
                                  </a:lnTo>
                                  <a:lnTo>
                                    <a:pt x="553663" y="12457"/>
                                  </a:lnTo>
                                  <a:lnTo>
                                    <a:pt x="551105" y="9900"/>
                                  </a:lnTo>
                                  <a:lnTo>
                                    <a:pt x="550466" y="8356"/>
                                  </a:lnTo>
                                  <a:lnTo>
                                    <a:pt x="550466" y="4740"/>
                                  </a:lnTo>
                                  <a:lnTo>
                                    <a:pt x="551105" y="3196"/>
                                  </a:lnTo>
                                  <a:lnTo>
                                    <a:pt x="553663" y="639"/>
                                  </a:lnTo>
                                  <a:lnTo>
                                    <a:pt x="555206" y="0"/>
                                  </a:lnTo>
                                  <a:lnTo>
                                    <a:pt x="558823" y="0"/>
                                  </a:lnTo>
                                  <a:lnTo>
                                    <a:pt x="560366" y="639"/>
                                  </a:lnTo>
                                  <a:lnTo>
                                    <a:pt x="562923" y="3196"/>
                                  </a:lnTo>
                                  <a:lnTo>
                                    <a:pt x="563563" y="4740"/>
                                  </a:lnTo>
                                  <a:lnTo>
                                    <a:pt x="563563" y="8356"/>
                                  </a:lnTo>
                                  <a:lnTo>
                                    <a:pt x="562923" y="9900"/>
                                  </a:lnTo>
                                  <a:lnTo>
                                    <a:pt x="560366" y="12457"/>
                                  </a:lnTo>
                                  <a:lnTo>
                                    <a:pt x="5588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85036" y="13096"/>
                                  </a:moveTo>
                                  <a:lnTo>
                                    <a:pt x="581419" y="13096"/>
                                  </a:lnTo>
                                  <a:lnTo>
                                    <a:pt x="579876" y="12457"/>
                                  </a:lnTo>
                                  <a:lnTo>
                                    <a:pt x="577318" y="9900"/>
                                  </a:lnTo>
                                  <a:lnTo>
                                    <a:pt x="576679" y="8356"/>
                                  </a:lnTo>
                                  <a:lnTo>
                                    <a:pt x="576679" y="4740"/>
                                  </a:lnTo>
                                  <a:lnTo>
                                    <a:pt x="577318" y="3196"/>
                                  </a:lnTo>
                                  <a:lnTo>
                                    <a:pt x="579876" y="639"/>
                                  </a:lnTo>
                                  <a:lnTo>
                                    <a:pt x="581419" y="0"/>
                                  </a:lnTo>
                                  <a:lnTo>
                                    <a:pt x="585036" y="0"/>
                                  </a:lnTo>
                                  <a:lnTo>
                                    <a:pt x="586579" y="639"/>
                                  </a:lnTo>
                                  <a:lnTo>
                                    <a:pt x="589136" y="3196"/>
                                  </a:lnTo>
                                  <a:lnTo>
                                    <a:pt x="589776" y="4740"/>
                                  </a:lnTo>
                                  <a:lnTo>
                                    <a:pt x="589776" y="8356"/>
                                  </a:lnTo>
                                  <a:lnTo>
                                    <a:pt x="589136" y="9900"/>
                                  </a:lnTo>
                                  <a:lnTo>
                                    <a:pt x="586579" y="12457"/>
                                  </a:lnTo>
                                  <a:lnTo>
                                    <a:pt x="5850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11249" y="13096"/>
                                  </a:moveTo>
                                  <a:lnTo>
                                    <a:pt x="607631" y="13096"/>
                                  </a:lnTo>
                                  <a:lnTo>
                                    <a:pt x="606088" y="12457"/>
                                  </a:lnTo>
                                  <a:lnTo>
                                    <a:pt x="603531" y="9900"/>
                                  </a:lnTo>
                                  <a:lnTo>
                                    <a:pt x="602892" y="8356"/>
                                  </a:lnTo>
                                  <a:lnTo>
                                    <a:pt x="602892" y="4740"/>
                                  </a:lnTo>
                                  <a:lnTo>
                                    <a:pt x="603531" y="3196"/>
                                  </a:lnTo>
                                  <a:lnTo>
                                    <a:pt x="606088" y="639"/>
                                  </a:lnTo>
                                  <a:lnTo>
                                    <a:pt x="607631" y="0"/>
                                  </a:lnTo>
                                  <a:lnTo>
                                    <a:pt x="611249" y="0"/>
                                  </a:lnTo>
                                  <a:lnTo>
                                    <a:pt x="612792" y="639"/>
                                  </a:lnTo>
                                  <a:lnTo>
                                    <a:pt x="615349" y="3196"/>
                                  </a:lnTo>
                                  <a:lnTo>
                                    <a:pt x="615988" y="4740"/>
                                  </a:lnTo>
                                  <a:lnTo>
                                    <a:pt x="615988" y="8356"/>
                                  </a:lnTo>
                                  <a:lnTo>
                                    <a:pt x="615349" y="9900"/>
                                  </a:lnTo>
                                  <a:lnTo>
                                    <a:pt x="612792" y="12457"/>
                                  </a:lnTo>
                                  <a:lnTo>
                                    <a:pt x="6112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37460" y="13096"/>
                                  </a:moveTo>
                                  <a:lnTo>
                                    <a:pt x="633844" y="13096"/>
                                  </a:lnTo>
                                  <a:lnTo>
                                    <a:pt x="632301" y="12457"/>
                                  </a:lnTo>
                                  <a:lnTo>
                                    <a:pt x="629744" y="9900"/>
                                  </a:lnTo>
                                  <a:lnTo>
                                    <a:pt x="629104" y="8356"/>
                                  </a:lnTo>
                                  <a:lnTo>
                                    <a:pt x="629104" y="4740"/>
                                  </a:lnTo>
                                  <a:lnTo>
                                    <a:pt x="629744" y="3196"/>
                                  </a:lnTo>
                                  <a:lnTo>
                                    <a:pt x="632301" y="639"/>
                                  </a:lnTo>
                                  <a:lnTo>
                                    <a:pt x="633844" y="0"/>
                                  </a:lnTo>
                                  <a:lnTo>
                                    <a:pt x="637460" y="0"/>
                                  </a:lnTo>
                                  <a:lnTo>
                                    <a:pt x="639004" y="639"/>
                                  </a:lnTo>
                                  <a:lnTo>
                                    <a:pt x="641562" y="3196"/>
                                  </a:lnTo>
                                  <a:lnTo>
                                    <a:pt x="642201" y="4740"/>
                                  </a:lnTo>
                                  <a:lnTo>
                                    <a:pt x="642201" y="8356"/>
                                  </a:lnTo>
                                  <a:lnTo>
                                    <a:pt x="641562" y="9900"/>
                                  </a:lnTo>
                                  <a:lnTo>
                                    <a:pt x="639004" y="12457"/>
                                  </a:lnTo>
                                  <a:lnTo>
                                    <a:pt x="6374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63673" y="13096"/>
                                  </a:moveTo>
                                  <a:lnTo>
                                    <a:pt x="660057" y="13096"/>
                                  </a:lnTo>
                                  <a:lnTo>
                                    <a:pt x="658513" y="12457"/>
                                  </a:lnTo>
                                  <a:lnTo>
                                    <a:pt x="655957" y="9900"/>
                                  </a:lnTo>
                                  <a:lnTo>
                                    <a:pt x="655317" y="8356"/>
                                  </a:lnTo>
                                  <a:lnTo>
                                    <a:pt x="655317" y="4740"/>
                                  </a:lnTo>
                                  <a:lnTo>
                                    <a:pt x="655957" y="3196"/>
                                  </a:lnTo>
                                  <a:lnTo>
                                    <a:pt x="658513" y="639"/>
                                  </a:lnTo>
                                  <a:lnTo>
                                    <a:pt x="660057" y="0"/>
                                  </a:lnTo>
                                  <a:lnTo>
                                    <a:pt x="663673" y="0"/>
                                  </a:lnTo>
                                  <a:lnTo>
                                    <a:pt x="665217" y="639"/>
                                  </a:lnTo>
                                  <a:lnTo>
                                    <a:pt x="667775" y="3196"/>
                                  </a:lnTo>
                                  <a:lnTo>
                                    <a:pt x="668414" y="4740"/>
                                  </a:lnTo>
                                  <a:lnTo>
                                    <a:pt x="668414" y="8356"/>
                                  </a:lnTo>
                                  <a:lnTo>
                                    <a:pt x="667775" y="9900"/>
                                  </a:lnTo>
                                  <a:lnTo>
                                    <a:pt x="665217" y="12457"/>
                                  </a:lnTo>
                                  <a:lnTo>
                                    <a:pt x="6636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89886" y="13096"/>
                                  </a:moveTo>
                                  <a:lnTo>
                                    <a:pt x="686270" y="13096"/>
                                  </a:lnTo>
                                  <a:lnTo>
                                    <a:pt x="684726" y="12457"/>
                                  </a:lnTo>
                                  <a:lnTo>
                                    <a:pt x="682168" y="9900"/>
                                  </a:lnTo>
                                  <a:lnTo>
                                    <a:pt x="681530" y="8356"/>
                                  </a:lnTo>
                                  <a:lnTo>
                                    <a:pt x="681530" y="4740"/>
                                  </a:lnTo>
                                  <a:lnTo>
                                    <a:pt x="682168" y="3196"/>
                                  </a:lnTo>
                                  <a:lnTo>
                                    <a:pt x="684726" y="639"/>
                                  </a:lnTo>
                                  <a:lnTo>
                                    <a:pt x="686270" y="0"/>
                                  </a:lnTo>
                                  <a:lnTo>
                                    <a:pt x="689886" y="0"/>
                                  </a:lnTo>
                                  <a:lnTo>
                                    <a:pt x="691430" y="639"/>
                                  </a:lnTo>
                                  <a:lnTo>
                                    <a:pt x="693987" y="3196"/>
                                  </a:lnTo>
                                  <a:lnTo>
                                    <a:pt x="694626" y="4740"/>
                                  </a:lnTo>
                                  <a:lnTo>
                                    <a:pt x="694626" y="8356"/>
                                  </a:lnTo>
                                  <a:lnTo>
                                    <a:pt x="693987" y="9900"/>
                                  </a:lnTo>
                                  <a:lnTo>
                                    <a:pt x="691430" y="12457"/>
                                  </a:lnTo>
                                  <a:lnTo>
                                    <a:pt x="6898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16099" y="13096"/>
                                  </a:moveTo>
                                  <a:lnTo>
                                    <a:pt x="712483" y="13096"/>
                                  </a:lnTo>
                                  <a:lnTo>
                                    <a:pt x="710938" y="12457"/>
                                  </a:lnTo>
                                  <a:lnTo>
                                    <a:pt x="708381" y="9900"/>
                                  </a:lnTo>
                                  <a:lnTo>
                                    <a:pt x="707742" y="8356"/>
                                  </a:lnTo>
                                  <a:lnTo>
                                    <a:pt x="707742" y="4740"/>
                                  </a:lnTo>
                                  <a:lnTo>
                                    <a:pt x="708381" y="3196"/>
                                  </a:lnTo>
                                  <a:lnTo>
                                    <a:pt x="710938" y="639"/>
                                  </a:lnTo>
                                  <a:lnTo>
                                    <a:pt x="712483" y="0"/>
                                  </a:lnTo>
                                  <a:lnTo>
                                    <a:pt x="716099" y="0"/>
                                  </a:lnTo>
                                  <a:lnTo>
                                    <a:pt x="717643" y="639"/>
                                  </a:lnTo>
                                  <a:lnTo>
                                    <a:pt x="720199" y="3196"/>
                                  </a:lnTo>
                                  <a:lnTo>
                                    <a:pt x="720838" y="4740"/>
                                  </a:lnTo>
                                  <a:lnTo>
                                    <a:pt x="720838" y="8356"/>
                                  </a:lnTo>
                                  <a:lnTo>
                                    <a:pt x="720199" y="9900"/>
                                  </a:lnTo>
                                  <a:lnTo>
                                    <a:pt x="717643" y="12457"/>
                                  </a:lnTo>
                                  <a:lnTo>
                                    <a:pt x="71609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42311" y="13096"/>
                                  </a:moveTo>
                                  <a:lnTo>
                                    <a:pt x="738695" y="13096"/>
                                  </a:lnTo>
                                  <a:lnTo>
                                    <a:pt x="737151" y="12457"/>
                                  </a:lnTo>
                                  <a:lnTo>
                                    <a:pt x="734594" y="9900"/>
                                  </a:lnTo>
                                  <a:lnTo>
                                    <a:pt x="733954" y="8356"/>
                                  </a:lnTo>
                                  <a:lnTo>
                                    <a:pt x="733954" y="4740"/>
                                  </a:lnTo>
                                  <a:lnTo>
                                    <a:pt x="734594" y="3196"/>
                                  </a:lnTo>
                                  <a:lnTo>
                                    <a:pt x="737151" y="639"/>
                                  </a:lnTo>
                                  <a:lnTo>
                                    <a:pt x="738695" y="0"/>
                                  </a:lnTo>
                                  <a:lnTo>
                                    <a:pt x="742311" y="0"/>
                                  </a:lnTo>
                                  <a:lnTo>
                                    <a:pt x="743856" y="639"/>
                                  </a:lnTo>
                                  <a:lnTo>
                                    <a:pt x="746412" y="3196"/>
                                  </a:lnTo>
                                  <a:lnTo>
                                    <a:pt x="747051" y="4740"/>
                                  </a:lnTo>
                                  <a:lnTo>
                                    <a:pt x="747051" y="8356"/>
                                  </a:lnTo>
                                  <a:lnTo>
                                    <a:pt x="746412" y="9900"/>
                                  </a:lnTo>
                                  <a:lnTo>
                                    <a:pt x="743856" y="12457"/>
                                  </a:lnTo>
                                  <a:lnTo>
                                    <a:pt x="7423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68524" y="13096"/>
                                  </a:moveTo>
                                  <a:lnTo>
                                    <a:pt x="764907" y="13096"/>
                                  </a:lnTo>
                                  <a:lnTo>
                                    <a:pt x="763364" y="12457"/>
                                  </a:lnTo>
                                  <a:lnTo>
                                    <a:pt x="760807" y="9900"/>
                                  </a:lnTo>
                                  <a:lnTo>
                                    <a:pt x="760167" y="8356"/>
                                  </a:lnTo>
                                  <a:lnTo>
                                    <a:pt x="760167" y="4740"/>
                                  </a:lnTo>
                                  <a:lnTo>
                                    <a:pt x="760807" y="3196"/>
                                  </a:lnTo>
                                  <a:lnTo>
                                    <a:pt x="763364" y="639"/>
                                  </a:lnTo>
                                  <a:lnTo>
                                    <a:pt x="764907" y="0"/>
                                  </a:lnTo>
                                  <a:lnTo>
                                    <a:pt x="768524" y="0"/>
                                  </a:lnTo>
                                  <a:lnTo>
                                    <a:pt x="770067" y="639"/>
                                  </a:lnTo>
                                  <a:lnTo>
                                    <a:pt x="772625" y="3196"/>
                                  </a:lnTo>
                                  <a:lnTo>
                                    <a:pt x="773264" y="4740"/>
                                  </a:lnTo>
                                  <a:lnTo>
                                    <a:pt x="773264" y="8356"/>
                                  </a:lnTo>
                                  <a:lnTo>
                                    <a:pt x="772625" y="9900"/>
                                  </a:lnTo>
                                  <a:lnTo>
                                    <a:pt x="770067" y="12457"/>
                                  </a:lnTo>
                                  <a:lnTo>
                                    <a:pt x="7685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94737" y="13096"/>
                                  </a:moveTo>
                                  <a:lnTo>
                                    <a:pt x="791120" y="13096"/>
                                  </a:lnTo>
                                  <a:lnTo>
                                    <a:pt x="789577" y="12457"/>
                                  </a:lnTo>
                                  <a:lnTo>
                                    <a:pt x="787019" y="9900"/>
                                  </a:lnTo>
                                  <a:lnTo>
                                    <a:pt x="786380" y="8356"/>
                                  </a:lnTo>
                                  <a:lnTo>
                                    <a:pt x="786380" y="4740"/>
                                  </a:lnTo>
                                  <a:lnTo>
                                    <a:pt x="787019" y="3196"/>
                                  </a:lnTo>
                                  <a:lnTo>
                                    <a:pt x="789577" y="639"/>
                                  </a:lnTo>
                                  <a:lnTo>
                                    <a:pt x="791120" y="0"/>
                                  </a:lnTo>
                                  <a:lnTo>
                                    <a:pt x="794737" y="0"/>
                                  </a:lnTo>
                                  <a:lnTo>
                                    <a:pt x="796280" y="639"/>
                                  </a:lnTo>
                                  <a:lnTo>
                                    <a:pt x="798837" y="3196"/>
                                  </a:lnTo>
                                  <a:lnTo>
                                    <a:pt x="799477" y="4740"/>
                                  </a:lnTo>
                                  <a:lnTo>
                                    <a:pt x="799477" y="8356"/>
                                  </a:lnTo>
                                  <a:lnTo>
                                    <a:pt x="798837" y="9900"/>
                                  </a:lnTo>
                                  <a:lnTo>
                                    <a:pt x="796280" y="12457"/>
                                  </a:lnTo>
                                  <a:lnTo>
                                    <a:pt x="7947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20950" y="13096"/>
                                  </a:moveTo>
                                  <a:lnTo>
                                    <a:pt x="817333" y="13096"/>
                                  </a:lnTo>
                                  <a:lnTo>
                                    <a:pt x="815790" y="12457"/>
                                  </a:lnTo>
                                  <a:lnTo>
                                    <a:pt x="813232" y="9900"/>
                                  </a:lnTo>
                                  <a:lnTo>
                                    <a:pt x="812593" y="8356"/>
                                  </a:lnTo>
                                  <a:lnTo>
                                    <a:pt x="812593" y="4740"/>
                                  </a:lnTo>
                                  <a:lnTo>
                                    <a:pt x="813232" y="3196"/>
                                  </a:lnTo>
                                  <a:lnTo>
                                    <a:pt x="815790" y="639"/>
                                  </a:lnTo>
                                  <a:lnTo>
                                    <a:pt x="817333" y="0"/>
                                  </a:lnTo>
                                  <a:lnTo>
                                    <a:pt x="820950" y="0"/>
                                  </a:lnTo>
                                  <a:lnTo>
                                    <a:pt x="822493" y="639"/>
                                  </a:lnTo>
                                  <a:lnTo>
                                    <a:pt x="825050" y="3196"/>
                                  </a:lnTo>
                                  <a:lnTo>
                                    <a:pt x="825690" y="4740"/>
                                  </a:lnTo>
                                  <a:lnTo>
                                    <a:pt x="825690" y="8356"/>
                                  </a:lnTo>
                                  <a:lnTo>
                                    <a:pt x="825050" y="9900"/>
                                  </a:lnTo>
                                  <a:lnTo>
                                    <a:pt x="822493" y="12457"/>
                                  </a:lnTo>
                                  <a:lnTo>
                                    <a:pt x="8209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47163" y="13096"/>
                                  </a:moveTo>
                                  <a:lnTo>
                                    <a:pt x="843545" y="13096"/>
                                  </a:lnTo>
                                  <a:lnTo>
                                    <a:pt x="842002" y="12457"/>
                                  </a:lnTo>
                                  <a:lnTo>
                                    <a:pt x="839445" y="9900"/>
                                  </a:lnTo>
                                  <a:lnTo>
                                    <a:pt x="838806" y="8356"/>
                                  </a:lnTo>
                                  <a:lnTo>
                                    <a:pt x="838806" y="4740"/>
                                  </a:lnTo>
                                  <a:lnTo>
                                    <a:pt x="839445" y="3196"/>
                                  </a:lnTo>
                                  <a:lnTo>
                                    <a:pt x="842002" y="639"/>
                                  </a:lnTo>
                                  <a:lnTo>
                                    <a:pt x="843545" y="0"/>
                                  </a:lnTo>
                                  <a:lnTo>
                                    <a:pt x="847163" y="0"/>
                                  </a:lnTo>
                                  <a:lnTo>
                                    <a:pt x="848706" y="639"/>
                                  </a:lnTo>
                                  <a:lnTo>
                                    <a:pt x="851263" y="3196"/>
                                  </a:lnTo>
                                  <a:lnTo>
                                    <a:pt x="851902" y="4740"/>
                                  </a:lnTo>
                                  <a:lnTo>
                                    <a:pt x="851902" y="8356"/>
                                  </a:lnTo>
                                  <a:lnTo>
                                    <a:pt x="851263" y="9900"/>
                                  </a:lnTo>
                                  <a:lnTo>
                                    <a:pt x="848706" y="12457"/>
                                  </a:lnTo>
                                  <a:lnTo>
                                    <a:pt x="8471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73375" y="13096"/>
                                  </a:moveTo>
                                  <a:lnTo>
                                    <a:pt x="869758" y="13096"/>
                                  </a:lnTo>
                                  <a:lnTo>
                                    <a:pt x="868215" y="12457"/>
                                  </a:lnTo>
                                  <a:lnTo>
                                    <a:pt x="865658" y="9900"/>
                                  </a:lnTo>
                                  <a:lnTo>
                                    <a:pt x="865018" y="8356"/>
                                  </a:lnTo>
                                  <a:lnTo>
                                    <a:pt x="865018" y="4740"/>
                                  </a:lnTo>
                                  <a:lnTo>
                                    <a:pt x="865658" y="3196"/>
                                  </a:lnTo>
                                  <a:lnTo>
                                    <a:pt x="868215" y="639"/>
                                  </a:lnTo>
                                  <a:lnTo>
                                    <a:pt x="869758" y="0"/>
                                  </a:lnTo>
                                  <a:lnTo>
                                    <a:pt x="873375" y="0"/>
                                  </a:lnTo>
                                  <a:lnTo>
                                    <a:pt x="874918" y="639"/>
                                  </a:lnTo>
                                  <a:lnTo>
                                    <a:pt x="877476" y="3196"/>
                                  </a:lnTo>
                                  <a:lnTo>
                                    <a:pt x="878115" y="4740"/>
                                  </a:lnTo>
                                  <a:lnTo>
                                    <a:pt x="878115" y="8356"/>
                                  </a:lnTo>
                                  <a:lnTo>
                                    <a:pt x="877476" y="9900"/>
                                  </a:lnTo>
                                  <a:lnTo>
                                    <a:pt x="874918" y="12457"/>
                                  </a:lnTo>
                                  <a:lnTo>
                                    <a:pt x="8733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99588" y="13096"/>
                                  </a:moveTo>
                                  <a:lnTo>
                                    <a:pt x="895971" y="13096"/>
                                  </a:lnTo>
                                  <a:lnTo>
                                    <a:pt x="894428" y="12457"/>
                                  </a:lnTo>
                                  <a:lnTo>
                                    <a:pt x="891871" y="9900"/>
                                  </a:lnTo>
                                  <a:lnTo>
                                    <a:pt x="891231" y="8356"/>
                                  </a:lnTo>
                                  <a:lnTo>
                                    <a:pt x="891231" y="4740"/>
                                  </a:lnTo>
                                  <a:lnTo>
                                    <a:pt x="891871" y="3196"/>
                                  </a:lnTo>
                                  <a:lnTo>
                                    <a:pt x="894428" y="639"/>
                                  </a:lnTo>
                                  <a:lnTo>
                                    <a:pt x="895971" y="0"/>
                                  </a:lnTo>
                                  <a:lnTo>
                                    <a:pt x="899588" y="0"/>
                                  </a:lnTo>
                                  <a:lnTo>
                                    <a:pt x="901131" y="639"/>
                                  </a:lnTo>
                                  <a:lnTo>
                                    <a:pt x="903689" y="3196"/>
                                  </a:lnTo>
                                  <a:lnTo>
                                    <a:pt x="904328" y="4740"/>
                                  </a:lnTo>
                                  <a:lnTo>
                                    <a:pt x="904328" y="8356"/>
                                  </a:lnTo>
                                  <a:lnTo>
                                    <a:pt x="903689" y="9900"/>
                                  </a:lnTo>
                                  <a:lnTo>
                                    <a:pt x="901131" y="12457"/>
                                  </a:lnTo>
                                  <a:lnTo>
                                    <a:pt x="8995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25800" y="13096"/>
                                  </a:moveTo>
                                  <a:lnTo>
                                    <a:pt x="922184" y="13096"/>
                                  </a:lnTo>
                                  <a:lnTo>
                                    <a:pt x="920641" y="12457"/>
                                  </a:lnTo>
                                  <a:lnTo>
                                    <a:pt x="918083" y="9900"/>
                                  </a:lnTo>
                                  <a:lnTo>
                                    <a:pt x="917444" y="8356"/>
                                  </a:lnTo>
                                  <a:lnTo>
                                    <a:pt x="917444" y="4740"/>
                                  </a:lnTo>
                                  <a:lnTo>
                                    <a:pt x="918083" y="3196"/>
                                  </a:lnTo>
                                  <a:lnTo>
                                    <a:pt x="920641" y="639"/>
                                  </a:lnTo>
                                  <a:lnTo>
                                    <a:pt x="922184" y="0"/>
                                  </a:lnTo>
                                  <a:lnTo>
                                    <a:pt x="925800" y="0"/>
                                  </a:lnTo>
                                  <a:lnTo>
                                    <a:pt x="927344" y="639"/>
                                  </a:lnTo>
                                  <a:lnTo>
                                    <a:pt x="929901" y="3196"/>
                                  </a:lnTo>
                                  <a:lnTo>
                                    <a:pt x="930541" y="4740"/>
                                  </a:lnTo>
                                  <a:lnTo>
                                    <a:pt x="930541" y="8356"/>
                                  </a:lnTo>
                                  <a:lnTo>
                                    <a:pt x="929901" y="9900"/>
                                  </a:lnTo>
                                  <a:lnTo>
                                    <a:pt x="927344" y="12457"/>
                                  </a:lnTo>
                                  <a:lnTo>
                                    <a:pt x="9258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52013" y="13096"/>
                                  </a:moveTo>
                                  <a:lnTo>
                                    <a:pt x="948397" y="13096"/>
                                  </a:lnTo>
                                  <a:lnTo>
                                    <a:pt x="946852" y="12457"/>
                                  </a:lnTo>
                                  <a:lnTo>
                                    <a:pt x="944295" y="9900"/>
                                  </a:lnTo>
                                  <a:lnTo>
                                    <a:pt x="943657" y="8356"/>
                                  </a:lnTo>
                                  <a:lnTo>
                                    <a:pt x="943657" y="4740"/>
                                  </a:lnTo>
                                  <a:lnTo>
                                    <a:pt x="944295" y="3196"/>
                                  </a:lnTo>
                                  <a:lnTo>
                                    <a:pt x="946852" y="639"/>
                                  </a:lnTo>
                                  <a:lnTo>
                                    <a:pt x="948397" y="0"/>
                                  </a:lnTo>
                                  <a:lnTo>
                                    <a:pt x="952013" y="0"/>
                                  </a:lnTo>
                                  <a:lnTo>
                                    <a:pt x="953557" y="639"/>
                                  </a:lnTo>
                                  <a:lnTo>
                                    <a:pt x="956114" y="3196"/>
                                  </a:lnTo>
                                  <a:lnTo>
                                    <a:pt x="956754" y="4740"/>
                                  </a:lnTo>
                                  <a:lnTo>
                                    <a:pt x="956754" y="8356"/>
                                  </a:lnTo>
                                  <a:lnTo>
                                    <a:pt x="956114" y="9900"/>
                                  </a:lnTo>
                                  <a:lnTo>
                                    <a:pt x="953557" y="12457"/>
                                  </a:lnTo>
                                  <a:lnTo>
                                    <a:pt x="9520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78225" y="13096"/>
                                  </a:moveTo>
                                  <a:lnTo>
                                    <a:pt x="974609" y="13096"/>
                                  </a:lnTo>
                                  <a:lnTo>
                                    <a:pt x="973065" y="12457"/>
                                  </a:lnTo>
                                  <a:lnTo>
                                    <a:pt x="970508" y="9900"/>
                                  </a:lnTo>
                                  <a:lnTo>
                                    <a:pt x="969868" y="8356"/>
                                  </a:lnTo>
                                  <a:lnTo>
                                    <a:pt x="969868" y="4740"/>
                                  </a:lnTo>
                                  <a:lnTo>
                                    <a:pt x="970508" y="3196"/>
                                  </a:lnTo>
                                  <a:lnTo>
                                    <a:pt x="973065" y="639"/>
                                  </a:lnTo>
                                  <a:lnTo>
                                    <a:pt x="974609" y="0"/>
                                  </a:lnTo>
                                  <a:lnTo>
                                    <a:pt x="978225" y="0"/>
                                  </a:lnTo>
                                  <a:lnTo>
                                    <a:pt x="979770" y="639"/>
                                  </a:lnTo>
                                  <a:lnTo>
                                    <a:pt x="982326" y="3196"/>
                                  </a:lnTo>
                                  <a:lnTo>
                                    <a:pt x="982965" y="4740"/>
                                  </a:lnTo>
                                  <a:lnTo>
                                    <a:pt x="982965" y="8356"/>
                                  </a:lnTo>
                                  <a:lnTo>
                                    <a:pt x="982326" y="9900"/>
                                  </a:lnTo>
                                  <a:lnTo>
                                    <a:pt x="979770" y="12457"/>
                                  </a:lnTo>
                                  <a:lnTo>
                                    <a:pt x="9782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04438" y="13096"/>
                                  </a:moveTo>
                                  <a:lnTo>
                                    <a:pt x="1000822" y="13096"/>
                                  </a:lnTo>
                                  <a:lnTo>
                                    <a:pt x="999278" y="12457"/>
                                  </a:lnTo>
                                  <a:lnTo>
                                    <a:pt x="996721" y="9900"/>
                                  </a:lnTo>
                                  <a:lnTo>
                                    <a:pt x="996081" y="8356"/>
                                  </a:lnTo>
                                  <a:lnTo>
                                    <a:pt x="996081" y="4740"/>
                                  </a:lnTo>
                                  <a:lnTo>
                                    <a:pt x="996721" y="3196"/>
                                  </a:lnTo>
                                  <a:lnTo>
                                    <a:pt x="999278" y="639"/>
                                  </a:lnTo>
                                  <a:lnTo>
                                    <a:pt x="1000822" y="0"/>
                                  </a:lnTo>
                                  <a:lnTo>
                                    <a:pt x="1004438" y="0"/>
                                  </a:lnTo>
                                  <a:lnTo>
                                    <a:pt x="1005981" y="639"/>
                                  </a:lnTo>
                                  <a:lnTo>
                                    <a:pt x="1008539" y="3196"/>
                                  </a:lnTo>
                                  <a:lnTo>
                                    <a:pt x="1009178" y="4740"/>
                                  </a:lnTo>
                                  <a:lnTo>
                                    <a:pt x="1009178" y="8356"/>
                                  </a:lnTo>
                                  <a:lnTo>
                                    <a:pt x="1008539" y="9900"/>
                                  </a:lnTo>
                                  <a:lnTo>
                                    <a:pt x="1005981" y="12457"/>
                                  </a:lnTo>
                                  <a:lnTo>
                                    <a:pt x="10044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30651" y="13096"/>
                                  </a:moveTo>
                                  <a:lnTo>
                                    <a:pt x="1027035" y="13096"/>
                                  </a:lnTo>
                                  <a:lnTo>
                                    <a:pt x="1025491" y="12457"/>
                                  </a:lnTo>
                                  <a:lnTo>
                                    <a:pt x="1022933" y="9900"/>
                                  </a:lnTo>
                                  <a:lnTo>
                                    <a:pt x="1022294" y="8356"/>
                                  </a:lnTo>
                                  <a:lnTo>
                                    <a:pt x="1022294" y="4740"/>
                                  </a:lnTo>
                                  <a:lnTo>
                                    <a:pt x="1022933" y="3196"/>
                                  </a:lnTo>
                                  <a:lnTo>
                                    <a:pt x="1025491" y="639"/>
                                  </a:lnTo>
                                  <a:lnTo>
                                    <a:pt x="1027035" y="0"/>
                                  </a:lnTo>
                                  <a:lnTo>
                                    <a:pt x="1030651" y="0"/>
                                  </a:lnTo>
                                  <a:lnTo>
                                    <a:pt x="1032194" y="639"/>
                                  </a:lnTo>
                                  <a:lnTo>
                                    <a:pt x="1034751" y="3196"/>
                                  </a:lnTo>
                                  <a:lnTo>
                                    <a:pt x="1035391" y="4740"/>
                                  </a:lnTo>
                                  <a:lnTo>
                                    <a:pt x="1035391" y="8356"/>
                                  </a:lnTo>
                                  <a:lnTo>
                                    <a:pt x="1034751" y="9900"/>
                                  </a:lnTo>
                                  <a:lnTo>
                                    <a:pt x="1032194" y="12457"/>
                                  </a:lnTo>
                                  <a:lnTo>
                                    <a:pt x="1030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56864" y="13096"/>
                                  </a:moveTo>
                                  <a:lnTo>
                                    <a:pt x="1053247" y="13096"/>
                                  </a:lnTo>
                                  <a:lnTo>
                                    <a:pt x="1051704" y="12457"/>
                                  </a:lnTo>
                                  <a:lnTo>
                                    <a:pt x="1049146" y="9900"/>
                                  </a:lnTo>
                                  <a:lnTo>
                                    <a:pt x="1048507" y="8356"/>
                                  </a:lnTo>
                                  <a:lnTo>
                                    <a:pt x="1048507" y="4740"/>
                                  </a:lnTo>
                                  <a:lnTo>
                                    <a:pt x="1049146" y="3196"/>
                                  </a:lnTo>
                                  <a:lnTo>
                                    <a:pt x="1051704" y="639"/>
                                  </a:lnTo>
                                  <a:lnTo>
                                    <a:pt x="1053247" y="0"/>
                                  </a:lnTo>
                                  <a:lnTo>
                                    <a:pt x="1056864" y="0"/>
                                  </a:lnTo>
                                  <a:lnTo>
                                    <a:pt x="1058407" y="639"/>
                                  </a:lnTo>
                                  <a:lnTo>
                                    <a:pt x="1060964" y="3196"/>
                                  </a:lnTo>
                                  <a:lnTo>
                                    <a:pt x="1061604" y="4740"/>
                                  </a:lnTo>
                                  <a:lnTo>
                                    <a:pt x="1061604" y="8356"/>
                                  </a:lnTo>
                                  <a:lnTo>
                                    <a:pt x="1060964" y="9900"/>
                                  </a:lnTo>
                                  <a:lnTo>
                                    <a:pt x="1058407" y="12457"/>
                                  </a:lnTo>
                                  <a:lnTo>
                                    <a:pt x="10568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83077" y="13096"/>
                                  </a:moveTo>
                                  <a:lnTo>
                                    <a:pt x="1079459" y="13096"/>
                                  </a:lnTo>
                                  <a:lnTo>
                                    <a:pt x="1077916" y="12457"/>
                                  </a:lnTo>
                                  <a:lnTo>
                                    <a:pt x="1075359" y="9900"/>
                                  </a:lnTo>
                                  <a:lnTo>
                                    <a:pt x="1074720" y="8356"/>
                                  </a:lnTo>
                                  <a:lnTo>
                                    <a:pt x="1074720" y="4740"/>
                                  </a:lnTo>
                                  <a:lnTo>
                                    <a:pt x="1075359" y="3196"/>
                                  </a:lnTo>
                                  <a:lnTo>
                                    <a:pt x="1077916" y="639"/>
                                  </a:lnTo>
                                  <a:lnTo>
                                    <a:pt x="1079459" y="0"/>
                                  </a:lnTo>
                                  <a:lnTo>
                                    <a:pt x="1083077" y="0"/>
                                  </a:lnTo>
                                  <a:lnTo>
                                    <a:pt x="1084620" y="639"/>
                                  </a:lnTo>
                                  <a:lnTo>
                                    <a:pt x="1087177" y="3196"/>
                                  </a:lnTo>
                                  <a:lnTo>
                                    <a:pt x="1087816" y="4740"/>
                                  </a:lnTo>
                                  <a:lnTo>
                                    <a:pt x="1087816" y="8356"/>
                                  </a:lnTo>
                                  <a:lnTo>
                                    <a:pt x="1087177" y="9900"/>
                                  </a:lnTo>
                                  <a:lnTo>
                                    <a:pt x="1084620" y="12457"/>
                                  </a:lnTo>
                                  <a:lnTo>
                                    <a:pt x="10830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09289" y="13096"/>
                                  </a:moveTo>
                                  <a:lnTo>
                                    <a:pt x="1105672" y="13096"/>
                                  </a:lnTo>
                                  <a:lnTo>
                                    <a:pt x="1104129" y="12457"/>
                                  </a:lnTo>
                                  <a:lnTo>
                                    <a:pt x="1101572" y="9900"/>
                                  </a:lnTo>
                                  <a:lnTo>
                                    <a:pt x="1100932" y="8356"/>
                                  </a:lnTo>
                                  <a:lnTo>
                                    <a:pt x="1100932" y="4740"/>
                                  </a:lnTo>
                                  <a:lnTo>
                                    <a:pt x="1101572" y="3196"/>
                                  </a:lnTo>
                                  <a:lnTo>
                                    <a:pt x="1104129" y="639"/>
                                  </a:lnTo>
                                  <a:lnTo>
                                    <a:pt x="1105672" y="0"/>
                                  </a:lnTo>
                                  <a:lnTo>
                                    <a:pt x="1109289" y="0"/>
                                  </a:lnTo>
                                  <a:lnTo>
                                    <a:pt x="1110832" y="639"/>
                                  </a:lnTo>
                                  <a:lnTo>
                                    <a:pt x="1113390" y="3196"/>
                                  </a:lnTo>
                                  <a:lnTo>
                                    <a:pt x="1114029" y="4740"/>
                                  </a:lnTo>
                                  <a:lnTo>
                                    <a:pt x="1114029" y="8356"/>
                                  </a:lnTo>
                                  <a:lnTo>
                                    <a:pt x="1113390" y="9900"/>
                                  </a:lnTo>
                                  <a:lnTo>
                                    <a:pt x="1110832" y="12457"/>
                                  </a:lnTo>
                                  <a:lnTo>
                                    <a:pt x="11092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5502" y="13096"/>
                                  </a:moveTo>
                                  <a:lnTo>
                                    <a:pt x="1131885" y="13096"/>
                                  </a:lnTo>
                                  <a:lnTo>
                                    <a:pt x="1130342" y="12457"/>
                                  </a:lnTo>
                                  <a:lnTo>
                                    <a:pt x="1127785" y="9900"/>
                                  </a:lnTo>
                                  <a:lnTo>
                                    <a:pt x="1127145" y="8356"/>
                                  </a:lnTo>
                                  <a:lnTo>
                                    <a:pt x="1127145" y="4740"/>
                                  </a:lnTo>
                                  <a:lnTo>
                                    <a:pt x="1127785" y="3196"/>
                                  </a:lnTo>
                                  <a:lnTo>
                                    <a:pt x="1130342" y="639"/>
                                  </a:lnTo>
                                  <a:lnTo>
                                    <a:pt x="1131885" y="0"/>
                                  </a:lnTo>
                                  <a:lnTo>
                                    <a:pt x="1135502" y="0"/>
                                  </a:lnTo>
                                  <a:lnTo>
                                    <a:pt x="1137045" y="639"/>
                                  </a:lnTo>
                                  <a:lnTo>
                                    <a:pt x="1139603" y="3196"/>
                                  </a:lnTo>
                                  <a:lnTo>
                                    <a:pt x="1140242" y="4740"/>
                                  </a:lnTo>
                                  <a:lnTo>
                                    <a:pt x="1140242" y="8356"/>
                                  </a:lnTo>
                                  <a:lnTo>
                                    <a:pt x="1139603" y="9900"/>
                                  </a:lnTo>
                                  <a:lnTo>
                                    <a:pt x="1137045" y="12457"/>
                                  </a:lnTo>
                                  <a:lnTo>
                                    <a:pt x="11355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61715" y="13096"/>
                                  </a:moveTo>
                                  <a:lnTo>
                                    <a:pt x="1158098" y="13096"/>
                                  </a:lnTo>
                                  <a:lnTo>
                                    <a:pt x="1156555" y="12457"/>
                                  </a:lnTo>
                                  <a:lnTo>
                                    <a:pt x="1153997" y="9900"/>
                                  </a:lnTo>
                                  <a:lnTo>
                                    <a:pt x="1153358" y="8356"/>
                                  </a:lnTo>
                                  <a:lnTo>
                                    <a:pt x="1153358" y="4740"/>
                                  </a:lnTo>
                                  <a:lnTo>
                                    <a:pt x="1153997" y="3196"/>
                                  </a:lnTo>
                                  <a:lnTo>
                                    <a:pt x="1156555" y="639"/>
                                  </a:lnTo>
                                  <a:lnTo>
                                    <a:pt x="1158098" y="0"/>
                                  </a:lnTo>
                                  <a:lnTo>
                                    <a:pt x="1161715" y="0"/>
                                  </a:lnTo>
                                  <a:lnTo>
                                    <a:pt x="1163258" y="639"/>
                                  </a:lnTo>
                                  <a:lnTo>
                                    <a:pt x="1165815" y="3196"/>
                                  </a:lnTo>
                                  <a:lnTo>
                                    <a:pt x="1166455" y="4740"/>
                                  </a:lnTo>
                                  <a:lnTo>
                                    <a:pt x="1166455" y="8356"/>
                                  </a:lnTo>
                                  <a:lnTo>
                                    <a:pt x="1165815" y="9900"/>
                                  </a:lnTo>
                                  <a:lnTo>
                                    <a:pt x="1163258" y="12457"/>
                                  </a:lnTo>
                                  <a:lnTo>
                                    <a:pt x="11617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87927" y="13096"/>
                                  </a:moveTo>
                                  <a:lnTo>
                                    <a:pt x="1184311" y="13096"/>
                                  </a:lnTo>
                                  <a:lnTo>
                                    <a:pt x="1182768" y="12457"/>
                                  </a:lnTo>
                                  <a:lnTo>
                                    <a:pt x="1180210" y="9900"/>
                                  </a:lnTo>
                                  <a:lnTo>
                                    <a:pt x="1179571" y="8356"/>
                                  </a:lnTo>
                                  <a:lnTo>
                                    <a:pt x="1179571" y="4740"/>
                                  </a:lnTo>
                                  <a:lnTo>
                                    <a:pt x="1180210" y="3196"/>
                                  </a:lnTo>
                                  <a:lnTo>
                                    <a:pt x="1182768" y="639"/>
                                  </a:lnTo>
                                  <a:lnTo>
                                    <a:pt x="1184311" y="0"/>
                                  </a:lnTo>
                                  <a:lnTo>
                                    <a:pt x="1187927" y="0"/>
                                  </a:lnTo>
                                  <a:lnTo>
                                    <a:pt x="1189471" y="639"/>
                                  </a:lnTo>
                                  <a:lnTo>
                                    <a:pt x="1192029" y="3196"/>
                                  </a:lnTo>
                                  <a:lnTo>
                                    <a:pt x="1192672" y="4740"/>
                                  </a:lnTo>
                                  <a:lnTo>
                                    <a:pt x="1192672" y="8356"/>
                                  </a:lnTo>
                                  <a:lnTo>
                                    <a:pt x="1192029" y="9900"/>
                                  </a:lnTo>
                                  <a:lnTo>
                                    <a:pt x="1189471" y="12457"/>
                                  </a:lnTo>
                                  <a:lnTo>
                                    <a:pt x="11879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14139" y="13096"/>
                                  </a:moveTo>
                                  <a:lnTo>
                                    <a:pt x="1210520" y="13096"/>
                                  </a:lnTo>
                                  <a:lnTo>
                                    <a:pt x="1208984" y="12457"/>
                                  </a:lnTo>
                                  <a:lnTo>
                                    <a:pt x="1206424" y="9900"/>
                                  </a:lnTo>
                                  <a:lnTo>
                                    <a:pt x="1205781" y="8356"/>
                                  </a:lnTo>
                                  <a:lnTo>
                                    <a:pt x="1205781" y="4740"/>
                                  </a:lnTo>
                                  <a:lnTo>
                                    <a:pt x="1206424" y="3196"/>
                                  </a:lnTo>
                                  <a:lnTo>
                                    <a:pt x="1208984" y="639"/>
                                  </a:lnTo>
                                  <a:lnTo>
                                    <a:pt x="1210520" y="0"/>
                                  </a:lnTo>
                                  <a:lnTo>
                                    <a:pt x="1214139" y="0"/>
                                  </a:lnTo>
                                  <a:lnTo>
                                    <a:pt x="1215687" y="639"/>
                                  </a:lnTo>
                                  <a:lnTo>
                                    <a:pt x="1218235" y="3196"/>
                                  </a:lnTo>
                                  <a:lnTo>
                                    <a:pt x="1218878" y="4740"/>
                                  </a:lnTo>
                                  <a:lnTo>
                                    <a:pt x="1218878" y="8356"/>
                                  </a:lnTo>
                                  <a:lnTo>
                                    <a:pt x="1218235" y="9900"/>
                                  </a:lnTo>
                                  <a:lnTo>
                                    <a:pt x="1215687" y="12457"/>
                                  </a:lnTo>
                                  <a:lnTo>
                                    <a:pt x="12141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40357" y="13096"/>
                                  </a:moveTo>
                                  <a:lnTo>
                                    <a:pt x="1236737" y="13096"/>
                                  </a:lnTo>
                                  <a:lnTo>
                                    <a:pt x="1235190" y="12457"/>
                                  </a:lnTo>
                                  <a:lnTo>
                                    <a:pt x="1232630" y="9900"/>
                                  </a:lnTo>
                                  <a:lnTo>
                                    <a:pt x="1231999" y="8356"/>
                                  </a:lnTo>
                                  <a:lnTo>
                                    <a:pt x="1231999" y="4740"/>
                                  </a:lnTo>
                                  <a:lnTo>
                                    <a:pt x="1232630" y="3196"/>
                                  </a:lnTo>
                                  <a:lnTo>
                                    <a:pt x="1235190" y="639"/>
                                  </a:lnTo>
                                  <a:lnTo>
                                    <a:pt x="1236737" y="0"/>
                                  </a:lnTo>
                                  <a:lnTo>
                                    <a:pt x="1240357" y="0"/>
                                  </a:lnTo>
                                  <a:lnTo>
                                    <a:pt x="1241893" y="639"/>
                                  </a:lnTo>
                                  <a:lnTo>
                                    <a:pt x="1244453" y="3196"/>
                                  </a:lnTo>
                                  <a:lnTo>
                                    <a:pt x="1245096" y="4740"/>
                                  </a:lnTo>
                                  <a:lnTo>
                                    <a:pt x="1245096" y="8356"/>
                                  </a:lnTo>
                                  <a:lnTo>
                                    <a:pt x="1244453" y="9900"/>
                                  </a:lnTo>
                                  <a:lnTo>
                                    <a:pt x="1241893" y="12457"/>
                                  </a:lnTo>
                                  <a:lnTo>
                                    <a:pt x="12403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66563" y="13096"/>
                                  </a:moveTo>
                                  <a:lnTo>
                                    <a:pt x="1262943" y="13096"/>
                                  </a:lnTo>
                                  <a:lnTo>
                                    <a:pt x="1261407" y="12457"/>
                                  </a:lnTo>
                                  <a:lnTo>
                                    <a:pt x="1258847" y="9900"/>
                                  </a:lnTo>
                                  <a:lnTo>
                                    <a:pt x="1258204" y="8356"/>
                                  </a:lnTo>
                                  <a:lnTo>
                                    <a:pt x="1258204" y="4740"/>
                                  </a:lnTo>
                                  <a:lnTo>
                                    <a:pt x="1258847" y="3196"/>
                                  </a:lnTo>
                                  <a:lnTo>
                                    <a:pt x="1261407" y="639"/>
                                  </a:lnTo>
                                  <a:lnTo>
                                    <a:pt x="1262943" y="0"/>
                                  </a:lnTo>
                                  <a:lnTo>
                                    <a:pt x="1266563" y="0"/>
                                  </a:lnTo>
                                  <a:lnTo>
                                    <a:pt x="1268110" y="639"/>
                                  </a:lnTo>
                                  <a:lnTo>
                                    <a:pt x="1270670" y="3196"/>
                                  </a:lnTo>
                                  <a:lnTo>
                                    <a:pt x="1271301" y="4740"/>
                                  </a:lnTo>
                                  <a:lnTo>
                                    <a:pt x="1271301" y="8356"/>
                                  </a:lnTo>
                                  <a:lnTo>
                                    <a:pt x="1270670" y="9900"/>
                                  </a:lnTo>
                                  <a:lnTo>
                                    <a:pt x="1268110" y="12457"/>
                                  </a:lnTo>
                                  <a:lnTo>
                                    <a:pt x="12665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92780" y="13096"/>
                                  </a:moveTo>
                                  <a:lnTo>
                                    <a:pt x="1289161" y="13096"/>
                                  </a:lnTo>
                                  <a:lnTo>
                                    <a:pt x="1287613" y="12457"/>
                                  </a:lnTo>
                                  <a:lnTo>
                                    <a:pt x="1285065" y="9900"/>
                                  </a:lnTo>
                                  <a:lnTo>
                                    <a:pt x="1284422" y="8356"/>
                                  </a:lnTo>
                                  <a:lnTo>
                                    <a:pt x="1284422" y="4740"/>
                                  </a:lnTo>
                                  <a:lnTo>
                                    <a:pt x="1285065" y="3196"/>
                                  </a:lnTo>
                                  <a:lnTo>
                                    <a:pt x="1287613" y="639"/>
                                  </a:lnTo>
                                  <a:lnTo>
                                    <a:pt x="1289161" y="0"/>
                                  </a:lnTo>
                                  <a:lnTo>
                                    <a:pt x="1292780" y="0"/>
                                  </a:lnTo>
                                  <a:lnTo>
                                    <a:pt x="1294316" y="639"/>
                                  </a:lnTo>
                                  <a:lnTo>
                                    <a:pt x="1296876" y="3196"/>
                                  </a:lnTo>
                                  <a:lnTo>
                                    <a:pt x="1297519" y="4740"/>
                                  </a:lnTo>
                                  <a:lnTo>
                                    <a:pt x="1297519" y="8356"/>
                                  </a:lnTo>
                                  <a:lnTo>
                                    <a:pt x="1296876" y="9900"/>
                                  </a:lnTo>
                                  <a:lnTo>
                                    <a:pt x="1294316" y="12457"/>
                                  </a:lnTo>
                                  <a:lnTo>
                                    <a:pt x="12927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18986" y="13096"/>
                                  </a:moveTo>
                                  <a:lnTo>
                                    <a:pt x="1315378" y="13096"/>
                                  </a:lnTo>
                                  <a:lnTo>
                                    <a:pt x="1313830" y="12457"/>
                                  </a:lnTo>
                                  <a:lnTo>
                                    <a:pt x="1311271" y="9900"/>
                                  </a:lnTo>
                                  <a:lnTo>
                                    <a:pt x="1310640" y="8356"/>
                                  </a:lnTo>
                                  <a:lnTo>
                                    <a:pt x="1310640" y="4740"/>
                                  </a:lnTo>
                                  <a:lnTo>
                                    <a:pt x="1311271" y="3196"/>
                                  </a:lnTo>
                                  <a:lnTo>
                                    <a:pt x="1313830" y="639"/>
                                  </a:lnTo>
                                  <a:lnTo>
                                    <a:pt x="1315378" y="0"/>
                                  </a:lnTo>
                                  <a:lnTo>
                                    <a:pt x="1318986" y="0"/>
                                  </a:lnTo>
                                  <a:lnTo>
                                    <a:pt x="1320534" y="639"/>
                                  </a:lnTo>
                                  <a:lnTo>
                                    <a:pt x="1323093" y="3196"/>
                                  </a:lnTo>
                                  <a:lnTo>
                                    <a:pt x="1323736" y="4740"/>
                                  </a:lnTo>
                                  <a:lnTo>
                                    <a:pt x="1323736" y="8356"/>
                                  </a:lnTo>
                                  <a:lnTo>
                                    <a:pt x="1323093" y="9900"/>
                                  </a:lnTo>
                                  <a:lnTo>
                                    <a:pt x="1320534" y="12457"/>
                                  </a:lnTo>
                                  <a:lnTo>
                                    <a:pt x="13189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45203" y="13096"/>
                                  </a:moveTo>
                                  <a:lnTo>
                                    <a:pt x="1341584" y="13096"/>
                                  </a:lnTo>
                                  <a:lnTo>
                                    <a:pt x="1340048" y="12457"/>
                                  </a:lnTo>
                                  <a:lnTo>
                                    <a:pt x="1337488" y="9900"/>
                                  </a:lnTo>
                                  <a:lnTo>
                                    <a:pt x="1336845" y="8356"/>
                                  </a:lnTo>
                                  <a:lnTo>
                                    <a:pt x="1336845" y="4740"/>
                                  </a:lnTo>
                                  <a:lnTo>
                                    <a:pt x="1337488" y="3196"/>
                                  </a:lnTo>
                                  <a:lnTo>
                                    <a:pt x="1340048" y="639"/>
                                  </a:lnTo>
                                  <a:lnTo>
                                    <a:pt x="1341584" y="0"/>
                                  </a:lnTo>
                                  <a:lnTo>
                                    <a:pt x="1345203" y="0"/>
                                  </a:lnTo>
                                  <a:lnTo>
                                    <a:pt x="1346751" y="639"/>
                                  </a:lnTo>
                                  <a:lnTo>
                                    <a:pt x="1349299" y="3196"/>
                                  </a:lnTo>
                                  <a:lnTo>
                                    <a:pt x="1349942" y="4740"/>
                                  </a:lnTo>
                                  <a:lnTo>
                                    <a:pt x="1349942" y="8356"/>
                                  </a:lnTo>
                                  <a:lnTo>
                                    <a:pt x="1349299" y="9900"/>
                                  </a:lnTo>
                                  <a:lnTo>
                                    <a:pt x="1346751" y="12457"/>
                                  </a:lnTo>
                                  <a:lnTo>
                                    <a:pt x="1345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71421" y="13096"/>
                                  </a:moveTo>
                                  <a:lnTo>
                                    <a:pt x="1367801" y="13096"/>
                                  </a:lnTo>
                                  <a:lnTo>
                                    <a:pt x="1366254" y="12457"/>
                                  </a:lnTo>
                                  <a:lnTo>
                                    <a:pt x="1363694" y="9900"/>
                                  </a:lnTo>
                                  <a:lnTo>
                                    <a:pt x="1363063" y="8356"/>
                                  </a:lnTo>
                                  <a:lnTo>
                                    <a:pt x="1363063" y="4740"/>
                                  </a:lnTo>
                                  <a:lnTo>
                                    <a:pt x="1363694" y="3196"/>
                                  </a:lnTo>
                                  <a:lnTo>
                                    <a:pt x="1366254" y="639"/>
                                  </a:lnTo>
                                  <a:lnTo>
                                    <a:pt x="1367801" y="0"/>
                                  </a:lnTo>
                                  <a:lnTo>
                                    <a:pt x="1371421" y="0"/>
                                  </a:lnTo>
                                  <a:lnTo>
                                    <a:pt x="1372957" y="639"/>
                                  </a:lnTo>
                                  <a:lnTo>
                                    <a:pt x="1375517" y="3196"/>
                                  </a:lnTo>
                                  <a:lnTo>
                                    <a:pt x="1376160" y="4740"/>
                                  </a:lnTo>
                                  <a:lnTo>
                                    <a:pt x="1376160" y="8356"/>
                                  </a:lnTo>
                                  <a:lnTo>
                                    <a:pt x="1375517" y="9900"/>
                                  </a:lnTo>
                                  <a:lnTo>
                                    <a:pt x="1372957" y="12457"/>
                                  </a:lnTo>
                                  <a:lnTo>
                                    <a:pt x="13714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7627" y="13096"/>
                                  </a:moveTo>
                                  <a:lnTo>
                                    <a:pt x="1394007" y="13096"/>
                                  </a:lnTo>
                                  <a:lnTo>
                                    <a:pt x="1392471" y="12457"/>
                                  </a:lnTo>
                                  <a:lnTo>
                                    <a:pt x="1389911" y="9900"/>
                                  </a:lnTo>
                                  <a:lnTo>
                                    <a:pt x="1389268" y="8356"/>
                                  </a:lnTo>
                                  <a:lnTo>
                                    <a:pt x="1389268" y="4740"/>
                                  </a:lnTo>
                                  <a:lnTo>
                                    <a:pt x="1389911" y="3196"/>
                                  </a:lnTo>
                                  <a:lnTo>
                                    <a:pt x="1392471" y="639"/>
                                  </a:lnTo>
                                  <a:lnTo>
                                    <a:pt x="1394007" y="0"/>
                                  </a:lnTo>
                                  <a:lnTo>
                                    <a:pt x="1397627" y="0"/>
                                  </a:lnTo>
                                  <a:lnTo>
                                    <a:pt x="1399174" y="639"/>
                                  </a:lnTo>
                                  <a:lnTo>
                                    <a:pt x="1401734" y="3196"/>
                                  </a:lnTo>
                                  <a:lnTo>
                                    <a:pt x="1402365" y="4740"/>
                                  </a:lnTo>
                                  <a:lnTo>
                                    <a:pt x="1402365" y="8356"/>
                                  </a:lnTo>
                                  <a:lnTo>
                                    <a:pt x="1401734" y="9900"/>
                                  </a:lnTo>
                                  <a:lnTo>
                                    <a:pt x="1399174" y="12457"/>
                                  </a:lnTo>
                                  <a:lnTo>
                                    <a:pt x="13976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23844" y="13096"/>
                                  </a:moveTo>
                                  <a:lnTo>
                                    <a:pt x="1420225" y="13096"/>
                                  </a:lnTo>
                                  <a:lnTo>
                                    <a:pt x="1418677" y="12457"/>
                                  </a:lnTo>
                                  <a:lnTo>
                                    <a:pt x="1416129" y="9900"/>
                                  </a:lnTo>
                                  <a:lnTo>
                                    <a:pt x="1415486" y="8356"/>
                                  </a:lnTo>
                                  <a:lnTo>
                                    <a:pt x="1415486" y="4740"/>
                                  </a:lnTo>
                                  <a:lnTo>
                                    <a:pt x="1416129" y="3196"/>
                                  </a:lnTo>
                                  <a:lnTo>
                                    <a:pt x="1418677" y="639"/>
                                  </a:lnTo>
                                  <a:lnTo>
                                    <a:pt x="1420225" y="0"/>
                                  </a:lnTo>
                                  <a:lnTo>
                                    <a:pt x="1423844" y="0"/>
                                  </a:lnTo>
                                  <a:lnTo>
                                    <a:pt x="1425380" y="639"/>
                                  </a:lnTo>
                                  <a:lnTo>
                                    <a:pt x="1427940" y="3196"/>
                                  </a:lnTo>
                                  <a:lnTo>
                                    <a:pt x="1428583" y="4740"/>
                                  </a:lnTo>
                                  <a:lnTo>
                                    <a:pt x="1428583" y="8356"/>
                                  </a:lnTo>
                                  <a:lnTo>
                                    <a:pt x="1427940" y="9900"/>
                                  </a:lnTo>
                                  <a:lnTo>
                                    <a:pt x="1425380" y="12457"/>
                                  </a:lnTo>
                                  <a:lnTo>
                                    <a:pt x="14238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50050" y="13096"/>
                                  </a:moveTo>
                                  <a:lnTo>
                                    <a:pt x="1446442" y="13096"/>
                                  </a:lnTo>
                                  <a:lnTo>
                                    <a:pt x="1444894" y="12457"/>
                                  </a:lnTo>
                                  <a:lnTo>
                                    <a:pt x="1442335" y="9900"/>
                                  </a:lnTo>
                                  <a:lnTo>
                                    <a:pt x="1441692" y="8356"/>
                                  </a:lnTo>
                                  <a:lnTo>
                                    <a:pt x="1441692" y="4740"/>
                                  </a:lnTo>
                                  <a:lnTo>
                                    <a:pt x="1442335" y="3196"/>
                                  </a:lnTo>
                                  <a:lnTo>
                                    <a:pt x="1444894" y="639"/>
                                  </a:lnTo>
                                  <a:lnTo>
                                    <a:pt x="1446442" y="0"/>
                                  </a:lnTo>
                                  <a:lnTo>
                                    <a:pt x="1450050" y="0"/>
                                  </a:lnTo>
                                  <a:lnTo>
                                    <a:pt x="1451598" y="639"/>
                                  </a:lnTo>
                                  <a:lnTo>
                                    <a:pt x="1454157" y="3196"/>
                                  </a:lnTo>
                                  <a:lnTo>
                                    <a:pt x="1454789" y="4740"/>
                                  </a:lnTo>
                                  <a:lnTo>
                                    <a:pt x="1454789" y="8356"/>
                                  </a:lnTo>
                                  <a:lnTo>
                                    <a:pt x="1454157" y="9900"/>
                                  </a:lnTo>
                                  <a:lnTo>
                                    <a:pt x="1451598" y="12457"/>
                                  </a:lnTo>
                                  <a:lnTo>
                                    <a:pt x="14500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76267" y="13096"/>
                                  </a:moveTo>
                                  <a:lnTo>
                                    <a:pt x="1472648" y="13096"/>
                                  </a:lnTo>
                                  <a:lnTo>
                                    <a:pt x="1471112" y="12457"/>
                                  </a:lnTo>
                                  <a:lnTo>
                                    <a:pt x="1468552" y="9900"/>
                                  </a:lnTo>
                                  <a:lnTo>
                                    <a:pt x="1467909" y="8356"/>
                                  </a:lnTo>
                                  <a:lnTo>
                                    <a:pt x="1467909" y="4740"/>
                                  </a:lnTo>
                                  <a:lnTo>
                                    <a:pt x="1468552" y="3196"/>
                                  </a:lnTo>
                                  <a:lnTo>
                                    <a:pt x="1471112" y="639"/>
                                  </a:lnTo>
                                  <a:lnTo>
                                    <a:pt x="1472648" y="0"/>
                                  </a:lnTo>
                                  <a:lnTo>
                                    <a:pt x="1476267" y="0"/>
                                  </a:lnTo>
                                  <a:lnTo>
                                    <a:pt x="1477815" y="639"/>
                                  </a:lnTo>
                                  <a:lnTo>
                                    <a:pt x="1480363" y="3196"/>
                                  </a:lnTo>
                                  <a:lnTo>
                                    <a:pt x="1481006" y="4740"/>
                                  </a:lnTo>
                                  <a:lnTo>
                                    <a:pt x="1481006" y="8356"/>
                                  </a:lnTo>
                                  <a:lnTo>
                                    <a:pt x="1480363" y="9900"/>
                                  </a:lnTo>
                                  <a:lnTo>
                                    <a:pt x="1477815" y="12457"/>
                                  </a:lnTo>
                                  <a:lnTo>
                                    <a:pt x="1476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02485" y="13096"/>
                                  </a:moveTo>
                                  <a:lnTo>
                                    <a:pt x="1498865" y="13096"/>
                                  </a:lnTo>
                                  <a:lnTo>
                                    <a:pt x="1497318" y="12457"/>
                                  </a:lnTo>
                                  <a:lnTo>
                                    <a:pt x="1494758" y="9900"/>
                                  </a:lnTo>
                                  <a:lnTo>
                                    <a:pt x="1494127" y="8356"/>
                                  </a:lnTo>
                                  <a:lnTo>
                                    <a:pt x="1494127" y="4740"/>
                                  </a:lnTo>
                                  <a:lnTo>
                                    <a:pt x="1494758" y="3196"/>
                                  </a:lnTo>
                                  <a:lnTo>
                                    <a:pt x="1497318" y="639"/>
                                  </a:lnTo>
                                  <a:lnTo>
                                    <a:pt x="1498865" y="0"/>
                                  </a:lnTo>
                                  <a:lnTo>
                                    <a:pt x="1502485" y="0"/>
                                  </a:lnTo>
                                  <a:lnTo>
                                    <a:pt x="1504021" y="639"/>
                                  </a:lnTo>
                                  <a:lnTo>
                                    <a:pt x="1506581" y="3196"/>
                                  </a:lnTo>
                                  <a:lnTo>
                                    <a:pt x="1507224" y="4740"/>
                                  </a:lnTo>
                                  <a:lnTo>
                                    <a:pt x="1507224" y="8356"/>
                                  </a:lnTo>
                                  <a:lnTo>
                                    <a:pt x="1506581" y="9900"/>
                                  </a:lnTo>
                                  <a:lnTo>
                                    <a:pt x="1504021" y="12457"/>
                                  </a:lnTo>
                                  <a:lnTo>
                                    <a:pt x="15024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28691" y="13096"/>
                                  </a:moveTo>
                                  <a:lnTo>
                                    <a:pt x="1525071" y="13096"/>
                                  </a:lnTo>
                                  <a:lnTo>
                                    <a:pt x="1523535" y="12457"/>
                                  </a:lnTo>
                                  <a:lnTo>
                                    <a:pt x="1520975" y="9900"/>
                                  </a:lnTo>
                                  <a:lnTo>
                                    <a:pt x="1520332" y="8356"/>
                                  </a:lnTo>
                                  <a:lnTo>
                                    <a:pt x="1520332" y="4740"/>
                                  </a:lnTo>
                                  <a:lnTo>
                                    <a:pt x="1520975" y="3196"/>
                                  </a:lnTo>
                                  <a:lnTo>
                                    <a:pt x="1523535" y="639"/>
                                  </a:lnTo>
                                  <a:lnTo>
                                    <a:pt x="1525071" y="0"/>
                                  </a:lnTo>
                                  <a:lnTo>
                                    <a:pt x="1528691" y="0"/>
                                  </a:lnTo>
                                  <a:lnTo>
                                    <a:pt x="1530238" y="639"/>
                                  </a:lnTo>
                                  <a:lnTo>
                                    <a:pt x="1532798" y="3196"/>
                                  </a:lnTo>
                                  <a:lnTo>
                                    <a:pt x="1533429" y="4740"/>
                                  </a:lnTo>
                                  <a:lnTo>
                                    <a:pt x="1533429" y="8356"/>
                                  </a:lnTo>
                                  <a:lnTo>
                                    <a:pt x="1532798" y="9900"/>
                                  </a:lnTo>
                                  <a:lnTo>
                                    <a:pt x="1530238" y="12457"/>
                                  </a:lnTo>
                                  <a:lnTo>
                                    <a:pt x="152869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54908" y="13096"/>
                                  </a:moveTo>
                                  <a:lnTo>
                                    <a:pt x="1551289" y="13096"/>
                                  </a:lnTo>
                                  <a:lnTo>
                                    <a:pt x="1549741" y="12457"/>
                                  </a:lnTo>
                                  <a:lnTo>
                                    <a:pt x="1547193" y="9900"/>
                                  </a:lnTo>
                                  <a:lnTo>
                                    <a:pt x="1546550" y="8356"/>
                                  </a:lnTo>
                                  <a:lnTo>
                                    <a:pt x="1546550" y="4740"/>
                                  </a:lnTo>
                                  <a:lnTo>
                                    <a:pt x="1547193" y="3196"/>
                                  </a:lnTo>
                                  <a:lnTo>
                                    <a:pt x="1549741" y="639"/>
                                  </a:lnTo>
                                  <a:lnTo>
                                    <a:pt x="1551289" y="0"/>
                                  </a:lnTo>
                                  <a:lnTo>
                                    <a:pt x="1554908" y="0"/>
                                  </a:lnTo>
                                  <a:lnTo>
                                    <a:pt x="1556444" y="639"/>
                                  </a:lnTo>
                                  <a:lnTo>
                                    <a:pt x="1559004" y="3196"/>
                                  </a:lnTo>
                                  <a:lnTo>
                                    <a:pt x="1559647" y="4740"/>
                                  </a:lnTo>
                                  <a:lnTo>
                                    <a:pt x="1559647" y="8356"/>
                                  </a:lnTo>
                                  <a:lnTo>
                                    <a:pt x="1559004" y="9900"/>
                                  </a:lnTo>
                                  <a:lnTo>
                                    <a:pt x="1556444" y="12457"/>
                                  </a:lnTo>
                                  <a:lnTo>
                                    <a:pt x="15549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81114" y="13096"/>
                                  </a:moveTo>
                                  <a:lnTo>
                                    <a:pt x="1577506" y="13096"/>
                                  </a:lnTo>
                                  <a:lnTo>
                                    <a:pt x="1575958" y="12457"/>
                                  </a:lnTo>
                                  <a:lnTo>
                                    <a:pt x="1573399" y="9900"/>
                                  </a:lnTo>
                                  <a:lnTo>
                                    <a:pt x="1572756" y="8356"/>
                                  </a:lnTo>
                                  <a:lnTo>
                                    <a:pt x="1572756" y="4740"/>
                                  </a:lnTo>
                                  <a:lnTo>
                                    <a:pt x="1573399" y="3196"/>
                                  </a:lnTo>
                                  <a:lnTo>
                                    <a:pt x="1575958" y="639"/>
                                  </a:lnTo>
                                  <a:lnTo>
                                    <a:pt x="1577506" y="0"/>
                                  </a:lnTo>
                                  <a:lnTo>
                                    <a:pt x="1581114" y="0"/>
                                  </a:lnTo>
                                  <a:lnTo>
                                    <a:pt x="1582662" y="639"/>
                                  </a:lnTo>
                                  <a:lnTo>
                                    <a:pt x="1585221" y="3196"/>
                                  </a:lnTo>
                                  <a:lnTo>
                                    <a:pt x="1585853" y="4740"/>
                                  </a:lnTo>
                                  <a:lnTo>
                                    <a:pt x="1585853" y="8356"/>
                                  </a:lnTo>
                                  <a:lnTo>
                                    <a:pt x="1585221" y="9900"/>
                                  </a:lnTo>
                                  <a:lnTo>
                                    <a:pt x="1582662" y="12457"/>
                                  </a:lnTo>
                                  <a:lnTo>
                                    <a:pt x="15811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07331" y="13096"/>
                                  </a:moveTo>
                                  <a:lnTo>
                                    <a:pt x="1603712" y="13096"/>
                                  </a:lnTo>
                                  <a:lnTo>
                                    <a:pt x="1602164" y="12457"/>
                                  </a:lnTo>
                                  <a:lnTo>
                                    <a:pt x="1599616" y="9900"/>
                                  </a:lnTo>
                                  <a:lnTo>
                                    <a:pt x="1598973" y="8356"/>
                                  </a:lnTo>
                                  <a:lnTo>
                                    <a:pt x="1598973" y="4740"/>
                                  </a:lnTo>
                                  <a:lnTo>
                                    <a:pt x="1599616" y="3196"/>
                                  </a:lnTo>
                                  <a:lnTo>
                                    <a:pt x="1602164" y="639"/>
                                  </a:lnTo>
                                  <a:lnTo>
                                    <a:pt x="1603712" y="0"/>
                                  </a:lnTo>
                                  <a:lnTo>
                                    <a:pt x="1607331" y="0"/>
                                  </a:lnTo>
                                  <a:lnTo>
                                    <a:pt x="1608879" y="639"/>
                                  </a:lnTo>
                                  <a:lnTo>
                                    <a:pt x="1611427" y="3196"/>
                                  </a:lnTo>
                                  <a:lnTo>
                                    <a:pt x="1612070" y="4740"/>
                                  </a:lnTo>
                                  <a:lnTo>
                                    <a:pt x="1612070" y="8356"/>
                                  </a:lnTo>
                                  <a:lnTo>
                                    <a:pt x="1611427" y="9900"/>
                                  </a:lnTo>
                                  <a:lnTo>
                                    <a:pt x="1608879" y="12457"/>
                                  </a:lnTo>
                                  <a:lnTo>
                                    <a:pt x="16073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33537" y="13096"/>
                                  </a:moveTo>
                                  <a:lnTo>
                                    <a:pt x="1629929" y="13096"/>
                                  </a:lnTo>
                                  <a:lnTo>
                                    <a:pt x="1628382" y="12457"/>
                                  </a:lnTo>
                                  <a:lnTo>
                                    <a:pt x="1625822" y="9900"/>
                                  </a:lnTo>
                                  <a:lnTo>
                                    <a:pt x="1625191" y="8356"/>
                                  </a:lnTo>
                                  <a:lnTo>
                                    <a:pt x="1625191" y="4740"/>
                                  </a:lnTo>
                                  <a:lnTo>
                                    <a:pt x="1625822" y="3196"/>
                                  </a:lnTo>
                                  <a:lnTo>
                                    <a:pt x="1628382" y="639"/>
                                  </a:lnTo>
                                  <a:lnTo>
                                    <a:pt x="1629929" y="0"/>
                                  </a:lnTo>
                                  <a:lnTo>
                                    <a:pt x="1633537" y="0"/>
                                  </a:lnTo>
                                  <a:lnTo>
                                    <a:pt x="1635085" y="639"/>
                                  </a:lnTo>
                                  <a:lnTo>
                                    <a:pt x="1637645" y="3196"/>
                                  </a:lnTo>
                                  <a:lnTo>
                                    <a:pt x="1638288" y="4740"/>
                                  </a:lnTo>
                                  <a:lnTo>
                                    <a:pt x="1638288" y="8356"/>
                                  </a:lnTo>
                                  <a:lnTo>
                                    <a:pt x="1637645" y="9900"/>
                                  </a:lnTo>
                                  <a:lnTo>
                                    <a:pt x="1635085" y="12457"/>
                                  </a:lnTo>
                                  <a:lnTo>
                                    <a:pt x="16335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9755" y="13096"/>
                                  </a:moveTo>
                                  <a:lnTo>
                                    <a:pt x="1656135" y="13096"/>
                                  </a:lnTo>
                                  <a:lnTo>
                                    <a:pt x="1654599" y="12457"/>
                                  </a:lnTo>
                                  <a:lnTo>
                                    <a:pt x="1652039" y="9900"/>
                                  </a:lnTo>
                                  <a:lnTo>
                                    <a:pt x="1651396" y="8356"/>
                                  </a:lnTo>
                                  <a:lnTo>
                                    <a:pt x="1651396" y="4740"/>
                                  </a:lnTo>
                                  <a:lnTo>
                                    <a:pt x="1652039" y="3196"/>
                                  </a:lnTo>
                                  <a:lnTo>
                                    <a:pt x="1654599" y="639"/>
                                  </a:lnTo>
                                  <a:lnTo>
                                    <a:pt x="1656135" y="0"/>
                                  </a:lnTo>
                                  <a:lnTo>
                                    <a:pt x="1659755" y="0"/>
                                  </a:lnTo>
                                  <a:lnTo>
                                    <a:pt x="1661302" y="639"/>
                                  </a:lnTo>
                                  <a:lnTo>
                                    <a:pt x="1663850" y="3196"/>
                                  </a:lnTo>
                                  <a:lnTo>
                                    <a:pt x="1664493" y="4740"/>
                                  </a:lnTo>
                                  <a:lnTo>
                                    <a:pt x="1664493" y="8356"/>
                                  </a:lnTo>
                                  <a:lnTo>
                                    <a:pt x="1663850" y="9900"/>
                                  </a:lnTo>
                                  <a:lnTo>
                                    <a:pt x="1661302" y="12457"/>
                                  </a:lnTo>
                                  <a:lnTo>
                                    <a:pt x="16597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85972" y="13096"/>
                                  </a:moveTo>
                                  <a:lnTo>
                                    <a:pt x="1682353" y="13096"/>
                                  </a:lnTo>
                                  <a:lnTo>
                                    <a:pt x="1680805" y="12457"/>
                                  </a:lnTo>
                                  <a:lnTo>
                                    <a:pt x="1678245" y="9900"/>
                                  </a:lnTo>
                                  <a:lnTo>
                                    <a:pt x="1677614" y="8356"/>
                                  </a:lnTo>
                                  <a:lnTo>
                                    <a:pt x="1677614" y="4740"/>
                                  </a:lnTo>
                                  <a:lnTo>
                                    <a:pt x="1678245" y="3196"/>
                                  </a:lnTo>
                                  <a:lnTo>
                                    <a:pt x="1680805" y="639"/>
                                  </a:lnTo>
                                  <a:lnTo>
                                    <a:pt x="1682353" y="0"/>
                                  </a:lnTo>
                                  <a:lnTo>
                                    <a:pt x="1685972" y="0"/>
                                  </a:lnTo>
                                  <a:lnTo>
                                    <a:pt x="1687508" y="639"/>
                                  </a:lnTo>
                                  <a:lnTo>
                                    <a:pt x="1690068" y="3196"/>
                                  </a:lnTo>
                                  <a:lnTo>
                                    <a:pt x="1690711" y="4740"/>
                                  </a:lnTo>
                                  <a:lnTo>
                                    <a:pt x="1690711" y="8356"/>
                                  </a:lnTo>
                                  <a:lnTo>
                                    <a:pt x="1690068" y="9900"/>
                                  </a:lnTo>
                                  <a:lnTo>
                                    <a:pt x="1687508" y="12457"/>
                                  </a:lnTo>
                                  <a:lnTo>
                                    <a:pt x="1685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12178" y="13096"/>
                                  </a:moveTo>
                                  <a:lnTo>
                                    <a:pt x="1708558" y="13096"/>
                                  </a:lnTo>
                                  <a:lnTo>
                                    <a:pt x="1707022" y="12457"/>
                                  </a:lnTo>
                                  <a:lnTo>
                                    <a:pt x="1704463" y="9900"/>
                                  </a:lnTo>
                                  <a:lnTo>
                                    <a:pt x="1703820" y="8356"/>
                                  </a:lnTo>
                                  <a:lnTo>
                                    <a:pt x="1703820" y="4740"/>
                                  </a:lnTo>
                                  <a:lnTo>
                                    <a:pt x="1704463" y="3196"/>
                                  </a:lnTo>
                                  <a:lnTo>
                                    <a:pt x="1707022" y="639"/>
                                  </a:lnTo>
                                  <a:lnTo>
                                    <a:pt x="1708558" y="0"/>
                                  </a:lnTo>
                                  <a:lnTo>
                                    <a:pt x="1712178" y="0"/>
                                  </a:lnTo>
                                  <a:lnTo>
                                    <a:pt x="1713726" y="639"/>
                                  </a:lnTo>
                                  <a:lnTo>
                                    <a:pt x="1716285" y="3196"/>
                                  </a:lnTo>
                                  <a:lnTo>
                                    <a:pt x="1716917" y="4740"/>
                                  </a:lnTo>
                                  <a:lnTo>
                                    <a:pt x="1716917" y="8356"/>
                                  </a:lnTo>
                                  <a:lnTo>
                                    <a:pt x="1716285" y="9900"/>
                                  </a:lnTo>
                                  <a:lnTo>
                                    <a:pt x="1713726" y="12457"/>
                                  </a:lnTo>
                                  <a:lnTo>
                                    <a:pt x="17121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38395" y="13096"/>
                                  </a:moveTo>
                                  <a:lnTo>
                                    <a:pt x="1734776" y="13096"/>
                                  </a:lnTo>
                                  <a:lnTo>
                                    <a:pt x="1733228" y="12457"/>
                                  </a:lnTo>
                                  <a:lnTo>
                                    <a:pt x="1730680" y="9900"/>
                                  </a:lnTo>
                                  <a:lnTo>
                                    <a:pt x="1730037" y="8356"/>
                                  </a:lnTo>
                                  <a:lnTo>
                                    <a:pt x="1730037" y="4740"/>
                                  </a:lnTo>
                                  <a:lnTo>
                                    <a:pt x="1730680" y="3196"/>
                                  </a:lnTo>
                                  <a:lnTo>
                                    <a:pt x="1733228" y="639"/>
                                  </a:lnTo>
                                  <a:lnTo>
                                    <a:pt x="1734776" y="0"/>
                                  </a:lnTo>
                                  <a:lnTo>
                                    <a:pt x="1738395" y="0"/>
                                  </a:lnTo>
                                  <a:lnTo>
                                    <a:pt x="1739931" y="639"/>
                                  </a:lnTo>
                                  <a:lnTo>
                                    <a:pt x="1742491" y="3196"/>
                                  </a:lnTo>
                                  <a:lnTo>
                                    <a:pt x="1743134" y="4740"/>
                                  </a:lnTo>
                                  <a:lnTo>
                                    <a:pt x="1743134" y="8356"/>
                                  </a:lnTo>
                                  <a:lnTo>
                                    <a:pt x="1742491" y="9900"/>
                                  </a:lnTo>
                                  <a:lnTo>
                                    <a:pt x="1739931" y="12457"/>
                                  </a:lnTo>
                                  <a:lnTo>
                                    <a:pt x="17383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64601" y="13096"/>
                                  </a:moveTo>
                                  <a:lnTo>
                                    <a:pt x="1760993" y="13096"/>
                                  </a:lnTo>
                                  <a:lnTo>
                                    <a:pt x="1759446" y="12457"/>
                                  </a:lnTo>
                                  <a:lnTo>
                                    <a:pt x="1756886" y="9900"/>
                                  </a:lnTo>
                                  <a:lnTo>
                                    <a:pt x="1756255" y="8356"/>
                                  </a:lnTo>
                                  <a:lnTo>
                                    <a:pt x="1756255" y="4740"/>
                                  </a:lnTo>
                                  <a:lnTo>
                                    <a:pt x="1756886" y="3196"/>
                                  </a:lnTo>
                                  <a:lnTo>
                                    <a:pt x="1759446" y="639"/>
                                  </a:lnTo>
                                  <a:lnTo>
                                    <a:pt x="1760993" y="0"/>
                                  </a:lnTo>
                                  <a:lnTo>
                                    <a:pt x="1764601" y="0"/>
                                  </a:lnTo>
                                  <a:lnTo>
                                    <a:pt x="1766149" y="639"/>
                                  </a:lnTo>
                                  <a:lnTo>
                                    <a:pt x="1768709" y="3196"/>
                                  </a:lnTo>
                                  <a:lnTo>
                                    <a:pt x="1769352" y="4740"/>
                                  </a:lnTo>
                                  <a:lnTo>
                                    <a:pt x="1769352" y="8356"/>
                                  </a:lnTo>
                                  <a:lnTo>
                                    <a:pt x="1768709" y="9900"/>
                                  </a:lnTo>
                                  <a:lnTo>
                                    <a:pt x="1766149" y="12457"/>
                                  </a:lnTo>
                                  <a:lnTo>
                                    <a:pt x="17646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90819" y="13096"/>
                                  </a:moveTo>
                                  <a:lnTo>
                                    <a:pt x="1787199" y="13096"/>
                                  </a:lnTo>
                                  <a:lnTo>
                                    <a:pt x="1785663" y="12457"/>
                                  </a:lnTo>
                                  <a:lnTo>
                                    <a:pt x="1783103" y="9900"/>
                                  </a:lnTo>
                                  <a:lnTo>
                                    <a:pt x="1782460" y="8356"/>
                                  </a:lnTo>
                                  <a:lnTo>
                                    <a:pt x="1782460" y="4740"/>
                                  </a:lnTo>
                                  <a:lnTo>
                                    <a:pt x="1783103" y="3196"/>
                                  </a:lnTo>
                                  <a:lnTo>
                                    <a:pt x="1785663" y="639"/>
                                  </a:lnTo>
                                  <a:lnTo>
                                    <a:pt x="1787199" y="0"/>
                                  </a:lnTo>
                                  <a:lnTo>
                                    <a:pt x="1790819" y="0"/>
                                  </a:lnTo>
                                  <a:lnTo>
                                    <a:pt x="1792366" y="639"/>
                                  </a:lnTo>
                                  <a:lnTo>
                                    <a:pt x="1794914" y="3196"/>
                                  </a:lnTo>
                                  <a:lnTo>
                                    <a:pt x="1795557" y="4740"/>
                                  </a:lnTo>
                                  <a:lnTo>
                                    <a:pt x="1795557" y="8356"/>
                                  </a:lnTo>
                                  <a:lnTo>
                                    <a:pt x="1794914" y="9900"/>
                                  </a:lnTo>
                                  <a:lnTo>
                                    <a:pt x="1792366" y="12457"/>
                                  </a:lnTo>
                                  <a:lnTo>
                                    <a:pt x="17908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17036" y="13096"/>
                                  </a:moveTo>
                                  <a:lnTo>
                                    <a:pt x="1813417" y="13096"/>
                                  </a:lnTo>
                                  <a:lnTo>
                                    <a:pt x="1811869" y="12457"/>
                                  </a:lnTo>
                                  <a:lnTo>
                                    <a:pt x="1809309" y="9900"/>
                                  </a:lnTo>
                                  <a:lnTo>
                                    <a:pt x="1808678" y="8356"/>
                                  </a:lnTo>
                                  <a:lnTo>
                                    <a:pt x="1808678" y="4740"/>
                                  </a:lnTo>
                                  <a:lnTo>
                                    <a:pt x="1809309" y="3196"/>
                                  </a:lnTo>
                                  <a:lnTo>
                                    <a:pt x="1811869" y="639"/>
                                  </a:lnTo>
                                  <a:lnTo>
                                    <a:pt x="1813417" y="0"/>
                                  </a:lnTo>
                                  <a:lnTo>
                                    <a:pt x="1817036" y="0"/>
                                  </a:lnTo>
                                  <a:lnTo>
                                    <a:pt x="1818572" y="639"/>
                                  </a:lnTo>
                                  <a:lnTo>
                                    <a:pt x="1821132" y="3196"/>
                                  </a:lnTo>
                                  <a:lnTo>
                                    <a:pt x="1821775" y="4740"/>
                                  </a:lnTo>
                                  <a:lnTo>
                                    <a:pt x="1821775" y="8356"/>
                                  </a:lnTo>
                                  <a:lnTo>
                                    <a:pt x="1821132" y="9900"/>
                                  </a:lnTo>
                                  <a:lnTo>
                                    <a:pt x="1818572" y="12457"/>
                                  </a:lnTo>
                                  <a:lnTo>
                                    <a:pt x="18170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43242" y="13096"/>
                                  </a:moveTo>
                                  <a:lnTo>
                                    <a:pt x="1839622" y="13096"/>
                                  </a:lnTo>
                                  <a:lnTo>
                                    <a:pt x="1838086" y="12457"/>
                                  </a:lnTo>
                                  <a:lnTo>
                                    <a:pt x="1835527" y="9900"/>
                                  </a:lnTo>
                                  <a:lnTo>
                                    <a:pt x="1834884" y="8356"/>
                                  </a:lnTo>
                                  <a:lnTo>
                                    <a:pt x="1834884" y="4740"/>
                                  </a:lnTo>
                                  <a:lnTo>
                                    <a:pt x="1835527" y="3196"/>
                                  </a:lnTo>
                                  <a:lnTo>
                                    <a:pt x="1838086" y="639"/>
                                  </a:lnTo>
                                  <a:lnTo>
                                    <a:pt x="1839622" y="0"/>
                                  </a:lnTo>
                                  <a:lnTo>
                                    <a:pt x="1843242" y="0"/>
                                  </a:lnTo>
                                  <a:lnTo>
                                    <a:pt x="1844790" y="639"/>
                                  </a:lnTo>
                                  <a:lnTo>
                                    <a:pt x="1847349" y="3196"/>
                                  </a:lnTo>
                                  <a:lnTo>
                                    <a:pt x="1847981" y="4740"/>
                                  </a:lnTo>
                                  <a:lnTo>
                                    <a:pt x="1847981" y="8356"/>
                                  </a:lnTo>
                                  <a:lnTo>
                                    <a:pt x="1847349" y="9900"/>
                                  </a:lnTo>
                                  <a:lnTo>
                                    <a:pt x="1844790" y="12457"/>
                                  </a:lnTo>
                                  <a:lnTo>
                                    <a:pt x="184324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69459" y="13096"/>
                                  </a:moveTo>
                                  <a:lnTo>
                                    <a:pt x="1865840" y="13096"/>
                                  </a:lnTo>
                                  <a:lnTo>
                                    <a:pt x="1864292" y="12457"/>
                                  </a:lnTo>
                                  <a:lnTo>
                                    <a:pt x="1861744" y="9900"/>
                                  </a:lnTo>
                                  <a:lnTo>
                                    <a:pt x="1861101" y="8356"/>
                                  </a:lnTo>
                                  <a:lnTo>
                                    <a:pt x="1861101" y="4740"/>
                                  </a:lnTo>
                                  <a:lnTo>
                                    <a:pt x="1861744" y="3196"/>
                                  </a:lnTo>
                                  <a:lnTo>
                                    <a:pt x="1864292" y="639"/>
                                  </a:lnTo>
                                  <a:lnTo>
                                    <a:pt x="1865840" y="0"/>
                                  </a:lnTo>
                                  <a:lnTo>
                                    <a:pt x="1869459" y="0"/>
                                  </a:lnTo>
                                  <a:lnTo>
                                    <a:pt x="1870995" y="639"/>
                                  </a:lnTo>
                                  <a:lnTo>
                                    <a:pt x="1873555" y="3196"/>
                                  </a:lnTo>
                                  <a:lnTo>
                                    <a:pt x="1874198" y="4740"/>
                                  </a:lnTo>
                                  <a:lnTo>
                                    <a:pt x="1874198" y="8356"/>
                                  </a:lnTo>
                                  <a:lnTo>
                                    <a:pt x="1873555" y="9900"/>
                                  </a:lnTo>
                                  <a:lnTo>
                                    <a:pt x="1870995" y="12457"/>
                                  </a:lnTo>
                                  <a:lnTo>
                                    <a:pt x="18694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95665" y="13096"/>
                                  </a:moveTo>
                                  <a:lnTo>
                                    <a:pt x="1892057" y="13096"/>
                                  </a:lnTo>
                                  <a:lnTo>
                                    <a:pt x="1890510" y="12457"/>
                                  </a:lnTo>
                                  <a:lnTo>
                                    <a:pt x="1887950" y="9900"/>
                                  </a:lnTo>
                                  <a:lnTo>
                                    <a:pt x="1887319" y="8356"/>
                                  </a:lnTo>
                                  <a:lnTo>
                                    <a:pt x="1887319" y="4740"/>
                                  </a:lnTo>
                                  <a:lnTo>
                                    <a:pt x="1887950" y="3196"/>
                                  </a:lnTo>
                                  <a:lnTo>
                                    <a:pt x="1890510" y="639"/>
                                  </a:lnTo>
                                  <a:lnTo>
                                    <a:pt x="1892057" y="0"/>
                                  </a:lnTo>
                                  <a:lnTo>
                                    <a:pt x="1895665" y="0"/>
                                  </a:lnTo>
                                  <a:lnTo>
                                    <a:pt x="1897213" y="639"/>
                                  </a:lnTo>
                                  <a:lnTo>
                                    <a:pt x="1899773" y="3196"/>
                                  </a:lnTo>
                                  <a:lnTo>
                                    <a:pt x="1900416" y="4740"/>
                                  </a:lnTo>
                                  <a:lnTo>
                                    <a:pt x="1900416" y="8356"/>
                                  </a:lnTo>
                                  <a:lnTo>
                                    <a:pt x="1899773" y="9900"/>
                                  </a:lnTo>
                                  <a:lnTo>
                                    <a:pt x="1897213" y="12457"/>
                                  </a:lnTo>
                                  <a:lnTo>
                                    <a:pt x="18956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21883" y="13096"/>
                                  </a:moveTo>
                                  <a:lnTo>
                                    <a:pt x="1918263" y="13096"/>
                                  </a:lnTo>
                                  <a:lnTo>
                                    <a:pt x="1916727" y="12457"/>
                                  </a:lnTo>
                                  <a:lnTo>
                                    <a:pt x="1914167" y="9900"/>
                                  </a:lnTo>
                                  <a:lnTo>
                                    <a:pt x="1913524" y="8356"/>
                                  </a:lnTo>
                                  <a:lnTo>
                                    <a:pt x="1913524" y="4740"/>
                                  </a:lnTo>
                                  <a:lnTo>
                                    <a:pt x="1914167" y="3196"/>
                                  </a:lnTo>
                                  <a:lnTo>
                                    <a:pt x="1916727" y="639"/>
                                  </a:lnTo>
                                  <a:lnTo>
                                    <a:pt x="1918263" y="0"/>
                                  </a:lnTo>
                                  <a:lnTo>
                                    <a:pt x="1921883" y="0"/>
                                  </a:lnTo>
                                  <a:lnTo>
                                    <a:pt x="1923430" y="639"/>
                                  </a:lnTo>
                                  <a:lnTo>
                                    <a:pt x="1925978" y="3196"/>
                                  </a:lnTo>
                                  <a:lnTo>
                                    <a:pt x="1926621" y="4740"/>
                                  </a:lnTo>
                                  <a:lnTo>
                                    <a:pt x="1926621" y="8356"/>
                                  </a:lnTo>
                                  <a:lnTo>
                                    <a:pt x="1925978" y="9900"/>
                                  </a:lnTo>
                                  <a:lnTo>
                                    <a:pt x="1923430" y="12457"/>
                                  </a:lnTo>
                                  <a:lnTo>
                                    <a:pt x="19218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48100" y="13096"/>
                                  </a:moveTo>
                                  <a:lnTo>
                                    <a:pt x="1944481" y="13096"/>
                                  </a:lnTo>
                                  <a:lnTo>
                                    <a:pt x="1942933" y="12457"/>
                                  </a:lnTo>
                                  <a:lnTo>
                                    <a:pt x="1940373" y="9900"/>
                                  </a:lnTo>
                                  <a:lnTo>
                                    <a:pt x="1939742" y="8356"/>
                                  </a:lnTo>
                                  <a:lnTo>
                                    <a:pt x="1939742" y="4740"/>
                                  </a:lnTo>
                                  <a:lnTo>
                                    <a:pt x="1940373" y="3196"/>
                                  </a:lnTo>
                                  <a:lnTo>
                                    <a:pt x="1942933" y="639"/>
                                  </a:lnTo>
                                  <a:lnTo>
                                    <a:pt x="1944481" y="0"/>
                                  </a:lnTo>
                                  <a:lnTo>
                                    <a:pt x="1948100" y="0"/>
                                  </a:lnTo>
                                  <a:lnTo>
                                    <a:pt x="1949636" y="639"/>
                                  </a:lnTo>
                                  <a:lnTo>
                                    <a:pt x="1952196" y="3196"/>
                                  </a:lnTo>
                                  <a:lnTo>
                                    <a:pt x="1952839" y="4740"/>
                                  </a:lnTo>
                                  <a:lnTo>
                                    <a:pt x="1952839" y="8356"/>
                                  </a:lnTo>
                                  <a:lnTo>
                                    <a:pt x="1952196" y="9900"/>
                                  </a:lnTo>
                                  <a:lnTo>
                                    <a:pt x="1949636" y="12457"/>
                                  </a:lnTo>
                                  <a:lnTo>
                                    <a:pt x="19481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74306" y="13096"/>
                                  </a:moveTo>
                                  <a:lnTo>
                                    <a:pt x="1970686" y="13096"/>
                                  </a:lnTo>
                                  <a:lnTo>
                                    <a:pt x="1969150" y="12457"/>
                                  </a:lnTo>
                                  <a:lnTo>
                                    <a:pt x="1966591" y="9900"/>
                                  </a:lnTo>
                                  <a:lnTo>
                                    <a:pt x="1965948" y="8356"/>
                                  </a:lnTo>
                                  <a:lnTo>
                                    <a:pt x="1965948" y="4740"/>
                                  </a:lnTo>
                                  <a:lnTo>
                                    <a:pt x="1966591" y="3196"/>
                                  </a:lnTo>
                                  <a:lnTo>
                                    <a:pt x="1969150" y="639"/>
                                  </a:lnTo>
                                  <a:lnTo>
                                    <a:pt x="1970686" y="0"/>
                                  </a:lnTo>
                                  <a:lnTo>
                                    <a:pt x="1974306" y="0"/>
                                  </a:lnTo>
                                  <a:lnTo>
                                    <a:pt x="1975854" y="639"/>
                                  </a:lnTo>
                                  <a:lnTo>
                                    <a:pt x="1978413" y="3196"/>
                                  </a:lnTo>
                                  <a:lnTo>
                                    <a:pt x="1979045" y="4740"/>
                                  </a:lnTo>
                                  <a:lnTo>
                                    <a:pt x="1979045" y="8356"/>
                                  </a:lnTo>
                                  <a:lnTo>
                                    <a:pt x="1978413" y="9900"/>
                                  </a:lnTo>
                                  <a:lnTo>
                                    <a:pt x="1975854" y="12457"/>
                                  </a:lnTo>
                                  <a:lnTo>
                                    <a:pt x="197430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00523" y="13096"/>
                                  </a:moveTo>
                                  <a:lnTo>
                                    <a:pt x="1996904" y="13096"/>
                                  </a:lnTo>
                                  <a:lnTo>
                                    <a:pt x="1995356" y="12457"/>
                                  </a:lnTo>
                                  <a:lnTo>
                                    <a:pt x="1992808" y="9900"/>
                                  </a:lnTo>
                                  <a:lnTo>
                                    <a:pt x="1992165" y="8356"/>
                                  </a:lnTo>
                                  <a:lnTo>
                                    <a:pt x="1992165" y="4740"/>
                                  </a:lnTo>
                                  <a:lnTo>
                                    <a:pt x="1992808" y="3196"/>
                                  </a:lnTo>
                                  <a:lnTo>
                                    <a:pt x="1995356" y="639"/>
                                  </a:lnTo>
                                  <a:lnTo>
                                    <a:pt x="1996904" y="0"/>
                                  </a:lnTo>
                                  <a:lnTo>
                                    <a:pt x="2000523" y="0"/>
                                  </a:lnTo>
                                  <a:lnTo>
                                    <a:pt x="2002059" y="639"/>
                                  </a:lnTo>
                                  <a:lnTo>
                                    <a:pt x="2004619" y="3196"/>
                                  </a:lnTo>
                                  <a:lnTo>
                                    <a:pt x="2005262" y="4740"/>
                                  </a:lnTo>
                                  <a:lnTo>
                                    <a:pt x="2005262" y="8356"/>
                                  </a:lnTo>
                                  <a:lnTo>
                                    <a:pt x="2004619" y="9900"/>
                                  </a:lnTo>
                                  <a:lnTo>
                                    <a:pt x="2002059" y="12457"/>
                                  </a:lnTo>
                                  <a:lnTo>
                                    <a:pt x="20005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26729" y="13096"/>
                                  </a:moveTo>
                                  <a:lnTo>
                                    <a:pt x="2023121" y="13096"/>
                                  </a:lnTo>
                                  <a:lnTo>
                                    <a:pt x="2021574" y="12457"/>
                                  </a:lnTo>
                                  <a:lnTo>
                                    <a:pt x="2019014" y="9900"/>
                                  </a:lnTo>
                                  <a:lnTo>
                                    <a:pt x="2018371" y="8356"/>
                                  </a:lnTo>
                                  <a:lnTo>
                                    <a:pt x="2018371" y="4740"/>
                                  </a:lnTo>
                                  <a:lnTo>
                                    <a:pt x="2019014" y="3196"/>
                                  </a:lnTo>
                                  <a:lnTo>
                                    <a:pt x="2021574" y="639"/>
                                  </a:lnTo>
                                  <a:lnTo>
                                    <a:pt x="2023121" y="0"/>
                                  </a:lnTo>
                                  <a:lnTo>
                                    <a:pt x="2026729" y="0"/>
                                  </a:lnTo>
                                  <a:lnTo>
                                    <a:pt x="2028277" y="639"/>
                                  </a:lnTo>
                                  <a:lnTo>
                                    <a:pt x="2030837" y="3196"/>
                                  </a:lnTo>
                                  <a:lnTo>
                                    <a:pt x="2031468" y="4740"/>
                                  </a:lnTo>
                                  <a:lnTo>
                                    <a:pt x="2031468" y="8356"/>
                                  </a:lnTo>
                                  <a:lnTo>
                                    <a:pt x="2030837" y="9900"/>
                                  </a:lnTo>
                                  <a:lnTo>
                                    <a:pt x="2028277" y="12457"/>
                                  </a:lnTo>
                                  <a:lnTo>
                                    <a:pt x="20267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52947" y="13096"/>
                                  </a:moveTo>
                                  <a:lnTo>
                                    <a:pt x="2049327" y="13096"/>
                                  </a:lnTo>
                                  <a:lnTo>
                                    <a:pt x="2047791" y="12457"/>
                                  </a:lnTo>
                                  <a:lnTo>
                                    <a:pt x="2045231" y="9900"/>
                                  </a:lnTo>
                                  <a:lnTo>
                                    <a:pt x="2044588" y="8356"/>
                                  </a:lnTo>
                                  <a:lnTo>
                                    <a:pt x="2044588" y="4740"/>
                                  </a:lnTo>
                                  <a:lnTo>
                                    <a:pt x="2045231" y="3196"/>
                                  </a:lnTo>
                                  <a:lnTo>
                                    <a:pt x="2047791" y="639"/>
                                  </a:lnTo>
                                  <a:lnTo>
                                    <a:pt x="2049327" y="0"/>
                                  </a:lnTo>
                                  <a:lnTo>
                                    <a:pt x="2052947" y="0"/>
                                  </a:lnTo>
                                  <a:lnTo>
                                    <a:pt x="2054494" y="639"/>
                                  </a:lnTo>
                                  <a:lnTo>
                                    <a:pt x="2057042" y="3196"/>
                                  </a:lnTo>
                                  <a:lnTo>
                                    <a:pt x="2057685" y="4740"/>
                                  </a:lnTo>
                                  <a:lnTo>
                                    <a:pt x="2057685" y="8356"/>
                                  </a:lnTo>
                                  <a:lnTo>
                                    <a:pt x="2057042" y="9900"/>
                                  </a:lnTo>
                                  <a:lnTo>
                                    <a:pt x="2054494" y="12457"/>
                                  </a:lnTo>
                                  <a:lnTo>
                                    <a:pt x="20529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79164" y="13096"/>
                                  </a:moveTo>
                                  <a:lnTo>
                                    <a:pt x="2075545" y="13096"/>
                                  </a:lnTo>
                                  <a:lnTo>
                                    <a:pt x="2073997" y="12457"/>
                                  </a:lnTo>
                                  <a:lnTo>
                                    <a:pt x="2071437" y="9900"/>
                                  </a:lnTo>
                                  <a:lnTo>
                                    <a:pt x="2070806" y="8356"/>
                                  </a:lnTo>
                                  <a:lnTo>
                                    <a:pt x="2070806" y="4740"/>
                                  </a:lnTo>
                                  <a:lnTo>
                                    <a:pt x="2071437" y="3196"/>
                                  </a:lnTo>
                                  <a:lnTo>
                                    <a:pt x="2073997" y="639"/>
                                  </a:lnTo>
                                  <a:lnTo>
                                    <a:pt x="2075545" y="0"/>
                                  </a:lnTo>
                                  <a:lnTo>
                                    <a:pt x="2079164" y="0"/>
                                  </a:lnTo>
                                  <a:lnTo>
                                    <a:pt x="2080700" y="639"/>
                                  </a:lnTo>
                                  <a:lnTo>
                                    <a:pt x="2083260" y="3196"/>
                                  </a:lnTo>
                                  <a:lnTo>
                                    <a:pt x="2083903" y="4740"/>
                                  </a:lnTo>
                                  <a:lnTo>
                                    <a:pt x="2083903" y="8356"/>
                                  </a:lnTo>
                                  <a:lnTo>
                                    <a:pt x="2083260" y="9900"/>
                                  </a:lnTo>
                                  <a:lnTo>
                                    <a:pt x="2080700" y="12457"/>
                                  </a:lnTo>
                                  <a:lnTo>
                                    <a:pt x="20791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05370" y="13096"/>
                                  </a:moveTo>
                                  <a:lnTo>
                                    <a:pt x="2101750" y="13096"/>
                                  </a:lnTo>
                                  <a:lnTo>
                                    <a:pt x="2100214" y="12457"/>
                                  </a:lnTo>
                                  <a:lnTo>
                                    <a:pt x="2097655" y="9900"/>
                                  </a:lnTo>
                                  <a:lnTo>
                                    <a:pt x="2097012" y="8356"/>
                                  </a:lnTo>
                                  <a:lnTo>
                                    <a:pt x="2097012" y="4740"/>
                                  </a:lnTo>
                                  <a:lnTo>
                                    <a:pt x="2097655" y="3196"/>
                                  </a:lnTo>
                                  <a:lnTo>
                                    <a:pt x="2100214" y="639"/>
                                  </a:lnTo>
                                  <a:lnTo>
                                    <a:pt x="2101750" y="0"/>
                                  </a:lnTo>
                                  <a:lnTo>
                                    <a:pt x="2105370" y="0"/>
                                  </a:lnTo>
                                  <a:lnTo>
                                    <a:pt x="2106918" y="639"/>
                                  </a:lnTo>
                                  <a:lnTo>
                                    <a:pt x="2109478" y="3196"/>
                                  </a:lnTo>
                                  <a:lnTo>
                                    <a:pt x="2110109" y="4740"/>
                                  </a:lnTo>
                                  <a:lnTo>
                                    <a:pt x="2110109" y="8356"/>
                                  </a:lnTo>
                                  <a:lnTo>
                                    <a:pt x="2109478" y="9900"/>
                                  </a:lnTo>
                                  <a:lnTo>
                                    <a:pt x="2106918" y="12457"/>
                                  </a:lnTo>
                                  <a:lnTo>
                                    <a:pt x="21053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31587" y="13096"/>
                                  </a:moveTo>
                                  <a:lnTo>
                                    <a:pt x="2127968" y="13096"/>
                                  </a:lnTo>
                                  <a:lnTo>
                                    <a:pt x="2126420" y="12457"/>
                                  </a:lnTo>
                                  <a:lnTo>
                                    <a:pt x="2123872" y="9900"/>
                                  </a:lnTo>
                                  <a:lnTo>
                                    <a:pt x="2123229" y="8356"/>
                                  </a:lnTo>
                                  <a:lnTo>
                                    <a:pt x="2123229" y="4740"/>
                                  </a:lnTo>
                                  <a:lnTo>
                                    <a:pt x="2123872" y="3196"/>
                                  </a:lnTo>
                                  <a:lnTo>
                                    <a:pt x="2126420" y="639"/>
                                  </a:lnTo>
                                  <a:lnTo>
                                    <a:pt x="2127968" y="0"/>
                                  </a:lnTo>
                                  <a:lnTo>
                                    <a:pt x="2131587" y="0"/>
                                  </a:lnTo>
                                  <a:lnTo>
                                    <a:pt x="2133123" y="639"/>
                                  </a:lnTo>
                                  <a:lnTo>
                                    <a:pt x="2135683" y="3196"/>
                                  </a:lnTo>
                                  <a:lnTo>
                                    <a:pt x="2136326" y="4740"/>
                                  </a:lnTo>
                                  <a:lnTo>
                                    <a:pt x="2136326" y="8356"/>
                                  </a:lnTo>
                                  <a:lnTo>
                                    <a:pt x="2135683" y="9900"/>
                                  </a:lnTo>
                                  <a:lnTo>
                                    <a:pt x="2133123" y="12457"/>
                                  </a:lnTo>
                                  <a:lnTo>
                                    <a:pt x="213158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57793" y="13096"/>
                                  </a:moveTo>
                                  <a:lnTo>
                                    <a:pt x="2154185" y="13096"/>
                                  </a:lnTo>
                                  <a:lnTo>
                                    <a:pt x="2152638" y="12457"/>
                                  </a:lnTo>
                                  <a:lnTo>
                                    <a:pt x="2150078" y="9900"/>
                                  </a:lnTo>
                                  <a:lnTo>
                                    <a:pt x="2149435" y="8356"/>
                                  </a:lnTo>
                                  <a:lnTo>
                                    <a:pt x="2149435" y="4740"/>
                                  </a:lnTo>
                                  <a:lnTo>
                                    <a:pt x="2150078" y="3196"/>
                                  </a:lnTo>
                                  <a:lnTo>
                                    <a:pt x="2152638" y="639"/>
                                  </a:lnTo>
                                  <a:lnTo>
                                    <a:pt x="2154185" y="0"/>
                                  </a:lnTo>
                                  <a:lnTo>
                                    <a:pt x="2157793" y="0"/>
                                  </a:lnTo>
                                  <a:lnTo>
                                    <a:pt x="2159341" y="639"/>
                                  </a:lnTo>
                                  <a:lnTo>
                                    <a:pt x="2161901" y="3196"/>
                                  </a:lnTo>
                                  <a:lnTo>
                                    <a:pt x="2162532" y="4740"/>
                                  </a:lnTo>
                                  <a:lnTo>
                                    <a:pt x="2162532" y="8356"/>
                                  </a:lnTo>
                                  <a:lnTo>
                                    <a:pt x="2161901" y="9900"/>
                                  </a:lnTo>
                                  <a:lnTo>
                                    <a:pt x="2159341" y="12457"/>
                                  </a:lnTo>
                                  <a:lnTo>
                                    <a:pt x="21577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4011" y="13096"/>
                                  </a:moveTo>
                                  <a:lnTo>
                                    <a:pt x="2180391" y="13096"/>
                                  </a:lnTo>
                                  <a:lnTo>
                                    <a:pt x="2178843" y="12457"/>
                                  </a:lnTo>
                                  <a:lnTo>
                                    <a:pt x="2176295" y="9900"/>
                                  </a:lnTo>
                                  <a:lnTo>
                                    <a:pt x="2175652" y="8356"/>
                                  </a:lnTo>
                                  <a:lnTo>
                                    <a:pt x="2175652" y="4740"/>
                                  </a:lnTo>
                                  <a:lnTo>
                                    <a:pt x="2176295" y="3196"/>
                                  </a:lnTo>
                                  <a:lnTo>
                                    <a:pt x="2178843" y="639"/>
                                  </a:lnTo>
                                  <a:lnTo>
                                    <a:pt x="2180391" y="0"/>
                                  </a:lnTo>
                                  <a:lnTo>
                                    <a:pt x="2184011" y="0"/>
                                  </a:lnTo>
                                  <a:lnTo>
                                    <a:pt x="2185558" y="639"/>
                                  </a:lnTo>
                                  <a:lnTo>
                                    <a:pt x="2188106" y="3196"/>
                                  </a:lnTo>
                                  <a:lnTo>
                                    <a:pt x="2188749" y="4740"/>
                                  </a:lnTo>
                                  <a:lnTo>
                                    <a:pt x="2188749" y="8356"/>
                                  </a:lnTo>
                                  <a:lnTo>
                                    <a:pt x="2188106" y="9900"/>
                                  </a:lnTo>
                                  <a:lnTo>
                                    <a:pt x="2185558" y="12457"/>
                                  </a:lnTo>
                                  <a:lnTo>
                                    <a:pt x="21840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10216" y="13096"/>
                                  </a:moveTo>
                                  <a:lnTo>
                                    <a:pt x="2206609" y="13096"/>
                                  </a:lnTo>
                                  <a:lnTo>
                                    <a:pt x="2205061" y="12457"/>
                                  </a:lnTo>
                                  <a:lnTo>
                                    <a:pt x="2202501" y="9900"/>
                                  </a:lnTo>
                                  <a:lnTo>
                                    <a:pt x="2201870" y="8356"/>
                                  </a:lnTo>
                                  <a:lnTo>
                                    <a:pt x="2201870" y="4740"/>
                                  </a:lnTo>
                                  <a:lnTo>
                                    <a:pt x="2202501" y="3196"/>
                                  </a:lnTo>
                                  <a:lnTo>
                                    <a:pt x="2205061" y="639"/>
                                  </a:lnTo>
                                  <a:lnTo>
                                    <a:pt x="2206609" y="0"/>
                                  </a:lnTo>
                                  <a:lnTo>
                                    <a:pt x="2210216" y="0"/>
                                  </a:lnTo>
                                  <a:lnTo>
                                    <a:pt x="2211764" y="639"/>
                                  </a:lnTo>
                                  <a:lnTo>
                                    <a:pt x="2214324" y="3196"/>
                                  </a:lnTo>
                                  <a:lnTo>
                                    <a:pt x="2214967" y="4740"/>
                                  </a:lnTo>
                                  <a:lnTo>
                                    <a:pt x="2214967" y="8356"/>
                                  </a:lnTo>
                                  <a:lnTo>
                                    <a:pt x="2214324" y="9900"/>
                                  </a:lnTo>
                                  <a:lnTo>
                                    <a:pt x="2211764" y="12457"/>
                                  </a:lnTo>
                                  <a:lnTo>
                                    <a:pt x="22102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36434" y="13096"/>
                                  </a:moveTo>
                                  <a:lnTo>
                                    <a:pt x="2232814" y="13096"/>
                                  </a:lnTo>
                                  <a:lnTo>
                                    <a:pt x="2231278" y="12457"/>
                                  </a:lnTo>
                                  <a:lnTo>
                                    <a:pt x="2228719" y="9900"/>
                                  </a:lnTo>
                                  <a:lnTo>
                                    <a:pt x="2228076" y="8356"/>
                                  </a:lnTo>
                                  <a:lnTo>
                                    <a:pt x="2228076" y="4740"/>
                                  </a:lnTo>
                                  <a:lnTo>
                                    <a:pt x="2228719" y="3196"/>
                                  </a:lnTo>
                                  <a:lnTo>
                                    <a:pt x="2231278" y="639"/>
                                  </a:lnTo>
                                  <a:lnTo>
                                    <a:pt x="2232814" y="0"/>
                                  </a:lnTo>
                                  <a:lnTo>
                                    <a:pt x="2236434" y="0"/>
                                  </a:lnTo>
                                  <a:lnTo>
                                    <a:pt x="2237982" y="639"/>
                                  </a:lnTo>
                                  <a:lnTo>
                                    <a:pt x="2240530" y="3196"/>
                                  </a:lnTo>
                                  <a:lnTo>
                                    <a:pt x="2241173" y="4740"/>
                                  </a:lnTo>
                                  <a:lnTo>
                                    <a:pt x="2241173" y="8356"/>
                                  </a:lnTo>
                                  <a:lnTo>
                                    <a:pt x="2240530" y="9900"/>
                                  </a:lnTo>
                                  <a:lnTo>
                                    <a:pt x="2237982" y="12457"/>
                                  </a:lnTo>
                                  <a:lnTo>
                                    <a:pt x="22364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62651" y="13096"/>
                                  </a:moveTo>
                                  <a:lnTo>
                                    <a:pt x="2259032" y="13096"/>
                                  </a:lnTo>
                                  <a:lnTo>
                                    <a:pt x="2257484" y="12457"/>
                                  </a:lnTo>
                                  <a:lnTo>
                                    <a:pt x="2254924" y="9900"/>
                                  </a:lnTo>
                                  <a:lnTo>
                                    <a:pt x="2254293" y="8356"/>
                                  </a:lnTo>
                                  <a:lnTo>
                                    <a:pt x="2254293" y="4740"/>
                                  </a:lnTo>
                                  <a:lnTo>
                                    <a:pt x="2254924" y="3196"/>
                                  </a:lnTo>
                                  <a:lnTo>
                                    <a:pt x="2257484" y="639"/>
                                  </a:lnTo>
                                  <a:lnTo>
                                    <a:pt x="2259032" y="0"/>
                                  </a:lnTo>
                                  <a:lnTo>
                                    <a:pt x="2262651" y="0"/>
                                  </a:lnTo>
                                  <a:lnTo>
                                    <a:pt x="2264187" y="639"/>
                                  </a:lnTo>
                                  <a:lnTo>
                                    <a:pt x="2266747" y="3196"/>
                                  </a:lnTo>
                                  <a:lnTo>
                                    <a:pt x="2267390" y="4740"/>
                                  </a:lnTo>
                                  <a:lnTo>
                                    <a:pt x="2267390" y="8356"/>
                                  </a:lnTo>
                                  <a:lnTo>
                                    <a:pt x="2266747" y="9900"/>
                                  </a:lnTo>
                                  <a:lnTo>
                                    <a:pt x="2264187" y="12457"/>
                                  </a:lnTo>
                                  <a:lnTo>
                                    <a:pt x="2262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88857" y="13096"/>
                                  </a:moveTo>
                                  <a:lnTo>
                                    <a:pt x="2285238" y="13096"/>
                                  </a:lnTo>
                                  <a:lnTo>
                                    <a:pt x="2283702" y="12457"/>
                                  </a:lnTo>
                                  <a:lnTo>
                                    <a:pt x="2281142" y="9900"/>
                                  </a:lnTo>
                                  <a:lnTo>
                                    <a:pt x="2280499" y="8356"/>
                                  </a:lnTo>
                                  <a:lnTo>
                                    <a:pt x="2280499" y="4740"/>
                                  </a:lnTo>
                                  <a:lnTo>
                                    <a:pt x="2281142" y="3196"/>
                                  </a:lnTo>
                                  <a:lnTo>
                                    <a:pt x="2283702" y="639"/>
                                  </a:lnTo>
                                  <a:lnTo>
                                    <a:pt x="2285238" y="0"/>
                                  </a:lnTo>
                                  <a:lnTo>
                                    <a:pt x="2288857" y="0"/>
                                  </a:lnTo>
                                  <a:lnTo>
                                    <a:pt x="2290405" y="639"/>
                                  </a:lnTo>
                                  <a:lnTo>
                                    <a:pt x="2292965" y="3196"/>
                                  </a:lnTo>
                                  <a:lnTo>
                                    <a:pt x="2293596" y="4740"/>
                                  </a:lnTo>
                                  <a:lnTo>
                                    <a:pt x="2293596" y="8356"/>
                                  </a:lnTo>
                                  <a:lnTo>
                                    <a:pt x="2292965" y="9900"/>
                                  </a:lnTo>
                                  <a:lnTo>
                                    <a:pt x="2290405" y="12457"/>
                                  </a:lnTo>
                                  <a:lnTo>
                                    <a:pt x="22888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15075" y="13096"/>
                                  </a:moveTo>
                                  <a:lnTo>
                                    <a:pt x="2311455" y="13096"/>
                                  </a:lnTo>
                                  <a:lnTo>
                                    <a:pt x="2309907" y="12457"/>
                                  </a:lnTo>
                                  <a:lnTo>
                                    <a:pt x="2307359" y="9900"/>
                                  </a:lnTo>
                                  <a:lnTo>
                                    <a:pt x="2306716" y="8356"/>
                                  </a:lnTo>
                                  <a:lnTo>
                                    <a:pt x="2306716" y="4740"/>
                                  </a:lnTo>
                                  <a:lnTo>
                                    <a:pt x="2307359" y="3196"/>
                                  </a:lnTo>
                                  <a:lnTo>
                                    <a:pt x="2309907" y="639"/>
                                  </a:lnTo>
                                  <a:lnTo>
                                    <a:pt x="2311455" y="0"/>
                                  </a:lnTo>
                                  <a:lnTo>
                                    <a:pt x="2315075" y="0"/>
                                  </a:lnTo>
                                  <a:lnTo>
                                    <a:pt x="2316611" y="639"/>
                                  </a:lnTo>
                                  <a:lnTo>
                                    <a:pt x="2319170" y="3196"/>
                                  </a:lnTo>
                                  <a:lnTo>
                                    <a:pt x="2319813" y="4740"/>
                                  </a:lnTo>
                                  <a:lnTo>
                                    <a:pt x="2319813" y="8356"/>
                                  </a:lnTo>
                                  <a:lnTo>
                                    <a:pt x="2319170" y="9900"/>
                                  </a:lnTo>
                                  <a:lnTo>
                                    <a:pt x="2316611" y="12457"/>
                                  </a:lnTo>
                                  <a:lnTo>
                                    <a:pt x="23150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41280" y="13096"/>
                                  </a:moveTo>
                                  <a:lnTo>
                                    <a:pt x="2337673" y="13096"/>
                                  </a:lnTo>
                                  <a:lnTo>
                                    <a:pt x="2336125" y="12457"/>
                                  </a:lnTo>
                                  <a:lnTo>
                                    <a:pt x="2333565" y="9900"/>
                                  </a:lnTo>
                                  <a:lnTo>
                                    <a:pt x="2332934" y="8356"/>
                                  </a:lnTo>
                                  <a:lnTo>
                                    <a:pt x="2332934" y="4740"/>
                                  </a:lnTo>
                                  <a:lnTo>
                                    <a:pt x="2333565" y="3196"/>
                                  </a:lnTo>
                                  <a:lnTo>
                                    <a:pt x="2336125" y="639"/>
                                  </a:lnTo>
                                  <a:lnTo>
                                    <a:pt x="2337673" y="0"/>
                                  </a:lnTo>
                                  <a:lnTo>
                                    <a:pt x="2341280" y="0"/>
                                  </a:lnTo>
                                  <a:lnTo>
                                    <a:pt x="2342828" y="639"/>
                                  </a:lnTo>
                                  <a:lnTo>
                                    <a:pt x="2345388" y="3196"/>
                                  </a:lnTo>
                                  <a:lnTo>
                                    <a:pt x="2346031" y="4740"/>
                                  </a:lnTo>
                                  <a:lnTo>
                                    <a:pt x="2346031" y="8356"/>
                                  </a:lnTo>
                                  <a:lnTo>
                                    <a:pt x="2345388" y="9900"/>
                                  </a:lnTo>
                                  <a:lnTo>
                                    <a:pt x="2342828" y="12457"/>
                                  </a:lnTo>
                                  <a:lnTo>
                                    <a:pt x="23412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67498" y="13096"/>
                                  </a:moveTo>
                                  <a:lnTo>
                                    <a:pt x="2363878" y="13096"/>
                                  </a:lnTo>
                                  <a:lnTo>
                                    <a:pt x="2362342" y="12457"/>
                                  </a:lnTo>
                                  <a:lnTo>
                                    <a:pt x="2359783" y="9900"/>
                                  </a:lnTo>
                                  <a:lnTo>
                                    <a:pt x="2359140" y="8356"/>
                                  </a:lnTo>
                                  <a:lnTo>
                                    <a:pt x="2359140" y="4740"/>
                                  </a:lnTo>
                                  <a:lnTo>
                                    <a:pt x="2359783" y="3196"/>
                                  </a:lnTo>
                                  <a:lnTo>
                                    <a:pt x="2362342" y="639"/>
                                  </a:lnTo>
                                  <a:lnTo>
                                    <a:pt x="2363878" y="0"/>
                                  </a:lnTo>
                                  <a:lnTo>
                                    <a:pt x="2367498" y="0"/>
                                  </a:lnTo>
                                  <a:lnTo>
                                    <a:pt x="2369046" y="639"/>
                                  </a:lnTo>
                                  <a:lnTo>
                                    <a:pt x="2371594" y="3196"/>
                                  </a:lnTo>
                                  <a:lnTo>
                                    <a:pt x="2372237" y="4740"/>
                                  </a:lnTo>
                                  <a:lnTo>
                                    <a:pt x="2372237" y="8356"/>
                                  </a:lnTo>
                                  <a:lnTo>
                                    <a:pt x="2371594" y="9900"/>
                                  </a:lnTo>
                                  <a:lnTo>
                                    <a:pt x="2369046" y="12457"/>
                                  </a:lnTo>
                                  <a:lnTo>
                                    <a:pt x="23674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93715" y="13096"/>
                                  </a:moveTo>
                                  <a:lnTo>
                                    <a:pt x="2390096" y="13096"/>
                                  </a:lnTo>
                                  <a:lnTo>
                                    <a:pt x="2388548" y="12457"/>
                                  </a:lnTo>
                                  <a:lnTo>
                                    <a:pt x="2385988" y="9900"/>
                                  </a:lnTo>
                                  <a:lnTo>
                                    <a:pt x="2385357" y="8356"/>
                                  </a:lnTo>
                                  <a:lnTo>
                                    <a:pt x="2385357" y="4740"/>
                                  </a:lnTo>
                                  <a:lnTo>
                                    <a:pt x="2385988" y="3196"/>
                                  </a:lnTo>
                                  <a:lnTo>
                                    <a:pt x="2388548" y="639"/>
                                  </a:lnTo>
                                  <a:lnTo>
                                    <a:pt x="2390096" y="0"/>
                                  </a:lnTo>
                                  <a:lnTo>
                                    <a:pt x="2393715" y="0"/>
                                  </a:lnTo>
                                  <a:lnTo>
                                    <a:pt x="2395251" y="639"/>
                                  </a:lnTo>
                                  <a:lnTo>
                                    <a:pt x="2397811" y="3196"/>
                                  </a:lnTo>
                                  <a:lnTo>
                                    <a:pt x="2398454" y="4740"/>
                                  </a:lnTo>
                                  <a:lnTo>
                                    <a:pt x="2398454" y="8356"/>
                                  </a:lnTo>
                                  <a:lnTo>
                                    <a:pt x="2397811" y="9900"/>
                                  </a:lnTo>
                                  <a:lnTo>
                                    <a:pt x="2395251" y="12457"/>
                                  </a:lnTo>
                                  <a:lnTo>
                                    <a:pt x="23937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19921" y="13096"/>
                                  </a:moveTo>
                                  <a:lnTo>
                                    <a:pt x="2416302" y="13096"/>
                                  </a:lnTo>
                                  <a:lnTo>
                                    <a:pt x="2414766" y="12457"/>
                                  </a:lnTo>
                                  <a:lnTo>
                                    <a:pt x="2412206" y="9900"/>
                                  </a:lnTo>
                                  <a:lnTo>
                                    <a:pt x="2411563" y="8356"/>
                                  </a:lnTo>
                                  <a:lnTo>
                                    <a:pt x="2411563" y="4740"/>
                                  </a:lnTo>
                                  <a:lnTo>
                                    <a:pt x="2412206" y="3196"/>
                                  </a:lnTo>
                                  <a:lnTo>
                                    <a:pt x="2414766" y="639"/>
                                  </a:lnTo>
                                  <a:lnTo>
                                    <a:pt x="2416302" y="0"/>
                                  </a:lnTo>
                                  <a:lnTo>
                                    <a:pt x="2419921" y="0"/>
                                  </a:lnTo>
                                  <a:lnTo>
                                    <a:pt x="2421469" y="639"/>
                                  </a:lnTo>
                                  <a:lnTo>
                                    <a:pt x="2424029" y="3196"/>
                                  </a:lnTo>
                                  <a:lnTo>
                                    <a:pt x="2424660" y="4740"/>
                                  </a:lnTo>
                                  <a:lnTo>
                                    <a:pt x="2424660" y="8356"/>
                                  </a:lnTo>
                                  <a:lnTo>
                                    <a:pt x="2424029" y="9900"/>
                                  </a:lnTo>
                                  <a:lnTo>
                                    <a:pt x="2421469" y="12457"/>
                                  </a:lnTo>
                                  <a:lnTo>
                                    <a:pt x="24199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6139" y="13096"/>
                                  </a:moveTo>
                                  <a:lnTo>
                                    <a:pt x="2442519" y="13096"/>
                                  </a:lnTo>
                                  <a:lnTo>
                                    <a:pt x="2440971" y="12457"/>
                                  </a:lnTo>
                                  <a:lnTo>
                                    <a:pt x="2438423" y="9900"/>
                                  </a:lnTo>
                                  <a:lnTo>
                                    <a:pt x="2437780" y="8356"/>
                                  </a:lnTo>
                                  <a:lnTo>
                                    <a:pt x="2437780" y="4740"/>
                                  </a:lnTo>
                                  <a:lnTo>
                                    <a:pt x="2438423" y="3196"/>
                                  </a:lnTo>
                                  <a:lnTo>
                                    <a:pt x="2440971" y="639"/>
                                  </a:lnTo>
                                  <a:lnTo>
                                    <a:pt x="2442519" y="0"/>
                                  </a:lnTo>
                                  <a:lnTo>
                                    <a:pt x="2446139" y="0"/>
                                  </a:lnTo>
                                  <a:lnTo>
                                    <a:pt x="2447675" y="639"/>
                                  </a:lnTo>
                                  <a:lnTo>
                                    <a:pt x="2450234" y="3196"/>
                                  </a:lnTo>
                                  <a:lnTo>
                                    <a:pt x="2450877" y="4740"/>
                                  </a:lnTo>
                                  <a:lnTo>
                                    <a:pt x="2450877" y="8356"/>
                                  </a:lnTo>
                                  <a:lnTo>
                                    <a:pt x="2450234" y="9900"/>
                                  </a:lnTo>
                                  <a:lnTo>
                                    <a:pt x="2447675" y="12457"/>
                                  </a:lnTo>
                                  <a:lnTo>
                                    <a:pt x="24461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72344" y="13096"/>
                                  </a:moveTo>
                                  <a:lnTo>
                                    <a:pt x="2468737" y="13096"/>
                                  </a:lnTo>
                                  <a:lnTo>
                                    <a:pt x="2467189" y="12457"/>
                                  </a:lnTo>
                                  <a:lnTo>
                                    <a:pt x="2464629" y="9900"/>
                                  </a:lnTo>
                                  <a:lnTo>
                                    <a:pt x="2463986" y="8356"/>
                                  </a:lnTo>
                                  <a:lnTo>
                                    <a:pt x="2463986" y="4740"/>
                                  </a:lnTo>
                                  <a:lnTo>
                                    <a:pt x="2464629" y="3196"/>
                                  </a:lnTo>
                                  <a:lnTo>
                                    <a:pt x="2467189" y="639"/>
                                  </a:lnTo>
                                  <a:lnTo>
                                    <a:pt x="2468737" y="0"/>
                                  </a:lnTo>
                                  <a:lnTo>
                                    <a:pt x="2472344" y="0"/>
                                  </a:lnTo>
                                  <a:lnTo>
                                    <a:pt x="2473892" y="639"/>
                                  </a:lnTo>
                                  <a:lnTo>
                                    <a:pt x="2476452" y="3196"/>
                                  </a:lnTo>
                                  <a:lnTo>
                                    <a:pt x="2477095" y="4740"/>
                                  </a:lnTo>
                                  <a:lnTo>
                                    <a:pt x="2477095" y="8356"/>
                                  </a:lnTo>
                                  <a:lnTo>
                                    <a:pt x="2476452" y="9900"/>
                                  </a:lnTo>
                                  <a:lnTo>
                                    <a:pt x="2473892" y="12457"/>
                                  </a:lnTo>
                                  <a:lnTo>
                                    <a:pt x="24723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98562" y="13096"/>
                                  </a:moveTo>
                                  <a:lnTo>
                                    <a:pt x="2494942" y="13096"/>
                                  </a:lnTo>
                                  <a:lnTo>
                                    <a:pt x="2493406" y="12457"/>
                                  </a:lnTo>
                                  <a:lnTo>
                                    <a:pt x="2490847" y="9900"/>
                                  </a:lnTo>
                                  <a:lnTo>
                                    <a:pt x="2490204" y="8356"/>
                                  </a:lnTo>
                                  <a:lnTo>
                                    <a:pt x="2490204" y="4740"/>
                                  </a:lnTo>
                                  <a:lnTo>
                                    <a:pt x="2490847" y="3196"/>
                                  </a:lnTo>
                                  <a:lnTo>
                                    <a:pt x="2493406" y="639"/>
                                  </a:lnTo>
                                  <a:lnTo>
                                    <a:pt x="2494942" y="0"/>
                                  </a:lnTo>
                                  <a:lnTo>
                                    <a:pt x="2498562" y="0"/>
                                  </a:lnTo>
                                  <a:lnTo>
                                    <a:pt x="2500110" y="639"/>
                                  </a:lnTo>
                                  <a:lnTo>
                                    <a:pt x="2502658" y="3196"/>
                                  </a:lnTo>
                                  <a:lnTo>
                                    <a:pt x="2503301" y="4740"/>
                                  </a:lnTo>
                                  <a:lnTo>
                                    <a:pt x="2503301" y="8356"/>
                                  </a:lnTo>
                                  <a:lnTo>
                                    <a:pt x="2502658" y="9900"/>
                                  </a:lnTo>
                                  <a:lnTo>
                                    <a:pt x="2500110" y="12457"/>
                                  </a:lnTo>
                                  <a:lnTo>
                                    <a:pt x="24985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24779" y="13096"/>
                                  </a:moveTo>
                                  <a:lnTo>
                                    <a:pt x="2521160" y="13096"/>
                                  </a:lnTo>
                                  <a:lnTo>
                                    <a:pt x="2519612" y="12457"/>
                                  </a:lnTo>
                                  <a:lnTo>
                                    <a:pt x="2517052" y="9900"/>
                                  </a:lnTo>
                                  <a:lnTo>
                                    <a:pt x="2516421" y="8356"/>
                                  </a:lnTo>
                                  <a:lnTo>
                                    <a:pt x="2516421" y="4740"/>
                                  </a:lnTo>
                                  <a:lnTo>
                                    <a:pt x="2517052" y="3196"/>
                                  </a:lnTo>
                                  <a:lnTo>
                                    <a:pt x="2519612" y="639"/>
                                  </a:lnTo>
                                  <a:lnTo>
                                    <a:pt x="2521160" y="0"/>
                                  </a:lnTo>
                                  <a:lnTo>
                                    <a:pt x="2524779" y="0"/>
                                  </a:lnTo>
                                  <a:lnTo>
                                    <a:pt x="2526315" y="639"/>
                                  </a:lnTo>
                                  <a:lnTo>
                                    <a:pt x="2528875" y="3196"/>
                                  </a:lnTo>
                                  <a:lnTo>
                                    <a:pt x="2529518" y="4740"/>
                                  </a:lnTo>
                                  <a:lnTo>
                                    <a:pt x="2529518" y="8356"/>
                                  </a:lnTo>
                                  <a:lnTo>
                                    <a:pt x="2528875" y="9900"/>
                                  </a:lnTo>
                                  <a:lnTo>
                                    <a:pt x="2526315" y="12457"/>
                                  </a:lnTo>
                                  <a:lnTo>
                                    <a:pt x="25247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50985" y="13096"/>
                                  </a:moveTo>
                                  <a:lnTo>
                                    <a:pt x="2547366" y="13096"/>
                                  </a:lnTo>
                                  <a:lnTo>
                                    <a:pt x="2545830" y="12457"/>
                                  </a:lnTo>
                                  <a:lnTo>
                                    <a:pt x="2543270" y="9900"/>
                                  </a:lnTo>
                                  <a:lnTo>
                                    <a:pt x="2542627" y="8356"/>
                                  </a:lnTo>
                                  <a:lnTo>
                                    <a:pt x="2542627" y="4740"/>
                                  </a:lnTo>
                                  <a:lnTo>
                                    <a:pt x="2543270" y="3196"/>
                                  </a:lnTo>
                                  <a:lnTo>
                                    <a:pt x="2545830" y="639"/>
                                  </a:lnTo>
                                  <a:lnTo>
                                    <a:pt x="2547366" y="0"/>
                                  </a:lnTo>
                                  <a:lnTo>
                                    <a:pt x="2550985" y="0"/>
                                  </a:lnTo>
                                  <a:lnTo>
                                    <a:pt x="2552533" y="639"/>
                                  </a:lnTo>
                                  <a:lnTo>
                                    <a:pt x="2555093" y="3196"/>
                                  </a:lnTo>
                                  <a:lnTo>
                                    <a:pt x="2555724" y="4740"/>
                                  </a:lnTo>
                                  <a:lnTo>
                                    <a:pt x="2555724" y="8356"/>
                                  </a:lnTo>
                                  <a:lnTo>
                                    <a:pt x="2555093" y="9900"/>
                                  </a:lnTo>
                                  <a:lnTo>
                                    <a:pt x="2552533" y="12457"/>
                                  </a:lnTo>
                                  <a:lnTo>
                                    <a:pt x="25509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77203" y="13096"/>
                                  </a:moveTo>
                                  <a:lnTo>
                                    <a:pt x="2573583" y="13096"/>
                                  </a:lnTo>
                                  <a:lnTo>
                                    <a:pt x="2572035" y="12457"/>
                                  </a:lnTo>
                                  <a:lnTo>
                                    <a:pt x="2569487" y="9900"/>
                                  </a:lnTo>
                                  <a:lnTo>
                                    <a:pt x="2568844" y="8356"/>
                                  </a:lnTo>
                                  <a:lnTo>
                                    <a:pt x="2568844" y="4740"/>
                                  </a:lnTo>
                                  <a:lnTo>
                                    <a:pt x="2569487" y="3196"/>
                                  </a:lnTo>
                                  <a:lnTo>
                                    <a:pt x="2572035" y="639"/>
                                  </a:lnTo>
                                  <a:lnTo>
                                    <a:pt x="2573583" y="0"/>
                                  </a:lnTo>
                                  <a:lnTo>
                                    <a:pt x="2577203" y="0"/>
                                  </a:lnTo>
                                  <a:lnTo>
                                    <a:pt x="2578739" y="639"/>
                                  </a:lnTo>
                                  <a:lnTo>
                                    <a:pt x="2581298" y="3196"/>
                                  </a:lnTo>
                                  <a:lnTo>
                                    <a:pt x="2581941" y="4740"/>
                                  </a:lnTo>
                                  <a:lnTo>
                                    <a:pt x="2581941" y="8356"/>
                                  </a:lnTo>
                                  <a:lnTo>
                                    <a:pt x="2581298" y="9900"/>
                                  </a:lnTo>
                                  <a:lnTo>
                                    <a:pt x="2578739" y="12457"/>
                                  </a:lnTo>
                                  <a:lnTo>
                                    <a:pt x="2577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03408" y="13096"/>
                                  </a:moveTo>
                                  <a:lnTo>
                                    <a:pt x="2599801" y="13096"/>
                                  </a:lnTo>
                                  <a:lnTo>
                                    <a:pt x="2598253" y="12457"/>
                                  </a:lnTo>
                                  <a:lnTo>
                                    <a:pt x="2595693" y="9900"/>
                                  </a:lnTo>
                                  <a:lnTo>
                                    <a:pt x="2595050" y="8356"/>
                                  </a:lnTo>
                                  <a:lnTo>
                                    <a:pt x="2595050" y="4740"/>
                                  </a:lnTo>
                                  <a:lnTo>
                                    <a:pt x="2595693" y="3196"/>
                                  </a:lnTo>
                                  <a:lnTo>
                                    <a:pt x="2598253" y="639"/>
                                  </a:lnTo>
                                  <a:lnTo>
                                    <a:pt x="2599801" y="0"/>
                                  </a:lnTo>
                                  <a:lnTo>
                                    <a:pt x="2603408" y="0"/>
                                  </a:lnTo>
                                  <a:lnTo>
                                    <a:pt x="2604956" y="639"/>
                                  </a:lnTo>
                                  <a:lnTo>
                                    <a:pt x="2607516" y="3196"/>
                                  </a:lnTo>
                                  <a:lnTo>
                                    <a:pt x="2608147" y="4740"/>
                                  </a:lnTo>
                                  <a:lnTo>
                                    <a:pt x="2608147" y="8356"/>
                                  </a:lnTo>
                                  <a:lnTo>
                                    <a:pt x="2607516" y="9900"/>
                                  </a:lnTo>
                                  <a:lnTo>
                                    <a:pt x="2604956" y="12457"/>
                                  </a:lnTo>
                                  <a:lnTo>
                                    <a:pt x="26034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29626" y="13096"/>
                                  </a:moveTo>
                                  <a:lnTo>
                                    <a:pt x="2626006" y="13096"/>
                                  </a:lnTo>
                                  <a:lnTo>
                                    <a:pt x="2624470" y="12457"/>
                                  </a:lnTo>
                                  <a:lnTo>
                                    <a:pt x="2621911" y="9900"/>
                                  </a:lnTo>
                                  <a:lnTo>
                                    <a:pt x="2621268" y="8356"/>
                                  </a:lnTo>
                                  <a:lnTo>
                                    <a:pt x="2621268" y="4740"/>
                                  </a:lnTo>
                                  <a:lnTo>
                                    <a:pt x="2621911" y="3196"/>
                                  </a:lnTo>
                                  <a:lnTo>
                                    <a:pt x="2624470" y="639"/>
                                  </a:lnTo>
                                  <a:lnTo>
                                    <a:pt x="2626006" y="0"/>
                                  </a:lnTo>
                                  <a:lnTo>
                                    <a:pt x="2629626" y="0"/>
                                  </a:lnTo>
                                  <a:lnTo>
                                    <a:pt x="2631174" y="639"/>
                                  </a:lnTo>
                                  <a:lnTo>
                                    <a:pt x="2633722" y="3196"/>
                                  </a:lnTo>
                                  <a:lnTo>
                                    <a:pt x="2634365" y="4740"/>
                                  </a:lnTo>
                                  <a:lnTo>
                                    <a:pt x="2634365" y="8356"/>
                                  </a:lnTo>
                                  <a:lnTo>
                                    <a:pt x="2633722" y="9900"/>
                                  </a:lnTo>
                                  <a:lnTo>
                                    <a:pt x="2631174" y="12457"/>
                                  </a:lnTo>
                                  <a:lnTo>
                                    <a:pt x="26296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55843" y="13096"/>
                                  </a:moveTo>
                                  <a:lnTo>
                                    <a:pt x="2652224" y="13096"/>
                                  </a:lnTo>
                                  <a:lnTo>
                                    <a:pt x="2650676" y="12457"/>
                                  </a:lnTo>
                                  <a:lnTo>
                                    <a:pt x="2648116" y="9900"/>
                                  </a:lnTo>
                                  <a:lnTo>
                                    <a:pt x="2647485" y="8356"/>
                                  </a:lnTo>
                                  <a:lnTo>
                                    <a:pt x="2647485" y="4740"/>
                                  </a:lnTo>
                                  <a:lnTo>
                                    <a:pt x="2648116" y="3196"/>
                                  </a:lnTo>
                                  <a:lnTo>
                                    <a:pt x="2650676" y="639"/>
                                  </a:lnTo>
                                  <a:lnTo>
                                    <a:pt x="2652224" y="0"/>
                                  </a:lnTo>
                                  <a:lnTo>
                                    <a:pt x="2655843" y="0"/>
                                  </a:lnTo>
                                  <a:lnTo>
                                    <a:pt x="2657379" y="639"/>
                                  </a:lnTo>
                                  <a:lnTo>
                                    <a:pt x="2659939" y="3196"/>
                                  </a:lnTo>
                                  <a:lnTo>
                                    <a:pt x="2660582" y="4740"/>
                                  </a:lnTo>
                                  <a:lnTo>
                                    <a:pt x="2660582" y="8356"/>
                                  </a:lnTo>
                                  <a:lnTo>
                                    <a:pt x="2659939" y="9900"/>
                                  </a:lnTo>
                                  <a:lnTo>
                                    <a:pt x="2657379" y="12457"/>
                                  </a:lnTo>
                                  <a:lnTo>
                                    <a:pt x="26558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82049" y="13096"/>
                                  </a:moveTo>
                                  <a:lnTo>
                                    <a:pt x="2678430" y="13096"/>
                                  </a:lnTo>
                                  <a:lnTo>
                                    <a:pt x="2676894" y="12457"/>
                                  </a:lnTo>
                                  <a:lnTo>
                                    <a:pt x="2674334" y="9900"/>
                                  </a:lnTo>
                                  <a:lnTo>
                                    <a:pt x="2673691" y="8356"/>
                                  </a:lnTo>
                                  <a:lnTo>
                                    <a:pt x="2673691" y="4740"/>
                                  </a:lnTo>
                                  <a:lnTo>
                                    <a:pt x="2674334" y="3196"/>
                                  </a:lnTo>
                                  <a:lnTo>
                                    <a:pt x="2676894" y="639"/>
                                  </a:lnTo>
                                  <a:lnTo>
                                    <a:pt x="2678430" y="0"/>
                                  </a:lnTo>
                                  <a:lnTo>
                                    <a:pt x="2682049" y="0"/>
                                  </a:lnTo>
                                  <a:lnTo>
                                    <a:pt x="2683597" y="639"/>
                                  </a:lnTo>
                                  <a:lnTo>
                                    <a:pt x="2686157" y="3196"/>
                                  </a:lnTo>
                                  <a:lnTo>
                                    <a:pt x="2686788" y="4740"/>
                                  </a:lnTo>
                                  <a:lnTo>
                                    <a:pt x="2686788" y="8356"/>
                                  </a:lnTo>
                                  <a:lnTo>
                                    <a:pt x="2686157" y="9900"/>
                                  </a:lnTo>
                                  <a:lnTo>
                                    <a:pt x="2683597" y="12457"/>
                                  </a:lnTo>
                                  <a:lnTo>
                                    <a:pt x="26820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8267" y="13096"/>
                                  </a:moveTo>
                                  <a:lnTo>
                                    <a:pt x="2704647" y="13096"/>
                                  </a:lnTo>
                                  <a:lnTo>
                                    <a:pt x="2703099" y="12457"/>
                                  </a:lnTo>
                                  <a:lnTo>
                                    <a:pt x="2700551" y="9900"/>
                                  </a:lnTo>
                                  <a:lnTo>
                                    <a:pt x="2699908" y="8356"/>
                                  </a:lnTo>
                                  <a:lnTo>
                                    <a:pt x="2699908" y="4740"/>
                                  </a:lnTo>
                                  <a:lnTo>
                                    <a:pt x="2700551" y="3196"/>
                                  </a:lnTo>
                                  <a:lnTo>
                                    <a:pt x="2703099" y="639"/>
                                  </a:lnTo>
                                  <a:lnTo>
                                    <a:pt x="2704647" y="0"/>
                                  </a:lnTo>
                                  <a:lnTo>
                                    <a:pt x="2708267" y="0"/>
                                  </a:lnTo>
                                  <a:lnTo>
                                    <a:pt x="2709803" y="639"/>
                                  </a:lnTo>
                                  <a:lnTo>
                                    <a:pt x="2712362" y="3196"/>
                                  </a:lnTo>
                                  <a:lnTo>
                                    <a:pt x="2713005" y="4740"/>
                                  </a:lnTo>
                                  <a:lnTo>
                                    <a:pt x="2713005" y="8356"/>
                                  </a:lnTo>
                                  <a:lnTo>
                                    <a:pt x="2712362" y="9900"/>
                                  </a:lnTo>
                                  <a:lnTo>
                                    <a:pt x="2709803" y="12457"/>
                                  </a:lnTo>
                                  <a:lnTo>
                                    <a:pt x="2708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34472" y="13096"/>
                                  </a:moveTo>
                                  <a:lnTo>
                                    <a:pt x="2730865" y="13096"/>
                                  </a:lnTo>
                                  <a:lnTo>
                                    <a:pt x="2729317" y="12457"/>
                                  </a:lnTo>
                                  <a:lnTo>
                                    <a:pt x="2726757" y="9900"/>
                                  </a:lnTo>
                                  <a:lnTo>
                                    <a:pt x="2726114" y="8356"/>
                                  </a:lnTo>
                                  <a:lnTo>
                                    <a:pt x="2726114" y="4740"/>
                                  </a:lnTo>
                                  <a:lnTo>
                                    <a:pt x="2726757" y="3196"/>
                                  </a:lnTo>
                                  <a:lnTo>
                                    <a:pt x="2729317" y="639"/>
                                  </a:lnTo>
                                  <a:lnTo>
                                    <a:pt x="2730865" y="0"/>
                                  </a:lnTo>
                                  <a:lnTo>
                                    <a:pt x="2734472" y="0"/>
                                  </a:lnTo>
                                  <a:lnTo>
                                    <a:pt x="2736020" y="639"/>
                                  </a:lnTo>
                                  <a:lnTo>
                                    <a:pt x="2738580" y="3196"/>
                                  </a:lnTo>
                                  <a:lnTo>
                                    <a:pt x="2739211" y="4740"/>
                                  </a:lnTo>
                                  <a:lnTo>
                                    <a:pt x="2739211" y="8356"/>
                                  </a:lnTo>
                                  <a:lnTo>
                                    <a:pt x="2738580" y="9900"/>
                                  </a:lnTo>
                                  <a:lnTo>
                                    <a:pt x="2736020" y="12457"/>
                                  </a:lnTo>
                                  <a:lnTo>
                                    <a:pt x="2734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60690" y="13096"/>
                                  </a:moveTo>
                                  <a:lnTo>
                                    <a:pt x="2757070" y="13096"/>
                                  </a:lnTo>
                                  <a:lnTo>
                                    <a:pt x="2755523" y="12457"/>
                                  </a:lnTo>
                                  <a:lnTo>
                                    <a:pt x="2752975" y="9900"/>
                                  </a:lnTo>
                                  <a:lnTo>
                                    <a:pt x="2752332" y="8356"/>
                                  </a:lnTo>
                                  <a:lnTo>
                                    <a:pt x="2752332" y="4740"/>
                                  </a:lnTo>
                                  <a:lnTo>
                                    <a:pt x="2752975" y="3196"/>
                                  </a:lnTo>
                                  <a:lnTo>
                                    <a:pt x="2755523" y="639"/>
                                  </a:lnTo>
                                  <a:lnTo>
                                    <a:pt x="2757070" y="0"/>
                                  </a:lnTo>
                                  <a:lnTo>
                                    <a:pt x="2760690" y="0"/>
                                  </a:lnTo>
                                  <a:lnTo>
                                    <a:pt x="2762238" y="639"/>
                                  </a:lnTo>
                                  <a:lnTo>
                                    <a:pt x="2764786" y="3196"/>
                                  </a:lnTo>
                                  <a:lnTo>
                                    <a:pt x="2765429" y="4740"/>
                                  </a:lnTo>
                                  <a:lnTo>
                                    <a:pt x="2765429" y="8356"/>
                                  </a:lnTo>
                                  <a:lnTo>
                                    <a:pt x="2764786" y="9900"/>
                                  </a:lnTo>
                                  <a:lnTo>
                                    <a:pt x="2762238" y="12457"/>
                                  </a:lnTo>
                                  <a:lnTo>
                                    <a:pt x="27606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86896" y="13096"/>
                                  </a:moveTo>
                                  <a:lnTo>
                                    <a:pt x="2783288" y="13096"/>
                                  </a:lnTo>
                                  <a:lnTo>
                                    <a:pt x="2781740" y="12457"/>
                                  </a:lnTo>
                                  <a:lnTo>
                                    <a:pt x="2779180" y="9900"/>
                                  </a:lnTo>
                                  <a:lnTo>
                                    <a:pt x="2778549" y="8356"/>
                                  </a:lnTo>
                                  <a:lnTo>
                                    <a:pt x="2778549" y="4740"/>
                                  </a:lnTo>
                                  <a:lnTo>
                                    <a:pt x="2779180" y="3196"/>
                                  </a:lnTo>
                                  <a:lnTo>
                                    <a:pt x="2781740" y="639"/>
                                  </a:lnTo>
                                  <a:lnTo>
                                    <a:pt x="2783288" y="0"/>
                                  </a:lnTo>
                                  <a:lnTo>
                                    <a:pt x="2786896" y="0"/>
                                  </a:lnTo>
                                  <a:lnTo>
                                    <a:pt x="2788443" y="639"/>
                                  </a:lnTo>
                                  <a:lnTo>
                                    <a:pt x="2791003" y="3196"/>
                                  </a:lnTo>
                                  <a:lnTo>
                                    <a:pt x="2791646" y="4740"/>
                                  </a:lnTo>
                                  <a:lnTo>
                                    <a:pt x="2791646" y="8356"/>
                                  </a:lnTo>
                                  <a:lnTo>
                                    <a:pt x="2791003" y="9900"/>
                                  </a:lnTo>
                                  <a:lnTo>
                                    <a:pt x="2788443" y="12457"/>
                                  </a:lnTo>
                                  <a:lnTo>
                                    <a:pt x="27868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13113" y="13096"/>
                                  </a:moveTo>
                                  <a:lnTo>
                                    <a:pt x="2809494" y="13096"/>
                                  </a:lnTo>
                                  <a:lnTo>
                                    <a:pt x="2807958" y="12457"/>
                                  </a:lnTo>
                                  <a:lnTo>
                                    <a:pt x="2805398" y="9900"/>
                                  </a:lnTo>
                                  <a:lnTo>
                                    <a:pt x="2804755" y="8356"/>
                                  </a:lnTo>
                                  <a:lnTo>
                                    <a:pt x="2804755" y="4740"/>
                                  </a:lnTo>
                                  <a:lnTo>
                                    <a:pt x="2805398" y="3196"/>
                                  </a:lnTo>
                                  <a:lnTo>
                                    <a:pt x="2807958" y="639"/>
                                  </a:lnTo>
                                  <a:lnTo>
                                    <a:pt x="2809494" y="0"/>
                                  </a:lnTo>
                                  <a:lnTo>
                                    <a:pt x="2813113" y="0"/>
                                  </a:lnTo>
                                  <a:lnTo>
                                    <a:pt x="2814661" y="639"/>
                                  </a:lnTo>
                                  <a:lnTo>
                                    <a:pt x="2817209" y="3196"/>
                                  </a:lnTo>
                                  <a:lnTo>
                                    <a:pt x="2817852" y="4740"/>
                                  </a:lnTo>
                                  <a:lnTo>
                                    <a:pt x="2817852" y="8356"/>
                                  </a:lnTo>
                                  <a:lnTo>
                                    <a:pt x="2817209" y="9900"/>
                                  </a:lnTo>
                                  <a:lnTo>
                                    <a:pt x="2814661" y="12457"/>
                                  </a:lnTo>
                                  <a:lnTo>
                                    <a:pt x="28131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39331" y="13096"/>
                                  </a:moveTo>
                                  <a:lnTo>
                                    <a:pt x="2835711" y="13096"/>
                                  </a:lnTo>
                                  <a:lnTo>
                                    <a:pt x="2834163" y="12457"/>
                                  </a:lnTo>
                                  <a:lnTo>
                                    <a:pt x="2831603" y="9900"/>
                                  </a:lnTo>
                                  <a:lnTo>
                                    <a:pt x="2830972" y="8356"/>
                                  </a:lnTo>
                                  <a:lnTo>
                                    <a:pt x="2830972" y="4740"/>
                                  </a:lnTo>
                                  <a:lnTo>
                                    <a:pt x="2831603" y="3196"/>
                                  </a:lnTo>
                                  <a:lnTo>
                                    <a:pt x="2834163" y="639"/>
                                  </a:lnTo>
                                  <a:lnTo>
                                    <a:pt x="2835711" y="0"/>
                                  </a:lnTo>
                                  <a:lnTo>
                                    <a:pt x="2839331" y="0"/>
                                  </a:lnTo>
                                  <a:lnTo>
                                    <a:pt x="2840867" y="639"/>
                                  </a:lnTo>
                                  <a:lnTo>
                                    <a:pt x="2843426" y="3196"/>
                                  </a:lnTo>
                                  <a:lnTo>
                                    <a:pt x="2844069" y="4740"/>
                                  </a:lnTo>
                                  <a:lnTo>
                                    <a:pt x="2844069" y="8356"/>
                                  </a:lnTo>
                                  <a:lnTo>
                                    <a:pt x="2843426" y="9900"/>
                                  </a:lnTo>
                                  <a:lnTo>
                                    <a:pt x="2840867" y="12457"/>
                                  </a:lnTo>
                                  <a:lnTo>
                                    <a:pt x="28393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65536" y="13096"/>
                                  </a:moveTo>
                                  <a:lnTo>
                                    <a:pt x="2861917" y="13096"/>
                                  </a:lnTo>
                                  <a:lnTo>
                                    <a:pt x="2860381" y="12457"/>
                                  </a:lnTo>
                                  <a:lnTo>
                                    <a:pt x="2857821" y="9900"/>
                                  </a:lnTo>
                                  <a:lnTo>
                                    <a:pt x="2857178" y="8356"/>
                                  </a:lnTo>
                                  <a:lnTo>
                                    <a:pt x="2857178" y="4740"/>
                                  </a:lnTo>
                                  <a:lnTo>
                                    <a:pt x="2857821" y="3196"/>
                                  </a:lnTo>
                                  <a:lnTo>
                                    <a:pt x="2860381" y="639"/>
                                  </a:lnTo>
                                  <a:lnTo>
                                    <a:pt x="2861917" y="0"/>
                                  </a:lnTo>
                                  <a:lnTo>
                                    <a:pt x="2865536" y="0"/>
                                  </a:lnTo>
                                  <a:lnTo>
                                    <a:pt x="2867084" y="639"/>
                                  </a:lnTo>
                                  <a:lnTo>
                                    <a:pt x="2869644" y="3196"/>
                                  </a:lnTo>
                                  <a:lnTo>
                                    <a:pt x="2870275" y="4740"/>
                                  </a:lnTo>
                                  <a:lnTo>
                                    <a:pt x="2870275" y="8356"/>
                                  </a:lnTo>
                                  <a:lnTo>
                                    <a:pt x="2869644" y="9900"/>
                                  </a:lnTo>
                                  <a:lnTo>
                                    <a:pt x="2867084" y="12457"/>
                                  </a:lnTo>
                                  <a:lnTo>
                                    <a:pt x="28655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91754" y="13096"/>
                                  </a:moveTo>
                                  <a:lnTo>
                                    <a:pt x="2888134" y="13096"/>
                                  </a:lnTo>
                                  <a:lnTo>
                                    <a:pt x="2886587" y="12457"/>
                                  </a:lnTo>
                                  <a:lnTo>
                                    <a:pt x="2884039" y="9900"/>
                                  </a:lnTo>
                                  <a:lnTo>
                                    <a:pt x="2883396" y="8356"/>
                                  </a:lnTo>
                                  <a:lnTo>
                                    <a:pt x="2883396" y="4740"/>
                                  </a:lnTo>
                                  <a:lnTo>
                                    <a:pt x="2884039" y="3196"/>
                                  </a:lnTo>
                                  <a:lnTo>
                                    <a:pt x="2886587" y="639"/>
                                  </a:lnTo>
                                  <a:lnTo>
                                    <a:pt x="2888134" y="0"/>
                                  </a:lnTo>
                                  <a:lnTo>
                                    <a:pt x="2891754" y="0"/>
                                  </a:lnTo>
                                  <a:lnTo>
                                    <a:pt x="2893290" y="639"/>
                                  </a:lnTo>
                                  <a:lnTo>
                                    <a:pt x="2895850" y="3196"/>
                                  </a:lnTo>
                                  <a:lnTo>
                                    <a:pt x="2896493" y="4740"/>
                                  </a:lnTo>
                                  <a:lnTo>
                                    <a:pt x="2896493" y="8356"/>
                                  </a:lnTo>
                                  <a:lnTo>
                                    <a:pt x="2895850" y="9900"/>
                                  </a:lnTo>
                                  <a:lnTo>
                                    <a:pt x="2893290" y="12457"/>
                                  </a:lnTo>
                                  <a:lnTo>
                                    <a:pt x="28917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17960" y="13096"/>
                                  </a:moveTo>
                                  <a:lnTo>
                                    <a:pt x="2914352" y="13096"/>
                                  </a:lnTo>
                                  <a:lnTo>
                                    <a:pt x="2912804" y="12457"/>
                                  </a:lnTo>
                                  <a:lnTo>
                                    <a:pt x="2910244" y="9900"/>
                                  </a:lnTo>
                                  <a:lnTo>
                                    <a:pt x="2909613" y="8356"/>
                                  </a:lnTo>
                                  <a:lnTo>
                                    <a:pt x="2909613" y="4740"/>
                                  </a:lnTo>
                                  <a:lnTo>
                                    <a:pt x="2910244" y="3196"/>
                                  </a:lnTo>
                                  <a:lnTo>
                                    <a:pt x="2912804" y="639"/>
                                  </a:lnTo>
                                  <a:lnTo>
                                    <a:pt x="2914352" y="0"/>
                                  </a:lnTo>
                                  <a:lnTo>
                                    <a:pt x="2917960" y="0"/>
                                  </a:lnTo>
                                  <a:lnTo>
                                    <a:pt x="2919507" y="639"/>
                                  </a:lnTo>
                                  <a:lnTo>
                                    <a:pt x="2922067" y="3196"/>
                                  </a:lnTo>
                                  <a:lnTo>
                                    <a:pt x="2922710" y="4740"/>
                                  </a:lnTo>
                                  <a:lnTo>
                                    <a:pt x="2922710" y="8356"/>
                                  </a:lnTo>
                                  <a:lnTo>
                                    <a:pt x="2922067" y="9900"/>
                                  </a:lnTo>
                                  <a:lnTo>
                                    <a:pt x="2919507" y="12457"/>
                                  </a:lnTo>
                                  <a:lnTo>
                                    <a:pt x="29179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44177" y="13096"/>
                                  </a:moveTo>
                                  <a:lnTo>
                                    <a:pt x="2940558" y="13096"/>
                                  </a:lnTo>
                                  <a:lnTo>
                                    <a:pt x="2939022" y="12457"/>
                                  </a:lnTo>
                                  <a:lnTo>
                                    <a:pt x="2936462" y="9900"/>
                                  </a:lnTo>
                                  <a:lnTo>
                                    <a:pt x="2935819" y="8356"/>
                                  </a:lnTo>
                                  <a:lnTo>
                                    <a:pt x="2935819" y="4740"/>
                                  </a:lnTo>
                                  <a:lnTo>
                                    <a:pt x="2936462" y="3196"/>
                                  </a:lnTo>
                                  <a:lnTo>
                                    <a:pt x="2939022" y="639"/>
                                  </a:lnTo>
                                  <a:lnTo>
                                    <a:pt x="2940558" y="0"/>
                                  </a:lnTo>
                                  <a:lnTo>
                                    <a:pt x="2944177" y="0"/>
                                  </a:lnTo>
                                  <a:lnTo>
                                    <a:pt x="2945725" y="639"/>
                                  </a:lnTo>
                                  <a:lnTo>
                                    <a:pt x="2948273" y="3196"/>
                                  </a:lnTo>
                                  <a:lnTo>
                                    <a:pt x="2948916" y="4740"/>
                                  </a:lnTo>
                                  <a:lnTo>
                                    <a:pt x="2948916" y="8356"/>
                                  </a:lnTo>
                                  <a:lnTo>
                                    <a:pt x="2948273" y="9900"/>
                                  </a:lnTo>
                                  <a:lnTo>
                                    <a:pt x="2945725" y="12457"/>
                                  </a:lnTo>
                                  <a:lnTo>
                                    <a:pt x="29441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70395" y="13096"/>
                                  </a:moveTo>
                                  <a:lnTo>
                                    <a:pt x="2966775" y="13096"/>
                                  </a:lnTo>
                                  <a:lnTo>
                                    <a:pt x="2965227" y="12457"/>
                                  </a:lnTo>
                                  <a:lnTo>
                                    <a:pt x="2962667" y="9900"/>
                                  </a:lnTo>
                                  <a:lnTo>
                                    <a:pt x="2962036" y="8356"/>
                                  </a:lnTo>
                                  <a:lnTo>
                                    <a:pt x="2962036" y="4740"/>
                                  </a:lnTo>
                                  <a:lnTo>
                                    <a:pt x="2962667" y="3196"/>
                                  </a:lnTo>
                                  <a:lnTo>
                                    <a:pt x="2965227" y="639"/>
                                  </a:lnTo>
                                  <a:lnTo>
                                    <a:pt x="2966775" y="0"/>
                                  </a:lnTo>
                                  <a:lnTo>
                                    <a:pt x="2970395" y="0"/>
                                  </a:lnTo>
                                  <a:lnTo>
                                    <a:pt x="2971931" y="639"/>
                                  </a:lnTo>
                                  <a:lnTo>
                                    <a:pt x="2974490" y="3196"/>
                                  </a:lnTo>
                                  <a:lnTo>
                                    <a:pt x="2975133" y="4740"/>
                                  </a:lnTo>
                                  <a:lnTo>
                                    <a:pt x="2975133" y="8356"/>
                                  </a:lnTo>
                                  <a:lnTo>
                                    <a:pt x="2974490" y="9900"/>
                                  </a:lnTo>
                                  <a:lnTo>
                                    <a:pt x="2971931" y="12457"/>
                                  </a:lnTo>
                                  <a:lnTo>
                                    <a:pt x="29703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96600" y="13096"/>
                                  </a:moveTo>
                                  <a:lnTo>
                                    <a:pt x="2992981" y="13096"/>
                                  </a:lnTo>
                                  <a:lnTo>
                                    <a:pt x="2991445" y="12457"/>
                                  </a:lnTo>
                                  <a:lnTo>
                                    <a:pt x="2988885" y="9900"/>
                                  </a:lnTo>
                                  <a:lnTo>
                                    <a:pt x="2988242" y="8356"/>
                                  </a:lnTo>
                                  <a:lnTo>
                                    <a:pt x="2988242" y="4740"/>
                                  </a:lnTo>
                                  <a:lnTo>
                                    <a:pt x="2988885" y="3196"/>
                                  </a:lnTo>
                                  <a:lnTo>
                                    <a:pt x="2991445" y="639"/>
                                  </a:lnTo>
                                  <a:lnTo>
                                    <a:pt x="2992981" y="0"/>
                                  </a:lnTo>
                                  <a:lnTo>
                                    <a:pt x="2996600" y="0"/>
                                  </a:lnTo>
                                  <a:lnTo>
                                    <a:pt x="2998148" y="639"/>
                                  </a:lnTo>
                                  <a:lnTo>
                                    <a:pt x="3000708" y="3196"/>
                                  </a:lnTo>
                                  <a:lnTo>
                                    <a:pt x="3001339" y="4740"/>
                                  </a:lnTo>
                                  <a:lnTo>
                                    <a:pt x="3001339" y="8356"/>
                                  </a:lnTo>
                                  <a:lnTo>
                                    <a:pt x="3000708" y="9900"/>
                                  </a:lnTo>
                                  <a:lnTo>
                                    <a:pt x="2998148" y="12457"/>
                                  </a:lnTo>
                                  <a:lnTo>
                                    <a:pt x="29966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22818" y="13096"/>
                                  </a:moveTo>
                                  <a:lnTo>
                                    <a:pt x="3019198" y="13096"/>
                                  </a:lnTo>
                                  <a:lnTo>
                                    <a:pt x="3017651" y="12457"/>
                                  </a:lnTo>
                                  <a:lnTo>
                                    <a:pt x="3015103" y="9900"/>
                                  </a:lnTo>
                                  <a:lnTo>
                                    <a:pt x="3014460" y="8356"/>
                                  </a:lnTo>
                                  <a:lnTo>
                                    <a:pt x="3014460" y="4740"/>
                                  </a:lnTo>
                                  <a:lnTo>
                                    <a:pt x="3015103" y="3196"/>
                                  </a:lnTo>
                                  <a:lnTo>
                                    <a:pt x="3017651" y="639"/>
                                  </a:lnTo>
                                  <a:lnTo>
                                    <a:pt x="3019198" y="0"/>
                                  </a:lnTo>
                                  <a:lnTo>
                                    <a:pt x="3022818" y="0"/>
                                  </a:lnTo>
                                  <a:lnTo>
                                    <a:pt x="3024354" y="639"/>
                                  </a:lnTo>
                                  <a:lnTo>
                                    <a:pt x="3026914" y="3196"/>
                                  </a:lnTo>
                                  <a:lnTo>
                                    <a:pt x="3027557" y="4740"/>
                                  </a:lnTo>
                                  <a:lnTo>
                                    <a:pt x="3027557" y="8356"/>
                                  </a:lnTo>
                                  <a:lnTo>
                                    <a:pt x="3026914" y="9900"/>
                                  </a:lnTo>
                                  <a:lnTo>
                                    <a:pt x="3024354" y="12457"/>
                                  </a:lnTo>
                                  <a:lnTo>
                                    <a:pt x="30228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49024" y="13096"/>
                                  </a:moveTo>
                                  <a:lnTo>
                                    <a:pt x="3045416" y="13096"/>
                                  </a:lnTo>
                                  <a:lnTo>
                                    <a:pt x="3043868" y="12457"/>
                                  </a:lnTo>
                                  <a:lnTo>
                                    <a:pt x="3041308" y="9900"/>
                                  </a:lnTo>
                                  <a:lnTo>
                                    <a:pt x="3040665" y="8356"/>
                                  </a:lnTo>
                                  <a:lnTo>
                                    <a:pt x="3040665" y="4740"/>
                                  </a:lnTo>
                                  <a:lnTo>
                                    <a:pt x="3041308" y="3196"/>
                                  </a:lnTo>
                                  <a:lnTo>
                                    <a:pt x="3043868" y="639"/>
                                  </a:lnTo>
                                  <a:lnTo>
                                    <a:pt x="3045416" y="0"/>
                                  </a:lnTo>
                                  <a:lnTo>
                                    <a:pt x="3049024" y="0"/>
                                  </a:lnTo>
                                  <a:lnTo>
                                    <a:pt x="3050571" y="639"/>
                                  </a:lnTo>
                                  <a:lnTo>
                                    <a:pt x="3053131" y="3196"/>
                                  </a:lnTo>
                                  <a:lnTo>
                                    <a:pt x="3053762" y="4740"/>
                                  </a:lnTo>
                                  <a:lnTo>
                                    <a:pt x="3053762" y="8356"/>
                                  </a:lnTo>
                                  <a:lnTo>
                                    <a:pt x="3053131" y="9900"/>
                                  </a:lnTo>
                                  <a:lnTo>
                                    <a:pt x="3050571" y="12457"/>
                                  </a:lnTo>
                                  <a:lnTo>
                                    <a:pt x="30490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75241" y="13096"/>
                                  </a:moveTo>
                                  <a:lnTo>
                                    <a:pt x="3071622" y="13096"/>
                                  </a:lnTo>
                                  <a:lnTo>
                                    <a:pt x="3070086" y="12457"/>
                                  </a:lnTo>
                                  <a:lnTo>
                                    <a:pt x="3067526" y="9900"/>
                                  </a:lnTo>
                                  <a:lnTo>
                                    <a:pt x="3066883" y="8356"/>
                                  </a:lnTo>
                                  <a:lnTo>
                                    <a:pt x="3066883" y="4740"/>
                                  </a:lnTo>
                                  <a:lnTo>
                                    <a:pt x="3067526" y="3196"/>
                                  </a:lnTo>
                                  <a:lnTo>
                                    <a:pt x="3070086" y="639"/>
                                  </a:lnTo>
                                  <a:lnTo>
                                    <a:pt x="3071622" y="0"/>
                                  </a:lnTo>
                                  <a:lnTo>
                                    <a:pt x="3075241" y="0"/>
                                  </a:lnTo>
                                  <a:lnTo>
                                    <a:pt x="3076789" y="639"/>
                                  </a:lnTo>
                                  <a:lnTo>
                                    <a:pt x="3079337" y="3196"/>
                                  </a:lnTo>
                                  <a:lnTo>
                                    <a:pt x="3079980" y="4740"/>
                                  </a:lnTo>
                                  <a:lnTo>
                                    <a:pt x="3079980" y="8356"/>
                                  </a:lnTo>
                                  <a:lnTo>
                                    <a:pt x="3079337" y="9900"/>
                                  </a:lnTo>
                                  <a:lnTo>
                                    <a:pt x="3076789" y="12457"/>
                                  </a:lnTo>
                                  <a:lnTo>
                                    <a:pt x="30752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01459" y="13096"/>
                                  </a:moveTo>
                                  <a:lnTo>
                                    <a:pt x="3097839" y="13096"/>
                                  </a:lnTo>
                                  <a:lnTo>
                                    <a:pt x="3096291" y="12457"/>
                                  </a:lnTo>
                                  <a:lnTo>
                                    <a:pt x="3093731" y="9900"/>
                                  </a:lnTo>
                                  <a:lnTo>
                                    <a:pt x="3093100" y="8356"/>
                                  </a:lnTo>
                                  <a:lnTo>
                                    <a:pt x="3093100" y="4740"/>
                                  </a:lnTo>
                                  <a:lnTo>
                                    <a:pt x="3093731" y="3196"/>
                                  </a:lnTo>
                                  <a:lnTo>
                                    <a:pt x="3096291" y="639"/>
                                  </a:lnTo>
                                  <a:lnTo>
                                    <a:pt x="3097839" y="0"/>
                                  </a:lnTo>
                                  <a:lnTo>
                                    <a:pt x="3101459" y="0"/>
                                  </a:lnTo>
                                  <a:lnTo>
                                    <a:pt x="3102995" y="639"/>
                                  </a:lnTo>
                                  <a:lnTo>
                                    <a:pt x="3105554" y="3196"/>
                                  </a:lnTo>
                                  <a:lnTo>
                                    <a:pt x="3106197" y="4740"/>
                                  </a:lnTo>
                                  <a:lnTo>
                                    <a:pt x="3106197" y="8356"/>
                                  </a:lnTo>
                                  <a:lnTo>
                                    <a:pt x="3105554" y="9900"/>
                                  </a:lnTo>
                                  <a:lnTo>
                                    <a:pt x="3102995" y="12457"/>
                                  </a:lnTo>
                                  <a:lnTo>
                                    <a:pt x="31014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27664" y="13096"/>
                                  </a:moveTo>
                                  <a:lnTo>
                                    <a:pt x="3124045" y="13096"/>
                                  </a:lnTo>
                                  <a:lnTo>
                                    <a:pt x="3122509" y="12457"/>
                                  </a:lnTo>
                                  <a:lnTo>
                                    <a:pt x="3119949" y="9900"/>
                                  </a:lnTo>
                                  <a:lnTo>
                                    <a:pt x="3119306" y="8356"/>
                                  </a:lnTo>
                                  <a:lnTo>
                                    <a:pt x="3119306" y="4740"/>
                                  </a:lnTo>
                                  <a:lnTo>
                                    <a:pt x="3119949" y="3196"/>
                                  </a:lnTo>
                                  <a:lnTo>
                                    <a:pt x="3122509" y="639"/>
                                  </a:lnTo>
                                  <a:lnTo>
                                    <a:pt x="3124045" y="0"/>
                                  </a:lnTo>
                                  <a:lnTo>
                                    <a:pt x="3127664" y="0"/>
                                  </a:lnTo>
                                  <a:lnTo>
                                    <a:pt x="3129212" y="639"/>
                                  </a:lnTo>
                                  <a:lnTo>
                                    <a:pt x="3131772" y="3196"/>
                                  </a:lnTo>
                                  <a:lnTo>
                                    <a:pt x="3132403" y="4740"/>
                                  </a:lnTo>
                                  <a:lnTo>
                                    <a:pt x="3132403" y="8356"/>
                                  </a:lnTo>
                                  <a:lnTo>
                                    <a:pt x="3131772" y="9900"/>
                                  </a:lnTo>
                                  <a:lnTo>
                                    <a:pt x="3129212" y="12457"/>
                                  </a:lnTo>
                                  <a:lnTo>
                                    <a:pt x="31276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53882" y="13096"/>
                                  </a:moveTo>
                                  <a:lnTo>
                                    <a:pt x="3150262" y="13096"/>
                                  </a:lnTo>
                                  <a:lnTo>
                                    <a:pt x="3148715" y="12457"/>
                                  </a:lnTo>
                                  <a:lnTo>
                                    <a:pt x="3146167" y="9900"/>
                                  </a:lnTo>
                                  <a:lnTo>
                                    <a:pt x="3145524" y="8356"/>
                                  </a:lnTo>
                                  <a:lnTo>
                                    <a:pt x="3145524" y="4740"/>
                                  </a:lnTo>
                                  <a:lnTo>
                                    <a:pt x="3146167" y="3196"/>
                                  </a:lnTo>
                                  <a:lnTo>
                                    <a:pt x="3148715" y="639"/>
                                  </a:lnTo>
                                  <a:lnTo>
                                    <a:pt x="3150262" y="0"/>
                                  </a:lnTo>
                                  <a:lnTo>
                                    <a:pt x="3153882" y="0"/>
                                  </a:lnTo>
                                  <a:lnTo>
                                    <a:pt x="3155418" y="639"/>
                                  </a:lnTo>
                                  <a:lnTo>
                                    <a:pt x="3157978" y="3196"/>
                                  </a:lnTo>
                                  <a:lnTo>
                                    <a:pt x="3158621" y="4740"/>
                                  </a:lnTo>
                                  <a:lnTo>
                                    <a:pt x="3158621" y="8356"/>
                                  </a:lnTo>
                                  <a:lnTo>
                                    <a:pt x="3157978" y="9900"/>
                                  </a:lnTo>
                                  <a:lnTo>
                                    <a:pt x="3155418" y="12457"/>
                                  </a:lnTo>
                                  <a:lnTo>
                                    <a:pt x="31538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80088" y="13096"/>
                                  </a:moveTo>
                                  <a:lnTo>
                                    <a:pt x="3176480" y="13096"/>
                                  </a:lnTo>
                                  <a:lnTo>
                                    <a:pt x="3174932" y="12457"/>
                                  </a:lnTo>
                                  <a:lnTo>
                                    <a:pt x="3172372" y="9900"/>
                                  </a:lnTo>
                                  <a:lnTo>
                                    <a:pt x="3171729" y="8356"/>
                                  </a:lnTo>
                                  <a:lnTo>
                                    <a:pt x="3171729" y="4740"/>
                                  </a:lnTo>
                                  <a:lnTo>
                                    <a:pt x="3172372" y="3196"/>
                                  </a:lnTo>
                                  <a:lnTo>
                                    <a:pt x="3174932" y="639"/>
                                  </a:lnTo>
                                  <a:lnTo>
                                    <a:pt x="3176480" y="0"/>
                                  </a:lnTo>
                                  <a:lnTo>
                                    <a:pt x="3180088" y="0"/>
                                  </a:lnTo>
                                  <a:lnTo>
                                    <a:pt x="3181635" y="639"/>
                                  </a:lnTo>
                                  <a:lnTo>
                                    <a:pt x="3184195" y="3196"/>
                                  </a:lnTo>
                                  <a:lnTo>
                                    <a:pt x="3184826" y="4740"/>
                                  </a:lnTo>
                                  <a:lnTo>
                                    <a:pt x="3184826" y="8356"/>
                                  </a:lnTo>
                                  <a:lnTo>
                                    <a:pt x="3184195" y="9900"/>
                                  </a:lnTo>
                                  <a:lnTo>
                                    <a:pt x="3181635" y="12457"/>
                                  </a:lnTo>
                                  <a:lnTo>
                                    <a:pt x="31800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06305" y="13096"/>
                                  </a:moveTo>
                                  <a:lnTo>
                                    <a:pt x="3202686" y="13096"/>
                                  </a:lnTo>
                                  <a:lnTo>
                                    <a:pt x="3201138" y="12457"/>
                                  </a:lnTo>
                                  <a:lnTo>
                                    <a:pt x="3198590" y="9900"/>
                                  </a:lnTo>
                                  <a:lnTo>
                                    <a:pt x="3197947" y="8356"/>
                                  </a:lnTo>
                                  <a:lnTo>
                                    <a:pt x="3197947" y="4740"/>
                                  </a:lnTo>
                                  <a:lnTo>
                                    <a:pt x="3198590" y="3196"/>
                                  </a:lnTo>
                                  <a:lnTo>
                                    <a:pt x="3201138" y="639"/>
                                  </a:lnTo>
                                  <a:lnTo>
                                    <a:pt x="3202686" y="0"/>
                                  </a:lnTo>
                                  <a:lnTo>
                                    <a:pt x="3206305" y="0"/>
                                  </a:lnTo>
                                  <a:lnTo>
                                    <a:pt x="3207853" y="639"/>
                                  </a:lnTo>
                                  <a:lnTo>
                                    <a:pt x="3210401" y="3196"/>
                                  </a:lnTo>
                                  <a:lnTo>
                                    <a:pt x="3211044" y="4740"/>
                                  </a:lnTo>
                                  <a:lnTo>
                                    <a:pt x="3211044" y="8356"/>
                                  </a:lnTo>
                                  <a:lnTo>
                                    <a:pt x="3210401" y="9900"/>
                                  </a:lnTo>
                                  <a:lnTo>
                                    <a:pt x="3207853" y="12457"/>
                                  </a:lnTo>
                                  <a:lnTo>
                                    <a:pt x="32063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32523" y="13096"/>
                                  </a:moveTo>
                                  <a:lnTo>
                                    <a:pt x="3228903" y="13096"/>
                                  </a:lnTo>
                                  <a:lnTo>
                                    <a:pt x="3227355" y="12457"/>
                                  </a:lnTo>
                                  <a:lnTo>
                                    <a:pt x="3224796" y="9900"/>
                                  </a:lnTo>
                                  <a:lnTo>
                                    <a:pt x="3224164" y="8356"/>
                                  </a:lnTo>
                                  <a:lnTo>
                                    <a:pt x="3224164" y="4740"/>
                                  </a:lnTo>
                                  <a:lnTo>
                                    <a:pt x="3224796" y="3196"/>
                                  </a:lnTo>
                                  <a:lnTo>
                                    <a:pt x="3227355" y="639"/>
                                  </a:lnTo>
                                  <a:lnTo>
                                    <a:pt x="3228903" y="0"/>
                                  </a:lnTo>
                                  <a:lnTo>
                                    <a:pt x="3232523" y="0"/>
                                  </a:lnTo>
                                  <a:lnTo>
                                    <a:pt x="3234059" y="639"/>
                                  </a:lnTo>
                                  <a:lnTo>
                                    <a:pt x="3236618" y="3196"/>
                                  </a:lnTo>
                                  <a:lnTo>
                                    <a:pt x="3237261" y="4740"/>
                                  </a:lnTo>
                                  <a:lnTo>
                                    <a:pt x="3237261" y="8356"/>
                                  </a:lnTo>
                                  <a:lnTo>
                                    <a:pt x="3236618" y="9900"/>
                                  </a:lnTo>
                                  <a:lnTo>
                                    <a:pt x="3234059" y="12457"/>
                                  </a:lnTo>
                                  <a:lnTo>
                                    <a:pt x="32325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58728" y="13096"/>
                                  </a:moveTo>
                                  <a:lnTo>
                                    <a:pt x="3255109" y="13096"/>
                                  </a:lnTo>
                                  <a:lnTo>
                                    <a:pt x="3253573" y="12457"/>
                                  </a:lnTo>
                                  <a:lnTo>
                                    <a:pt x="3251013" y="9900"/>
                                  </a:lnTo>
                                  <a:lnTo>
                                    <a:pt x="3250370" y="8356"/>
                                  </a:lnTo>
                                  <a:lnTo>
                                    <a:pt x="3250370" y="4740"/>
                                  </a:lnTo>
                                  <a:lnTo>
                                    <a:pt x="3251013" y="3196"/>
                                  </a:lnTo>
                                  <a:lnTo>
                                    <a:pt x="3253573" y="639"/>
                                  </a:lnTo>
                                  <a:lnTo>
                                    <a:pt x="3255109" y="0"/>
                                  </a:lnTo>
                                  <a:lnTo>
                                    <a:pt x="3258728" y="0"/>
                                  </a:lnTo>
                                  <a:lnTo>
                                    <a:pt x="3260276" y="639"/>
                                  </a:lnTo>
                                  <a:lnTo>
                                    <a:pt x="3262836" y="3196"/>
                                  </a:lnTo>
                                  <a:lnTo>
                                    <a:pt x="3263467" y="4740"/>
                                  </a:lnTo>
                                  <a:lnTo>
                                    <a:pt x="3263467" y="8356"/>
                                  </a:lnTo>
                                  <a:lnTo>
                                    <a:pt x="3262836" y="9900"/>
                                  </a:lnTo>
                                  <a:lnTo>
                                    <a:pt x="3260276" y="12457"/>
                                  </a:lnTo>
                                  <a:lnTo>
                                    <a:pt x="32587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84946" y="13096"/>
                                  </a:moveTo>
                                  <a:lnTo>
                                    <a:pt x="3281326" y="13096"/>
                                  </a:lnTo>
                                  <a:lnTo>
                                    <a:pt x="3279779" y="12457"/>
                                  </a:lnTo>
                                  <a:lnTo>
                                    <a:pt x="3277231" y="9900"/>
                                  </a:lnTo>
                                  <a:lnTo>
                                    <a:pt x="3276588" y="8356"/>
                                  </a:lnTo>
                                  <a:lnTo>
                                    <a:pt x="3276588" y="4740"/>
                                  </a:lnTo>
                                  <a:lnTo>
                                    <a:pt x="3277231" y="3196"/>
                                  </a:lnTo>
                                  <a:lnTo>
                                    <a:pt x="3279779" y="639"/>
                                  </a:lnTo>
                                  <a:lnTo>
                                    <a:pt x="3281326" y="0"/>
                                  </a:lnTo>
                                  <a:lnTo>
                                    <a:pt x="3284946" y="0"/>
                                  </a:lnTo>
                                  <a:lnTo>
                                    <a:pt x="3286482" y="639"/>
                                  </a:lnTo>
                                  <a:lnTo>
                                    <a:pt x="3289042" y="3196"/>
                                  </a:lnTo>
                                  <a:lnTo>
                                    <a:pt x="3289685" y="4740"/>
                                  </a:lnTo>
                                  <a:lnTo>
                                    <a:pt x="3289685" y="8356"/>
                                  </a:lnTo>
                                  <a:lnTo>
                                    <a:pt x="3289042" y="9900"/>
                                  </a:lnTo>
                                  <a:lnTo>
                                    <a:pt x="3286482" y="12457"/>
                                  </a:lnTo>
                                  <a:lnTo>
                                    <a:pt x="32849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11152" y="13096"/>
                                  </a:moveTo>
                                  <a:lnTo>
                                    <a:pt x="3307544" y="13096"/>
                                  </a:lnTo>
                                  <a:lnTo>
                                    <a:pt x="3305996" y="12457"/>
                                  </a:lnTo>
                                  <a:lnTo>
                                    <a:pt x="3303436" y="9900"/>
                                  </a:lnTo>
                                  <a:lnTo>
                                    <a:pt x="3302793" y="8356"/>
                                  </a:lnTo>
                                  <a:lnTo>
                                    <a:pt x="3302793" y="4740"/>
                                  </a:lnTo>
                                  <a:lnTo>
                                    <a:pt x="3303436" y="3196"/>
                                  </a:lnTo>
                                  <a:lnTo>
                                    <a:pt x="3305996" y="639"/>
                                  </a:lnTo>
                                  <a:lnTo>
                                    <a:pt x="3307544" y="0"/>
                                  </a:lnTo>
                                  <a:lnTo>
                                    <a:pt x="3311152" y="0"/>
                                  </a:lnTo>
                                  <a:lnTo>
                                    <a:pt x="3312699" y="639"/>
                                  </a:lnTo>
                                  <a:lnTo>
                                    <a:pt x="3315259" y="3196"/>
                                  </a:lnTo>
                                  <a:lnTo>
                                    <a:pt x="3315890" y="4740"/>
                                  </a:lnTo>
                                  <a:lnTo>
                                    <a:pt x="3315890" y="8356"/>
                                  </a:lnTo>
                                  <a:lnTo>
                                    <a:pt x="3315259" y="9900"/>
                                  </a:lnTo>
                                  <a:lnTo>
                                    <a:pt x="3312699" y="12457"/>
                                  </a:lnTo>
                                  <a:lnTo>
                                    <a:pt x="33111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37369" y="13096"/>
                                  </a:moveTo>
                                  <a:lnTo>
                                    <a:pt x="3333750" y="13096"/>
                                  </a:lnTo>
                                  <a:lnTo>
                                    <a:pt x="3332202" y="12457"/>
                                  </a:lnTo>
                                  <a:lnTo>
                                    <a:pt x="3329654" y="9900"/>
                                  </a:lnTo>
                                  <a:lnTo>
                                    <a:pt x="3329011" y="8356"/>
                                  </a:lnTo>
                                  <a:lnTo>
                                    <a:pt x="3329011" y="4740"/>
                                  </a:lnTo>
                                  <a:lnTo>
                                    <a:pt x="3329654" y="3196"/>
                                  </a:lnTo>
                                  <a:lnTo>
                                    <a:pt x="3332202" y="639"/>
                                  </a:lnTo>
                                  <a:lnTo>
                                    <a:pt x="3333750" y="0"/>
                                  </a:lnTo>
                                  <a:lnTo>
                                    <a:pt x="3337369" y="0"/>
                                  </a:lnTo>
                                  <a:lnTo>
                                    <a:pt x="3338917" y="639"/>
                                  </a:lnTo>
                                  <a:lnTo>
                                    <a:pt x="3341465" y="3196"/>
                                  </a:lnTo>
                                  <a:lnTo>
                                    <a:pt x="3342108" y="4740"/>
                                  </a:lnTo>
                                  <a:lnTo>
                                    <a:pt x="3342108" y="8356"/>
                                  </a:lnTo>
                                  <a:lnTo>
                                    <a:pt x="3341465" y="9900"/>
                                  </a:lnTo>
                                  <a:lnTo>
                                    <a:pt x="3338917" y="12457"/>
                                  </a:lnTo>
                                  <a:lnTo>
                                    <a:pt x="33373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63575" y="13096"/>
                                  </a:moveTo>
                                  <a:lnTo>
                                    <a:pt x="3359967" y="13096"/>
                                  </a:lnTo>
                                  <a:lnTo>
                                    <a:pt x="3358419" y="12457"/>
                                  </a:lnTo>
                                  <a:lnTo>
                                    <a:pt x="3355860" y="9900"/>
                                  </a:lnTo>
                                  <a:lnTo>
                                    <a:pt x="3355228" y="8356"/>
                                  </a:lnTo>
                                  <a:lnTo>
                                    <a:pt x="3355228" y="4740"/>
                                  </a:lnTo>
                                  <a:lnTo>
                                    <a:pt x="3355860" y="3196"/>
                                  </a:lnTo>
                                  <a:lnTo>
                                    <a:pt x="3358419" y="639"/>
                                  </a:lnTo>
                                  <a:lnTo>
                                    <a:pt x="3359967" y="0"/>
                                  </a:lnTo>
                                  <a:lnTo>
                                    <a:pt x="3363575" y="0"/>
                                  </a:lnTo>
                                  <a:lnTo>
                                    <a:pt x="3365123" y="639"/>
                                  </a:lnTo>
                                  <a:lnTo>
                                    <a:pt x="3367682" y="3196"/>
                                  </a:lnTo>
                                  <a:lnTo>
                                    <a:pt x="3368325" y="4740"/>
                                  </a:lnTo>
                                  <a:lnTo>
                                    <a:pt x="3368325" y="8356"/>
                                  </a:lnTo>
                                  <a:lnTo>
                                    <a:pt x="3367682" y="9900"/>
                                  </a:lnTo>
                                  <a:lnTo>
                                    <a:pt x="3365123" y="12457"/>
                                  </a:lnTo>
                                  <a:lnTo>
                                    <a:pt x="33635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89792" y="13096"/>
                                  </a:moveTo>
                                  <a:lnTo>
                                    <a:pt x="3386173" y="13096"/>
                                  </a:lnTo>
                                  <a:lnTo>
                                    <a:pt x="3384637" y="12457"/>
                                  </a:lnTo>
                                  <a:lnTo>
                                    <a:pt x="3382077" y="9900"/>
                                  </a:lnTo>
                                  <a:lnTo>
                                    <a:pt x="3381434" y="8356"/>
                                  </a:lnTo>
                                  <a:lnTo>
                                    <a:pt x="3381434" y="4740"/>
                                  </a:lnTo>
                                  <a:lnTo>
                                    <a:pt x="3382077" y="3196"/>
                                  </a:lnTo>
                                  <a:lnTo>
                                    <a:pt x="3384637" y="639"/>
                                  </a:lnTo>
                                  <a:lnTo>
                                    <a:pt x="3386173" y="0"/>
                                  </a:lnTo>
                                  <a:lnTo>
                                    <a:pt x="3389792" y="0"/>
                                  </a:lnTo>
                                  <a:lnTo>
                                    <a:pt x="3391340" y="639"/>
                                  </a:lnTo>
                                  <a:lnTo>
                                    <a:pt x="3393888" y="3196"/>
                                  </a:lnTo>
                                  <a:lnTo>
                                    <a:pt x="3394531" y="4740"/>
                                  </a:lnTo>
                                  <a:lnTo>
                                    <a:pt x="3394531" y="8356"/>
                                  </a:lnTo>
                                  <a:lnTo>
                                    <a:pt x="3393888" y="9900"/>
                                  </a:lnTo>
                                  <a:lnTo>
                                    <a:pt x="3391340" y="12457"/>
                                  </a:lnTo>
                                  <a:lnTo>
                                    <a:pt x="33897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16010" y="13096"/>
                                  </a:moveTo>
                                  <a:lnTo>
                                    <a:pt x="3412390" y="13096"/>
                                  </a:lnTo>
                                  <a:lnTo>
                                    <a:pt x="3410843" y="12457"/>
                                  </a:lnTo>
                                  <a:lnTo>
                                    <a:pt x="3408283" y="9900"/>
                                  </a:lnTo>
                                  <a:lnTo>
                                    <a:pt x="3407652" y="8356"/>
                                  </a:lnTo>
                                  <a:lnTo>
                                    <a:pt x="3407652" y="4740"/>
                                  </a:lnTo>
                                  <a:lnTo>
                                    <a:pt x="3408283" y="3196"/>
                                  </a:lnTo>
                                  <a:lnTo>
                                    <a:pt x="3410843" y="639"/>
                                  </a:lnTo>
                                  <a:lnTo>
                                    <a:pt x="3412390" y="0"/>
                                  </a:lnTo>
                                  <a:lnTo>
                                    <a:pt x="3416010" y="0"/>
                                  </a:lnTo>
                                  <a:lnTo>
                                    <a:pt x="3417546" y="639"/>
                                  </a:lnTo>
                                  <a:lnTo>
                                    <a:pt x="3420106" y="3196"/>
                                  </a:lnTo>
                                  <a:lnTo>
                                    <a:pt x="3420749" y="4740"/>
                                  </a:lnTo>
                                  <a:lnTo>
                                    <a:pt x="3420749" y="8356"/>
                                  </a:lnTo>
                                  <a:lnTo>
                                    <a:pt x="3420106" y="9900"/>
                                  </a:lnTo>
                                  <a:lnTo>
                                    <a:pt x="3417546" y="12457"/>
                                  </a:lnTo>
                                  <a:lnTo>
                                    <a:pt x="34160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42216" y="13096"/>
                                  </a:moveTo>
                                  <a:lnTo>
                                    <a:pt x="3438596" y="13096"/>
                                  </a:lnTo>
                                  <a:lnTo>
                                    <a:pt x="3437060" y="12457"/>
                                  </a:lnTo>
                                  <a:lnTo>
                                    <a:pt x="3434500" y="9900"/>
                                  </a:lnTo>
                                  <a:lnTo>
                                    <a:pt x="3433857" y="8356"/>
                                  </a:lnTo>
                                  <a:lnTo>
                                    <a:pt x="3433857" y="4740"/>
                                  </a:lnTo>
                                  <a:lnTo>
                                    <a:pt x="3434500" y="3196"/>
                                  </a:lnTo>
                                  <a:lnTo>
                                    <a:pt x="3437060" y="639"/>
                                  </a:lnTo>
                                  <a:lnTo>
                                    <a:pt x="3438596" y="0"/>
                                  </a:lnTo>
                                  <a:lnTo>
                                    <a:pt x="3442216" y="0"/>
                                  </a:lnTo>
                                  <a:lnTo>
                                    <a:pt x="3443763" y="639"/>
                                  </a:lnTo>
                                  <a:lnTo>
                                    <a:pt x="3446323" y="3196"/>
                                  </a:lnTo>
                                  <a:lnTo>
                                    <a:pt x="3446954" y="4740"/>
                                  </a:lnTo>
                                  <a:lnTo>
                                    <a:pt x="3446954" y="8356"/>
                                  </a:lnTo>
                                  <a:lnTo>
                                    <a:pt x="3446323" y="9900"/>
                                  </a:lnTo>
                                  <a:lnTo>
                                    <a:pt x="3443763" y="12457"/>
                                  </a:lnTo>
                                  <a:lnTo>
                                    <a:pt x="34422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68433" y="13096"/>
                                  </a:moveTo>
                                  <a:lnTo>
                                    <a:pt x="3464814" y="13096"/>
                                  </a:lnTo>
                                  <a:lnTo>
                                    <a:pt x="3463266" y="12457"/>
                                  </a:lnTo>
                                  <a:lnTo>
                                    <a:pt x="3460718" y="9900"/>
                                  </a:lnTo>
                                  <a:lnTo>
                                    <a:pt x="3460075" y="8356"/>
                                  </a:lnTo>
                                  <a:lnTo>
                                    <a:pt x="3460075" y="4740"/>
                                  </a:lnTo>
                                  <a:lnTo>
                                    <a:pt x="3460718" y="3196"/>
                                  </a:lnTo>
                                  <a:lnTo>
                                    <a:pt x="3463266" y="639"/>
                                  </a:lnTo>
                                  <a:lnTo>
                                    <a:pt x="3464814" y="0"/>
                                  </a:lnTo>
                                  <a:lnTo>
                                    <a:pt x="3468433" y="0"/>
                                  </a:lnTo>
                                  <a:lnTo>
                                    <a:pt x="3469969" y="639"/>
                                  </a:lnTo>
                                  <a:lnTo>
                                    <a:pt x="3472529" y="3196"/>
                                  </a:lnTo>
                                  <a:lnTo>
                                    <a:pt x="3473172" y="4740"/>
                                  </a:lnTo>
                                  <a:lnTo>
                                    <a:pt x="3473172" y="8356"/>
                                  </a:lnTo>
                                  <a:lnTo>
                                    <a:pt x="3472529" y="9900"/>
                                  </a:lnTo>
                                  <a:lnTo>
                                    <a:pt x="3469969" y="12457"/>
                                  </a:lnTo>
                                  <a:lnTo>
                                    <a:pt x="34684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4639" y="13096"/>
                                  </a:moveTo>
                                  <a:lnTo>
                                    <a:pt x="3491031" y="13096"/>
                                  </a:lnTo>
                                  <a:lnTo>
                                    <a:pt x="3489483" y="12457"/>
                                  </a:lnTo>
                                  <a:lnTo>
                                    <a:pt x="3486924" y="9900"/>
                                  </a:lnTo>
                                  <a:lnTo>
                                    <a:pt x="3486292" y="8356"/>
                                  </a:lnTo>
                                  <a:lnTo>
                                    <a:pt x="3486292" y="4740"/>
                                  </a:lnTo>
                                  <a:lnTo>
                                    <a:pt x="3486924" y="3196"/>
                                  </a:lnTo>
                                  <a:lnTo>
                                    <a:pt x="3489483" y="639"/>
                                  </a:lnTo>
                                  <a:lnTo>
                                    <a:pt x="3491031" y="0"/>
                                  </a:lnTo>
                                  <a:lnTo>
                                    <a:pt x="3494639" y="0"/>
                                  </a:lnTo>
                                  <a:lnTo>
                                    <a:pt x="3496187" y="639"/>
                                  </a:lnTo>
                                  <a:lnTo>
                                    <a:pt x="3498746" y="3196"/>
                                  </a:lnTo>
                                  <a:lnTo>
                                    <a:pt x="3499389" y="4740"/>
                                  </a:lnTo>
                                  <a:lnTo>
                                    <a:pt x="3499389" y="8356"/>
                                  </a:lnTo>
                                  <a:lnTo>
                                    <a:pt x="3498746" y="9900"/>
                                  </a:lnTo>
                                  <a:lnTo>
                                    <a:pt x="3496187" y="12457"/>
                                  </a:lnTo>
                                  <a:lnTo>
                                    <a:pt x="34946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20856" y="13096"/>
                                  </a:moveTo>
                                  <a:lnTo>
                                    <a:pt x="3517237" y="13096"/>
                                  </a:lnTo>
                                  <a:lnTo>
                                    <a:pt x="3515701" y="12457"/>
                                  </a:lnTo>
                                  <a:lnTo>
                                    <a:pt x="3513141" y="9900"/>
                                  </a:lnTo>
                                  <a:lnTo>
                                    <a:pt x="3512498" y="8356"/>
                                  </a:lnTo>
                                  <a:lnTo>
                                    <a:pt x="3512498" y="4740"/>
                                  </a:lnTo>
                                  <a:lnTo>
                                    <a:pt x="3513141" y="3196"/>
                                  </a:lnTo>
                                  <a:lnTo>
                                    <a:pt x="3515701" y="639"/>
                                  </a:lnTo>
                                  <a:lnTo>
                                    <a:pt x="3517237" y="0"/>
                                  </a:lnTo>
                                  <a:lnTo>
                                    <a:pt x="3520856" y="0"/>
                                  </a:lnTo>
                                  <a:lnTo>
                                    <a:pt x="3522404" y="639"/>
                                  </a:lnTo>
                                  <a:lnTo>
                                    <a:pt x="3524952" y="3196"/>
                                  </a:lnTo>
                                  <a:lnTo>
                                    <a:pt x="3525595" y="4740"/>
                                  </a:lnTo>
                                  <a:lnTo>
                                    <a:pt x="3525595" y="8356"/>
                                  </a:lnTo>
                                  <a:lnTo>
                                    <a:pt x="3524952" y="9900"/>
                                  </a:lnTo>
                                  <a:lnTo>
                                    <a:pt x="3522404" y="12457"/>
                                  </a:lnTo>
                                  <a:lnTo>
                                    <a:pt x="3520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47074" y="13096"/>
                                  </a:moveTo>
                                  <a:lnTo>
                                    <a:pt x="3543454" y="13096"/>
                                  </a:lnTo>
                                  <a:lnTo>
                                    <a:pt x="3541907" y="12457"/>
                                  </a:lnTo>
                                  <a:lnTo>
                                    <a:pt x="3539347" y="9900"/>
                                  </a:lnTo>
                                  <a:lnTo>
                                    <a:pt x="3538716" y="8356"/>
                                  </a:lnTo>
                                  <a:lnTo>
                                    <a:pt x="3538716" y="4740"/>
                                  </a:lnTo>
                                  <a:lnTo>
                                    <a:pt x="3539347" y="3196"/>
                                  </a:lnTo>
                                  <a:lnTo>
                                    <a:pt x="3541907" y="639"/>
                                  </a:lnTo>
                                  <a:lnTo>
                                    <a:pt x="3543454" y="0"/>
                                  </a:lnTo>
                                  <a:lnTo>
                                    <a:pt x="3547074" y="0"/>
                                  </a:lnTo>
                                  <a:lnTo>
                                    <a:pt x="3548610" y="639"/>
                                  </a:lnTo>
                                  <a:lnTo>
                                    <a:pt x="3551170" y="3196"/>
                                  </a:lnTo>
                                  <a:lnTo>
                                    <a:pt x="3551813" y="4740"/>
                                  </a:lnTo>
                                  <a:lnTo>
                                    <a:pt x="3551813" y="8356"/>
                                  </a:lnTo>
                                  <a:lnTo>
                                    <a:pt x="3551170" y="9900"/>
                                  </a:lnTo>
                                  <a:lnTo>
                                    <a:pt x="3548610" y="12457"/>
                                  </a:lnTo>
                                  <a:lnTo>
                                    <a:pt x="35470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73280" y="13096"/>
                                  </a:moveTo>
                                  <a:lnTo>
                                    <a:pt x="3569660" y="13096"/>
                                  </a:lnTo>
                                  <a:lnTo>
                                    <a:pt x="3568124" y="12457"/>
                                  </a:lnTo>
                                  <a:lnTo>
                                    <a:pt x="3565564" y="9900"/>
                                  </a:lnTo>
                                  <a:lnTo>
                                    <a:pt x="3564921" y="8356"/>
                                  </a:lnTo>
                                  <a:lnTo>
                                    <a:pt x="3564921" y="4740"/>
                                  </a:lnTo>
                                  <a:lnTo>
                                    <a:pt x="3565564" y="3196"/>
                                  </a:lnTo>
                                  <a:lnTo>
                                    <a:pt x="3568124" y="639"/>
                                  </a:lnTo>
                                  <a:lnTo>
                                    <a:pt x="3569660" y="0"/>
                                  </a:lnTo>
                                  <a:lnTo>
                                    <a:pt x="3573280" y="0"/>
                                  </a:lnTo>
                                  <a:lnTo>
                                    <a:pt x="3574827" y="639"/>
                                  </a:lnTo>
                                  <a:lnTo>
                                    <a:pt x="3577387" y="3196"/>
                                  </a:lnTo>
                                  <a:lnTo>
                                    <a:pt x="3578018" y="4740"/>
                                  </a:lnTo>
                                  <a:lnTo>
                                    <a:pt x="3578018" y="8356"/>
                                  </a:lnTo>
                                  <a:lnTo>
                                    <a:pt x="3577387" y="9900"/>
                                  </a:lnTo>
                                  <a:lnTo>
                                    <a:pt x="3574827" y="12457"/>
                                  </a:lnTo>
                                  <a:lnTo>
                                    <a:pt x="35732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99497" y="13096"/>
                                  </a:moveTo>
                                  <a:lnTo>
                                    <a:pt x="3595878" y="13096"/>
                                  </a:lnTo>
                                  <a:lnTo>
                                    <a:pt x="3594330" y="12457"/>
                                  </a:lnTo>
                                  <a:lnTo>
                                    <a:pt x="3591782" y="9900"/>
                                  </a:lnTo>
                                  <a:lnTo>
                                    <a:pt x="3591139" y="8356"/>
                                  </a:lnTo>
                                  <a:lnTo>
                                    <a:pt x="3591139" y="4740"/>
                                  </a:lnTo>
                                  <a:lnTo>
                                    <a:pt x="3591782" y="3196"/>
                                  </a:lnTo>
                                  <a:lnTo>
                                    <a:pt x="3594330" y="639"/>
                                  </a:lnTo>
                                  <a:lnTo>
                                    <a:pt x="3595878" y="0"/>
                                  </a:lnTo>
                                  <a:lnTo>
                                    <a:pt x="3599497" y="0"/>
                                  </a:lnTo>
                                  <a:lnTo>
                                    <a:pt x="3601033" y="639"/>
                                  </a:lnTo>
                                  <a:lnTo>
                                    <a:pt x="3603593" y="3196"/>
                                  </a:lnTo>
                                  <a:lnTo>
                                    <a:pt x="3604236" y="4740"/>
                                  </a:lnTo>
                                  <a:lnTo>
                                    <a:pt x="3604236" y="8356"/>
                                  </a:lnTo>
                                  <a:lnTo>
                                    <a:pt x="3603593" y="9900"/>
                                  </a:lnTo>
                                  <a:lnTo>
                                    <a:pt x="3601033" y="12457"/>
                                  </a:lnTo>
                                  <a:lnTo>
                                    <a:pt x="35994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25703" y="13096"/>
                                  </a:moveTo>
                                  <a:lnTo>
                                    <a:pt x="3622095" y="13096"/>
                                  </a:lnTo>
                                  <a:lnTo>
                                    <a:pt x="3620547" y="12457"/>
                                  </a:lnTo>
                                  <a:lnTo>
                                    <a:pt x="3617988" y="9900"/>
                                  </a:lnTo>
                                  <a:lnTo>
                                    <a:pt x="3617345" y="8356"/>
                                  </a:lnTo>
                                  <a:lnTo>
                                    <a:pt x="3617345" y="4740"/>
                                  </a:lnTo>
                                  <a:lnTo>
                                    <a:pt x="3617988" y="3196"/>
                                  </a:lnTo>
                                  <a:lnTo>
                                    <a:pt x="3620547" y="639"/>
                                  </a:lnTo>
                                  <a:lnTo>
                                    <a:pt x="3622095" y="0"/>
                                  </a:lnTo>
                                  <a:lnTo>
                                    <a:pt x="3625703" y="0"/>
                                  </a:lnTo>
                                  <a:lnTo>
                                    <a:pt x="3627251" y="639"/>
                                  </a:lnTo>
                                  <a:lnTo>
                                    <a:pt x="3629810" y="3196"/>
                                  </a:lnTo>
                                  <a:lnTo>
                                    <a:pt x="3630441" y="4740"/>
                                  </a:lnTo>
                                  <a:lnTo>
                                    <a:pt x="3630441" y="8356"/>
                                  </a:lnTo>
                                  <a:lnTo>
                                    <a:pt x="3629810" y="9900"/>
                                  </a:lnTo>
                                  <a:lnTo>
                                    <a:pt x="3627251" y="12457"/>
                                  </a:lnTo>
                                  <a:lnTo>
                                    <a:pt x="36257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51920" y="13096"/>
                                  </a:moveTo>
                                  <a:lnTo>
                                    <a:pt x="3648301" y="13096"/>
                                  </a:lnTo>
                                  <a:lnTo>
                                    <a:pt x="3646765" y="12457"/>
                                  </a:lnTo>
                                  <a:lnTo>
                                    <a:pt x="3644205" y="9900"/>
                                  </a:lnTo>
                                  <a:lnTo>
                                    <a:pt x="3643562" y="8356"/>
                                  </a:lnTo>
                                  <a:lnTo>
                                    <a:pt x="3643562" y="4740"/>
                                  </a:lnTo>
                                  <a:lnTo>
                                    <a:pt x="3644205" y="3196"/>
                                  </a:lnTo>
                                  <a:lnTo>
                                    <a:pt x="3646765" y="639"/>
                                  </a:lnTo>
                                  <a:lnTo>
                                    <a:pt x="3648301" y="0"/>
                                  </a:lnTo>
                                  <a:lnTo>
                                    <a:pt x="3651920" y="0"/>
                                  </a:lnTo>
                                  <a:lnTo>
                                    <a:pt x="3653468" y="639"/>
                                  </a:lnTo>
                                  <a:lnTo>
                                    <a:pt x="3656016" y="3196"/>
                                  </a:lnTo>
                                  <a:lnTo>
                                    <a:pt x="3656659" y="4740"/>
                                  </a:lnTo>
                                  <a:lnTo>
                                    <a:pt x="3656659" y="8356"/>
                                  </a:lnTo>
                                  <a:lnTo>
                                    <a:pt x="3656016" y="9900"/>
                                  </a:lnTo>
                                  <a:lnTo>
                                    <a:pt x="3653468" y="12457"/>
                                  </a:lnTo>
                                  <a:lnTo>
                                    <a:pt x="36519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78138" y="13096"/>
                                  </a:moveTo>
                                  <a:lnTo>
                                    <a:pt x="3674518" y="13096"/>
                                  </a:lnTo>
                                  <a:lnTo>
                                    <a:pt x="3672971" y="12457"/>
                                  </a:lnTo>
                                  <a:lnTo>
                                    <a:pt x="3670411" y="9900"/>
                                  </a:lnTo>
                                  <a:lnTo>
                                    <a:pt x="3669780" y="8356"/>
                                  </a:lnTo>
                                  <a:lnTo>
                                    <a:pt x="3669780" y="4740"/>
                                  </a:lnTo>
                                  <a:lnTo>
                                    <a:pt x="3670411" y="3196"/>
                                  </a:lnTo>
                                  <a:lnTo>
                                    <a:pt x="3672971" y="639"/>
                                  </a:lnTo>
                                  <a:lnTo>
                                    <a:pt x="3674518" y="0"/>
                                  </a:lnTo>
                                  <a:lnTo>
                                    <a:pt x="3678138" y="0"/>
                                  </a:lnTo>
                                  <a:lnTo>
                                    <a:pt x="3679674" y="639"/>
                                  </a:lnTo>
                                  <a:lnTo>
                                    <a:pt x="3682234" y="3196"/>
                                  </a:lnTo>
                                  <a:lnTo>
                                    <a:pt x="3682877" y="4740"/>
                                  </a:lnTo>
                                  <a:lnTo>
                                    <a:pt x="3682877" y="8356"/>
                                  </a:lnTo>
                                  <a:lnTo>
                                    <a:pt x="3682234" y="9900"/>
                                  </a:lnTo>
                                  <a:lnTo>
                                    <a:pt x="3679674" y="12457"/>
                                  </a:lnTo>
                                  <a:lnTo>
                                    <a:pt x="36781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04344" y="13096"/>
                                  </a:moveTo>
                                  <a:lnTo>
                                    <a:pt x="3700724" y="13096"/>
                                  </a:lnTo>
                                  <a:lnTo>
                                    <a:pt x="3699188" y="12457"/>
                                  </a:lnTo>
                                  <a:lnTo>
                                    <a:pt x="3696628" y="9900"/>
                                  </a:lnTo>
                                  <a:lnTo>
                                    <a:pt x="3695985" y="8356"/>
                                  </a:lnTo>
                                  <a:lnTo>
                                    <a:pt x="3695985" y="4740"/>
                                  </a:lnTo>
                                  <a:lnTo>
                                    <a:pt x="3696628" y="3196"/>
                                  </a:lnTo>
                                  <a:lnTo>
                                    <a:pt x="3699188" y="639"/>
                                  </a:lnTo>
                                  <a:lnTo>
                                    <a:pt x="3700724" y="0"/>
                                  </a:lnTo>
                                  <a:lnTo>
                                    <a:pt x="3704344" y="0"/>
                                  </a:lnTo>
                                  <a:lnTo>
                                    <a:pt x="3705891" y="639"/>
                                  </a:lnTo>
                                  <a:lnTo>
                                    <a:pt x="3708451" y="3196"/>
                                  </a:lnTo>
                                  <a:lnTo>
                                    <a:pt x="3709082" y="4740"/>
                                  </a:lnTo>
                                  <a:lnTo>
                                    <a:pt x="3709082" y="8356"/>
                                  </a:lnTo>
                                  <a:lnTo>
                                    <a:pt x="3708451" y="9900"/>
                                  </a:lnTo>
                                  <a:lnTo>
                                    <a:pt x="3705891" y="12457"/>
                                  </a:lnTo>
                                  <a:lnTo>
                                    <a:pt x="37043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30561" y="13096"/>
                                  </a:moveTo>
                                  <a:lnTo>
                                    <a:pt x="3726942" y="13096"/>
                                  </a:lnTo>
                                  <a:lnTo>
                                    <a:pt x="3725394" y="12457"/>
                                  </a:lnTo>
                                  <a:lnTo>
                                    <a:pt x="3722846" y="9900"/>
                                  </a:lnTo>
                                  <a:lnTo>
                                    <a:pt x="3722203" y="8356"/>
                                  </a:lnTo>
                                  <a:lnTo>
                                    <a:pt x="3722203" y="4740"/>
                                  </a:lnTo>
                                  <a:lnTo>
                                    <a:pt x="3722846" y="3196"/>
                                  </a:lnTo>
                                  <a:lnTo>
                                    <a:pt x="3725394" y="639"/>
                                  </a:lnTo>
                                  <a:lnTo>
                                    <a:pt x="3726942" y="0"/>
                                  </a:lnTo>
                                  <a:lnTo>
                                    <a:pt x="3730561" y="0"/>
                                  </a:lnTo>
                                  <a:lnTo>
                                    <a:pt x="3732097" y="639"/>
                                  </a:lnTo>
                                  <a:lnTo>
                                    <a:pt x="3734657" y="3196"/>
                                  </a:lnTo>
                                  <a:lnTo>
                                    <a:pt x="3735300" y="4740"/>
                                  </a:lnTo>
                                  <a:lnTo>
                                    <a:pt x="3735300" y="8356"/>
                                  </a:lnTo>
                                  <a:lnTo>
                                    <a:pt x="3734657" y="9900"/>
                                  </a:lnTo>
                                  <a:lnTo>
                                    <a:pt x="3732097" y="12457"/>
                                  </a:lnTo>
                                  <a:lnTo>
                                    <a:pt x="37305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6767" y="13096"/>
                                  </a:moveTo>
                                  <a:lnTo>
                                    <a:pt x="3753159" y="13096"/>
                                  </a:lnTo>
                                  <a:lnTo>
                                    <a:pt x="3751611" y="12457"/>
                                  </a:lnTo>
                                  <a:lnTo>
                                    <a:pt x="3749052" y="9900"/>
                                  </a:lnTo>
                                  <a:lnTo>
                                    <a:pt x="3748409" y="8356"/>
                                  </a:lnTo>
                                  <a:lnTo>
                                    <a:pt x="3748409" y="4740"/>
                                  </a:lnTo>
                                  <a:lnTo>
                                    <a:pt x="3749052" y="3196"/>
                                  </a:lnTo>
                                  <a:lnTo>
                                    <a:pt x="3751611" y="639"/>
                                  </a:lnTo>
                                  <a:lnTo>
                                    <a:pt x="3753159" y="0"/>
                                  </a:lnTo>
                                  <a:lnTo>
                                    <a:pt x="3756767" y="0"/>
                                  </a:lnTo>
                                  <a:lnTo>
                                    <a:pt x="3758315" y="639"/>
                                  </a:lnTo>
                                  <a:lnTo>
                                    <a:pt x="3760874" y="3196"/>
                                  </a:lnTo>
                                  <a:lnTo>
                                    <a:pt x="3761505" y="4740"/>
                                  </a:lnTo>
                                  <a:lnTo>
                                    <a:pt x="3761505" y="8356"/>
                                  </a:lnTo>
                                  <a:lnTo>
                                    <a:pt x="3760874" y="9900"/>
                                  </a:lnTo>
                                  <a:lnTo>
                                    <a:pt x="3758315" y="12457"/>
                                  </a:lnTo>
                                  <a:lnTo>
                                    <a:pt x="37567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82984" y="13096"/>
                                  </a:moveTo>
                                  <a:lnTo>
                                    <a:pt x="3779365" y="13096"/>
                                  </a:lnTo>
                                  <a:lnTo>
                                    <a:pt x="3777817" y="12457"/>
                                  </a:lnTo>
                                  <a:lnTo>
                                    <a:pt x="3775269" y="9900"/>
                                  </a:lnTo>
                                  <a:lnTo>
                                    <a:pt x="3774626" y="8356"/>
                                  </a:lnTo>
                                  <a:lnTo>
                                    <a:pt x="3774626" y="4740"/>
                                  </a:lnTo>
                                  <a:lnTo>
                                    <a:pt x="3775269" y="3196"/>
                                  </a:lnTo>
                                  <a:lnTo>
                                    <a:pt x="3777817" y="639"/>
                                  </a:lnTo>
                                  <a:lnTo>
                                    <a:pt x="3779365" y="0"/>
                                  </a:lnTo>
                                  <a:lnTo>
                                    <a:pt x="3782984" y="0"/>
                                  </a:lnTo>
                                  <a:lnTo>
                                    <a:pt x="3784532" y="639"/>
                                  </a:lnTo>
                                  <a:lnTo>
                                    <a:pt x="3787080" y="3196"/>
                                  </a:lnTo>
                                  <a:lnTo>
                                    <a:pt x="3787723" y="4740"/>
                                  </a:lnTo>
                                  <a:lnTo>
                                    <a:pt x="3787723" y="8356"/>
                                  </a:lnTo>
                                  <a:lnTo>
                                    <a:pt x="3787080" y="9900"/>
                                  </a:lnTo>
                                  <a:lnTo>
                                    <a:pt x="3784532" y="12457"/>
                                  </a:lnTo>
                                  <a:lnTo>
                                    <a:pt x="37829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09202" y="13096"/>
                                  </a:moveTo>
                                  <a:lnTo>
                                    <a:pt x="3805582" y="13096"/>
                                  </a:lnTo>
                                  <a:lnTo>
                                    <a:pt x="3804035" y="12457"/>
                                  </a:lnTo>
                                  <a:lnTo>
                                    <a:pt x="3801475" y="9900"/>
                                  </a:lnTo>
                                  <a:lnTo>
                                    <a:pt x="3800844" y="8356"/>
                                  </a:lnTo>
                                  <a:lnTo>
                                    <a:pt x="3800844" y="4740"/>
                                  </a:lnTo>
                                  <a:lnTo>
                                    <a:pt x="3801475" y="3196"/>
                                  </a:lnTo>
                                  <a:lnTo>
                                    <a:pt x="3804035" y="639"/>
                                  </a:lnTo>
                                  <a:lnTo>
                                    <a:pt x="3805582" y="0"/>
                                  </a:lnTo>
                                  <a:lnTo>
                                    <a:pt x="3809202" y="0"/>
                                  </a:lnTo>
                                  <a:lnTo>
                                    <a:pt x="3810738" y="639"/>
                                  </a:lnTo>
                                  <a:lnTo>
                                    <a:pt x="3813298" y="3196"/>
                                  </a:lnTo>
                                  <a:lnTo>
                                    <a:pt x="3813941" y="4740"/>
                                  </a:lnTo>
                                  <a:lnTo>
                                    <a:pt x="3813941" y="8356"/>
                                  </a:lnTo>
                                  <a:lnTo>
                                    <a:pt x="3813298" y="9900"/>
                                  </a:lnTo>
                                  <a:lnTo>
                                    <a:pt x="3810738" y="12457"/>
                                  </a:lnTo>
                                  <a:lnTo>
                                    <a:pt x="38092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35408" y="13096"/>
                                  </a:moveTo>
                                  <a:lnTo>
                                    <a:pt x="3831788" y="13096"/>
                                  </a:lnTo>
                                  <a:lnTo>
                                    <a:pt x="3830252" y="12457"/>
                                  </a:lnTo>
                                  <a:lnTo>
                                    <a:pt x="3827692" y="9900"/>
                                  </a:lnTo>
                                  <a:lnTo>
                                    <a:pt x="3827049" y="8356"/>
                                  </a:lnTo>
                                  <a:lnTo>
                                    <a:pt x="3827049" y="4740"/>
                                  </a:lnTo>
                                  <a:lnTo>
                                    <a:pt x="3827692" y="3196"/>
                                  </a:lnTo>
                                  <a:lnTo>
                                    <a:pt x="3830252" y="639"/>
                                  </a:lnTo>
                                  <a:lnTo>
                                    <a:pt x="3831788" y="0"/>
                                  </a:lnTo>
                                  <a:lnTo>
                                    <a:pt x="3835408" y="0"/>
                                  </a:lnTo>
                                  <a:lnTo>
                                    <a:pt x="3836955" y="639"/>
                                  </a:lnTo>
                                  <a:lnTo>
                                    <a:pt x="3839515" y="3196"/>
                                  </a:lnTo>
                                  <a:lnTo>
                                    <a:pt x="3840146" y="4740"/>
                                  </a:lnTo>
                                  <a:lnTo>
                                    <a:pt x="3840146" y="8356"/>
                                  </a:lnTo>
                                  <a:lnTo>
                                    <a:pt x="3839515" y="9900"/>
                                  </a:lnTo>
                                  <a:lnTo>
                                    <a:pt x="3836955" y="12457"/>
                                  </a:lnTo>
                                  <a:lnTo>
                                    <a:pt x="38354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61625" y="13096"/>
                                  </a:moveTo>
                                  <a:lnTo>
                                    <a:pt x="3858006" y="13096"/>
                                  </a:lnTo>
                                  <a:lnTo>
                                    <a:pt x="3856458" y="12457"/>
                                  </a:lnTo>
                                  <a:lnTo>
                                    <a:pt x="3853898" y="9900"/>
                                  </a:lnTo>
                                  <a:lnTo>
                                    <a:pt x="3853267" y="8356"/>
                                  </a:lnTo>
                                  <a:lnTo>
                                    <a:pt x="3853267" y="4740"/>
                                  </a:lnTo>
                                  <a:lnTo>
                                    <a:pt x="3853898" y="3196"/>
                                  </a:lnTo>
                                  <a:lnTo>
                                    <a:pt x="3856458" y="639"/>
                                  </a:lnTo>
                                  <a:lnTo>
                                    <a:pt x="3858006" y="0"/>
                                  </a:lnTo>
                                  <a:lnTo>
                                    <a:pt x="3861625" y="0"/>
                                  </a:lnTo>
                                  <a:lnTo>
                                    <a:pt x="3863161" y="639"/>
                                  </a:lnTo>
                                  <a:lnTo>
                                    <a:pt x="3865721" y="3196"/>
                                  </a:lnTo>
                                  <a:lnTo>
                                    <a:pt x="3866364" y="4740"/>
                                  </a:lnTo>
                                  <a:lnTo>
                                    <a:pt x="3866364" y="8356"/>
                                  </a:lnTo>
                                  <a:lnTo>
                                    <a:pt x="3865721" y="9900"/>
                                  </a:lnTo>
                                  <a:lnTo>
                                    <a:pt x="3863161" y="12457"/>
                                  </a:lnTo>
                                  <a:lnTo>
                                    <a:pt x="38616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87831" y="13096"/>
                                  </a:moveTo>
                                  <a:lnTo>
                                    <a:pt x="3884223" y="13096"/>
                                  </a:lnTo>
                                  <a:lnTo>
                                    <a:pt x="3882675" y="12457"/>
                                  </a:lnTo>
                                  <a:lnTo>
                                    <a:pt x="3880116" y="9900"/>
                                  </a:lnTo>
                                  <a:lnTo>
                                    <a:pt x="3879473" y="8356"/>
                                  </a:lnTo>
                                  <a:lnTo>
                                    <a:pt x="3879473" y="4740"/>
                                  </a:lnTo>
                                  <a:lnTo>
                                    <a:pt x="3880116" y="3196"/>
                                  </a:lnTo>
                                  <a:lnTo>
                                    <a:pt x="3882675" y="639"/>
                                  </a:lnTo>
                                  <a:lnTo>
                                    <a:pt x="3884223" y="0"/>
                                  </a:lnTo>
                                  <a:lnTo>
                                    <a:pt x="3887831" y="0"/>
                                  </a:lnTo>
                                  <a:lnTo>
                                    <a:pt x="3889379" y="639"/>
                                  </a:lnTo>
                                  <a:lnTo>
                                    <a:pt x="3891938" y="3196"/>
                                  </a:lnTo>
                                  <a:lnTo>
                                    <a:pt x="3892569" y="4740"/>
                                  </a:lnTo>
                                  <a:lnTo>
                                    <a:pt x="3892569" y="8356"/>
                                  </a:lnTo>
                                  <a:lnTo>
                                    <a:pt x="3891938" y="9900"/>
                                  </a:lnTo>
                                  <a:lnTo>
                                    <a:pt x="3889379" y="12457"/>
                                  </a:lnTo>
                                  <a:lnTo>
                                    <a:pt x="38878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14048" y="13096"/>
                                  </a:moveTo>
                                  <a:lnTo>
                                    <a:pt x="3910429" y="13096"/>
                                  </a:lnTo>
                                  <a:lnTo>
                                    <a:pt x="3908881" y="12457"/>
                                  </a:lnTo>
                                  <a:lnTo>
                                    <a:pt x="3906333" y="9900"/>
                                  </a:lnTo>
                                  <a:lnTo>
                                    <a:pt x="3905690" y="8356"/>
                                  </a:lnTo>
                                  <a:lnTo>
                                    <a:pt x="3905690" y="4740"/>
                                  </a:lnTo>
                                  <a:lnTo>
                                    <a:pt x="3906333" y="3196"/>
                                  </a:lnTo>
                                  <a:lnTo>
                                    <a:pt x="3908881" y="639"/>
                                  </a:lnTo>
                                  <a:lnTo>
                                    <a:pt x="3910429" y="0"/>
                                  </a:lnTo>
                                  <a:lnTo>
                                    <a:pt x="3914048" y="0"/>
                                  </a:lnTo>
                                  <a:lnTo>
                                    <a:pt x="3915584" y="639"/>
                                  </a:lnTo>
                                  <a:lnTo>
                                    <a:pt x="3918144" y="3196"/>
                                  </a:lnTo>
                                  <a:lnTo>
                                    <a:pt x="3918787" y="4740"/>
                                  </a:lnTo>
                                  <a:lnTo>
                                    <a:pt x="3918787" y="8356"/>
                                  </a:lnTo>
                                  <a:lnTo>
                                    <a:pt x="3918144" y="9900"/>
                                  </a:lnTo>
                                  <a:lnTo>
                                    <a:pt x="3915584" y="12457"/>
                                  </a:lnTo>
                                  <a:lnTo>
                                    <a:pt x="39140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40254" y="13096"/>
                                  </a:moveTo>
                                  <a:lnTo>
                                    <a:pt x="3936646" y="13096"/>
                                  </a:lnTo>
                                  <a:lnTo>
                                    <a:pt x="3935099" y="12457"/>
                                  </a:lnTo>
                                  <a:lnTo>
                                    <a:pt x="3932539" y="9900"/>
                                  </a:lnTo>
                                  <a:lnTo>
                                    <a:pt x="3931908" y="8356"/>
                                  </a:lnTo>
                                  <a:lnTo>
                                    <a:pt x="3931908" y="4740"/>
                                  </a:lnTo>
                                  <a:lnTo>
                                    <a:pt x="3932539" y="3196"/>
                                  </a:lnTo>
                                  <a:lnTo>
                                    <a:pt x="3935099" y="639"/>
                                  </a:lnTo>
                                  <a:lnTo>
                                    <a:pt x="3936646" y="0"/>
                                  </a:lnTo>
                                  <a:lnTo>
                                    <a:pt x="3940254" y="0"/>
                                  </a:lnTo>
                                  <a:lnTo>
                                    <a:pt x="3941802" y="639"/>
                                  </a:lnTo>
                                  <a:lnTo>
                                    <a:pt x="3944362" y="3196"/>
                                  </a:lnTo>
                                  <a:lnTo>
                                    <a:pt x="3945005" y="4740"/>
                                  </a:lnTo>
                                  <a:lnTo>
                                    <a:pt x="3945005" y="8356"/>
                                  </a:lnTo>
                                  <a:lnTo>
                                    <a:pt x="3944362" y="9900"/>
                                  </a:lnTo>
                                  <a:lnTo>
                                    <a:pt x="3941802" y="12457"/>
                                  </a:lnTo>
                                  <a:lnTo>
                                    <a:pt x="39402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66472" y="13096"/>
                                  </a:moveTo>
                                  <a:lnTo>
                                    <a:pt x="3962852" y="13096"/>
                                  </a:lnTo>
                                  <a:lnTo>
                                    <a:pt x="3961316" y="12457"/>
                                  </a:lnTo>
                                  <a:lnTo>
                                    <a:pt x="3958756" y="9900"/>
                                  </a:lnTo>
                                  <a:lnTo>
                                    <a:pt x="3958113" y="8356"/>
                                  </a:lnTo>
                                  <a:lnTo>
                                    <a:pt x="3958113" y="4740"/>
                                  </a:lnTo>
                                  <a:lnTo>
                                    <a:pt x="3958756" y="3196"/>
                                  </a:lnTo>
                                  <a:lnTo>
                                    <a:pt x="3961316" y="639"/>
                                  </a:lnTo>
                                  <a:lnTo>
                                    <a:pt x="3962852" y="0"/>
                                  </a:lnTo>
                                  <a:lnTo>
                                    <a:pt x="3966472" y="0"/>
                                  </a:lnTo>
                                  <a:lnTo>
                                    <a:pt x="3968019" y="639"/>
                                  </a:lnTo>
                                  <a:lnTo>
                                    <a:pt x="3970567" y="3196"/>
                                  </a:lnTo>
                                  <a:lnTo>
                                    <a:pt x="3971210" y="4740"/>
                                  </a:lnTo>
                                  <a:lnTo>
                                    <a:pt x="3971210" y="8356"/>
                                  </a:lnTo>
                                  <a:lnTo>
                                    <a:pt x="3970567" y="9900"/>
                                  </a:lnTo>
                                  <a:lnTo>
                                    <a:pt x="3968019" y="12457"/>
                                  </a:lnTo>
                                  <a:lnTo>
                                    <a:pt x="3966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92689" y="13096"/>
                                  </a:moveTo>
                                  <a:lnTo>
                                    <a:pt x="3989070" y="13096"/>
                                  </a:lnTo>
                                  <a:lnTo>
                                    <a:pt x="3987522" y="12457"/>
                                  </a:lnTo>
                                  <a:lnTo>
                                    <a:pt x="3984962" y="9900"/>
                                  </a:lnTo>
                                  <a:lnTo>
                                    <a:pt x="3984331" y="8356"/>
                                  </a:lnTo>
                                  <a:lnTo>
                                    <a:pt x="3984331" y="4740"/>
                                  </a:lnTo>
                                  <a:lnTo>
                                    <a:pt x="3984962" y="3196"/>
                                  </a:lnTo>
                                  <a:lnTo>
                                    <a:pt x="3987522" y="639"/>
                                  </a:lnTo>
                                  <a:lnTo>
                                    <a:pt x="3989070" y="0"/>
                                  </a:lnTo>
                                  <a:lnTo>
                                    <a:pt x="3992689" y="0"/>
                                  </a:lnTo>
                                  <a:lnTo>
                                    <a:pt x="3994225" y="639"/>
                                  </a:lnTo>
                                  <a:lnTo>
                                    <a:pt x="3996785" y="3196"/>
                                  </a:lnTo>
                                  <a:lnTo>
                                    <a:pt x="3997428" y="4740"/>
                                  </a:lnTo>
                                  <a:lnTo>
                                    <a:pt x="3997428" y="8356"/>
                                  </a:lnTo>
                                  <a:lnTo>
                                    <a:pt x="3996785" y="9900"/>
                                  </a:lnTo>
                                  <a:lnTo>
                                    <a:pt x="3994225" y="12457"/>
                                  </a:lnTo>
                                  <a:lnTo>
                                    <a:pt x="39926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8895" y="13096"/>
                                  </a:moveTo>
                                  <a:lnTo>
                                    <a:pt x="4015275" y="13096"/>
                                  </a:lnTo>
                                  <a:lnTo>
                                    <a:pt x="4013739" y="12457"/>
                                  </a:lnTo>
                                  <a:lnTo>
                                    <a:pt x="4011180" y="9900"/>
                                  </a:lnTo>
                                  <a:lnTo>
                                    <a:pt x="4010537" y="8356"/>
                                  </a:lnTo>
                                  <a:lnTo>
                                    <a:pt x="4010537" y="4740"/>
                                  </a:lnTo>
                                  <a:lnTo>
                                    <a:pt x="4011180" y="3196"/>
                                  </a:lnTo>
                                  <a:lnTo>
                                    <a:pt x="4013739" y="639"/>
                                  </a:lnTo>
                                  <a:lnTo>
                                    <a:pt x="4015275" y="0"/>
                                  </a:lnTo>
                                  <a:lnTo>
                                    <a:pt x="4018895" y="0"/>
                                  </a:lnTo>
                                  <a:lnTo>
                                    <a:pt x="4020443" y="639"/>
                                  </a:lnTo>
                                  <a:lnTo>
                                    <a:pt x="4023002" y="3196"/>
                                  </a:lnTo>
                                  <a:lnTo>
                                    <a:pt x="4023633" y="4740"/>
                                  </a:lnTo>
                                  <a:lnTo>
                                    <a:pt x="4023633" y="8356"/>
                                  </a:lnTo>
                                  <a:lnTo>
                                    <a:pt x="4023002" y="9900"/>
                                  </a:lnTo>
                                  <a:lnTo>
                                    <a:pt x="4020443" y="12457"/>
                                  </a:lnTo>
                                  <a:lnTo>
                                    <a:pt x="40188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45112" y="13096"/>
                                  </a:moveTo>
                                  <a:lnTo>
                                    <a:pt x="4041493" y="13096"/>
                                  </a:lnTo>
                                  <a:lnTo>
                                    <a:pt x="4039945" y="12457"/>
                                  </a:lnTo>
                                  <a:lnTo>
                                    <a:pt x="4037397" y="9900"/>
                                  </a:lnTo>
                                  <a:lnTo>
                                    <a:pt x="4036754" y="8356"/>
                                  </a:lnTo>
                                  <a:lnTo>
                                    <a:pt x="4036754" y="4740"/>
                                  </a:lnTo>
                                  <a:lnTo>
                                    <a:pt x="4037397" y="3196"/>
                                  </a:lnTo>
                                  <a:lnTo>
                                    <a:pt x="4039945" y="639"/>
                                  </a:lnTo>
                                  <a:lnTo>
                                    <a:pt x="4041493" y="0"/>
                                  </a:lnTo>
                                  <a:lnTo>
                                    <a:pt x="4045112" y="0"/>
                                  </a:lnTo>
                                  <a:lnTo>
                                    <a:pt x="4046648" y="639"/>
                                  </a:lnTo>
                                  <a:lnTo>
                                    <a:pt x="4049208" y="3196"/>
                                  </a:lnTo>
                                  <a:lnTo>
                                    <a:pt x="4049851" y="4740"/>
                                  </a:lnTo>
                                  <a:lnTo>
                                    <a:pt x="4049851" y="8356"/>
                                  </a:lnTo>
                                  <a:lnTo>
                                    <a:pt x="4049208" y="9900"/>
                                  </a:lnTo>
                                  <a:lnTo>
                                    <a:pt x="4046648" y="12457"/>
                                  </a:lnTo>
                                  <a:lnTo>
                                    <a:pt x="404511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71318" y="13096"/>
                                  </a:moveTo>
                                  <a:lnTo>
                                    <a:pt x="4067710" y="13096"/>
                                  </a:lnTo>
                                  <a:lnTo>
                                    <a:pt x="4066163" y="12457"/>
                                  </a:lnTo>
                                  <a:lnTo>
                                    <a:pt x="4063603" y="9900"/>
                                  </a:lnTo>
                                  <a:lnTo>
                                    <a:pt x="4062972" y="8356"/>
                                  </a:lnTo>
                                  <a:lnTo>
                                    <a:pt x="4062972" y="4740"/>
                                  </a:lnTo>
                                  <a:lnTo>
                                    <a:pt x="4063603" y="3196"/>
                                  </a:lnTo>
                                  <a:lnTo>
                                    <a:pt x="4066163" y="639"/>
                                  </a:lnTo>
                                  <a:lnTo>
                                    <a:pt x="4067710" y="0"/>
                                  </a:lnTo>
                                  <a:lnTo>
                                    <a:pt x="4071318" y="0"/>
                                  </a:lnTo>
                                  <a:lnTo>
                                    <a:pt x="4072866" y="639"/>
                                  </a:lnTo>
                                  <a:lnTo>
                                    <a:pt x="4075426" y="3196"/>
                                  </a:lnTo>
                                  <a:lnTo>
                                    <a:pt x="4076069" y="4740"/>
                                  </a:lnTo>
                                  <a:lnTo>
                                    <a:pt x="4076069" y="8356"/>
                                  </a:lnTo>
                                  <a:lnTo>
                                    <a:pt x="4075426" y="9900"/>
                                  </a:lnTo>
                                  <a:lnTo>
                                    <a:pt x="4072866" y="12457"/>
                                  </a:lnTo>
                                  <a:lnTo>
                                    <a:pt x="40713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97536" y="13096"/>
                                  </a:moveTo>
                                  <a:lnTo>
                                    <a:pt x="4093916" y="13096"/>
                                  </a:lnTo>
                                  <a:lnTo>
                                    <a:pt x="4092380" y="12457"/>
                                  </a:lnTo>
                                  <a:lnTo>
                                    <a:pt x="4089820" y="9900"/>
                                  </a:lnTo>
                                  <a:lnTo>
                                    <a:pt x="4089177" y="8356"/>
                                  </a:lnTo>
                                  <a:lnTo>
                                    <a:pt x="4089177" y="4740"/>
                                  </a:lnTo>
                                  <a:lnTo>
                                    <a:pt x="4089820" y="3196"/>
                                  </a:lnTo>
                                  <a:lnTo>
                                    <a:pt x="4092380" y="639"/>
                                  </a:lnTo>
                                  <a:lnTo>
                                    <a:pt x="4093916" y="0"/>
                                  </a:lnTo>
                                  <a:lnTo>
                                    <a:pt x="4097536" y="0"/>
                                  </a:lnTo>
                                  <a:lnTo>
                                    <a:pt x="4099083" y="639"/>
                                  </a:lnTo>
                                  <a:lnTo>
                                    <a:pt x="4101631" y="3196"/>
                                  </a:lnTo>
                                  <a:lnTo>
                                    <a:pt x="4102274" y="4740"/>
                                  </a:lnTo>
                                  <a:lnTo>
                                    <a:pt x="4102274" y="8356"/>
                                  </a:lnTo>
                                  <a:lnTo>
                                    <a:pt x="4101631" y="9900"/>
                                  </a:lnTo>
                                  <a:lnTo>
                                    <a:pt x="4099083" y="12457"/>
                                  </a:lnTo>
                                  <a:lnTo>
                                    <a:pt x="40975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23753" y="13096"/>
                                  </a:moveTo>
                                  <a:lnTo>
                                    <a:pt x="4120134" y="13096"/>
                                  </a:lnTo>
                                  <a:lnTo>
                                    <a:pt x="4118586" y="12457"/>
                                  </a:lnTo>
                                  <a:lnTo>
                                    <a:pt x="4116026" y="9900"/>
                                  </a:lnTo>
                                  <a:lnTo>
                                    <a:pt x="4115395" y="8356"/>
                                  </a:lnTo>
                                  <a:lnTo>
                                    <a:pt x="4115395" y="4740"/>
                                  </a:lnTo>
                                  <a:lnTo>
                                    <a:pt x="4116026" y="3196"/>
                                  </a:lnTo>
                                  <a:lnTo>
                                    <a:pt x="4118586" y="639"/>
                                  </a:lnTo>
                                  <a:lnTo>
                                    <a:pt x="4120134" y="0"/>
                                  </a:lnTo>
                                  <a:lnTo>
                                    <a:pt x="4123753" y="0"/>
                                  </a:lnTo>
                                  <a:lnTo>
                                    <a:pt x="4125289" y="639"/>
                                  </a:lnTo>
                                  <a:lnTo>
                                    <a:pt x="4127849" y="3196"/>
                                  </a:lnTo>
                                  <a:lnTo>
                                    <a:pt x="4128492" y="4740"/>
                                  </a:lnTo>
                                  <a:lnTo>
                                    <a:pt x="4128492" y="8356"/>
                                  </a:lnTo>
                                  <a:lnTo>
                                    <a:pt x="4127849" y="9900"/>
                                  </a:lnTo>
                                  <a:lnTo>
                                    <a:pt x="4125289" y="12457"/>
                                  </a:lnTo>
                                  <a:lnTo>
                                    <a:pt x="412375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49959" y="13096"/>
                                  </a:moveTo>
                                  <a:lnTo>
                                    <a:pt x="4146339" y="13096"/>
                                  </a:lnTo>
                                  <a:lnTo>
                                    <a:pt x="4144803" y="12457"/>
                                  </a:lnTo>
                                  <a:lnTo>
                                    <a:pt x="4142244" y="9900"/>
                                  </a:lnTo>
                                  <a:lnTo>
                                    <a:pt x="4141601" y="8356"/>
                                  </a:lnTo>
                                  <a:lnTo>
                                    <a:pt x="4141601" y="4740"/>
                                  </a:lnTo>
                                  <a:lnTo>
                                    <a:pt x="4142244" y="3196"/>
                                  </a:lnTo>
                                  <a:lnTo>
                                    <a:pt x="4144803" y="639"/>
                                  </a:lnTo>
                                  <a:lnTo>
                                    <a:pt x="4146339" y="0"/>
                                  </a:lnTo>
                                  <a:lnTo>
                                    <a:pt x="4149959" y="0"/>
                                  </a:lnTo>
                                  <a:lnTo>
                                    <a:pt x="4151507" y="639"/>
                                  </a:lnTo>
                                  <a:lnTo>
                                    <a:pt x="4154066" y="3196"/>
                                  </a:lnTo>
                                  <a:lnTo>
                                    <a:pt x="4154697" y="4740"/>
                                  </a:lnTo>
                                  <a:lnTo>
                                    <a:pt x="4154697" y="8356"/>
                                  </a:lnTo>
                                  <a:lnTo>
                                    <a:pt x="4154066" y="9900"/>
                                  </a:lnTo>
                                  <a:lnTo>
                                    <a:pt x="4151507" y="12457"/>
                                  </a:lnTo>
                                  <a:lnTo>
                                    <a:pt x="41499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76176" y="13096"/>
                                  </a:moveTo>
                                  <a:lnTo>
                                    <a:pt x="4172557" y="13096"/>
                                  </a:lnTo>
                                  <a:lnTo>
                                    <a:pt x="4171009" y="12457"/>
                                  </a:lnTo>
                                  <a:lnTo>
                                    <a:pt x="4168461" y="9900"/>
                                  </a:lnTo>
                                  <a:lnTo>
                                    <a:pt x="4167818" y="8356"/>
                                  </a:lnTo>
                                  <a:lnTo>
                                    <a:pt x="4167818" y="4740"/>
                                  </a:lnTo>
                                  <a:lnTo>
                                    <a:pt x="4168461" y="3196"/>
                                  </a:lnTo>
                                  <a:lnTo>
                                    <a:pt x="4171009" y="639"/>
                                  </a:lnTo>
                                  <a:lnTo>
                                    <a:pt x="4172557" y="0"/>
                                  </a:lnTo>
                                  <a:lnTo>
                                    <a:pt x="4176176" y="0"/>
                                  </a:lnTo>
                                  <a:lnTo>
                                    <a:pt x="4177712" y="639"/>
                                  </a:lnTo>
                                  <a:lnTo>
                                    <a:pt x="4180272" y="3196"/>
                                  </a:lnTo>
                                  <a:lnTo>
                                    <a:pt x="4180915" y="4740"/>
                                  </a:lnTo>
                                  <a:lnTo>
                                    <a:pt x="4180915" y="8356"/>
                                  </a:lnTo>
                                  <a:lnTo>
                                    <a:pt x="4180272" y="9900"/>
                                  </a:lnTo>
                                  <a:lnTo>
                                    <a:pt x="4177712" y="12457"/>
                                  </a:lnTo>
                                  <a:lnTo>
                                    <a:pt x="41761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02382" y="13096"/>
                                  </a:moveTo>
                                  <a:lnTo>
                                    <a:pt x="4198774" y="13096"/>
                                  </a:lnTo>
                                  <a:lnTo>
                                    <a:pt x="4197227" y="12457"/>
                                  </a:lnTo>
                                  <a:lnTo>
                                    <a:pt x="4194667" y="9900"/>
                                  </a:lnTo>
                                  <a:lnTo>
                                    <a:pt x="4194024" y="8356"/>
                                  </a:lnTo>
                                  <a:lnTo>
                                    <a:pt x="4194024" y="4740"/>
                                  </a:lnTo>
                                  <a:lnTo>
                                    <a:pt x="4194667" y="3196"/>
                                  </a:lnTo>
                                  <a:lnTo>
                                    <a:pt x="4197227" y="639"/>
                                  </a:lnTo>
                                  <a:lnTo>
                                    <a:pt x="4198774" y="0"/>
                                  </a:lnTo>
                                  <a:lnTo>
                                    <a:pt x="4202382" y="0"/>
                                  </a:lnTo>
                                  <a:lnTo>
                                    <a:pt x="4203930" y="639"/>
                                  </a:lnTo>
                                  <a:lnTo>
                                    <a:pt x="4206490" y="3196"/>
                                  </a:lnTo>
                                  <a:lnTo>
                                    <a:pt x="4207121" y="4740"/>
                                  </a:lnTo>
                                  <a:lnTo>
                                    <a:pt x="4207121" y="8356"/>
                                  </a:lnTo>
                                  <a:lnTo>
                                    <a:pt x="4206490" y="9900"/>
                                  </a:lnTo>
                                  <a:lnTo>
                                    <a:pt x="4203930" y="12457"/>
                                  </a:lnTo>
                                  <a:lnTo>
                                    <a:pt x="42023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28600" y="13096"/>
                                  </a:moveTo>
                                  <a:lnTo>
                                    <a:pt x="4224980" y="13096"/>
                                  </a:lnTo>
                                  <a:lnTo>
                                    <a:pt x="4223444" y="12457"/>
                                  </a:lnTo>
                                  <a:lnTo>
                                    <a:pt x="4220884" y="9900"/>
                                  </a:lnTo>
                                  <a:lnTo>
                                    <a:pt x="4220241" y="8356"/>
                                  </a:lnTo>
                                  <a:lnTo>
                                    <a:pt x="4220241" y="4740"/>
                                  </a:lnTo>
                                  <a:lnTo>
                                    <a:pt x="4220884" y="3196"/>
                                  </a:lnTo>
                                  <a:lnTo>
                                    <a:pt x="4223444" y="639"/>
                                  </a:lnTo>
                                  <a:lnTo>
                                    <a:pt x="4224980" y="0"/>
                                  </a:lnTo>
                                  <a:lnTo>
                                    <a:pt x="4228600" y="0"/>
                                  </a:lnTo>
                                  <a:lnTo>
                                    <a:pt x="4230147" y="639"/>
                                  </a:lnTo>
                                  <a:lnTo>
                                    <a:pt x="4232695" y="3196"/>
                                  </a:lnTo>
                                  <a:lnTo>
                                    <a:pt x="4233338" y="4740"/>
                                  </a:lnTo>
                                  <a:lnTo>
                                    <a:pt x="4233338" y="8356"/>
                                  </a:lnTo>
                                  <a:lnTo>
                                    <a:pt x="4232695" y="9900"/>
                                  </a:lnTo>
                                  <a:lnTo>
                                    <a:pt x="4230147" y="12457"/>
                                  </a:lnTo>
                                  <a:lnTo>
                                    <a:pt x="42286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54817" y="13096"/>
                                  </a:moveTo>
                                  <a:lnTo>
                                    <a:pt x="4251198" y="13096"/>
                                  </a:lnTo>
                                  <a:lnTo>
                                    <a:pt x="4249650" y="12457"/>
                                  </a:lnTo>
                                  <a:lnTo>
                                    <a:pt x="4247090" y="9900"/>
                                  </a:lnTo>
                                  <a:lnTo>
                                    <a:pt x="4246459" y="8356"/>
                                  </a:lnTo>
                                  <a:lnTo>
                                    <a:pt x="4246459" y="4740"/>
                                  </a:lnTo>
                                  <a:lnTo>
                                    <a:pt x="4247090" y="3196"/>
                                  </a:lnTo>
                                  <a:lnTo>
                                    <a:pt x="4249650" y="639"/>
                                  </a:lnTo>
                                  <a:lnTo>
                                    <a:pt x="4251198" y="0"/>
                                  </a:lnTo>
                                  <a:lnTo>
                                    <a:pt x="4254817" y="0"/>
                                  </a:lnTo>
                                  <a:lnTo>
                                    <a:pt x="4256353" y="639"/>
                                  </a:lnTo>
                                  <a:lnTo>
                                    <a:pt x="4258913" y="3196"/>
                                  </a:lnTo>
                                  <a:lnTo>
                                    <a:pt x="4259556" y="4740"/>
                                  </a:lnTo>
                                  <a:lnTo>
                                    <a:pt x="4259556" y="8356"/>
                                  </a:lnTo>
                                  <a:lnTo>
                                    <a:pt x="4258913" y="9900"/>
                                  </a:lnTo>
                                  <a:lnTo>
                                    <a:pt x="4256353" y="12457"/>
                                  </a:lnTo>
                                  <a:lnTo>
                                    <a:pt x="42548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81023" y="13096"/>
                                  </a:moveTo>
                                  <a:lnTo>
                                    <a:pt x="4277403" y="13096"/>
                                  </a:lnTo>
                                  <a:lnTo>
                                    <a:pt x="4275867" y="12457"/>
                                  </a:lnTo>
                                  <a:lnTo>
                                    <a:pt x="4273308" y="9900"/>
                                  </a:lnTo>
                                  <a:lnTo>
                                    <a:pt x="4272665" y="8356"/>
                                  </a:lnTo>
                                  <a:lnTo>
                                    <a:pt x="4272665" y="4740"/>
                                  </a:lnTo>
                                  <a:lnTo>
                                    <a:pt x="4273308" y="3196"/>
                                  </a:lnTo>
                                  <a:lnTo>
                                    <a:pt x="4275867" y="639"/>
                                  </a:lnTo>
                                  <a:lnTo>
                                    <a:pt x="4277403" y="0"/>
                                  </a:lnTo>
                                  <a:lnTo>
                                    <a:pt x="4281023" y="0"/>
                                  </a:lnTo>
                                  <a:lnTo>
                                    <a:pt x="4282571" y="639"/>
                                  </a:lnTo>
                                  <a:lnTo>
                                    <a:pt x="4285130" y="3196"/>
                                  </a:lnTo>
                                  <a:lnTo>
                                    <a:pt x="4285761" y="4740"/>
                                  </a:lnTo>
                                  <a:lnTo>
                                    <a:pt x="4285761" y="8356"/>
                                  </a:lnTo>
                                  <a:lnTo>
                                    <a:pt x="4285130" y="9900"/>
                                  </a:lnTo>
                                  <a:lnTo>
                                    <a:pt x="4282571" y="12457"/>
                                  </a:lnTo>
                                  <a:lnTo>
                                    <a:pt x="42810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07240" y="13096"/>
                                  </a:moveTo>
                                  <a:lnTo>
                                    <a:pt x="4303621" y="13096"/>
                                  </a:lnTo>
                                  <a:lnTo>
                                    <a:pt x="4302073" y="12457"/>
                                  </a:lnTo>
                                  <a:lnTo>
                                    <a:pt x="4299525" y="9900"/>
                                  </a:lnTo>
                                  <a:lnTo>
                                    <a:pt x="4298882" y="8356"/>
                                  </a:lnTo>
                                  <a:lnTo>
                                    <a:pt x="4298882" y="4740"/>
                                  </a:lnTo>
                                  <a:lnTo>
                                    <a:pt x="4299525" y="3196"/>
                                  </a:lnTo>
                                  <a:lnTo>
                                    <a:pt x="4302073" y="639"/>
                                  </a:lnTo>
                                  <a:lnTo>
                                    <a:pt x="4303621" y="0"/>
                                  </a:lnTo>
                                  <a:lnTo>
                                    <a:pt x="4307240" y="0"/>
                                  </a:lnTo>
                                  <a:lnTo>
                                    <a:pt x="4308776" y="639"/>
                                  </a:lnTo>
                                  <a:lnTo>
                                    <a:pt x="4311336" y="3196"/>
                                  </a:lnTo>
                                  <a:lnTo>
                                    <a:pt x="4311979" y="4740"/>
                                  </a:lnTo>
                                  <a:lnTo>
                                    <a:pt x="4311979" y="8356"/>
                                  </a:lnTo>
                                  <a:lnTo>
                                    <a:pt x="4311336" y="9900"/>
                                  </a:lnTo>
                                  <a:lnTo>
                                    <a:pt x="4308776" y="12457"/>
                                  </a:lnTo>
                                  <a:lnTo>
                                    <a:pt x="43072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33446" y="13096"/>
                                  </a:moveTo>
                                  <a:lnTo>
                                    <a:pt x="4329838" y="13096"/>
                                  </a:lnTo>
                                  <a:lnTo>
                                    <a:pt x="4328291" y="12457"/>
                                  </a:lnTo>
                                  <a:lnTo>
                                    <a:pt x="4325731" y="9900"/>
                                  </a:lnTo>
                                  <a:lnTo>
                                    <a:pt x="4325088" y="8356"/>
                                  </a:lnTo>
                                  <a:lnTo>
                                    <a:pt x="4325088" y="4740"/>
                                  </a:lnTo>
                                  <a:lnTo>
                                    <a:pt x="4325731" y="3196"/>
                                  </a:lnTo>
                                  <a:lnTo>
                                    <a:pt x="4328291" y="639"/>
                                  </a:lnTo>
                                  <a:lnTo>
                                    <a:pt x="4329838" y="0"/>
                                  </a:lnTo>
                                  <a:lnTo>
                                    <a:pt x="4333446" y="0"/>
                                  </a:lnTo>
                                  <a:lnTo>
                                    <a:pt x="4334994" y="639"/>
                                  </a:lnTo>
                                  <a:lnTo>
                                    <a:pt x="4337554" y="3196"/>
                                  </a:lnTo>
                                  <a:lnTo>
                                    <a:pt x="4338185" y="4740"/>
                                  </a:lnTo>
                                  <a:lnTo>
                                    <a:pt x="4338185" y="8356"/>
                                  </a:lnTo>
                                  <a:lnTo>
                                    <a:pt x="4337554" y="9900"/>
                                  </a:lnTo>
                                  <a:lnTo>
                                    <a:pt x="4334994" y="12457"/>
                                  </a:lnTo>
                                  <a:lnTo>
                                    <a:pt x="43334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59664" y="13096"/>
                                  </a:moveTo>
                                  <a:lnTo>
                                    <a:pt x="4356044" y="13096"/>
                                  </a:lnTo>
                                  <a:lnTo>
                                    <a:pt x="4354496" y="12457"/>
                                  </a:lnTo>
                                  <a:lnTo>
                                    <a:pt x="4351948" y="9900"/>
                                  </a:lnTo>
                                  <a:lnTo>
                                    <a:pt x="4351305" y="8356"/>
                                  </a:lnTo>
                                  <a:lnTo>
                                    <a:pt x="4351305" y="4740"/>
                                  </a:lnTo>
                                  <a:lnTo>
                                    <a:pt x="4351948" y="3196"/>
                                  </a:lnTo>
                                  <a:lnTo>
                                    <a:pt x="4354496" y="639"/>
                                  </a:lnTo>
                                  <a:lnTo>
                                    <a:pt x="4356044" y="0"/>
                                  </a:lnTo>
                                  <a:lnTo>
                                    <a:pt x="4359664" y="0"/>
                                  </a:lnTo>
                                  <a:lnTo>
                                    <a:pt x="4361211" y="639"/>
                                  </a:lnTo>
                                  <a:lnTo>
                                    <a:pt x="4363759" y="3196"/>
                                  </a:lnTo>
                                  <a:lnTo>
                                    <a:pt x="4364402" y="4740"/>
                                  </a:lnTo>
                                  <a:lnTo>
                                    <a:pt x="4364402" y="8356"/>
                                  </a:lnTo>
                                  <a:lnTo>
                                    <a:pt x="4363759" y="9900"/>
                                  </a:lnTo>
                                  <a:lnTo>
                                    <a:pt x="4361211" y="12457"/>
                                  </a:lnTo>
                                  <a:lnTo>
                                    <a:pt x="43596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85869" y="13096"/>
                                  </a:moveTo>
                                  <a:lnTo>
                                    <a:pt x="4382262" y="13096"/>
                                  </a:lnTo>
                                  <a:lnTo>
                                    <a:pt x="4380714" y="12457"/>
                                  </a:lnTo>
                                  <a:lnTo>
                                    <a:pt x="4378154" y="9900"/>
                                  </a:lnTo>
                                  <a:lnTo>
                                    <a:pt x="4377523" y="8356"/>
                                  </a:lnTo>
                                  <a:lnTo>
                                    <a:pt x="4377523" y="4740"/>
                                  </a:lnTo>
                                  <a:lnTo>
                                    <a:pt x="4378154" y="3196"/>
                                  </a:lnTo>
                                  <a:lnTo>
                                    <a:pt x="4380714" y="639"/>
                                  </a:lnTo>
                                  <a:lnTo>
                                    <a:pt x="4382262" y="0"/>
                                  </a:lnTo>
                                  <a:lnTo>
                                    <a:pt x="4385869" y="0"/>
                                  </a:lnTo>
                                  <a:lnTo>
                                    <a:pt x="4387417" y="639"/>
                                  </a:lnTo>
                                  <a:lnTo>
                                    <a:pt x="4389977" y="3196"/>
                                  </a:lnTo>
                                  <a:lnTo>
                                    <a:pt x="4390620" y="4740"/>
                                  </a:lnTo>
                                  <a:lnTo>
                                    <a:pt x="4390620" y="8356"/>
                                  </a:lnTo>
                                  <a:lnTo>
                                    <a:pt x="4389977" y="9900"/>
                                  </a:lnTo>
                                  <a:lnTo>
                                    <a:pt x="4387417" y="12457"/>
                                  </a:lnTo>
                                  <a:lnTo>
                                    <a:pt x="43858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12087" y="13096"/>
                                  </a:moveTo>
                                  <a:lnTo>
                                    <a:pt x="4408467" y="13096"/>
                                  </a:lnTo>
                                  <a:lnTo>
                                    <a:pt x="4406931" y="12457"/>
                                  </a:lnTo>
                                  <a:lnTo>
                                    <a:pt x="4404372" y="9900"/>
                                  </a:lnTo>
                                  <a:lnTo>
                                    <a:pt x="4403729" y="8356"/>
                                  </a:lnTo>
                                  <a:lnTo>
                                    <a:pt x="4403729" y="4740"/>
                                  </a:lnTo>
                                  <a:lnTo>
                                    <a:pt x="4404372" y="3196"/>
                                  </a:lnTo>
                                  <a:lnTo>
                                    <a:pt x="4406931" y="639"/>
                                  </a:lnTo>
                                  <a:lnTo>
                                    <a:pt x="4408467" y="0"/>
                                  </a:lnTo>
                                  <a:lnTo>
                                    <a:pt x="4412087" y="0"/>
                                  </a:lnTo>
                                  <a:lnTo>
                                    <a:pt x="4413635" y="639"/>
                                  </a:lnTo>
                                  <a:lnTo>
                                    <a:pt x="4416194" y="3196"/>
                                  </a:lnTo>
                                  <a:lnTo>
                                    <a:pt x="4416825" y="4740"/>
                                  </a:lnTo>
                                  <a:lnTo>
                                    <a:pt x="4416825" y="8356"/>
                                  </a:lnTo>
                                  <a:lnTo>
                                    <a:pt x="4416194" y="9900"/>
                                  </a:lnTo>
                                  <a:lnTo>
                                    <a:pt x="4413635" y="12457"/>
                                  </a:lnTo>
                                  <a:lnTo>
                                    <a:pt x="441208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38304" y="13096"/>
                                  </a:moveTo>
                                  <a:lnTo>
                                    <a:pt x="4434685" y="13096"/>
                                  </a:lnTo>
                                  <a:lnTo>
                                    <a:pt x="4433137" y="12457"/>
                                  </a:lnTo>
                                  <a:lnTo>
                                    <a:pt x="4430577" y="9900"/>
                                  </a:lnTo>
                                  <a:lnTo>
                                    <a:pt x="4429946" y="8356"/>
                                  </a:lnTo>
                                  <a:lnTo>
                                    <a:pt x="4429946" y="4740"/>
                                  </a:lnTo>
                                  <a:lnTo>
                                    <a:pt x="4430577" y="3196"/>
                                  </a:lnTo>
                                  <a:lnTo>
                                    <a:pt x="4433137" y="639"/>
                                  </a:lnTo>
                                  <a:lnTo>
                                    <a:pt x="4434685" y="0"/>
                                  </a:lnTo>
                                  <a:lnTo>
                                    <a:pt x="4438304" y="0"/>
                                  </a:lnTo>
                                  <a:lnTo>
                                    <a:pt x="4439840" y="639"/>
                                  </a:lnTo>
                                  <a:lnTo>
                                    <a:pt x="4442400" y="3196"/>
                                  </a:lnTo>
                                  <a:lnTo>
                                    <a:pt x="4443043" y="4740"/>
                                  </a:lnTo>
                                  <a:lnTo>
                                    <a:pt x="4443043" y="8356"/>
                                  </a:lnTo>
                                  <a:lnTo>
                                    <a:pt x="4442400" y="9900"/>
                                  </a:lnTo>
                                  <a:lnTo>
                                    <a:pt x="4439840" y="12457"/>
                                  </a:lnTo>
                                  <a:lnTo>
                                    <a:pt x="443830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64510" y="13096"/>
                                  </a:moveTo>
                                  <a:lnTo>
                                    <a:pt x="4460902" y="13096"/>
                                  </a:lnTo>
                                  <a:lnTo>
                                    <a:pt x="4459355" y="12457"/>
                                  </a:lnTo>
                                  <a:lnTo>
                                    <a:pt x="4456795" y="9900"/>
                                  </a:lnTo>
                                  <a:lnTo>
                                    <a:pt x="4456152" y="8356"/>
                                  </a:lnTo>
                                  <a:lnTo>
                                    <a:pt x="4456152" y="4740"/>
                                  </a:lnTo>
                                  <a:lnTo>
                                    <a:pt x="4456795" y="3196"/>
                                  </a:lnTo>
                                  <a:lnTo>
                                    <a:pt x="4459355" y="639"/>
                                  </a:lnTo>
                                  <a:lnTo>
                                    <a:pt x="4460902" y="0"/>
                                  </a:lnTo>
                                  <a:lnTo>
                                    <a:pt x="4464510" y="0"/>
                                  </a:lnTo>
                                  <a:lnTo>
                                    <a:pt x="4466058" y="639"/>
                                  </a:lnTo>
                                  <a:lnTo>
                                    <a:pt x="4468618" y="3196"/>
                                  </a:lnTo>
                                  <a:lnTo>
                                    <a:pt x="4469249" y="4740"/>
                                  </a:lnTo>
                                  <a:lnTo>
                                    <a:pt x="4469249" y="8356"/>
                                  </a:lnTo>
                                  <a:lnTo>
                                    <a:pt x="4468618" y="9900"/>
                                  </a:lnTo>
                                  <a:lnTo>
                                    <a:pt x="4466058" y="12457"/>
                                  </a:lnTo>
                                  <a:lnTo>
                                    <a:pt x="44645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90728" y="13096"/>
                                  </a:moveTo>
                                  <a:lnTo>
                                    <a:pt x="4487108" y="13096"/>
                                  </a:lnTo>
                                  <a:lnTo>
                                    <a:pt x="4485560" y="12457"/>
                                  </a:lnTo>
                                  <a:lnTo>
                                    <a:pt x="4483012" y="9900"/>
                                  </a:lnTo>
                                  <a:lnTo>
                                    <a:pt x="4482369" y="8356"/>
                                  </a:lnTo>
                                  <a:lnTo>
                                    <a:pt x="4482369" y="4740"/>
                                  </a:lnTo>
                                  <a:lnTo>
                                    <a:pt x="4483012" y="3196"/>
                                  </a:lnTo>
                                  <a:lnTo>
                                    <a:pt x="4485560" y="639"/>
                                  </a:lnTo>
                                  <a:lnTo>
                                    <a:pt x="4487108" y="0"/>
                                  </a:lnTo>
                                  <a:lnTo>
                                    <a:pt x="4490728" y="0"/>
                                  </a:lnTo>
                                  <a:lnTo>
                                    <a:pt x="4492263" y="639"/>
                                  </a:lnTo>
                                  <a:lnTo>
                                    <a:pt x="4494823" y="3196"/>
                                  </a:lnTo>
                                  <a:lnTo>
                                    <a:pt x="4495466" y="4740"/>
                                  </a:lnTo>
                                  <a:lnTo>
                                    <a:pt x="4495466" y="8356"/>
                                  </a:lnTo>
                                  <a:lnTo>
                                    <a:pt x="4494823" y="9900"/>
                                  </a:lnTo>
                                  <a:lnTo>
                                    <a:pt x="4492263" y="12457"/>
                                  </a:lnTo>
                                  <a:lnTo>
                                    <a:pt x="44907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16933" y="13096"/>
                                  </a:moveTo>
                                  <a:lnTo>
                                    <a:pt x="4513326" y="13096"/>
                                  </a:lnTo>
                                  <a:lnTo>
                                    <a:pt x="4511778" y="12457"/>
                                  </a:lnTo>
                                  <a:lnTo>
                                    <a:pt x="4509218" y="9900"/>
                                  </a:lnTo>
                                  <a:lnTo>
                                    <a:pt x="4508587" y="8356"/>
                                  </a:lnTo>
                                  <a:lnTo>
                                    <a:pt x="4508587" y="4740"/>
                                  </a:lnTo>
                                  <a:lnTo>
                                    <a:pt x="4509218" y="3196"/>
                                  </a:lnTo>
                                  <a:lnTo>
                                    <a:pt x="4511778" y="639"/>
                                  </a:lnTo>
                                  <a:lnTo>
                                    <a:pt x="4513326" y="0"/>
                                  </a:lnTo>
                                  <a:lnTo>
                                    <a:pt x="4516933" y="0"/>
                                  </a:lnTo>
                                  <a:lnTo>
                                    <a:pt x="4518481" y="639"/>
                                  </a:lnTo>
                                  <a:lnTo>
                                    <a:pt x="4521041" y="3196"/>
                                  </a:lnTo>
                                  <a:lnTo>
                                    <a:pt x="4521684" y="4740"/>
                                  </a:lnTo>
                                  <a:lnTo>
                                    <a:pt x="4521684" y="8356"/>
                                  </a:lnTo>
                                  <a:lnTo>
                                    <a:pt x="4521041" y="9900"/>
                                  </a:lnTo>
                                  <a:lnTo>
                                    <a:pt x="4518481" y="12457"/>
                                  </a:lnTo>
                                  <a:lnTo>
                                    <a:pt x="45169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43151" y="13096"/>
                                  </a:moveTo>
                                  <a:lnTo>
                                    <a:pt x="4539531" y="13096"/>
                                  </a:lnTo>
                                  <a:lnTo>
                                    <a:pt x="4537995" y="12457"/>
                                  </a:lnTo>
                                  <a:lnTo>
                                    <a:pt x="4535436" y="9900"/>
                                  </a:lnTo>
                                  <a:lnTo>
                                    <a:pt x="4534793" y="8356"/>
                                  </a:lnTo>
                                  <a:lnTo>
                                    <a:pt x="4534793" y="4740"/>
                                  </a:lnTo>
                                  <a:lnTo>
                                    <a:pt x="4535436" y="3196"/>
                                  </a:lnTo>
                                  <a:lnTo>
                                    <a:pt x="4537995" y="639"/>
                                  </a:lnTo>
                                  <a:lnTo>
                                    <a:pt x="4539531" y="0"/>
                                  </a:lnTo>
                                  <a:lnTo>
                                    <a:pt x="4543151" y="0"/>
                                  </a:lnTo>
                                  <a:lnTo>
                                    <a:pt x="4544699" y="639"/>
                                  </a:lnTo>
                                  <a:lnTo>
                                    <a:pt x="4547247" y="3196"/>
                                  </a:lnTo>
                                  <a:lnTo>
                                    <a:pt x="4547889" y="4740"/>
                                  </a:lnTo>
                                  <a:lnTo>
                                    <a:pt x="4547889" y="8356"/>
                                  </a:lnTo>
                                  <a:lnTo>
                                    <a:pt x="4547247" y="9900"/>
                                  </a:lnTo>
                                  <a:lnTo>
                                    <a:pt x="4544699" y="12457"/>
                                  </a:lnTo>
                                  <a:lnTo>
                                    <a:pt x="45431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69368" y="13096"/>
                                  </a:moveTo>
                                  <a:lnTo>
                                    <a:pt x="4565749" y="13096"/>
                                  </a:lnTo>
                                  <a:lnTo>
                                    <a:pt x="4564201" y="12457"/>
                                  </a:lnTo>
                                  <a:lnTo>
                                    <a:pt x="4561641" y="9900"/>
                                  </a:lnTo>
                                  <a:lnTo>
                                    <a:pt x="4561010" y="8356"/>
                                  </a:lnTo>
                                  <a:lnTo>
                                    <a:pt x="4561010" y="4740"/>
                                  </a:lnTo>
                                  <a:lnTo>
                                    <a:pt x="4561641" y="3196"/>
                                  </a:lnTo>
                                  <a:lnTo>
                                    <a:pt x="4564201" y="639"/>
                                  </a:lnTo>
                                  <a:lnTo>
                                    <a:pt x="4565749" y="0"/>
                                  </a:lnTo>
                                  <a:lnTo>
                                    <a:pt x="4569368" y="0"/>
                                  </a:lnTo>
                                  <a:lnTo>
                                    <a:pt x="4570904" y="639"/>
                                  </a:lnTo>
                                  <a:lnTo>
                                    <a:pt x="4573464" y="3196"/>
                                  </a:lnTo>
                                  <a:lnTo>
                                    <a:pt x="4574107" y="4740"/>
                                  </a:lnTo>
                                  <a:lnTo>
                                    <a:pt x="4574107" y="8356"/>
                                  </a:lnTo>
                                  <a:lnTo>
                                    <a:pt x="4573464" y="9900"/>
                                  </a:lnTo>
                                  <a:lnTo>
                                    <a:pt x="4570904" y="12457"/>
                                  </a:lnTo>
                                  <a:lnTo>
                                    <a:pt x="456936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95574" y="13096"/>
                                  </a:moveTo>
                                  <a:lnTo>
                                    <a:pt x="4591955" y="13096"/>
                                  </a:lnTo>
                                  <a:lnTo>
                                    <a:pt x="4590419" y="12457"/>
                                  </a:lnTo>
                                  <a:lnTo>
                                    <a:pt x="4587859" y="9900"/>
                                  </a:lnTo>
                                  <a:lnTo>
                                    <a:pt x="4587216" y="8356"/>
                                  </a:lnTo>
                                  <a:lnTo>
                                    <a:pt x="4587216" y="4740"/>
                                  </a:lnTo>
                                  <a:lnTo>
                                    <a:pt x="4587859" y="3196"/>
                                  </a:lnTo>
                                  <a:lnTo>
                                    <a:pt x="4590419" y="639"/>
                                  </a:lnTo>
                                  <a:lnTo>
                                    <a:pt x="4591955" y="0"/>
                                  </a:lnTo>
                                  <a:lnTo>
                                    <a:pt x="4595574" y="0"/>
                                  </a:lnTo>
                                  <a:lnTo>
                                    <a:pt x="4597122" y="639"/>
                                  </a:lnTo>
                                  <a:lnTo>
                                    <a:pt x="4599682" y="3196"/>
                                  </a:lnTo>
                                  <a:lnTo>
                                    <a:pt x="4600313" y="4740"/>
                                  </a:lnTo>
                                  <a:lnTo>
                                    <a:pt x="4600313" y="8356"/>
                                  </a:lnTo>
                                  <a:lnTo>
                                    <a:pt x="4599682" y="9900"/>
                                  </a:lnTo>
                                  <a:lnTo>
                                    <a:pt x="4597122" y="12457"/>
                                  </a:lnTo>
                                  <a:lnTo>
                                    <a:pt x="45955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21792" y="13096"/>
                                  </a:moveTo>
                                  <a:lnTo>
                                    <a:pt x="4618172" y="13096"/>
                                  </a:lnTo>
                                  <a:lnTo>
                                    <a:pt x="4616624" y="12457"/>
                                  </a:lnTo>
                                  <a:lnTo>
                                    <a:pt x="4614076" y="9900"/>
                                  </a:lnTo>
                                  <a:lnTo>
                                    <a:pt x="4613433" y="8356"/>
                                  </a:lnTo>
                                  <a:lnTo>
                                    <a:pt x="4613433" y="4740"/>
                                  </a:lnTo>
                                  <a:lnTo>
                                    <a:pt x="4614076" y="3196"/>
                                  </a:lnTo>
                                  <a:lnTo>
                                    <a:pt x="4616624" y="639"/>
                                  </a:lnTo>
                                  <a:lnTo>
                                    <a:pt x="4618172" y="0"/>
                                  </a:lnTo>
                                  <a:lnTo>
                                    <a:pt x="4621792" y="0"/>
                                  </a:lnTo>
                                  <a:lnTo>
                                    <a:pt x="4623327" y="639"/>
                                  </a:lnTo>
                                  <a:lnTo>
                                    <a:pt x="4625887" y="3196"/>
                                  </a:lnTo>
                                  <a:lnTo>
                                    <a:pt x="4626530" y="4740"/>
                                  </a:lnTo>
                                  <a:lnTo>
                                    <a:pt x="4626530" y="8356"/>
                                  </a:lnTo>
                                  <a:lnTo>
                                    <a:pt x="4625887" y="9900"/>
                                  </a:lnTo>
                                  <a:lnTo>
                                    <a:pt x="4623327" y="12457"/>
                                  </a:lnTo>
                                  <a:lnTo>
                                    <a:pt x="46217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47997" y="13096"/>
                                  </a:moveTo>
                                  <a:lnTo>
                                    <a:pt x="4644390" y="13096"/>
                                  </a:lnTo>
                                  <a:lnTo>
                                    <a:pt x="4642842" y="12457"/>
                                  </a:lnTo>
                                  <a:lnTo>
                                    <a:pt x="4640282" y="9900"/>
                                  </a:lnTo>
                                  <a:lnTo>
                                    <a:pt x="4639639" y="8356"/>
                                  </a:lnTo>
                                  <a:lnTo>
                                    <a:pt x="4639639" y="4740"/>
                                  </a:lnTo>
                                  <a:lnTo>
                                    <a:pt x="4640282" y="3196"/>
                                  </a:lnTo>
                                  <a:lnTo>
                                    <a:pt x="4642842" y="639"/>
                                  </a:lnTo>
                                  <a:lnTo>
                                    <a:pt x="4644390" y="0"/>
                                  </a:lnTo>
                                  <a:lnTo>
                                    <a:pt x="4647997" y="0"/>
                                  </a:lnTo>
                                  <a:lnTo>
                                    <a:pt x="4649545" y="639"/>
                                  </a:lnTo>
                                  <a:lnTo>
                                    <a:pt x="4652105" y="3196"/>
                                  </a:lnTo>
                                  <a:lnTo>
                                    <a:pt x="4652736" y="4740"/>
                                  </a:lnTo>
                                  <a:lnTo>
                                    <a:pt x="4652736" y="8356"/>
                                  </a:lnTo>
                                  <a:lnTo>
                                    <a:pt x="4652105" y="9900"/>
                                  </a:lnTo>
                                  <a:lnTo>
                                    <a:pt x="4649545" y="12457"/>
                                  </a:lnTo>
                                  <a:lnTo>
                                    <a:pt x="46479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74215" y="13096"/>
                                  </a:moveTo>
                                  <a:lnTo>
                                    <a:pt x="4670595" y="13096"/>
                                  </a:lnTo>
                                  <a:lnTo>
                                    <a:pt x="4669059" y="12457"/>
                                  </a:lnTo>
                                  <a:lnTo>
                                    <a:pt x="4666500" y="9900"/>
                                  </a:lnTo>
                                  <a:lnTo>
                                    <a:pt x="4665857" y="8356"/>
                                  </a:lnTo>
                                  <a:lnTo>
                                    <a:pt x="4665857" y="4740"/>
                                  </a:lnTo>
                                  <a:lnTo>
                                    <a:pt x="4666500" y="3196"/>
                                  </a:lnTo>
                                  <a:lnTo>
                                    <a:pt x="4669059" y="639"/>
                                  </a:lnTo>
                                  <a:lnTo>
                                    <a:pt x="4670595" y="0"/>
                                  </a:lnTo>
                                  <a:lnTo>
                                    <a:pt x="4674215" y="0"/>
                                  </a:lnTo>
                                  <a:lnTo>
                                    <a:pt x="4675763" y="639"/>
                                  </a:lnTo>
                                  <a:lnTo>
                                    <a:pt x="4678311" y="3196"/>
                                  </a:lnTo>
                                  <a:lnTo>
                                    <a:pt x="4678953" y="4740"/>
                                  </a:lnTo>
                                  <a:lnTo>
                                    <a:pt x="4678953" y="8356"/>
                                  </a:lnTo>
                                  <a:lnTo>
                                    <a:pt x="4678311" y="9900"/>
                                  </a:lnTo>
                                  <a:lnTo>
                                    <a:pt x="4675763" y="12457"/>
                                  </a:lnTo>
                                  <a:lnTo>
                                    <a:pt x="46742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00432" y="13096"/>
                                  </a:moveTo>
                                  <a:lnTo>
                                    <a:pt x="4696813" y="13096"/>
                                  </a:lnTo>
                                  <a:lnTo>
                                    <a:pt x="4695265" y="12457"/>
                                  </a:lnTo>
                                  <a:lnTo>
                                    <a:pt x="4692705" y="9900"/>
                                  </a:lnTo>
                                  <a:lnTo>
                                    <a:pt x="4692074" y="8356"/>
                                  </a:lnTo>
                                  <a:lnTo>
                                    <a:pt x="4692074" y="4740"/>
                                  </a:lnTo>
                                  <a:lnTo>
                                    <a:pt x="4692705" y="3196"/>
                                  </a:lnTo>
                                  <a:lnTo>
                                    <a:pt x="4695265" y="639"/>
                                  </a:lnTo>
                                  <a:lnTo>
                                    <a:pt x="4696813" y="0"/>
                                  </a:lnTo>
                                  <a:lnTo>
                                    <a:pt x="4700432" y="0"/>
                                  </a:lnTo>
                                  <a:lnTo>
                                    <a:pt x="4701968" y="639"/>
                                  </a:lnTo>
                                  <a:lnTo>
                                    <a:pt x="4704528" y="3196"/>
                                  </a:lnTo>
                                  <a:lnTo>
                                    <a:pt x="4705171" y="4740"/>
                                  </a:lnTo>
                                  <a:lnTo>
                                    <a:pt x="4705171" y="8356"/>
                                  </a:lnTo>
                                  <a:lnTo>
                                    <a:pt x="4704528" y="9900"/>
                                  </a:lnTo>
                                  <a:lnTo>
                                    <a:pt x="4701968" y="12457"/>
                                  </a:lnTo>
                                  <a:lnTo>
                                    <a:pt x="47004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26638" y="13096"/>
                                  </a:moveTo>
                                  <a:lnTo>
                                    <a:pt x="4723019" y="13096"/>
                                  </a:lnTo>
                                  <a:lnTo>
                                    <a:pt x="4721483" y="12457"/>
                                  </a:lnTo>
                                  <a:lnTo>
                                    <a:pt x="4718923" y="9900"/>
                                  </a:lnTo>
                                  <a:lnTo>
                                    <a:pt x="4718280" y="8356"/>
                                  </a:lnTo>
                                  <a:lnTo>
                                    <a:pt x="4718280" y="4740"/>
                                  </a:lnTo>
                                  <a:lnTo>
                                    <a:pt x="4718923" y="3196"/>
                                  </a:lnTo>
                                  <a:lnTo>
                                    <a:pt x="4721483" y="639"/>
                                  </a:lnTo>
                                  <a:lnTo>
                                    <a:pt x="4723019" y="0"/>
                                  </a:lnTo>
                                  <a:lnTo>
                                    <a:pt x="4726638" y="0"/>
                                  </a:lnTo>
                                  <a:lnTo>
                                    <a:pt x="4728186" y="639"/>
                                  </a:lnTo>
                                  <a:lnTo>
                                    <a:pt x="4730746" y="3196"/>
                                  </a:lnTo>
                                  <a:lnTo>
                                    <a:pt x="4731377" y="4740"/>
                                  </a:lnTo>
                                  <a:lnTo>
                                    <a:pt x="4731377" y="8356"/>
                                  </a:lnTo>
                                  <a:lnTo>
                                    <a:pt x="4730746" y="9900"/>
                                  </a:lnTo>
                                  <a:lnTo>
                                    <a:pt x="4728186" y="12457"/>
                                  </a:lnTo>
                                  <a:lnTo>
                                    <a:pt x="47266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52856" y="13096"/>
                                  </a:moveTo>
                                  <a:lnTo>
                                    <a:pt x="4749236" y="13096"/>
                                  </a:lnTo>
                                  <a:lnTo>
                                    <a:pt x="4747688" y="12457"/>
                                  </a:lnTo>
                                  <a:lnTo>
                                    <a:pt x="4745140" y="9900"/>
                                  </a:lnTo>
                                  <a:lnTo>
                                    <a:pt x="4744497" y="8356"/>
                                  </a:lnTo>
                                  <a:lnTo>
                                    <a:pt x="4744497" y="4740"/>
                                  </a:lnTo>
                                  <a:lnTo>
                                    <a:pt x="4745140" y="3196"/>
                                  </a:lnTo>
                                  <a:lnTo>
                                    <a:pt x="4747688" y="639"/>
                                  </a:lnTo>
                                  <a:lnTo>
                                    <a:pt x="4749236" y="0"/>
                                  </a:lnTo>
                                  <a:lnTo>
                                    <a:pt x="4752856" y="0"/>
                                  </a:lnTo>
                                  <a:lnTo>
                                    <a:pt x="4754391" y="639"/>
                                  </a:lnTo>
                                  <a:lnTo>
                                    <a:pt x="4756951" y="3196"/>
                                  </a:lnTo>
                                  <a:lnTo>
                                    <a:pt x="4757594" y="4740"/>
                                  </a:lnTo>
                                  <a:lnTo>
                                    <a:pt x="4757594" y="8356"/>
                                  </a:lnTo>
                                  <a:lnTo>
                                    <a:pt x="4756951" y="9900"/>
                                  </a:lnTo>
                                  <a:lnTo>
                                    <a:pt x="4754391" y="12457"/>
                                  </a:lnTo>
                                  <a:lnTo>
                                    <a:pt x="4752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79061" y="13096"/>
                                  </a:moveTo>
                                  <a:lnTo>
                                    <a:pt x="4775454" y="13096"/>
                                  </a:lnTo>
                                  <a:lnTo>
                                    <a:pt x="4773906" y="12457"/>
                                  </a:lnTo>
                                  <a:lnTo>
                                    <a:pt x="4771346" y="9900"/>
                                  </a:lnTo>
                                  <a:lnTo>
                                    <a:pt x="4770703" y="8356"/>
                                  </a:lnTo>
                                  <a:lnTo>
                                    <a:pt x="4770703" y="4740"/>
                                  </a:lnTo>
                                  <a:lnTo>
                                    <a:pt x="4771346" y="3196"/>
                                  </a:lnTo>
                                  <a:lnTo>
                                    <a:pt x="4773906" y="639"/>
                                  </a:lnTo>
                                  <a:lnTo>
                                    <a:pt x="4775454" y="0"/>
                                  </a:lnTo>
                                  <a:lnTo>
                                    <a:pt x="4779061" y="0"/>
                                  </a:lnTo>
                                  <a:lnTo>
                                    <a:pt x="4780609" y="639"/>
                                  </a:lnTo>
                                  <a:lnTo>
                                    <a:pt x="4783169" y="3196"/>
                                  </a:lnTo>
                                  <a:lnTo>
                                    <a:pt x="4783800" y="4740"/>
                                  </a:lnTo>
                                  <a:lnTo>
                                    <a:pt x="4783800" y="8356"/>
                                  </a:lnTo>
                                  <a:lnTo>
                                    <a:pt x="4783169" y="9900"/>
                                  </a:lnTo>
                                  <a:lnTo>
                                    <a:pt x="4780609" y="12457"/>
                                  </a:lnTo>
                                  <a:lnTo>
                                    <a:pt x="47790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5279" y="13096"/>
                                  </a:moveTo>
                                  <a:lnTo>
                                    <a:pt x="4801659" y="13096"/>
                                  </a:lnTo>
                                  <a:lnTo>
                                    <a:pt x="4800123" y="12457"/>
                                  </a:lnTo>
                                  <a:lnTo>
                                    <a:pt x="4797564" y="9900"/>
                                  </a:lnTo>
                                  <a:lnTo>
                                    <a:pt x="4796921" y="8356"/>
                                  </a:lnTo>
                                  <a:lnTo>
                                    <a:pt x="4796921" y="4740"/>
                                  </a:lnTo>
                                  <a:lnTo>
                                    <a:pt x="4797564" y="3196"/>
                                  </a:lnTo>
                                  <a:lnTo>
                                    <a:pt x="4800123" y="639"/>
                                  </a:lnTo>
                                  <a:lnTo>
                                    <a:pt x="4801659" y="0"/>
                                  </a:lnTo>
                                  <a:lnTo>
                                    <a:pt x="4805279" y="0"/>
                                  </a:lnTo>
                                  <a:lnTo>
                                    <a:pt x="4806827" y="639"/>
                                  </a:lnTo>
                                  <a:lnTo>
                                    <a:pt x="4809375" y="3196"/>
                                  </a:lnTo>
                                  <a:lnTo>
                                    <a:pt x="4810017" y="4740"/>
                                  </a:lnTo>
                                  <a:lnTo>
                                    <a:pt x="4810017" y="8356"/>
                                  </a:lnTo>
                                  <a:lnTo>
                                    <a:pt x="4809375" y="9900"/>
                                  </a:lnTo>
                                  <a:lnTo>
                                    <a:pt x="4806827" y="12457"/>
                                  </a:lnTo>
                                  <a:lnTo>
                                    <a:pt x="48052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31496" y="13096"/>
                                  </a:moveTo>
                                  <a:lnTo>
                                    <a:pt x="4827877" y="13096"/>
                                  </a:lnTo>
                                  <a:lnTo>
                                    <a:pt x="4826329" y="12457"/>
                                  </a:lnTo>
                                  <a:lnTo>
                                    <a:pt x="4823769" y="9900"/>
                                  </a:lnTo>
                                  <a:lnTo>
                                    <a:pt x="4823138" y="8356"/>
                                  </a:lnTo>
                                  <a:lnTo>
                                    <a:pt x="4823138" y="4740"/>
                                  </a:lnTo>
                                  <a:lnTo>
                                    <a:pt x="4823769" y="3196"/>
                                  </a:lnTo>
                                  <a:lnTo>
                                    <a:pt x="4826329" y="639"/>
                                  </a:lnTo>
                                  <a:lnTo>
                                    <a:pt x="4827877" y="0"/>
                                  </a:lnTo>
                                  <a:lnTo>
                                    <a:pt x="4831496" y="0"/>
                                  </a:lnTo>
                                  <a:lnTo>
                                    <a:pt x="4833032" y="639"/>
                                  </a:lnTo>
                                  <a:lnTo>
                                    <a:pt x="4835592" y="3196"/>
                                  </a:lnTo>
                                  <a:lnTo>
                                    <a:pt x="4836235" y="4740"/>
                                  </a:lnTo>
                                  <a:lnTo>
                                    <a:pt x="4836235" y="8356"/>
                                  </a:lnTo>
                                  <a:lnTo>
                                    <a:pt x="4835592" y="9900"/>
                                  </a:lnTo>
                                  <a:lnTo>
                                    <a:pt x="4833032" y="12457"/>
                                  </a:lnTo>
                                  <a:lnTo>
                                    <a:pt x="48314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57702" y="13096"/>
                                  </a:moveTo>
                                  <a:lnTo>
                                    <a:pt x="4854083" y="13096"/>
                                  </a:lnTo>
                                  <a:lnTo>
                                    <a:pt x="4852547" y="12457"/>
                                  </a:lnTo>
                                  <a:lnTo>
                                    <a:pt x="4849987" y="9900"/>
                                  </a:lnTo>
                                  <a:lnTo>
                                    <a:pt x="4849344" y="8356"/>
                                  </a:lnTo>
                                  <a:lnTo>
                                    <a:pt x="4849344" y="4740"/>
                                  </a:lnTo>
                                  <a:lnTo>
                                    <a:pt x="4849987" y="3196"/>
                                  </a:lnTo>
                                  <a:lnTo>
                                    <a:pt x="4852547" y="639"/>
                                  </a:lnTo>
                                  <a:lnTo>
                                    <a:pt x="4854083" y="0"/>
                                  </a:lnTo>
                                  <a:lnTo>
                                    <a:pt x="4857702" y="0"/>
                                  </a:lnTo>
                                  <a:lnTo>
                                    <a:pt x="4859250" y="639"/>
                                  </a:lnTo>
                                  <a:lnTo>
                                    <a:pt x="4861798" y="3196"/>
                                  </a:lnTo>
                                  <a:lnTo>
                                    <a:pt x="4862441" y="4740"/>
                                  </a:lnTo>
                                  <a:lnTo>
                                    <a:pt x="4862441" y="8356"/>
                                  </a:lnTo>
                                  <a:lnTo>
                                    <a:pt x="4861798" y="9900"/>
                                  </a:lnTo>
                                  <a:lnTo>
                                    <a:pt x="4859250" y="12457"/>
                                  </a:lnTo>
                                  <a:lnTo>
                                    <a:pt x="48577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83920" y="13096"/>
                                  </a:moveTo>
                                  <a:lnTo>
                                    <a:pt x="4880300" y="13096"/>
                                  </a:lnTo>
                                  <a:lnTo>
                                    <a:pt x="4878752" y="12457"/>
                                  </a:lnTo>
                                  <a:lnTo>
                                    <a:pt x="4876204" y="9900"/>
                                  </a:lnTo>
                                  <a:lnTo>
                                    <a:pt x="4875561" y="8356"/>
                                  </a:lnTo>
                                  <a:lnTo>
                                    <a:pt x="4875561" y="4740"/>
                                  </a:lnTo>
                                  <a:lnTo>
                                    <a:pt x="4876204" y="3196"/>
                                  </a:lnTo>
                                  <a:lnTo>
                                    <a:pt x="4878752" y="639"/>
                                  </a:lnTo>
                                  <a:lnTo>
                                    <a:pt x="4880300" y="0"/>
                                  </a:lnTo>
                                  <a:lnTo>
                                    <a:pt x="4883920" y="0"/>
                                  </a:lnTo>
                                  <a:lnTo>
                                    <a:pt x="4885455" y="639"/>
                                  </a:lnTo>
                                  <a:lnTo>
                                    <a:pt x="4888015" y="3196"/>
                                  </a:lnTo>
                                  <a:lnTo>
                                    <a:pt x="4888658" y="4740"/>
                                  </a:lnTo>
                                  <a:lnTo>
                                    <a:pt x="4888658" y="8356"/>
                                  </a:lnTo>
                                  <a:lnTo>
                                    <a:pt x="4888015" y="9900"/>
                                  </a:lnTo>
                                  <a:lnTo>
                                    <a:pt x="4885455" y="12457"/>
                                  </a:lnTo>
                                  <a:lnTo>
                                    <a:pt x="48839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10125" y="13096"/>
                                  </a:moveTo>
                                  <a:lnTo>
                                    <a:pt x="4906518" y="13096"/>
                                  </a:lnTo>
                                  <a:lnTo>
                                    <a:pt x="4904970" y="12457"/>
                                  </a:lnTo>
                                  <a:lnTo>
                                    <a:pt x="4902410" y="9900"/>
                                  </a:lnTo>
                                  <a:lnTo>
                                    <a:pt x="4901767" y="8356"/>
                                  </a:lnTo>
                                  <a:lnTo>
                                    <a:pt x="4901767" y="4740"/>
                                  </a:lnTo>
                                  <a:lnTo>
                                    <a:pt x="4902410" y="3196"/>
                                  </a:lnTo>
                                  <a:lnTo>
                                    <a:pt x="4904970" y="639"/>
                                  </a:lnTo>
                                  <a:lnTo>
                                    <a:pt x="4906518" y="0"/>
                                  </a:lnTo>
                                  <a:lnTo>
                                    <a:pt x="4910125" y="0"/>
                                  </a:lnTo>
                                  <a:lnTo>
                                    <a:pt x="4911673" y="639"/>
                                  </a:lnTo>
                                  <a:lnTo>
                                    <a:pt x="4914233" y="3196"/>
                                  </a:lnTo>
                                  <a:lnTo>
                                    <a:pt x="4914864" y="4740"/>
                                  </a:lnTo>
                                  <a:lnTo>
                                    <a:pt x="4914864" y="8356"/>
                                  </a:lnTo>
                                  <a:lnTo>
                                    <a:pt x="4914233" y="9900"/>
                                  </a:lnTo>
                                  <a:lnTo>
                                    <a:pt x="4911673" y="12457"/>
                                  </a:lnTo>
                                  <a:lnTo>
                                    <a:pt x="49101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36343" y="13096"/>
                                  </a:moveTo>
                                  <a:lnTo>
                                    <a:pt x="4932723" y="13096"/>
                                  </a:lnTo>
                                  <a:lnTo>
                                    <a:pt x="4931175" y="12457"/>
                                  </a:lnTo>
                                  <a:lnTo>
                                    <a:pt x="4928628" y="9900"/>
                                  </a:lnTo>
                                  <a:lnTo>
                                    <a:pt x="4927985" y="8356"/>
                                  </a:lnTo>
                                  <a:lnTo>
                                    <a:pt x="4927985" y="4740"/>
                                  </a:lnTo>
                                  <a:lnTo>
                                    <a:pt x="4928628" y="3196"/>
                                  </a:lnTo>
                                  <a:lnTo>
                                    <a:pt x="4931175" y="639"/>
                                  </a:lnTo>
                                  <a:lnTo>
                                    <a:pt x="4932723" y="0"/>
                                  </a:lnTo>
                                  <a:lnTo>
                                    <a:pt x="4936343" y="0"/>
                                  </a:lnTo>
                                  <a:lnTo>
                                    <a:pt x="4937891" y="639"/>
                                  </a:lnTo>
                                  <a:lnTo>
                                    <a:pt x="4940439" y="3196"/>
                                  </a:lnTo>
                                  <a:lnTo>
                                    <a:pt x="4941081" y="4740"/>
                                  </a:lnTo>
                                  <a:lnTo>
                                    <a:pt x="4941081" y="8356"/>
                                  </a:lnTo>
                                  <a:lnTo>
                                    <a:pt x="4940439" y="9900"/>
                                  </a:lnTo>
                                  <a:lnTo>
                                    <a:pt x="4937891" y="12457"/>
                                  </a:lnTo>
                                  <a:lnTo>
                                    <a:pt x="49363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62548" y="13096"/>
                                  </a:moveTo>
                                  <a:lnTo>
                                    <a:pt x="4958941" y="13096"/>
                                  </a:lnTo>
                                  <a:lnTo>
                                    <a:pt x="4957393" y="12457"/>
                                  </a:lnTo>
                                  <a:lnTo>
                                    <a:pt x="4954833" y="9900"/>
                                  </a:lnTo>
                                  <a:lnTo>
                                    <a:pt x="4954202" y="8356"/>
                                  </a:lnTo>
                                  <a:lnTo>
                                    <a:pt x="4954202" y="4740"/>
                                  </a:lnTo>
                                  <a:lnTo>
                                    <a:pt x="4954833" y="3196"/>
                                  </a:lnTo>
                                  <a:lnTo>
                                    <a:pt x="4957393" y="639"/>
                                  </a:lnTo>
                                  <a:lnTo>
                                    <a:pt x="4958941" y="0"/>
                                  </a:lnTo>
                                  <a:lnTo>
                                    <a:pt x="4962548" y="0"/>
                                  </a:lnTo>
                                  <a:lnTo>
                                    <a:pt x="4964096" y="639"/>
                                  </a:lnTo>
                                  <a:lnTo>
                                    <a:pt x="4966656" y="3196"/>
                                  </a:lnTo>
                                  <a:lnTo>
                                    <a:pt x="4967299" y="4740"/>
                                  </a:lnTo>
                                  <a:lnTo>
                                    <a:pt x="4967299" y="8356"/>
                                  </a:lnTo>
                                  <a:lnTo>
                                    <a:pt x="4966656" y="9900"/>
                                  </a:lnTo>
                                  <a:lnTo>
                                    <a:pt x="4964096" y="12457"/>
                                  </a:lnTo>
                                  <a:lnTo>
                                    <a:pt x="49625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88766" y="13096"/>
                                  </a:moveTo>
                                  <a:lnTo>
                                    <a:pt x="4985147" y="13096"/>
                                  </a:lnTo>
                                  <a:lnTo>
                                    <a:pt x="4983611" y="12457"/>
                                  </a:lnTo>
                                  <a:lnTo>
                                    <a:pt x="4981051" y="9900"/>
                                  </a:lnTo>
                                  <a:lnTo>
                                    <a:pt x="4980408" y="8356"/>
                                  </a:lnTo>
                                  <a:lnTo>
                                    <a:pt x="4980408" y="4740"/>
                                  </a:lnTo>
                                  <a:lnTo>
                                    <a:pt x="4981051" y="3196"/>
                                  </a:lnTo>
                                  <a:lnTo>
                                    <a:pt x="4983611" y="639"/>
                                  </a:lnTo>
                                  <a:lnTo>
                                    <a:pt x="4985147" y="0"/>
                                  </a:lnTo>
                                  <a:lnTo>
                                    <a:pt x="4988766" y="0"/>
                                  </a:lnTo>
                                  <a:lnTo>
                                    <a:pt x="4990314" y="639"/>
                                  </a:lnTo>
                                  <a:lnTo>
                                    <a:pt x="4992862" y="3196"/>
                                  </a:lnTo>
                                  <a:lnTo>
                                    <a:pt x="4993505" y="4740"/>
                                  </a:lnTo>
                                  <a:lnTo>
                                    <a:pt x="4993505" y="8356"/>
                                  </a:lnTo>
                                  <a:lnTo>
                                    <a:pt x="4992862" y="9900"/>
                                  </a:lnTo>
                                  <a:lnTo>
                                    <a:pt x="4990314" y="12457"/>
                                  </a:lnTo>
                                  <a:lnTo>
                                    <a:pt x="49887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14984" y="13096"/>
                                  </a:moveTo>
                                  <a:lnTo>
                                    <a:pt x="5011364" y="13096"/>
                                  </a:lnTo>
                                  <a:lnTo>
                                    <a:pt x="5009816" y="12457"/>
                                  </a:lnTo>
                                  <a:lnTo>
                                    <a:pt x="5007256" y="9900"/>
                                  </a:lnTo>
                                  <a:lnTo>
                                    <a:pt x="5006625" y="8356"/>
                                  </a:lnTo>
                                  <a:lnTo>
                                    <a:pt x="5006625" y="4740"/>
                                  </a:lnTo>
                                  <a:lnTo>
                                    <a:pt x="5007256" y="3196"/>
                                  </a:lnTo>
                                  <a:lnTo>
                                    <a:pt x="5009816" y="639"/>
                                  </a:lnTo>
                                  <a:lnTo>
                                    <a:pt x="5011364" y="0"/>
                                  </a:lnTo>
                                  <a:lnTo>
                                    <a:pt x="5014984" y="0"/>
                                  </a:lnTo>
                                  <a:lnTo>
                                    <a:pt x="5016519" y="639"/>
                                  </a:lnTo>
                                  <a:lnTo>
                                    <a:pt x="5019079" y="3196"/>
                                  </a:lnTo>
                                  <a:lnTo>
                                    <a:pt x="5019722" y="4740"/>
                                  </a:lnTo>
                                  <a:lnTo>
                                    <a:pt x="5019722" y="8356"/>
                                  </a:lnTo>
                                  <a:lnTo>
                                    <a:pt x="5019079" y="9900"/>
                                  </a:lnTo>
                                  <a:lnTo>
                                    <a:pt x="5016519" y="12457"/>
                                  </a:lnTo>
                                  <a:lnTo>
                                    <a:pt x="50149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41189" y="13096"/>
                                  </a:moveTo>
                                  <a:lnTo>
                                    <a:pt x="5037570" y="13096"/>
                                  </a:lnTo>
                                  <a:lnTo>
                                    <a:pt x="5036034" y="12457"/>
                                  </a:lnTo>
                                  <a:lnTo>
                                    <a:pt x="5033474" y="9900"/>
                                  </a:lnTo>
                                  <a:lnTo>
                                    <a:pt x="5032831" y="8356"/>
                                  </a:lnTo>
                                  <a:lnTo>
                                    <a:pt x="5032831" y="4740"/>
                                  </a:lnTo>
                                  <a:lnTo>
                                    <a:pt x="5033474" y="3196"/>
                                  </a:lnTo>
                                  <a:lnTo>
                                    <a:pt x="5036034" y="639"/>
                                  </a:lnTo>
                                  <a:lnTo>
                                    <a:pt x="5037570" y="0"/>
                                  </a:lnTo>
                                  <a:lnTo>
                                    <a:pt x="5041189" y="0"/>
                                  </a:lnTo>
                                  <a:lnTo>
                                    <a:pt x="5042737" y="639"/>
                                  </a:lnTo>
                                  <a:lnTo>
                                    <a:pt x="5045297" y="3196"/>
                                  </a:lnTo>
                                  <a:lnTo>
                                    <a:pt x="5045928" y="4740"/>
                                  </a:lnTo>
                                  <a:lnTo>
                                    <a:pt x="5045928" y="8356"/>
                                  </a:lnTo>
                                  <a:lnTo>
                                    <a:pt x="5045297" y="9900"/>
                                  </a:lnTo>
                                  <a:lnTo>
                                    <a:pt x="5042737" y="12457"/>
                                  </a:lnTo>
                                  <a:lnTo>
                                    <a:pt x="50411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7407" y="13096"/>
                                  </a:moveTo>
                                  <a:lnTo>
                                    <a:pt x="5063787" y="13096"/>
                                  </a:lnTo>
                                  <a:lnTo>
                                    <a:pt x="5062239" y="12457"/>
                                  </a:lnTo>
                                  <a:lnTo>
                                    <a:pt x="5059692" y="9900"/>
                                  </a:lnTo>
                                  <a:lnTo>
                                    <a:pt x="5059049" y="8356"/>
                                  </a:lnTo>
                                  <a:lnTo>
                                    <a:pt x="5059049" y="4740"/>
                                  </a:lnTo>
                                  <a:lnTo>
                                    <a:pt x="5059692" y="3196"/>
                                  </a:lnTo>
                                  <a:lnTo>
                                    <a:pt x="5062239" y="639"/>
                                  </a:lnTo>
                                  <a:lnTo>
                                    <a:pt x="5063787" y="0"/>
                                  </a:lnTo>
                                  <a:lnTo>
                                    <a:pt x="5067407" y="0"/>
                                  </a:lnTo>
                                  <a:lnTo>
                                    <a:pt x="5068943" y="639"/>
                                  </a:lnTo>
                                  <a:lnTo>
                                    <a:pt x="5071503" y="3196"/>
                                  </a:lnTo>
                                  <a:lnTo>
                                    <a:pt x="5072145" y="4740"/>
                                  </a:lnTo>
                                  <a:lnTo>
                                    <a:pt x="5072145" y="8356"/>
                                  </a:lnTo>
                                  <a:lnTo>
                                    <a:pt x="5071503" y="9900"/>
                                  </a:lnTo>
                                  <a:lnTo>
                                    <a:pt x="5068943" y="12457"/>
                                  </a:lnTo>
                                  <a:lnTo>
                                    <a:pt x="506740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FB5CC71" id="Graphic 23" o:spid="_x0000_s1026" style="position:absolute;margin-left:123.1pt;margin-top:11.4pt;width:399.4pt;height:1.05pt;z-index:-178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238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" path="m8356,13096r-3616,l3196,12457,639,9900,,8356,,4740,639,3196,3196,639,4740,,8356,,9900,639r2557,2557l13096,4740r,3616l12457,9900,9900,12457r-1544,639xem34569,13096r-3617,l29409,12457,26852,9900,26212,8356r,-3616l26852,3196,29409,639,30952,r3617,l36112,639r2558,2557l39309,4740r,3616l38670,9900r-2558,2557l34569,13096xem60782,13096r-3617,l55622,12457,53064,9900,52425,8356r,-3616l53064,3196,55622,639,57165,r3617,l62325,639r2557,2557l65522,4740r,3616l64882,9900r-2557,2557l60782,13096xem86994,13096r-3616,l81834,12457,79277,9900,78638,8356r,-3616l79277,3196,81834,639,83378,r3616,l88538,639r2557,2557l91734,4740r,3616l91095,9900r-2557,2557l86994,13096xem113207,13096r-3617,l108047,12457,105490,9900r-640,-1544l104850,4740r640,-1544l108047,639,109590,r3617,l114751,639r2557,2557l117947,4740r,3616l117308,9900r-2557,2557l113207,13096xem139419,13096r-3616,l134259,12457,131702,9900r-638,-1544l131064,4740r638,-1544l134259,639,135803,r3616,l140964,639r2557,2557l144160,4740r,3616l143521,9900r-2557,2557l139419,13096xem165632,13096r-3616,l160472,12457,157914,9900r-639,-1544l157275,4740r639,-1544l160472,639,162016,r3616,l167176,639r2557,2557l170372,4740r,3616l169733,9900r-2557,2557l165632,13096xem191845,13096r-3616,l186685,12457,184127,9900r-639,-1544l183488,4740r639,-1544l186685,639,188229,r3616,l193388,639r2557,2557l196585,4740r,3616l195945,9900r-2557,2557l191845,13096xem218058,13096r-3617,l212898,12457,210340,9900r-639,-1544l209701,4740r639,-1544l212898,639,214441,r3617,l219601,639r2557,2557l222798,4740r,3616l222158,9900r-2557,2557l218058,13096xem244271,13096r-3618,l239110,12457,236553,9900r-639,-1544l235914,4740r639,-1544l239110,639,240653,r3618,l245814,639r2557,2557l249010,4740r,3616l248371,9900r-2557,2557l244271,13096xem270483,13096r-3617,l265323,12457,262766,9900r-640,-1544l262126,4740r640,-1544l265323,639,266866,r3617,l272026,639r2558,2557l275223,4740r,3616l274584,9900r-2558,2557l270483,13096xem296696,13096r-3617,l291536,12457,288978,9900r-639,-1544l288339,4740r639,-1544l291536,639,293079,r3617,l298239,639r2558,2557l301436,4740r,3616l300797,9900r-2558,2557l296696,13096xem322909,13096r-3617,l317749,12457,315191,9900r-639,-1544l314552,4740r639,-1544l317749,639,319292,r3617,l324452,639r2557,2557l327649,4740r,3616l327009,9900r-2557,2557l322909,13096xem349122,13096r-3617,l343962,12457,341404,9900r-639,-1544l340765,4740r639,-1544l343962,639,345505,r3617,l350665,639r2557,2557l353862,4740r,3616l353222,9900r-2557,2557l349122,13096xem375333,13096r-3616,l370174,12457,367617,9900r-639,-1544l366978,4740r639,-1544l370174,639,371717,r3616,l376878,639r2557,2557l380074,4740r,3616l379435,9900r-2557,2557l375333,13096xem401546,13096r-3616,l396386,12457,393830,9900r-640,-1544l393190,4740r640,-1544l396386,639,397930,r3616,l403090,639r2558,2557l406287,4740r,3616l405648,9900r-2558,2557l401546,13096xem427759,13096r-3616,l422599,12457,420041,9900r-639,-1544l419402,4740r639,-1544l422599,639,424143,r3616,l429303,639r2556,2557l432499,4740r,3616l431859,9900r-2556,2557l427759,13096xem453972,13096r-3616,l448812,12457,446254,9900r-639,-1544l445615,4740r639,-1544l448812,639,450356,r3616,l455516,639r2556,2557l458712,4740r,3616l458072,9900r-2556,2557l453972,13096xem480185,13096r-3618,l475024,12457,472467,9900r-639,-1544l471828,4740r639,-1544l475024,639,476567,r3618,l481728,639r2557,2557l484924,4740r,3616l484285,9900r-2557,2557l480185,13096xem506397,13096r-3617,l501237,12457,498680,9900r-640,-1544l498040,4740r640,-1544l501237,639,502780,r3617,l507940,639r2558,2557l511137,4740r,3616l510498,9900r-2558,2557l506397,13096xem532610,13096r-3617,l527450,12457,524893,9900r-640,-1544l524253,4740r640,-1544l527450,639,528993,r3617,l534153,639r2558,2557l537350,4740r,3616l536711,9900r-2558,2557l532610,13096xem558823,13096r-3617,l553663,12457,551105,9900r-639,-1544l550466,4740r639,-1544l553663,639,555206,r3617,l560366,639r2557,2557l563563,4740r,3616l562923,9900r-2557,2557l558823,13096xem585036,13096r-3617,l579876,12457,577318,9900r-639,-1544l576679,4740r639,-1544l579876,639,581419,r3617,l586579,639r2557,2557l589776,4740r,3616l589136,9900r-2557,2557l585036,13096xem611249,13096r-3618,l606088,12457,603531,9900r-639,-1544l602892,4740r639,-1544l606088,639,607631,r3618,l612792,639r2557,2557l615988,4740r,3616l615349,9900r-2557,2557l611249,13096xem637460,13096r-3616,l632301,12457,629744,9900r-640,-1544l629104,4740r640,-1544l632301,639,633844,r3616,l639004,639r2558,2557l642201,4740r,3616l641562,9900r-2558,2557l637460,13096xem663673,13096r-3616,l658513,12457,655957,9900r-640,-1544l655317,4740r640,-1544l658513,639,660057,r3616,l665217,639r2558,2557l668414,4740r,3616l667775,9900r-2558,2557l663673,13096xem689886,13096r-3616,l684726,12457,682168,9900r-638,-1544l681530,4740r638,-1544l684726,639,686270,r3616,l691430,639r2557,2557l694626,4740r,3616l693987,9900r-2557,2557l689886,13096xem716099,13096r-3616,l710938,12457,708381,9900r-639,-1544l707742,4740r639,-1544l710938,639,712483,r3616,l717643,639r2556,2557l720838,4740r,3616l720199,9900r-2556,2557l716099,13096xem742311,13096r-3616,l737151,12457,734594,9900r-640,-1544l733954,4740r640,-1544l737151,639,738695,r3616,l743856,639r2556,2557l747051,4740r,3616l746412,9900r-2556,2557l742311,13096xem768524,13096r-3617,l763364,12457,760807,9900r-640,-1544l760167,4740r640,-1544l763364,639,764907,r3617,l770067,639r2558,2557l773264,4740r,3616l772625,9900r-2558,2557l768524,13096xem794737,13096r-3617,l789577,12457,787019,9900r-639,-1544l786380,4740r639,-1544l789577,639,791120,r3617,l796280,639r2557,2557l799477,4740r,3616l798837,9900r-2557,2557l794737,13096xem820950,13096r-3617,l815790,12457,813232,9900r-639,-1544l812593,4740r639,-1544l815790,639,817333,r3617,l822493,639r2557,2557l825690,4740r,3616l825050,9900r-2557,2557l820950,13096xem847163,13096r-3618,l842002,12457,839445,9900r-639,-1544l838806,4740r639,-1544l842002,639,843545,r3618,l848706,639r2557,2557l851902,4740r,3616l851263,9900r-2557,2557l847163,13096xem873375,13096r-3617,l868215,12457,865658,9900r-640,-1544l865018,4740r640,-1544l868215,639,869758,r3617,l874918,639r2558,2557l878115,4740r,3616l877476,9900r-2558,2557l873375,13096xem899588,13096r-3617,l894428,12457,891871,9900r-640,-1544l891231,4740r640,-1544l894428,639,895971,r3617,l901131,639r2558,2557l904328,4740r,3616l903689,9900r-2558,2557l899588,13096xem925800,13096r-3616,l920641,12457,918083,9900r-639,-1544l917444,4740r639,-1544l920641,639,922184,r3616,l927344,639r2557,2557l930541,4740r,3616l929901,9900r-2557,2557l925800,13096xem952013,13096r-3616,l946852,12457,944295,9900r-638,-1544l943657,4740r638,-1544l946852,639,948397,r3616,l953557,639r2557,2557l956754,4740r,3616l956114,9900r-2557,2557l952013,13096xem978225,13096r-3616,l973065,12457,970508,9900r-640,-1544l969868,4740r640,-1544l973065,639,974609,r3616,l979770,639r2556,2557l982965,4740r,3616l982326,9900r-2556,2557l978225,13096xem1004438,13096r-3616,l999278,12457,996721,9900r-640,-1544l996081,4740r640,-1544l999278,639,1000822,r3616,l1005981,639r2558,2557l1009178,4740r,3616l1008539,9900r-2558,2557l1004438,13096xem1030651,13096r-3616,l1025491,12457r-2558,-2557l1022294,8356r,-3616l1022933,3196r2558,-2557l1027035,r3616,l1032194,639r2557,2557l1035391,4740r,3616l1034751,9900r-2557,2557l1030651,13096xem1056864,13096r-3617,l1051704,12457r-2558,-2557l1048507,8356r,-3616l1049146,3196r2558,-2557l1053247,r3617,l1058407,639r2557,2557l1061604,4740r,3616l1060964,9900r-2557,2557l1056864,13096xem1083077,13096r-3618,l1077916,12457r-2557,-2557l1074720,8356r,-3616l1075359,3196r2557,-2557l1079459,r3618,l1084620,639r2557,2557l1087816,4740r,3616l1087177,9900r-2557,2557l1083077,13096xem1109289,13096r-3617,l1104129,12457r-2557,-2557l1100932,8356r,-3616l1101572,3196r2557,-2557l1105672,r3617,l1110832,639r2558,2557l1114029,4740r,3616l1113390,9900r-2558,2557l1109289,13096xem1135502,13096r-3617,l1130342,12457r-2557,-2557l1127145,8356r,-3616l1127785,3196r2557,-2557l1131885,r3617,l1137045,639r2558,2557l1140242,4740r,3616l1139603,9900r-2558,2557l1135502,13096xem1161715,13096r-3617,l1156555,12457r-2558,-2557l1153358,8356r,-3616l1153997,3196r2558,-2557l1158098,r3617,l1163258,639r2557,2557l1166455,4740r,3616l1165815,9900r-2557,2557l1161715,13096xem1187927,13096r-3616,l1182768,12457r-2558,-2557l1179571,8356r,-3616l1180210,3196r2558,-2557l1184311,r3616,l1189471,639r2558,2557l1192672,4740r,3616l1192029,9900r-2558,2557l1187927,13096xem1214139,13096r-3619,l1208984,12457r-2560,-2557l1205781,8356r,-3616l1206424,3196r2560,-2557l1210520,r3619,l1215687,639r2548,2557l1218878,4740r,3616l1218235,9900r-2548,2557l1214139,13096xem1240357,13096r-3620,l1235190,12457r-2560,-2557l1231999,8356r,-3616l1232630,3196r2560,-2557l1236737,r3620,l1241893,639r2560,2557l1245096,4740r,3616l1244453,9900r-2560,2557l1240357,13096xem1266563,13096r-3620,l1261407,12457r-2560,-2557l1258204,8356r,-3616l1258847,3196r2560,-2557l1262943,r3620,l1268110,639r2560,2557l1271301,4740r,3616l1270670,9900r-2560,2557l1266563,13096xem1292780,13096r-3619,l1287613,12457r-2548,-2557l1284422,8356r,-3616l1285065,3196r2548,-2557l1289161,r3619,l1294316,639r2560,2557l1297519,4740r,3616l1296876,9900r-2560,2557l1292780,13096xem1318986,13096r-3608,l1313830,12457r-2559,-2557l1310640,8356r,-3616l1311271,3196r2559,-2557l1315378,r3608,l1320534,639r2559,2557l1323736,4740r,3616l1323093,9900r-2559,2557l1318986,13096xem1345203,13096r-3619,l1340048,12457r-2560,-2557l1336845,8356r,-3616l1337488,3196r2560,-2557l1341584,r3619,l1346751,639r2548,2557l1349942,4740r,3616l1349299,9900r-2548,2557l1345203,13096xem1371421,13096r-3620,l1366254,12457r-2560,-2557l1363063,8356r,-3616l1363694,3196r2560,-2557l1367801,r3620,l1372957,639r2560,2557l1376160,4740r,3616l1375517,9900r-2560,2557l1371421,13096xem1397627,13096r-3620,l1392471,12457r-2560,-2557l1389268,8356r,-3616l1389911,3196r2560,-2557l1394007,r3620,l1399174,639r2560,2557l1402365,4740r,3616l1401734,9900r-2560,2557l1397627,13096xem1423844,13096r-3619,l1418677,12457r-2548,-2557l1415486,8356r,-3616l1416129,3196r2548,-2557l1420225,r3619,l1425380,639r2560,2557l1428583,4740r,3616l1427940,9900r-2560,2557l1423844,13096xem1450050,13096r-3608,l1444894,12457r-2559,-2557l1441692,8356r,-3616l1442335,3196r2559,-2557l1446442,r3608,l1451598,639r2559,2557l1454789,4740r,3616l1454157,9900r-2559,2557l1450050,13096xem1476267,13096r-3619,l1471112,12457r-2560,-2557l1467909,8356r,-3616l1468552,3196r2560,-2557l1472648,r3619,l1477815,639r2548,2557l1481006,4740r,3616l1480363,9900r-2548,2557l1476267,13096xem1502485,13096r-3620,l1497318,12457r-2560,-2557l1494127,8356r,-3616l1494758,3196r2560,-2557l1498865,r3620,l1504021,639r2560,2557l1507224,4740r,3616l1506581,9900r-2560,2557l1502485,13096xem1528691,13096r-3620,l1523535,12457r-2560,-2557l1520332,8356r,-3616l1520975,3196r2560,-2557l1525071,r3620,l1530238,639r2560,2557l1533429,4740r,3616l1532798,9900r-2560,2557l1528691,13096xem1554908,13096r-3619,l1549741,12457r-2548,-2557l1546550,8356r,-3616l1547193,3196r2548,-2557l1551289,r3619,l1556444,639r2560,2557l1559647,4740r,3616l1559004,9900r-2560,2557l1554908,13096xem1581114,13096r-3608,l1575958,12457r-2559,-2557l1572756,8356r,-3616l1573399,3196r2559,-2557l1577506,r3608,l1582662,639r2559,2557l1585853,4740r,3616l1585221,9900r-2559,2557l1581114,13096xem1607331,13096r-3619,l1602164,12457r-2548,-2557l1598973,8356r,-3616l1599616,3196r2548,-2557l1603712,r3619,l1608879,639r2548,2557l1612070,4740r,3616l1611427,9900r-2548,2557l1607331,13096xem1633537,13096r-3608,l1628382,12457r-2560,-2557l1625191,8356r,-3616l1625822,3196r2560,-2557l1629929,r3608,l1635085,639r2560,2557l1638288,4740r,3616l1637645,9900r-2560,2557l1633537,13096xem1659755,13096r-3620,l1654599,12457r-2560,-2557l1651396,8356r,-3616l1652039,3196r2560,-2557l1656135,r3620,l1661302,639r2548,2557l1664493,4740r,3616l1663850,9900r-2548,2557l1659755,13096xem1685972,13096r-3619,l1680805,12457r-2560,-2557l1677614,8356r,-3616l1678245,3196r2560,-2557l1682353,r3619,l1687508,639r2560,2557l1690711,4740r,3616l1690068,9900r-2560,2557l1685972,13096xem1712178,13096r-3620,l1707022,12457r-2559,-2557l1703820,8356r,-3616l1704463,3196r2559,-2557l1708558,r3620,l1713726,639r2559,2557l1716917,4740r,3616l1716285,9900r-2559,2557l1712178,13096xem1738395,13096r-3619,l1733228,12457r-2548,-2557l1730037,8356r,-3616l1730680,3196r2548,-2557l1734776,r3619,l1739931,639r2560,2557l1743134,4740r,3616l1742491,9900r-2560,2557l1738395,13096xem1764601,13096r-3608,l1759446,12457r-2560,-2557l1756255,8356r,-3616l1756886,3196r2560,-2557l1760993,r3608,l1766149,639r2560,2557l1769352,4740r,3616l1768709,9900r-2560,2557l1764601,13096xem1790819,13096r-3620,l1785663,12457r-2560,-2557l1782460,8356r,-3616l1783103,3196r2560,-2557l1787199,r3620,l1792366,639r2548,2557l1795557,4740r,3616l1794914,9900r-2548,2557l1790819,13096xem1817036,13096r-3619,l1811869,12457r-2560,-2557l1808678,8356r,-3616l1809309,3196r2560,-2557l1813417,r3619,l1818572,639r2560,2557l1821775,4740r,3616l1821132,9900r-2560,2557l1817036,13096xem1843242,13096r-3620,l1838086,12457r-2559,-2557l1834884,8356r,-3616l1835527,3196r2559,-2557l1839622,r3620,l1844790,639r2559,2557l1847981,4740r,3616l1847349,9900r-2559,2557l1843242,13096xem1869459,13096r-3619,l1864292,12457r-2548,-2557l1861101,8356r,-3616l1861744,3196r2548,-2557l1865840,r3619,l1870995,639r2560,2557l1874198,4740r,3616l1873555,9900r-2560,2557l1869459,13096xem1895665,13096r-3608,l1890510,12457r-2560,-2557l1887319,8356r,-3616l1887950,3196r2560,-2557l1892057,r3608,l1897213,639r2560,2557l1900416,4740r,3616l1899773,9900r-2560,2557l1895665,13096xem1921883,13096r-3620,l1916727,12457r-2560,-2557l1913524,8356r,-3616l1914167,3196r2560,-2557l1918263,r3620,l1923430,639r2548,2557l1926621,4740r,3616l1925978,9900r-2548,2557l1921883,13096xem1948100,13096r-3619,l1942933,12457r-2560,-2557l1939742,8356r,-3616l1940373,3196r2560,-2557l1944481,r3619,l1949636,639r2560,2557l1952839,4740r,3616l1952196,9900r-2560,2557l1948100,13096xem1974306,13096r-3620,l1969150,12457r-2559,-2557l1965948,8356r,-3616l1966591,3196r2559,-2557l1970686,r3620,l1975854,639r2559,2557l1979045,4740r,3616l1978413,9900r-2559,2557l1974306,13096xem2000523,13096r-3619,l1995356,12457r-2548,-2557l1992165,8356r,-3616l1992808,3196r2548,-2557l1996904,r3619,l2002059,639r2560,2557l2005262,4740r,3616l2004619,9900r-2560,2557l2000523,13096xem2026729,13096r-3608,l2021574,12457r-2560,-2557l2018371,8356r,-3616l2019014,3196r2560,-2557l2023121,r3608,l2028277,639r2560,2557l2031468,4740r,3616l2030837,9900r-2560,2557l2026729,13096xem2052947,13096r-3620,l2047791,12457r-2560,-2557l2044588,8356r,-3616l2045231,3196r2560,-2557l2049327,r3620,l2054494,639r2548,2557l2057685,4740r,3616l2057042,9900r-2548,2557l2052947,13096xem2079164,13096r-3619,l2073997,12457r-2560,-2557l2070806,8356r,-3616l2071437,3196r2560,-2557l2075545,r3619,l2080700,639r2560,2557l2083903,4740r,3616l2083260,9900r-2560,2557l2079164,13096xem2105370,13096r-3620,l2100214,12457r-2559,-2557l2097012,8356r,-3616l2097655,3196r2559,-2557l2101750,r3620,l2106918,639r2560,2557l2110109,4740r,3616l2109478,9900r-2560,2557l2105370,13096xem2131587,13096r-3619,l2126420,12457r-2548,-2557l2123229,8356r,-3616l2123872,3196r2548,-2557l2127968,r3619,l2133123,639r2560,2557l2136326,4740r,3616l2135683,9900r-2560,2557l2131587,13096xem2157793,13096r-3608,l2152638,12457r-2560,-2557l2149435,8356r,-3616l2150078,3196r2560,-2557l2154185,r3608,l2159341,639r2560,2557l2162532,4740r,3616l2161901,9900r-2560,2557l2157793,13096xem2184011,13096r-3620,l2178843,12457r-2548,-2557l2175652,8356r,-3616l2176295,3196r2548,-2557l2180391,r3620,l2185558,639r2548,2557l2188749,4740r,3616l2188106,9900r-2548,2557l2184011,13096xem2210216,13096r-3607,l2205061,12457r-2560,-2557l2201870,8356r,-3616l2202501,3196r2560,-2557l2206609,r3607,l2211764,639r2560,2557l2214967,4740r,3616l2214324,9900r-2560,2557l2210216,13096xem2236434,13096r-3620,l2231278,12457r-2559,-2557l2228076,8356r,-3616l2228719,3196r2559,-2557l2232814,r3620,l2237982,639r2548,2557l2241173,4740r,3616l2240530,9900r-2548,2557l2236434,13096xem2262651,13096r-3619,l2257484,12457r-2560,-2557l2254293,8356r,-3616l2254924,3196r2560,-2557l2259032,r3619,l2264187,639r2560,2557l2267390,4740r,3616l2266747,9900r-2560,2557l2262651,13096xem2288857,13096r-3619,l2283702,12457r-2560,-2557l2280499,8356r,-3616l2281142,3196r2560,-2557l2285238,r3619,l2290405,639r2560,2557l2293596,4740r,3616l2292965,9900r-2560,2557l2288857,13096xem2315075,13096r-3620,l2309907,12457r-2548,-2557l2306716,8356r,-3616l2307359,3196r2548,-2557l2311455,r3620,l2316611,639r2559,2557l2319813,4740r,3616l2319170,9900r-2559,2557l2315075,13096xem2341280,13096r-3607,l2336125,12457r-2560,-2557l2332934,8356r,-3616l2333565,3196r2560,-2557l2337673,r3607,l2342828,639r2560,2557l2346031,4740r,3616l2345388,9900r-2560,2557l2341280,13096xem2367498,13096r-3620,l2362342,12457r-2559,-2557l2359140,8356r,-3616l2359783,3196r2559,-2557l2363878,r3620,l2369046,639r2548,2557l2372237,4740r,3616l2371594,9900r-2548,2557l2367498,13096xem2393715,13096r-3619,l2388548,12457r-2560,-2557l2385357,8356r,-3616l2385988,3196r2560,-2557l2390096,r3619,l2395251,639r2560,2557l2398454,4740r,3616l2397811,9900r-2560,2557l2393715,13096xem2419921,13096r-3619,l2414766,12457r-2560,-2557l2411563,8356r,-3616l2412206,3196r2560,-2557l2416302,r3619,l2421469,639r2560,2557l2424660,4740r,3616l2424029,9900r-2560,2557l2419921,13096xem2446139,13096r-3620,l2440971,12457r-2548,-2557l2437780,8356r,-3616l2438423,3196r2548,-2557l2442519,r3620,l2447675,639r2559,2557l2450877,4740r,3616l2450234,9900r-2559,2557l2446139,13096xem2472344,13096r-3607,l2467189,12457r-2560,-2557l2463986,8356r,-3616l2464629,3196r2560,-2557l2468737,r3607,l2473892,639r2560,2557l2477095,4740r,3616l2476452,9900r-2560,2557l2472344,13096xem2498562,13096r-3620,l2493406,12457r-2559,-2557l2490204,8356r,-3616l2490847,3196r2559,-2557l2494942,r3620,l2500110,639r2548,2557l2503301,4740r,3616l2502658,9900r-2548,2557l2498562,13096xem2524779,13096r-3619,l2519612,12457r-2560,-2557l2516421,8356r,-3616l2517052,3196r2560,-2557l2521160,r3619,l2526315,639r2560,2557l2529518,4740r,3616l2528875,9900r-2560,2557l2524779,13096xem2550985,13096r-3619,l2545830,12457r-2560,-2557l2542627,8356r,-3616l2543270,3196r2560,-2557l2547366,r3619,l2552533,639r2560,2557l2555724,4740r,3616l2555093,9900r-2560,2557l2550985,13096xem2577203,13096r-3620,l2572035,12457r-2548,-2557l2568844,8356r,-3616l2569487,3196r2548,-2557l2573583,r3620,l2578739,639r2559,2557l2581941,4740r,3616l2581298,9900r-2559,2557l2577203,13096xem2603408,13096r-3607,l2598253,12457r-2560,-2557l2595050,8356r,-3616l2595693,3196r2560,-2557l2599801,r3607,l2604956,639r2560,2557l2608147,4740r,3616l2607516,9900r-2560,2557l2603408,13096xem2629626,13096r-3620,l2624470,12457r-2559,-2557l2621268,8356r,-3616l2621911,3196r2559,-2557l2626006,r3620,l2631174,639r2548,2557l2634365,4740r,3616l2633722,9900r-2548,2557l2629626,13096xem2655843,13096r-3619,l2650676,12457r-2560,-2557l2647485,8356r,-3616l2648116,3196r2560,-2557l2652224,r3619,l2657379,639r2560,2557l2660582,4740r,3616l2659939,9900r-2560,2557l2655843,13096xem2682049,13096r-3619,l2676894,12457r-2560,-2557l2673691,8356r,-3616l2674334,3196r2560,-2557l2678430,r3619,l2683597,639r2560,2557l2686788,4740r,3616l2686157,9900r-2560,2557l2682049,13096xem2708267,13096r-3620,l2703099,12457r-2548,-2557l2699908,8356r,-3616l2700551,3196r2548,-2557l2704647,r3620,l2709803,639r2559,2557l2713005,4740r,3616l2712362,9900r-2559,2557l2708267,13096xem2734472,13096r-3607,l2729317,12457r-2560,-2557l2726114,8356r,-3616l2726757,3196r2560,-2557l2730865,r3607,l2736020,639r2560,2557l2739211,4740r,3616l2738580,9900r-2560,2557l2734472,13096xem2760690,13096r-3620,l2755523,12457r-2548,-2557l2752332,8356r,-3616l2752975,3196r2548,-2557l2757070,r3620,l2762238,639r2548,2557l2765429,4740r,3616l2764786,9900r-2548,2557l2760690,13096xem2786896,13096r-3608,l2781740,12457r-2560,-2557l2778549,8356r,-3616l2779180,3196r2560,-2557l2783288,r3608,l2788443,639r2560,2557l2791646,4740r,3616l2791003,9900r-2560,2557l2786896,13096xem2813113,13096r-3619,l2807958,12457r-2560,-2557l2804755,8356r,-3616l2805398,3196r2560,-2557l2809494,r3619,l2814661,639r2548,2557l2817852,4740r,3616l2817209,9900r-2548,2557l2813113,13096xem2839331,13096r-3620,l2834163,12457r-2560,-2557l2830972,8356r,-3616l2831603,3196r2560,-2557l2835711,r3620,l2840867,639r2559,2557l2844069,4740r,3616l2843426,9900r-2559,2557l2839331,13096xem2865536,13096r-3619,l2860381,12457r-2560,-2557l2857178,8356r,-3616l2857821,3196r2560,-2557l2861917,r3619,l2867084,639r2560,2557l2870275,4740r,3616l2869644,9900r-2560,2557l2865536,13096xem2891754,13096r-3620,l2886587,12457r-2548,-2557l2883396,8356r,-3616l2884039,3196r2548,-2557l2888134,r3620,l2893290,639r2560,2557l2896493,4740r,3616l2895850,9900r-2560,2557l2891754,13096xem2917960,13096r-3608,l2912804,12457r-2560,-2557l2909613,8356r,-3616l2910244,3196r2560,-2557l2914352,r3608,l2919507,639r2560,2557l2922710,4740r,3616l2922067,9900r-2560,2557l2917960,13096xem2944177,13096r-3619,l2939022,12457r-2560,-2557l2935819,8356r,-3616l2936462,3196r2560,-2557l2940558,r3619,l2945725,639r2548,2557l2948916,4740r,3616l2948273,9900r-2548,2557l2944177,13096xem2970395,13096r-3620,l2965227,12457r-2560,-2557l2962036,8356r,-3616l2962667,3196r2560,-2557l2966775,r3620,l2971931,639r2559,2557l2975133,4740r,3616l2974490,9900r-2559,2557l2970395,13096xem2996600,13096r-3619,l2991445,12457r-2560,-2557l2988242,8356r,-3616l2988885,3196r2560,-2557l2992981,r3619,l2998148,639r2560,2557l3001339,4740r,3616l3000708,9900r-2560,2557l2996600,13096xem3022818,13096r-3620,l3017651,12457r-2548,-2557l3014460,8356r,-3616l3015103,3196r2548,-2557l3019198,r3620,l3024354,639r2560,2557l3027557,4740r,3616l3026914,9900r-2560,2557l3022818,13096xem3049024,13096r-3608,l3043868,12457r-2560,-2557l3040665,8356r,-3616l3041308,3196r2560,-2557l3045416,r3608,l3050571,639r2560,2557l3053762,4740r,3616l3053131,9900r-2560,2557l3049024,13096xem3075241,13096r-3619,l3070086,12457r-2560,-2557l3066883,8356r,-3616l3067526,3196r2560,-2557l3071622,r3619,l3076789,639r2548,2557l3079980,4740r,3616l3079337,9900r-2548,2557l3075241,13096xem3101459,13096r-3620,l3096291,12457r-2560,-2557l3093100,8356r,-3616l3093731,3196r2560,-2557l3097839,r3620,l3102995,639r2559,2557l3106197,4740r,3616l3105554,9900r-2559,2557l3101459,13096xem3127664,13096r-3619,l3122509,12457r-2560,-2557l3119306,8356r,-3616l3119949,3196r2560,-2557l3124045,r3619,l3129212,639r2560,2557l3132403,4740r,3616l3131772,9900r-2560,2557l3127664,13096xem3153882,13096r-3620,l3148715,12457r-2548,-2557l3145524,8356r,-3616l3146167,3196r2548,-2557l3150262,r3620,l3155418,639r2560,2557l3158621,4740r,3616l3157978,9900r-2560,2557l3153882,13096xem3180088,13096r-3608,l3174932,12457r-2560,-2557l3171729,8356r,-3616l3172372,3196r2560,-2557l3176480,r3608,l3181635,639r2560,2557l3184826,4740r,3616l3184195,9900r-2560,2557l3180088,13096xem3206305,13096r-3619,l3201138,12457r-2548,-2557l3197947,8356r,-3616l3198590,3196r2548,-2557l3202686,r3619,l3207853,639r2548,2557l3211044,4740r,3616l3210401,9900r-2548,2557l3206305,13096xem3232523,13096r-3620,l3227355,12457r-2559,-2557l3224164,8356r,-3616l3224796,3196r2559,-2557l3228903,r3620,l3234059,639r2559,2557l3237261,4740r,3616l3236618,9900r-2559,2557l3232523,13096xem3258728,13096r-3619,l3253573,12457r-2560,-2557l3250370,8356r,-3616l3251013,3196r2560,-2557l3255109,r3619,l3260276,639r2560,2557l3263467,4740r,3616l3262836,9900r-2560,2557l3258728,13096xem3284946,13096r-3620,l3279779,12457r-2548,-2557l3276588,8356r,-3616l3277231,3196r2548,-2557l3281326,r3620,l3286482,639r2560,2557l3289685,4740r,3616l3289042,9900r-2560,2557l3284946,13096xem3311152,13096r-3608,l3305996,12457r-2560,-2557l3302793,8356r,-3616l3303436,3196r2560,-2557l3307544,r3608,l3312699,639r2560,2557l3315890,4740r,3616l3315259,9900r-2560,2557l3311152,13096xem3337369,13096r-3619,l3332202,12457r-2548,-2557l3329011,8356r,-3616l3329654,3196r2548,-2557l3333750,r3619,l3338917,639r2548,2557l3342108,4740r,3616l3341465,9900r-2548,2557l3337369,13096xem3363575,13096r-3608,l3358419,12457r-2559,-2557l3355228,8356r,-3616l3355860,3196r2559,-2557l3359967,r3608,l3365123,639r2559,2557l3368325,4740r,3616l3367682,9900r-2559,2557l3363575,13096xem3389792,13096r-3619,l3384637,12457r-2560,-2557l3381434,8356r,-3616l3382077,3196r2560,-2557l3386173,r3619,l3391340,639r2548,2557l3394531,4740r,3616l3393888,9900r-2548,2557l3389792,13096xem3416010,13096r-3620,l3410843,12457r-2560,-2557l3407652,8356r,-3616l3408283,3196r2560,-2557l3412390,r3620,l3417546,639r2560,2557l3420749,4740r,3616l3420106,9900r-2560,2557l3416010,13096xem3442216,13096r-3620,l3437060,12457r-2560,-2557l3433857,8356r,-3616l3434500,3196r2560,-2557l3438596,r3620,l3443763,639r2560,2557l3446954,4740r,3616l3446323,9900r-2560,2557l3442216,13096xem3468433,13096r-3619,l3463266,12457r-2548,-2557l3460075,8356r,-3616l3460718,3196r2548,-2557l3464814,r3619,l3469969,639r2560,2557l3473172,4740r,3616l3472529,9900r-2560,2557l3468433,13096xem3494639,13096r-3608,l3489483,12457r-2559,-2557l3486292,8356r,-3616l3486924,3196r2559,-2557l3491031,r3608,l3496187,639r2559,2557l3499389,4740r,3616l3498746,9900r-2559,2557l3494639,13096xem3520856,13096r-3619,l3515701,12457r-2560,-2557l3512498,8356r,-3616l3513141,3196r2560,-2557l3517237,r3619,l3522404,639r2548,2557l3525595,4740r,3616l3524952,9900r-2548,2557l3520856,13096xem3547074,13096r-3620,l3541907,12457r-2560,-2557l3538716,8356r,-3616l3539347,3196r2560,-2557l3543454,r3620,l3548610,639r2560,2557l3551813,4740r,3616l3551170,9900r-2560,2557l3547074,13096xem3573280,13096r-3620,l3568124,12457r-2560,-2557l3564921,8356r,-3616l3565564,3196r2560,-2557l3569660,r3620,l3574827,639r2560,2557l3578018,4740r,3616l3577387,9900r-2560,2557l3573280,13096xem3599497,13096r-3619,l3594330,12457r-2548,-2557l3591139,8356r,-3616l3591782,3196r2548,-2557l3595878,r3619,l3601033,639r2560,2557l3604236,4740r,3616l3603593,9900r-2560,2557l3599497,13096xem3625703,13096r-3608,l3620547,12457r-2559,-2557l3617345,8356r,-3616l3617988,3196r2559,-2557l3622095,r3608,l3627251,639r2559,2557l3630441,4740r,3616l3629810,9900r-2559,2557l3625703,13096xem3651920,13096r-3619,l3646765,12457r-2560,-2557l3643562,8356r,-3616l3644205,3196r2560,-2557l3648301,r3619,l3653468,639r2548,2557l3656659,4740r,3616l3656016,9900r-2548,2557l3651920,13096xem3678138,13096r-3620,l3672971,12457r-2560,-2557l3669780,8356r,-3616l3670411,3196r2560,-2557l3674518,r3620,l3679674,639r2560,2557l3682877,4740r,3616l3682234,9900r-2560,2557l3678138,13096xem3704344,13096r-3620,l3699188,12457r-2560,-2557l3695985,8356r,-3616l3696628,3196r2560,-2557l3700724,r3620,l3705891,639r2560,2557l3709082,4740r,3616l3708451,9900r-2560,2557l3704344,13096xem3730561,13096r-3619,l3725394,12457r-2548,-2557l3722203,8356r,-3616l3722846,3196r2548,-2557l3726942,r3619,l3732097,639r2560,2557l3735300,4740r,3616l3734657,9900r-2560,2557l3730561,13096xem3756767,13096r-3608,l3751611,12457r-2559,-2557l3748409,8356r,-3616l3749052,3196r2559,-2557l3753159,r3608,l3758315,639r2559,2557l3761505,4740r,3616l3760874,9900r-2559,2557l3756767,13096xem3782984,13096r-3619,l3777817,12457r-2548,-2557l3774626,8356r,-3616l3775269,3196r2548,-2557l3779365,r3619,l3784532,639r2548,2557l3787723,4740r,3616l3787080,9900r-2548,2557l3782984,13096xem3809202,13096r-3620,l3804035,12457r-2560,-2557l3800844,8356r,-3616l3801475,3196r2560,-2557l3805582,r3620,l3810738,639r2560,2557l3813941,4740r,3616l3813298,9900r-2560,2557l3809202,13096xem3835408,13096r-3620,l3830252,12457r-2560,-2557l3827049,8356r,-3616l3827692,3196r2560,-2557l3831788,r3620,l3836955,639r2560,2557l3840146,4740r,3616l3839515,9900r-2560,2557l3835408,13096xem3861625,13096r-3619,l3856458,12457r-2560,-2557l3853267,8356r,-3616l3853898,3196r2560,-2557l3858006,r3619,l3863161,639r2560,2557l3866364,4740r,3616l3865721,9900r-2560,2557l3861625,13096xem3887831,13096r-3608,l3882675,12457r-2559,-2557l3879473,8356r,-3616l3880116,3196r2559,-2557l3884223,r3608,l3889379,639r2559,2557l3892569,4740r,3616l3891938,9900r-2559,2557l3887831,13096xem3914048,13096r-3619,l3908881,12457r-2548,-2557l3905690,8356r,-3616l3906333,3196r2548,-2557l3910429,r3619,l3915584,639r2560,2557l3918787,4740r,3616l3918144,9900r-2560,2557l3914048,13096xem3940254,13096r-3608,l3935099,12457r-2560,-2557l3931908,8356r,-3616l3932539,3196r2560,-2557l3936646,r3608,l3941802,639r2560,2557l3945005,4740r,3616l3944362,9900r-2560,2557l3940254,13096xem3966472,13096r-3620,l3961316,12457r-2560,-2557l3958113,8356r,-3616l3958756,3196r2560,-2557l3962852,r3620,l3968019,639r2548,2557l3971210,4740r,3616l3970567,9900r-2548,2557l3966472,13096xem3992689,13096r-3619,l3987522,12457r-2560,-2557l3984331,8356r,-3616l3984962,3196r2560,-2557l3989070,r3619,l3994225,639r2560,2557l3997428,4740r,3616l3996785,9900r-2560,2557l3992689,13096xem4018895,13096r-3620,l4013739,12457r-2559,-2557l4010537,8356r,-3616l4011180,3196r2559,-2557l4015275,r3620,l4020443,639r2559,2557l4023633,4740r,3616l4023002,9900r-2559,2557l4018895,13096xem4045112,13096r-3619,l4039945,12457r-2548,-2557l4036754,8356r,-3616l4037397,3196r2548,-2557l4041493,r3619,l4046648,639r2560,2557l4049851,4740r,3616l4049208,9900r-2560,2557l4045112,13096xem4071318,13096r-3608,l4066163,12457r-2560,-2557l4062972,8356r,-3616l4063603,3196r2560,-2557l4067710,r3608,l4072866,639r2560,2557l4076069,4740r,3616l4075426,9900r-2560,2557l4071318,13096xem4097536,13096r-3620,l4092380,12457r-2560,-2557l4089177,8356r,-3616l4089820,3196r2560,-2557l4093916,r3620,l4099083,639r2548,2557l4102274,4740r,3616l4101631,9900r-2548,2557l4097536,13096xem4123753,13096r-3619,l4118586,12457r-2560,-2557l4115395,8356r,-3616l4116026,3196r2560,-2557l4120134,r3619,l4125289,639r2560,2557l4128492,4740r,3616l4127849,9900r-2560,2557l4123753,13096xem4149959,13096r-3620,l4144803,12457r-2559,-2557l4141601,8356r,-3616l4142244,3196r2559,-2557l4146339,r3620,l4151507,639r2559,2557l4154697,4740r,3616l4154066,9900r-2559,2557l4149959,13096xem4176176,13096r-3619,l4171009,12457r-2548,-2557l4167818,8356r,-3616l4168461,3196r2548,-2557l4172557,r3619,l4177712,639r2560,2557l4180915,4740r,3616l4180272,9900r-2560,2557l4176176,13096xem4202382,13096r-3608,l4197227,12457r-2560,-2557l4194024,8356r,-3616l4194667,3196r2560,-2557l4198774,r3608,l4203930,639r2560,2557l4207121,4740r,3616l4206490,9900r-2560,2557l4202382,13096xem4228600,13096r-3620,l4223444,12457r-2560,-2557l4220241,8356r,-3616l4220884,3196r2560,-2557l4224980,r3620,l4230147,639r2548,2557l4233338,4740r,3616l4232695,9900r-2548,2557l4228600,13096xem4254817,13096r-3619,l4249650,12457r-2560,-2557l4246459,8356r,-3616l4247090,3196r2560,-2557l4251198,r3619,l4256353,639r2560,2557l4259556,4740r,3616l4258913,9900r-2560,2557l4254817,13096xem4281023,13096r-3620,l4275867,12457r-2559,-2557l4272665,8356r,-3616l4273308,3196r2559,-2557l4277403,r3620,l4282571,639r2559,2557l4285761,4740r,3616l4285130,9900r-2559,2557l4281023,13096xem4307240,13096r-3619,l4302073,12457r-2548,-2557l4298882,8356r,-3616l4299525,3196r2548,-2557l4303621,r3619,l4308776,639r2560,2557l4311979,4740r,3616l4311336,9900r-2560,2557l4307240,13096xem4333446,13096r-3608,l4328291,12457r-2560,-2557l4325088,8356r,-3616l4325731,3196r2560,-2557l4329838,r3608,l4334994,639r2560,2557l4338185,4740r,3616l4337554,9900r-2560,2557l4333446,13096xem4359664,13096r-3620,l4354496,12457r-2548,-2557l4351305,8356r,-3616l4351948,3196r2548,-2557l4356044,r3620,l4361211,639r2548,2557l4364402,4740r,3616l4363759,9900r-2548,2557l4359664,13096xem4385869,13096r-3607,l4380714,12457r-2560,-2557l4377523,8356r,-3616l4378154,3196r2560,-2557l4382262,r3607,l4387417,639r2560,2557l4390620,4740r,3616l4389977,9900r-2560,2557l4385869,13096xem4412087,13096r-3620,l4406931,12457r-2559,-2557l4403729,8356r,-3616l4404372,3196r2559,-2557l4408467,r3620,l4413635,639r2559,2557l4416825,4740r,3616l4416194,9900r-2559,2557l4412087,13096xem4438304,13096r-3619,l4433137,12457r-2560,-2557l4429946,8356r,-3616l4430577,3196r2560,-2557l4434685,r3619,l4439840,639r2560,2557l4443043,4740r,3616l4442400,9900r-2560,2557l4438304,13096xem4464510,13096r-3608,l4459355,12457r-2560,-2557l4456152,8356r,-3616l4456795,3196r2560,-2557l4460902,r3608,l4466058,639r2560,2557l4469249,4740r,3616l4468618,9900r-2560,2557l4464510,13096xem4490728,13096r-3620,l4485560,12457r-2548,-2557l4482369,8356r,-3616l4483012,3196r2548,-2557l4487108,r3620,l4492263,639r2560,2557l4495466,4740r,3616l4494823,9900r-2560,2557l4490728,13096xem4516933,13096r-3607,l4511778,12457r-2560,-2557l4508587,8356r,-3616l4509218,3196r2560,-2557l4513326,r3607,l4518481,639r2560,2557l4521684,4740r,3616l4521041,9900r-2560,2557l4516933,13096xem4543151,13096r-3620,l4537995,12457r-2559,-2557l4534793,8356r,-3616l4535436,3196r2559,-2557l4539531,r3620,l4544699,639r2548,2557l4547889,4740r,3616l4547247,9900r-2548,2557l4543151,13096xem4569368,13096r-3619,l4564201,12457r-2560,-2557l4561010,8356r,-3616l4561641,3196r2560,-2557l4565749,r3619,l4570904,639r2560,2557l4574107,4740r,3616l4573464,9900r-2560,2557l4569368,13096xem4595574,13096r-3619,l4590419,12457r-2560,-2557l4587216,8356r,-3616l4587859,3196r2560,-2557l4591955,r3619,l4597122,639r2560,2557l4600313,4740r,3616l4599682,9900r-2560,2557l4595574,13096xem4621792,13096r-3620,l4616624,12457r-2548,-2557l4613433,8356r,-3616l4614076,3196r2548,-2557l4618172,r3620,l4623327,639r2560,2557l4626530,4740r,3616l4625887,9900r-2560,2557l4621792,13096xem4647997,13096r-3607,l4642842,12457r-2560,-2557l4639639,8356r,-3616l4640282,3196r2560,-2557l4644390,r3607,l4649545,639r2560,2557l4652736,4740r,3616l4652105,9900r-2560,2557l4647997,13096xem4674215,13096r-3620,l4669059,12457r-2559,-2557l4665857,8356r,-3616l4666500,3196r2559,-2557l4670595,r3620,l4675763,639r2548,2557l4678953,4740r,3616l4678311,9900r-2548,2557l4674215,13096xem4700432,13096r-3619,l4695265,12457r-2560,-2557l4692074,8356r,-3616l4692705,3196r2560,-2557l4696813,r3619,l4701968,639r2560,2557l4705171,4740r,3616l4704528,9900r-2560,2557l4700432,13096xem4726638,13096r-3619,l4721483,12457r-2560,-2557l4718280,8356r,-3616l4718923,3196r2560,-2557l4723019,r3619,l4728186,639r2560,2557l4731377,4740r,3616l4730746,9900r-2560,2557l4726638,13096xem4752856,13096r-3620,l4747688,12457r-2548,-2557l4744497,8356r,-3616l4745140,3196r2548,-2557l4749236,r3620,l4754391,639r2560,2557l4757594,4740r,3616l4756951,9900r-2560,2557l4752856,13096xem4779061,13096r-3607,l4773906,12457r-2560,-2557l4770703,8356r,-3616l4771346,3196r2560,-2557l4775454,r3607,l4780609,639r2560,2557l4783800,4740r,3616l4783169,9900r-2560,2557l4779061,13096xem4805279,13096r-3620,l4800123,12457r-2559,-2557l4796921,8356r,-3616l4797564,3196r2559,-2557l4801659,r3620,l4806827,639r2548,2557l4810017,4740r,3616l4809375,9900r-2548,2557l4805279,13096xem4831496,13096r-3619,l4826329,12457r-2560,-2557l4823138,8356r,-3616l4823769,3196r2560,-2557l4827877,r3619,l4833032,639r2560,2557l4836235,4740r,3616l4835592,9900r-2560,2557l4831496,13096xem4857702,13096r-3619,l4852547,12457r-2560,-2557l4849344,8356r,-3616l4849987,3196r2560,-2557l4854083,r3619,l4859250,639r2548,2557l4862441,4740r,3616l4861798,9900r-2548,2557l4857702,13096xem4883920,13096r-3620,l4878752,12457r-2548,-2557l4875561,8356r,-3616l4876204,3196r2548,-2557l4880300,r3620,l4885455,639r2560,2557l4888658,4740r,3616l4888015,9900r-2560,2557l4883920,13096xem4910125,13096r-3607,l4904970,12457r-2560,-2557l4901767,8356r,-3616l4902410,3196r2560,-2557l4906518,r3607,l4911673,639r2560,2557l4914864,4740r,3616l4914233,9900r-2560,2557l4910125,13096xem4936343,13096r-3620,l4931175,12457r-2547,-2557l4927985,8356r,-3616l4928628,3196r2547,-2557l4932723,r3620,l4937891,639r2548,2557l4941081,4740r,3616l4940439,9900r-2548,2557l4936343,13096xem4962548,13096r-3607,l4957393,12457r-2560,-2557l4954202,8356r,-3616l4954833,3196r2560,-2557l4958941,r3607,l4964096,639r2560,2557l4967299,4740r,3616l4966656,9900r-2560,2557l4962548,13096xem4988766,13096r-3619,l4983611,12457r-2560,-2557l4980408,8356r,-3616l4981051,3196r2560,-2557l4985147,r3619,l4990314,639r2548,2557l4993505,4740r,3616l4992862,9900r-2548,2557l4988766,13096xem5014984,13096r-3620,l5009816,12457r-2560,-2557l5006625,8356r,-3616l5007256,3196r2560,-2557l5011364,r3620,l5016519,639r2560,2557l5019722,4740r,3616l5019079,9900r-2560,2557l5014984,13096xem5041189,13096r-3619,l5036034,12457r-2560,-2557l5032831,8356r,-3616l5033474,3196r2560,-2557l5037570,r3619,l5042737,639r2560,2557l5045928,4740r,3616l5045297,9900r-2560,2557l5041189,13096xem5067407,13096r-3620,l5062239,12457r-2547,-2557l5059049,8356r,-3616l5059692,3196r2547,-2557l5063787,r3620,l5068943,639r2560,2557l5072145,4740r,3616l5071503,9900r-2560,2557l5067407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7" w:history="1">
            <w:r w:rsidR="006671D6">
              <w:rPr>
                <w:b w:val="0"/>
                <w:i w:val="0"/>
                <w:color w:val="4A3A3C"/>
                <w:sz w:val="20"/>
              </w:rPr>
              <w:t>部署架</w:t>
            </w:r>
            <w:r w:rsidR="006671D6">
              <w:rPr>
                <w:b w:val="0"/>
                <w:i w:val="0"/>
                <w:color w:val="4A3A3C"/>
                <w:spacing w:val="-10"/>
                <w:sz w:val="20"/>
              </w:rPr>
              <w:t>構</w:t>
            </w:r>
            <w:r w:rsidR="006671D6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6671D6">
              <w:rPr>
                <w:i w:val="0"/>
                <w:color w:val="C70F2E"/>
                <w:spacing w:val="-5"/>
                <w:sz w:val="20"/>
              </w:rPr>
              <w:t>14</w:t>
            </w:r>
          </w:hyperlink>
        </w:p>
        <w:p w14:paraId="7E9729E4" w14:textId="77777777" w:rsidR="006671D6" w:rsidRDefault="00000000" w:rsidP="008A2518">
          <w:pPr>
            <w:pStyle w:val="30"/>
            <w:numPr>
              <w:ilvl w:val="0"/>
              <w:numId w:val="6"/>
            </w:numPr>
            <w:tabs>
              <w:tab w:val="left" w:pos="721"/>
              <w:tab w:val="right" w:pos="10146"/>
            </w:tabs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59456" behindDoc="1" locked="0" layoutInCell="1" allowOverlap="1" wp14:anchorId="67F974F7" wp14:editId="68090E01">
                    <wp:simplePos x="0" y="0"/>
                    <wp:positionH relativeFrom="page">
                      <wp:posOffset>1689497</wp:posOffset>
                    </wp:positionH>
                    <wp:positionV relativeFrom="paragraph">
                      <wp:posOffset>143807</wp:posOffset>
                    </wp:positionV>
                    <wp:extent cx="4946015" cy="13335"/>
                    <wp:effectExtent l="0" t="0" r="0" b="0"/>
                    <wp:wrapNone/>
                    <wp:docPr id="24" name="Graphic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46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6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595" y="13096"/>
                                  </a:moveTo>
                                  <a:lnTo>
                                    <a:pt x="30978" y="13096"/>
                                  </a:lnTo>
                                  <a:lnTo>
                                    <a:pt x="29435" y="12457"/>
                                  </a:lnTo>
                                  <a:lnTo>
                                    <a:pt x="26878" y="9900"/>
                                  </a:lnTo>
                                  <a:lnTo>
                                    <a:pt x="26238" y="8356"/>
                                  </a:lnTo>
                                  <a:lnTo>
                                    <a:pt x="26238" y="4740"/>
                                  </a:lnTo>
                                  <a:lnTo>
                                    <a:pt x="26878" y="3196"/>
                                  </a:lnTo>
                                  <a:lnTo>
                                    <a:pt x="29435" y="639"/>
                                  </a:lnTo>
                                  <a:lnTo>
                                    <a:pt x="30978" y="0"/>
                                  </a:lnTo>
                                  <a:lnTo>
                                    <a:pt x="34595" y="0"/>
                                  </a:lnTo>
                                  <a:lnTo>
                                    <a:pt x="36139" y="639"/>
                                  </a:lnTo>
                                  <a:lnTo>
                                    <a:pt x="38696" y="3196"/>
                                  </a:lnTo>
                                  <a:lnTo>
                                    <a:pt x="39335" y="4740"/>
                                  </a:lnTo>
                                  <a:lnTo>
                                    <a:pt x="39335" y="8356"/>
                                  </a:lnTo>
                                  <a:lnTo>
                                    <a:pt x="38696" y="9900"/>
                                  </a:lnTo>
                                  <a:lnTo>
                                    <a:pt x="36139" y="12457"/>
                                  </a:lnTo>
                                  <a:lnTo>
                                    <a:pt x="345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0834" y="13096"/>
                                  </a:moveTo>
                                  <a:lnTo>
                                    <a:pt x="57217" y="13096"/>
                                  </a:lnTo>
                                  <a:lnTo>
                                    <a:pt x="55674" y="12457"/>
                                  </a:lnTo>
                                  <a:lnTo>
                                    <a:pt x="53116" y="9900"/>
                                  </a:lnTo>
                                  <a:lnTo>
                                    <a:pt x="52477" y="8356"/>
                                  </a:lnTo>
                                  <a:lnTo>
                                    <a:pt x="52477" y="4740"/>
                                  </a:lnTo>
                                  <a:lnTo>
                                    <a:pt x="53116" y="3196"/>
                                  </a:lnTo>
                                  <a:lnTo>
                                    <a:pt x="55674" y="639"/>
                                  </a:lnTo>
                                  <a:lnTo>
                                    <a:pt x="57217" y="0"/>
                                  </a:lnTo>
                                  <a:lnTo>
                                    <a:pt x="60834" y="0"/>
                                  </a:lnTo>
                                  <a:lnTo>
                                    <a:pt x="62377" y="639"/>
                                  </a:lnTo>
                                  <a:lnTo>
                                    <a:pt x="64935" y="3196"/>
                                  </a:lnTo>
                                  <a:lnTo>
                                    <a:pt x="65574" y="4740"/>
                                  </a:lnTo>
                                  <a:lnTo>
                                    <a:pt x="65574" y="8356"/>
                                  </a:lnTo>
                                  <a:lnTo>
                                    <a:pt x="64935" y="9900"/>
                                  </a:lnTo>
                                  <a:lnTo>
                                    <a:pt x="62377" y="12457"/>
                                  </a:lnTo>
                                  <a:lnTo>
                                    <a:pt x="60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073" y="13096"/>
                                  </a:moveTo>
                                  <a:lnTo>
                                    <a:pt x="83456" y="13096"/>
                                  </a:lnTo>
                                  <a:lnTo>
                                    <a:pt x="81913" y="12457"/>
                                  </a:lnTo>
                                  <a:lnTo>
                                    <a:pt x="79355" y="9900"/>
                                  </a:lnTo>
                                  <a:lnTo>
                                    <a:pt x="78716" y="8356"/>
                                  </a:lnTo>
                                  <a:lnTo>
                                    <a:pt x="78716" y="4740"/>
                                  </a:lnTo>
                                  <a:lnTo>
                                    <a:pt x="79355" y="3196"/>
                                  </a:lnTo>
                                  <a:lnTo>
                                    <a:pt x="81913" y="639"/>
                                  </a:lnTo>
                                  <a:lnTo>
                                    <a:pt x="83456" y="0"/>
                                  </a:lnTo>
                                  <a:lnTo>
                                    <a:pt x="87073" y="0"/>
                                  </a:lnTo>
                                  <a:lnTo>
                                    <a:pt x="88616" y="639"/>
                                  </a:lnTo>
                                  <a:lnTo>
                                    <a:pt x="91174" y="3196"/>
                                  </a:lnTo>
                                  <a:lnTo>
                                    <a:pt x="91813" y="4740"/>
                                  </a:lnTo>
                                  <a:lnTo>
                                    <a:pt x="91813" y="8356"/>
                                  </a:lnTo>
                                  <a:lnTo>
                                    <a:pt x="91174" y="9900"/>
                                  </a:lnTo>
                                  <a:lnTo>
                                    <a:pt x="88616" y="12457"/>
                                  </a:lnTo>
                                  <a:lnTo>
                                    <a:pt x="870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312" y="13096"/>
                                  </a:moveTo>
                                  <a:lnTo>
                                    <a:pt x="109695" y="13096"/>
                                  </a:lnTo>
                                  <a:lnTo>
                                    <a:pt x="108151" y="12457"/>
                                  </a:lnTo>
                                  <a:lnTo>
                                    <a:pt x="105594" y="9900"/>
                                  </a:lnTo>
                                  <a:lnTo>
                                    <a:pt x="104955" y="8356"/>
                                  </a:lnTo>
                                  <a:lnTo>
                                    <a:pt x="104955" y="4740"/>
                                  </a:lnTo>
                                  <a:lnTo>
                                    <a:pt x="105594" y="3196"/>
                                  </a:lnTo>
                                  <a:lnTo>
                                    <a:pt x="108151" y="639"/>
                                  </a:lnTo>
                                  <a:lnTo>
                                    <a:pt x="109695" y="0"/>
                                  </a:lnTo>
                                  <a:lnTo>
                                    <a:pt x="113312" y="0"/>
                                  </a:lnTo>
                                  <a:lnTo>
                                    <a:pt x="114855" y="639"/>
                                  </a:lnTo>
                                  <a:lnTo>
                                    <a:pt x="117412" y="3196"/>
                                  </a:lnTo>
                                  <a:lnTo>
                                    <a:pt x="118052" y="4740"/>
                                  </a:lnTo>
                                  <a:lnTo>
                                    <a:pt x="118052" y="8356"/>
                                  </a:lnTo>
                                  <a:lnTo>
                                    <a:pt x="117412" y="9900"/>
                                  </a:lnTo>
                                  <a:lnTo>
                                    <a:pt x="114855" y="12457"/>
                                  </a:lnTo>
                                  <a:lnTo>
                                    <a:pt x="1133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550" y="13096"/>
                                  </a:moveTo>
                                  <a:lnTo>
                                    <a:pt x="135934" y="13096"/>
                                  </a:lnTo>
                                  <a:lnTo>
                                    <a:pt x="134390" y="12457"/>
                                  </a:lnTo>
                                  <a:lnTo>
                                    <a:pt x="131833" y="9900"/>
                                  </a:lnTo>
                                  <a:lnTo>
                                    <a:pt x="131193" y="8356"/>
                                  </a:lnTo>
                                  <a:lnTo>
                                    <a:pt x="131193" y="4740"/>
                                  </a:lnTo>
                                  <a:lnTo>
                                    <a:pt x="131833" y="3196"/>
                                  </a:lnTo>
                                  <a:lnTo>
                                    <a:pt x="134390" y="639"/>
                                  </a:lnTo>
                                  <a:lnTo>
                                    <a:pt x="135934" y="0"/>
                                  </a:lnTo>
                                  <a:lnTo>
                                    <a:pt x="139550" y="0"/>
                                  </a:lnTo>
                                  <a:lnTo>
                                    <a:pt x="141095" y="639"/>
                                  </a:lnTo>
                                  <a:lnTo>
                                    <a:pt x="143651" y="3196"/>
                                  </a:lnTo>
                                  <a:lnTo>
                                    <a:pt x="144290" y="4740"/>
                                  </a:lnTo>
                                  <a:lnTo>
                                    <a:pt x="144290" y="8356"/>
                                  </a:lnTo>
                                  <a:lnTo>
                                    <a:pt x="143651" y="9900"/>
                                  </a:lnTo>
                                  <a:lnTo>
                                    <a:pt x="141095" y="12457"/>
                                  </a:lnTo>
                                  <a:lnTo>
                                    <a:pt x="1395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5789" y="13096"/>
                                  </a:moveTo>
                                  <a:lnTo>
                                    <a:pt x="162172" y="13096"/>
                                  </a:lnTo>
                                  <a:lnTo>
                                    <a:pt x="160629" y="12457"/>
                                  </a:lnTo>
                                  <a:lnTo>
                                    <a:pt x="158072" y="9900"/>
                                  </a:lnTo>
                                  <a:lnTo>
                                    <a:pt x="157432" y="8356"/>
                                  </a:lnTo>
                                  <a:lnTo>
                                    <a:pt x="157432" y="4740"/>
                                  </a:lnTo>
                                  <a:lnTo>
                                    <a:pt x="158072" y="3196"/>
                                  </a:lnTo>
                                  <a:lnTo>
                                    <a:pt x="160629" y="639"/>
                                  </a:lnTo>
                                  <a:lnTo>
                                    <a:pt x="162172" y="0"/>
                                  </a:lnTo>
                                  <a:lnTo>
                                    <a:pt x="165789" y="0"/>
                                  </a:lnTo>
                                  <a:lnTo>
                                    <a:pt x="167332" y="639"/>
                                  </a:lnTo>
                                  <a:lnTo>
                                    <a:pt x="169890" y="3196"/>
                                  </a:lnTo>
                                  <a:lnTo>
                                    <a:pt x="170529" y="4740"/>
                                  </a:lnTo>
                                  <a:lnTo>
                                    <a:pt x="170529" y="8356"/>
                                  </a:lnTo>
                                  <a:lnTo>
                                    <a:pt x="169890" y="9900"/>
                                  </a:lnTo>
                                  <a:lnTo>
                                    <a:pt x="167332" y="12457"/>
                                  </a:lnTo>
                                  <a:lnTo>
                                    <a:pt x="1657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028" y="13096"/>
                                  </a:moveTo>
                                  <a:lnTo>
                                    <a:pt x="188411" y="13096"/>
                                  </a:lnTo>
                                  <a:lnTo>
                                    <a:pt x="186868" y="12457"/>
                                  </a:lnTo>
                                  <a:lnTo>
                                    <a:pt x="184311" y="9900"/>
                                  </a:lnTo>
                                  <a:lnTo>
                                    <a:pt x="183671" y="8356"/>
                                  </a:lnTo>
                                  <a:lnTo>
                                    <a:pt x="183671" y="4740"/>
                                  </a:lnTo>
                                  <a:lnTo>
                                    <a:pt x="184311" y="3196"/>
                                  </a:lnTo>
                                  <a:lnTo>
                                    <a:pt x="186868" y="639"/>
                                  </a:lnTo>
                                  <a:lnTo>
                                    <a:pt x="188411" y="0"/>
                                  </a:lnTo>
                                  <a:lnTo>
                                    <a:pt x="192028" y="0"/>
                                  </a:lnTo>
                                  <a:lnTo>
                                    <a:pt x="193571" y="639"/>
                                  </a:lnTo>
                                  <a:lnTo>
                                    <a:pt x="196129" y="3196"/>
                                  </a:lnTo>
                                  <a:lnTo>
                                    <a:pt x="196768" y="4740"/>
                                  </a:lnTo>
                                  <a:lnTo>
                                    <a:pt x="196768" y="8356"/>
                                  </a:lnTo>
                                  <a:lnTo>
                                    <a:pt x="196129" y="9900"/>
                                  </a:lnTo>
                                  <a:lnTo>
                                    <a:pt x="193571" y="12457"/>
                                  </a:lnTo>
                                  <a:lnTo>
                                    <a:pt x="1920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267" y="13096"/>
                                  </a:moveTo>
                                  <a:lnTo>
                                    <a:pt x="214650" y="13096"/>
                                  </a:lnTo>
                                  <a:lnTo>
                                    <a:pt x="213107" y="12457"/>
                                  </a:lnTo>
                                  <a:lnTo>
                                    <a:pt x="210550" y="9900"/>
                                  </a:lnTo>
                                  <a:lnTo>
                                    <a:pt x="209910" y="8356"/>
                                  </a:lnTo>
                                  <a:lnTo>
                                    <a:pt x="209910" y="4740"/>
                                  </a:lnTo>
                                  <a:lnTo>
                                    <a:pt x="210550" y="3196"/>
                                  </a:lnTo>
                                  <a:lnTo>
                                    <a:pt x="213107" y="639"/>
                                  </a:lnTo>
                                  <a:lnTo>
                                    <a:pt x="214650" y="0"/>
                                  </a:lnTo>
                                  <a:lnTo>
                                    <a:pt x="218267" y="0"/>
                                  </a:lnTo>
                                  <a:lnTo>
                                    <a:pt x="219810" y="639"/>
                                  </a:lnTo>
                                  <a:lnTo>
                                    <a:pt x="222368" y="3196"/>
                                  </a:lnTo>
                                  <a:lnTo>
                                    <a:pt x="223007" y="4740"/>
                                  </a:lnTo>
                                  <a:lnTo>
                                    <a:pt x="223007" y="8356"/>
                                  </a:lnTo>
                                  <a:lnTo>
                                    <a:pt x="222368" y="9900"/>
                                  </a:lnTo>
                                  <a:lnTo>
                                    <a:pt x="219810" y="12457"/>
                                  </a:lnTo>
                                  <a:lnTo>
                                    <a:pt x="2182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506" y="13096"/>
                                  </a:moveTo>
                                  <a:lnTo>
                                    <a:pt x="240889" y="13096"/>
                                  </a:lnTo>
                                  <a:lnTo>
                                    <a:pt x="239346" y="12457"/>
                                  </a:lnTo>
                                  <a:lnTo>
                                    <a:pt x="236789" y="9900"/>
                                  </a:lnTo>
                                  <a:lnTo>
                                    <a:pt x="236149" y="8356"/>
                                  </a:lnTo>
                                  <a:lnTo>
                                    <a:pt x="236149" y="4740"/>
                                  </a:lnTo>
                                  <a:lnTo>
                                    <a:pt x="236789" y="3196"/>
                                  </a:lnTo>
                                  <a:lnTo>
                                    <a:pt x="239346" y="639"/>
                                  </a:lnTo>
                                  <a:lnTo>
                                    <a:pt x="240889" y="0"/>
                                  </a:lnTo>
                                  <a:lnTo>
                                    <a:pt x="244506" y="0"/>
                                  </a:lnTo>
                                  <a:lnTo>
                                    <a:pt x="246049" y="639"/>
                                  </a:lnTo>
                                  <a:lnTo>
                                    <a:pt x="248607" y="3196"/>
                                  </a:lnTo>
                                  <a:lnTo>
                                    <a:pt x="249246" y="4740"/>
                                  </a:lnTo>
                                  <a:lnTo>
                                    <a:pt x="249246" y="8356"/>
                                  </a:lnTo>
                                  <a:lnTo>
                                    <a:pt x="248607" y="9900"/>
                                  </a:lnTo>
                                  <a:lnTo>
                                    <a:pt x="246049" y="12457"/>
                                  </a:lnTo>
                                  <a:lnTo>
                                    <a:pt x="2445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0745" y="13096"/>
                                  </a:moveTo>
                                  <a:lnTo>
                                    <a:pt x="267128" y="13096"/>
                                  </a:lnTo>
                                  <a:lnTo>
                                    <a:pt x="265585" y="12457"/>
                                  </a:lnTo>
                                  <a:lnTo>
                                    <a:pt x="263028" y="9900"/>
                                  </a:lnTo>
                                  <a:lnTo>
                                    <a:pt x="262388" y="8356"/>
                                  </a:lnTo>
                                  <a:lnTo>
                                    <a:pt x="262388" y="4740"/>
                                  </a:lnTo>
                                  <a:lnTo>
                                    <a:pt x="263028" y="3196"/>
                                  </a:lnTo>
                                  <a:lnTo>
                                    <a:pt x="265585" y="639"/>
                                  </a:lnTo>
                                  <a:lnTo>
                                    <a:pt x="267128" y="0"/>
                                  </a:lnTo>
                                  <a:lnTo>
                                    <a:pt x="270745" y="0"/>
                                  </a:lnTo>
                                  <a:lnTo>
                                    <a:pt x="272288" y="639"/>
                                  </a:lnTo>
                                  <a:lnTo>
                                    <a:pt x="274846" y="3196"/>
                                  </a:lnTo>
                                  <a:lnTo>
                                    <a:pt x="275485" y="4740"/>
                                  </a:lnTo>
                                  <a:lnTo>
                                    <a:pt x="275485" y="8356"/>
                                  </a:lnTo>
                                  <a:lnTo>
                                    <a:pt x="274846" y="9900"/>
                                  </a:lnTo>
                                  <a:lnTo>
                                    <a:pt x="272288" y="12457"/>
                                  </a:lnTo>
                                  <a:lnTo>
                                    <a:pt x="2707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6983" y="13096"/>
                                  </a:moveTo>
                                  <a:lnTo>
                                    <a:pt x="293367" y="13096"/>
                                  </a:lnTo>
                                  <a:lnTo>
                                    <a:pt x="291823" y="12457"/>
                                  </a:lnTo>
                                  <a:lnTo>
                                    <a:pt x="289267" y="9900"/>
                                  </a:lnTo>
                                  <a:lnTo>
                                    <a:pt x="288627" y="8356"/>
                                  </a:lnTo>
                                  <a:lnTo>
                                    <a:pt x="288627" y="4740"/>
                                  </a:lnTo>
                                  <a:lnTo>
                                    <a:pt x="289267" y="3196"/>
                                  </a:lnTo>
                                  <a:lnTo>
                                    <a:pt x="291823" y="639"/>
                                  </a:lnTo>
                                  <a:lnTo>
                                    <a:pt x="293367" y="0"/>
                                  </a:lnTo>
                                  <a:lnTo>
                                    <a:pt x="296983" y="0"/>
                                  </a:lnTo>
                                  <a:lnTo>
                                    <a:pt x="298527" y="639"/>
                                  </a:lnTo>
                                  <a:lnTo>
                                    <a:pt x="301085" y="3196"/>
                                  </a:lnTo>
                                  <a:lnTo>
                                    <a:pt x="301724" y="4740"/>
                                  </a:lnTo>
                                  <a:lnTo>
                                    <a:pt x="301724" y="8356"/>
                                  </a:lnTo>
                                  <a:lnTo>
                                    <a:pt x="301085" y="9900"/>
                                  </a:lnTo>
                                  <a:lnTo>
                                    <a:pt x="298527" y="12457"/>
                                  </a:lnTo>
                                  <a:lnTo>
                                    <a:pt x="296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222" y="13096"/>
                                  </a:moveTo>
                                  <a:lnTo>
                                    <a:pt x="319606" y="13096"/>
                                  </a:lnTo>
                                  <a:lnTo>
                                    <a:pt x="318062" y="12457"/>
                                  </a:lnTo>
                                  <a:lnTo>
                                    <a:pt x="315504" y="9900"/>
                                  </a:lnTo>
                                  <a:lnTo>
                                    <a:pt x="314865" y="8356"/>
                                  </a:lnTo>
                                  <a:lnTo>
                                    <a:pt x="314865" y="4740"/>
                                  </a:lnTo>
                                  <a:lnTo>
                                    <a:pt x="315504" y="3196"/>
                                  </a:lnTo>
                                  <a:lnTo>
                                    <a:pt x="318062" y="639"/>
                                  </a:lnTo>
                                  <a:lnTo>
                                    <a:pt x="319606" y="0"/>
                                  </a:lnTo>
                                  <a:lnTo>
                                    <a:pt x="323222" y="0"/>
                                  </a:lnTo>
                                  <a:lnTo>
                                    <a:pt x="324766" y="639"/>
                                  </a:lnTo>
                                  <a:lnTo>
                                    <a:pt x="327323" y="3196"/>
                                  </a:lnTo>
                                  <a:lnTo>
                                    <a:pt x="327962" y="4740"/>
                                  </a:lnTo>
                                  <a:lnTo>
                                    <a:pt x="327962" y="8356"/>
                                  </a:lnTo>
                                  <a:lnTo>
                                    <a:pt x="327323" y="9900"/>
                                  </a:lnTo>
                                  <a:lnTo>
                                    <a:pt x="324766" y="12457"/>
                                  </a:lnTo>
                                  <a:lnTo>
                                    <a:pt x="3232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461" y="13096"/>
                                  </a:moveTo>
                                  <a:lnTo>
                                    <a:pt x="345845" y="13096"/>
                                  </a:lnTo>
                                  <a:lnTo>
                                    <a:pt x="344301" y="12457"/>
                                  </a:lnTo>
                                  <a:lnTo>
                                    <a:pt x="341743" y="9900"/>
                                  </a:lnTo>
                                  <a:lnTo>
                                    <a:pt x="341104" y="8356"/>
                                  </a:lnTo>
                                  <a:lnTo>
                                    <a:pt x="341104" y="4740"/>
                                  </a:lnTo>
                                  <a:lnTo>
                                    <a:pt x="341743" y="3196"/>
                                  </a:lnTo>
                                  <a:lnTo>
                                    <a:pt x="344301" y="639"/>
                                  </a:lnTo>
                                  <a:lnTo>
                                    <a:pt x="345845" y="0"/>
                                  </a:lnTo>
                                  <a:lnTo>
                                    <a:pt x="349461" y="0"/>
                                  </a:lnTo>
                                  <a:lnTo>
                                    <a:pt x="351004" y="639"/>
                                  </a:lnTo>
                                  <a:lnTo>
                                    <a:pt x="353562" y="3196"/>
                                  </a:lnTo>
                                  <a:lnTo>
                                    <a:pt x="354201" y="4740"/>
                                  </a:lnTo>
                                  <a:lnTo>
                                    <a:pt x="354201" y="8356"/>
                                  </a:lnTo>
                                  <a:lnTo>
                                    <a:pt x="353562" y="9900"/>
                                  </a:lnTo>
                                  <a:lnTo>
                                    <a:pt x="351004" y="12457"/>
                                  </a:lnTo>
                                  <a:lnTo>
                                    <a:pt x="3494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5700" y="13096"/>
                                  </a:moveTo>
                                  <a:lnTo>
                                    <a:pt x="372083" y="13096"/>
                                  </a:lnTo>
                                  <a:lnTo>
                                    <a:pt x="370540" y="12457"/>
                                  </a:lnTo>
                                  <a:lnTo>
                                    <a:pt x="367982" y="9900"/>
                                  </a:lnTo>
                                  <a:lnTo>
                                    <a:pt x="367343" y="8356"/>
                                  </a:lnTo>
                                  <a:lnTo>
                                    <a:pt x="367343" y="4740"/>
                                  </a:lnTo>
                                  <a:lnTo>
                                    <a:pt x="367982" y="3196"/>
                                  </a:lnTo>
                                  <a:lnTo>
                                    <a:pt x="370540" y="639"/>
                                  </a:lnTo>
                                  <a:lnTo>
                                    <a:pt x="372083" y="0"/>
                                  </a:lnTo>
                                  <a:lnTo>
                                    <a:pt x="375700" y="0"/>
                                  </a:lnTo>
                                  <a:lnTo>
                                    <a:pt x="377243" y="639"/>
                                  </a:lnTo>
                                  <a:lnTo>
                                    <a:pt x="379801" y="3196"/>
                                  </a:lnTo>
                                  <a:lnTo>
                                    <a:pt x="380440" y="4740"/>
                                  </a:lnTo>
                                  <a:lnTo>
                                    <a:pt x="380440" y="8356"/>
                                  </a:lnTo>
                                  <a:lnTo>
                                    <a:pt x="379801" y="9900"/>
                                  </a:lnTo>
                                  <a:lnTo>
                                    <a:pt x="377243" y="12457"/>
                                  </a:lnTo>
                                  <a:lnTo>
                                    <a:pt x="375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1939" y="13096"/>
                                  </a:moveTo>
                                  <a:lnTo>
                                    <a:pt x="398322" y="13096"/>
                                  </a:lnTo>
                                  <a:lnTo>
                                    <a:pt x="396779" y="12457"/>
                                  </a:lnTo>
                                  <a:lnTo>
                                    <a:pt x="394221" y="9900"/>
                                  </a:lnTo>
                                  <a:lnTo>
                                    <a:pt x="393582" y="8356"/>
                                  </a:lnTo>
                                  <a:lnTo>
                                    <a:pt x="393582" y="4740"/>
                                  </a:lnTo>
                                  <a:lnTo>
                                    <a:pt x="394221" y="3196"/>
                                  </a:lnTo>
                                  <a:lnTo>
                                    <a:pt x="396779" y="639"/>
                                  </a:lnTo>
                                  <a:lnTo>
                                    <a:pt x="398322" y="0"/>
                                  </a:lnTo>
                                  <a:lnTo>
                                    <a:pt x="401939" y="0"/>
                                  </a:lnTo>
                                  <a:lnTo>
                                    <a:pt x="403482" y="639"/>
                                  </a:lnTo>
                                  <a:lnTo>
                                    <a:pt x="406040" y="3196"/>
                                  </a:lnTo>
                                  <a:lnTo>
                                    <a:pt x="406679" y="4740"/>
                                  </a:lnTo>
                                  <a:lnTo>
                                    <a:pt x="406679" y="8356"/>
                                  </a:lnTo>
                                  <a:lnTo>
                                    <a:pt x="406040" y="9900"/>
                                  </a:lnTo>
                                  <a:lnTo>
                                    <a:pt x="403482" y="12457"/>
                                  </a:lnTo>
                                  <a:lnTo>
                                    <a:pt x="4019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178" y="13096"/>
                                  </a:moveTo>
                                  <a:lnTo>
                                    <a:pt x="424561" y="13096"/>
                                  </a:lnTo>
                                  <a:lnTo>
                                    <a:pt x="423018" y="12457"/>
                                  </a:lnTo>
                                  <a:lnTo>
                                    <a:pt x="420460" y="9900"/>
                                  </a:lnTo>
                                  <a:lnTo>
                                    <a:pt x="419821" y="8356"/>
                                  </a:lnTo>
                                  <a:lnTo>
                                    <a:pt x="419821" y="4740"/>
                                  </a:lnTo>
                                  <a:lnTo>
                                    <a:pt x="420460" y="3196"/>
                                  </a:lnTo>
                                  <a:lnTo>
                                    <a:pt x="423018" y="639"/>
                                  </a:lnTo>
                                  <a:lnTo>
                                    <a:pt x="424561" y="0"/>
                                  </a:lnTo>
                                  <a:lnTo>
                                    <a:pt x="428178" y="0"/>
                                  </a:lnTo>
                                  <a:lnTo>
                                    <a:pt x="429721" y="639"/>
                                  </a:lnTo>
                                  <a:lnTo>
                                    <a:pt x="432279" y="3196"/>
                                  </a:lnTo>
                                  <a:lnTo>
                                    <a:pt x="432918" y="4740"/>
                                  </a:lnTo>
                                  <a:lnTo>
                                    <a:pt x="432918" y="8356"/>
                                  </a:lnTo>
                                  <a:lnTo>
                                    <a:pt x="432279" y="9900"/>
                                  </a:lnTo>
                                  <a:lnTo>
                                    <a:pt x="429721" y="12457"/>
                                  </a:lnTo>
                                  <a:lnTo>
                                    <a:pt x="428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417" y="13096"/>
                                  </a:moveTo>
                                  <a:lnTo>
                                    <a:pt x="450800" y="13096"/>
                                  </a:lnTo>
                                  <a:lnTo>
                                    <a:pt x="449257" y="12457"/>
                                  </a:lnTo>
                                  <a:lnTo>
                                    <a:pt x="446699" y="9900"/>
                                  </a:lnTo>
                                  <a:lnTo>
                                    <a:pt x="446060" y="8356"/>
                                  </a:lnTo>
                                  <a:lnTo>
                                    <a:pt x="446060" y="4740"/>
                                  </a:lnTo>
                                  <a:lnTo>
                                    <a:pt x="446699" y="3196"/>
                                  </a:lnTo>
                                  <a:lnTo>
                                    <a:pt x="449257" y="639"/>
                                  </a:lnTo>
                                  <a:lnTo>
                                    <a:pt x="450800" y="0"/>
                                  </a:lnTo>
                                  <a:lnTo>
                                    <a:pt x="454417" y="0"/>
                                  </a:lnTo>
                                  <a:lnTo>
                                    <a:pt x="455960" y="639"/>
                                  </a:lnTo>
                                  <a:lnTo>
                                    <a:pt x="458518" y="3196"/>
                                  </a:lnTo>
                                  <a:lnTo>
                                    <a:pt x="459157" y="4740"/>
                                  </a:lnTo>
                                  <a:lnTo>
                                    <a:pt x="459157" y="8356"/>
                                  </a:lnTo>
                                  <a:lnTo>
                                    <a:pt x="458518" y="9900"/>
                                  </a:lnTo>
                                  <a:lnTo>
                                    <a:pt x="455960" y="12457"/>
                                  </a:lnTo>
                                  <a:lnTo>
                                    <a:pt x="4544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0655" y="13096"/>
                                  </a:moveTo>
                                  <a:lnTo>
                                    <a:pt x="477039" y="13096"/>
                                  </a:lnTo>
                                  <a:lnTo>
                                    <a:pt x="475496" y="12457"/>
                                  </a:lnTo>
                                  <a:lnTo>
                                    <a:pt x="472938" y="9900"/>
                                  </a:lnTo>
                                  <a:lnTo>
                                    <a:pt x="472299" y="8356"/>
                                  </a:lnTo>
                                  <a:lnTo>
                                    <a:pt x="472299" y="4740"/>
                                  </a:lnTo>
                                  <a:lnTo>
                                    <a:pt x="472938" y="3196"/>
                                  </a:lnTo>
                                  <a:lnTo>
                                    <a:pt x="475496" y="639"/>
                                  </a:lnTo>
                                  <a:lnTo>
                                    <a:pt x="477039" y="0"/>
                                  </a:lnTo>
                                  <a:lnTo>
                                    <a:pt x="480655" y="0"/>
                                  </a:lnTo>
                                  <a:lnTo>
                                    <a:pt x="482199" y="639"/>
                                  </a:lnTo>
                                  <a:lnTo>
                                    <a:pt x="484757" y="3196"/>
                                  </a:lnTo>
                                  <a:lnTo>
                                    <a:pt x="485396" y="4740"/>
                                  </a:lnTo>
                                  <a:lnTo>
                                    <a:pt x="485396" y="8356"/>
                                  </a:lnTo>
                                  <a:lnTo>
                                    <a:pt x="484757" y="9900"/>
                                  </a:lnTo>
                                  <a:lnTo>
                                    <a:pt x="482199" y="12457"/>
                                  </a:lnTo>
                                  <a:lnTo>
                                    <a:pt x="4806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06894" y="13096"/>
                                  </a:moveTo>
                                  <a:lnTo>
                                    <a:pt x="503278" y="13096"/>
                                  </a:lnTo>
                                  <a:lnTo>
                                    <a:pt x="501734" y="12457"/>
                                  </a:lnTo>
                                  <a:lnTo>
                                    <a:pt x="499176" y="9900"/>
                                  </a:lnTo>
                                  <a:lnTo>
                                    <a:pt x="498538" y="8356"/>
                                  </a:lnTo>
                                  <a:lnTo>
                                    <a:pt x="498538" y="4740"/>
                                  </a:lnTo>
                                  <a:lnTo>
                                    <a:pt x="499176" y="3196"/>
                                  </a:lnTo>
                                  <a:lnTo>
                                    <a:pt x="501734" y="639"/>
                                  </a:lnTo>
                                  <a:lnTo>
                                    <a:pt x="503278" y="0"/>
                                  </a:lnTo>
                                  <a:lnTo>
                                    <a:pt x="506894" y="0"/>
                                  </a:lnTo>
                                  <a:lnTo>
                                    <a:pt x="508438" y="639"/>
                                  </a:lnTo>
                                  <a:lnTo>
                                    <a:pt x="510996" y="3196"/>
                                  </a:lnTo>
                                  <a:lnTo>
                                    <a:pt x="511635" y="4740"/>
                                  </a:lnTo>
                                  <a:lnTo>
                                    <a:pt x="511635" y="8356"/>
                                  </a:lnTo>
                                  <a:lnTo>
                                    <a:pt x="510996" y="9900"/>
                                  </a:lnTo>
                                  <a:lnTo>
                                    <a:pt x="508438" y="12457"/>
                                  </a:lnTo>
                                  <a:lnTo>
                                    <a:pt x="5068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33133" y="13096"/>
                                  </a:moveTo>
                                  <a:lnTo>
                                    <a:pt x="529517" y="13096"/>
                                  </a:lnTo>
                                  <a:lnTo>
                                    <a:pt x="527973" y="12457"/>
                                  </a:lnTo>
                                  <a:lnTo>
                                    <a:pt x="525415" y="9900"/>
                                  </a:lnTo>
                                  <a:lnTo>
                                    <a:pt x="524776" y="8356"/>
                                  </a:lnTo>
                                  <a:lnTo>
                                    <a:pt x="524776" y="4740"/>
                                  </a:lnTo>
                                  <a:lnTo>
                                    <a:pt x="525415" y="3196"/>
                                  </a:lnTo>
                                  <a:lnTo>
                                    <a:pt x="527973" y="639"/>
                                  </a:lnTo>
                                  <a:lnTo>
                                    <a:pt x="529517" y="0"/>
                                  </a:lnTo>
                                  <a:lnTo>
                                    <a:pt x="533133" y="0"/>
                                  </a:lnTo>
                                  <a:lnTo>
                                    <a:pt x="534677" y="639"/>
                                  </a:lnTo>
                                  <a:lnTo>
                                    <a:pt x="537233" y="3196"/>
                                  </a:lnTo>
                                  <a:lnTo>
                                    <a:pt x="537873" y="4740"/>
                                  </a:lnTo>
                                  <a:lnTo>
                                    <a:pt x="537873" y="8356"/>
                                  </a:lnTo>
                                  <a:lnTo>
                                    <a:pt x="537233" y="9900"/>
                                  </a:lnTo>
                                  <a:lnTo>
                                    <a:pt x="534677" y="12457"/>
                                  </a:lnTo>
                                  <a:lnTo>
                                    <a:pt x="53313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59372" y="13096"/>
                                  </a:moveTo>
                                  <a:lnTo>
                                    <a:pt x="555756" y="13096"/>
                                  </a:lnTo>
                                  <a:lnTo>
                                    <a:pt x="554212" y="12457"/>
                                  </a:lnTo>
                                  <a:lnTo>
                                    <a:pt x="551654" y="9900"/>
                                  </a:lnTo>
                                  <a:lnTo>
                                    <a:pt x="551015" y="8356"/>
                                  </a:lnTo>
                                  <a:lnTo>
                                    <a:pt x="551015" y="4740"/>
                                  </a:lnTo>
                                  <a:lnTo>
                                    <a:pt x="551654" y="3196"/>
                                  </a:lnTo>
                                  <a:lnTo>
                                    <a:pt x="554212" y="639"/>
                                  </a:lnTo>
                                  <a:lnTo>
                                    <a:pt x="555756" y="0"/>
                                  </a:lnTo>
                                  <a:lnTo>
                                    <a:pt x="559372" y="0"/>
                                  </a:lnTo>
                                  <a:lnTo>
                                    <a:pt x="560915" y="639"/>
                                  </a:lnTo>
                                  <a:lnTo>
                                    <a:pt x="563472" y="3196"/>
                                  </a:lnTo>
                                  <a:lnTo>
                                    <a:pt x="564112" y="4740"/>
                                  </a:lnTo>
                                  <a:lnTo>
                                    <a:pt x="564112" y="8356"/>
                                  </a:lnTo>
                                  <a:lnTo>
                                    <a:pt x="563472" y="9900"/>
                                  </a:lnTo>
                                  <a:lnTo>
                                    <a:pt x="560915" y="12457"/>
                                  </a:lnTo>
                                  <a:lnTo>
                                    <a:pt x="5593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85611" y="13096"/>
                                  </a:moveTo>
                                  <a:lnTo>
                                    <a:pt x="581994" y="13096"/>
                                  </a:lnTo>
                                  <a:lnTo>
                                    <a:pt x="580451" y="12457"/>
                                  </a:lnTo>
                                  <a:lnTo>
                                    <a:pt x="577893" y="9900"/>
                                  </a:lnTo>
                                  <a:lnTo>
                                    <a:pt x="577254" y="8356"/>
                                  </a:lnTo>
                                  <a:lnTo>
                                    <a:pt x="577254" y="4740"/>
                                  </a:lnTo>
                                  <a:lnTo>
                                    <a:pt x="577893" y="3196"/>
                                  </a:lnTo>
                                  <a:lnTo>
                                    <a:pt x="580451" y="639"/>
                                  </a:lnTo>
                                  <a:lnTo>
                                    <a:pt x="581994" y="0"/>
                                  </a:lnTo>
                                  <a:lnTo>
                                    <a:pt x="585611" y="0"/>
                                  </a:lnTo>
                                  <a:lnTo>
                                    <a:pt x="587154" y="639"/>
                                  </a:lnTo>
                                  <a:lnTo>
                                    <a:pt x="589711" y="3196"/>
                                  </a:lnTo>
                                  <a:lnTo>
                                    <a:pt x="590351" y="4740"/>
                                  </a:lnTo>
                                  <a:lnTo>
                                    <a:pt x="590351" y="8356"/>
                                  </a:lnTo>
                                  <a:lnTo>
                                    <a:pt x="589711" y="9900"/>
                                  </a:lnTo>
                                  <a:lnTo>
                                    <a:pt x="587154" y="12457"/>
                                  </a:lnTo>
                                  <a:lnTo>
                                    <a:pt x="5856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11850" y="13096"/>
                                  </a:moveTo>
                                  <a:lnTo>
                                    <a:pt x="608233" y="13096"/>
                                  </a:lnTo>
                                  <a:lnTo>
                                    <a:pt x="606690" y="12457"/>
                                  </a:lnTo>
                                  <a:lnTo>
                                    <a:pt x="604132" y="9900"/>
                                  </a:lnTo>
                                  <a:lnTo>
                                    <a:pt x="603493" y="8356"/>
                                  </a:lnTo>
                                  <a:lnTo>
                                    <a:pt x="603493" y="4740"/>
                                  </a:lnTo>
                                  <a:lnTo>
                                    <a:pt x="604132" y="3196"/>
                                  </a:lnTo>
                                  <a:lnTo>
                                    <a:pt x="606690" y="639"/>
                                  </a:lnTo>
                                  <a:lnTo>
                                    <a:pt x="608233" y="0"/>
                                  </a:lnTo>
                                  <a:lnTo>
                                    <a:pt x="611850" y="0"/>
                                  </a:lnTo>
                                  <a:lnTo>
                                    <a:pt x="613393" y="639"/>
                                  </a:lnTo>
                                  <a:lnTo>
                                    <a:pt x="615950" y="3196"/>
                                  </a:lnTo>
                                  <a:lnTo>
                                    <a:pt x="616590" y="4740"/>
                                  </a:lnTo>
                                  <a:lnTo>
                                    <a:pt x="616590" y="8356"/>
                                  </a:lnTo>
                                  <a:lnTo>
                                    <a:pt x="615950" y="9900"/>
                                  </a:lnTo>
                                  <a:lnTo>
                                    <a:pt x="613393" y="12457"/>
                                  </a:lnTo>
                                  <a:lnTo>
                                    <a:pt x="6118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38089" y="13096"/>
                                  </a:moveTo>
                                  <a:lnTo>
                                    <a:pt x="634472" y="13096"/>
                                  </a:lnTo>
                                  <a:lnTo>
                                    <a:pt x="632929" y="12457"/>
                                  </a:lnTo>
                                  <a:lnTo>
                                    <a:pt x="630371" y="9900"/>
                                  </a:lnTo>
                                  <a:lnTo>
                                    <a:pt x="629732" y="8356"/>
                                  </a:lnTo>
                                  <a:lnTo>
                                    <a:pt x="629732" y="4740"/>
                                  </a:lnTo>
                                  <a:lnTo>
                                    <a:pt x="630371" y="3196"/>
                                  </a:lnTo>
                                  <a:lnTo>
                                    <a:pt x="632929" y="639"/>
                                  </a:lnTo>
                                  <a:lnTo>
                                    <a:pt x="634472" y="0"/>
                                  </a:lnTo>
                                  <a:lnTo>
                                    <a:pt x="638089" y="0"/>
                                  </a:lnTo>
                                  <a:lnTo>
                                    <a:pt x="639632" y="639"/>
                                  </a:lnTo>
                                  <a:lnTo>
                                    <a:pt x="642189" y="3196"/>
                                  </a:lnTo>
                                  <a:lnTo>
                                    <a:pt x="642829" y="4740"/>
                                  </a:lnTo>
                                  <a:lnTo>
                                    <a:pt x="642829" y="8356"/>
                                  </a:lnTo>
                                  <a:lnTo>
                                    <a:pt x="642189" y="9900"/>
                                  </a:lnTo>
                                  <a:lnTo>
                                    <a:pt x="639632" y="12457"/>
                                  </a:lnTo>
                                  <a:lnTo>
                                    <a:pt x="6380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64328" y="13096"/>
                                  </a:moveTo>
                                  <a:lnTo>
                                    <a:pt x="660711" y="13096"/>
                                  </a:lnTo>
                                  <a:lnTo>
                                    <a:pt x="659168" y="12457"/>
                                  </a:lnTo>
                                  <a:lnTo>
                                    <a:pt x="656610" y="9900"/>
                                  </a:lnTo>
                                  <a:lnTo>
                                    <a:pt x="655971" y="8356"/>
                                  </a:lnTo>
                                  <a:lnTo>
                                    <a:pt x="655971" y="4740"/>
                                  </a:lnTo>
                                  <a:lnTo>
                                    <a:pt x="656610" y="3196"/>
                                  </a:lnTo>
                                  <a:lnTo>
                                    <a:pt x="659168" y="639"/>
                                  </a:lnTo>
                                  <a:lnTo>
                                    <a:pt x="660711" y="0"/>
                                  </a:lnTo>
                                  <a:lnTo>
                                    <a:pt x="664328" y="0"/>
                                  </a:lnTo>
                                  <a:lnTo>
                                    <a:pt x="665871" y="639"/>
                                  </a:lnTo>
                                  <a:lnTo>
                                    <a:pt x="668428" y="3196"/>
                                  </a:lnTo>
                                  <a:lnTo>
                                    <a:pt x="669068" y="4740"/>
                                  </a:lnTo>
                                  <a:lnTo>
                                    <a:pt x="669068" y="8356"/>
                                  </a:lnTo>
                                  <a:lnTo>
                                    <a:pt x="668428" y="9900"/>
                                  </a:lnTo>
                                  <a:lnTo>
                                    <a:pt x="665871" y="12457"/>
                                  </a:lnTo>
                                  <a:lnTo>
                                    <a:pt x="6643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90566" y="13096"/>
                                  </a:moveTo>
                                  <a:lnTo>
                                    <a:pt x="686950" y="13096"/>
                                  </a:lnTo>
                                  <a:lnTo>
                                    <a:pt x="685405" y="12457"/>
                                  </a:lnTo>
                                  <a:lnTo>
                                    <a:pt x="682849" y="9900"/>
                                  </a:lnTo>
                                  <a:lnTo>
                                    <a:pt x="682210" y="8356"/>
                                  </a:lnTo>
                                  <a:lnTo>
                                    <a:pt x="682210" y="4740"/>
                                  </a:lnTo>
                                  <a:lnTo>
                                    <a:pt x="682849" y="3196"/>
                                  </a:lnTo>
                                  <a:lnTo>
                                    <a:pt x="685405" y="639"/>
                                  </a:lnTo>
                                  <a:lnTo>
                                    <a:pt x="686950" y="0"/>
                                  </a:lnTo>
                                  <a:lnTo>
                                    <a:pt x="690566" y="0"/>
                                  </a:lnTo>
                                  <a:lnTo>
                                    <a:pt x="692110" y="639"/>
                                  </a:lnTo>
                                  <a:lnTo>
                                    <a:pt x="694667" y="3196"/>
                                  </a:lnTo>
                                  <a:lnTo>
                                    <a:pt x="695307" y="4740"/>
                                  </a:lnTo>
                                  <a:lnTo>
                                    <a:pt x="695307" y="8356"/>
                                  </a:lnTo>
                                  <a:lnTo>
                                    <a:pt x="694667" y="9900"/>
                                  </a:lnTo>
                                  <a:lnTo>
                                    <a:pt x="692110" y="12457"/>
                                  </a:lnTo>
                                  <a:lnTo>
                                    <a:pt x="6905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16805" y="13096"/>
                                  </a:moveTo>
                                  <a:lnTo>
                                    <a:pt x="713189" y="13096"/>
                                  </a:lnTo>
                                  <a:lnTo>
                                    <a:pt x="711644" y="12457"/>
                                  </a:lnTo>
                                  <a:lnTo>
                                    <a:pt x="709088" y="9900"/>
                                  </a:lnTo>
                                  <a:lnTo>
                                    <a:pt x="708449" y="8356"/>
                                  </a:lnTo>
                                  <a:lnTo>
                                    <a:pt x="708449" y="4740"/>
                                  </a:lnTo>
                                  <a:lnTo>
                                    <a:pt x="709088" y="3196"/>
                                  </a:lnTo>
                                  <a:lnTo>
                                    <a:pt x="711644" y="639"/>
                                  </a:lnTo>
                                  <a:lnTo>
                                    <a:pt x="713189" y="0"/>
                                  </a:lnTo>
                                  <a:lnTo>
                                    <a:pt x="716805" y="0"/>
                                  </a:lnTo>
                                  <a:lnTo>
                                    <a:pt x="718349" y="639"/>
                                  </a:lnTo>
                                  <a:lnTo>
                                    <a:pt x="720906" y="3196"/>
                                  </a:lnTo>
                                  <a:lnTo>
                                    <a:pt x="721546" y="4740"/>
                                  </a:lnTo>
                                  <a:lnTo>
                                    <a:pt x="721546" y="8356"/>
                                  </a:lnTo>
                                  <a:lnTo>
                                    <a:pt x="720906" y="9900"/>
                                  </a:lnTo>
                                  <a:lnTo>
                                    <a:pt x="718349" y="12457"/>
                                  </a:lnTo>
                                  <a:lnTo>
                                    <a:pt x="7168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43044" y="13096"/>
                                  </a:moveTo>
                                  <a:lnTo>
                                    <a:pt x="739428" y="13096"/>
                                  </a:lnTo>
                                  <a:lnTo>
                                    <a:pt x="737883" y="12457"/>
                                  </a:lnTo>
                                  <a:lnTo>
                                    <a:pt x="735326" y="9900"/>
                                  </a:lnTo>
                                  <a:lnTo>
                                    <a:pt x="734687" y="8356"/>
                                  </a:lnTo>
                                  <a:lnTo>
                                    <a:pt x="734687" y="4740"/>
                                  </a:lnTo>
                                  <a:lnTo>
                                    <a:pt x="735326" y="3196"/>
                                  </a:lnTo>
                                  <a:lnTo>
                                    <a:pt x="737883" y="639"/>
                                  </a:lnTo>
                                  <a:lnTo>
                                    <a:pt x="739428" y="0"/>
                                  </a:lnTo>
                                  <a:lnTo>
                                    <a:pt x="743044" y="0"/>
                                  </a:lnTo>
                                  <a:lnTo>
                                    <a:pt x="744588" y="639"/>
                                  </a:lnTo>
                                  <a:lnTo>
                                    <a:pt x="747144" y="3196"/>
                                  </a:lnTo>
                                  <a:lnTo>
                                    <a:pt x="747783" y="4740"/>
                                  </a:lnTo>
                                  <a:lnTo>
                                    <a:pt x="747783" y="8356"/>
                                  </a:lnTo>
                                  <a:lnTo>
                                    <a:pt x="747144" y="9900"/>
                                  </a:lnTo>
                                  <a:lnTo>
                                    <a:pt x="744588" y="12457"/>
                                  </a:lnTo>
                                  <a:lnTo>
                                    <a:pt x="743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69283" y="13096"/>
                                  </a:moveTo>
                                  <a:lnTo>
                                    <a:pt x="765665" y="13096"/>
                                  </a:lnTo>
                                  <a:lnTo>
                                    <a:pt x="764122" y="12457"/>
                                  </a:lnTo>
                                  <a:lnTo>
                                    <a:pt x="761565" y="9900"/>
                                  </a:lnTo>
                                  <a:lnTo>
                                    <a:pt x="760926" y="8356"/>
                                  </a:lnTo>
                                  <a:lnTo>
                                    <a:pt x="760926" y="4740"/>
                                  </a:lnTo>
                                  <a:lnTo>
                                    <a:pt x="761565" y="3196"/>
                                  </a:lnTo>
                                  <a:lnTo>
                                    <a:pt x="764122" y="639"/>
                                  </a:lnTo>
                                  <a:lnTo>
                                    <a:pt x="765665" y="0"/>
                                  </a:lnTo>
                                  <a:lnTo>
                                    <a:pt x="769283" y="0"/>
                                  </a:lnTo>
                                  <a:lnTo>
                                    <a:pt x="770826" y="639"/>
                                  </a:lnTo>
                                  <a:lnTo>
                                    <a:pt x="773383" y="3196"/>
                                  </a:lnTo>
                                  <a:lnTo>
                                    <a:pt x="774022" y="4740"/>
                                  </a:lnTo>
                                  <a:lnTo>
                                    <a:pt x="774022" y="8356"/>
                                  </a:lnTo>
                                  <a:lnTo>
                                    <a:pt x="773383" y="9900"/>
                                  </a:lnTo>
                                  <a:lnTo>
                                    <a:pt x="770826" y="12457"/>
                                  </a:lnTo>
                                  <a:lnTo>
                                    <a:pt x="7692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95522" y="13096"/>
                                  </a:moveTo>
                                  <a:lnTo>
                                    <a:pt x="791904" y="13096"/>
                                  </a:lnTo>
                                  <a:lnTo>
                                    <a:pt x="790361" y="12457"/>
                                  </a:lnTo>
                                  <a:lnTo>
                                    <a:pt x="787804" y="9900"/>
                                  </a:lnTo>
                                  <a:lnTo>
                                    <a:pt x="787165" y="8356"/>
                                  </a:lnTo>
                                  <a:lnTo>
                                    <a:pt x="787165" y="4740"/>
                                  </a:lnTo>
                                  <a:lnTo>
                                    <a:pt x="787804" y="3196"/>
                                  </a:lnTo>
                                  <a:lnTo>
                                    <a:pt x="790361" y="639"/>
                                  </a:lnTo>
                                  <a:lnTo>
                                    <a:pt x="791904" y="0"/>
                                  </a:lnTo>
                                  <a:lnTo>
                                    <a:pt x="795522" y="0"/>
                                  </a:lnTo>
                                  <a:lnTo>
                                    <a:pt x="797065" y="639"/>
                                  </a:lnTo>
                                  <a:lnTo>
                                    <a:pt x="799622" y="3196"/>
                                  </a:lnTo>
                                  <a:lnTo>
                                    <a:pt x="800261" y="4740"/>
                                  </a:lnTo>
                                  <a:lnTo>
                                    <a:pt x="800261" y="8356"/>
                                  </a:lnTo>
                                  <a:lnTo>
                                    <a:pt x="799622" y="9900"/>
                                  </a:lnTo>
                                  <a:lnTo>
                                    <a:pt x="797065" y="12457"/>
                                  </a:lnTo>
                                  <a:lnTo>
                                    <a:pt x="7955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21761" y="13096"/>
                                  </a:moveTo>
                                  <a:lnTo>
                                    <a:pt x="818143" y="13096"/>
                                  </a:lnTo>
                                  <a:lnTo>
                                    <a:pt x="816600" y="12457"/>
                                  </a:lnTo>
                                  <a:lnTo>
                                    <a:pt x="814043" y="9900"/>
                                  </a:lnTo>
                                  <a:lnTo>
                                    <a:pt x="813404" y="8356"/>
                                  </a:lnTo>
                                  <a:lnTo>
                                    <a:pt x="813404" y="4740"/>
                                  </a:lnTo>
                                  <a:lnTo>
                                    <a:pt x="814043" y="3196"/>
                                  </a:lnTo>
                                  <a:lnTo>
                                    <a:pt x="816600" y="639"/>
                                  </a:lnTo>
                                  <a:lnTo>
                                    <a:pt x="818143" y="0"/>
                                  </a:lnTo>
                                  <a:lnTo>
                                    <a:pt x="821761" y="0"/>
                                  </a:lnTo>
                                  <a:lnTo>
                                    <a:pt x="823304" y="639"/>
                                  </a:lnTo>
                                  <a:lnTo>
                                    <a:pt x="825861" y="3196"/>
                                  </a:lnTo>
                                  <a:lnTo>
                                    <a:pt x="826500" y="4740"/>
                                  </a:lnTo>
                                  <a:lnTo>
                                    <a:pt x="826500" y="8356"/>
                                  </a:lnTo>
                                  <a:lnTo>
                                    <a:pt x="825861" y="9900"/>
                                  </a:lnTo>
                                  <a:lnTo>
                                    <a:pt x="823304" y="12457"/>
                                  </a:lnTo>
                                  <a:lnTo>
                                    <a:pt x="8217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48000" y="13096"/>
                                  </a:moveTo>
                                  <a:lnTo>
                                    <a:pt x="844382" y="13096"/>
                                  </a:lnTo>
                                  <a:lnTo>
                                    <a:pt x="842839" y="12457"/>
                                  </a:lnTo>
                                  <a:lnTo>
                                    <a:pt x="840282" y="9900"/>
                                  </a:lnTo>
                                  <a:lnTo>
                                    <a:pt x="839643" y="8356"/>
                                  </a:lnTo>
                                  <a:lnTo>
                                    <a:pt x="839643" y="4740"/>
                                  </a:lnTo>
                                  <a:lnTo>
                                    <a:pt x="840282" y="3196"/>
                                  </a:lnTo>
                                  <a:lnTo>
                                    <a:pt x="842839" y="639"/>
                                  </a:lnTo>
                                  <a:lnTo>
                                    <a:pt x="844382" y="0"/>
                                  </a:lnTo>
                                  <a:lnTo>
                                    <a:pt x="848000" y="0"/>
                                  </a:lnTo>
                                  <a:lnTo>
                                    <a:pt x="849543" y="639"/>
                                  </a:lnTo>
                                  <a:lnTo>
                                    <a:pt x="852100" y="3196"/>
                                  </a:lnTo>
                                  <a:lnTo>
                                    <a:pt x="852739" y="4740"/>
                                  </a:lnTo>
                                  <a:lnTo>
                                    <a:pt x="852739" y="8356"/>
                                  </a:lnTo>
                                  <a:lnTo>
                                    <a:pt x="852100" y="9900"/>
                                  </a:lnTo>
                                  <a:lnTo>
                                    <a:pt x="849543" y="12457"/>
                                  </a:lnTo>
                                  <a:lnTo>
                                    <a:pt x="8480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4239" y="13096"/>
                                  </a:moveTo>
                                  <a:lnTo>
                                    <a:pt x="870621" y="13096"/>
                                  </a:lnTo>
                                  <a:lnTo>
                                    <a:pt x="869078" y="12457"/>
                                  </a:lnTo>
                                  <a:lnTo>
                                    <a:pt x="866521" y="9900"/>
                                  </a:lnTo>
                                  <a:lnTo>
                                    <a:pt x="865882" y="8356"/>
                                  </a:lnTo>
                                  <a:lnTo>
                                    <a:pt x="865882" y="4740"/>
                                  </a:lnTo>
                                  <a:lnTo>
                                    <a:pt x="866521" y="3196"/>
                                  </a:lnTo>
                                  <a:lnTo>
                                    <a:pt x="869078" y="639"/>
                                  </a:lnTo>
                                  <a:lnTo>
                                    <a:pt x="870621" y="0"/>
                                  </a:lnTo>
                                  <a:lnTo>
                                    <a:pt x="874239" y="0"/>
                                  </a:lnTo>
                                  <a:lnTo>
                                    <a:pt x="875782" y="639"/>
                                  </a:lnTo>
                                  <a:lnTo>
                                    <a:pt x="878339" y="3196"/>
                                  </a:lnTo>
                                  <a:lnTo>
                                    <a:pt x="878978" y="4740"/>
                                  </a:lnTo>
                                  <a:lnTo>
                                    <a:pt x="878978" y="8356"/>
                                  </a:lnTo>
                                  <a:lnTo>
                                    <a:pt x="878339" y="9900"/>
                                  </a:lnTo>
                                  <a:lnTo>
                                    <a:pt x="875782" y="12457"/>
                                  </a:lnTo>
                                  <a:lnTo>
                                    <a:pt x="8742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00476" y="13096"/>
                                  </a:moveTo>
                                  <a:lnTo>
                                    <a:pt x="896860" y="13096"/>
                                  </a:lnTo>
                                  <a:lnTo>
                                    <a:pt x="895316" y="12457"/>
                                  </a:lnTo>
                                  <a:lnTo>
                                    <a:pt x="892760" y="9900"/>
                                  </a:lnTo>
                                  <a:lnTo>
                                    <a:pt x="892121" y="8356"/>
                                  </a:lnTo>
                                  <a:lnTo>
                                    <a:pt x="892121" y="4740"/>
                                  </a:lnTo>
                                  <a:lnTo>
                                    <a:pt x="892760" y="3196"/>
                                  </a:lnTo>
                                  <a:lnTo>
                                    <a:pt x="895316" y="639"/>
                                  </a:lnTo>
                                  <a:lnTo>
                                    <a:pt x="896860" y="0"/>
                                  </a:lnTo>
                                  <a:lnTo>
                                    <a:pt x="900476" y="0"/>
                                  </a:lnTo>
                                  <a:lnTo>
                                    <a:pt x="902021" y="639"/>
                                  </a:lnTo>
                                  <a:lnTo>
                                    <a:pt x="904578" y="3196"/>
                                  </a:lnTo>
                                  <a:lnTo>
                                    <a:pt x="905217" y="4740"/>
                                  </a:lnTo>
                                  <a:lnTo>
                                    <a:pt x="905217" y="8356"/>
                                  </a:lnTo>
                                  <a:lnTo>
                                    <a:pt x="904578" y="9900"/>
                                  </a:lnTo>
                                  <a:lnTo>
                                    <a:pt x="902021" y="12457"/>
                                  </a:lnTo>
                                  <a:lnTo>
                                    <a:pt x="9004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26715" y="13096"/>
                                  </a:moveTo>
                                  <a:lnTo>
                                    <a:pt x="923099" y="13096"/>
                                  </a:lnTo>
                                  <a:lnTo>
                                    <a:pt x="921555" y="12457"/>
                                  </a:lnTo>
                                  <a:lnTo>
                                    <a:pt x="918998" y="9900"/>
                                  </a:lnTo>
                                  <a:lnTo>
                                    <a:pt x="918358" y="8356"/>
                                  </a:lnTo>
                                  <a:lnTo>
                                    <a:pt x="918358" y="4740"/>
                                  </a:lnTo>
                                  <a:lnTo>
                                    <a:pt x="918998" y="3196"/>
                                  </a:lnTo>
                                  <a:lnTo>
                                    <a:pt x="921555" y="639"/>
                                  </a:lnTo>
                                  <a:lnTo>
                                    <a:pt x="923099" y="0"/>
                                  </a:lnTo>
                                  <a:lnTo>
                                    <a:pt x="926715" y="0"/>
                                  </a:lnTo>
                                  <a:lnTo>
                                    <a:pt x="928260" y="639"/>
                                  </a:lnTo>
                                  <a:lnTo>
                                    <a:pt x="930816" y="3196"/>
                                  </a:lnTo>
                                  <a:lnTo>
                                    <a:pt x="931455" y="4740"/>
                                  </a:lnTo>
                                  <a:lnTo>
                                    <a:pt x="931455" y="8356"/>
                                  </a:lnTo>
                                  <a:lnTo>
                                    <a:pt x="930816" y="9900"/>
                                  </a:lnTo>
                                  <a:lnTo>
                                    <a:pt x="928260" y="12457"/>
                                  </a:lnTo>
                                  <a:lnTo>
                                    <a:pt x="9267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52954" y="13096"/>
                                  </a:moveTo>
                                  <a:lnTo>
                                    <a:pt x="949338" y="13096"/>
                                  </a:lnTo>
                                  <a:lnTo>
                                    <a:pt x="947794" y="12457"/>
                                  </a:lnTo>
                                  <a:lnTo>
                                    <a:pt x="945237" y="9900"/>
                                  </a:lnTo>
                                  <a:lnTo>
                                    <a:pt x="944597" y="8356"/>
                                  </a:lnTo>
                                  <a:lnTo>
                                    <a:pt x="944597" y="4740"/>
                                  </a:lnTo>
                                  <a:lnTo>
                                    <a:pt x="945237" y="3196"/>
                                  </a:lnTo>
                                  <a:lnTo>
                                    <a:pt x="947794" y="639"/>
                                  </a:lnTo>
                                  <a:lnTo>
                                    <a:pt x="949338" y="0"/>
                                  </a:lnTo>
                                  <a:lnTo>
                                    <a:pt x="952954" y="0"/>
                                  </a:lnTo>
                                  <a:lnTo>
                                    <a:pt x="954499" y="639"/>
                                  </a:lnTo>
                                  <a:lnTo>
                                    <a:pt x="957055" y="3196"/>
                                  </a:lnTo>
                                  <a:lnTo>
                                    <a:pt x="957694" y="4740"/>
                                  </a:lnTo>
                                  <a:lnTo>
                                    <a:pt x="957694" y="8356"/>
                                  </a:lnTo>
                                  <a:lnTo>
                                    <a:pt x="957055" y="9900"/>
                                  </a:lnTo>
                                  <a:lnTo>
                                    <a:pt x="954499" y="12457"/>
                                  </a:lnTo>
                                  <a:lnTo>
                                    <a:pt x="9529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79193" y="13096"/>
                                  </a:moveTo>
                                  <a:lnTo>
                                    <a:pt x="975576" y="13096"/>
                                  </a:lnTo>
                                  <a:lnTo>
                                    <a:pt x="974033" y="12457"/>
                                  </a:lnTo>
                                  <a:lnTo>
                                    <a:pt x="971476" y="9900"/>
                                  </a:lnTo>
                                  <a:lnTo>
                                    <a:pt x="970836" y="8356"/>
                                  </a:lnTo>
                                  <a:lnTo>
                                    <a:pt x="970836" y="4740"/>
                                  </a:lnTo>
                                  <a:lnTo>
                                    <a:pt x="971476" y="3196"/>
                                  </a:lnTo>
                                  <a:lnTo>
                                    <a:pt x="974033" y="639"/>
                                  </a:lnTo>
                                  <a:lnTo>
                                    <a:pt x="975576" y="0"/>
                                  </a:lnTo>
                                  <a:lnTo>
                                    <a:pt x="979193" y="0"/>
                                  </a:lnTo>
                                  <a:lnTo>
                                    <a:pt x="980736" y="639"/>
                                  </a:lnTo>
                                  <a:lnTo>
                                    <a:pt x="983294" y="3196"/>
                                  </a:lnTo>
                                  <a:lnTo>
                                    <a:pt x="983933" y="4740"/>
                                  </a:lnTo>
                                  <a:lnTo>
                                    <a:pt x="983933" y="8356"/>
                                  </a:lnTo>
                                  <a:lnTo>
                                    <a:pt x="983294" y="9900"/>
                                  </a:lnTo>
                                  <a:lnTo>
                                    <a:pt x="980736" y="12457"/>
                                  </a:lnTo>
                                  <a:lnTo>
                                    <a:pt x="9791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05432" y="13096"/>
                                  </a:moveTo>
                                  <a:lnTo>
                                    <a:pt x="1001815" y="13096"/>
                                  </a:lnTo>
                                  <a:lnTo>
                                    <a:pt x="1000272" y="12457"/>
                                  </a:lnTo>
                                  <a:lnTo>
                                    <a:pt x="997715" y="9900"/>
                                  </a:lnTo>
                                  <a:lnTo>
                                    <a:pt x="997075" y="8356"/>
                                  </a:lnTo>
                                  <a:lnTo>
                                    <a:pt x="997075" y="4740"/>
                                  </a:lnTo>
                                  <a:lnTo>
                                    <a:pt x="997715" y="3196"/>
                                  </a:lnTo>
                                  <a:lnTo>
                                    <a:pt x="1000272" y="639"/>
                                  </a:lnTo>
                                  <a:lnTo>
                                    <a:pt x="1001815" y="0"/>
                                  </a:lnTo>
                                  <a:lnTo>
                                    <a:pt x="1005432" y="0"/>
                                  </a:lnTo>
                                  <a:lnTo>
                                    <a:pt x="1006975" y="639"/>
                                  </a:lnTo>
                                  <a:lnTo>
                                    <a:pt x="1009533" y="3196"/>
                                  </a:lnTo>
                                  <a:lnTo>
                                    <a:pt x="1010172" y="4740"/>
                                  </a:lnTo>
                                  <a:lnTo>
                                    <a:pt x="1010172" y="8356"/>
                                  </a:lnTo>
                                  <a:lnTo>
                                    <a:pt x="1009533" y="9900"/>
                                  </a:lnTo>
                                  <a:lnTo>
                                    <a:pt x="1006975" y="12457"/>
                                  </a:lnTo>
                                  <a:lnTo>
                                    <a:pt x="10054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31671" y="13096"/>
                                  </a:moveTo>
                                  <a:lnTo>
                                    <a:pt x="1028054" y="13096"/>
                                  </a:lnTo>
                                  <a:lnTo>
                                    <a:pt x="1026511" y="12457"/>
                                  </a:lnTo>
                                  <a:lnTo>
                                    <a:pt x="1023954" y="9900"/>
                                  </a:lnTo>
                                  <a:lnTo>
                                    <a:pt x="1023314" y="8356"/>
                                  </a:lnTo>
                                  <a:lnTo>
                                    <a:pt x="1023314" y="4740"/>
                                  </a:lnTo>
                                  <a:lnTo>
                                    <a:pt x="1023954" y="3196"/>
                                  </a:lnTo>
                                  <a:lnTo>
                                    <a:pt x="1026511" y="639"/>
                                  </a:lnTo>
                                  <a:lnTo>
                                    <a:pt x="1028054" y="0"/>
                                  </a:lnTo>
                                  <a:lnTo>
                                    <a:pt x="1031671" y="0"/>
                                  </a:lnTo>
                                  <a:lnTo>
                                    <a:pt x="1033214" y="639"/>
                                  </a:lnTo>
                                  <a:lnTo>
                                    <a:pt x="1035772" y="3196"/>
                                  </a:lnTo>
                                  <a:lnTo>
                                    <a:pt x="1036411" y="4740"/>
                                  </a:lnTo>
                                  <a:lnTo>
                                    <a:pt x="1036411" y="8356"/>
                                  </a:lnTo>
                                  <a:lnTo>
                                    <a:pt x="1035772" y="9900"/>
                                  </a:lnTo>
                                  <a:lnTo>
                                    <a:pt x="1033214" y="12457"/>
                                  </a:lnTo>
                                  <a:lnTo>
                                    <a:pt x="10316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57910" y="13096"/>
                                  </a:moveTo>
                                  <a:lnTo>
                                    <a:pt x="1054293" y="13096"/>
                                  </a:lnTo>
                                  <a:lnTo>
                                    <a:pt x="1052750" y="12457"/>
                                  </a:lnTo>
                                  <a:lnTo>
                                    <a:pt x="1050193" y="9900"/>
                                  </a:lnTo>
                                  <a:lnTo>
                                    <a:pt x="1049553" y="8356"/>
                                  </a:lnTo>
                                  <a:lnTo>
                                    <a:pt x="1049553" y="4740"/>
                                  </a:lnTo>
                                  <a:lnTo>
                                    <a:pt x="1050193" y="3196"/>
                                  </a:lnTo>
                                  <a:lnTo>
                                    <a:pt x="1052750" y="639"/>
                                  </a:lnTo>
                                  <a:lnTo>
                                    <a:pt x="1054293" y="0"/>
                                  </a:lnTo>
                                  <a:lnTo>
                                    <a:pt x="1057910" y="0"/>
                                  </a:lnTo>
                                  <a:lnTo>
                                    <a:pt x="1059453" y="639"/>
                                  </a:lnTo>
                                  <a:lnTo>
                                    <a:pt x="1062011" y="3196"/>
                                  </a:lnTo>
                                  <a:lnTo>
                                    <a:pt x="1062650" y="4740"/>
                                  </a:lnTo>
                                  <a:lnTo>
                                    <a:pt x="1062650" y="8356"/>
                                  </a:lnTo>
                                  <a:lnTo>
                                    <a:pt x="1062011" y="9900"/>
                                  </a:lnTo>
                                  <a:lnTo>
                                    <a:pt x="1059453" y="12457"/>
                                  </a:lnTo>
                                  <a:lnTo>
                                    <a:pt x="105791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84148" y="13096"/>
                                  </a:moveTo>
                                  <a:lnTo>
                                    <a:pt x="1080532" y="13096"/>
                                  </a:lnTo>
                                  <a:lnTo>
                                    <a:pt x="1078988" y="12457"/>
                                  </a:lnTo>
                                  <a:lnTo>
                                    <a:pt x="1076432" y="9900"/>
                                  </a:lnTo>
                                  <a:lnTo>
                                    <a:pt x="1075792" y="8356"/>
                                  </a:lnTo>
                                  <a:lnTo>
                                    <a:pt x="1075792" y="4740"/>
                                  </a:lnTo>
                                  <a:lnTo>
                                    <a:pt x="1076432" y="3196"/>
                                  </a:lnTo>
                                  <a:lnTo>
                                    <a:pt x="1078988" y="639"/>
                                  </a:lnTo>
                                  <a:lnTo>
                                    <a:pt x="1080532" y="0"/>
                                  </a:lnTo>
                                  <a:lnTo>
                                    <a:pt x="1084148" y="0"/>
                                  </a:lnTo>
                                  <a:lnTo>
                                    <a:pt x="1085692" y="639"/>
                                  </a:lnTo>
                                  <a:lnTo>
                                    <a:pt x="1088250" y="3196"/>
                                  </a:lnTo>
                                  <a:lnTo>
                                    <a:pt x="1088889" y="4740"/>
                                  </a:lnTo>
                                  <a:lnTo>
                                    <a:pt x="1088889" y="8356"/>
                                  </a:lnTo>
                                  <a:lnTo>
                                    <a:pt x="1088250" y="9900"/>
                                  </a:lnTo>
                                  <a:lnTo>
                                    <a:pt x="1085692" y="12457"/>
                                  </a:lnTo>
                                  <a:lnTo>
                                    <a:pt x="108414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10387" y="13096"/>
                                  </a:moveTo>
                                  <a:lnTo>
                                    <a:pt x="1106771" y="13096"/>
                                  </a:lnTo>
                                  <a:lnTo>
                                    <a:pt x="1105227" y="12457"/>
                                  </a:lnTo>
                                  <a:lnTo>
                                    <a:pt x="1102671" y="9900"/>
                                  </a:lnTo>
                                  <a:lnTo>
                                    <a:pt x="1102031" y="8356"/>
                                  </a:lnTo>
                                  <a:lnTo>
                                    <a:pt x="1102031" y="4740"/>
                                  </a:lnTo>
                                  <a:lnTo>
                                    <a:pt x="1102671" y="3196"/>
                                  </a:lnTo>
                                  <a:lnTo>
                                    <a:pt x="1105227" y="639"/>
                                  </a:lnTo>
                                  <a:lnTo>
                                    <a:pt x="1106771" y="0"/>
                                  </a:lnTo>
                                  <a:lnTo>
                                    <a:pt x="1110387" y="0"/>
                                  </a:lnTo>
                                  <a:lnTo>
                                    <a:pt x="1111931" y="639"/>
                                  </a:lnTo>
                                  <a:lnTo>
                                    <a:pt x="1114489" y="3196"/>
                                  </a:lnTo>
                                  <a:lnTo>
                                    <a:pt x="1115128" y="4740"/>
                                  </a:lnTo>
                                  <a:lnTo>
                                    <a:pt x="1115128" y="8356"/>
                                  </a:lnTo>
                                  <a:lnTo>
                                    <a:pt x="1114489" y="9900"/>
                                  </a:lnTo>
                                  <a:lnTo>
                                    <a:pt x="1111931" y="12457"/>
                                  </a:lnTo>
                                  <a:lnTo>
                                    <a:pt x="1110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6626" y="13096"/>
                                  </a:moveTo>
                                  <a:lnTo>
                                    <a:pt x="1133010" y="13096"/>
                                  </a:lnTo>
                                  <a:lnTo>
                                    <a:pt x="1131466" y="12457"/>
                                  </a:lnTo>
                                  <a:lnTo>
                                    <a:pt x="1128908" y="9900"/>
                                  </a:lnTo>
                                  <a:lnTo>
                                    <a:pt x="1128269" y="8356"/>
                                  </a:lnTo>
                                  <a:lnTo>
                                    <a:pt x="1128269" y="4740"/>
                                  </a:lnTo>
                                  <a:lnTo>
                                    <a:pt x="1128908" y="3196"/>
                                  </a:lnTo>
                                  <a:lnTo>
                                    <a:pt x="1131466" y="639"/>
                                  </a:lnTo>
                                  <a:lnTo>
                                    <a:pt x="1133010" y="0"/>
                                  </a:lnTo>
                                  <a:lnTo>
                                    <a:pt x="1136626" y="0"/>
                                  </a:lnTo>
                                  <a:lnTo>
                                    <a:pt x="1138170" y="639"/>
                                  </a:lnTo>
                                  <a:lnTo>
                                    <a:pt x="1140727" y="3196"/>
                                  </a:lnTo>
                                  <a:lnTo>
                                    <a:pt x="1141366" y="4740"/>
                                  </a:lnTo>
                                  <a:lnTo>
                                    <a:pt x="1141366" y="8356"/>
                                  </a:lnTo>
                                  <a:lnTo>
                                    <a:pt x="1140727" y="9900"/>
                                  </a:lnTo>
                                  <a:lnTo>
                                    <a:pt x="1138170" y="12457"/>
                                  </a:lnTo>
                                  <a:lnTo>
                                    <a:pt x="11366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62865" y="13096"/>
                                  </a:moveTo>
                                  <a:lnTo>
                                    <a:pt x="1159249" y="13096"/>
                                  </a:lnTo>
                                  <a:lnTo>
                                    <a:pt x="1157705" y="12457"/>
                                  </a:lnTo>
                                  <a:lnTo>
                                    <a:pt x="1155147" y="9900"/>
                                  </a:lnTo>
                                  <a:lnTo>
                                    <a:pt x="1154508" y="8356"/>
                                  </a:lnTo>
                                  <a:lnTo>
                                    <a:pt x="1154508" y="4740"/>
                                  </a:lnTo>
                                  <a:lnTo>
                                    <a:pt x="1155147" y="3196"/>
                                  </a:lnTo>
                                  <a:lnTo>
                                    <a:pt x="1157705" y="639"/>
                                  </a:lnTo>
                                  <a:lnTo>
                                    <a:pt x="1159249" y="0"/>
                                  </a:lnTo>
                                  <a:lnTo>
                                    <a:pt x="1162865" y="0"/>
                                  </a:lnTo>
                                  <a:lnTo>
                                    <a:pt x="1164409" y="639"/>
                                  </a:lnTo>
                                  <a:lnTo>
                                    <a:pt x="1166966" y="3196"/>
                                  </a:lnTo>
                                  <a:lnTo>
                                    <a:pt x="1167605" y="4740"/>
                                  </a:lnTo>
                                  <a:lnTo>
                                    <a:pt x="1167605" y="8356"/>
                                  </a:lnTo>
                                  <a:lnTo>
                                    <a:pt x="1166966" y="9900"/>
                                  </a:lnTo>
                                  <a:lnTo>
                                    <a:pt x="1164409" y="12457"/>
                                  </a:lnTo>
                                  <a:lnTo>
                                    <a:pt x="1162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89104" y="13096"/>
                                  </a:moveTo>
                                  <a:lnTo>
                                    <a:pt x="1185487" y="13096"/>
                                  </a:lnTo>
                                  <a:lnTo>
                                    <a:pt x="1183944" y="12457"/>
                                  </a:lnTo>
                                  <a:lnTo>
                                    <a:pt x="1181386" y="9900"/>
                                  </a:lnTo>
                                  <a:lnTo>
                                    <a:pt x="1180747" y="8356"/>
                                  </a:lnTo>
                                  <a:lnTo>
                                    <a:pt x="1180747" y="4740"/>
                                  </a:lnTo>
                                  <a:lnTo>
                                    <a:pt x="1181386" y="3196"/>
                                  </a:lnTo>
                                  <a:lnTo>
                                    <a:pt x="1183944" y="639"/>
                                  </a:lnTo>
                                  <a:lnTo>
                                    <a:pt x="1185487" y="0"/>
                                  </a:lnTo>
                                  <a:lnTo>
                                    <a:pt x="1189104" y="0"/>
                                  </a:lnTo>
                                  <a:lnTo>
                                    <a:pt x="1190648" y="639"/>
                                  </a:lnTo>
                                  <a:lnTo>
                                    <a:pt x="1193208" y="3196"/>
                                  </a:lnTo>
                                  <a:lnTo>
                                    <a:pt x="1193839" y="4740"/>
                                  </a:lnTo>
                                  <a:lnTo>
                                    <a:pt x="1193839" y="8356"/>
                                  </a:lnTo>
                                  <a:lnTo>
                                    <a:pt x="1193208" y="9900"/>
                                  </a:lnTo>
                                  <a:lnTo>
                                    <a:pt x="1190648" y="12457"/>
                                  </a:lnTo>
                                  <a:lnTo>
                                    <a:pt x="11891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15342" y="13096"/>
                                  </a:moveTo>
                                  <a:lnTo>
                                    <a:pt x="1211722" y="13096"/>
                                  </a:lnTo>
                                  <a:lnTo>
                                    <a:pt x="1210187" y="12457"/>
                                  </a:lnTo>
                                  <a:lnTo>
                                    <a:pt x="1207627" y="9900"/>
                                  </a:lnTo>
                                  <a:lnTo>
                                    <a:pt x="1206984" y="8356"/>
                                  </a:lnTo>
                                  <a:lnTo>
                                    <a:pt x="1206984" y="4740"/>
                                  </a:lnTo>
                                  <a:lnTo>
                                    <a:pt x="1207627" y="3196"/>
                                  </a:lnTo>
                                  <a:lnTo>
                                    <a:pt x="1210187" y="639"/>
                                  </a:lnTo>
                                  <a:lnTo>
                                    <a:pt x="1211722" y="0"/>
                                  </a:lnTo>
                                  <a:lnTo>
                                    <a:pt x="1215342" y="0"/>
                                  </a:lnTo>
                                  <a:lnTo>
                                    <a:pt x="1216890" y="639"/>
                                  </a:lnTo>
                                  <a:lnTo>
                                    <a:pt x="1219450" y="3196"/>
                                  </a:lnTo>
                                  <a:lnTo>
                                    <a:pt x="1220081" y="4740"/>
                                  </a:lnTo>
                                  <a:lnTo>
                                    <a:pt x="1220081" y="8356"/>
                                  </a:lnTo>
                                  <a:lnTo>
                                    <a:pt x="1219450" y="9900"/>
                                  </a:lnTo>
                                  <a:lnTo>
                                    <a:pt x="1216890" y="12457"/>
                                  </a:lnTo>
                                  <a:lnTo>
                                    <a:pt x="12153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41583" y="13096"/>
                                  </a:moveTo>
                                  <a:lnTo>
                                    <a:pt x="1237964" y="13096"/>
                                  </a:lnTo>
                                  <a:lnTo>
                                    <a:pt x="1236416" y="12457"/>
                                  </a:lnTo>
                                  <a:lnTo>
                                    <a:pt x="1233868" y="9900"/>
                                  </a:lnTo>
                                  <a:lnTo>
                                    <a:pt x="1233225" y="8356"/>
                                  </a:lnTo>
                                  <a:lnTo>
                                    <a:pt x="1233225" y="4740"/>
                                  </a:lnTo>
                                  <a:lnTo>
                                    <a:pt x="1233868" y="3196"/>
                                  </a:lnTo>
                                  <a:lnTo>
                                    <a:pt x="1236416" y="639"/>
                                  </a:lnTo>
                                  <a:lnTo>
                                    <a:pt x="1237964" y="0"/>
                                  </a:lnTo>
                                  <a:lnTo>
                                    <a:pt x="1241583" y="0"/>
                                  </a:lnTo>
                                  <a:lnTo>
                                    <a:pt x="1243131" y="639"/>
                                  </a:lnTo>
                                  <a:lnTo>
                                    <a:pt x="1245679" y="3196"/>
                                  </a:lnTo>
                                  <a:lnTo>
                                    <a:pt x="1246322" y="4740"/>
                                  </a:lnTo>
                                  <a:lnTo>
                                    <a:pt x="1246322" y="8356"/>
                                  </a:lnTo>
                                  <a:lnTo>
                                    <a:pt x="1245679" y="9900"/>
                                  </a:lnTo>
                                  <a:lnTo>
                                    <a:pt x="1243131" y="12457"/>
                                  </a:lnTo>
                                  <a:lnTo>
                                    <a:pt x="12415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67825" y="13096"/>
                                  </a:moveTo>
                                  <a:lnTo>
                                    <a:pt x="1264205" y="13096"/>
                                  </a:lnTo>
                                  <a:lnTo>
                                    <a:pt x="1262657" y="12457"/>
                                  </a:lnTo>
                                  <a:lnTo>
                                    <a:pt x="1260098" y="9900"/>
                                  </a:lnTo>
                                  <a:lnTo>
                                    <a:pt x="1259466" y="8356"/>
                                  </a:lnTo>
                                  <a:lnTo>
                                    <a:pt x="1259466" y="4740"/>
                                  </a:lnTo>
                                  <a:lnTo>
                                    <a:pt x="1260098" y="3196"/>
                                  </a:lnTo>
                                  <a:lnTo>
                                    <a:pt x="1262657" y="639"/>
                                  </a:lnTo>
                                  <a:lnTo>
                                    <a:pt x="1264205" y="0"/>
                                  </a:lnTo>
                                  <a:lnTo>
                                    <a:pt x="1267825" y="0"/>
                                  </a:lnTo>
                                  <a:lnTo>
                                    <a:pt x="1269361" y="639"/>
                                  </a:lnTo>
                                  <a:lnTo>
                                    <a:pt x="1271920" y="3196"/>
                                  </a:lnTo>
                                  <a:lnTo>
                                    <a:pt x="1272563" y="4740"/>
                                  </a:lnTo>
                                  <a:lnTo>
                                    <a:pt x="1272563" y="8356"/>
                                  </a:lnTo>
                                  <a:lnTo>
                                    <a:pt x="1271920" y="9900"/>
                                  </a:lnTo>
                                  <a:lnTo>
                                    <a:pt x="1269361" y="12457"/>
                                  </a:lnTo>
                                  <a:lnTo>
                                    <a:pt x="12678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94054" y="13096"/>
                                  </a:moveTo>
                                  <a:lnTo>
                                    <a:pt x="1290447" y="13096"/>
                                  </a:lnTo>
                                  <a:lnTo>
                                    <a:pt x="1288899" y="12457"/>
                                  </a:lnTo>
                                  <a:lnTo>
                                    <a:pt x="1286339" y="9900"/>
                                  </a:lnTo>
                                  <a:lnTo>
                                    <a:pt x="1285708" y="8356"/>
                                  </a:lnTo>
                                  <a:lnTo>
                                    <a:pt x="1285708" y="4740"/>
                                  </a:lnTo>
                                  <a:lnTo>
                                    <a:pt x="1286339" y="3196"/>
                                  </a:lnTo>
                                  <a:lnTo>
                                    <a:pt x="1288899" y="639"/>
                                  </a:lnTo>
                                  <a:lnTo>
                                    <a:pt x="1290447" y="0"/>
                                  </a:lnTo>
                                  <a:lnTo>
                                    <a:pt x="1294054" y="0"/>
                                  </a:lnTo>
                                  <a:lnTo>
                                    <a:pt x="1295602" y="639"/>
                                  </a:lnTo>
                                  <a:lnTo>
                                    <a:pt x="1298162" y="3196"/>
                                  </a:lnTo>
                                  <a:lnTo>
                                    <a:pt x="1298805" y="4740"/>
                                  </a:lnTo>
                                  <a:lnTo>
                                    <a:pt x="1298805" y="8356"/>
                                  </a:lnTo>
                                  <a:lnTo>
                                    <a:pt x="1298162" y="9900"/>
                                  </a:lnTo>
                                  <a:lnTo>
                                    <a:pt x="1295602" y="12457"/>
                                  </a:lnTo>
                                  <a:lnTo>
                                    <a:pt x="12940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20296" y="13096"/>
                                  </a:moveTo>
                                  <a:lnTo>
                                    <a:pt x="1316676" y="13096"/>
                                  </a:lnTo>
                                  <a:lnTo>
                                    <a:pt x="1315140" y="12457"/>
                                  </a:lnTo>
                                  <a:lnTo>
                                    <a:pt x="1312580" y="9900"/>
                                  </a:lnTo>
                                  <a:lnTo>
                                    <a:pt x="1311937" y="8356"/>
                                  </a:lnTo>
                                  <a:lnTo>
                                    <a:pt x="1311937" y="4740"/>
                                  </a:lnTo>
                                  <a:lnTo>
                                    <a:pt x="1312580" y="3196"/>
                                  </a:lnTo>
                                  <a:lnTo>
                                    <a:pt x="1315140" y="639"/>
                                  </a:lnTo>
                                  <a:lnTo>
                                    <a:pt x="1316676" y="0"/>
                                  </a:lnTo>
                                  <a:lnTo>
                                    <a:pt x="1320296" y="0"/>
                                  </a:lnTo>
                                  <a:lnTo>
                                    <a:pt x="1321843" y="639"/>
                                  </a:lnTo>
                                  <a:lnTo>
                                    <a:pt x="1324403" y="3196"/>
                                  </a:lnTo>
                                  <a:lnTo>
                                    <a:pt x="1325034" y="4740"/>
                                  </a:lnTo>
                                  <a:lnTo>
                                    <a:pt x="1325034" y="8356"/>
                                  </a:lnTo>
                                  <a:lnTo>
                                    <a:pt x="1324403" y="9900"/>
                                  </a:lnTo>
                                  <a:lnTo>
                                    <a:pt x="1321843" y="12457"/>
                                  </a:lnTo>
                                  <a:lnTo>
                                    <a:pt x="13202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46537" y="13096"/>
                                  </a:moveTo>
                                  <a:lnTo>
                                    <a:pt x="1342917" y="13096"/>
                                  </a:lnTo>
                                  <a:lnTo>
                                    <a:pt x="1341381" y="12457"/>
                                  </a:lnTo>
                                  <a:lnTo>
                                    <a:pt x="1338822" y="9900"/>
                                  </a:lnTo>
                                  <a:lnTo>
                                    <a:pt x="1338179" y="8356"/>
                                  </a:lnTo>
                                  <a:lnTo>
                                    <a:pt x="1338179" y="4740"/>
                                  </a:lnTo>
                                  <a:lnTo>
                                    <a:pt x="1338822" y="3196"/>
                                  </a:lnTo>
                                  <a:lnTo>
                                    <a:pt x="1341381" y="639"/>
                                  </a:lnTo>
                                  <a:lnTo>
                                    <a:pt x="1342917" y="0"/>
                                  </a:lnTo>
                                  <a:lnTo>
                                    <a:pt x="1346537" y="0"/>
                                  </a:lnTo>
                                  <a:lnTo>
                                    <a:pt x="1348085" y="639"/>
                                  </a:lnTo>
                                  <a:lnTo>
                                    <a:pt x="1350633" y="3196"/>
                                  </a:lnTo>
                                  <a:lnTo>
                                    <a:pt x="1351276" y="4740"/>
                                  </a:lnTo>
                                  <a:lnTo>
                                    <a:pt x="1351276" y="8356"/>
                                  </a:lnTo>
                                  <a:lnTo>
                                    <a:pt x="1350633" y="9900"/>
                                  </a:lnTo>
                                  <a:lnTo>
                                    <a:pt x="1348085" y="12457"/>
                                  </a:lnTo>
                                  <a:lnTo>
                                    <a:pt x="13465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72778" y="13096"/>
                                  </a:moveTo>
                                  <a:lnTo>
                                    <a:pt x="1369159" y="13096"/>
                                  </a:lnTo>
                                  <a:lnTo>
                                    <a:pt x="1367611" y="12457"/>
                                  </a:lnTo>
                                  <a:lnTo>
                                    <a:pt x="1365063" y="9900"/>
                                  </a:lnTo>
                                  <a:lnTo>
                                    <a:pt x="1364420" y="8356"/>
                                  </a:lnTo>
                                  <a:lnTo>
                                    <a:pt x="1364420" y="4740"/>
                                  </a:lnTo>
                                  <a:lnTo>
                                    <a:pt x="1365063" y="3196"/>
                                  </a:lnTo>
                                  <a:lnTo>
                                    <a:pt x="1367611" y="639"/>
                                  </a:lnTo>
                                  <a:lnTo>
                                    <a:pt x="1369159" y="0"/>
                                  </a:lnTo>
                                  <a:lnTo>
                                    <a:pt x="1372778" y="0"/>
                                  </a:lnTo>
                                  <a:lnTo>
                                    <a:pt x="1374314" y="639"/>
                                  </a:lnTo>
                                  <a:lnTo>
                                    <a:pt x="1376874" y="3196"/>
                                  </a:lnTo>
                                  <a:lnTo>
                                    <a:pt x="1377517" y="4740"/>
                                  </a:lnTo>
                                  <a:lnTo>
                                    <a:pt x="1377517" y="8356"/>
                                  </a:lnTo>
                                  <a:lnTo>
                                    <a:pt x="1376874" y="9900"/>
                                  </a:lnTo>
                                  <a:lnTo>
                                    <a:pt x="1374314" y="12457"/>
                                  </a:lnTo>
                                  <a:lnTo>
                                    <a:pt x="13727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9020" y="13096"/>
                                  </a:moveTo>
                                  <a:lnTo>
                                    <a:pt x="1395400" y="13096"/>
                                  </a:lnTo>
                                  <a:lnTo>
                                    <a:pt x="1393852" y="12457"/>
                                  </a:lnTo>
                                  <a:lnTo>
                                    <a:pt x="1391292" y="9900"/>
                                  </a:lnTo>
                                  <a:lnTo>
                                    <a:pt x="1390661" y="8356"/>
                                  </a:lnTo>
                                  <a:lnTo>
                                    <a:pt x="1390661" y="4740"/>
                                  </a:lnTo>
                                  <a:lnTo>
                                    <a:pt x="1391292" y="3196"/>
                                  </a:lnTo>
                                  <a:lnTo>
                                    <a:pt x="1393852" y="639"/>
                                  </a:lnTo>
                                  <a:lnTo>
                                    <a:pt x="1395400" y="0"/>
                                  </a:lnTo>
                                  <a:lnTo>
                                    <a:pt x="1399020" y="0"/>
                                  </a:lnTo>
                                  <a:lnTo>
                                    <a:pt x="1400556" y="639"/>
                                  </a:lnTo>
                                  <a:lnTo>
                                    <a:pt x="1403115" y="3196"/>
                                  </a:lnTo>
                                  <a:lnTo>
                                    <a:pt x="1403758" y="4740"/>
                                  </a:lnTo>
                                  <a:lnTo>
                                    <a:pt x="1403758" y="8356"/>
                                  </a:lnTo>
                                  <a:lnTo>
                                    <a:pt x="1403115" y="9900"/>
                                  </a:lnTo>
                                  <a:lnTo>
                                    <a:pt x="1400556" y="12457"/>
                                  </a:lnTo>
                                  <a:lnTo>
                                    <a:pt x="13990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25249" y="13096"/>
                                  </a:moveTo>
                                  <a:lnTo>
                                    <a:pt x="1421642" y="13096"/>
                                  </a:lnTo>
                                  <a:lnTo>
                                    <a:pt x="1420094" y="12457"/>
                                  </a:lnTo>
                                  <a:lnTo>
                                    <a:pt x="1417534" y="9900"/>
                                  </a:lnTo>
                                  <a:lnTo>
                                    <a:pt x="1416903" y="8356"/>
                                  </a:lnTo>
                                  <a:lnTo>
                                    <a:pt x="1416903" y="4740"/>
                                  </a:lnTo>
                                  <a:lnTo>
                                    <a:pt x="1417534" y="3196"/>
                                  </a:lnTo>
                                  <a:lnTo>
                                    <a:pt x="1420094" y="639"/>
                                  </a:lnTo>
                                  <a:lnTo>
                                    <a:pt x="1421642" y="0"/>
                                  </a:lnTo>
                                  <a:lnTo>
                                    <a:pt x="1425249" y="0"/>
                                  </a:lnTo>
                                  <a:lnTo>
                                    <a:pt x="1426797" y="639"/>
                                  </a:lnTo>
                                  <a:lnTo>
                                    <a:pt x="1429357" y="3196"/>
                                  </a:lnTo>
                                  <a:lnTo>
                                    <a:pt x="1430000" y="4740"/>
                                  </a:lnTo>
                                  <a:lnTo>
                                    <a:pt x="1430000" y="8356"/>
                                  </a:lnTo>
                                  <a:lnTo>
                                    <a:pt x="1429357" y="9900"/>
                                  </a:lnTo>
                                  <a:lnTo>
                                    <a:pt x="1426797" y="12457"/>
                                  </a:lnTo>
                                  <a:lnTo>
                                    <a:pt x="14252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51490" y="13096"/>
                                  </a:moveTo>
                                  <a:lnTo>
                                    <a:pt x="1447871" y="13096"/>
                                  </a:lnTo>
                                  <a:lnTo>
                                    <a:pt x="1446335" y="12457"/>
                                  </a:lnTo>
                                  <a:lnTo>
                                    <a:pt x="1443775" y="9900"/>
                                  </a:lnTo>
                                  <a:lnTo>
                                    <a:pt x="1443132" y="8356"/>
                                  </a:lnTo>
                                  <a:lnTo>
                                    <a:pt x="1443132" y="4740"/>
                                  </a:lnTo>
                                  <a:lnTo>
                                    <a:pt x="1443775" y="3196"/>
                                  </a:lnTo>
                                  <a:lnTo>
                                    <a:pt x="1446335" y="639"/>
                                  </a:lnTo>
                                  <a:lnTo>
                                    <a:pt x="1447871" y="0"/>
                                  </a:lnTo>
                                  <a:lnTo>
                                    <a:pt x="1451490" y="0"/>
                                  </a:lnTo>
                                  <a:lnTo>
                                    <a:pt x="1453038" y="639"/>
                                  </a:lnTo>
                                  <a:lnTo>
                                    <a:pt x="1455598" y="3196"/>
                                  </a:lnTo>
                                  <a:lnTo>
                                    <a:pt x="1456229" y="4740"/>
                                  </a:lnTo>
                                  <a:lnTo>
                                    <a:pt x="1456229" y="8356"/>
                                  </a:lnTo>
                                  <a:lnTo>
                                    <a:pt x="1455598" y="9900"/>
                                  </a:lnTo>
                                  <a:lnTo>
                                    <a:pt x="1453038" y="12457"/>
                                  </a:lnTo>
                                  <a:lnTo>
                                    <a:pt x="14514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77732" y="13096"/>
                                  </a:moveTo>
                                  <a:lnTo>
                                    <a:pt x="1474112" y="13096"/>
                                  </a:lnTo>
                                  <a:lnTo>
                                    <a:pt x="1472576" y="12457"/>
                                  </a:lnTo>
                                  <a:lnTo>
                                    <a:pt x="1470017" y="9900"/>
                                  </a:lnTo>
                                  <a:lnTo>
                                    <a:pt x="1469374" y="8356"/>
                                  </a:lnTo>
                                  <a:lnTo>
                                    <a:pt x="1469374" y="4740"/>
                                  </a:lnTo>
                                  <a:lnTo>
                                    <a:pt x="1470017" y="3196"/>
                                  </a:lnTo>
                                  <a:lnTo>
                                    <a:pt x="1472576" y="639"/>
                                  </a:lnTo>
                                  <a:lnTo>
                                    <a:pt x="1474112" y="0"/>
                                  </a:lnTo>
                                  <a:lnTo>
                                    <a:pt x="1477732" y="0"/>
                                  </a:lnTo>
                                  <a:lnTo>
                                    <a:pt x="1479280" y="639"/>
                                  </a:lnTo>
                                  <a:lnTo>
                                    <a:pt x="1481828" y="3196"/>
                                  </a:lnTo>
                                  <a:lnTo>
                                    <a:pt x="1482471" y="4740"/>
                                  </a:lnTo>
                                  <a:lnTo>
                                    <a:pt x="1482471" y="8356"/>
                                  </a:lnTo>
                                  <a:lnTo>
                                    <a:pt x="1481828" y="9900"/>
                                  </a:lnTo>
                                  <a:lnTo>
                                    <a:pt x="1479280" y="12457"/>
                                  </a:lnTo>
                                  <a:lnTo>
                                    <a:pt x="14777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03973" y="13096"/>
                                  </a:moveTo>
                                  <a:lnTo>
                                    <a:pt x="1500354" y="13096"/>
                                  </a:lnTo>
                                  <a:lnTo>
                                    <a:pt x="1498806" y="12457"/>
                                  </a:lnTo>
                                  <a:lnTo>
                                    <a:pt x="1496258" y="9900"/>
                                  </a:lnTo>
                                  <a:lnTo>
                                    <a:pt x="1495615" y="8356"/>
                                  </a:lnTo>
                                  <a:lnTo>
                                    <a:pt x="1495615" y="4740"/>
                                  </a:lnTo>
                                  <a:lnTo>
                                    <a:pt x="1496258" y="3196"/>
                                  </a:lnTo>
                                  <a:lnTo>
                                    <a:pt x="1498806" y="639"/>
                                  </a:lnTo>
                                  <a:lnTo>
                                    <a:pt x="1500354" y="0"/>
                                  </a:lnTo>
                                  <a:lnTo>
                                    <a:pt x="1503973" y="0"/>
                                  </a:lnTo>
                                  <a:lnTo>
                                    <a:pt x="1505509" y="639"/>
                                  </a:lnTo>
                                  <a:lnTo>
                                    <a:pt x="1508069" y="3196"/>
                                  </a:lnTo>
                                  <a:lnTo>
                                    <a:pt x="1508712" y="4740"/>
                                  </a:lnTo>
                                  <a:lnTo>
                                    <a:pt x="1508712" y="8356"/>
                                  </a:lnTo>
                                  <a:lnTo>
                                    <a:pt x="1508069" y="9900"/>
                                  </a:lnTo>
                                  <a:lnTo>
                                    <a:pt x="1505509" y="12457"/>
                                  </a:lnTo>
                                  <a:lnTo>
                                    <a:pt x="15039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30215" y="13096"/>
                                  </a:moveTo>
                                  <a:lnTo>
                                    <a:pt x="1526595" y="13096"/>
                                  </a:lnTo>
                                  <a:lnTo>
                                    <a:pt x="1525047" y="12457"/>
                                  </a:lnTo>
                                  <a:lnTo>
                                    <a:pt x="1522487" y="9900"/>
                                  </a:lnTo>
                                  <a:lnTo>
                                    <a:pt x="1521856" y="8356"/>
                                  </a:lnTo>
                                  <a:lnTo>
                                    <a:pt x="1521856" y="4740"/>
                                  </a:lnTo>
                                  <a:lnTo>
                                    <a:pt x="1522487" y="3196"/>
                                  </a:lnTo>
                                  <a:lnTo>
                                    <a:pt x="1525047" y="639"/>
                                  </a:lnTo>
                                  <a:lnTo>
                                    <a:pt x="1526595" y="0"/>
                                  </a:lnTo>
                                  <a:lnTo>
                                    <a:pt x="1530215" y="0"/>
                                  </a:lnTo>
                                  <a:lnTo>
                                    <a:pt x="1531751" y="639"/>
                                  </a:lnTo>
                                  <a:lnTo>
                                    <a:pt x="1534310" y="3196"/>
                                  </a:lnTo>
                                  <a:lnTo>
                                    <a:pt x="1534953" y="4740"/>
                                  </a:lnTo>
                                  <a:lnTo>
                                    <a:pt x="1534953" y="8356"/>
                                  </a:lnTo>
                                  <a:lnTo>
                                    <a:pt x="1534310" y="9900"/>
                                  </a:lnTo>
                                  <a:lnTo>
                                    <a:pt x="1531751" y="12457"/>
                                  </a:lnTo>
                                  <a:lnTo>
                                    <a:pt x="15302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56444" y="13096"/>
                                  </a:moveTo>
                                  <a:lnTo>
                                    <a:pt x="1552836" y="13096"/>
                                  </a:lnTo>
                                  <a:lnTo>
                                    <a:pt x="1551289" y="12457"/>
                                  </a:lnTo>
                                  <a:lnTo>
                                    <a:pt x="1548729" y="9900"/>
                                  </a:lnTo>
                                  <a:lnTo>
                                    <a:pt x="1548086" y="8356"/>
                                  </a:lnTo>
                                  <a:lnTo>
                                    <a:pt x="1548086" y="4740"/>
                                  </a:lnTo>
                                  <a:lnTo>
                                    <a:pt x="1548729" y="3196"/>
                                  </a:lnTo>
                                  <a:lnTo>
                                    <a:pt x="1551289" y="639"/>
                                  </a:lnTo>
                                  <a:lnTo>
                                    <a:pt x="1552836" y="0"/>
                                  </a:lnTo>
                                  <a:lnTo>
                                    <a:pt x="1556444" y="0"/>
                                  </a:lnTo>
                                  <a:lnTo>
                                    <a:pt x="1557992" y="639"/>
                                  </a:lnTo>
                                  <a:lnTo>
                                    <a:pt x="1560552" y="3196"/>
                                  </a:lnTo>
                                  <a:lnTo>
                                    <a:pt x="1561183" y="4740"/>
                                  </a:lnTo>
                                  <a:lnTo>
                                    <a:pt x="1561183" y="8356"/>
                                  </a:lnTo>
                                  <a:lnTo>
                                    <a:pt x="1560552" y="9900"/>
                                  </a:lnTo>
                                  <a:lnTo>
                                    <a:pt x="1557992" y="12457"/>
                                  </a:lnTo>
                                  <a:lnTo>
                                    <a:pt x="15564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82685" y="13096"/>
                                  </a:moveTo>
                                  <a:lnTo>
                                    <a:pt x="1579066" y="13096"/>
                                  </a:lnTo>
                                  <a:lnTo>
                                    <a:pt x="1577530" y="12457"/>
                                  </a:lnTo>
                                  <a:lnTo>
                                    <a:pt x="1574970" y="9900"/>
                                  </a:lnTo>
                                  <a:lnTo>
                                    <a:pt x="1574327" y="8356"/>
                                  </a:lnTo>
                                  <a:lnTo>
                                    <a:pt x="1574327" y="4740"/>
                                  </a:lnTo>
                                  <a:lnTo>
                                    <a:pt x="1574970" y="3196"/>
                                  </a:lnTo>
                                  <a:lnTo>
                                    <a:pt x="1577530" y="639"/>
                                  </a:lnTo>
                                  <a:lnTo>
                                    <a:pt x="1579066" y="0"/>
                                  </a:lnTo>
                                  <a:lnTo>
                                    <a:pt x="1582685" y="0"/>
                                  </a:lnTo>
                                  <a:lnTo>
                                    <a:pt x="1584233" y="639"/>
                                  </a:lnTo>
                                  <a:lnTo>
                                    <a:pt x="1586793" y="3196"/>
                                  </a:lnTo>
                                  <a:lnTo>
                                    <a:pt x="1587424" y="4740"/>
                                  </a:lnTo>
                                  <a:lnTo>
                                    <a:pt x="1587424" y="8356"/>
                                  </a:lnTo>
                                  <a:lnTo>
                                    <a:pt x="1586793" y="9900"/>
                                  </a:lnTo>
                                  <a:lnTo>
                                    <a:pt x="1584233" y="12457"/>
                                  </a:lnTo>
                                  <a:lnTo>
                                    <a:pt x="15826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08927" y="13096"/>
                                  </a:moveTo>
                                  <a:lnTo>
                                    <a:pt x="1605307" y="13096"/>
                                  </a:lnTo>
                                  <a:lnTo>
                                    <a:pt x="1603760" y="12457"/>
                                  </a:lnTo>
                                  <a:lnTo>
                                    <a:pt x="1601212" y="9900"/>
                                  </a:lnTo>
                                  <a:lnTo>
                                    <a:pt x="1600569" y="8356"/>
                                  </a:lnTo>
                                  <a:lnTo>
                                    <a:pt x="1600569" y="4740"/>
                                  </a:lnTo>
                                  <a:lnTo>
                                    <a:pt x="1601212" y="3196"/>
                                  </a:lnTo>
                                  <a:lnTo>
                                    <a:pt x="1603760" y="639"/>
                                  </a:lnTo>
                                  <a:lnTo>
                                    <a:pt x="1605307" y="0"/>
                                  </a:lnTo>
                                  <a:lnTo>
                                    <a:pt x="1608927" y="0"/>
                                  </a:lnTo>
                                  <a:lnTo>
                                    <a:pt x="1610475" y="639"/>
                                  </a:lnTo>
                                  <a:lnTo>
                                    <a:pt x="1613023" y="3196"/>
                                  </a:lnTo>
                                  <a:lnTo>
                                    <a:pt x="1613666" y="4740"/>
                                  </a:lnTo>
                                  <a:lnTo>
                                    <a:pt x="1613666" y="8356"/>
                                  </a:lnTo>
                                  <a:lnTo>
                                    <a:pt x="1613023" y="9900"/>
                                  </a:lnTo>
                                  <a:lnTo>
                                    <a:pt x="1610475" y="12457"/>
                                  </a:lnTo>
                                  <a:lnTo>
                                    <a:pt x="16089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35168" y="13096"/>
                                  </a:moveTo>
                                  <a:lnTo>
                                    <a:pt x="1631549" y="13096"/>
                                  </a:lnTo>
                                  <a:lnTo>
                                    <a:pt x="1630001" y="12457"/>
                                  </a:lnTo>
                                  <a:lnTo>
                                    <a:pt x="1627453" y="9900"/>
                                  </a:lnTo>
                                  <a:lnTo>
                                    <a:pt x="1626810" y="8356"/>
                                  </a:lnTo>
                                  <a:lnTo>
                                    <a:pt x="1626810" y="4740"/>
                                  </a:lnTo>
                                  <a:lnTo>
                                    <a:pt x="1627453" y="3196"/>
                                  </a:lnTo>
                                  <a:lnTo>
                                    <a:pt x="1630001" y="639"/>
                                  </a:lnTo>
                                  <a:lnTo>
                                    <a:pt x="1631549" y="0"/>
                                  </a:lnTo>
                                  <a:lnTo>
                                    <a:pt x="1635168" y="0"/>
                                  </a:lnTo>
                                  <a:lnTo>
                                    <a:pt x="1636704" y="639"/>
                                  </a:lnTo>
                                  <a:lnTo>
                                    <a:pt x="1639264" y="3196"/>
                                  </a:lnTo>
                                  <a:lnTo>
                                    <a:pt x="1639907" y="4740"/>
                                  </a:lnTo>
                                  <a:lnTo>
                                    <a:pt x="1639907" y="8356"/>
                                  </a:lnTo>
                                  <a:lnTo>
                                    <a:pt x="1639264" y="9900"/>
                                  </a:lnTo>
                                  <a:lnTo>
                                    <a:pt x="1636704" y="12457"/>
                                  </a:lnTo>
                                  <a:lnTo>
                                    <a:pt x="16351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61398" y="13096"/>
                                  </a:moveTo>
                                  <a:lnTo>
                                    <a:pt x="1657790" y="13096"/>
                                  </a:lnTo>
                                  <a:lnTo>
                                    <a:pt x="1656242" y="12457"/>
                                  </a:lnTo>
                                  <a:lnTo>
                                    <a:pt x="1653682" y="9900"/>
                                  </a:lnTo>
                                  <a:lnTo>
                                    <a:pt x="1653051" y="8356"/>
                                  </a:lnTo>
                                  <a:lnTo>
                                    <a:pt x="1653051" y="4740"/>
                                  </a:lnTo>
                                  <a:lnTo>
                                    <a:pt x="1653682" y="3196"/>
                                  </a:lnTo>
                                  <a:lnTo>
                                    <a:pt x="1656242" y="639"/>
                                  </a:lnTo>
                                  <a:lnTo>
                                    <a:pt x="1657790" y="0"/>
                                  </a:lnTo>
                                  <a:lnTo>
                                    <a:pt x="1661398" y="0"/>
                                  </a:lnTo>
                                  <a:lnTo>
                                    <a:pt x="1662945" y="639"/>
                                  </a:lnTo>
                                  <a:lnTo>
                                    <a:pt x="1665505" y="3196"/>
                                  </a:lnTo>
                                  <a:lnTo>
                                    <a:pt x="1666148" y="4740"/>
                                  </a:lnTo>
                                  <a:lnTo>
                                    <a:pt x="1666148" y="8356"/>
                                  </a:lnTo>
                                  <a:lnTo>
                                    <a:pt x="1665505" y="9900"/>
                                  </a:lnTo>
                                  <a:lnTo>
                                    <a:pt x="1662945" y="12457"/>
                                  </a:lnTo>
                                  <a:lnTo>
                                    <a:pt x="16613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87639" y="13096"/>
                                  </a:moveTo>
                                  <a:lnTo>
                                    <a:pt x="1684031" y="13096"/>
                                  </a:lnTo>
                                  <a:lnTo>
                                    <a:pt x="1682484" y="12457"/>
                                  </a:lnTo>
                                  <a:lnTo>
                                    <a:pt x="1679924" y="9900"/>
                                  </a:lnTo>
                                  <a:lnTo>
                                    <a:pt x="1679281" y="8356"/>
                                  </a:lnTo>
                                  <a:lnTo>
                                    <a:pt x="1679281" y="4740"/>
                                  </a:lnTo>
                                  <a:lnTo>
                                    <a:pt x="1679924" y="3196"/>
                                  </a:lnTo>
                                  <a:lnTo>
                                    <a:pt x="1682484" y="639"/>
                                  </a:lnTo>
                                  <a:lnTo>
                                    <a:pt x="1684031" y="0"/>
                                  </a:lnTo>
                                  <a:lnTo>
                                    <a:pt x="1687639" y="0"/>
                                  </a:lnTo>
                                  <a:lnTo>
                                    <a:pt x="1689187" y="639"/>
                                  </a:lnTo>
                                  <a:lnTo>
                                    <a:pt x="1691747" y="3196"/>
                                  </a:lnTo>
                                  <a:lnTo>
                                    <a:pt x="1692378" y="4740"/>
                                  </a:lnTo>
                                  <a:lnTo>
                                    <a:pt x="1692378" y="8356"/>
                                  </a:lnTo>
                                  <a:lnTo>
                                    <a:pt x="1691747" y="9900"/>
                                  </a:lnTo>
                                  <a:lnTo>
                                    <a:pt x="1689187" y="12457"/>
                                  </a:lnTo>
                                  <a:lnTo>
                                    <a:pt x="16876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13880" y="13096"/>
                                  </a:moveTo>
                                  <a:lnTo>
                                    <a:pt x="1710261" y="13096"/>
                                  </a:lnTo>
                                  <a:lnTo>
                                    <a:pt x="1708725" y="12457"/>
                                  </a:lnTo>
                                  <a:lnTo>
                                    <a:pt x="1706165" y="9900"/>
                                  </a:lnTo>
                                  <a:lnTo>
                                    <a:pt x="1705522" y="8356"/>
                                  </a:lnTo>
                                  <a:lnTo>
                                    <a:pt x="1705522" y="4740"/>
                                  </a:lnTo>
                                  <a:lnTo>
                                    <a:pt x="1706165" y="3196"/>
                                  </a:lnTo>
                                  <a:lnTo>
                                    <a:pt x="1708725" y="639"/>
                                  </a:lnTo>
                                  <a:lnTo>
                                    <a:pt x="1710261" y="0"/>
                                  </a:lnTo>
                                  <a:lnTo>
                                    <a:pt x="1713880" y="0"/>
                                  </a:lnTo>
                                  <a:lnTo>
                                    <a:pt x="1715428" y="639"/>
                                  </a:lnTo>
                                  <a:lnTo>
                                    <a:pt x="1717976" y="3196"/>
                                  </a:lnTo>
                                  <a:lnTo>
                                    <a:pt x="1718619" y="4740"/>
                                  </a:lnTo>
                                  <a:lnTo>
                                    <a:pt x="1718619" y="8356"/>
                                  </a:lnTo>
                                  <a:lnTo>
                                    <a:pt x="1717976" y="9900"/>
                                  </a:lnTo>
                                  <a:lnTo>
                                    <a:pt x="1715428" y="12457"/>
                                  </a:lnTo>
                                  <a:lnTo>
                                    <a:pt x="17138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40122" y="13096"/>
                                  </a:moveTo>
                                  <a:lnTo>
                                    <a:pt x="1736502" y="13096"/>
                                  </a:lnTo>
                                  <a:lnTo>
                                    <a:pt x="1734954" y="12457"/>
                                  </a:lnTo>
                                  <a:lnTo>
                                    <a:pt x="1732407" y="9900"/>
                                  </a:lnTo>
                                  <a:lnTo>
                                    <a:pt x="1731764" y="8356"/>
                                  </a:lnTo>
                                  <a:lnTo>
                                    <a:pt x="1731764" y="4740"/>
                                  </a:lnTo>
                                  <a:lnTo>
                                    <a:pt x="1732407" y="3196"/>
                                  </a:lnTo>
                                  <a:lnTo>
                                    <a:pt x="1734954" y="639"/>
                                  </a:lnTo>
                                  <a:lnTo>
                                    <a:pt x="1736502" y="0"/>
                                  </a:lnTo>
                                  <a:lnTo>
                                    <a:pt x="1740122" y="0"/>
                                  </a:lnTo>
                                  <a:lnTo>
                                    <a:pt x="1741658" y="639"/>
                                  </a:lnTo>
                                  <a:lnTo>
                                    <a:pt x="1744218" y="3196"/>
                                  </a:lnTo>
                                  <a:lnTo>
                                    <a:pt x="1744860" y="4740"/>
                                  </a:lnTo>
                                  <a:lnTo>
                                    <a:pt x="1744860" y="8356"/>
                                  </a:lnTo>
                                  <a:lnTo>
                                    <a:pt x="1744218" y="9900"/>
                                  </a:lnTo>
                                  <a:lnTo>
                                    <a:pt x="1741658" y="12457"/>
                                  </a:lnTo>
                                  <a:lnTo>
                                    <a:pt x="17401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66363" y="13096"/>
                                  </a:moveTo>
                                  <a:lnTo>
                                    <a:pt x="1762744" y="13096"/>
                                  </a:lnTo>
                                  <a:lnTo>
                                    <a:pt x="1761196" y="12457"/>
                                  </a:lnTo>
                                  <a:lnTo>
                                    <a:pt x="1758636" y="9900"/>
                                  </a:lnTo>
                                  <a:lnTo>
                                    <a:pt x="1758005" y="8356"/>
                                  </a:lnTo>
                                  <a:lnTo>
                                    <a:pt x="1758005" y="4740"/>
                                  </a:lnTo>
                                  <a:lnTo>
                                    <a:pt x="1758636" y="3196"/>
                                  </a:lnTo>
                                  <a:lnTo>
                                    <a:pt x="1761196" y="639"/>
                                  </a:lnTo>
                                  <a:lnTo>
                                    <a:pt x="1762744" y="0"/>
                                  </a:lnTo>
                                  <a:lnTo>
                                    <a:pt x="1766363" y="0"/>
                                  </a:lnTo>
                                  <a:lnTo>
                                    <a:pt x="1767899" y="639"/>
                                  </a:lnTo>
                                  <a:lnTo>
                                    <a:pt x="1770459" y="3196"/>
                                  </a:lnTo>
                                  <a:lnTo>
                                    <a:pt x="1771102" y="4740"/>
                                  </a:lnTo>
                                  <a:lnTo>
                                    <a:pt x="1771102" y="8356"/>
                                  </a:lnTo>
                                  <a:lnTo>
                                    <a:pt x="1770459" y="9900"/>
                                  </a:lnTo>
                                  <a:lnTo>
                                    <a:pt x="1767899" y="12457"/>
                                  </a:lnTo>
                                  <a:lnTo>
                                    <a:pt x="17663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92593" y="13096"/>
                                  </a:moveTo>
                                  <a:lnTo>
                                    <a:pt x="1788985" y="13096"/>
                                  </a:lnTo>
                                  <a:lnTo>
                                    <a:pt x="1787437" y="12457"/>
                                  </a:lnTo>
                                  <a:lnTo>
                                    <a:pt x="1784877" y="9900"/>
                                  </a:lnTo>
                                  <a:lnTo>
                                    <a:pt x="1784246" y="8356"/>
                                  </a:lnTo>
                                  <a:lnTo>
                                    <a:pt x="1784246" y="4740"/>
                                  </a:lnTo>
                                  <a:lnTo>
                                    <a:pt x="1784877" y="3196"/>
                                  </a:lnTo>
                                  <a:lnTo>
                                    <a:pt x="1787437" y="639"/>
                                  </a:lnTo>
                                  <a:lnTo>
                                    <a:pt x="1788985" y="0"/>
                                  </a:lnTo>
                                  <a:lnTo>
                                    <a:pt x="1792593" y="0"/>
                                  </a:lnTo>
                                  <a:lnTo>
                                    <a:pt x="1794140" y="639"/>
                                  </a:lnTo>
                                  <a:lnTo>
                                    <a:pt x="1796700" y="3196"/>
                                  </a:lnTo>
                                  <a:lnTo>
                                    <a:pt x="1797343" y="4740"/>
                                  </a:lnTo>
                                  <a:lnTo>
                                    <a:pt x="1797343" y="8356"/>
                                  </a:lnTo>
                                  <a:lnTo>
                                    <a:pt x="1796700" y="9900"/>
                                  </a:lnTo>
                                  <a:lnTo>
                                    <a:pt x="1794140" y="12457"/>
                                  </a:lnTo>
                                  <a:lnTo>
                                    <a:pt x="17925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18834" y="13096"/>
                                  </a:moveTo>
                                  <a:lnTo>
                                    <a:pt x="1815215" y="13096"/>
                                  </a:lnTo>
                                  <a:lnTo>
                                    <a:pt x="1813679" y="12457"/>
                                  </a:lnTo>
                                  <a:lnTo>
                                    <a:pt x="1811119" y="9900"/>
                                  </a:lnTo>
                                  <a:lnTo>
                                    <a:pt x="1810476" y="8356"/>
                                  </a:lnTo>
                                  <a:lnTo>
                                    <a:pt x="1810476" y="4740"/>
                                  </a:lnTo>
                                  <a:lnTo>
                                    <a:pt x="1811119" y="3196"/>
                                  </a:lnTo>
                                  <a:lnTo>
                                    <a:pt x="1813679" y="639"/>
                                  </a:lnTo>
                                  <a:lnTo>
                                    <a:pt x="1815215" y="0"/>
                                  </a:lnTo>
                                  <a:lnTo>
                                    <a:pt x="1818834" y="0"/>
                                  </a:lnTo>
                                  <a:lnTo>
                                    <a:pt x="1820382" y="639"/>
                                  </a:lnTo>
                                  <a:lnTo>
                                    <a:pt x="1822942" y="3196"/>
                                  </a:lnTo>
                                  <a:lnTo>
                                    <a:pt x="1823573" y="4740"/>
                                  </a:lnTo>
                                  <a:lnTo>
                                    <a:pt x="1823573" y="8356"/>
                                  </a:lnTo>
                                  <a:lnTo>
                                    <a:pt x="1822942" y="9900"/>
                                  </a:lnTo>
                                  <a:lnTo>
                                    <a:pt x="1820382" y="12457"/>
                                  </a:lnTo>
                                  <a:lnTo>
                                    <a:pt x="1818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45075" y="13096"/>
                                  </a:moveTo>
                                  <a:lnTo>
                                    <a:pt x="1841456" y="13096"/>
                                  </a:lnTo>
                                  <a:lnTo>
                                    <a:pt x="1839920" y="12457"/>
                                  </a:lnTo>
                                  <a:lnTo>
                                    <a:pt x="1837360" y="9900"/>
                                  </a:lnTo>
                                  <a:lnTo>
                                    <a:pt x="1836717" y="8356"/>
                                  </a:lnTo>
                                  <a:lnTo>
                                    <a:pt x="1836717" y="4740"/>
                                  </a:lnTo>
                                  <a:lnTo>
                                    <a:pt x="1837360" y="3196"/>
                                  </a:lnTo>
                                  <a:lnTo>
                                    <a:pt x="1839920" y="639"/>
                                  </a:lnTo>
                                  <a:lnTo>
                                    <a:pt x="1841456" y="0"/>
                                  </a:lnTo>
                                  <a:lnTo>
                                    <a:pt x="1845075" y="0"/>
                                  </a:lnTo>
                                  <a:lnTo>
                                    <a:pt x="1846623" y="639"/>
                                  </a:lnTo>
                                  <a:lnTo>
                                    <a:pt x="1849171" y="3196"/>
                                  </a:lnTo>
                                  <a:lnTo>
                                    <a:pt x="1849814" y="4740"/>
                                  </a:lnTo>
                                  <a:lnTo>
                                    <a:pt x="1849814" y="8356"/>
                                  </a:lnTo>
                                  <a:lnTo>
                                    <a:pt x="1849171" y="9900"/>
                                  </a:lnTo>
                                  <a:lnTo>
                                    <a:pt x="1846623" y="12457"/>
                                  </a:lnTo>
                                  <a:lnTo>
                                    <a:pt x="18450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71317" y="13096"/>
                                  </a:moveTo>
                                  <a:lnTo>
                                    <a:pt x="1867697" y="13096"/>
                                  </a:lnTo>
                                  <a:lnTo>
                                    <a:pt x="1866149" y="12457"/>
                                  </a:lnTo>
                                  <a:lnTo>
                                    <a:pt x="1863602" y="9900"/>
                                  </a:lnTo>
                                  <a:lnTo>
                                    <a:pt x="1862959" y="8356"/>
                                  </a:lnTo>
                                  <a:lnTo>
                                    <a:pt x="1862959" y="4740"/>
                                  </a:lnTo>
                                  <a:lnTo>
                                    <a:pt x="1863602" y="3196"/>
                                  </a:lnTo>
                                  <a:lnTo>
                                    <a:pt x="1866149" y="639"/>
                                  </a:lnTo>
                                  <a:lnTo>
                                    <a:pt x="1867697" y="0"/>
                                  </a:lnTo>
                                  <a:lnTo>
                                    <a:pt x="1871317" y="0"/>
                                  </a:lnTo>
                                  <a:lnTo>
                                    <a:pt x="1872853" y="639"/>
                                  </a:lnTo>
                                  <a:lnTo>
                                    <a:pt x="1875413" y="3196"/>
                                  </a:lnTo>
                                  <a:lnTo>
                                    <a:pt x="1876055" y="4740"/>
                                  </a:lnTo>
                                  <a:lnTo>
                                    <a:pt x="1876055" y="8356"/>
                                  </a:lnTo>
                                  <a:lnTo>
                                    <a:pt x="1875413" y="9900"/>
                                  </a:lnTo>
                                  <a:lnTo>
                                    <a:pt x="1872853" y="12457"/>
                                  </a:lnTo>
                                  <a:lnTo>
                                    <a:pt x="18713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97558" y="13096"/>
                                  </a:moveTo>
                                  <a:lnTo>
                                    <a:pt x="1893939" y="13096"/>
                                  </a:lnTo>
                                  <a:lnTo>
                                    <a:pt x="1892391" y="12457"/>
                                  </a:lnTo>
                                  <a:lnTo>
                                    <a:pt x="1889831" y="9900"/>
                                  </a:lnTo>
                                  <a:lnTo>
                                    <a:pt x="1889200" y="8356"/>
                                  </a:lnTo>
                                  <a:lnTo>
                                    <a:pt x="1889200" y="4740"/>
                                  </a:lnTo>
                                  <a:lnTo>
                                    <a:pt x="1889831" y="3196"/>
                                  </a:lnTo>
                                  <a:lnTo>
                                    <a:pt x="1892391" y="639"/>
                                  </a:lnTo>
                                  <a:lnTo>
                                    <a:pt x="1893939" y="0"/>
                                  </a:lnTo>
                                  <a:lnTo>
                                    <a:pt x="1897558" y="0"/>
                                  </a:lnTo>
                                  <a:lnTo>
                                    <a:pt x="1899094" y="639"/>
                                  </a:lnTo>
                                  <a:lnTo>
                                    <a:pt x="1901654" y="3196"/>
                                  </a:lnTo>
                                  <a:lnTo>
                                    <a:pt x="1902297" y="4740"/>
                                  </a:lnTo>
                                  <a:lnTo>
                                    <a:pt x="1902297" y="8356"/>
                                  </a:lnTo>
                                  <a:lnTo>
                                    <a:pt x="1901654" y="9900"/>
                                  </a:lnTo>
                                  <a:lnTo>
                                    <a:pt x="1899094" y="12457"/>
                                  </a:lnTo>
                                  <a:lnTo>
                                    <a:pt x="18975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3788" y="13096"/>
                                  </a:moveTo>
                                  <a:lnTo>
                                    <a:pt x="1920180" y="13096"/>
                                  </a:lnTo>
                                  <a:lnTo>
                                    <a:pt x="1918632" y="12457"/>
                                  </a:lnTo>
                                  <a:lnTo>
                                    <a:pt x="1916072" y="9900"/>
                                  </a:lnTo>
                                  <a:lnTo>
                                    <a:pt x="1915429" y="8356"/>
                                  </a:lnTo>
                                  <a:lnTo>
                                    <a:pt x="1915429" y="4740"/>
                                  </a:lnTo>
                                  <a:lnTo>
                                    <a:pt x="1916072" y="3196"/>
                                  </a:lnTo>
                                  <a:lnTo>
                                    <a:pt x="1918632" y="639"/>
                                  </a:lnTo>
                                  <a:lnTo>
                                    <a:pt x="1920180" y="0"/>
                                  </a:lnTo>
                                  <a:lnTo>
                                    <a:pt x="1923788" y="0"/>
                                  </a:lnTo>
                                  <a:lnTo>
                                    <a:pt x="1925335" y="639"/>
                                  </a:lnTo>
                                  <a:lnTo>
                                    <a:pt x="1927895" y="3196"/>
                                  </a:lnTo>
                                  <a:lnTo>
                                    <a:pt x="1928526" y="4740"/>
                                  </a:lnTo>
                                  <a:lnTo>
                                    <a:pt x="1928526" y="8356"/>
                                  </a:lnTo>
                                  <a:lnTo>
                                    <a:pt x="1927895" y="9900"/>
                                  </a:lnTo>
                                  <a:lnTo>
                                    <a:pt x="1925335" y="12457"/>
                                  </a:lnTo>
                                  <a:lnTo>
                                    <a:pt x="19237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50029" y="13096"/>
                                  </a:moveTo>
                                  <a:lnTo>
                                    <a:pt x="1946409" y="13096"/>
                                  </a:lnTo>
                                  <a:lnTo>
                                    <a:pt x="1944874" y="12457"/>
                                  </a:lnTo>
                                  <a:lnTo>
                                    <a:pt x="1942314" y="9900"/>
                                  </a:lnTo>
                                  <a:lnTo>
                                    <a:pt x="1941671" y="8356"/>
                                  </a:lnTo>
                                  <a:lnTo>
                                    <a:pt x="1941671" y="4740"/>
                                  </a:lnTo>
                                  <a:lnTo>
                                    <a:pt x="1942314" y="3196"/>
                                  </a:lnTo>
                                  <a:lnTo>
                                    <a:pt x="1944874" y="639"/>
                                  </a:lnTo>
                                  <a:lnTo>
                                    <a:pt x="1946409" y="0"/>
                                  </a:lnTo>
                                  <a:lnTo>
                                    <a:pt x="1950029" y="0"/>
                                  </a:lnTo>
                                  <a:lnTo>
                                    <a:pt x="1951577" y="639"/>
                                  </a:lnTo>
                                  <a:lnTo>
                                    <a:pt x="1954137" y="3196"/>
                                  </a:lnTo>
                                  <a:lnTo>
                                    <a:pt x="1954768" y="4740"/>
                                  </a:lnTo>
                                  <a:lnTo>
                                    <a:pt x="1954768" y="8356"/>
                                  </a:lnTo>
                                  <a:lnTo>
                                    <a:pt x="1954137" y="9900"/>
                                  </a:lnTo>
                                  <a:lnTo>
                                    <a:pt x="1951577" y="12457"/>
                                  </a:lnTo>
                                  <a:lnTo>
                                    <a:pt x="19500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76270" y="13096"/>
                                  </a:moveTo>
                                  <a:lnTo>
                                    <a:pt x="1972651" y="13096"/>
                                  </a:lnTo>
                                  <a:lnTo>
                                    <a:pt x="1971115" y="12457"/>
                                  </a:lnTo>
                                  <a:lnTo>
                                    <a:pt x="1968555" y="9900"/>
                                  </a:lnTo>
                                  <a:lnTo>
                                    <a:pt x="1967912" y="8356"/>
                                  </a:lnTo>
                                  <a:lnTo>
                                    <a:pt x="1967912" y="4740"/>
                                  </a:lnTo>
                                  <a:lnTo>
                                    <a:pt x="1968555" y="3196"/>
                                  </a:lnTo>
                                  <a:lnTo>
                                    <a:pt x="1971115" y="639"/>
                                  </a:lnTo>
                                  <a:lnTo>
                                    <a:pt x="1972651" y="0"/>
                                  </a:lnTo>
                                  <a:lnTo>
                                    <a:pt x="1976270" y="0"/>
                                  </a:lnTo>
                                  <a:lnTo>
                                    <a:pt x="1977818" y="639"/>
                                  </a:lnTo>
                                  <a:lnTo>
                                    <a:pt x="1980366" y="3196"/>
                                  </a:lnTo>
                                  <a:lnTo>
                                    <a:pt x="1981009" y="4740"/>
                                  </a:lnTo>
                                  <a:lnTo>
                                    <a:pt x="1981009" y="8356"/>
                                  </a:lnTo>
                                  <a:lnTo>
                                    <a:pt x="1980366" y="9900"/>
                                  </a:lnTo>
                                  <a:lnTo>
                                    <a:pt x="1977818" y="12457"/>
                                  </a:lnTo>
                                  <a:lnTo>
                                    <a:pt x="19762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02512" y="13096"/>
                                  </a:moveTo>
                                  <a:lnTo>
                                    <a:pt x="1998892" y="13096"/>
                                  </a:lnTo>
                                  <a:lnTo>
                                    <a:pt x="1997344" y="12457"/>
                                  </a:lnTo>
                                  <a:lnTo>
                                    <a:pt x="1994796" y="9900"/>
                                  </a:lnTo>
                                  <a:lnTo>
                                    <a:pt x="1994154" y="8356"/>
                                  </a:lnTo>
                                  <a:lnTo>
                                    <a:pt x="1994154" y="4740"/>
                                  </a:lnTo>
                                  <a:lnTo>
                                    <a:pt x="1994796" y="3196"/>
                                  </a:lnTo>
                                  <a:lnTo>
                                    <a:pt x="1997344" y="639"/>
                                  </a:lnTo>
                                  <a:lnTo>
                                    <a:pt x="1998892" y="0"/>
                                  </a:lnTo>
                                  <a:lnTo>
                                    <a:pt x="2002512" y="0"/>
                                  </a:lnTo>
                                  <a:lnTo>
                                    <a:pt x="2004048" y="639"/>
                                  </a:lnTo>
                                  <a:lnTo>
                                    <a:pt x="2006607" y="3196"/>
                                  </a:lnTo>
                                  <a:lnTo>
                                    <a:pt x="2007250" y="4740"/>
                                  </a:lnTo>
                                  <a:lnTo>
                                    <a:pt x="2007250" y="8356"/>
                                  </a:lnTo>
                                  <a:lnTo>
                                    <a:pt x="2006607" y="9900"/>
                                  </a:lnTo>
                                  <a:lnTo>
                                    <a:pt x="2004048" y="12457"/>
                                  </a:lnTo>
                                  <a:lnTo>
                                    <a:pt x="20025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28741" y="13096"/>
                                  </a:moveTo>
                                  <a:lnTo>
                                    <a:pt x="2025134" y="13096"/>
                                  </a:lnTo>
                                  <a:lnTo>
                                    <a:pt x="2023586" y="12457"/>
                                  </a:lnTo>
                                  <a:lnTo>
                                    <a:pt x="2021026" y="9900"/>
                                  </a:lnTo>
                                  <a:lnTo>
                                    <a:pt x="2020395" y="8356"/>
                                  </a:lnTo>
                                  <a:lnTo>
                                    <a:pt x="2020395" y="4740"/>
                                  </a:lnTo>
                                  <a:lnTo>
                                    <a:pt x="2021026" y="3196"/>
                                  </a:lnTo>
                                  <a:lnTo>
                                    <a:pt x="2023586" y="639"/>
                                  </a:lnTo>
                                  <a:lnTo>
                                    <a:pt x="2025134" y="0"/>
                                  </a:lnTo>
                                  <a:lnTo>
                                    <a:pt x="2028741" y="0"/>
                                  </a:lnTo>
                                  <a:lnTo>
                                    <a:pt x="2030289" y="639"/>
                                  </a:lnTo>
                                  <a:lnTo>
                                    <a:pt x="2032849" y="3196"/>
                                  </a:lnTo>
                                  <a:lnTo>
                                    <a:pt x="2033492" y="4740"/>
                                  </a:lnTo>
                                  <a:lnTo>
                                    <a:pt x="2033492" y="8356"/>
                                  </a:lnTo>
                                  <a:lnTo>
                                    <a:pt x="2032849" y="9900"/>
                                  </a:lnTo>
                                  <a:lnTo>
                                    <a:pt x="2030289" y="12457"/>
                                  </a:lnTo>
                                  <a:lnTo>
                                    <a:pt x="202874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54983" y="13096"/>
                                  </a:moveTo>
                                  <a:lnTo>
                                    <a:pt x="2051375" y="13096"/>
                                  </a:lnTo>
                                  <a:lnTo>
                                    <a:pt x="2049827" y="12457"/>
                                  </a:lnTo>
                                  <a:lnTo>
                                    <a:pt x="2047267" y="9900"/>
                                  </a:lnTo>
                                  <a:lnTo>
                                    <a:pt x="2046624" y="8356"/>
                                  </a:lnTo>
                                  <a:lnTo>
                                    <a:pt x="2046624" y="4740"/>
                                  </a:lnTo>
                                  <a:lnTo>
                                    <a:pt x="2047267" y="3196"/>
                                  </a:lnTo>
                                  <a:lnTo>
                                    <a:pt x="2049827" y="639"/>
                                  </a:lnTo>
                                  <a:lnTo>
                                    <a:pt x="2051375" y="0"/>
                                  </a:lnTo>
                                  <a:lnTo>
                                    <a:pt x="2054983" y="0"/>
                                  </a:lnTo>
                                  <a:lnTo>
                                    <a:pt x="2056530" y="639"/>
                                  </a:lnTo>
                                  <a:lnTo>
                                    <a:pt x="2059090" y="3196"/>
                                  </a:lnTo>
                                  <a:lnTo>
                                    <a:pt x="2059721" y="4740"/>
                                  </a:lnTo>
                                  <a:lnTo>
                                    <a:pt x="2059721" y="8356"/>
                                  </a:lnTo>
                                  <a:lnTo>
                                    <a:pt x="2059090" y="9900"/>
                                  </a:lnTo>
                                  <a:lnTo>
                                    <a:pt x="2056530" y="12457"/>
                                  </a:lnTo>
                                  <a:lnTo>
                                    <a:pt x="2054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81224" y="13096"/>
                                  </a:moveTo>
                                  <a:lnTo>
                                    <a:pt x="2077604" y="13096"/>
                                  </a:lnTo>
                                  <a:lnTo>
                                    <a:pt x="2076069" y="12457"/>
                                  </a:lnTo>
                                  <a:lnTo>
                                    <a:pt x="2073509" y="9900"/>
                                  </a:lnTo>
                                  <a:lnTo>
                                    <a:pt x="2072866" y="8356"/>
                                  </a:lnTo>
                                  <a:lnTo>
                                    <a:pt x="2072866" y="4740"/>
                                  </a:lnTo>
                                  <a:lnTo>
                                    <a:pt x="2073509" y="3196"/>
                                  </a:lnTo>
                                  <a:lnTo>
                                    <a:pt x="2076069" y="639"/>
                                  </a:lnTo>
                                  <a:lnTo>
                                    <a:pt x="2077604" y="0"/>
                                  </a:lnTo>
                                  <a:lnTo>
                                    <a:pt x="2081224" y="0"/>
                                  </a:lnTo>
                                  <a:lnTo>
                                    <a:pt x="2082772" y="639"/>
                                  </a:lnTo>
                                  <a:lnTo>
                                    <a:pt x="2085320" y="3196"/>
                                  </a:lnTo>
                                  <a:lnTo>
                                    <a:pt x="2085963" y="4740"/>
                                  </a:lnTo>
                                  <a:lnTo>
                                    <a:pt x="2085963" y="8356"/>
                                  </a:lnTo>
                                  <a:lnTo>
                                    <a:pt x="2085320" y="9900"/>
                                  </a:lnTo>
                                  <a:lnTo>
                                    <a:pt x="2082772" y="12457"/>
                                  </a:lnTo>
                                  <a:lnTo>
                                    <a:pt x="20812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07465" y="13096"/>
                                  </a:moveTo>
                                  <a:lnTo>
                                    <a:pt x="2103846" y="13096"/>
                                  </a:lnTo>
                                  <a:lnTo>
                                    <a:pt x="2102298" y="12457"/>
                                  </a:lnTo>
                                  <a:lnTo>
                                    <a:pt x="2099750" y="9900"/>
                                  </a:lnTo>
                                  <a:lnTo>
                                    <a:pt x="2099107" y="8356"/>
                                  </a:lnTo>
                                  <a:lnTo>
                                    <a:pt x="2099107" y="4740"/>
                                  </a:lnTo>
                                  <a:lnTo>
                                    <a:pt x="2099750" y="3196"/>
                                  </a:lnTo>
                                  <a:lnTo>
                                    <a:pt x="2102298" y="639"/>
                                  </a:lnTo>
                                  <a:lnTo>
                                    <a:pt x="2103846" y="0"/>
                                  </a:lnTo>
                                  <a:lnTo>
                                    <a:pt x="2107465" y="0"/>
                                  </a:lnTo>
                                  <a:lnTo>
                                    <a:pt x="2109001" y="639"/>
                                  </a:lnTo>
                                  <a:lnTo>
                                    <a:pt x="2111561" y="3196"/>
                                  </a:lnTo>
                                  <a:lnTo>
                                    <a:pt x="2112204" y="4740"/>
                                  </a:lnTo>
                                  <a:lnTo>
                                    <a:pt x="2112204" y="8356"/>
                                  </a:lnTo>
                                  <a:lnTo>
                                    <a:pt x="2111561" y="9900"/>
                                  </a:lnTo>
                                  <a:lnTo>
                                    <a:pt x="2109001" y="12457"/>
                                  </a:lnTo>
                                  <a:lnTo>
                                    <a:pt x="21074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33707" y="13096"/>
                                  </a:moveTo>
                                  <a:lnTo>
                                    <a:pt x="2130087" y="13096"/>
                                  </a:lnTo>
                                  <a:lnTo>
                                    <a:pt x="2128539" y="12457"/>
                                  </a:lnTo>
                                  <a:lnTo>
                                    <a:pt x="2125980" y="9900"/>
                                  </a:lnTo>
                                  <a:lnTo>
                                    <a:pt x="2125349" y="8356"/>
                                  </a:lnTo>
                                  <a:lnTo>
                                    <a:pt x="2125349" y="4740"/>
                                  </a:lnTo>
                                  <a:lnTo>
                                    <a:pt x="2125980" y="3196"/>
                                  </a:lnTo>
                                  <a:lnTo>
                                    <a:pt x="2128539" y="639"/>
                                  </a:lnTo>
                                  <a:lnTo>
                                    <a:pt x="2130087" y="0"/>
                                  </a:lnTo>
                                  <a:lnTo>
                                    <a:pt x="2133707" y="0"/>
                                  </a:lnTo>
                                  <a:lnTo>
                                    <a:pt x="2135243" y="639"/>
                                  </a:lnTo>
                                  <a:lnTo>
                                    <a:pt x="2137802" y="3196"/>
                                  </a:lnTo>
                                  <a:lnTo>
                                    <a:pt x="2138445" y="4740"/>
                                  </a:lnTo>
                                  <a:lnTo>
                                    <a:pt x="2138445" y="8356"/>
                                  </a:lnTo>
                                  <a:lnTo>
                                    <a:pt x="2137802" y="9900"/>
                                  </a:lnTo>
                                  <a:lnTo>
                                    <a:pt x="2135243" y="12457"/>
                                  </a:lnTo>
                                  <a:lnTo>
                                    <a:pt x="213370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59936" y="13096"/>
                                  </a:moveTo>
                                  <a:lnTo>
                                    <a:pt x="2156329" y="13096"/>
                                  </a:lnTo>
                                  <a:lnTo>
                                    <a:pt x="2154781" y="12457"/>
                                  </a:lnTo>
                                  <a:lnTo>
                                    <a:pt x="2152221" y="9900"/>
                                  </a:lnTo>
                                  <a:lnTo>
                                    <a:pt x="2151590" y="8356"/>
                                  </a:lnTo>
                                  <a:lnTo>
                                    <a:pt x="2151590" y="4740"/>
                                  </a:lnTo>
                                  <a:lnTo>
                                    <a:pt x="2152221" y="3196"/>
                                  </a:lnTo>
                                  <a:lnTo>
                                    <a:pt x="2154781" y="639"/>
                                  </a:lnTo>
                                  <a:lnTo>
                                    <a:pt x="2156329" y="0"/>
                                  </a:lnTo>
                                  <a:lnTo>
                                    <a:pt x="2159936" y="0"/>
                                  </a:lnTo>
                                  <a:lnTo>
                                    <a:pt x="2161484" y="639"/>
                                  </a:lnTo>
                                  <a:lnTo>
                                    <a:pt x="2164044" y="3196"/>
                                  </a:lnTo>
                                  <a:lnTo>
                                    <a:pt x="2164687" y="4740"/>
                                  </a:lnTo>
                                  <a:lnTo>
                                    <a:pt x="2164687" y="8356"/>
                                  </a:lnTo>
                                  <a:lnTo>
                                    <a:pt x="2164044" y="9900"/>
                                  </a:lnTo>
                                  <a:lnTo>
                                    <a:pt x="2161484" y="12457"/>
                                  </a:lnTo>
                                  <a:lnTo>
                                    <a:pt x="21599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6178" y="13096"/>
                                  </a:moveTo>
                                  <a:lnTo>
                                    <a:pt x="2182558" y="13096"/>
                                  </a:lnTo>
                                  <a:lnTo>
                                    <a:pt x="2181022" y="12457"/>
                                  </a:lnTo>
                                  <a:lnTo>
                                    <a:pt x="2178462" y="9900"/>
                                  </a:lnTo>
                                  <a:lnTo>
                                    <a:pt x="2177819" y="8356"/>
                                  </a:lnTo>
                                  <a:lnTo>
                                    <a:pt x="2177819" y="4740"/>
                                  </a:lnTo>
                                  <a:lnTo>
                                    <a:pt x="2178462" y="3196"/>
                                  </a:lnTo>
                                  <a:lnTo>
                                    <a:pt x="2181022" y="639"/>
                                  </a:lnTo>
                                  <a:lnTo>
                                    <a:pt x="2182558" y="0"/>
                                  </a:lnTo>
                                  <a:lnTo>
                                    <a:pt x="2186178" y="0"/>
                                  </a:lnTo>
                                  <a:lnTo>
                                    <a:pt x="2187725" y="639"/>
                                  </a:lnTo>
                                  <a:lnTo>
                                    <a:pt x="2190285" y="3196"/>
                                  </a:lnTo>
                                  <a:lnTo>
                                    <a:pt x="2190916" y="4740"/>
                                  </a:lnTo>
                                  <a:lnTo>
                                    <a:pt x="2190916" y="8356"/>
                                  </a:lnTo>
                                  <a:lnTo>
                                    <a:pt x="2190285" y="9900"/>
                                  </a:lnTo>
                                  <a:lnTo>
                                    <a:pt x="2187725" y="12457"/>
                                  </a:lnTo>
                                  <a:lnTo>
                                    <a:pt x="2186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12419" y="13096"/>
                                  </a:moveTo>
                                  <a:lnTo>
                                    <a:pt x="2208799" y="13096"/>
                                  </a:lnTo>
                                  <a:lnTo>
                                    <a:pt x="2207264" y="12457"/>
                                  </a:lnTo>
                                  <a:lnTo>
                                    <a:pt x="2204704" y="9900"/>
                                  </a:lnTo>
                                  <a:lnTo>
                                    <a:pt x="2204061" y="8356"/>
                                  </a:lnTo>
                                  <a:lnTo>
                                    <a:pt x="2204061" y="4740"/>
                                  </a:lnTo>
                                  <a:lnTo>
                                    <a:pt x="2204704" y="3196"/>
                                  </a:lnTo>
                                  <a:lnTo>
                                    <a:pt x="2207264" y="639"/>
                                  </a:lnTo>
                                  <a:lnTo>
                                    <a:pt x="2208799" y="0"/>
                                  </a:lnTo>
                                  <a:lnTo>
                                    <a:pt x="2212419" y="0"/>
                                  </a:lnTo>
                                  <a:lnTo>
                                    <a:pt x="2213967" y="639"/>
                                  </a:lnTo>
                                  <a:lnTo>
                                    <a:pt x="2216515" y="3196"/>
                                  </a:lnTo>
                                  <a:lnTo>
                                    <a:pt x="2217158" y="4740"/>
                                  </a:lnTo>
                                  <a:lnTo>
                                    <a:pt x="2217158" y="8356"/>
                                  </a:lnTo>
                                  <a:lnTo>
                                    <a:pt x="2216515" y="9900"/>
                                  </a:lnTo>
                                  <a:lnTo>
                                    <a:pt x="2213967" y="12457"/>
                                  </a:lnTo>
                                  <a:lnTo>
                                    <a:pt x="22124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38660" y="13096"/>
                                  </a:moveTo>
                                  <a:lnTo>
                                    <a:pt x="2235041" y="13096"/>
                                  </a:lnTo>
                                  <a:lnTo>
                                    <a:pt x="2233493" y="12457"/>
                                  </a:lnTo>
                                  <a:lnTo>
                                    <a:pt x="2230945" y="9900"/>
                                  </a:lnTo>
                                  <a:lnTo>
                                    <a:pt x="2230302" y="8356"/>
                                  </a:lnTo>
                                  <a:lnTo>
                                    <a:pt x="2230302" y="4740"/>
                                  </a:lnTo>
                                  <a:lnTo>
                                    <a:pt x="2230945" y="3196"/>
                                  </a:lnTo>
                                  <a:lnTo>
                                    <a:pt x="2233493" y="639"/>
                                  </a:lnTo>
                                  <a:lnTo>
                                    <a:pt x="2235041" y="0"/>
                                  </a:lnTo>
                                  <a:lnTo>
                                    <a:pt x="2238660" y="0"/>
                                  </a:lnTo>
                                  <a:lnTo>
                                    <a:pt x="2240196" y="639"/>
                                  </a:lnTo>
                                  <a:lnTo>
                                    <a:pt x="2242756" y="3196"/>
                                  </a:lnTo>
                                  <a:lnTo>
                                    <a:pt x="2243399" y="4740"/>
                                  </a:lnTo>
                                  <a:lnTo>
                                    <a:pt x="2243399" y="8356"/>
                                  </a:lnTo>
                                  <a:lnTo>
                                    <a:pt x="2242756" y="9900"/>
                                  </a:lnTo>
                                  <a:lnTo>
                                    <a:pt x="2240196" y="12457"/>
                                  </a:lnTo>
                                  <a:lnTo>
                                    <a:pt x="22386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64902" y="13096"/>
                                  </a:moveTo>
                                  <a:lnTo>
                                    <a:pt x="2261282" y="13096"/>
                                  </a:lnTo>
                                  <a:lnTo>
                                    <a:pt x="2259734" y="12457"/>
                                  </a:lnTo>
                                  <a:lnTo>
                                    <a:pt x="2257175" y="9900"/>
                                  </a:lnTo>
                                  <a:lnTo>
                                    <a:pt x="2256544" y="8356"/>
                                  </a:lnTo>
                                  <a:lnTo>
                                    <a:pt x="2256544" y="4740"/>
                                  </a:lnTo>
                                  <a:lnTo>
                                    <a:pt x="2257175" y="3196"/>
                                  </a:lnTo>
                                  <a:lnTo>
                                    <a:pt x="2259734" y="639"/>
                                  </a:lnTo>
                                  <a:lnTo>
                                    <a:pt x="2261282" y="0"/>
                                  </a:lnTo>
                                  <a:lnTo>
                                    <a:pt x="2264902" y="0"/>
                                  </a:lnTo>
                                  <a:lnTo>
                                    <a:pt x="2266438" y="639"/>
                                  </a:lnTo>
                                  <a:lnTo>
                                    <a:pt x="2268997" y="3196"/>
                                  </a:lnTo>
                                  <a:lnTo>
                                    <a:pt x="2269640" y="4740"/>
                                  </a:lnTo>
                                  <a:lnTo>
                                    <a:pt x="2269640" y="8356"/>
                                  </a:lnTo>
                                  <a:lnTo>
                                    <a:pt x="2268997" y="9900"/>
                                  </a:lnTo>
                                  <a:lnTo>
                                    <a:pt x="2266438" y="12457"/>
                                  </a:lnTo>
                                  <a:lnTo>
                                    <a:pt x="226490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91131" y="13096"/>
                                  </a:moveTo>
                                  <a:lnTo>
                                    <a:pt x="2287524" y="13096"/>
                                  </a:lnTo>
                                  <a:lnTo>
                                    <a:pt x="2285976" y="12457"/>
                                  </a:lnTo>
                                  <a:lnTo>
                                    <a:pt x="2283416" y="9900"/>
                                  </a:lnTo>
                                  <a:lnTo>
                                    <a:pt x="2282773" y="8356"/>
                                  </a:lnTo>
                                  <a:lnTo>
                                    <a:pt x="2282773" y="4740"/>
                                  </a:lnTo>
                                  <a:lnTo>
                                    <a:pt x="2283416" y="3196"/>
                                  </a:lnTo>
                                  <a:lnTo>
                                    <a:pt x="2285976" y="639"/>
                                  </a:lnTo>
                                  <a:lnTo>
                                    <a:pt x="2287524" y="0"/>
                                  </a:lnTo>
                                  <a:lnTo>
                                    <a:pt x="2291131" y="0"/>
                                  </a:lnTo>
                                  <a:lnTo>
                                    <a:pt x="2292679" y="639"/>
                                  </a:lnTo>
                                  <a:lnTo>
                                    <a:pt x="2295239" y="3196"/>
                                  </a:lnTo>
                                  <a:lnTo>
                                    <a:pt x="2295870" y="4740"/>
                                  </a:lnTo>
                                  <a:lnTo>
                                    <a:pt x="2295870" y="8356"/>
                                  </a:lnTo>
                                  <a:lnTo>
                                    <a:pt x="2295239" y="9900"/>
                                  </a:lnTo>
                                  <a:lnTo>
                                    <a:pt x="2292679" y="12457"/>
                                  </a:lnTo>
                                  <a:lnTo>
                                    <a:pt x="229113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17373" y="13096"/>
                                  </a:moveTo>
                                  <a:lnTo>
                                    <a:pt x="2313753" y="13096"/>
                                  </a:lnTo>
                                  <a:lnTo>
                                    <a:pt x="2312217" y="12457"/>
                                  </a:lnTo>
                                  <a:lnTo>
                                    <a:pt x="2309657" y="9900"/>
                                  </a:lnTo>
                                  <a:lnTo>
                                    <a:pt x="2309014" y="8356"/>
                                  </a:lnTo>
                                  <a:lnTo>
                                    <a:pt x="2309014" y="4740"/>
                                  </a:lnTo>
                                  <a:lnTo>
                                    <a:pt x="2309657" y="3196"/>
                                  </a:lnTo>
                                  <a:lnTo>
                                    <a:pt x="2312217" y="639"/>
                                  </a:lnTo>
                                  <a:lnTo>
                                    <a:pt x="2313753" y="0"/>
                                  </a:lnTo>
                                  <a:lnTo>
                                    <a:pt x="2317373" y="0"/>
                                  </a:lnTo>
                                  <a:lnTo>
                                    <a:pt x="2318920" y="639"/>
                                  </a:lnTo>
                                  <a:lnTo>
                                    <a:pt x="2321480" y="3196"/>
                                  </a:lnTo>
                                  <a:lnTo>
                                    <a:pt x="2322111" y="4740"/>
                                  </a:lnTo>
                                  <a:lnTo>
                                    <a:pt x="2322111" y="8356"/>
                                  </a:lnTo>
                                  <a:lnTo>
                                    <a:pt x="2321480" y="9900"/>
                                  </a:lnTo>
                                  <a:lnTo>
                                    <a:pt x="2318920" y="12457"/>
                                  </a:lnTo>
                                  <a:lnTo>
                                    <a:pt x="23173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43614" y="13096"/>
                                  </a:moveTo>
                                  <a:lnTo>
                                    <a:pt x="2339994" y="13096"/>
                                  </a:lnTo>
                                  <a:lnTo>
                                    <a:pt x="2338459" y="12457"/>
                                  </a:lnTo>
                                  <a:lnTo>
                                    <a:pt x="2335899" y="9900"/>
                                  </a:lnTo>
                                  <a:lnTo>
                                    <a:pt x="2335256" y="8356"/>
                                  </a:lnTo>
                                  <a:lnTo>
                                    <a:pt x="2335256" y="4740"/>
                                  </a:lnTo>
                                  <a:lnTo>
                                    <a:pt x="2335899" y="3196"/>
                                  </a:lnTo>
                                  <a:lnTo>
                                    <a:pt x="2338459" y="639"/>
                                  </a:lnTo>
                                  <a:lnTo>
                                    <a:pt x="2339994" y="0"/>
                                  </a:lnTo>
                                  <a:lnTo>
                                    <a:pt x="2343614" y="0"/>
                                  </a:lnTo>
                                  <a:lnTo>
                                    <a:pt x="2345162" y="639"/>
                                  </a:lnTo>
                                  <a:lnTo>
                                    <a:pt x="2347710" y="3196"/>
                                  </a:lnTo>
                                  <a:lnTo>
                                    <a:pt x="2348353" y="4740"/>
                                  </a:lnTo>
                                  <a:lnTo>
                                    <a:pt x="2348353" y="8356"/>
                                  </a:lnTo>
                                  <a:lnTo>
                                    <a:pt x="2347710" y="9900"/>
                                  </a:lnTo>
                                  <a:lnTo>
                                    <a:pt x="2345162" y="12457"/>
                                  </a:lnTo>
                                  <a:lnTo>
                                    <a:pt x="23436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69855" y="13096"/>
                                  </a:moveTo>
                                  <a:lnTo>
                                    <a:pt x="2366236" y="13096"/>
                                  </a:lnTo>
                                  <a:lnTo>
                                    <a:pt x="2364688" y="12457"/>
                                  </a:lnTo>
                                  <a:lnTo>
                                    <a:pt x="2362140" y="9900"/>
                                  </a:lnTo>
                                  <a:lnTo>
                                    <a:pt x="2361497" y="8356"/>
                                  </a:lnTo>
                                  <a:lnTo>
                                    <a:pt x="2361497" y="4740"/>
                                  </a:lnTo>
                                  <a:lnTo>
                                    <a:pt x="2362140" y="3196"/>
                                  </a:lnTo>
                                  <a:lnTo>
                                    <a:pt x="2364688" y="639"/>
                                  </a:lnTo>
                                  <a:lnTo>
                                    <a:pt x="2366236" y="0"/>
                                  </a:lnTo>
                                  <a:lnTo>
                                    <a:pt x="2369855" y="0"/>
                                  </a:lnTo>
                                  <a:lnTo>
                                    <a:pt x="2371391" y="639"/>
                                  </a:lnTo>
                                  <a:lnTo>
                                    <a:pt x="2373951" y="3196"/>
                                  </a:lnTo>
                                  <a:lnTo>
                                    <a:pt x="2374594" y="4740"/>
                                  </a:lnTo>
                                  <a:lnTo>
                                    <a:pt x="2374594" y="8356"/>
                                  </a:lnTo>
                                  <a:lnTo>
                                    <a:pt x="2373951" y="9900"/>
                                  </a:lnTo>
                                  <a:lnTo>
                                    <a:pt x="2371391" y="12457"/>
                                  </a:lnTo>
                                  <a:lnTo>
                                    <a:pt x="23698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96097" y="13096"/>
                                  </a:moveTo>
                                  <a:lnTo>
                                    <a:pt x="2392477" y="13096"/>
                                  </a:lnTo>
                                  <a:lnTo>
                                    <a:pt x="2390929" y="12457"/>
                                  </a:lnTo>
                                  <a:lnTo>
                                    <a:pt x="2388370" y="9900"/>
                                  </a:lnTo>
                                  <a:lnTo>
                                    <a:pt x="2387738" y="8356"/>
                                  </a:lnTo>
                                  <a:lnTo>
                                    <a:pt x="2387738" y="4740"/>
                                  </a:lnTo>
                                  <a:lnTo>
                                    <a:pt x="2388370" y="3196"/>
                                  </a:lnTo>
                                  <a:lnTo>
                                    <a:pt x="2390929" y="639"/>
                                  </a:lnTo>
                                  <a:lnTo>
                                    <a:pt x="2392477" y="0"/>
                                  </a:lnTo>
                                  <a:lnTo>
                                    <a:pt x="2396097" y="0"/>
                                  </a:lnTo>
                                  <a:lnTo>
                                    <a:pt x="2397633" y="639"/>
                                  </a:lnTo>
                                  <a:lnTo>
                                    <a:pt x="2400192" y="3196"/>
                                  </a:lnTo>
                                  <a:lnTo>
                                    <a:pt x="2400835" y="4740"/>
                                  </a:lnTo>
                                  <a:lnTo>
                                    <a:pt x="2400835" y="8356"/>
                                  </a:lnTo>
                                  <a:lnTo>
                                    <a:pt x="2400192" y="9900"/>
                                  </a:lnTo>
                                  <a:lnTo>
                                    <a:pt x="2397633" y="12457"/>
                                  </a:lnTo>
                                  <a:lnTo>
                                    <a:pt x="239609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22326" y="13096"/>
                                  </a:moveTo>
                                  <a:lnTo>
                                    <a:pt x="2418719" y="13096"/>
                                  </a:lnTo>
                                  <a:lnTo>
                                    <a:pt x="2417171" y="12457"/>
                                  </a:lnTo>
                                  <a:lnTo>
                                    <a:pt x="2414611" y="9900"/>
                                  </a:lnTo>
                                  <a:lnTo>
                                    <a:pt x="2413968" y="8356"/>
                                  </a:lnTo>
                                  <a:lnTo>
                                    <a:pt x="2413968" y="4740"/>
                                  </a:lnTo>
                                  <a:lnTo>
                                    <a:pt x="2414611" y="3196"/>
                                  </a:lnTo>
                                  <a:lnTo>
                                    <a:pt x="2417171" y="639"/>
                                  </a:lnTo>
                                  <a:lnTo>
                                    <a:pt x="2418719" y="0"/>
                                  </a:lnTo>
                                  <a:lnTo>
                                    <a:pt x="2422326" y="0"/>
                                  </a:lnTo>
                                  <a:lnTo>
                                    <a:pt x="2423874" y="639"/>
                                  </a:lnTo>
                                  <a:lnTo>
                                    <a:pt x="2426434" y="3196"/>
                                  </a:lnTo>
                                  <a:lnTo>
                                    <a:pt x="2427065" y="4740"/>
                                  </a:lnTo>
                                  <a:lnTo>
                                    <a:pt x="2427065" y="8356"/>
                                  </a:lnTo>
                                  <a:lnTo>
                                    <a:pt x="2426434" y="9900"/>
                                  </a:lnTo>
                                  <a:lnTo>
                                    <a:pt x="2423874" y="12457"/>
                                  </a:lnTo>
                                  <a:lnTo>
                                    <a:pt x="24223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8568" y="13096"/>
                                  </a:moveTo>
                                  <a:lnTo>
                                    <a:pt x="2444948" y="13096"/>
                                  </a:lnTo>
                                  <a:lnTo>
                                    <a:pt x="2443412" y="12457"/>
                                  </a:lnTo>
                                  <a:lnTo>
                                    <a:pt x="2440852" y="9900"/>
                                  </a:lnTo>
                                  <a:lnTo>
                                    <a:pt x="2440209" y="8356"/>
                                  </a:lnTo>
                                  <a:lnTo>
                                    <a:pt x="2440209" y="4740"/>
                                  </a:lnTo>
                                  <a:lnTo>
                                    <a:pt x="2440852" y="3196"/>
                                  </a:lnTo>
                                  <a:lnTo>
                                    <a:pt x="2443412" y="639"/>
                                  </a:lnTo>
                                  <a:lnTo>
                                    <a:pt x="2444948" y="0"/>
                                  </a:lnTo>
                                  <a:lnTo>
                                    <a:pt x="2448568" y="0"/>
                                  </a:lnTo>
                                  <a:lnTo>
                                    <a:pt x="2450115" y="639"/>
                                  </a:lnTo>
                                  <a:lnTo>
                                    <a:pt x="2452675" y="3196"/>
                                  </a:lnTo>
                                  <a:lnTo>
                                    <a:pt x="2453306" y="4740"/>
                                  </a:lnTo>
                                  <a:lnTo>
                                    <a:pt x="2453306" y="8356"/>
                                  </a:lnTo>
                                  <a:lnTo>
                                    <a:pt x="2452675" y="9900"/>
                                  </a:lnTo>
                                  <a:lnTo>
                                    <a:pt x="2450115" y="12457"/>
                                  </a:lnTo>
                                  <a:lnTo>
                                    <a:pt x="24485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74809" y="13096"/>
                                  </a:moveTo>
                                  <a:lnTo>
                                    <a:pt x="2471189" y="13096"/>
                                  </a:lnTo>
                                  <a:lnTo>
                                    <a:pt x="2469642" y="12457"/>
                                  </a:lnTo>
                                  <a:lnTo>
                                    <a:pt x="2467094" y="9900"/>
                                  </a:lnTo>
                                  <a:lnTo>
                                    <a:pt x="2466451" y="8356"/>
                                  </a:lnTo>
                                  <a:lnTo>
                                    <a:pt x="2466451" y="4740"/>
                                  </a:lnTo>
                                  <a:lnTo>
                                    <a:pt x="2467094" y="3196"/>
                                  </a:lnTo>
                                  <a:lnTo>
                                    <a:pt x="2469642" y="639"/>
                                  </a:lnTo>
                                  <a:lnTo>
                                    <a:pt x="2471189" y="0"/>
                                  </a:lnTo>
                                  <a:lnTo>
                                    <a:pt x="2474809" y="0"/>
                                  </a:lnTo>
                                  <a:lnTo>
                                    <a:pt x="2476357" y="639"/>
                                  </a:lnTo>
                                  <a:lnTo>
                                    <a:pt x="2478905" y="3196"/>
                                  </a:lnTo>
                                  <a:lnTo>
                                    <a:pt x="2479548" y="4740"/>
                                  </a:lnTo>
                                  <a:lnTo>
                                    <a:pt x="2479548" y="8356"/>
                                  </a:lnTo>
                                  <a:lnTo>
                                    <a:pt x="2478905" y="9900"/>
                                  </a:lnTo>
                                  <a:lnTo>
                                    <a:pt x="2476357" y="12457"/>
                                  </a:lnTo>
                                  <a:lnTo>
                                    <a:pt x="24748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01050" y="13096"/>
                                  </a:moveTo>
                                  <a:lnTo>
                                    <a:pt x="2497431" y="13096"/>
                                  </a:lnTo>
                                  <a:lnTo>
                                    <a:pt x="2495883" y="12457"/>
                                  </a:lnTo>
                                  <a:lnTo>
                                    <a:pt x="2493323" y="9900"/>
                                  </a:lnTo>
                                  <a:lnTo>
                                    <a:pt x="2492692" y="8356"/>
                                  </a:lnTo>
                                  <a:lnTo>
                                    <a:pt x="2492692" y="4740"/>
                                  </a:lnTo>
                                  <a:lnTo>
                                    <a:pt x="2493323" y="3196"/>
                                  </a:lnTo>
                                  <a:lnTo>
                                    <a:pt x="2495883" y="639"/>
                                  </a:lnTo>
                                  <a:lnTo>
                                    <a:pt x="2497431" y="0"/>
                                  </a:lnTo>
                                  <a:lnTo>
                                    <a:pt x="2501050" y="0"/>
                                  </a:lnTo>
                                  <a:lnTo>
                                    <a:pt x="2502586" y="639"/>
                                  </a:lnTo>
                                  <a:lnTo>
                                    <a:pt x="2505146" y="3196"/>
                                  </a:lnTo>
                                  <a:lnTo>
                                    <a:pt x="2505789" y="4740"/>
                                  </a:lnTo>
                                  <a:lnTo>
                                    <a:pt x="2505789" y="8356"/>
                                  </a:lnTo>
                                  <a:lnTo>
                                    <a:pt x="2505146" y="9900"/>
                                  </a:lnTo>
                                  <a:lnTo>
                                    <a:pt x="2502586" y="12457"/>
                                  </a:lnTo>
                                  <a:lnTo>
                                    <a:pt x="25010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27280" y="13096"/>
                                  </a:moveTo>
                                  <a:lnTo>
                                    <a:pt x="2523672" y="13096"/>
                                  </a:lnTo>
                                  <a:lnTo>
                                    <a:pt x="2522124" y="12457"/>
                                  </a:lnTo>
                                  <a:lnTo>
                                    <a:pt x="2519564" y="9900"/>
                                  </a:lnTo>
                                  <a:lnTo>
                                    <a:pt x="2518933" y="8356"/>
                                  </a:lnTo>
                                  <a:lnTo>
                                    <a:pt x="2518933" y="4740"/>
                                  </a:lnTo>
                                  <a:lnTo>
                                    <a:pt x="2519564" y="3196"/>
                                  </a:lnTo>
                                  <a:lnTo>
                                    <a:pt x="2522124" y="639"/>
                                  </a:lnTo>
                                  <a:lnTo>
                                    <a:pt x="2523672" y="0"/>
                                  </a:lnTo>
                                  <a:lnTo>
                                    <a:pt x="2527280" y="0"/>
                                  </a:lnTo>
                                  <a:lnTo>
                                    <a:pt x="2528828" y="639"/>
                                  </a:lnTo>
                                  <a:lnTo>
                                    <a:pt x="2531387" y="3196"/>
                                  </a:lnTo>
                                  <a:lnTo>
                                    <a:pt x="2532030" y="4740"/>
                                  </a:lnTo>
                                  <a:lnTo>
                                    <a:pt x="2532030" y="8356"/>
                                  </a:lnTo>
                                  <a:lnTo>
                                    <a:pt x="2531387" y="9900"/>
                                  </a:lnTo>
                                  <a:lnTo>
                                    <a:pt x="2528828" y="12457"/>
                                  </a:lnTo>
                                  <a:lnTo>
                                    <a:pt x="25272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53521" y="13096"/>
                                  </a:moveTo>
                                  <a:lnTo>
                                    <a:pt x="2549902" y="13096"/>
                                  </a:lnTo>
                                  <a:lnTo>
                                    <a:pt x="2548366" y="12457"/>
                                  </a:lnTo>
                                  <a:lnTo>
                                    <a:pt x="2545806" y="9900"/>
                                  </a:lnTo>
                                  <a:lnTo>
                                    <a:pt x="2545163" y="8356"/>
                                  </a:lnTo>
                                  <a:lnTo>
                                    <a:pt x="2545163" y="4740"/>
                                  </a:lnTo>
                                  <a:lnTo>
                                    <a:pt x="2545806" y="3196"/>
                                  </a:lnTo>
                                  <a:lnTo>
                                    <a:pt x="2548366" y="639"/>
                                  </a:lnTo>
                                  <a:lnTo>
                                    <a:pt x="2549902" y="0"/>
                                  </a:lnTo>
                                  <a:lnTo>
                                    <a:pt x="2553521" y="0"/>
                                  </a:lnTo>
                                  <a:lnTo>
                                    <a:pt x="2555069" y="639"/>
                                  </a:lnTo>
                                  <a:lnTo>
                                    <a:pt x="2557629" y="3196"/>
                                  </a:lnTo>
                                  <a:lnTo>
                                    <a:pt x="2558260" y="4740"/>
                                  </a:lnTo>
                                  <a:lnTo>
                                    <a:pt x="2558260" y="8356"/>
                                  </a:lnTo>
                                  <a:lnTo>
                                    <a:pt x="2557629" y="9900"/>
                                  </a:lnTo>
                                  <a:lnTo>
                                    <a:pt x="2555069" y="12457"/>
                                  </a:lnTo>
                                  <a:lnTo>
                                    <a:pt x="255352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79762" y="13096"/>
                                  </a:moveTo>
                                  <a:lnTo>
                                    <a:pt x="2576143" y="13096"/>
                                  </a:lnTo>
                                  <a:lnTo>
                                    <a:pt x="2574607" y="12457"/>
                                  </a:lnTo>
                                  <a:lnTo>
                                    <a:pt x="2572047" y="9900"/>
                                  </a:lnTo>
                                  <a:lnTo>
                                    <a:pt x="2571404" y="8356"/>
                                  </a:lnTo>
                                  <a:lnTo>
                                    <a:pt x="2571404" y="4740"/>
                                  </a:lnTo>
                                  <a:lnTo>
                                    <a:pt x="2572047" y="3196"/>
                                  </a:lnTo>
                                  <a:lnTo>
                                    <a:pt x="2574607" y="639"/>
                                  </a:lnTo>
                                  <a:lnTo>
                                    <a:pt x="2576143" y="0"/>
                                  </a:lnTo>
                                  <a:lnTo>
                                    <a:pt x="2579762" y="0"/>
                                  </a:lnTo>
                                  <a:lnTo>
                                    <a:pt x="2581310" y="639"/>
                                  </a:lnTo>
                                  <a:lnTo>
                                    <a:pt x="2583858" y="3196"/>
                                  </a:lnTo>
                                  <a:lnTo>
                                    <a:pt x="2584501" y="4740"/>
                                  </a:lnTo>
                                  <a:lnTo>
                                    <a:pt x="2584501" y="8356"/>
                                  </a:lnTo>
                                  <a:lnTo>
                                    <a:pt x="2583858" y="9900"/>
                                  </a:lnTo>
                                  <a:lnTo>
                                    <a:pt x="2581310" y="12457"/>
                                  </a:lnTo>
                                  <a:lnTo>
                                    <a:pt x="257976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06004" y="13096"/>
                                  </a:moveTo>
                                  <a:lnTo>
                                    <a:pt x="2602384" y="13096"/>
                                  </a:lnTo>
                                  <a:lnTo>
                                    <a:pt x="2600837" y="12457"/>
                                  </a:lnTo>
                                  <a:lnTo>
                                    <a:pt x="2598289" y="9900"/>
                                  </a:lnTo>
                                  <a:lnTo>
                                    <a:pt x="2597646" y="8356"/>
                                  </a:lnTo>
                                  <a:lnTo>
                                    <a:pt x="2597646" y="4740"/>
                                  </a:lnTo>
                                  <a:lnTo>
                                    <a:pt x="2598289" y="3196"/>
                                  </a:lnTo>
                                  <a:lnTo>
                                    <a:pt x="2600837" y="639"/>
                                  </a:lnTo>
                                  <a:lnTo>
                                    <a:pt x="2602384" y="0"/>
                                  </a:lnTo>
                                  <a:lnTo>
                                    <a:pt x="2606004" y="0"/>
                                  </a:lnTo>
                                  <a:lnTo>
                                    <a:pt x="2607540" y="639"/>
                                  </a:lnTo>
                                  <a:lnTo>
                                    <a:pt x="2610100" y="3196"/>
                                  </a:lnTo>
                                  <a:lnTo>
                                    <a:pt x="2610743" y="4740"/>
                                  </a:lnTo>
                                  <a:lnTo>
                                    <a:pt x="2610743" y="8356"/>
                                  </a:lnTo>
                                  <a:lnTo>
                                    <a:pt x="2610100" y="9900"/>
                                  </a:lnTo>
                                  <a:lnTo>
                                    <a:pt x="2607540" y="12457"/>
                                  </a:lnTo>
                                  <a:lnTo>
                                    <a:pt x="26060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32245" y="13096"/>
                                  </a:moveTo>
                                  <a:lnTo>
                                    <a:pt x="2628626" y="13096"/>
                                  </a:lnTo>
                                  <a:lnTo>
                                    <a:pt x="2627078" y="12457"/>
                                  </a:lnTo>
                                  <a:lnTo>
                                    <a:pt x="2624518" y="9900"/>
                                  </a:lnTo>
                                  <a:lnTo>
                                    <a:pt x="2623887" y="8356"/>
                                  </a:lnTo>
                                  <a:lnTo>
                                    <a:pt x="2623887" y="4740"/>
                                  </a:lnTo>
                                  <a:lnTo>
                                    <a:pt x="2624518" y="3196"/>
                                  </a:lnTo>
                                  <a:lnTo>
                                    <a:pt x="2627078" y="639"/>
                                  </a:lnTo>
                                  <a:lnTo>
                                    <a:pt x="2628626" y="0"/>
                                  </a:lnTo>
                                  <a:lnTo>
                                    <a:pt x="2632245" y="0"/>
                                  </a:lnTo>
                                  <a:lnTo>
                                    <a:pt x="2633781" y="639"/>
                                  </a:lnTo>
                                  <a:lnTo>
                                    <a:pt x="2636341" y="3196"/>
                                  </a:lnTo>
                                  <a:lnTo>
                                    <a:pt x="2636984" y="4740"/>
                                  </a:lnTo>
                                  <a:lnTo>
                                    <a:pt x="2636984" y="8356"/>
                                  </a:lnTo>
                                  <a:lnTo>
                                    <a:pt x="2636341" y="9900"/>
                                  </a:lnTo>
                                  <a:lnTo>
                                    <a:pt x="2633781" y="12457"/>
                                  </a:lnTo>
                                  <a:lnTo>
                                    <a:pt x="26322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58475" y="13096"/>
                                  </a:moveTo>
                                  <a:lnTo>
                                    <a:pt x="2654867" y="13096"/>
                                  </a:lnTo>
                                  <a:lnTo>
                                    <a:pt x="2653319" y="12457"/>
                                  </a:lnTo>
                                  <a:lnTo>
                                    <a:pt x="2650759" y="9900"/>
                                  </a:lnTo>
                                  <a:lnTo>
                                    <a:pt x="2650128" y="8356"/>
                                  </a:lnTo>
                                  <a:lnTo>
                                    <a:pt x="2650128" y="4740"/>
                                  </a:lnTo>
                                  <a:lnTo>
                                    <a:pt x="2650759" y="3196"/>
                                  </a:lnTo>
                                  <a:lnTo>
                                    <a:pt x="2653319" y="639"/>
                                  </a:lnTo>
                                  <a:lnTo>
                                    <a:pt x="2654867" y="0"/>
                                  </a:lnTo>
                                  <a:lnTo>
                                    <a:pt x="2658475" y="0"/>
                                  </a:lnTo>
                                  <a:lnTo>
                                    <a:pt x="2660023" y="639"/>
                                  </a:lnTo>
                                  <a:lnTo>
                                    <a:pt x="2662582" y="3196"/>
                                  </a:lnTo>
                                  <a:lnTo>
                                    <a:pt x="2663225" y="4740"/>
                                  </a:lnTo>
                                  <a:lnTo>
                                    <a:pt x="2663225" y="8356"/>
                                  </a:lnTo>
                                  <a:lnTo>
                                    <a:pt x="2662582" y="9900"/>
                                  </a:lnTo>
                                  <a:lnTo>
                                    <a:pt x="2660023" y="12457"/>
                                  </a:lnTo>
                                  <a:lnTo>
                                    <a:pt x="26584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84716" y="13096"/>
                                  </a:moveTo>
                                  <a:lnTo>
                                    <a:pt x="2681097" y="13096"/>
                                  </a:lnTo>
                                  <a:lnTo>
                                    <a:pt x="2679561" y="12457"/>
                                  </a:lnTo>
                                  <a:lnTo>
                                    <a:pt x="2677001" y="9900"/>
                                  </a:lnTo>
                                  <a:lnTo>
                                    <a:pt x="2676358" y="8356"/>
                                  </a:lnTo>
                                  <a:lnTo>
                                    <a:pt x="2676358" y="4740"/>
                                  </a:lnTo>
                                  <a:lnTo>
                                    <a:pt x="2677001" y="3196"/>
                                  </a:lnTo>
                                  <a:lnTo>
                                    <a:pt x="2679561" y="639"/>
                                  </a:lnTo>
                                  <a:lnTo>
                                    <a:pt x="2681097" y="0"/>
                                  </a:lnTo>
                                  <a:lnTo>
                                    <a:pt x="2684716" y="0"/>
                                  </a:lnTo>
                                  <a:lnTo>
                                    <a:pt x="2686264" y="639"/>
                                  </a:lnTo>
                                  <a:lnTo>
                                    <a:pt x="2688824" y="3196"/>
                                  </a:lnTo>
                                  <a:lnTo>
                                    <a:pt x="2689455" y="4740"/>
                                  </a:lnTo>
                                  <a:lnTo>
                                    <a:pt x="2689455" y="8356"/>
                                  </a:lnTo>
                                  <a:lnTo>
                                    <a:pt x="2688824" y="9900"/>
                                  </a:lnTo>
                                  <a:lnTo>
                                    <a:pt x="2686264" y="12457"/>
                                  </a:lnTo>
                                  <a:lnTo>
                                    <a:pt x="268471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10957" y="13096"/>
                                  </a:moveTo>
                                  <a:lnTo>
                                    <a:pt x="2707338" y="13096"/>
                                  </a:lnTo>
                                  <a:lnTo>
                                    <a:pt x="2705802" y="12457"/>
                                  </a:lnTo>
                                  <a:lnTo>
                                    <a:pt x="2703242" y="9900"/>
                                  </a:lnTo>
                                  <a:lnTo>
                                    <a:pt x="2702599" y="8356"/>
                                  </a:lnTo>
                                  <a:lnTo>
                                    <a:pt x="2702599" y="4740"/>
                                  </a:lnTo>
                                  <a:lnTo>
                                    <a:pt x="2703242" y="3196"/>
                                  </a:lnTo>
                                  <a:lnTo>
                                    <a:pt x="2705802" y="639"/>
                                  </a:lnTo>
                                  <a:lnTo>
                                    <a:pt x="2707338" y="0"/>
                                  </a:lnTo>
                                  <a:lnTo>
                                    <a:pt x="2710957" y="0"/>
                                  </a:lnTo>
                                  <a:lnTo>
                                    <a:pt x="2712505" y="639"/>
                                  </a:lnTo>
                                  <a:lnTo>
                                    <a:pt x="2715053" y="3196"/>
                                  </a:lnTo>
                                  <a:lnTo>
                                    <a:pt x="2715696" y="4740"/>
                                  </a:lnTo>
                                  <a:lnTo>
                                    <a:pt x="2715696" y="8356"/>
                                  </a:lnTo>
                                  <a:lnTo>
                                    <a:pt x="2715053" y="9900"/>
                                  </a:lnTo>
                                  <a:lnTo>
                                    <a:pt x="2712505" y="12457"/>
                                  </a:lnTo>
                                  <a:lnTo>
                                    <a:pt x="27109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37199" y="13096"/>
                                  </a:moveTo>
                                  <a:lnTo>
                                    <a:pt x="2733579" y="13096"/>
                                  </a:lnTo>
                                  <a:lnTo>
                                    <a:pt x="2732032" y="12457"/>
                                  </a:lnTo>
                                  <a:lnTo>
                                    <a:pt x="2729484" y="9900"/>
                                  </a:lnTo>
                                  <a:lnTo>
                                    <a:pt x="2728841" y="8356"/>
                                  </a:lnTo>
                                  <a:lnTo>
                                    <a:pt x="2728841" y="4740"/>
                                  </a:lnTo>
                                  <a:lnTo>
                                    <a:pt x="2729484" y="3196"/>
                                  </a:lnTo>
                                  <a:lnTo>
                                    <a:pt x="2732032" y="639"/>
                                  </a:lnTo>
                                  <a:lnTo>
                                    <a:pt x="2733579" y="0"/>
                                  </a:lnTo>
                                  <a:lnTo>
                                    <a:pt x="2737199" y="0"/>
                                  </a:lnTo>
                                  <a:lnTo>
                                    <a:pt x="2738735" y="639"/>
                                  </a:lnTo>
                                  <a:lnTo>
                                    <a:pt x="2741295" y="3196"/>
                                  </a:lnTo>
                                  <a:lnTo>
                                    <a:pt x="2741938" y="4740"/>
                                  </a:lnTo>
                                  <a:lnTo>
                                    <a:pt x="2741938" y="8356"/>
                                  </a:lnTo>
                                  <a:lnTo>
                                    <a:pt x="2741295" y="9900"/>
                                  </a:lnTo>
                                  <a:lnTo>
                                    <a:pt x="2738735" y="12457"/>
                                  </a:lnTo>
                                  <a:lnTo>
                                    <a:pt x="27371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63440" y="13096"/>
                                  </a:moveTo>
                                  <a:lnTo>
                                    <a:pt x="2759821" y="13096"/>
                                  </a:lnTo>
                                  <a:lnTo>
                                    <a:pt x="2758273" y="12457"/>
                                  </a:lnTo>
                                  <a:lnTo>
                                    <a:pt x="2755713" y="9900"/>
                                  </a:lnTo>
                                  <a:lnTo>
                                    <a:pt x="2755082" y="8356"/>
                                  </a:lnTo>
                                  <a:lnTo>
                                    <a:pt x="2755082" y="4740"/>
                                  </a:lnTo>
                                  <a:lnTo>
                                    <a:pt x="2755713" y="3196"/>
                                  </a:lnTo>
                                  <a:lnTo>
                                    <a:pt x="2758273" y="639"/>
                                  </a:lnTo>
                                  <a:lnTo>
                                    <a:pt x="2759821" y="0"/>
                                  </a:lnTo>
                                  <a:lnTo>
                                    <a:pt x="2763440" y="0"/>
                                  </a:lnTo>
                                  <a:lnTo>
                                    <a:pt x="2764976" y="639"/>
                                  </a:lnTo>
                                  <a:lnTo>
                                    <a:pt x="2767536" y="3196"/>
                                  </a:lnTo>
                                  <a:lnTo>
                                    <a:pt x="2768179" y="4740"/>
                                  </a:lnTo>
                                  <a:lnTo>
                                    <a:pt x="2768179" y="8356"/>
                                  </a:lnTo>
                                  <a:lnTo>
                                    <a:pt x="2767536" y="9900"/>
                                  </a:lnTo>
                                  <a:lnTo>
                                    <a:pt x="2764976" y="12457"/>
                                  </a:lnTo>
                                  <a:lnTo>
                                    <a:pt x="27634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89670" y="13096"/>
                                  </a:moveTo>
                                  <a:lnTo>
                                    <a:pt x="2786062" y="13096"/>
                                  </a:lnTo>
                                  <a:lnTo>
                                    <a:pt x="2784514" y="12457"/>
                                  </a:lnTo>
                                  <a:lnTo>
                                    <a:pt x="2781954" y="9900"/>
                                  </a:lnTo>
                                  <a:lnTo>
                                    <a:pt x="2781311" y="8356"/>
                                  </a:lnTo>
                                  <a:lnTo>
                                    <a:pt x="2781311" y="4740"/>
                                  </a:lnTo>
                                  <a:lnTo>
                                    <a:pt x="2781954" y="3196"/>
                                  </a:lnTo>
                                  <a:lnTo>
                                    <a:pt x="2784514" y="639"/>
                                  </a:lnTo>
                                  <a:lnTo>
                                    <a:pt x="2786062" y="0"/>
                                  </a:lnTo>
                                  <a:lnTo>
                                    <a:pt x="2789670" y="0"/>
                                  </a:lnTo>
                                  <a:lnTo>
                                    <a:pt x="2791217" y="639"/>
                                  </a:lnTo>
                                  <a:lnTo>
                                    <a:pt x="2793777" y="3196"/>
                                  </a:lnTo>
                                  <a:lnTo>
                                    <a:pt x="2794408" y="4740"/>
                                  </a:lnTo>
                                  <a:lnTo>
                                    <a:pt x="2794408" y="8356"/>
                                  </a:lnTo>
                                  <a:lnTo>
                                    <a:pt x="2793777" y="9900"/>
                                  </a:lnTo>
                                  <a:lnTo>
                                    <a:pt x="2791217" y="12457"/>
                                  </a:lnTo>
                                  <a:lnTo>
                                    <a:pt x="27896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15911" y="13096"/>
                                  </a:moveTo>
                                  <a:lnTo>
                                    <a:pt x="2812292" y="13096"/>
                                  </a:lnTo>
                                  <a:lnTo>
                                    <a:pt x="2810756" y="12457"/>
                                  </a:lnTo>
                                  <a:lnTo>
                                    <a:pt x="2808196" y="9900"/>
                                  </a:lnTo>
                                  <a:lnTo>
                                    <a:pt x="2807553" y="8356"/>
                                  </a:lnTo>
                                  <a:lnTo>
                                    <a:pt x="2807553" y="4740"/>
                                  </a:lnTo>
                                  <a:lnTo>
                                    <a:pt x="2808196" y="3196"/>
                                  </a:lnTo>
                                  <a:lnTo>
                                    <a:pt x="2810756" y="639"/>
                                  </a:lnTo>
                                  <a:lnTo>
                                    <a:pt x="2812292" y="0"/>
                                  </a:lnTo>
                                  <a:lnTo>
                                    <a:pt x="2815911" y="0"/>
                                  </a:lnTo>
                                  <a:lnTo>
                                    <a:pt x="2817459" y="639"/>
                                  </a:lnTo>
                                  <a:lnTo>
                                    <a:pt x="2820019" y="3196"/>
                                  </a:lnTo>
                                  <a:lnTo>
                                    <a:pt x="2820650" y="4740"/>
                                  </a:lnTo>
                                  <a:lnTo>
                                    <a:pt x="2820650" y="8356"/>
                                  </a:lnTo>
                                  <a:lnTo>
                                    <a:pt x="2820019" y="9900"/>
                                  </a:lnTo>
                                  <a:lnTo>
                                    <a:pt x="2817459" y="12457"/>
                                  </a:lnTo>
                                  <a:lnTo>
                                    <a:pt x="28159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42152" y="13096"/>
                                  </a:moveTo>
                                  <a:lnTo>
                                    <a:pt x="2838533" y="13096"/>
                                  </a:lnTo>
                                  <a:lnTo>
                                    <a:pt x="2836997" y="12457"/>
                                  </a:lnTo>
                                  <a:lnTo>
                                    <a:pt x="2834437" y="9900"/>
                                  </a:lnTo>
                                  <a:lnTo>
                                    <a:pt x="2833794" y="8356"/>
                                  </a:lnTo>
                                  <a:lnTo>
                                    <a:pt x="2833794" y="4740"/>
                                  </a:lnTo>
                                  <a:lnTo>
                                    <a:pt x="2834437" y="3196"/>
                                  </a:lnTo>
                                  <a:lnTo>
                                    <a:pt x="2836997" y="639"/>
                                  </a:lnTo>
                                  <a:lnTo>
                                    <a:pt x="2838533" y="0"/>
                                  </a:lnTo>
                                  <a:lnTo>
                                    <a:pt x="2842152" y="0"/>
                                  </a:lnTo>
                                  <a:lnTo>
                                    <a:pt x="2843700" y="639"/>
                                  </a:lnTo>
                                  <a:lnTo>
                                    <a:pt x="2846248" y="3196"/>
                                  </a:lnTo>
                                  <a:lnTo>
                                    <a:pt x="2846891" y="4740"/>
                                  </a:lnTo>
                                  <a:lnTo>
                                    <a:pt x="2846891" y="8356"/>
                                  </a:lnTo>
                                  <a:lnTo>
                                    <a:pt x="2846248" y="9900"/>
                                  </a:lnTo>
                                  <a:lnTo>
                                    <a:pt x="2843700" y="12457"/>
                                  </a:lnTo>
                                  <a:lnTo>
                                    <a:pt x="28421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68394" y="13096"/>
                                  </a:moveTo>
                                  <a:lnTo>
                                    <a:pt x="2864774" y="13096"/>
                                  </a:lnTo>
                                  <a:lnTo>
                                    <a:pt x="2863226" y="12457"/>
                                  </a:lnTo>
                                  <a:lnTo>
                                    <a:pt x="2860667" y="9900"/>
                                  </a:lnTo>
                                  <a:lnTo>
                                    <a:pt x="2860036" y="8356"/>
                                  </a:lnTo>
                                  <a:lnTo>
                                    <a:pt x="2860036" y="4740"/>
                                  </a:lnTo>
                                  <a:lnTo>
                                    <a:pt x="2860667" y="3196"/>
                                  </a:lnTo>
                                  <a:lnTo>
                                    <a:pt x="2863226" y="639"/>
                                  </a:lnTo>
                                  <a:lnTo>
                                    <a:pt x="2864774" y="0"/>
                                  </a:lnTo>
                                  <a:lnTo>
                                    <a:pt x="2868394" y="0"/>
                                  </a:lnTo>
                                  <a:lnTo>
                                    <a:pt x="2869930" y="639"/>
                                  </a:lnTo>
                                  <a:lnTo>
                                    <a:pt x="2872490" y="3196"/>
                                  </a:lnTo>
                                  <a:lnTo>
                                    <a:pt x="2873132" y="4740"/>
                                  </a:lnTo>
                                  <a:lnTo>
                                    <a:pt x="2873132" y="8356"/>
                                  </a:lnTo>
                                  <a:lnTo>
                                    <a:pt x="2872490" y="9900"/>
                                  </a:lnTo>
                                  <a:lnTo>
                                    <a:pt x="2869930" y="12457"/>
                                  </a:lnTo>
                                  <a:lnTo>
                                    <a:pt x="28683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94623" y="13096"/>
                                  </a:moveTo>
                                  <a:lnTo>
                                    <a:pt x="2891016" y="13096"/>
                                  </a:lnTo>
                                  <a:lnTo>
                                    <a:pt x="2889468" y="12457"/>
                                  </a:lnTo>
                                  <a:lnTo>
                                    <a:pt x="2886908" y="9900"/>
                                  </a:lnTo>
                                  <a:lnTo>
                                    <a:pt x="2886277" y="8356"/>
                                  </a:lnTo>
                                  <a:lnTo>
                                    <a:pt x="2886277" y="4740"/>
                                  </a:lnTo>
                                  <a:lnTo>
                                    <a:pt x="2886908" y="3196"/>
                                  </a:lnTo>
                                  <a:lnTo>
                                    <a:pt x="2889468" y="639"/>
                                  </a:lnTo>
                                  <a:lnTo>
                                    <a:pt x="2891016" y="0"/>
                                  </a:lnTo>
                                  <a:lnTo>
                                    <a:pt x="2894623" y="0"/>
                                  </a:lnTo>
                                  <a:lnTo>
                                    <a:pt x="2896171" y="639"/>
                                  </a:lnTo>
                                  <a:lnTo>
                                    <a:pt x="2898731" y="3196"/>
                                  </a:lnTo>
                                  <a:lnTo>
                                    <a:pt x="2899374" y="4740"/>
                                  </a:lnTo>
                                  <a:lnTo>
                                    <a:pt x="2899374" y="8356"/>
                                  </a:lnTo>
                                  <a:lnTo>
                                    <a:pt x="2898731" y="9900"/>
                                  </a:lnTo>
                                  <a:lnTo>
                                    <a:pt x="2896171" y="12457"/>
                                  </a:lnTo>
                                  <a:lnTo>
                                    <a:pt x="289462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20865" y="13096"/>
                                  </a:moveTo>
                                  <a:lnTo>
                                    <a:pt x="2917257" y="13096"/>
                                  </a:lnTo>
                                  <a:lnTo>
                                    <a:pt x="2915709" y="12457"/>
                                  </a:lnTo>
                                  <a:lnTo>
                                    <a:pt x="2913149" y="9900"/>
                                  </a:lnTo>
                                  <a:lnTo>
                                    <a:pt x="2912506" y="8356"/>
                                  </a:lnTo>
                                  <a:lnTo>
                                    <a:pt x="2912506" y="4740"/>
                                  </a:lnTo>
                                  <a:lnTo>
                                    <a:pt x="2913149" y="3196"/>
                                  </a:lnTo>
                                  <a:lnTo>
                                    <a:pt x="2915709" y="639"/>
                                  </a:lnTo>
                                  <a:lnTo>
                                    <a:pt x="2917257" y="0"/>
                                  </a:lnTo>
                                  <a:lnTo>
                                    <a:pt x="2920865" y="0"/>
                                  </a:lnTo>
                                  <a:lnTo>
                                    <a:pt x="2922412" y="639"/>
                                  </a:lnTo>
                                  <a:lnTo>
                                    <a:pt x="2924972" y="3196"/>
                                  </a:lnTo>
                                  <a:lnTo>
                                    <a:pt x="2925603" y="4740"/>
                                  </a:lnTo>
                                  <a:lnTo>
                                    <a:pt x="2925603" y="8356"/>
                                  </a:lnTo>
                                  <a:lnTo>
                                    <a:pt x="2924972" y="9900"/>
                                  </a:lnTo>
                                  <a:lnTo>
                                    <a:pt x="2922412" y="12457"/>
                                  </a:lnTo>
                                  <a:lnTo>
                                    <a:pt x="2920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47106" y="13096"/>
                                  </a:moveTo>
                                  <a:lnTo>
                                    <a:pt x="2943487" y="13096"/>
                                  </a:lnTo>
                                  <a:lnTo>
                                    <a:pt x="2941951" y="12457"/>
                                  </a:lnTo>
                                  <a:lnTo>
                                    <a:pt x="2939391" y="9900"/>
                                  </a:lnTo>
                                  <a:lnTo>
                                    <a:pt x="2938748" y="8356"/>
                                  </a:lnTo>
                                  <a:lnTo>
                                    <a:pt x="2938748" y="4740"/>
                                  </a:lnTo>
                                  <a:lnTo>
                                    <a:pt x="2939391" y="3196"/>
                                  </a:lnTo>
                                  <a:lnTo>
                                    <a:pt x="2941951" y="639"/>
                                  </a:lnTo>
                                  <a:lnTo>
                                    <a:pt x="2943487" y="0"/>
                                  </a:lnTo>
                                  <a:lnTo>
                                    <a:pt x="2947106" y="0"/>
                                  </a:lnTo>
                                  <a:lnTo>
                                    <a:pt x="2948654" y="639"/>
                                  </a:lnTo>
                                  <a:lnTo>
                                    <a:pt x="2951202" y="3196"/>
                                  </a:lnTo>
                                  <a:lnTo>
                                    <a:pt x="2951845" y="4740"/>
                                  </a:lnTo>
                                  <a:lnTo>
                                    <a:pt x="2951845" y="8356"/>
                                  </a:lnTo>
                                  <a:lnTo>
                                    <a:pt x="2951202" y="9900"/>
                                  </a:lnTo>
                                  <a:lnTo>
                                    <a:pt x="2948654" y="12457"/>
                                  </a:lnTo>
                                  <a:lnTo>
                                    <a:pt x="29471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73347" y="13096"/>
                                  </a:moveTo>
                                  <a:lnTo>
                                    <a:pt x="2969728" y="13096"/>
                                  </a:lnTo>
                                  <a:lnTo>
                                    <a:pt x="2968180" y="12457"/>
                                  </a:lnTo>
                                  <a:lnTo>
                                    <a:pt x="2965632" y="9900"/>
                                  </a:lnTo>
                                  <a:lnTo>
                                    <a:pt x="2964989" y="8356"/>
                                  </a:lnTo>
                                  <a:lnTo>
                                    <a:pt x="2964989" y="4740"/>
                                  </a:lnTo>
                                  <a:lnTo>
                                    <a:pt x="2965632" y="3196"/>
                                  </a:lnTo>
                                  <a:lnTo>
                                    <a:pt x="2968180" y="639"/>
                                  </a:lnTo>
                                  <a:lnTo>
                                    <a:pt x="2969728" y="0"/>
                                  </a:lnTo>
                                  <a:lnTo>
                                    <a:pt x="2973347" y="0"/>
                                  </a:lnTo>
                                  <a:lnTo>
                                    <a:pt x="2974883" y="639"/>
                                  </a:lnTo>
                                  <a:lnTo>
                                    <a:pt x="2977443" y="3196"/>
                                  </a:lnTo>
                                  <a:lnTo>
                                    <a:pt x="2978086" y="4740"/>
                                  </a:lnTo>
                                  <a:lnTo>
                                    <a:pt x="2978086" y="8356"/>
                                  </a:lnTo>
                                  <a:lnTo>
                                    <a:pt x="2977443" y="9900"/>
                                  </a:lnTo>
                                  <a:lnTo>
                                    <a:pt x="2974883" y="12457"/>
                                  </a:lnTo>
                                  <a:lnTo>
                                    <a:pt x="29733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99589" y="13096"/>
                                  </a:moveTo>
                                  <a:lnTo>
                                    <a:pt x="2995969" y="13096"/>
                                  </a:lnTo>
                                  <a:lnTo>
                                    <a:pt x="2994421" y="12457"/>
                                  </a:lnTo>
                                  <a:lnTo>
                                    <a:pt x="2991862" y="9900"/>
                                  </a:lnTo>
                                  <a:lnTo>
                                    <a:pt x="2991231" y="8356"/>
                                  </a:lnTo>
                                  <a:lnTo>
                                    <a:pt x="2991231" y="4740"/>
                                  </a:lnTo>
                                  <a:lnTo>
                                    <a:pt x="2991862" y="3196"/>
                                  </a:lnTo>
                                  <a:lnTo>
                                    <a:pt x="2994421" y="639"/>
                                  </a:lnTo>
                                  <a:lnTo>
                                    <a:pt x="2995969" y="0"/>
                                  </a:lnTo>
                                  <a:lnTo>
                                    <a:pt x="2999589" y="0"/>
                                  </a:lnTo>
                                  <a:lnTo>
                                    <a:pt x="3001125" y="639"/>
                                  </a:lnTo>
                                  <a:lnTo>
                                    <a:pt x="3003685" y="3196"/>
                                  </a:lnTo>
                                  <a:lnTo>
                                    <a:pt x="3004327" y="4740"/>
                                  </a:lnTo>
                                  <a:lnTo>
                                    <a:pt x="3004327" y="8356"/>
                                  </a:lnTo>
                                  <a:lnTo>
                                    <a:pt x="3003685" y="9900"/>
                                  </a:lnTo>
                                  <a:lnTo>
                                    <a:pt x="3001125" y="12457"/>
                                  </a:lnTo>
                                  <a:lnTo>
                                    <a:pt x="29995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25818" y="13096"/>
                                  </a:moveTo>
                                  <a:lnTo>
                                    <a:pt x="3022211" y="13096"/>
                                  </a:lnTo>
                                  <a:lnTo>
                                    <a:pt x="3020663" y="12457"/>
                                  </a:lnTo>
                                  <a:lnTo>
                                    <a:pt x="3018103" y="9900"/>
                                  </a:lnTo>
                                  <a:lnTo>
                                    <a:pt x="3017472" y="8356"/>
                                  </a:lnTo>
                                  <a:lnTo>
                                    <a:pt x="3017472" y="4740"/>
                                  </a:lnTo>
                                  <a:lnTo>
                                    <a:pt x="3018103" y="3196"/>
                                  </a:lnTo>
                                  <a:lnTo>
                                    <a:pt x="3020663" y="639"/>
                                  </a:lnTo>
                                  <a:lnTo>
                                    <a:pt x="3022211" y="0"/>
                                  </a:lnTo>
                                  <a:lnTo>
                                    <a:pt x="3025818" y="0"/>
                                  </a:lnTo>
                                  <a:lnTo>
                                    <a:pt x="3027366" y="639"/>
                                  </a:lnTo>
                                  <a:lnTo>
                                    <a:pt x="3029926" y="3196"/>
                                  </a:lnTo>
                                  <a:lnTo>
                                    <a:pt x="3030569" y="4740"/>
                                  </a:lnTo>
                                  <a:lnTo>
                                    <a:pt x="3030569" y="8356"/>
                                  </a:lnTo>
                                  <a:lnTo>
                                    <a:pt x="3029926" y="9900"/>
                                  </a:lnTo>
                                  <a:lnTo>
                                    <a:pt x="3027366" y="12457"/>
                                  </a:lnTo>
                                  <a:lnTo>
                                    <a:pt x="302581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52060" y="13096"/>
                                  </a:moveTo>
                                  <a:lnTo>
                                    <a:pt x="3048440" y="13096"/>
                                  </a:lnTo>
                                  <a:lnTo>
                                    <a:pt x="3046904" y="12457"/>
                                  </a:lnTo>
                                  <a:lnTo>
                                    <a:pt x="3044344" y="9900"/>
                                  </a:lnTo>
                                  <a:lnTo>
                                    <a:pt x="3043701" y="8356"/>
                                  </a:lnTo>
                                  <a:lnTo>
                                    <a:pt x="3043701" y="4740"/>
                                  </a:lnTo>
                                  <a:lnTo>
                                    <a:pt x="3044344" y="3196"/>
                                  </a:lnTo>
                                  <a:lnTo>
                                    <a:pt x="3046904" y="639"/>
                                  </a:lnTo>
                                  <a:lnTo>
                                    <a:pt x="3048440" y="0"/>
                                  </a:lnTo>
                                  <a:lnTo>
                                    <a:pt x="3052060" y="0"/>
                                  </a:lnTo>
                                  <a:lnTo>
                                    <a:pt x="3053607" y="639"/>
                                  </a:lnTo>
                                  <a:lnTo>
                                    <a:pt x="3056167" y="3196"/>
                                  </a:lnTo>
                                  <a:lnTo>
                                    <a:pt x="3056798" y="4740"/>
                                  </a:lnTo>
                                  <a:lnTo>
                                    <a:pt x="3056798" y="8356"/>
                                  </a:lnTo>
                                  <a:lnTo>
                                    <a:pt x="3056167" y="9900"/>
                                  </a:lnTo>
                                  <a:lnTo>
                                    <a:pt x="3053607" y="12457"/>
                                  </a:lnTo>
                                  <a:lnTo>
                                    <a:pt x="30520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78301" y="13096"/>
                                  </a:moveTo>
                                  <a:lnTo>
                                    <a:pt x="3074681" y="13096"/>
                                  </a:lnTo>
                                  <a:lnTo>
                                    <a:pt x="3073146" y="12457"/>
                                  </a:lnTo>
                                  <a:lnTo>
                                    <a:pt x="3070586" y="9900"/>
                                  </a:lnTo>
                                  <a:lnTo>
                                    <a:pt x="3069943" y="8356"/>
                                  </a:lnTo>
                                  <a:lnTo>
                                    <a:pt x="3069943" y="4740"/>
                                  </a:lnTo>
                                  <a:lnTo>
                                    <a:pt x="3070586" y="3196"/>
                                  </a:lnTo>
                                  <a:lnTo>
                                    <a:pt x="3073146" y="639"/>
                                  </a:lnTo>
                                  <a:lnTo>
                                    <a:pt x="3074681" y="0"/>
                                  </a:lnTo>
                                  <a:lnTo>
                                    <a:pt x="3078301" y="0"/>
                                  </a:lnTo>
                                  <a:lnTo>
                                    <a:pt x="3079849" y="639"/>
                                  </a:lnTo>
                                  <a:lnTo>
                                    <a:pt x="3082397" y="3196"/>
                                  </a:lnTo>
                                  <a:lnTo>
                                    <a:pt x="3083040" y="4740"/>
                                  </a:lnTo>
                                  <a:lnTo>
                                    <a:pt x="3083040" y="8356"/>
                                  </a:lnTo>
                                  <a:lnTo>
                                    <a:pt x="3082397" y="9900"/>
                                  </a:lnTo>
                                  <a:lnTo>
                                    <a:pt x="3079849" y="12457"/>
                                  </a:lnTo>
                                  <a:lnTo>
                                    <a:pt x="307830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04542" y="13096"/>
                                  </a:moveTo>
                                  <a:lnTo>
                                    <a:pt x="3100923" y="13096"/>
                                  </a:lnTo>
                                  <a:lnTo>
                                    <a:pt x="3099375" y="12457"/>
                                  </a:lnTo>
                                  <a:lnTo>
                                    <a:pt x="3096827" y="9900"/>
                                  </a:lnTo>
                                  <a:lnTo>
                                    <a:pt x="3096184" y="8356"/>
                                  </a:lnTo>
                                  <a:lnTo>
                                    <a:pt x="3096184" y="4740"/>
                                  </a:lnTo>
                                  <a:lnTo>
                                    <a:pt x="3096827" y="3196"/>
                                  </a:lnTo>
                                  <a:lnTo>
                                    <a:pt x="3099375" y="639"/>
                                  </a:lnTo>
                                  <a:lnTo>
                                    <a:pt x="3100923" y="0"/>
                                  </a:lnTo>
                                  <a:lnTo>
                                    <a:pt x="3104542" y="0"/>
                                  </a:lnTo>
                                  <a:lnTo>
                                    <a:pt x="3106078" y="639"/>
                                  </a:lnTo>
                                  <a:lnTo>
                                    <a:pt x="3108638" y="3196"/>
                                  </a:lnTo>
                                  <a:lnTo>
                                    <a:pt x="3109281" y="4740"/>
                                  </a:lnTo>
                                  <a:lnTo>
                                    <a:pt x="3109281" y="8356"/>
                                  </a:lnTo>
                                  <a:lnTo>
                                    <a:pt x="3108638" y="9900"/>
                                  </a:lnTo>
                                  <a:lnTo>
                                    <a:pt x="3106078" y="12457"/>
                                  </a:lnTo>
                                  <a:lnTo>
                                    <a:pt x="31045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30784" y="13096"/>
                                  </a:moveTo>
                                  <a:lnTo>
                                    <a:pt x="3127164" y="13096"/>
                                  </a:lnTo>
                                  <a:lnTo>
                                    <a:pt x="3125616" y="12457"/>
                                  </a:lnTo>
                                  <a:lnTo>
                                    <a:pt x="3123057" y="9900"/>
                                  </a:lnTo>
                                  <a:lnTo>
                                    <a:pt x="3122426" y="8356"/>
                                  </a:lnTo>
                                  <a:lnTo>
                                    <a:pt x="3122426" y="4740"/>
                                  </a:lnTo>
                                  <a:lnTo>
                                    <a:pt x="3123057" y="3196"/>
                                  </a:lnTo>
                                  <a:lnTo>
                                    <a:pt x="3125616" y="639"/>
                                  </a:lnTo>
                                  <a:lnTo>
                                    <a:pt x="3127164" y="0"/>
                                  </a:lnTo>
                                  <a:lnTo>
                                    <a:pt x="3130784" y="0"/>
                                  </a:lnTo>
                                  <a:lnTo>
                                    <a:pt x="3132320" y="639"/>
                                  </a:lnTo>
                                  <a:lnTo>
                                    <a:pt x="3134879" y="3196"/>
                                  </a:lnTo>
                                  <a:lnTo>
                                    <a:pt x="3135522" y="4740"/>
                                  </a:lnTo>
                                  <a:lnTo>
                                    <a:pt x="3135522" y="8356"/>
                                  </a:lnTo>
                                  <a:lnTo>
                                    <a:pt x="3134879" y="9900"/>
                                  </a:lnTo>
                                  <a:lnTo>
                                    <a:pt x="3132320" y="12457"/>
                                  </a:lnTo>
                                  <a:lnTo>
                                    <a:pt x="313078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57013" y="13096"/>
                                  </a:moveTo>
                                  <a:lnTo>
                                    <a:pt x="3153406" y="13096"/>
                                  </a:lnTo>
                                  <a:lnTo>
                                    <a:pt x="3151858" y="12457"/>
                                  </a:lnTo>
                                  <a:lnTo>
                                    <a:pt x="3149298" y="9900"/>
                                  </a:lnTo>
                                  <a:lnTo>
                                    <a:pt x="3148655" y="8356"/>
                                  </a:lnTo>
                                  <a:lnTo>
                                    <a:pt x="3148655" y="4740"/>
                                  </a:lnTo>
                                  <a:lnTo>
                                    <a:pt x="3149298" y="3196"/>
                                  </a:lnTo>
                                  <a:lnTo>
                                    <a:pt x="3151858" y="639"/>
                                  </a:lnTo>
                                  <a:lnTo>
                                    <a:pt x="3153406" y="0"/>
                                  </a:lnTo>
                                  <a:lnTo>
                                    <a:pt x="3157013" y="0"/>
                                  </a:lnTo>
                                  <a:lnTo>
                                    <a:pt x="3158561" y="639"/>
                                  </a:lnTo>
                                  <a:lnTo>
                                    <a:pt x="3161121" y="3196"/>
                                  </a:lnTo>
                                  <a:lnTo>
                                    <a:pt x="3161752" y="4740"/>
                                  </a:lnTo>
                                  <a:lnTo>
                                    <a:pt x="3161752" y="8356"/>
                                  </a:lnTo>
                                  <a:lnTo>
                                    <a:pt x="3161121" y="9900"/>
                                  </a:lnTo>
                                  <a:lnTo>
                                    <a:pt x="3158561" y="12457"/>
                                  </a:lnTo>
                                  <a:lnTo>
                                    <a:pt x="315701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83255" y="13096"/>
                                  </a:moveTo>
                                  <a:lnTo>
                                    <a:pt x="3179635" y="13096"/>
                                  </a:lnTo>
                                  <a:lnTo>
                                    <a:pt x="3178099" y="12457"/>
                                  </a:lnTo>
                                  <a:lnTo>
                                    <a:pt x="3175539" y="9900"/>
                                  </a:lnTo>
                                  <a:lnTo>
                                    <a:pt x="3174896" y="8356"/>
                                  </a:lnTo>
                                  <a:lnTo>
                                    <a:pt x="3174896" y="4740"/>
                                  </a:lnTo>
                                  <a:lnTo>
                                    <a:pt x="3175539" y="3196"/>
                                  </a:lnTo>
                                  <a:lnTo>
                                    <a:pt x="3178099" y="639"/>
                                  </a:lnTo>
                                  <a:lnTo>
                                    <a:pt x="3179635" y="0"/>
                                  </a:lnTo>
                                  <a:lnTo>
                                    <a:pt x="3183255" y="0"/>
                                  </a:lnTo>
                                  <a:lnTo>
                                    <a:pt x="3184802" y="639"/>
                                  </a:lnTo>
                                  <a:lnTo>
                                    <a:pt x="3187362" y="3196"/>
                                  </a:lnTo>
                                  <a:lnTo>
                                    <a:pt x="3187993" y="4740"/>
                                  </a:lnTo>
                                  <a:lnTo>
                                    <a:pt x="3187993" y="8356"/>
                                  </a:lnTo>
                                  <a:lnTo>
                                    <a:pt x="3187362" y="9900"/>
                                  </a:lnTo>
                                  <a:lnTo>
                                    <a:pt x="3184802" y="12457"/>
                                  </a:lnTo>
                                  <a:lnTo>
                                    <a:pt x="31832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09496" y="13096"/>
                                  </a:moveTo>
                                  <a:lnTo>
                                    <a:pt x="3205876" y="13096"/>
                                  </a:lnTo>
                                  <a:lnTo>
                                    <a:pt x="3204329" y="12457"/>
                                  </a:lnTo>
                                  <a:lnTo>
                                    <a:pt x="3201781" y="9900"/>
                                  </a:lnTo>
                                  <a:lnTo>
                                    <a:pt x="3201138" y="8356"/>
                                  </a:lnTo>
                                  <a:lnTo>
                                    <a:pt x="3201138" y="4740"/>
                                  </a:lnTo>
                                  <a:lnTo>
                                    <a:pt x="3201781" y="3196"/>
                                  </a:lnTo>
                                  <a:lnTo>
                                    <a:pt x="3204329" y="639"/>
                                  </a:lnTo>
                                  <a:lnTo>
                                    <a:pt x="3205876" y="0"/>
                                  </a:lnTo>
                                  <a:lnTo>
                                    <a:pt x="3209496" y="0"/>
                                  </a:lnTo>
                                  <a:lnTo>
                                    <a:pt x="3211044" y="639"/>
                                  </a:lnTo>
                                  <a:lnTo>
                                    <a:pt x="3213592" y="3196"/>
                                  </a:lnTo>
                                  <a:lnTo>
                                    <a:pt x="3214235" y="4740"/>
                                  </a:lnTo>
                                  <a:lnTo>
                                    <a:pt x="3214235" y="8356"/>
                                  </a:lnTo>
                                  <a:lnTo>
                                    <a:pt x="3213592" y="9900"/>
                                  </a:lnTo>
                                  <a:lnTo>
                                    <a:pt x="3211044" y="12457"/>
                                  </a:lnTo>
                                  <a:lnTo>
                                    <a:pt x="32094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5737" y="13096"/>
                                  </a:moveTo>
                                  <a:lnTo>
                                    <a:pt x="3232118" y="13096"/>
                                  </a:lnTo>
                                  <a:lnTo>
                                    <a:pt x="3230570" y="12457"/>
                                  </a:lnTo>
                                  <a:lnTo>
                                    <a:pt x="3228010" y="9900"/>
                                  </a:lnTo>
                                  <a:lnTo>
                                    <a:pt x="3227379" y="8356"/>
                                  </a:lnTo>
                                  <a:lnTo>
                                    <a:pt x="3227379" y="4740"/>
                                  </a:lnTo>
                                  <a:lnTo>
                                    <a:pt x="3228010" y="3196"/>
                                  </a:lnTo>
                                  <a:lnTo>
                                    <a:pt x="3230570" y="639"/>
                                  </a:lnTo>
                                  <a:lnTo>
                                    <a:pt x="3232118" y="0"/>
                                  </a:lnTo>
                                  <a:lnTo>
                                    <a:pt x="3235737" y="0"/>
                                  </a:lnTo>
                                  <a:lnTo>
                                    <a:pt x="3237273" y="639"/>
                                  </a:lnTo>
                                  <a:lnTo>
                                    <a:pt x="3239833" y="3196"/>
                                  </a:lnTo>
                                  <a:lnTo>
                                    <a:pt x="3240476" y="4740"/>
                                  </a:lnTo>
                                  <a:lnTo>
                                    <a:pt x="3240476" y="8356"/>
                                  </a:lnTo>
                                  <a:lnTo>
                                    <a:pt x="3239833" y="9900"/>
                                  </a:lnTo>
                                  <a:lnTo>
                                    <a:pt x="3237273" y="12457"/>
                                  </a:lnTo>
                                  <a:lnTo>
                                    <a:pt x="32357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61967" y="13096"/>
                                  </a:moveTo>
                                  <a:lnTo>
                                    <a:pt x="3258359" y="13096"/>
                                  </a:lnTo>
                                  <a:lnTo>
                                    <a:pt x="3256811" y="12457"/>
                                  </a:lnTo>
                                  <a:lnTo>
                                    <a:pt x="3254252" y="9900"/>
                                  </a:lnTo>
                                  <a:lnTo>
                                    <a:pt x="3253621" y="8356"/>
                                  </a:lnTo>
                                  <a:lnTo>
                                    <a:pt x="3253621" y="4740"/>
                                  </a:lnTo>
                                  <a:lnTo>
                                    <a:pt x="3254252" y="3196"/>
                                  </a:lnTo>
                                  <a:lnTo>
                                    <a:pt x="3256811" y="639"/>
                                  </a:lnTo>
                                  <a:lnTo>
                                    <a:pt x="3258359" y="0"/>
                                  </a:lnTo>
                                  <a:lnTo>
                                    <a:pt x="3261967" y="0"/>
                                  </a:lnTo>
                                  <a:lnTo>
                                    <a:pt x="3263515" y="639"/>
                                  </a:lnTo>
                                  <a:lnTo>
                                    <a:pt x="3266074" y="3196"/>
                                  </a:lnTo>
                                  <a:lnTo>
                                    <a:pt x="3266717" y="4740"/>
                                  </a:lnTo>
                                  <a:lnTo>
                                    <a:pt x="3266717" y="8356"/>
                                  </a:lnTo>
                                  <a:lnTo>
                                    <a:pt x="3266074" y="9900"/>
                                  </a:lnTo>
                                  <a:lnTo>
                                    <a:pt x="3263515" y="12457"/>
                                  </a:lnTo>
                                  <a:lnTo>
                                    <a:pt x="32619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88208" y="13096"/>
                                  </a:moveTo>
                                  <a:lnTo>
                                    <a:pt x="3284601" y="13096"/>
                                  </a:lnTo>
                                  <a:lnTo>
                                    <a:pt x="3283053" y="12457"/>
                                  </a:lnTo>
                                  <a:lnTo>
                                    <a:pt x="3280493" y="9900"/>
                                  </a:lnTo>
                                  <a:lnTo>
                                    <a:pt x="3279850" y="8356"/>
                                  </a:lnTo>
                                  <a:lnTo>
                                    <a:pt x="3279850" y="4740"/>
                                  </a:lnTo>
                                  <a:lnTo>
                                    <a:pt x="3280493" y="3196"/>
                                  </a:lnTo>
                                  <a:lnTo>
                                    <a:pt x="3283053" y="639"/>
                                  </a:lnTo>
                                  <a:lnTo>
                                    <a:pt x="3284601" y="0"/>
                                  </a:lnTo>
                                  <a:lnTo>
                                    <a:pt x="3288208" y="0"/>
                                  </a:lnTo>
                                  <a:lnTo>
                                    <a:pt x="3289756" y="639"/>
                                  </a:lnTo>
                                  <a:lnTo>
                                    <a:pt x="3292316" y="3196"/>
                                  </a:lnTo>
                                  <a:lnTo>
                                    <a:pt x="3292947" y="4740"/>
                                  </a:lnTo>
                                  <a:lnTo>
                                    <a:pt x="3292947" y="8356"/>
                                  </a:lnTo>
                                  <a:lnTo>
                                    <a:pt x="3292316" y="9900"/>
                                  </a:lnTo>
                                  <a:lnTo>
                                    <a:pt x="3289756" y="12457"/>
                                  </a:lnTo>
                                  <a:lnTo>
                                    <a:pt x="328820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14450" y="13096"/>
                                  </a:moveTo>
                                  <a:lnTo>
                                    <a:pt x="3310830" y="13096"/>
                                  </a:lnTo>
                                  <a:lnTo>
                                    <a:pt x="3309294" y="12457"/>
                                  </a:lnTo>
                                  <a:lnTo>
                                    <a:pt x="3306734" y="9900"/>
                                  </a:lnTo>
                                  <a:lnTo>
                                    <a:pt x="3306091" y="8356"/>
                                  </a:lnTo>
                                  <a:lnTo>
                                    <a:pt x="3306091" y="4740"/>
                                  </a:lnTo>
                                  <a:lnTo>
                                    <a:pt x="3306734" y="3196"/>
                                  </a:lnTo>
                                  <a:lnTo>
                                    <a:pt x="3309294" y="639"/>
                                  </a:lnTo>
                                  <a:lnTo>
                                    <a:pt x="3310830" y="0"/>
                                  </a:lnTo>
                                  <a:lnTo>
                                    <a:pt x="3314450" y="0"/>
                                  </a:lnTo>
                                  <a:lnTo>
                                    <a:pt x="3315997" y="639"/>
                                  </a:lnTo>
                                  <a:lnTo>
                                    <a:pt x="3318545" y="3196"/>
                                  </a:lnTo>
                                  <a:lnTo>
                                    <a:pt x="3319188" y="4740"/>
                                  </a:lnTo>
                                  <a:lnTo>
                                    <a:pt x="3319188" y="8356"/>
                                  </a:lnTo>
                                  <a:lnTo>
                                    <a:pt x="3318545" y="9900"/>
                                  </a:lnTo>
                                  <a:lnTo>
                                    <a:pt x="3315997" y="12457"/>
                                  </a:lnTo>
                                  <a:lnTo>
                                    <a:pt x="33144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40691" y="13096"/>
                                  </a:moveTo>
                                  <a:lnTo>
                                    <a:pt x="3337071" y="13096"/>
                                  </a:lnTo>
                                  <a:lnTo>
                                    <a:pt x="3335524" y="12457"/>
                                  </a:lnTo>
                                  <a:lnTo>
                                    <a:pt x="3332976" y="9900"/>
                                  </a:lnTo>
                                  <a:lnTo>
                                    <a:pt x="3332333" y="8356"/>
                                  </a:lnTo>
                                  <a:lnTo>
                                    <a:pt x="3332333" y="4740"/>
                                  </a:lnTo>
                                  <a:lnTo>
                                    <a:pt x="3332976" y="3196"/>
                                  </a:lnTo>
                                  <a:lnTo>
                                    <a:pt x="3335524" y="639"/>
                                  </a:lnTo>
                                  <a:lnTo>
                                    <a:pt x="3337071" y="0"/>
                                  </a:lnTo>
                                  <a:lnTo>
                                    <a:pt x="3340691" y="0"/>
                                  </a:lnTo>
                                  <a:lnTo>
                                    <a:pt x="3342227" y="639"/>
                                  </a:lnTo>
                                  <a:lnTo>
                                    <a:pt x="3344787" y="3196"/>
                                  </a:lnTo>
                                  <a:lnTo>
                                    <a:pt x="3345430" y="4740"/>
                                  </a:lnTo>
                                  <a:lnTo>
                                    <a:pt x="3345430" y="8356"/>
                                  </a:lnTo>
                                  <a:lnTo>
                                    <a:pt x="3344787" y="9900"/>
                                  </a:lnTo>
                                  <a:lnTo>
                                    <a:pt x="3342227" y="12457"/>
                                  </a:lnTo>
                                  <a:lnTo>
                                    <a:pt x="334069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66932" y="13096"/>
                                  </a:moveTo>
                                  <a:lnTo>
                                    <a:pt x="3363313" y="13096"/>
                                  </a:lnTo>
                                  <a:lnTo>
                                    <a:pt x="3361765" y="12457"/>
                                  </a:lnTo>
                                  <a:lnTo>
                                    <a:pt x="3359205" y="9900"/>
                                  </a:lnTo>
                                  <a:lnTo>
                                    <a:pt x="3358574" y="8356"/>
                                  </a:lnTo>
                                  <a:lnTo>
                                    <a:pt x="3358574" y="4740"/>
                                  </a:lnTo>
                                  <a:lnTo>
                                    <a:pt x="3359205" y="3196"/>
                                  </a:lnTo>
                                  <a:lnTo>
                                    <a:pt x="3361765" y="639"/>
                                  </a:lnTo>
                                  <a:lnTo>
                                    <a:pt x="3363313" y="0"/>
                                  </a:lnTo>
                                  <a:lnTo>
                                    <a:pt x="3366932" y="0"/>
                                  </a:lnTo>
                                  <a:lnTo>
                                    <a:pt x="3368468" y="639"/>
                                  </a:lnTo>
                                  <a:lnTo>
                                    <a:pt x="3371028" y="3196"/>
                                  </a:lnTo>
                                  <a:lnTo>
                                    <a:pt x="3371671" y="4740"/>
                                  </a:lnTo>
                                  <a:lnTo>
                                    <a:pt x="3371671" y="8356"/>
                                  </a:lnTo>
                                  <a:lnTo>
                                    <a:pt x="3371028" y="9900"/>
                                  </a:lnTo>
                                  <a:lnTo>
                                    <a:pt x="3368468" y="12457"/>
                                  </a:lnTo>
                                  <a:lnTo>
                                    <a:pt x="33669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93162" y="13096"/>
                                  </a:moveTo>
                                  <a:lnTo>
                                    <a:pt x="3389554" y="13096"/>
                                  </a:lnTo>
                                  <a:lnTo>
                                    <a:pt x="3388006" y="12457"/>
                                  </a:lnTo>
                                  <a:lnTo>
                                    <a:pt x="3385447" y="9900"/>
                                  </a:lnTo>
                                  <a:lnTo>
                                    <a:pt x="3384816" y="8356"/>
                                  </a:lnTo>
                                  <a:lnTo>
                                    <a:pt x="3384816" y="4740"/>
                                  </a:lnTo>
                                  <a:lnTo>
                                    <a:pt x="3385447" y="3196"/>
                                  </a:lnTo>
                                  <a:lnTo>
                                    <a:pt x="3388006" y="639"/>
                                  </a:lnTo>
                                  <a:lnTo>
                                    <a:pt x="3389554" y="0"/>
                                  </a:lnTo>
                                  <a:lnTo>
                                    <a:pt x="3393162" y="0"/>
                                  </a:lnTo>
                                  <a:lnTo>
                                    <a:pt x="3394710" y="639"/>
                                  </a:lnTo>
                                  <a:lnTo>
                                    <a:pt x="3397269" y="3196"/>
                                  </a:lnTo>
                                  <a:lnTo>
                                    <a:pt x="3397912" y="4740"/>
                                  </a:lnTo>
                                  <a:lnTo>
                                    <a:pt x="3397912" y="8356"/>
                                  </a:lnTo>
                                  <a:lnTo>
                                    <a:pt x="3397269" y="9900"/>
                                  </a:lnTo>
                                  <a:lnTo>
                                    <a:pt x="3394710" y="12457"/>
                                  </a:lnTo>
                                  <a:lnTo>
                                    <a:pt x="339316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19403" y="13096"/>
                                  </a:moveTo>
                                  <a:lnTo>
                                    <a:pt x="3415784" y="13096"/>
                                  </a:lnTo>
                                  <a:lnTo>
                                    <a:pt x="3414248" y="12457"/>
                                  </a:lnTo>
                                  <a:lnTo>
                                    <a:pt x="3411688" y="9900"/>
                                  </a:lnTo>
                                  <a:lnTo>
                                    <a:pt x="3411045" y="8356"/>
                                  </a:lnTo>
                                  <a:lnTo>
                                    <a:pt x="3411045" y="4740"/>
                                  </a:lnTo>
                                  <a:lnTo>
                                    <a:pt x="3411688" y="3196"/>
                                  </a:lnTo>
                                  <a:lnTo>
                                    <a:pt x="3414248" y="639"/>
                                  </a:lnTo>
                                  <a:lnTo>
                                    <a:pt x="3415784" y="0"/>
                                  </a:lnTo>
                                  <a:lnTo>
                                    <a:pt x="3419403" y="0"/>
                                  </a:lnTo>
                                  <a:lnTo>
                                    <a:pt x="3420951" y="639"/>
                                  </a:lnTo>
                                  <a:lnTo>
                                    <a:pt x="3423511" y="3196"/>
                                  </a:lnTo>
                                  <a:lnTo>
                                    <a:pt x="3424142" y="4740"/>
                                  </a:lnTo>
                                  <a:lnTo>
                                    <a:pt x="3424142" y="8356"/>
                                  </a:lnTo>
                                  <a:lnTo>
                                    <a:pt x="3423511" y="9900"/>
                                  </a:lnTo>
                                  <a:lnTo>
                                    <a:pt x="3420951" y="12457"/>
                                  </a:lnTo>
                                  <a:lnTo>
                                    <a:pt x="341940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45645" y="13096"/>
                                  </a:moveTo>
                                  <a:lnTo>
                                    <a:pt x="3442025" y="13096"/>
                                  </a:lnTo>
                                  <a:lnTo>
                                    <a:pt x="3440489" y="12457"/>
                                  </a:lnTo>
                                  <a:lnTo>
                                    <a:pt x="3437929" y="9900"/>
                                  </a:lnTo>
                                  <a:lnTo>
                                    <a:pt x="3437286" y="8356"/>
                                  </a:lnTo>
                                  <a:lnTo>
                                    <a:pt x="3437286" y="4740"/>
                                  </a:lnTo>
                                  <a:lnTo>
                                    <a:pt x="3437929" y="3196"/>
                                  </a:lnTo>
                                  <a:lnTo>
                                    <a:pt x="3440489" y="639"/>
                                  </a:lnTo>
                                  <a:lnTo>
                                    <a:pt x="3442025" y="0"/>
                                  </a:lnTo>
                                  <a:lnTo>
                                    <a:pt x="3445645" y="0"/>
                                  </a:lnTo>
                                  <a:lnTo>
                                    <a:pt x="3447192" y="639"/>
                                  </a:lnTo>
                                  <a:lnTo>
                                    <a:pt x="3449740" y="3196"/>
                                  </a:lnTo>
                                  <a:lnTo>
                                    <a:pt x="3450383" y="4740"/>
                                  </a:lnTo>
                                  <a:lnTo>
                                    <a:pt x="3450383" y="8356"/>
                                  </a:lnTo>
                                  <a:lnTo>
                                    <a:pt x="3449740" y="9900"/>
                                  </a:lnTo>
                                  <a:lnTo>
                                    <a:pt x="3447192" y="12457"/>
                                  </a:lnTo>
                                  <a:lnTo>
                                    <a:pt x="34456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71886" y="13096"/>
                                  </a:moveTo>
                                  <a:lnTo>
                                    <a:pt x="3468266" y="13096"/>
                                  </a:lnTo>
                                  <a:lnTo>
                                    <a:pt x="3466719" y="12457"/>
                                  </a:lnTo>
                                  <a:lnTo>
                                    <a:pt x="3464171" y="9900"/>
                                  </a:lnTo>
                                  <a:lnTo>
                                    <a:pt x="3463528" y="8356"/>
                                  </a:lnTo>
                                  <a:lnTo>
                                    <a:pt x="3463528" y="4740"/>
                                  </a:lnTo>
                                  <a:lnTo>
                                    <a:pt x="3464171" y="3196"/>
                                  </a:lnTo>
                                  <a:lnTo>
                                    <a:pt x="3466719" y="639"/>
                                  </a:lnTo>
                                  <a:lnTo>
                                    <a:pt x="3468266" y="0"/>
                                  </a:lnTo>
                                  <a:lnTo>
                                    <a:pt x="3471886" y="0"/>
                                  </a:lnTo>
                                  <a:lnTo>
                                    <a:pt x="3473422" y="639"/>
                                  </a:lnTo>
                                  <a:lnTo>
                                    <a:pt x="3475982" y="3196"/>
                                  </a:lnTo>
                                  <a:lnTo>
                                    <a:pt x="3476625" y="4740"/>
                                  </a:lnTo>
                                  <a:lnTo>
                                    <a:pt x="3476625" y="8356"/>
                                  </a:lnTo>
                                  <a:lnTo>
                                    <a:pt x="3475982" y="9900"/>
                                  </a:lnTo>
                                  <a:lnTo>
                                    <a:pt x="3473422" y="12457"/>
                                  </a:lnTo>
                                  <a:lnTo>
                                    <a:pt x="347188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8127" y="13096"/>
                                  </a:moveTo>
                                  <a:lnTo>
                                    <a:pt x="3494508" y="13096"/>
                                  </a:lnTo>
                                  <a:lnTo>
                                    <a:pt x="3492960" y="12457"/>
                                  </a:lnTo>
                                  <a:lnTo>
                                    <a:pt x="3490400" y="9900"/>
                                  </a:lnTo>
                                  <a:lnTo>
                                    <a:pt x="3489769" y="8356"/>
                                  </a:lnTo>
                                  <a:lnTo>
                                    <a:pt x="3489769" y="4740"/>
                                  </a:lnTo>
                                  <a:lnTo>
                                    <a:pt x="3490400" y="3196"/>
                                  </a:lnTo>
                                  <a:lnTo>
                                    <a:pt x="3492960" y="639"/>
                                  </a:lnTo>
                                  <a:lnTo>
                                    <a:pt x="3494508" y="0"/>
                                  </a:lnTo>
                                  <a:lnTo>
                                    <a:pt x="3498127" y="0"/>
                                  </a:lnTo>
                                  <a:lnTo>
                                    <a:pt x="3499663" y="639"/>
                                  </a:lnTo>
                                  <a:lnTo>
                                    <a:pt x="3502223" y="3196"/>
                                  </a:lnTo>
                                  <a:lnTo>
                                    <a:pt x="3502866" y="4740"/>
                                  </a:lnTo>
                                  <a:lnTo>
                                    <a:pt x="3502866" y="8356"/>
                                  </a:lnTo>
                                  <a:lnTo>
                                    <a:pt x="3502223" y="9900"/>
                                  </a:lnTo>
                                  <a:lnTo>
                                    <a:pt x="3499663" y="12457"/>
                                  </a:lnTo>
                                  <a:lnTo>
                                    <a:pt x="34981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24357" y="13096"/>
                                  </a:moveTo>
                                  <a:lnTo>
                                    <a:pt x="3520749" y="13096"/>
                                  </a:lnTo>
                                  <a:lnTo>
                                    <a:pt x="3519201" y="12457"/>
                                  </a:lnTo>
                                  <a:lnTo>
                                    <a:pt x="3516642" y="9900"/>
                                  </a:lnTo>
                                  <a:lnTo>
                                    <a:pt x="3515999" y="8356"/>
                                  </a:lnTo>
                                  <a:lnTo>
                                    <a:pt x="3515999" y="4740"/>
                                  </a:lnTo>
                                  <a:lnTo>
                                    <a:pt x="3516642" y="3196"/>
                                  </a:lnTo>
                                  <a:lnTo>
                                    <a:pt x="3519201" y="639"/>
                                  </a:lnTo>
                                  <a:lnTo>
                                    <a:pt x="3520749" y="0"/>
                                  </a:lnTo>
                                  <a:lnTo>
                                    <a:pt x="3524357" y="0"/>
                                  </a:lnTo>
                                  <a:lnTo>
                                    <a:pt x="3525905" y="639"/>
                                  </a:lnTo>
                                  <a:lnTo>
                                    <a:pt x="3528464" y="3196"/>
                                  </a:lnTo>
                                  <a:lnTo>
                                    <a:pt x="3529095" y="4740"/>
                                  </a:lnTo>
                                  <a:lnTo>
                                    <a:pt x="3529095" y="8356"/>
                                  </a:lnTo>
                                  <a:lnTo>
                                    <a:pt x="3528464" y="9900"/>
                                  </a:lnTo>
                                  <a:lnTo>
                                    <a:pt x="3525905" y="12457"/>
                                  </a:lnTo>
                                  <a:lnTo>
                                    <a:pt x="35243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50598" y="13096"/>
                                  </a:moveTo>
                                  <a:lnTo>
                                    <a:pt x="3546979" y="13096"/>
                                  </a:lnTo>
                                  <a:lnTo>
                                    <a:pt x="3545443" y="12457"/>
                                  </a:lnTo>
                                  <a:lnTo>
                                    <a:pt x="3542883" y="9900"/>
                                  </a:lnTo>
                                  <a:lnTo>
                                    <a:pt x="3542240" y="8356"/>
                                  </a:lnTo>
                                  <a:lnTo>
                                    <a:pt x="3542240" y="4740"/>
                                  </a:lnTo>
                                  <a:lnTo>
                                    <a:pt x="3542883" y="3196"/>
                                  </a:lnTo>
                                  <a:lnTo>
                                    <a:pt x="3545443" y="639"/>
                                  </a:lnTo>
                                  <a:lnTo>
                                    <a:pt x="3546979" y="0"/>
                                  </a:lnTo>
                                  <a:lnTo>
                                    <a:pt x="3550598" y="0"/>
                                  </a:lnTo>
                                  <a:lnTo>
                                    <a:pt x="3552146" y="639"/>
                                  </a:lnTo>
                                  <a:lnTo>
                                    <a:pt x="3554706" y="3196"/>
                                  </a:lnTo>
                                  <a:lnTo>
                                    <a:pt x="3555337" y="4740"/>
                                  </a:lnTo>
                                  <a:lnTo>
                                    <a:pt x="3555337" y="8356"/>
                                  </a:lnTo>
                                  <a:lnTo>
                                    <a:pt x="3554706" y="9900"/>
                                  </a:lnTo>
                                  <a:lnTo>
                                    <a:pt x="3552146" y="12457"/>
                                  </a:lnTo>
                                  <a:lnTo>
                                    <a:pt x="35505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76840" y="13096"/>
                                  </a:moveTo>
                                  <a:lnTo>
                                    <a:pt x="3573220" y="13096"/>
                                  </a:lnTo>
                                  <a:lnTo>
                                    <a:pt x="3571684" y="12457"/>
                                  </a:lnTo>
                                  <a:lnTo>
                                    <a:pt x="3569124" y="9900"/>
                                  </a:lnTo>
                                  <a:lnTo>
                                    <a:pt x="3568481" y="8356"/>
                                  </a:lnTo>
                                  <a:lnTo>
                                    <a:pt x="3568481" y="4740"/>
                                  </a:lnTo>
                                  <a:lnTo>
                                    <a:pt x="3569124" y="3196"/>
                                  </a:lnTo>
                                  <a:lnTo>
                                    <a:pt x="3571684" y="639"/>
                                  </a:lnTo>
                                  <a:lnTo>
                                    <a:pt x="3573220" y="0"/>
                                  </a:lnTo>
                                  <a:lnTo>
                                    <a:pt x="3576840" y="0"/>
                                  </a:lnTo>
                                  <a:lnTo>
                                    <a:pt x="3578387" y="639"/>
                                  </a:lnTo>
                                  <a:lnTo>
                                    <a:pt x="3580935" y="3196"/>
                                  </a:lnTo>
                                  <a:lnTo>
                                    <a:pt x="3581578" y="4740"/>
                                  </a:lnTo>
                                  <a:lnTo>
                                    <a:pt x="3581578" y="8356"/>
                                  </a:lnTo>
                                  <a:lnTo>
                                    <a:pt x="3580935" y="9900"/>
                                  </a:lnTo>
                                  <a:lnTo>
                                    <a:pt x="3578387" y="12457"/>
                                  </a:lnTo>
                                  <a:lnTo>
                                    <a:pt x="35768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03081" y="13096"/>
                                  </a:moveTo>
                                  <a:lnTo>
                                    <a:pt x="3599461" y="13096"/>
                                  </a:lnTo>
                                  <a:lnTo>
                                    <a:pt x="3597914" y="12457"/>
                                  </a:lnTo>
                                  <a:lnTo>
                                    <a:pt x="3595366" y="9900"/>
                                  </a:lnTo>
                                  <a:lnTo>
                                    <a:pt x="3594723" y="8356"/>
                                  </a:lnTo>
                                  <a:lnTo>
                                    <a:pt x="3594723" y="4740"/>
                                  </a:lnTo>
                                  <a:lnTo>
                                    <a:pt x="3595366" y="3196"/>
                                  </a:lnTo>
                                  <a:lnTo>
                                    <a:pt x="3597914" y="639"/>
                                  </a:lnTo>
                                  <a:lnTo>
                                    <a:pt x="3599461" y="0"/>
                                  </a:lnTo>
                                  <a:lnTo>
                                    <a:pt x="3603081" y="0"/>
                                  </a:lnTo>
                                  <a:lnTo>
                                    <a:pt x="3604617" y="639"/>
                                  </a:lnTo>
                                  <a:lnTo>
                                    <a:pt x="3607177" y="3196"/>
                                  </a:lnTo>
                                  <a:lnTo>
                                    <a:pt x="3607820" y="4740"/>
                                  </a:lnTo>
                                  <a:lnTo>
                                    <a:pt x="3607820" y="8356"/>
                                  </a:lnTo>
                                  <a:lnTo>
                                    <a:pt x="3607177" y="9900"/>
                                  </a:lnTo>
                                  <a:lnTo>
                                    <a:pt x="3604617" y="12457"/>
                                  </a:lnTo>
                                  <a:lnTo>
                                    <a:pt x="36030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29322" y="13096"/>
                                  </a:moveTo>
                                  <a:lnTo>
                                    <a:pt x="3625703" y="13096"/>
                                  </a:lnTo>
                                  <a:lnTo>
                                    <a:pt x="3624155" y="12457"/>
                                  </a:lnTo>
                                  <a:lnTo>
                                    <a:pt x="3621595" y="9900"/>
                                  </a:lnTo>
                                  <a:lnTo>
                                    <a:pt x="3620964" y="8356"/>
                                  </a:lnTo>
                                  <a:lnTo>
                                    <a:pt x="3620964" y="4740"/>
                                  </a:lnTo>
                                  <a:lnTo>
                                    <a:pt x="3621595" y="3196"/>
                                  </a:lnTo>
                                  <a:lnTo>
                                    <a:pt x="3624155" y="639"/>
                                  </a:lnTo>
                                  <a:lnTo>
                                    <a:pt x="3625703" y="0"/>
                                  </a:lnTo>
                                  <a:lnTo>
                                    <a:pt x="3629322" y="0"/>
                                  </a:lnTo>
                                  <a:lnTo>
                                    <a:pt x="3630858" y="639"/>
                                  </a:lnTo>
                                  <a:lnTo>
                                    <a:pt x="3633418" y="3196"/>
                                  </a:lnTo>
                                  <a:lnTo>
                                    <a:pt x="3634061" y="4740"/>
                                  </a:lnTo>
                                  <a:lnTo>
                                    <a:pt x="3634061" y="8356"/>
                                  </a:lnTo>
                                  <a:lnTo>
                                    <a:pt x="3633418" y="9900"/>
                                  </a:lnTo>
                                  <a:lnTo>
                                    <a:pt x="3630858" y="12457"/>
                                  </a:lnTo>
                                  <a:lnTo>
                                    <a:pt x="36293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55552" y="13096"/>
                                  </a:moveTo>
                                  <a:lnTo>
                                    <a:pt x="3651944" y="13096"/>
                                  </a:lnTo>
                                  <a:lnTo>
                                    <a:pt x="3650396" y="12457"/>
                                  </a:lnTo>
                                  <a:lnTo>
                                    <a:pt x="3647836" y="9900"/>
                                  </a:lnTo>
                                  <a:lnTo>
                                    <a:pt x="3647194" y="8356"/>
                                  </a:lnTo>
                                  <a:lnTo>
                                    <a:pt x="3647194" y="4740"/>
                                  </a:lnTo>
                                  <a:lnTo>
                                    <a:pt x="3647836" y="3196"/>
                                  </a:lnTo>
                                  <a:lnTo>
                                    <a:pt x="3650396" y="639"/>
                                  </a:lnTo>
                                  <a:lnTo>
                                    <a:pt x="3651944" y="0"/>
                                  </a:lnTo>
                                  <a:lnTo>
                                    <a:pt x="3655552" y="0"/>
                                  </a:lnTo>
                                  <a:lnTo>
                                    <a:pt x="3657100" y="639"/>
                                  </a:lnTo>
                                  <a:lnTo>
                                    <a:pt x="3659659" y="3196"/>
                                  </a:lnTo>
                                  <a:lnTo>
                                    <a:pt x="3660290" y="4740"/>
                                  </a:lnTo>
                                  <a:lnTo>
                                    <a:pt x="3660290" y="8356"/>
                                  </a:lnTo>
                                  <a:lnTo>
                                    <a:pt x="3659659" y="9900"/>
                                  </a:lnTo>
                                  <a:lnTo>
                                    <a:pt x="3657100" y="12457"/>
                                  </a:lnTo>
                                  <a:lnTo>
                                    <a:pt x="36555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81793" y="13096"/>
                                  </a:moveTo>
                                  <a:lnTo>
                                    <a:pt x="3678174" y="13096"/>
                                  </a:lnTo>
                                  <a:lnTo>
                                    <a:pt x="3676638" y="12457"/>
                                  </a:lnTo>
                                  <a:lnTo>
                                    <a:pt x="3674078" y="9900"/>
                                  </a:lnTo>
                                  <a:lnTo>
                                    <a:pt x="3673435" y="8356"/>
                                  </a:lnTo>
                                  <a:lnTo>
                                    <a:pt x="3673435" y="4740"/>
                                  </a:lnTo>
                                  <a:lnTo>
                                    <a:pt x="3674078" y="3196"/>
                                  </a:lnTo>
                                  <a:lnTo>
                                    <a:pt x="3676638" y="639"/>
                                  </a:lnTo>
                                  <a:lnTo>
                                    <a:pt x="3678174" y="0"/>
                                  </a:lnTo>
                                  <a:lnTo>
                                    <a:pt x="3681793" y="0"/>
                                  </a:lnTo>
                                  <a:lnTo>
                                    <a:pt x="3683341" y="639"/>
                                  </a:lnTo>
                                  <a:lnTo>
                                    <a:pt x="3685901" y="3196"/>
                                  </a:lnTo>
                                  <a:lnTo>
                                    <a:pt x="3686532" y="4740"/>
                                  </a:lnTo>
                                  <a:lnTo>
                                    <a:pt x="3686532" y="8356"/>
                                  </a:lnTo>
                                  <a:lnTo>
                                    <a:pt x="3685901" y="9900"/>
                                  </a:lnTo>
                                  <a:lnTo>
                                    <a:pt x="3683341" y="12457"/>
                                  </a:lnTo>
                                  <a:lnTo>
                                    <a:pt x="36817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08034" y="13096"/>
                                  </a:moveTo>
                                  <a:lnTo>
                                    <a:pt x="3704415" y="13096"/>
                                  </a:lnTo>
                                  <a:lnTo>
                                    <a:pt x="3702867" y="12457"/>
                                  </a:lnTo>
                                  <a:lnTo>
                                    <a:pt x="3700319" y="9900"/>
                                  </a:lnTo>
                                  <a:lnTo>
                                    <a:pt x="3699676" y="8356"/>
                                  </a:lnTo>
                                  <a:lnTo>
                                    <a:pt x="3699676" y="4740"/>
                                  </a:lnTo>
                                  <a:lnTo>
                                    <a:pt x="3700319" y="3196"/>
                                  </a:lnTo>
                                  <a:lnTo>
                                    <a:pt x="3702867" y="639"/>
                                  </a:lnTo>
                                  <a:lnTo>
                                    <a:pt x="3704415" y="0"/>
                                  </a:lnTo>
                                  <a:lnTo>
                                    <a:pt x="3708034" y="0"/>
                                  </a:lnTo>
                                  <a:lnTo>
                                    <a:pt x="3709582" y="639"/>
                                  </a:lnTo>
                                  <a:lnTo>
                                    <a:pt x="3712130" y="3196"/>
                                  </a:lnTo>
                                  <a:lnTo>
                                    <a:pt x="3712773" y="4740"/>
                                  </a:lnTo>
                                  <a:lnTo>
                                    <a:pt x="3712773" y="8356"/>
                                  </a:lnTo>
                                  <a:lnTo>
                                    <a:pt x="3712130" y="9900"/>
                                  </a:lnTo>
                                  <a:lnTo>
                                    <a:pt x="3709582" y="12457"/>
                                  </a:lnTo>
                                  <a:lnTo>
                                    <a:pt x="37080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34276" y="13096"/>
                                  </a:moveTo>
                                  <a:lnTo>
                                    <a:pt x="3730656" y="13096"/>
                                  </a:lnTo>
                                  <a:lnTo>
                                    <a:pt x="3729109" y="12457"/>
                                  </a:lnTo>
                                  <a:lnTo>
                                    <a:pt x="3726549" y="9900"/>
                                  </a:lnTo>
                                  <a:lnTo>
                                    <a:pt x="3725918" y="8356"/>
                                  </a:lnTo>
                                  <a:lnTo>
                                    <a:pt x="3725918" y="4740"/>
                                  </a:lnTo>
                                  <a:lnTo>
                                    <a:pt x="3726549" y="3196"/>
                                  </a:lnTo>
                                  <a:lnTo>
                                    <a:pt x="3729109" y="639"/>
                                  </a:lnTo>
                                  <a:lnTo>
                                    <a:pt x="3730656" y="0"/>
                                  </a:lnTo>
                                  <a:lnTo>
                                    <a:pt x="3734276" y="0"/>
                                  </a:lnTo>
                                  <a:lnTo>
                                    <a:pt x="3735812" y="639"/>
                                  </a:lnTo>
                                  <a:lnTo>
                                    <a:pt x="3738372" y="3196"/>
                                  </a:lnTo>
                                  <a:lnTo>
                                    <a:pt x="3739015" y="4740"/>
                                  </a:lnTo>
                                  <a:lnTo>
                                    <a:pt x="3739015" y="8356"/>
                                  </a:lnTo>
                                  <a:lnTo>
                                    <a:pt x="3738372" y="9900"/>
                                  </a:lnTo>
                                  <a:lnTo>
                                    <a:pt x="3735812" y="12457"/>
                                  </a:lnTo>
                                  <a:lnTo>
                                    <a:pt x="37342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60505" y="13096"/>
                                  </a:moveTo>
                                  <a:lnTo>
                                    <a:pt x="3756898" y="13096"/>
                                  </a:lnTo>
                                  <a:lnTo>
                                    <a:pt x="3755350" y="12457"/>
                                  </a:lnTo>
                                  <a:lnTo>
                                    <a:pt x="3752790" y="9900"/>
                                  </a:lnTo>
                                  <a:lnTo>
                                    <a:pt x="3752159" y="8356"/>
                                  </a:lnTo>
                                  <a:lnTo>
                                    <a:pt x="3752159" y="4740"/>
                                  </a:lnTo>
                                  <a:lnTo>
                                    <a:pt x="3752790" y="3196"/>
                                  </a:lnTo>
                                  <a:lnTo>
                                    <a:pt x="3755350" y="639"/>
                                  </a:lnTo>
                                  <a:lnTo>
                                    <a:pt x="3756898" y="0"/>
                                  </a:lnTo>
                                  <a:lnTo>
                                    <a:pt x="3760505" y="0"/>
                                  </a:lnTo>
                                  <a:lnTo>
                                    <a:pt x="3762053" y="639"/>
                                  </a:lnTo>
                                  <a:lnTo>
                                    <a:pt x="3764613" y="3196"/>
                                  </a:lnTo>
                                  <a:lnTo>
                                    <a:pt x="3765256" y="4740"/>
                                  </a:lnTo>
                                  <a:lnTo>
                                    <a:pt x="3765256" y="8356"/>
                                  </a:lnTo>
                                  <a:lnTo>
                                    <a:pt x="3764613" y="9900"/>
                                  </a:lnTo>
                                  <a:lnTo>
                                    <a:pt x="3762053" y="12457"/>
                                  </a:lnTo>
                                  <a:lnTo>
                                    <a:pt x="37605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86747" y="13096"/>
                                  </a:moveTo>
                                  <a:lnTo>
                                    <a:pt x="3783127" y="13096"/>
                                  </a:lnTo>
                                  <a:lnTo>
                                    <a:pt x="3781591" y="12457"/>
                                  </a:lnTo>
                                  <a:lnTo>
                                    <a:pt x="3779031" y="9900"/>
                                  </a:lnTo>
                                  <a:lnTo>
                                    <a:pt x="3778389" y="8356"/>
                                  </a:lnTo>
                                  <a:lnTo>
                                    <a:pt x="3778389" y="4740"/>
                                  </a:lnTo>
                                  <a:lnTo>
                                    <a:pt x="3779031" y="3196"/>
                                  </a:lnTo>
                                  <a:lnTo>
                                    <a:pt x="3781591" y="639"/>
                                  </a:lnTo>
                                  <a:lnTo>
                                    <a:pt x="3783127" y="0"/>
                                  </a:lnTo>
                                  <a:lnTo>
                                    <a:pt x="3786747" y="0"/>
                                  </a:lnTo>
                                  <a:lnTo>
                                    <a:pt x="3788295" y="639"/>
                                  </a:lnTo>
                                  <a:lnTo>
                                    <a:pt x="3790854" y="3196"/>
                                  </a:lnTo>
                                  <a:lnTo>
                                    <a:pt x="3791485" y="4740"/>
                                  </a:lnTo>
                                  <a:lnTo>
                                    <a:pt x="3791485" y="8356"/>
                                  </a:lnTo>
                                  <a:lnTo>
                                    <a:pt x="3790854" y="9900"/>
                                  </a:lnTo>
                                  <a:lnTo>
                                    <a:pt x="3788295" y="12457"/>
                                  </a:lnTo>
                                  <a:lnTo>
                                    <a:pt x="37867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12988" y="13096"/>
                                  </a:moveTo>
                                  <a:lnTo>
                                    <a:pt x="3809369" y="13096"/>
                                  </a:lnTo>
                                  <a:lnTo>
                                    <a:pt x="3807833" y="12457"/>
                                  </a:lnTo>
                                  <a:lnTo>
                                    <a:pt x="3805273" y="9900"/>
                                  </a:lnTo>
                                  <a:lnTo>
                                    <a:pt x="3804630" y="8356"/>
                                  </a:lnTo>
                                  <a:lnTo>
                                    <a:pt x="3804630" y="4740"/>
                                  </a:lnTo>
                                  <a:lnTo>
                                    <a:pt x="3805273" y="3196"/>
                                  </a:lnTo>
                                  <a:lnTo>
                                    <a:pt x="3807833" y="639"/>
                                  </a:lnTo>
                                  <a:lnTo>
                                    <a:pt x="3809369" y="0"/>
                                  </a:lnTo>
                                  <a:lnTo>
                                    <a:pt x="3812988" y="0"/>
                                  </a:lnTo>
                                  <a:lnTo>
                                    <a:pt x="3814536" y="639"/>
                                  </a:lnTo>
                                  <a:lnTo>
                                    <a:pt x="3817084" y="3196"/>
                                  </a:lnTo>
                                  <a:lnTo>
                                    <a:pt x="3817727" y="4740"/>
                                  </a:lnTo>
                                  <a:lnTo>
                                    <a:pt x="3817727" y="8356"/>
                                  </a:lnTo>
                                  <a:lnTo>
                                    <a:pt x="3817084" y="9900"/>
                                  </a:lnTo>
                                  <a:lnTo>
                                    <a:pt x="3814536" y="12457"/>
                                  </a:lnTo>
                                  <a:lnTo>
                                    <a:pt x="38129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39229" y="13096"/>
                                  </a:moveTo>
                                  <a:lnTo>
                                    <a:pt x="3835610" y="13096"/>
                                  </a:lnTo>
                                  <a:lnTo>
                                    <a:pt x="3834062" y="12457"/>
                                  </a:lnTo>
                                  <a:lnTo>
                                    <a:pt x="3831514" y="9900"/>
                                  </a:lnTo>
                                  <a:lnTo>
                                    <a:pt x="3830871" y="8356"/>
                                  </a:lnTo>
                                  <a:lnTo>
                                    <a:pt x="3830871" y="4740"/>
                                  </a:lnTo>
                                  <a:lnTo>
                                    <a:pt x="3831514" y="3196"/>
                                  </a:lnTo>
                                  <a:lnTo>
                                    <a:pt x="3834062" y="639"/>
                                  </a:lnTo>
                                  <a:lnTo>
                                    <a:pt x="3835610" y="0"/>
                                  </a:lnTo>
                                  <a:lnTo>
                                    <a:pt x="3839229" y="0"/>
                                  </a:lnTo>
                                  <a:lnTo>
                                    <a:pt x="3840765" y="639"/>
                                  </a:lnTo>
                                  <a:lnTo>
                                    <a:pt x="3843325" y="3196"/>
                                  </a:lnTo>
                                  <a:lnTo>
                                    <a:pt x="3843968" y="4740"/>
                                  </a:lnTo>
                                  <a:lnTo>
                                    <a:pt x="3843968" y="8356"/>
                                  </a:lnTo>
                                  <a:lnTo>
                                    <a:pt x="3843325" y="9900"/>
                                  </a:lnTo>
                                  <a:lnTo>
                                    <a:pt x="3840765" y="12457"/>
                                  </a:lnTo>
                                  <a:lnTo>
                                    <a:pt x="38392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65471" y="13096"/>
                                  </a:moveTo>
                                  <a:lnTo>
                                    <a:pt x="3861851" y="13096"/>
                                  </a:lnTo>
                                  <a:lnTo>
                                    <a:pt x="3860304" y="12457"/>
                                  </a:lnTo>
                                  <a:lnTo>
                                    <a:pt x="3857744" y="9900"/>
                                  </a:lnTo>
                                  <a:lnTo>
                                    <a:pt x="3857113" y="8356"/>
                                  </a:lnTo>
                                  <a:lnTo>
                                    <a:pt x="3857113" y="4740"/>
                                  </a:lnTo>
                                  <a:lnTo>
                                    <a:pt x="3857744" y="3196"/>
                                  </a:lnTo>
                                  <a:lnTo>
                                    <a:pt x="3860304" y="639"/>
                                  </a:lnTo>
                                  <a:lnTo>
                                    <a:pt x="3861851" y="0"/>
                                  </a:lnTo>
                                  <a:lnTo>
                                    <a:pt x="3865471" y="0"/>
                                  </a:lnTo>
                                  <a:lnTo>
                                    <a:pt x="3867007" y="639"/>
                                  </a:lnTo>
                                  <a:lnTo>
                                    <a:pt x="3869567" y="3196"/>
                                  </a:lnTo>
                                  <a:lnTo>
                                    <a:pt x="3870210" y="4740"/>
                                  </a:lnTo>
                                  <a:lnTo>
                                    <a:pt x="3870210" y="8356"/>
                                  </a:lnTo>
                                  <a:lnTo>
                                    <a:pt x="3869567" y="9900"/>
                                  </a:lnTo>
                                  <a:lnTo>
                                    <a:pt x="3867007" y="12457"/>
                                  </a:lnTo>
                                  <a:lnTo>
                                    <a:pt x="38654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91700" y="13096"/>
                                  </a:moveTo>
                                  <a:lnTo>
                                    <a:pt x="3888093" y="13096"/>
                                  </a:lnTo>
                                  <a:lnTo>
                                    <a:pt x="3886545" y="12457"/>
                                  </a:lnTo>
                                  <a:lnTo>
                                    <a:pt x="3883985" y="9900"/>
                                  </a:lnTo>
                                  <a:lnTo>
                                    <a:pt x="3883342" y="8356"/>
                                  </a:lnTo>
                                  <a:lnTo>
                                    <a:pt x="3883342" y="4740"/>
                                  </a:lnTo>
                                  <a:lnTo>
                                    <a:pt x="3883985" y="3196"/>
                                  </a:lnTo>
                                  <a:lnTo>
                                    <a:pt x="3886545" y="639"/>
                                  </a:lnTo>
                                  <a:lnTo>
                                    <a:pt x="3888093" y="0"/>
                                  </a:lnTo>
                                  <a:lnTo>
                                    <a:pt x="3891700" y="0"/>
                                  </a:lnTo>
                                  <a:lnTo>
                                    <a:pt x="3893248" y="639"/>
                                  </a:lnTo>
                                  <a:lnTo>
                                    <a:pt x="3895808" y="3196"/>
                                  </a:lnTo>
                                  <a:lnTo>
                                    <a:pt x="3896439" y="4740"/>
                                  </a:lnTo>
                                  <a:lnTo>
                                    <a:pt x="3896439" y="8356"/>
                                  </a:lnTo>
                                  <a:lnTo>
                                    <a:pt x="3895808" y="9900"/>
                                  </a:lnTo>
                                  <a:lnTo>
                                    <a:pt x="3893248" y="12457"/>
                                  </a:lnTo>
                                  <a:lnTo>
                                    <a:pt x="3891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17942" y="13096"/>
                                  </a:moveTo>
                                  <a:lnTo>
                                    <a:pt x="3914322" y="13096"/>
                                  </a:lnTo>
                                  <a:lnTo>
                                    <a:pt x="3912786" y="12457"/>
                                  </a:lnTo>
                                  <a:lnTo>
                                    <a:pt x="3910226" y="9900"/>
                                  </a:lnTo>
                                  <a:lnTo>
                                    <a:pt x="3909583" y="8356"/>
                                  </a:lnTo>
                                  <a:lnTo>
                                    <a:pt x="3909583" y="4740"/>
                                  </a:lnTo>
                                  <a:lnTo>
                                    <a:pt x="3910226" y="3196"/>
                                  </a:lnTo>
                                  <a:lnTo>
                                    <a:pt x="3912786" y="639"/>
                                  </a:lnTo>
                                  <a:lnTo>
                                    <a:pt x="3914322" y="0"/>
                                  </a:lnTo>
                                  <a:lnTo>
                                    <a:pt x="3917942" y="0"/>
                                  </a:lnTo>
                                  <a:lnTo>
                                    <a:pt x="3919489" y="639"/>
                                  </a:lnTo>
                                  <a:lnTo>
                                    <a:pt x="3922049" y="3196"/>
                                  </a:lnTo>
                                  <a:lnTo>
                                    <a:pt x="3922680" y="4740"/>
                                  </a:lnTo>
                                  <a:lnTo>
                                    <a:pt x="3922680" y="8356"/>
                                  </a:lnTo>
                                  <a:lnTo>
                                    <a:pt x="3922049" y="9900"/>
                                  </a:lnTo>
                                  <a:lnTo>
                                    <a:pt x="3919489" y="12457"/>
                                  </a:lnTo>
                                  <a:lnTo>
                                    <a:pt x="39179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44183" y="13096"/>
                                  </a:moveTo>
                                  <a:lnTo>
                                    <a:pt x="3940564" y="13096"/>
                                  </a:lnTo>
                                  <a:lnTo>
                                    <a:pt x="3939028" y="12457"/>
                                  </a:lnTo>
                                  <a:lnTo>
                                    <a:pt x="3936468" y="9900"/>
                                  </a:lnTo>
                                  <a:lnTo>
                                    <a:pt x="3935825" y="8356"/>
                                  </a:lnTo>
                                  <a:lnTo>
                                    <a:pt x="3935825" y="4740"/>
                                  </a:lnTo>
                                  <a:lnTo>
                                    <a:pt x="3936468" y="3196"/>
                                  </a:lnTo>
                                  <a:lnTo>
                                    <a:pt x="3939028" y="639"/>
                                  </a:lnTo>
                                  <a:lnTo>
                                    <a:pt x="3940564" y="0"/>
                                  </a:lnTo>
                                  <a:lnTo>
                                    <a:pt x="3944183" y="0"/>
                                  </a:lnTo>
                                  <a:lnTo>
                                    <a:pt x="3945731" y="639"/>
                                  </a:lnTo>
                                  <a:lnTo>
                                    <a:pt x="3948279" y="3196"/>
                                  </a:lnTo>
                                  <a:lnTo>
                                    <a:pt x="3948922" y="4740"/>
                                  </a:lnTo>
                                  <a:lnTo>
                                    <a:pt x="3948922" y="8356"/>
                                  </a:lnTo>
                                  <a:lnTo>
                                    <a:pt x="3948279" y="9900"/>
                                  </a:lnTo>
                                  <a:lnTo>
                                    <a:pt x="3945731" y="12457"/>
                                  </a:lnTo>
                                  <a:lnTo>
                                    <a:pt x="39441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70424" y="13096"/>
                                  </a:moveTo>
                                  <a:lnTo>
                                    <a:pt x="3966805" y="13096"/>
                                  </a:lnTo>
                                  <a:lnTo>
                                    <a:pt x="3965257" y="12457"/>
                                  </a:lnTo>
                                  <a:lnTo>
                                    <a:pt x="3962709" y="9900"/>
                                  </a:lnTo>
                                  <a:lnTo>
                                    <a:pt x="3962066" y="8356"/>
                                  </a:lnTo>
                                  <a:lnTo>
                                    <a:pt x="3962066" y="4740"/>
                                  </a:lnTo>
                                  <a:lnTo>
                                    <a:pt x="3962709" y="3196"/>
                                  </a:lnTo>
                                  <a:lnTo>
                                    <a:pt x="3965257" y="639"/>
                                  </a:lnTo>
                                  <a:lnTo>
                                    <a:pt x="3966805" y="0"/>
                                  </a:lnTo>
                                  <a:lnTo>
                                    <a:pt x="3970424" y="0"/>
                                  </a:lnTo>
                                  <a:lnTo>
                                    <a:pt x="3971960" y="639"/>
                                  </a:lnTo>
                                  <a:lnTo>
                                    <a:pt x="3974520" y="3196"/>
                                  </a:lnTo>
                                  <a:lnTo>
                                    <a:pt x="3975163" y="4740"/>
                                  </a:lnTo>
                                  <a:lnTo>
                                    <a:pt x="3975163" y="8356"/>
                                  </a:lnTo>
                                  <a:lnTo>
                                    <a:pt x="3974520" y="9900"/>
                                  </a:lnTo>
                                  <a:lnTo>
                                    <a:pt x="3971960" y="12457"/>
                                  </a:lnTo>
                                  <a:lnTo>
                                    <a:pt x="39704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96666" y="13096"/>
                                  </a:moveTo>
                                  <a:lnTo>
                                    <a:pt x="3993046" y="13096"/>
                                  </a:lnTo>
                                  <a:lnTo>
                                    <a:pt x="3991498" y="12457"/>
                                  </a:lnTo>
                                  <a:lnTo>
                                    <a:pt x="3988939" y="9900"/>
                                  </a:lnTo>
                                  <a:lnTo>
                                    <a:pt x="3988308" y="8356"/>
                                  </a:lnTo>
                                  <a:lnTo>
                                    <a:pt x="3988308" y="4740"/>
                                  </a:lnTo>
                                  <a:lnTo>
                                    <a:pt x="3988939" y="3196"/>
                                  </a:lnTo>
                                  <a:lnTo>
                                    <a:pt x="3991498" y="639"/>
                                  </a:lnTo>
                                  <a:lnTo>
                                    <a:pt x="3993046" y="0"/>
                                  </a:lnTo>
                                  <a:lnTo>
                                    <a:pt x="3996666" y="0"/>
                                  </a:lnTo>
                                  <a:lnTo>
                                    <a:pt x="3998202" y="639"/>
                                  </a:lnTo>
                                  <a:lnTo>
                                    <a:pt x="4000762" y="3196"/>
                                  </a:lnTo>
                                  <a:lnTo>
                                    <a:pt x="4001404" y="4740"/>
                                  </a:lnTo>
                                  <a:lnTo>
                                    <a:pt x="4001404" y="8356"/>
                                  </a:lnTo>
                                  <a:lnTo>
                                    <a:pt x="4000762" y="9900"/>
                                  </a:lnTo>
                                  <a:lnTo>
                                    <a:pt x="3998202" y="12457"/>
                                  </a:lnTo>
                                  <a:lnTo>
                                    <a:pt x="39966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22895" y="13096"/>
                                  </a:moveTo>
                                  <a:lnTo>
                                    <a:pt x="4019288" y="13096"/>
                                  </a:lnTo>
                                  <a:lnTo>
                                    <a:pt x="4017740" y="12457"/>
                                  </a:lnTo>
                                  <a:lnTo>
                                    <a:pt x="4015180" y="9900"/>
                                  </a:lnTo>
                                  <a:lnTo>
                                    <a:pt x="4014537" y="8356"/>
                                  </a:lnTo>
                                  <a:lnTo>
                                    <a:pt x="4014537" y="4740"/>
                                  </a:lnTo>
                                  <a:lnTo>
                                    <a:pt x="4015180" y="3196"/>
                                  </a:lnTo>
                                  <a:lnTo>
                                    <a:pt x="4017740" y="639"/>
                                  </a:lnTo>
                                  <a:lnTo>
                                    <a:pt x="4019288" y="0"/>
                                  </a:lnTo>
                                  <a:lnTo>
                                    <a:pt x="4022895" y="0"/>
                                  </a:lnTo>
                                  <a:lnTo>
                                    <a:pt x="4024443" y="639"/>
                                  </a:lnTo>
                                  <a:lnTo>
                                    <a:pt x="4027003" y="3196"/>
                                  </a:lnTo>
                                  <a:lnTo>
                                    <a:pt x="4027634" y="4740"/>
                                  </a:lnTo>
                                  <a:lnTo>
                                    <a:pt x="4027634" y="8356"/>
                                  </a:lnTo>
                                  <a:lnTo>
                                    <a:pt x="4027003" y="9900"/>
                                  </a:lnTo>
                                  <a:lnTo>
                                    <a:pt x="4024443" y="12457"/>
                                  </a:lnTo>
                                  <a:lnTo>
                                    <a:pt x="40228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49137" y="13096"/>
                                  </a:moveTo>
                                  <a:lnTo>
                                    <a:pt x="4045517" y="13096"/>
                                  </a:lnTo>
                                  <a:lnTo>
                                    <a:pt x="4043981" y="12457"/>
                                  </a:lnTo>
                                  <a:lnTo>
                                    <a:pt x="4041421" y="9900"/>
                                  </a:lnTo>
                                  <a:lnTo>
                                    <a:pt x="4040778" y="8356"/>
                                  </a:lnTo>
                                  <a:lnTo>
                                    <a:pt x="4040778" y="4740"/>
                                  </a:lnTo>
                                  <a:lnTo>
                                    <a:pt x="4041421" y="3196"/>
                                  </a:lnTo>
                                  <a:lnTo>
                                    <a:pt x="4043981" y="639"/>
                                  </a:lnTo>
                                  <a:lnTo>
                                    <a:pt x="4045517" y="0"/>
                                  </a:lnTo>
                                  <a:lnTo>
                                    <a:pt x="4049137" y="0"/>
                                  </a:lnTo>
                                  <a:lnTo>
                                    <a:pt x="4050684" y="639"/>
                                  </a:lnTo>
                                  <a:lnTo>
                                    <a:pt x="4053232" y="3196"/>
                                  </a:lnTo>
                                  <a:lnTo>
                                    <a:pt x="4053875" y="4740"/>
                                  </a:lnTo>
                                  <a:lnTo>
                                    <a:pt x="4053875" y="8356"/>
                                  </a:lnTo>
                                  <a:lnTo>
                                    <a:pt x="4053232" y="9900"/>
                                  </a:lnTo>
                                  <a:lnTo>
                                    <a:pt x="4050684" y="12457"/>
                                  </a:lnTo>
                                  <a:lnTo>
                                    <a:pt x="40491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75378" y="13096"/>
                                  </a:moveTo>
                                  <a:lnTo>
                                    <a:pt x="4071759" y="13096"/>
                                  </a:lnTo>
                                  <a:lnTo>
                                    <a:pt x="4070211" y="12457"/>
                                  </a:lnTo>
                                  <a:lnTo>
                                    <a:pt x="4067663" y="9900"/>
                                  </a:lnTo>
                                  <a:lnTo>
                                    <a:pt x="4067020" y="8356"/>
                                  </a:lnTo>
                                  <a:lnTo>
                                    <a:pt x="4067020" y="4740"/>
                                  </a:lnTo>
                                  <a:lnTo>
                                    <a:pt x="4067663" y="3196"/>
                                  </a:lnTo>
                                  <a:lnTo>
                                    <a:pt x="4070211" y="639"/>
                                  </a:lnTo>
                                  <a:lnTo>
                                    <a:pt x="4071759" y="0"/>
                                  </a:lnTo>
                                  <a:lnTo>
                                    <a:pt x="4075378" y="0"/>
                                  </a:lnTo>
                                  <a:lnTo>
                                    <a:pt x="4076926" y="639"/>
                                  </a:lnTo>
                                  <a:lnTo>
                                    <a:pt x="4079474" y="3196"/>
                                  </a:lnTo>
                                  <a:lnTo>
                                    <a:pt x="4080117" y="4740"/>
                                  </a:lnTo>
                                  <a:lnTo>
                                    <a:pt x="4080117" y="8356"/>
                                  </a:lnTo>
                                  <a:lnTo>
                                    <a:pt x="4079474" y="9900"/>
                                  </a:lnTo>
                                  <a:lnTo>
                                    <a:pt x="4076926" y="12457"/>
                                  </a:lnTo>
                                  <a:lnTo>
                                    <a:pt x="40753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01619" y="13096"/>
                                  </a:moveTo>
                                  <a:lnTo>
                                    <a:pt x="4098000" y="13096"/>
                                  </a:lnTo>
                                  <a:lnTo>
                                    <a:pt x="4096452" y="12457"/>
                                  </a:lnTo>
                                  <a:lnTo>
                                    <a:pt x="4093904" y="9900"/>
                                  </a:lnTo>
                                  <a:lnTo>
                                    <a:pt x="4093261" y="8356"/>
                                  </a:lnTo>
                                  <a:lnTo>
                                    <a:pt x="4093261" y="4740"/>
                                  </a:lnTo>
                                  <a:lnTo>
                                    <a:pt x="4093904" y="3196"/>
                                  </a:lnTo>
                                  <a:lnTo>
                                    <a:pt x="4096452" y="639"/>
                                  </a:lnTo>
                                  <a:lnTo>
                                    <a:pt x="4098000" y="0"/>
                                  </a:lnTo>
                                  <a:lnTo>
                                    <a:pt x="4101619" y="0"/>
                                  </a:lnTo>
                                  <a:lnTo>
                                    <a:pt x="4103155" y="639"/>
                                  </a:lnTo>
                                  <a:lnTo>
                                    <a:pt x="4105715" y="3196"/>
                                  </a:lnTo>
                                  <a:lnTo>
                                    <a:pt x="4106358" y="4740"/>
                                  </a:lnTo>
                                  <a:lnTo>
                                    <a:pt x="4106358" y="8356"/>
                                  </a:lnTo>
                                  <a:lnTo>
                                    <a:pt x="4105715" y="9900"/>
                                  </a:lnTo>
                                  <a:lnTo>
                                    <a:pt x="4103155" y="12457"/>
                                  </a:lnTo>
                                  <a:lnTo>
                                    <a:pt x="41016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27849" y="13096"/>
                                  </a:moveTo>
                                  <a:lnTo>
                                    <a:pt x="4124241" y="13096"/>
                                  </a:lnTo>
                                  <a:lnTo>
                                    <a:pt x="4122693" y="12457"/>
                                  </a:lnTo>
                                  <a:lnTo>
                                    <a:pt x="4120134" y="9900"/>
                                  </a:lnTo>
                                  <a:lnTo>
                                    <a:pt x="4119503" y="8356"/>
                                  </a:lnTo>
                                  <a:lnTo>
                                    <a:pt x="4119503" y="4740"/>
                                  </a:lnTo>
                                  <a:lnTo>
                                    <a:pt x="4120134" y="3196"/>
                                  </a:lnTo>
                                  <a:lnTo>
                                    <a:pt x="4122693" y="639"/>
                                  </a:lnTo>
                                  <a:lnTo>
                                    <a:pt x="4124241" y="0"/>
                                  </a:lnTo>
                                  <a:lnTo>
                                    <a:pt x="4127849" y="0"/>
                                  </a:lnTo>
                                  <a:lnTo>
                                    <a:pt x="4129397" y="639"/>
                                  </a:lnTo>
                                  <a:lnTo>
                                    <a:pt x="4131957" y="3196"/>
                                  </a:lnTo>
                                  <a:lnTo>
                                    <a:pt x="4132599" y="4740"/>
                                  </a:lnTo>
                                  <a:lnTo>
                                    <a:pt x="4132599" y="8356"/>
                                  </a:lnTo>
                                  <a:lnTo>
                                    <a:pt x="4131957" y="9900"/>
                                  </a:lnTo>
                                  <a:lnTo>
                                    <a:pt x="4129397" y="12457"/>
                                  </a:lnTo>
                                  <a:lnTo>
                                    <a:pt x="41278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54090" y="13096"/>
                                  </a:moveTo>
                                  <a:lnTo>
                                    <a:pt x="4150471" y="13096"/>
                                  </a:lnTo>
                                  <a:lnTo>
                                    <a:pt x="4148935" y="12457"/>
                                  </a:lnTo>
                                  <a:lnTo>
                                    <a:pt x="4146375" y="9900"/>
                                  </a:lnTo>
                                  <a:lnTo>
                                    <a:pt x="4145732" y="8356"/>
                                  </a:lnTo>
                                  <a:lnTo>
                                    <a:pt x="4145732" y="4740"/>
                                  </a:lnTo>
                                  <a:lnTo>
                                    <a:pt x="4146375" y="3196"/>
                                  </a:lnTo>
                                  <a:lnTo>
                                    <a:pt x="4148935" y="639"/>
                                  </a:lnTo>
                                  <a:lnTo>
                                    <a:pt x="4150471" y="0"/>
                                  </a:lnTo>
                                  <a:lnTo>
                                    <a:pt x="4154090" y="0"/>
                                  </a:lnTo>
                                  <a:lnTo>
                                    <a:pt x="4155638" y="639"/>
                                  </a:lnTo>
                                  <a:lnTo>
                                    <a:pt x="4158198" y="3196"/>
                                  </a:lnTo>
                                  <a:lnTo>
                                    <a:pt x="4158829" y="4740"/>
                                  </a:lnTo>
                                  <a:lnTo>
                                    <a:pt x="4158829" y="8356"/>
                                  </a:lnTo>
                                  <a:lnTo>
                                    <a:pt x="4158198" y="9900"/>
                                  </a:lnTo>
                                  <a:lnTo>
                                    <a:pt x="4155638" y="12457"/>
                                  </a:lnTo>
                                  <a:lnTo>
                                    <a:pt x="41540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80332" y="13096"/>
                                  </a:moveTo>
                                  <a:lnTo>
                                    <a:pt x="4176712" y="13096"/>
                                  </a:lnTo>
                                  <a:lnTo>
                                    <a:pt x="4175176" y="12457"/>
                                  </a:lnTo>
                                  <a:lnTo>
                                    <a:pt x="4172616" y="9900"/>
                                  </a:lnTo>
                                  <a:lnTo>
                                    <a:pt x="4171973" y="8356"/>
                                  </a:lnTo>
                                  <a:lnTo>
                                    <a:pt x="4171973" y="4740"/>
                                  </a:lnTo>
                                  <a:lnTo>
                                    <a:pt x="4172616" y="3196"/>
                                  </a:lnTo>
                                  <a:lnTo>
                                    <a:pt x="4175176" y="639"/>
                                  </a:lnTo>
                                  <a:lnTo>
                                    <a:pt x="4176712" y="0"/>
                                  </a:lnTo>
                                  <a:lnTo>
                                    <a:pt x="4180332" y="0"/>
                                  </a:lnTo>
                                  <a:lnTo>
                                    <a:pt x="4181879" y="639"/>
                                  </a:lnTo>
                                  <a:lnTo>
                                    <a:pt x="4184427" y="3196"/>
                                  </a:lnTo>
                                  <a:lnTo>
                                    <a:pt x="4185070" y="4740"/>
                                  </a:lnTo>
                                  <a:lnTo>
                                    <a:pt x="4185070" y="8356"/>
                                  </a:lnTo>
                                  <a:lnTo>
                                    <a:pt x="4184427" y="9900"/>
                                  </a:lnTo>
                                  <a:lnTo>
                                    <a:pt x="4181879" y="12457"/>
                                  </a:lnTo>
                                  <a:lnTo>
                                    <a:pt x="41803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06573" y="13096"/>
                                  </a:moveTo>
                                  <a:lnTo>
                                    <a:pt x="4202954" y="13096"/>
                                  </a:lnTo>
                                  <a:lnTo>
                                    <a:pt x="4201406" y="12457"/>
                                  </a:lnTo>
                                  <a:lnTo>
                                    <a:pt x="4198858" y="9900"/>
                                  </a:lnTo>
                                  <a:lnTo>
                                    <a:pt x="4198215" y="8356"/>
                                  </a:lnTo>
                                  <a:lnTo>
                                    <a:pt x="4198215" y="4740"/>
                                  </a:lnTo>
                                  <a:lnTo>
                                    <a:pt x="4198858" y="3196"/>
                                  </a:lnTo>
                                  <a:lnTo>
                                    <a:pt x="4201406" y="639"/>
                                  </a:lnTo>
                                  <a:lnTo>
                                    <a:pt x="4202954" y="0"/>
                                  </a:lnTo>
                                  <a:lnTo>
                                    <a:pt x="4206573" y="0"/>
                                  </a:lnTo>
                                  <a:lnTo>
                                    <a:pt x="4208109" y="639"/>
                                  </a:lnTo>
                                  <a:lnTo>
                                    <a:pt x="4210669" y="3196"/>
                                  </a:lnTo>
                                  <a:lnTo>
                                    <a:pt x="4211312" y="4740"/>
                                  </a:lnTo>
                                  <a:lnTo>
                                    <a:pt x="4211312" y="8356"/>
                                  </a:lnTo>
                                  <a:lnTo>
                                    <a:pt x="4210669" y="9900"/>
                                  </a:lnTo>
                                  <a:lnTo>
                                    <a:pt x="4208109" y="12457"/>
                                  </a:lnTo>
                                  <a:lnTo>
                                    <a:pt x="42065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32814" y="13096"/>
                                  </a:moveTo>
                                  <a:lnTo>
                                    <a:pt x="4229195" y="13096"/>
                                  </a:lnTo>
                                  <a:lnTo>
                                    <a:pt x="4227647" y="12457"/>
                                  </a:lnTo>
                                  <a:lnTo>
                                    <a:pt x="4225087" y="9900"/>
                                  </a:lnTo>
                                  <a:lnTo>
                                    <a:pt x="4224456" y="8356"/>
                                  </a:lnTo>
                                  <a:lnTo>
                                    <a:pt x="4224456" y="4740"/>
                                  </a:lnTo>
                                  <a:lnTo>
                                    <a:pt x="4225087" y="3196"/>
                                  </a:lnTo>
                                  <a:lnTo>
                                    <a:pt x="4227647" y="639"/>
                                  </a:lnTo>
                                  <a:lnTo>
                                    <a:pt x="4229195" y="0"/>
                                  </a:lnTo>
                                  <a:lnTo>
                                    <a:pt x="4232814" y="0"/>
                                  </a:lnTo>
                                  <a:lnTo>
                                    <a:pt x="4234350" y="639"/>
                                  </a:lnTo>
                                  <a:lnTo>
                                    <a:pt x="4236910" y="3196"/>
                                  </a:lnTo>
                                  <a:lnTo>
                                    <a:pt x="4237553" y="4740"/>
                                  </a:lnTo>
                                  <a:lnTo>
                                    <a:pt x="4237553" y="8356"/>
                                  </a:lnTo>
                                  <a:lnTo>
                                    <a:pt x="4236910" y="9900"/>
                                  </a:lnTo>
                                  <a:lnTo>
                                    <a:pt x="4234350" y="12457"/>
                                  </a:lnTo>
                                  <a:lnTo>
                                    <a:pt x="42328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59044" y="13096"/>
                                  </a:moveTo>
                                  <a:lnTo>
                                    <a:pt x="4255436" y="13096"/>
                                  </a:lnTo>
                                  <a:lnTo>
                                    <a:pt x="4253888" y="12457"/>
                                  </a:lnTo>
                                  <a:lnTo>
                                    <a:pt x="4251329" y="9900"/>
                                  </a:lnTo>
                                  <a:lnTo>
                                    <a:pt x="4250686" y="8356"/>
                                  </a:lnTo>
                                  <a:lnTo>
                                    <a:pt x="4250686" y="4740"/>
                                  </a:lnTo>
                                  <a:lnTo>
                                    <a:pt x="4251329" y="3196"/>
                                  </a:lnTo>
                                  <a:lnTo>
                                    <a:pt x="4253888" y="639"/>
                                  </a:lnTo>
                                  <a:lnTo>
                                    <a:pt x="4255436" y="0"/>
                                  </a:lnTo>
                                  <a:lnTo>
                                    <a:pt x="4259044" y="0"/>
                                  </a:lnTo>
                                  <a:lnTo>
                                    <a:pt x="4260592" y="639"/>
                                  </a:lnTo>
                                  <a:lnTo>
                                    <a:pt x="4263152" y="3196"/>
                                  </a:lnTo>
                                  <a:lnTo>
                                    <a:pt x="4263783" y="4740"/>
                                  </a:lnTo>
                                  <a:lnTo>
                                    <a:pt x="4263783" y="8356"/>
                                  </a:lnTo>
                                  <a:lnTo>
                                    <a:pt x="4263152" y="9900"/>
                                  </a:lnTo>
                                  <a:lnTo>
                                    <a:pt x="4260592" y="12457"/>
                                  </a:lnTo>
                                  <a:lnTo>
                                    <a:pt x="4259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5285" y="13096"/>
                                  </a:moveTo>
                                  <a:lnTo>
                                    <a:pt x="4281666" y="13096"/>
                                  </a:lnTo>
                                  <a:lnTo>
                                    <a:pt x="4280130" y="12457"/>
                                  </a:lnTo>
                                  <a:lnTo>
                                    <a:pt x="4277570" y="9900"/>
                                  </a:lnTo>
                                  <a:lnTo>
                                    <a:pt x="4276927" y="8356"/>
                                  </a:lnTo>
                                  <a:lnTo>
                                    <a:pt x="4276927" y="4740"/>
                                  </a:lnTo>
                                  <a:lnTo>
                                    <a:pt x="4277570" y="3196"/>
                                  </a:lnTo>
                                  <a:lnTo>
                                    <a:pt x="4280130" y="639"/>
                                  </a:lnTo>
                                  <a:lnTo>
                                    <a:pt x="4281666" y="0"/>
                                  </a:lnTo>
                                  <a:lnTo>
                                    <a:pt x="4285285" y="0"/>
                                  </a:lnTo>
                                  <a:lnTo>
                                    <a:pt x="4286833" y="639"/>
                                  </a:lnTo>
                                  <a:lnTo>
                                    <a:pt x="4289393" y="3196"/>
                                  </a:lnTo>
                                  <a:lnTo>
                                    <a:pt x="4290024" y="4740"/>
                                  </a:lnTo>
                                  <a:lnTo>
                                    <a:pt x="4290024" y="8356"/>
                                  </a:lnTo>
                                  <a:lnTo>
                                    <a:pt x="4289393" y="9900"/>
                                  </a:lnTo>
                                  <a:lnTo>
                                    <a:pt x="4286833" y="12457"/>
                                  </a:lnTo>
                                  <a:lnTo>
                                    <a:pt x="42852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11527" y="13096"/>
                                  </a:moveTo>
                                  <a:lnTo>
                                    <a:pt x="4307907" y="13096"/>
                                  </a:lnTo>
                                  <a:lnTo>
                                    <a:pt x="4306371" y="12457"/>
                                  </a:lnTo>
                                  <a:lnTo>
                                    <a:pt x="4303811" y="9900"/>
                                  </a:lnTo>
                                  <a:lnTo>
                                    <a:pt x="4303168" y="8356"/>
                                  </a:lnTo>
                                  <a:lnTo>
                                    <a:pt x="4303168" y="4740"/>
                                  </a:lnTo>
                                  <a:lnTo>
                                    <a:pt x="4303811" y="3196"/>
                                  </a:lnTo>
                                  <a:lnTo>
                                    <a:pt x="4306371" y="639"/>
                                  </a:lnTo>
                                  <a:lnTo>
                                    <a:pt x="4307907" y="0"/>
                                  </a:lnTo>
                                  <a:lnTo>
                                    <a:pt x="4311527" y="0"/>
                                  </a:lnTo>
                                  <a:lnTo>
                                    <a:pt x="4313074" y="639"/>
                                  </a:lnTo>
                                  <a:lnTo>
                                    <a:pt x="4315622" y="3196"/>
                                  </a:lnTo>
                                  <a:lnTo>
                                    <a:pt x="4316265" y="4740"/>
                                  </a:lnTo>
                                  <a:lnTo>
                                    <a:pt x="4316265" y="8356"/>
                                  </a:lnTo>
                                  <a:lnTo>
                                    <a:pt x="4315622" y="9900"/>
                                  </a:lnTo>
                                  <a:lnTo>
                                    <a:pt x="4313074" y="12457"/>
                                  </a:lnTo>
                                  <a:lnTo>
                                    <a:pt x="43115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37768" y="13096"/>
                                  </a:moveTo>
                                  <a:lnTo>
                                    <a:pt x="4334148" y="13096"/>
                                  </a:lnTo>
                                  <a:lnTo>
                                    <a:pt x="4332601" y="12457"/>
                                  </a:lnTo>
                                  <a:lnTo>
                                    <a:pt x="4330053" y="9900"/>
                                  </a:lnTo>
                                  <a:lnTo>
                                    <a:pt x="4329410" y="8356"/>
                                  </a:lnTo>
                                  <a:lnTo>
                                    <a:pt x="4329410" y="4740"/>
                                  </a:lnTo>
                                  <a:lnTo>
                                    <a:pt x="4330053" y="3196"/>
                                  </a:lnTo>
                                  <a:lnTo>
                                    <a:pt x="4332601" y="639"/>
                                  </a:lnTo>
                                  <a:lnTo>
                                    <a:pt x="4334148" y="0"/>
                                  </a:lnTo>
                                  <a:lnTo>
                                    <a:pt x="4337768" y="0"/>
                                  </a:lnTo>
                                  <a:lnTo>
                                    <a:pt x="4339304" y="639"/>
                                  </a:lnTo>
                                  <a:lnTo>
                                    <a:pt x="4341864" y="3196"/>
                                  </a:lnTo>
                                  <a:lnTo>
                                    <a:pt x="4342507" y="4740"/>
                                  </a:lnTo>
                                  <a:lnTo>
                                    <a:pt x="4342507" y="8356"/>
                                  </a:lnTo>
                                  <a:lnTo>
                                    <a:pt x="4341864" y="9900"/>
                                  </a:lnTo>
                                  <a:lnTo>
                                    <a:pt x="4339304" y="12457"/>
                                  </a:lnTo>
                                  <a:lnTo>
                                    <a:pt x="43377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64009" y="13096"/>
                                  </a:moveTo>
                                  <a:lnTo>
                                    <a:pt x="4360390" y="13096"/>
                                  </a:lnTo>
                                  <a:lnTo>
                                    <a:pt x="4358842" y="12457"/>
                                  </a:lnTo>
                                  <a:lnTo>
                                    <a:pt x="4356282" y="9900"/>
                                  </a:lnTo>
                                  <a:lnTo>
                                    <a:pt x="4355651" y="8356"/>
                                  </a:lnTo>
                                  <a:lnTo>
                                    <a:pt x="4355651" y="4740"/>
                                  </a:lnTo>
                                  <a:lnTo>
                                    <a:pt x="4356282" y="3196"/>
                                  </a:lnTo>
                                  <a:lnTo>
                                    <a:pt x="4358842" y="639"/>
                                  </a:lnTo>
                                  <a:lnTo>
                                    <a:pt x="4360390" y="0"/>
                                  </a:lnTo>
                                  <a:lnTo>
                                    <a:pt x="4364009" y="0"/>
                                  </a:lnTo>
                                  <a:lnTo>
                                    <a:pt x="4365545" y="639"/>
                                  </a:lnTo>
                                  <a:lnTo>
                                    <a:pt x="4368105" y="3196"/>
                                  </a:lnTo>
                                  <a:lnTo>
                                    <a:pt x="4368748" y="4740"/>
                                  </a:lnTo>
                                  <a:lnTo>
                                    <a:pt x="4368748" y="8356"/>
                                  </a:lnTo>
                                  <a:lnTo>
                                    <a:pt x="4368105" y="9900"/>
                                  </a:lnTo>
                                  <a:lnTo>
                                    <a:pt x="4365545" y="12457"/>
                                  </a:lnTo>
                                  <a:lnTo>
                                    <a:pt x="43640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90239" y="13096"/>
                                  </a:moveTo>
                                  <a:lnTo>
                                    <a:pt x="4386631" y="13096"/>
                                  </a:lnTo>
                                  <a:lnTo>
                                    <a:pt x="4385083" y="12457"/>
                                  </a:lnTo>
                                  <a:lnTo>
                                    <a:pt x="4382524" y="9900"/>
                                  </a:lnTo>
                                  <a:lnTo>
                                    <a:pt x="4381881" y="8356"/>
                                  </a:lnTo>
                                  <a:lnTo>
                                    <a:pt x="4381881" y="4740"/>
                                  </a:lnTo>
                                  <a:lnTo>
                                    <a:pt x="4382524" y="3196"/>
                                  </a:lnTo>
                                  <a:lnTo>
                                    <a:pt x="4385083" y="639"/>
                                  </a:lnTo>
                                  <a:lnTo>
                                    <a:pt x="4386631" y="0"/>
                                  </a:lnTo>
                                  <a:lnTo>
                                    <a:pt x="4390239" y="0"/>
                                  </a:lnTo>
                                  <a:lnTo>
                                    <a:pt x="4391787" y="639"/>
                                  </a:lnTo>
                                  <a:lnTo>
                                    <a:pt x="4394346" y="3196"/>
                                  </a:lnTo>
                                  <a:lnTo>
                                    <a:pt x="4394978" y="4740"/>
                                  </a:lnTo>
                                  <a:lnTo>
                                    <a:pt x="4394978" y="8356"/>
                                  </a:lnTo>
                                  <a:lnTo>
                                    <a:pt x="4394346" y="9900"/>
                                  </a:lnTo>
                                  <a:lnTo>
                                    <a:pt x="4391787" y="12457"/>
                                  </a:lnTo>
                                  <a:lnTo>
                                    <a:pt x="43902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16480" y="13096"/>
                                  </a:moveTo>
                                  <a:lnTo>
                                    <a:pt x="4412861" y="13096"/>
                                  </a:lnTo>
                                  <a:lnTo>
                                    <a:pt x="4411325" y="12457"/>
                                  </a:lnTo>
                                  <a:lnTo>
                                    <a:pt x="4408765" y="9900"/>
                                  </a:lnTo>
                                  <a:lnTo>
                                    <a:pt x="4408122" y="8356"/>
                                  </a:lnTo>
                                  <a:lnTo>
                                    <a:pt x="4408122" y="4740"/>
                                  </a:lnTo>
                                  <a:lnTo>
                                    <a:pt x="4408765" y="3196"/>
                                  </a:lnTo>
                                  <a:lnTo>
                                    <a:pt x="4411325" y="639"/>
                                  </a:lnTo>
                                  <a:lnTo>
                                    <a:pt x="4412861" y="0"/>
                                  </a:lnTo>
                                  <a:lnTo>
                                    <a:pt x="4416480" y="0"/>
                                  </a:lnTo>
                                  <a:lnTo>
                                    <a:pt x="4418028" y="639"/>
                                  </a:lnTo>
                                  <a:lnTo>
                                    <a:pt x="4420588" y="3196"/>
                                  </a:lnTo>
                                  <a:lnTo>
                                    <a:pt x="4421219" y="4740"/>
                                  </a:lnTo>
                                  <a:lnTo>
                                    <a:pt x="4421219" y="8356"/>
                                  </a:lnTo>
                                  <a:lnTo>
                                    <a:pt x="4420588" y="9900"/>
                                  </a:lnTo>
                                  <a:lnTo>
                                    <a:pt x="4418028" y="12457"/>
                                  </a:lnTo>
                                  <a:lnTo>
                                    <a:pt x="44164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42722" y="13096"/>
                                  </a:moveTo>
                                  <a:lnTo>
                                    <a:pt x="4439102" y="13096"/>
                                  </a:lnTo>
                                  <a:lnTo>
                                    <a:pt x="4437566" y="12457"/>
                                  </a:lnTo>
                                  <a:lnTo>
                                    <a:pt x="4435006" y="9900"/>
                                  </a:lnTo>
                                  <a:lnTo>
                                    <a:pt x="4434363" y="8356"/>
                                  </a:lnTo>
                                  <a:lnTo>
                                    <a:pt x="4434363" y="4740"/>
                                  </a:lnTo>
                                  <a:lnTo>
                                    <a:pt x="4435006" y="3196"/>
                                  </a:lnTo>
                                  <a:lnTo>
                                    <a:pt x="4437566" y="639"/>
                                  </a:lnTo>
                                  <a:lnTo>
                                    <a:pt x="4439102" y="0"/>
                                  </a:lnTo>
                                  <a:lnTo>
                                    <a:pt x="4442722" y="0"/>
                                  </a:lnTo>
                                  <a:lnTo>
                                    <a:pt x="4444269" y="639"/>
                                  </a:lnTo>
                                  <a:lnTo>
                                    <a:pt x="4446817" y="3196"/>
                                  </a:lnTo>
                                  <a:lnTo>
                                    <a:pt x="4447460" y="4740"/>
                                  </a:lnTo>
                                  <a:lnTo>
                                    <a:pt x="4447460" y="8356"/>
                                  </a:lnTo>
                                  <a:lnTo>
                                    <a:pt x="4446817" y="9900"/>
                                  </a:lnTo>
                                  <a:lnTo>
                                    <a:pt x="4444269" y="12457"/>
                                  </a:lnTo>
                                  <a:lnTo>
                                    <a:pt x="44427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68963" y="13096"/>
                                  </a:moveTo>
                                  <a:lnTo>
                                    <a:pt x="4465343" y="13096"/>
                                  </a:lnTo>
                                  <a:lnTo>
                                    <a:pt x="4463796" y="12457"/>
                                  </a:lnTo>
                                  <a:lnTo>
                                    <a:pt x="4461248" y="9900"/>
                                  </a:lnTo>
                                  <a:lnTo>
                                    <a:pt x="4460605" y="8356"/>
                                  </a:lnTo>
                                  <a:lnTo>
                                    <a:pt x="4460605" y="4740"/>
                                  </a:lnTo>
                                  <a:lnTo>
                                    <a:pt x="4461248" y="3196"/>
                                  </a:lnTo>
                                  <a:lnTo>
                                    <a:pt x="4463796" y="639"/>
                                  </a:lnTo>
                                  <a:lnTo>
                                    <a:pt x="4465343" y="0"/>
                                  </a:lnTo>
                                  <a:lnTo>
                                    <a:pt x="4468963" y="0"/>
                                  </a:lnTo>
                                  <a:lnTo>
                                    <a:pt x="4470499" y="639"/>
                                  </a:lnTo>
                                  <a:lnTo>
                                    <a:pt x="4473059" y="3196"/>
                                  </a:lnTo>
                                  <a:lnTo>
                                    <a:pt x="4473702" y="4740"/>
                                  </a:lnTo>
                                  <a:lnTo>
                                    <a:pt x="4473702" y="8356"/>
                                  </a:lnTo>
                                  <a:lnTo>
                                    <a:pt x="4473059" y="9900"/>
                                  </a:lnTo>
                                  <a:lnTo>
                                    <a:pt x="4470499" y="12457"/>
                                  </a:lnTo>
                                  <a:lnTo>
                                    <a:pt x="44689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95192" y="13096"/>
                                  </a:moveTo>
                                  <a:lnTo>
                                    <a:pt x="4491585" y="13096"/>
                                  </a:lnTo>
                                  <a:lnTo>
                                    <a:pt x="4490037" y="12457"/>
                                  </a:lnTo>
                                  <a:lnTo>
                                    <a:pt x="4487477" y="9900"/>
                                  </a:lnTo>
                                  <a:lnTo>
                                    <a:pt x="4486846" y="8356"/>
                                  </a:lnTo>
                                  <a:lnTo>
                                    <a:pt x="4486846" y="4740"/>
                                  </a:lnTo>
                                  <a:lnTo>
                                    <a:pt x="4487477" y="3196"/>
                                  </a:lnTo>
                                  <a:lnTo>
                                    <a:pt x="4490037" y="639"/>
                                  </a:lnTo>
                                  <a:lnTo>
                                    <a:pt x="4491585" y="0"/>
                                  </a:lnTo>
                                  <a:lnTo>
                                    <a:pt x="4495192" y="0"/>
                                  </a:lnTo>
                                  <a:lnTo>
                                    <a:pt x="4496740" y="639"/>
                                  </a:lnTo>
                                  <a:lnTo>
                                    <a:pt x="4499300" y="3196"/>
                                  </a:lnTo>
                                  <a:lnTo>
                                    <a:pt x="4499943" y="4740"/>
                                  </a:lnTo>
                                  <a:lnTo>
                                    <a:pt x="4499943" y="8356"/>
                                  </a:lnTo>
                                  <a:lnTo>
                                    <a:pt x="4499300" y="9900"/>
                                  </a:lnTo>
                                  <a:lnTo>
                                    <a:pt x="4496740" y="12457"/>
                                  </a:lnTo>
                                  <a:lnTo>
                                    <a:pt x="44951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21434" y="13096"/>
                                  </a:moveTo>
                                  <a:lnTo>
                                    <a:pt x="4517826" y="13096"/>
                                  </a:lnTo>
                                  <a:lnTo>
                                    <a:pt x="4516278" y="12457"/>
                                  </a:lnTo>
                                  <a:lnTo>
                                    <a:pt x="4513719" y="9900"/>
                                  </a:lnTo>
                                  <a:lnTo>
                                    <a:pt x="4513076" y="8356"/>
                                  </a:lnTo>
                                  <a:lnTo>
                                    <a:pt x="4513076" y="4740"/>
                                  </a:lnTo>
                                  <a:lnTo>
                                    <a:pt x="4513719" y="3196"/>
                                  </a:lnTo>
                                  <a:lnTo>
                                    <a:pt x="4516278" y="639"/>
                                  </a:lnTo>
                                  <a:lnTo>
                                    <a:pt x="4517826" y="0"/>
                                  </a:lnTo>
                                  <a:lnTo>
                                    <a:pt x="4521434" y="0"/>
                                  </a:lnTo>
                                  <a:lnTo>
                                    <a:pt x="4522982" y="639"/>
                                  </a:lnTo>
                                  <a:lnTo>
                                    <a:pt x="4525541" y="3196"/>
                                  </a:lnTo>
                                  <a:lnTo>
                                    <a:pt x="4526172" y="4740"/>
                                  </a:lnTo>
                                  <a:lnTo>
                                    <a:pt x="4526172" y="8356"/>
                                  </a:lnTo>
                                  <a:lnTo>
                                    <a:pt x="4525541" y="9900"/>
                                  </a:lnTo>
                                  <a:lnTo>
                                    <a:pt x="4522982" y="12457"/>
                                  </a:lnTo>
                                  <a:lnTo>
                                    <a:pt x="45214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7675" y="13096"/>
                                  </a:moveTo>
                                  <a:lnTo>
                                    <a:pt x="4544056" y="13096"/>
                                  </a:lnTo>
                                  <a:lnTo>
                                    <a:pt x="4542520" y="12457"/>
                                  </a:lnTo>
                                  <a:lnTo>
                                    <a:pt x="4539960" y="9900"/>
                                  </a:lnTo>
                                  <a:lnTo>
                                    <a:pt x="4539317" y="8356"/>
                                  </a:lnTo>
                                  <a:lnTo>
                                    <a:pt x="4539317" y="4740"/>
                                  </a:lnTo>
                                  <a:lnTo>
                                    <a:pt x="4539960" y="3196"/>
                                  </a:lnTo>
                                  <a:lnTo>
                                    <a:pt x="4542520" y="639"/>
                                  </a:lnTo>
                                  <a:lnTo>
                                    <a:pt x="4544056" y="0"/>
                                  </a:lnTo>
                                  <a:lnTo>
                                    <a:pt x="4547675" y="0"/>
                                  </a:lnTo>
                                  <a:lnTo>
                                    <a:pt x="4549223" y="639"/>
                                  </a:lnTo>
                                  <a:lnTo>
                                    <a:pt x="4551771" y="3196"/>
                                  </a:lnTo>
                                  <a:lnTo>
                                    <a:pt x="4552414" y="4740"/>
                                  </a:lnTo>
                                  <a:lnTo>
                                    <a:pt x="4552414" y="8356"/>
                                  </a:lnTo>
                                  <a:lnTo>
                                    <a:pt x="4551771" y="9900"/>
                                  </a:lnTo>
                                  <a:lnTo>
                                    <a:pt x="4549223" y="12457"/>
                                  </a:lnTo>
                                  <a:lnTo>
                                    <a:pt x="45476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73917" y="13096"/>
                                  </a:moveTo>
                                  <a:lnTo>
                                    <a:pt x="4570297" y="13096"/>
                                  </a:lnTo>
                                  <a:lnTo>
                                    <a:pt x="4568749" y="12457"/>
                                  </a:lnTo>
                                  <a:lnTo>
                                    <a:pt x="4566201" y="9900"/>
                                  </a:lnTo>
                                  <a:lnTo>
                                    <a:pt x="4565558" y="8356"/>
                                  </a:lnTo>
                                  <a:lnTo>
                                    <a:pt x="4565558" y="4740"/>
                                  </a:lnTo>
                                  <a:lnTo>
                                    <a:pt x="4566201" y="3196"/>
                                  </a:lnTo>
                                  <a:lnTo>
                                    <a:pt x="4568749" y="639"/>
                                  </a:lnTo>
                                  <a:lnTo>
                                    <a:pt x="4570297" y="0"/>
                                  </a:lnTo>
                                  <a:lnTo>
                                    <a:pt x="4573917" y="0"/>
                                  </a:lnTo>
                                  <a:lnTo>
                                    <a:pt x="4575452" y="639"/>
                                  </a:lnTo>
                                  <a:lnTo>
                                    <a:pt x="4578012" y="3196"/>
                                  </a:lnTo>
                                  <a:lnTo>
                                    <a:pt x="4578655" y="4740"/>
                                  </a:lnTo>
                                  <a:lnTo>
                                    <a:pt x="4578655" y="8356"/>
                                  </a:lnTo>
                                  <a:lnTo>
                                    <a:pt x="4578012" y="9900"/>
                                  </a:lnTo>
                                  <a:lnTo>
                                    <a:pt x="4575452" y="12457"/>
                                  </a:lnTo>
                                  <a:lnTo>
                                    <a:pt x="45739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00158" y="13096"/>
                                  </a:moveTo>
                                  <a:lnTo>
                                    <a:pt x="4596538" y="13096"/>
                                  </a:lnTo>
                                  <a:lnTo>
                                    <a:pt x="4594991" y="12457"/>
                                  </a:lnTo>
                                  <a:lnTo>
                                    <a:pt x="4592431" y="9900"/>
                                  </a:lnTo>
                                  <a:lnTo>
                                    <a:pt x="4591800" y="8356"/>
                                  </a:lnTo>
                                  <a:lnTo>
                                    <a:pt x="4591800" y="4740"/>
                                  </a:lnTo>
                                  <a:lnTo>
                                    <a:pt x="4592431" y="3196"/>
                                  </a:lnTo>
                                  <a:lnTo>
                                    <a:pt x="4594991" y="639"/>
                                  </a:lnTo>
                                  <a:lnTo>
                                    <a:pt x="4596538" y="0"/>
                                  </a:lnTo>
                                  <a:lnTo>
                                    <a:pt x="4600158" y="0"/>
                                  </a:lnTo>
                                  <a:lnTo>
                                    <a:pt x="4601694" y="639"/>
                                  </a:lnTo>
                                  <a:lnTo>
                                    <a:pt x="4604254" y="3196"/>
                                  </a:lnTo>
                                  <a:lnTo>
                                    <a:pt x="4604897" y="4740"/>
                                  </a:lnTo>
                                  <a:lnTo>
                                    <a:pt x="4604897" y="8356"/>
                                  </a:lnTo>
                                  <a:lnTo>
                                    <a:pt x="4604254" y="9900"/>
                                  </a:lnTo>
                                  <a:lnTo>
                                    <a:pt x="4601694" y="12457"/>
                                  </a:lnTo>
                                  <a:lnTo>
                                    <a:pt x="46001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26387" y="13096"/>
                                  </a:moveTo>
                                  <a:lnTo>
                                    <a:pt x="4622780" y="13096"/>
                                  </a:lnTo>
                                  <a:lnTo>
                                    <a:pt x="4621232" y="12457"/>
                                  </a:lnTo>
                                  <a:lnTo>
                                    <a:pt x="4618672" y="9900"/>
                                  </a:lnTo>
                                  <a:lnTo>
                                    <a:pt x="4618041" y="8356"/>
                                  </a:lnTo>
                                  <a:lnTo>
                                    <a:pt x="4618041" y="4740"/>
                                  </a:lnTo>
                                  <a:lnTo>
                                    <a:pt x="4618672" y="3196"/>
                                  </a:lnTo>
                                  <a:lnTo>
                                    <a:pt x="4621232" y="639"/>
                                  </a:lnTo>
                                  <a:lnTo>
                                    <a:pt x="4622780" y="0"/>
                                  </a:lnTo>
                                  <a:lnTo>
                                    <a:pt x="4626387" y="0"/>
                                  </a:lnTo>
                                  <a:lnTo>
                                    <a:pt x="4627935" y="639"/>
                                  </a:lnTo>
                                  <a:lnTo>
                                    <a:pt x="4630495" y="3196"/>
                                  </a:lnTo>
                                  <a:lnTo>
                                    <a:pt x="4631138" y="4740"/>
                                  </a:lnTo>
                                  <a:lnTo>
                                    <a:pt x="4631138" y="8356"/>
                                  </a:lnTo>
                                  <a:lnTo>
                                    <a:pt x="4630495" y="9900"/>
                                  </a:lnTo>
                                  <a:lnTo>
                                    <a:pt x="4627935" y="12457"/>
                                  </a:lnTo>
                                  <a:lnTo>
                                    <a:pt x="4626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52629" y="13096"/>
                                  </a:moveTo>
                                  <a:lnTo>
                                    <a:pt x="4649009" y="13096"/>
                                  </a:lnTo>
                                  <a:lnTo>
                                    <a:pt x="4647473" y="12457"/>
                                  </a:lnTo>
                                  <a:lnTo>
                                    <a:pt x="4644914" y="9900"/>
                                  </a:lnTo>
                                  <a:lnTo>
                                    <a:pt x="4644271" y="8356"/>
                                  </a:lnTo>
                                  <a:lnTo>
                                    <a:pt x="4644271" y="4740"/>
                                  </a:lnTo>
                                  <a:lnTo>
                                    <a:pt x="4644914" y="3196"/>
                                  </a:lnTo>
                                  <a:lnTo>
                                    <a:pt x="4647473" y="639"/>
                                  </a:lnTo>
                                  <a:lnTo>
                                    <a:pt x="4649009" y="0"/>
                                  </a:lnTo>
                                  <a:lnTo>
                                    <a:pt x="4652629" y="0"/>
                                  </a:lnTo>
                                  <a:lnTo>
                                    <a:pt x="4654177" y="639"/>
                                  </a:lnTo>
                                  <a:lnTo>
                                    <a:pt x="4656736" y="3196"/>
                                  </a:lnTo>
                                  <a:lnTo>
                                    <a:pt x="4657367" y="4740"/>
                                  </a:lnTo>
                                  <a:lnTo>
                                    <a:pt x="4657367" y="8356"/>
                                  </a:lnTo>
                                  <a:lnTo>
                                    <a:pt x="4656736" y="9900"/>
                                  </a:lnTo>
                                  <a:lnTo>
                                    <a:pt x="4654177" y="12457"/>
                                  </a:lnTo>
                                  <a:lnTo>
                                    <a:pt x="46526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78870" y="13096"/>
                                  </a:moveTo>
                                  <a:lnTo>
                                    <a:pt x="4675251" y="13096"/>
                                  </a:lnTo>
                                  <a:lnTo>
                                    <a:pt x="4673715" y="12457"/>
                                  </a:lnTo>
                                  <a:lnTo>
                                    <a:pt x="4671155" y="9900"/>
                                  </a:lnTo>
                                  <a:lnTo>
                                    <a:pt x="4670512" y="8356"/>
                                  </a:lnTo>
                                  <a:lnTo>
                                    <a:pt x="4670512" y="4740"/>
                                  </a:lnTo>
                                  <a:lnTo>
                                    <a:pt x="4671155" y="3196"/>
                                  </a:lnTo>
                                  <a:lnTo>
                                    <a:pt x="4673715" y="639"/>
                                  </a:lnTo>
                                  <a:lnTo>
                                    <a:pt x="4675251" y="0"/>
                                  </a:lnTo>
                                  <a:lnTo>
                                    <a:pt x="4678870" y="0"/>
                                  </a:lnTo>
                                  <a:lnTo>
                                    <a:pt x="4680418" y="639"/>
                                  </a:lnTo>
                                  <a:lnTo>
                                    <a:pt x="4682966" y="3196"/>
                                  </a:lnTo>
                                  <a:lnTo>
                                    <a:pt x="4683609" y="4740"/>
                                  </a:lnTo>
                                  <a:lnTo>
                                    <a:pt x="4683609" y="8356"/>
                                  </a:lnTo>
                                  <a:lnTo>
                                    <a:pt x="4682966" y="9900"/>
                                  </a:lnTo>
                                  <a:lnTo>
                                    <a:pt x="4680418" y="12457"/>
                                  </a:lnTo>
                                  <a:lnTo>
                                    <a:pt x="46788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05112" y="13096"/>
                                  </a:moveTo>
                                  <a:lnTo>
                                    <a:pt x="4701492" y="13096"/>
                                  </a:lnTo>
                                  <a:lnTo>
                                    <a:pt x="4699944" y="12457"/>
                                  </a:lnTo>
                                  <a:lnTo>
                                    <a:pt x="4697396" y="9900"/>
                                  </a:lnTo>
                                  <a:lnTo>
                                    <a:pt x="4696753" y="8356"/>
                                  </a:lnTo>
                                  <a:lnTo>
                                    <a:pt x="4696753" y="4740"/>
                                  </a:lnTo>
                                  <a:lnTo>
                                    <a:pt x="4697396" y="3196"/>
                                  </a:lnTo>
                                  <a:lnTo>
                                    <a:pt x="4699944" y="639"/>
                                  </a:lnTo>
                                  <a:lnTo>
                                    <a:pt x="4701492" y="0"/>
                                  </a:lnTo>
                                  <a:lnTo>
                                    <a:pt x="4705112" y="0"/>
                                  </a:lnTo>
                                  <a:lnTo>
                                    <a:pt x="4706647" y="639"/>
                                  </a:lnTo>
                                  <a:lnTo>
                                    <a:pt x="4709207" y="3196"/>
                                  </a:lnTo>
                                  <a:lnTo>
                                    <a:pt x="4709850" y="4740"/>
                                  </a:lnTo>
                                  <a:lnTo>
                                    <a:pt x="4709850" y="8356"/>
                                  </a:lnTo>
                                  <a:lnTo>
                                    <a:pt x="4709207" y="9900"/>
                                  </a:lnTo>
                                  <a:lnTo>
                                    <a:pt x="4706647" y="12457"/>
                                  </a:lnTo>
                                  <a:lnTo>
                                    <a:pt x="47051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31353" y="13096"/>
                                  </a:moveTo>
                                  <a:lnTo>
                                    <a:pt x="4727733" y="13096"/>
                                  </a:lnTo>
                                  <a:lnTo>
                                    <a:pt x="4726186" y="12457"/>
                                  </a:lnTo>
                                  <a:lnTo>
                                    <a:pt x="4723626" y="9900"/>
                                  </a:lnTo>
                                  <a:lnTo>
                                    <a:pt x="4722995" y="8356"/>
                                  </a:lnTo>
                                  <a:lnTo>
                                    <a:pt x="4722995" y="4740"/>
                                  </a:lnTo>
                                  <a:lnTo>
                                    <a:pt x="4723626" y="3196"/>
                                  </a:lnTo>
                                  <a:lnTo>
                                    <a:pt x="4726186" y="639"/>
                                  </a:lnTo>
                                  <a:lnTo>
                                    <a:pt x="4727733" y="0"/>
                                  </a:lnTo>
                                  <a:lnTo>
                                    <a:pt x="4731353" y="0"/>
                                  </a:lnTo>
                                  <a:lnTo>
                                    <a:pt x="4732889" y="639"/>
                                  </a:lnTo>
                                  <a:lnTo>
                                    <a:pt x="4735449" y="3196"/>
                                  </a:lnTo>
                                  <a:lnTo>
                                    <a:pt x="4736092" y="4740"/>
                                  </a:lnTo>
                                  <a:lnTo>
                                    <a:pt x="4736092" y="8356"/>
                                  </a:lnTo>
                                  <a:lnTo>
                                    <a:pt x="4735449" y="9900"/>
                                  </a:lnTo>
                                  <a:lnTo>
                                    <a:pt x="4732889" y="12457"/>
                                  </a:lnTo>
                                  <a:lnTo>
                                    <a:pt x="473135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57582" y="13096"/>
                                  </a:moveTo>
                                  <a:lnTo>
                                    <a:pt x="4753975" y="13096"/>
                                  </a:lnTo>
                                  <a:lnTo>
                                    <a:pt x="4752427" y="12457"/>
                                  </a:lnTo>
                                  <a:lnTo>
                                    <a:pt x="4749867" y="9900"/>
                                  </a:lnTo>
                                  <a:lnTo>
                                    <a:pt x="4749224" y="8356"/>
                                  </a:lnTo>
                                  <a:lnTo>
                                    <a:pt x="4749224" y="4740"/>
                                  </a:lnTo>
                                  <a:lnTo>
                                    <a:pt x="4749867" y="3196"/>
                                  </a:lnTo>
                                  <a:lnTo>
                                    <a:pt x="4752427" y="639"/>
                                  </a:lnTo>
                                  <a:lnTo>
                                    <a:pt x="4753975" y="0"/>
                                  </a:lnTo>
                                  <a:lnTo>
                                    <a:pt x="4757582" y="0"/>
                                  </a:lnTo>
                                  <a:lnTo>
                                    <a:pt x="4759130" y="639"/>
                                  </a:lnTo>
                                  <a:lnTo>
                                    <a:pt x="4761690" y="3196"/>
                                  </a:lnTo>
                                  <a:lnTo>
                                    <a:pt x="4762321" y="4740"/>
                                  </a:lnTo>
                                  <a:lnTo>
                                    <a:pt x="4762321" y="8356"/>
                                  </a:lnTo>
                                  <a:lnTo>
                                    <a:pt x="4761690" y="9900"/>
                                  </a:lnTo>
                                  <a:lnTo>
                                    <a:pt x="4759130" y="12457"/>
                                  </a:lnTo>
                                  <a:lnTo>
                                    <a:pt x="475758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83824" y="13096"/>
                                  </a:moveTo>
                                  <a:lnTo>
                                    <a:pt x="4780204" y="13096"/>
                                  </a:lnTo>
                                  <a:lnTo>
                                    <a:pt x="4778668" y="12457"/>
                                  </a:lnTo>
                                  <a:lnTo>
                                    <a:pt x="4776108" y="9900"/>
                                  </a:lnTo>
                                  <a:lnTo>
                                    <a:pt x="4775466" y="8356"/>
                                  </a:lnTo>
                                  <a:lnTo>
                                    <a:pt x="4775466" y="4740"/>
                                  </a:lnTo>
                                  <a:lnTo>
                                    <a:pt x="4776108" y="3196"/>
                                  </a:lnTo>
                                  <a:lnTo>
                                    <a:pt x="4778668" y="639"/>
                                  </a:lnTo>
                                  <a:lnTo>
                                    <a:pt x="4780204" y="0"/>
                                  </a:lnTo>
                                  <a:lnTo>
                                    <a:pt x="4783824" y="0"/>
                                  </a:lnTo>
                                  <a:lnTo>
                                    <a:pt x="4785372" y="639"/>
                                  </a:lnTo>
                                  <a:lnTo>
                                    <a:pt x="4787931" y="3196"/>
                                  </a:lnTo>
                                  <a:lnTo>
                                    <a:pt x="4788562" y="4740"/>
                                  </a:lnTo>
                                  <a:lnTo>
                                    <a:pt x="4788562" y="8356"/>
                                  </a:lnTo>
                                  <a:lnTo>
                                    <a:pt x="4787931" y="9900"/>
                                  </a:lnTo>
                                  <a:lnTo>
                                    <a:pt x="4785372" y="12457"/>
                                  </a:lnTo>
                                  <a:lnTo>
                                    <a:pt x="47838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10065" y="13096"/>
                                  </a:moveTo>
                                  <a:lnTo>
                                    <a:pt x="4806446" y="13096"/>
                                  </a:lnTo>
                                  <a:lnTo>
                                    <a:pt x="4804910" y="12457"/>
                                  </a:lnTo>
                                  <a:lnTo>
                                    <a:pt x="4802350" y="9900"/>
                                  </a:lnTo>
                                  <a:lnTo>
                                    <a:pt x="4801707" y="8356"/>
                                  </a:lnTo>
                                  <a:lnTo>
                                    <a:pt x="4801707" y="4740"/>
                                  </a:lnTo>
                                  <a:lnTo>
                                    <a:pt x="4802350" y="3196"/>
                                  </a:lnTo>
                                  <a:lnTo>
                                    <a:pt x="4804910" y="639"/>
                                  </a:lnTo>
                                  <a:lnTo>
                                    <a:pt x="4806446" y="0"/>
                                  </a:lnTo>
                                  <a:lnTo>
                                    <a:pt x="4810065" y="0"/>
                                  </a:lnTo>
                                  <a:lnTo>
                                    <a:pt x="4811613" y="639"/>
                                  </a:lnTo>
                                  <a:lnTo>
                                    <a:pt x="4814161" y="3196"/>
                                  </a:lnTo>
                                  <a:lnTo>
                                    <a:pt x="4814804" y="4740"/>
                                  </a:lnTo>
                                  <a:lnTo>
                                    <a:pt x="4814804" y="8356"/>
                                  </a:lnTo>
                                  <a:lnTo>
                                    <a:pt x="4814161" y="9900"/>
                                  </a:lnTo>
                                  <a:lnTo>
                                    <a:pt x="4811613" y="12457"/>
                                  </a:lnTo>
                                  <a:lnTo>
                                    <a:pt x="48100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36306" y="13096"/>
                                  </a:moveTo>
                                  <a:lnTo>
                                    <a:pt x="4832687" y="13096"/>
                                  </a:lnTo>
                                  <a:lnTo>
                                    <a:pt x="4831139" y="12457"/>
                                  </a:lnTo>
                                  <a:lnTo>
                                    <a:pt x="4828591" y="9900"/>
                                  </a:lnTo>
                                  <a:lnTo>
                                    <a:pt x="4827948" y="8356"/>
                                  </a:lnTo>
                                  <a:lnTo>
                                    <a:pt x="4827948" y="4740"/>
                                  </a:lnTo>
                                  <a:lnTo>
                                    <a:pt x="4828591" y="3196"/>
                                  </a:lnTo>
                                  <a:lnTo>
                                    <a:pt x="4831139" y="639"/>
                                  </a:lnTo>
                                  <a:lnTo>
                                    <a:pt x="4832687" y="0"/>
                                  </a:lnTo>
                                  <a:lnTo>
                                    <a:pt x="4836306" y="0"/>
                                  </a:lnTo>
                                  <a:lnTo>
                                    <a:pt x="4837842" y="639"/>
                                  </a:lnTo>
                                  <a:lnTo>
                                    <a:pt x="4840402" y="3196"/>
                                  </a:lnTo>
                                  <a:lnTo>
                                    <a:pt x="4841045" y="4740"/>
                                  </a:lnTo>
                                  <a:lnTo>
                                    <a:pt x="4841045" y="8356"/>
                                  </a:lnTo>
                                  <a:lnTo>
                                    <a:pt x="4840402" y="9900"/>
                                  </a:lnTo>
                                  <a:lnTo>
                                    <a:pt x="4837842" y="12457"/>
                                  </a:lnTo>
                                  <a:lnTo>
                                    <a:pt x="48363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62536" y="13096"/>
                                  </a:moveTo>
                                  <a:lnTo>
                                    <a:pt x="4858928" y="13096"/>
                                  </a:lnTo>
                                  <a:lnTo>
                                    <a:pt x="4857381" y="12457"/>
                                  </a:lnTo>
                                  <a:lnTo>
                                    <a:pt x="4854821" y="9900"/>
                                  </a:lnTo>
                                  <a:lnTo>
                                    <a:pt x="4854190" y="8356"/>
                                  </a:lnTo>
                                  <a:lnTo>
                                    <a:pt x="4854190" y="4740"/>
                                  </a:lnTo>
                                  <a:lnTo>
                                    <a:pt x="4854821" y="3196"/>
                                  </a:lnTo>
                                  <a:lnTo>
                                    <a:pt x="4857381" y="639"/>
                                  </a:lnTo>
                                  <a:lnTo>
                                    <a:pt x="4858928" y="0"/>
                                  </a:lnTo>
                                  <a:lnTo>
                                    <a:pt x="4862536" y="0"/>
                                  </a:lnTo>
                                  <a:lnTo>
                                    <a:pt x="4864084" y="639"/>
                                  </a:lnTo>
                                  <a:lnTo>
                                    <a:pt x="4866644" y="3196"/>
                                  </a:lnTo>
                                  <a:lnTo>
                                    <a:pt x="4867287" y="4740"/>
                                  </a:lnTo>
                                  <a:lnTo>
                                    <a:pt x="4867287" y="8356"/>
                                  </a:lnTo>
                                  <a:lnTo>
                                    <a:pt x="4866644" y="9900"/>
                                  </a:lnTo>
                                  <a:lnTo>
                                    <a:pt x="4864084" y="12457"/>
                                  </a:lnTo>
                                  <a:lnTo>
                                    <a:pt x="48625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88777" y="13096"/>
                                  </a:moveTo>
                                  <a:lnTo>
                                    <a:pt x="4885170" y="13096"/>
                                  </a:lnTo>
                                  <a:lnTo>
                                    <a:pt x="4883622" y="12457"/>
                                  </a:lnTo>
                                  <a:lnTo>
                                    <a:pt x="4881062" y="9900"/>
                                  </a:lnTo>
                                  <a:lnTo>
                                    <a:pt x="4880419" y="8356"/>
                                  </a:lnTo>
                                  <a:lnTo>
                                    <a:pt x="4880419" y="4740"/>
                                  </a:lnTo>
                                  <a:lnTo>
                                    <a:pt x="4881062" y="3196"/>
                                  </a:lnTo>
                                  <a:lnTo>
                                    <a:pt x="4883622" y="639"/>
                                  </a:lnTo>
                                  <a:lnTo>
                                    <a:pt x="4885170" y="0"/>
                                  </a:lnTo>
                                  <a:lnTo>
                                    <a:pt x="4888777" y="0"/>
                                  </a:lnTo>
                                  <a:lnTo>
                                    <a:pt x="4890325" y="639"/>
                                  </a:lnTo>
                                  <a:lnTo>
                                    <a:pt x="4892885" y="3196"/>
                                  </a:lnTo>
                                  <a:lnTo>
                                    <a:pt x="4893516" y="4740"/>
                                  </a:lnTo>
                                  <a:lnTo>
                                    <a:pt x="4893516" y="8356"/>
                                  </a:lnTo>
                                  <a:lnTo>
                                    <a:pt x="4892885" y="9900"/>
                                  </a:lnTo>
                                  <a:lnTo>
                                    <a:pt x="4890325" y="12457"/>
                                  </a:lnTo>
                                  <a:lnTo>
                                    <a:pt x="488877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15019" y="13096"/>
                                  </a:moveTo>
                                  <a:lnTo>
                                    <a:pt x="4911399" y="13096"/>
                                  </a:lnTo>
                                  <a:lnTo>
                                    <a:pt x="4909863" y="12457"/>
                                  </a:lnTo>
                                  <a:lnTo>
                                    <a:pt x="4907303" y="9900"/>
                                  </a:lnTo>
                                  <a:lnTo>
                                    <a:pt x="4906661" y="8356"/>
                                  </a:lnTo>
                                  <a:lnTo>
                                    <a:pt x="4906661" y="4740"/>
                                  </a:lnTo>
                                  <a:lnTo>
                                    <a:pt x="4907303" y="3196"/>
                                  </a:lnTo>
                                  <a:lnTo>
                                    <a:pt x="4909863" y="639"/>
                                  </a:lnTo>
                                  <a:lnTo>
                                    <a:pt x="4911399" y="0"/>
                                  </a:lnTo>
                                  <a:lnTo>
                                    <a:pt x="4915019" y="0"/>
                                  </a:lnTo>
                                  <a:lnTo>
                                    <a:pt x="4916567" y="639"/>
                                  </a:lnTo>
                                  <a:lnTo>
                                    <a:pt x="4919114" y="3196"/>
                                  </a:lnTo>
                                  <a:lnTo>
                                    <a:pt x="4919757" y="4740"/>
                                  </a:lnTo>
                                  <a:lnTo>
                                    <a:pt x="4919757" y="8356"/>
                                  </a:lnTo>
                                  <a:lnTo>
                                    <a:pt x="4919114" y="9900"/>
                                  </a:lnTo>
                                  <a:lnTo>
                                    <a:pt x="4916567" y="12457"/>
                                  </a:lnTo>
                                  <a:lnTo>
                                    <a:pt x="49150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41260" y="13096"/>
                                  </a:moveTo>
                                  <a:lnTo>
                                    <a:pt x="4937641" y="13096"/>
                                  </a:lnTo>
                                  <a:lnTo>
                                    <a:pt x="4936093" y="12457"/>
                                  </a:lnTo>
                                  <a:lnTo>
                                    <a:pt x="4933545" y="9900"/>
                                  </a:lnTo>
                                  <a:lnTo>
                                    <a:pt x="4932902" y="8356"/>
                                  </a:lnTo>
                                  <a:lnTo>
                                    <a:pt x="4932902" y="4740"/>
                                  </a:lnTo>
                                  <a:lnTo>
                                    <a:pt x="4933545" y="3196"/>
                                  </a:lnTo>
                                  <a:lnTo>
                                    <a:pt x="4936093" y="639"/>
                                  </a:lnTo>
                                  <a:lnTo>
                                    <a:pt x="4937641" y="0"/>
                                  </a:lnTo>
                                  <a:lnTo>
                                    <a:pt x="4941260" y="0"/>
                                  </a:lnTo>
                                  <a:lnTo>
                                    <a:pt x="4942808" y="639"/>
                                  </a:lnTo>
                                  <a:lnTo>
                                    <a:pt x="4945356" y="3196"/>
                                  </a:lnTo>
                                  <a:lnTo>
                                    <a:pt x="4945999" y="4740"/>
                                  </a:lnTo>
                                  <a:lnTo>
                                    <a:pt x="4945999" y="8356"/>
                                  </a:lnTo>
                                  <a:lnTo>
                                    <a:pt x="4945356" y="9900"/>
                                  </a:lnTo>
                                  <a:lnTo>
                                    <a:pt x="4942808" y="12457"/>
                                  </a:lnTo>
                                  <a:lnTo>
                                    <a:pt x="494126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210AE83" id="Graphic 24" o:spid="_x0000_s1026" style="position:absolute;margin-left:133.05pt;margin-top:11.3pt;width:389.45pt;height:1.05pt;z-index:-178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6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" path="m8356,13096r-3616,l3196,12457,639,9900,,8356,,4740,639,3196,3196,639,4740,,8356,,9900,639r2557,2557l13096,4740r,3616l12457,9900,9900,12457r-1544,639xem34595,13096r-3617,l29435,12457,26878,9900,26238,8356r,-3616l26878,3196,29435,639,30978,r3617,l36139,639r2557,2557l39335,4740r,3616l38696,9900r-2557,2557l34595,13096xem60834,13096r-3617,l55674,12457,53116,9900,52477,8356r,-3616l53116,3196,55674,639,57217,r3617,l62377,639r2558,2557l65574,4740r,3616l64935,9900r-2558,2557l60834,13096xem87073,13096r-3617,l81913,12457,79355,9900,78716,8356r,-3616l79355,3196,81913,639,83456,r3617,l88616,639r2558,2557l91813,4740r,3616l91174,9900r-2558,2557l87073,13096xem113312,13096r-3617,l108151,12457,105594,9900r-639,-1544l104955,4740r639,-1544l108151,639,109695,r3617,l114855,639r2557,2557l118052,4740r,3616l117412,9900r-2557,2557l113312,13096xem139550,13096r-3616,l134390,12457,131833,9900r-640,-1544l131193,4740r640,-1544l134390,639,135934,r3616,l141095,639r2556,2557l144290,4740r,3616l143651,9900r-2556,2557l139550,13096xem165789,13096r-3617,l160629,12457,158072,9900r-640,-1544l157432,4740r640,-1544l160629,639,162172,r3617,l167332,639r2558,2557l170529,4740r,3616l169890,9900r-2558,2557l165789,13096xem192028,13096r-3617,l186868,12457,184311,9900r-640,-1544l183671,4740r640,-1544l186868,639,188411,r3617,l193571,639r2558,2557l196768,4740r,3616l196129,9900r-2558,2557l192028,13096xem218267,13096r-3617,l213107,12457,210550,9900r-640,-1544l209910,4740r640,-1544l213107,639,214650,r3617,l219810,639r2558,2557l223007,4740r,3616l222368,9900r-2558,2557l218267,13096xem244506,13096r-3617,l239346,12457,236789,9900r-640,-1544l236149,4740r640,-1544l239346,639,240889,r3617,l246049,639r2558,2557l249246,4740r,3616l248607,9900r-2558,2557l244506,13096xem270745,13096r-3617,l265585,12457,263028,9900r-640,-1544l262388,4740r640,-1544l265585,639,267128,r3617,l272288,639r2558,2557l275485,4740r,3616l274846,9900r-2558,2557l270745,13096xem296983,13096r-3616,l291823,12457,289267,9900r-640,-1544l288627,4740r640,-1544l291823,639,293367,r3616,l298527,639r2558,2557l301724,4740r,3616l301085,9900r-2558,2557l296983,13096xem323222,13096r-3616,l318062,12457,315504,9900r-639,-1544l314865,4740r639,-1544l318062,639,319606,r3616,l324766,639r2557,2557l327962,4740r,3616l327323,9900r-2557,2557l323222,13096xem349461,13096r-3616,l344301,12457,341743,9900r-639,-1544l341104,4740r639,-1544l344301,639,345845,r3616,l351004,639r2558,2557l354201,4740r,3616l353562,9900r-2558,2557l349461,13096xem375700,13096r-3617,l370540,12457,367982,9900r-639,-1544l367343,4740r639,-1544l370540,639,372083,r3617,l377243,639r2558,2557l380440,4740r,3616l379801,9900r-2558,2557l375700,13096xem401939,13096r-3617,l396779,12457,394221,9900r-639,-1544l393582,4740r639,-1544l396779,639,398322,r3617,l403482,639r2558,2557l406679,4740r,3616l406040,9900r-2558,2557l401939,13096xem428178,13096r-3617,l423018,12457,420460,9900r-639,-1544l419821,4740r639,-1544l423018,639,424561,r3617,l429721,639r2558,2557l432918,4740r,3616l432279,9900r-2558,2557l428178,13096xem454417,13096r-3617,l449257,12457,446699,9900r-639,-1544l446060,4740r639,-1544l449257,639,450800,r3617,l455960,639r2558,2557l459157,4740r,3616l458518,9900r-2558,2557l454417,13096xem480655,13096r-3616,l475496,12457,472938,9900r-639,-1544l472299,4740r639,-1544l475496,639,477039,r3616,l482199,639r2558,2557l485396,4740r,3616l484757,9900r-2558,2557l480655,13096xem506894,13096r-3616,l501734,12457,499176,9900r-638,-1544l498538,4740r638,-1544l501734,639,503278,r3616,l508438,639r2558,2557l511635,4740r,3616l510996,9900r-2558,2557l506894,13096xem533133,13096r-3616,l527973,12457,525415,9900r-639,-1544l524776,4740r639,-1544l527973,639,529517,r3616,l534677,639r2556,2557l537873,4740r,3616l537233,9900r-2556,2557l533133,13096xem559372,13096r-3616,l554212,12457,551654,9900r-639,-1544l551015,4740r639,-1544l554212,639,555756,r3616,l560915,639r2557,2557l564112,4740r,3616l563472,9900r-2557,2557l559372,13096xem585611,13096r-3617,l580451,12457,577893,9900r-639,-1544l577254,4740r639,-1544l580451,639,581994,r3617,l587154,639r2557,2557l590351,4740r,3616l589711,9900r-2557,2557l585611,13096xem611850,13096r-3617,l606690,12457,604132,9900r-639,-1544l603493,4740r639,-1544l606690,639,608233,r3617,l613393,639r2557,2557l616590,4740r,3616l615950,9900r-2557,2557l611850,13096xem638089,13096r-3617,l632929,12457,630371,9900r-639,-1544l629732,4740r639,-1544l632929,639,634472,r3617,l639632,639r2557,2557l642829,4740r,3616l642189,9900r-2557,2557l638089,13096xem664328,13096r-3617,l659168,12457,656610,9900r-639,-1544l655971,4740r639,-1544l659168,639,660711,r3617,l665871,639r2557,2557l669068,4740r,3616l668428,9900r-2557,2557l664328,13096xem690566,13096r-3616,l685405,12457,682849,9900r-639,-1544l682210,4740r639,-1544l685405,639,686950,r3616,l692110,639r2557,2557l695307,4740r,3616l694667,9900r-2557,2557l690566,13096xem716805,13096r-3616,l711644,12457,709088,9900r-639,-1544l708449,4740r639,-1544l711644,639,713189,r3616,l718349,639r2557,2557l721546,4740r,3616l720906,9900r-2557,2557l716805,13096xem743044,13096r-3616,l737883,12457,735326,9900r-639,-1544l734687,4740r639,-1544l737883,639,739428,r3616,l744588,639r2556,2557l747783,4740r,3616l747144,9900r-2556,2557l743044,13096xem769283,13096r-3618,l764122,12457,761565,9900r-639,-1544l760926,4740r639,-1544l764122,639,765665,r3618,l770826,639r2557,2557l774022,4740r,3616l773383,9900r-2557,2557l769283,13096xem795522,13096r-3618,l790361,12457,787804,9900r-639,-1544l787165,4740r639,-1544l790361,639,791904,r3618,l797065,639r2557,2557l800261,4740r,3616l799622,9900r-2557,2557l795522,13096xem821761,13096r-3618,l816600,12457,814043,9900r-639,-1544l813404,4740r639,-1544l816600,639,818143,r3618,l823304,639r2557,2557l826500,4740r,3616l825861,9900r-2557,2557l821761,13096xem848000,13096r-3618,l842839,12457,840282,9900r-639,-1544l839643,4740r639,-1544l842839,639,844382,r3618,l849543,639r2557,2557l852739,4740r,3616l852100,9900r-2557,2557l848000,13096xem874239,13096r-3618,l869078,12457,866521,9900r-639,-1544l865882,4740r639,-1544l869078,639,870621,r3618,l875782,639r2557,2557l878978,4740r,3616l878339,9900r-2557,2557l874239,13096xem900476,13096r-3616,l895316,12457,892760,9900r-639,-1544l892121,4740r639,-1544l895316,639,896860,r3616,l902021,639r2557,2557l905217,4740r,3616l904578,9900r-2557,2557l900476,13096xem926715,13096r-3616,l921555,12457,918998,9900r-640,-1544l918358,4740r640,-1544l921555,639,923099,r3616,l928260,639r2556,2557l931455,4740r,3616l930816,9900r-2556,2557l926715,13096xem952954,13096r-3616,l947794,12457,945237,9900r-640,-1544l944597,4740r640,-1544l947794,639,949338,r3616,l954499,639r2556,2557l957694,4740r,3616l957055,9900r-2556,2557l952954,13096xem979193,13096r-3617,l974033,12457,971476,9900r-640,-1544l970836,4740r640,-1544l974033,639,975576,r3617,l980736,639r2558,2557l983933,4740r,3616l983294,9900r-2558,2557l979193,13096xem1005432,13096r-3617,l1000272,12457,997715,9900r-640,-1544l997075,4740r640,-1544l1000272,639,1001815,r3617,l1006975,639r2558,2557l1010172,4740r,3616l1009533,9900r-2558,2557l1005432,13096xem1031671,13096r-3617,l1026511,12457r-2557,-2557l1023314,8356r,-3616l1023954,3196r2557,-2557l1028054,r3617,l1033214,639r2558,2557l1036411,4740r,3616l1035772,9900r-2558,2557l1031671,13096xem1057910,13096r-3617,l1052750,12457r-2557,-2557l1049553,8356r,-3616l1050193,3196r2557,-2557l1054293,r3617,l1059453,639r2558,2557l1062650,4740r,3616l1062011,9900r-2558,2557l1057910,13096xem1084148,13096r-3616,l1078988,12457r-2556,-2557l1075792,8356r,-3616l1076432,3196r2556,-2557l1080532,r3616,l1085692,639r2558,2557l1088889,4740r,3616l1088250,9900r-2558,2557l1084148,13096xem1110387,13096r-3616,l1105227,12457r-2556,-2557l1102031,8356r,-3616l1102671,3196r2556,-2557l1106771,r3616,l1111931,639r2558,2557l1115128,4740r,3616l1114489,9900r-2558,2557l1110387,13096xem1136626,13096r-3616,l1131466,12457r-2558,-2557l1128269,8356r,-3616l1128908,3196r2558,-2557l1133010,r3616,l1138170,639r2557,2557l1141366,4740r,3616l1140727,9900r-2557,2557l1136626,13096xem1162865,13096r-3616,l1157705,12457r-2558,-2557l1154508,8356r,-3616l1155147,3196r2558,-2557l1159249,r3616,l1164409,639r2557,2557l1167605,4740r,3616l1166966,9900r-2557,2557l1162865,13096xem1189104,13096r-3617,l1183944,12457r-2558,-2557l1180747,8356r,-3616l1181386,3196r2558,-2557l1185487,r3617,l1190648,639r2560,2557l1193839,4740r,3616l1193208,9900r-2560,2557l1189104,13096xem1215342,13096r-3620,l1210187,12457r-2560,-2557l1206984,8356r,-3616l1207627,3196r2560,-2557l1211722,r3620,l1216890,639r2560,2557l1220081,4740r,3616l1219450,9900r-2560,2557l1215342,13096xem1241583,13096r-3619,l1236416,12457r-2548,-2557l1233225,8356r,-3616l1233868,3196r2548,-2557l1237964,r3619,l1243131,639r2548,2557l1246322,4740r,3616l1245679,9900r-2548,2557l1241583,13096xem1267825,13096r-3620,l1262657,12457r-2559,-2557l1259466,8356r,-3616l1260098,3196r2559,-2557l1264205,r3620,l1269361,639r2559,2557l1272563,4740r,3616l1271920,9900r-2559,2557l1267825,13096xem1294054,13096r-3607,l1288899,12457r-2560,-2557l1285708,8356r,-3616l1286339,3196r2560,-2557l1290447,r3607,l1295602,639r2560,2557l1298805,4740r,3616l1298162,9900r-2560,2557l1294054,13096xem1320296,13096r-3620,l1315140,12457r-2560,-2557l1311937,8356r,-3616l1312580,3196r2560,-2557l1316676,r3620,l1321843,639r2560,2557l1325034,4740r,3616l1324403,9900r-2560,2557l1320296,13096xem1346537,13096r-3620,l1341381,12457r-2559,-2557l1338179,8356r,-3616l1338822,3196r2559,-2557l1342917,r3620,l1348085,639r2548,2557l1351276,4740r,3616l1350633,9900r-2548,2557l1346537,13096xem1372778,13096r-3619,l1367611,12457r-2548,-2557l1364420,8356r,-3616l1365063,3196r2548,-2557l1369159,r3619,l1374314,639r2560,2557l1377517,4740r,3616l1376874,9900r-2560,2557l1372778,13096xem1399020,13096r-3620,l1393852,12457r-2560,-2557l1390661,8356r,-3616l1391292,3196r2560,-2557l1395400,r3620,l1400556,639r2559,2557l1403758,4740r,3616l1403115,9900r-2559,2557l1399020,13096xem1425249,13096r-3607,l1420094,12457r-2560,-2557l1416903,8356r,-3616l1417534,3196r2560,-2557l1421642,r3607,l1426797,639r2560,2557l1430000,4740r,3616l1429357,9900r-2560,2557l1425249,13096xem1451490,13096r-3619,l1446335,12457r-2560,-2557l1443132,8356r,-3616l1443775,3196r2560,-2557l1447871,r3619,l1453038,639r2560,2557l1456229,4740r,3616l1455598,9900r-2560,2557l1451490,13096xem1477732,13096r-3620,l1472576,12457r-2559,-2557l1469374,8356r,-3616l1470017,3196r2559,-2557l1474112,r3620,l1479280,639r2548,2557l1482471,4740r,3616l1481828,9900r-2548,2557l1477732,13096xem1503973,13096r-3619,l1498806,12457r-2548,-2557l1495615,8356r,-3616l1496258,3196r2548,-2557l1500354,r3619,l1505509,639r2560,2557l1508712,4740r,3616l1508069,9900r-2560,2557l1503973,13096xem1530215,13096r-3620,l1525047,12457r-2560,-2557l1521856,8356r,-3616l1522487,3196r2560,-2557l1526595,r3620,l1531751,639r2559,2557l1534953,4740r,3616l1534310,9900r-2559,2557l1530215,13096xem1556444,13096r-3608,l1551289,12457r-2560,-2557l1548086,8356r,-3616l1548729,3196r2560,-2557l1552836,r3608,l1557992,639r2560,2557l1561183,4740r,3616l1560552,9900r-2560,2557l1556444,13096xem1582685,13096r-3619,l1577530,12457r-2560,-2557l1574327,8356r,-3616l1574970,3196r2560,-2557l1579066,r3619,l1584233,639r2560,2557l1587424,4740r,3616l1586793,9900r-2560,2557l1582685,13096xem1608927,13096r-3620,l1603760,12457r-2548,-2557l1600569,8356r,-3616l1601212,3196r2548,-2557l1605307,r3620,l1610475,639r2548,2557l1613666,4740r,3616l1613023,9900r-2548,2557l1608927,13096xem1635168,13096r-3619,l1630001,12457r-2548,-2557l1626810,8356r,-3616l1627453,3196r2548,-2557l1631549,r3619,l1636704,639r2560,2557l1639907,4740r,3616l1639264,9900r-2560,2557l1635168,13096xem1661398,13096r-3608,l1656242,12457r-2560,-2557l1653051,8356r,-3616l1653682,3196r2560,-2557l1657790,r3608,l1662945,639r2560,2557l1666148,4740r,3616l1665505,9900r-2560,2557l1661398,13096xem1687639,13096r-3608,l1682484,12457r-2560,-2557l1679281,8356r,-3616l1679924,3196r2560,-2557l1684031,r3608,l1689187,639r2560,2557l1692378,4740r,3616l1691747,9900r-2560,2557l1687639,13096xem1713880,13096r-3619,l1708725,12457r-2560,-2557l1705522,8356r,-3616l1706165,3196r2560,-2557l1710261,r3619,l1715428,639r2548,2557l1718619,4740r,3616l1717976,9900r-2548,2557l1713880,13096xem1740122,13096r-3620,l1734954,12457r-2547,-2557l1731764,8356r,-3616l1732407,3196r2547,-2557l1736502,r3620,l1741658,639r2560,2557l1744860,4740r,3616l1744218,9900r-2560,2557l1740122,13096xem1766363,13096r-3619,l1761196,12457r-2560,-2557l1758005,8356r,-3616l1758636,3196r2560,-2557l1762744,r3619,l1767899,639r2560,2557l1771102,4740r,3616l1770459,9900r-2560,2557l1766363,13096xem1792593,13096r-3608,l1787437,12457r-2560,-2557l1784246,8356r,-3616l1784877,3196r2560,-2557l1788985,r3608,l1794140,639r2560,2557l1797343,4740r,3616l1796700,9900r-2560,2557l1792593,13096xem1818834,13096r-3619,l1813679,12457r-2560,-2557l1810476,8356r,-3616l1811119,3196r2560,-2557l1815215,r3619,l1820382,639r2560,2557l1823573,4740r,3616l1822942,9900r-2560,2557l1818834,13096xem1845075,13096r-3619,l1839920,12457r-2560,-2557l1836717,8356r,-3616l1837360,3196r2560,-2557l1841456,r3619,l1846623,639r2548,2557l1849814,4740r,3616l1849171,9900r-2548,2557l1845075,13096xem1871317,13096r-3620,l1866149,12457r-2547,-2557l1862959,8356r,-3616l1863602,3196r2547,-2557l1867697,r3620,l1872853,639r2560,2557l1876055,4740r,3616l1875413,9900r-2560,2557l1871317,13096xem1897558,13096r-3619,l1892391,12457r-2560,-2557l1889200,8356r,-3616l1889831,3196r2560,-2557l1893939,r3619,l1899094,639r2560,2557l1902297,4740r,3616l1901654,9900r-2560,2557l1897558,13096xem1923788,13096r-3608,l1918632,12457r-2560,-2557l1915429,8356r,-3616l1916072,3196r2560,-2557l1920180,r3608,l1925335,639r2560,2557l1928526,4740r,3616l1927895,9900r-2560,2557l1923788,13096xem1950029,13096r-3620,l1944874,12457r-2560,-2557l1941671,8356r,-3616l1942314,3196r2560,-2557l1946409,r3620,l1951577,639r2560,2557l1954768,4740r,3616l1954137,9900r-2560,2557l1950029,13096xem1976270,13096r-3619,l1971115,12457r-2560,-2557l1967912,8356r,-3616l1968555,3196r2560,-2557l1972651,r3619,l1977818,639r2548,2557l1981009,4740r,3616l1980366,9900r-2548,2557l1976270,13096xem2002512,13096r-3620,l1997344,12457r-2548,-2557l1994154,8356r,-3616l1994796,3196r2548,-2557l1998892,r3620,l2004048,639r2559,2557l2007250,4740r,3616l2006607,9900r-2559,2557l2002512,13096xem2028741,13096r-3607,l2023586,12457r-2560,-2557l2020395,8356r,-3616l2021026,3196r2560,-2557l2025134,r3607,l2030289,639r2560,2557l2033492,4740r,3616l2032849,9900r-2560,2557l2028741,13096xem2054983,13096r-3608,l2049827,12457r-2560,-2557l2046624,8356r,-3616l2047267,3196r2560,-2557l2051375,r3608,l2056530,639r2560,2557l2059721,4740r,3616l2059090,9900r-2560,2557l2054983,13096xem2081224,13096r-3620,l2076069,12457r-2560,-2557l2072866,8356r,-3616l2073509,3196r2560,-2557l2077604,r3620,l2082772,639r2548,2557l2085963,4740r,3616l2085320,9900r-2548,2557l2081224,13096xem2107465,13096r-3619,l2102298,12457r-2548,-2557l2099107,8356r,-3616l2099750,3196r2548,-2557l2103846,r3619,l2109001,639r2560,2557l2112204,4740r,3616l2111561,9900r-2560,2557l2107465,13096xem2133707,13096r-3620,l2128539,12457r-2559,-2557l2125349,8356r,-3616l2125980,3196r2559,-2557l2130087,r3620,l2135243,639r2559,2557l2138445,4740r,3616l2137802,9900r-2559,2557l2133707,13096xem2159936,13096r-3607,l2154781,12457r-2560,-2557l2151590,8356r,-3616l2152221,3196r2560,-2557l2156329,r3607,l2161484,639r2560,2557l2164687,4740r,3616l2164044,9900r-2560,2557l2159936,13096xem2186178,13096r-3620,l2181022,12457r-2560,-2557l2177819,8356r,-3616l2178462,3196r2560,-2557l2182558,r3620,l2187725,639r2560,2557l2190916,4740r,3616l2190285,9900r-2560,2557l2186178,13096xem2212419,13096r-3620,l2207264,12457r-2560,-2557l2204061,8356r,-3616l2204704,3196r2560,-2557l2208799,r3620,l2213967,639r2548,2557l2217158,4740r,3616l2216515,9900r-2548,2557l2212419,13096xem2238660,13096r-3619,l2233493,12457r-2548,-2557l2230302,8356r,-3616l2230945,3196r2548,-2557l2235041,r3619,l2240196,639r2560,2557l2243399,4740r,3616l2242756,9900r-2560,2557l2238660,13096xem2264902,13096r-3620,l2259734,12457r-2559,-2557l2256544,8356r,-3616l2257175,3196r2559,-2557l2261282,r3620,l2266438,639r2559,2557l2269640,4740r,3616l2268997,9900r-2559,2557l2264902,13096xem2291131,13096r-3607,l2285976,12457r-2560,-2557l2282773,8356r,-3616l2283416,3196r2560,-2557l2287524,r3607,l2292679,639r2560,2557l2295870,4740r,3616l2295239,9900r-2560,2557l2291131,13096xem2317373,13096r-3620,l2312217,12457r-2560,-2557l2309014,8356r,-3616l2309657,3196r2560,-2557l2313753,r3620,l2318920,639r2560,2557l2322111,4740r,3616l2321480,9900r-2560,2557l2317373,13096xem2343614,13096r-3620,l2338459,12457r-2560,-2557l2335256,8356r,-3616l2335899,3196r2560,-2557l2339994,r3620,l2345162,639r2548,2557l2348353,4740r,3616l2347710,9900r-2548,2557l2343614,13096xem2369855,13096r-3619,l2364688,12457r-2548,-2557l2361497,8356r,-3616l2362140,3196r2548,-2557l2366236,r3619,l2371391,639r2560,2557l2374594,4740r,3616l2373951,9900r-2560,2557l2369855,13096xem2396097,13096r-3620,l2390929,12457r-2559,-2557l2387738,8356r,-3616l2388370,3196r2559,-2557l2392477,r3620,l2397633,639r2559,2557l2400835,4740r,3616l2400192,9900r-2559,2557l2396097,13096xem2422326,13096r-3607,l2417171,12457r-2560,-2557l2413968,8356r,-3616l2414611,3196r2560,-2557l2418719,r3607,l2423874,639r2560,2557l2427065,4740r,3616l2426434,9900r-2560,2557l2422326,13096xem2448568,13096r-3620,l2443412,12457r-2560,-2557l2440209,8356r,-3616l2440852,3196r2560,-2557l2444948,r3620,l2450115,639r2560,2557l2453306,4740r,3616l2452675,9900r-2560,2557l2448568,13096xem2474809,13096r-3620,l2469642,12457r-2548,-2557l2466451,8356r,-3616l2467094,3196r2548,-2557l2471189,r3620,l2476357,639r2548,2557l2479548,4740r,3616l2478905,9900r-2548,2557l2474809,13096xem2501050,13096r-3619,l2495883,12457r-2560,-2557l2492692,8356r,-3616l2493323,3196r2560,-2557l2497431,r3619,l2502586,639r2560,2557l2505789,4740r,3616l2505146,9900r-2560,2557l2501050,13096xem2527280,13096r-3608,l2522124,12457r-2560,-2557l2518933,8356r,-3616l2519564,3196r2560,-2557l2523672,r3608,l2528828,639r2559,2557l2532030,4740r,3616l2531387,9900r-2559,2557l2527280,13096xem2553521,13096r-3619,l2548366,12457r-2560,-2557l2545163,8356r,-3616l2545806,3196r2560,-2557l2549902,r3619,l2555069,639r2560,2557l2558260,4740r,3616l2557629,9900r-2560,2557l2553521,13096xem2579762,13096r-3619,l2574607,12457r-2560,-2557l2571404,8356r,-3616l2572047,3196r2560,-2557l2576143,r3619,l2581310,639r2548,2557l2584501,4740r,3616l2583858,9900r-2548,2557l2579762,13096xem2606004,13096r-3620,l2600837,12457r-2548,-2557l2597646,8356r,-3616l2598289,3196r2548,-2557l2602384,r3620,l2607540,639r2560,2557l2610743,4740r,3616l2610100,9900r-2560,2557l2606004,13096xem2632245,13096r-3619,l2627078,12457r-2560,-2557l2623887,8356r,-3616l2624518,3196r2560,-2557l2628626,r3619,l2633781,639r2560,2557l2636984,4740r,3616l2636341,9900r-2560,2557l2632245,13096xem2658475,13096r-3608,l2653319,12457r-2560,-2557l2650128,8356r,-3616l2650759,3196r2560,-2557l2654867,r3608,l2660023,639r2559,2557l2663225,4740r,3616l2662582,9900r-2559,2557l2658475,13096xem2684716,13096r-3619,l2679561,12457r-2560,-2557l2676358,8356r,-3616l2677001,3196r2560,-2557l2681097,r3619,l2686264,639r2560,2557l2689455,4740r,3616l2688824,9900r-2560,2557l2684716,13096xem2710957,13096r-3619,l2705802,12457r-2560,-2557l2702599,8356r,-3616l2703242,3196r2560,-2557l2707338,r3619,l2712505,639r2548,2557l2715696,4740r,3616l2715053,9900r-2548,2557l2710957,13096xem2737199,13096r-3620,l2732032,12457r-2548,-2557l2728841,8356r,-3616l2729484,3196r2548,-2557l2733579,r3620,l2738735,639r2560,2557l2741938,4740r,3616l2741295,9900r-2560,2557l2737199,13096xem2763440,13096r-3619,l2758273,12457r-2560,-2557l2755082,8356r,-3616l2755713,3196r2560,-2557l2759821,r3619,l2764976,639r2560,2557l2768179,4740r,3616l2767536,9900r-2560,2557l2763440,13096xem2789670,13096r-3608,l2784514,12457r-2560,-2557l2781311,8356r,-3616l2781954,3196r2560,-2557l2786062,r3608,l2791217,639r2560,2557l2794408,4740r,3616l2793777,9900r-2560,2557l2789670,13096xem2815911,13096r-3619,l2810756,12457r-2560,-2557l2807553,8356r,-3616l2808196,3196r2560,-2557l2812292,r3619,l2817459,639r2560,2557l2820650,4740r,3616l2820019,9900r-2560,2557l2815911,13096xem2842152,13096r-3619,l2836997,12457r-2560,-2557l2833794,8356r,-3616l2834437,3196r2560,-2557l2838533,r3619,l2843700,639r2548,2557l2846891,4740r,3616l2846248,9900r-2548,2557l2842152,13096xem2868394,13096r-3620,l2863226,12457r-2559,-2557l2860036,8356r,-3616l2860667,3196r2559,-2557l2864774,r3620,l2869930,639r2560,2557l2873132,4740r,3616l2872490,9900r-2560,2557l2868394,13096xem2894623,13096r-3607,l2889468,12457r-2560,-2557l2886277,8356r,-3616l2886908,3196r2560,-2557l2891016,r3607,l2896171,639r2560,2557l2899374,4740r,3616l2898731,9900r-2560,2557l2894623,13096xem2920865,13096r-3608,l2915709,12457r-2560,-2557l2912506,8356r,-3616l2913149,3196r2560,-2557l2917257,r3608,l2922412,639r2560,2557l2925603,4740r,3616l2924972,9900r-2560,2557l2920865,13096xem2947106,13096r-3619,l2941951,12457r-2560,-2557l2938748,8356r,-3616l2939391,3196r2560,-2557l2943487,r3619,l2948654,639r2548,2557l2951845,4740r,3616l2951202,9900r-2548,2557l2947106,13096xem2973347,13096r-3619,l2968180,12457r-2548,-2557l2964989,8356r,-3616l2965632,3196r2548,-2557l2969728,r3619,l2974883,639r2560,2557l2978086,4740r,3616l2977443,9900r-2560,2557l2973347,13096xem2999589,13096r-3620,l2994421,12457r-2559,-2557l2991231,8356r,-3616l2991862,3196r2559,-2557l2995969,r3620,l3001125,639r2560,2557l3004327,4740r,3616l3003685,9900r-2560,2557l2999589,13096xem3025818,13096r-3607,l3020663,12457r-2560,-2557l3017472,8356r,-3616l3018103,3196r2560,-2557l3022211,r3607,l3027366,639r2560,2557l3030569,4740r,3616l3029926,9900r-2560,2557l3025818,13096xem3052060,13096r-3620,l3046904,12457r-2560,-2557l3043701,8356r,-3616l3044344,3196r2560,-2557l3048440,r3620,l3053607,639r2560,2557l3056798,4740r,3616l3056167,9900r-2560,2557l3052060,13096xem3078301,13096r-3620,l3073146,12457r-2560,-2557l3069943,8356r,-3616l3070586,3196r2560,-2557l3074681,r3620,l3079849,639r2548,2557l3083040,4740r,3616l3082397,9900r-2548,2557l3078301,13096xem3104542,13096r-3619,l3099375,12457r-2548,-2557l3096184,8356r,-3616l3096827,3196r2548,-2557l3100923,r3619,l3106078,639r2560,2557l3109281,4740r,3616l3108638,9900r-2560,2557l3104542,13096xem3130784,13096r-3620,l3125616,12457r-2559,-2557l3122426,8356r,-3616l3123057,3196r2559,-2557l3127164,r3620,l3132320,639r2559,2557l3135522,4740r,3616l3134879,9900r-2559,2557l3130784,13096xem3157013,13096r-3607,l3151858,12457r-2560,-2557l3148655,8356r,-3616l3149298,3196r2560,-2557l3153406,r3607,l3158561,639r2560,2557l3161752,4740r,3616l3161121,9900r-2560,2557l3157013,13096xem3183255,13096r-3620,l3178099,12457r-2560,-2557l3174896,8356r,-3616l3175539,3196r2560,-2557l3179635,r3620,l3184802,639r2560,2557l3187993,4740r,3616l3187362,9900r-2560,2557l3183255,13096xem3209496,13096r-3620,l3204329,12457r-2548,-2557l3201138,8356r,-3616l3201781,3196r2548,-2557l3205876,r3620,l3211044,639r2548,2557l3214235,4740r,3616l3213592,9900r-2548,2557l3209496,13096xem3235737,13096r-3619,l3230570,12457r-2560,-2557l3227379,8356r,-3616l3228010,3196r2560,-2557l3232118,r3619,l3237273,639r2560,2557l3240476,4740r,3616l3239833,9900r-2560,2557l3235737,13096xem3261967,13096r-3608,l3256811,12457r-2559,-2557l3253621,8356r,-3616l3254252,3196r2559,-2557l3258359,r3608,l3263515,639r2559,2557l3266717,4740r,3616l3266074,9900r-2559,2557l3261967,13096xem3288208,13096r-3607,l3283053,12457r-2560,-2557l3279850,8356r,-3616l3280493,3196r2560,-2557l3284601,r3607,l3289756,639r2560,2557l3292947,4740r,3616l3292316,9900r-2560,2557l3288208,13096xem3314450,13096r-3620,l3309294,12457r-2560,-2557l3306091,8356r,-3616l3306734,3196r2560,-2557l3310830,r3620,l3315997,639r2548,2557l3319188,4740r,3616l3318545,9900r-2548,2557l3314450,13096xem3340691,13096r-3620,l3335524,12457r-2548,-2557l3332333,8356r,-3616l3332976,3196r2548,-2557l3337071,r3620,l3342227,639r2560,2557l3345430,4740r,3616l3344787,9900r-2560,2557l3340691,13096xem3366932,13096r-3619,l3361765,12457r-2560,-2557l3358574,8356r,-3616l3359205,3196r2560,-2557l3363313,r3619,l3368468,639r2560,2557l3371671,4740r,3616l3371028,9900r-2560,2557l3366932,13096xem3393162,13096r-3608,l3388006,12457r-2559,-2557l3384816,8356r,-3616l3385447,3196r2559,-2557l3389554,r3608,l3394710,639r2559,2557l3397912,4740r,3616l3397269,9900r-2559,2557l3393162,13096xem3419403,13096r-3619,l3414248,12457r-2560,-2557l3411045,8356r,-3616l3411688,3196r2560,-2557l3415784,r3619,l3420951,639r2560,2557l3424142,4740r,3616l3423511,9900r-2560,2557l3419403,13096xem3445645,13096r-3620,l3440489,12457r-2560,-2557l3437286,8356r,-3616l3437929,3196r2560,-2557l3442025,r3620,l3447192,639r2548,2557l3450383,4740r,3616l3449740,9900r-2548,2557l3445645,13096xem3471886,13096r-3620,l3466719,12457r-2548,-2557l3463528,8356r,-3616l3464171,3196r2548,-2557l3468266,r3620,l3473422,639r2560,2557l3476625,4740r,3616l3475982,9900r-2560,2557l3471886,13096xem3498127,13096r-3619,l3492960,12457r-2560,-2557l3489769,8356r,-3616l3490400,3196r2560,-2557l3494508,r3619,l3499663,639r2560,2557l3502866,4740r,3616l3502223,9900r-2560,2557l3498127,13096xem3524357,13096r-3608,l3519201,12457r-2559,-2557l3515999,8356r,-3616l3516642,3196r2559,-2557l3520749,r3608,l3525905,639r2559,2557l3529095,4740r,3616l3528464,9900r-2559,2557l3524357,13096xem3550598,13096r-3619,l3545443,12457r-2560,-2557l3542240,8356r,-3616l3542883,3196r2560,-2557l3546979,r3619,l3552146,639r2560,2557l3555337,4740r,3616l3554706,9900r-2560,2557l3550598,13096xem3576840,13096r-3620,l3571684,12457r-2560,-2557l3568481,8356r,-3616l3569124,3196r2560,-2557l3573220,r3620,l3578387,639r2548,2557l3581578,4740r,3616l3580935,9900r-2548,2557l3576840,13096xem3603081,13096r-3620,l3597914,12457r-2548,-2557l3594723,8356r,-3616l3595366,3196r2548,-2557l3599461,r3620,l3604617,639r2560,2557l3607820,4740r,3616l3607177,9900r-2560,2557l3603081,13096xem3629322,13096r-3619,l3624155,12457r-2560,-2557l3620964,8356r,-3616l3621595,3196r2560,-2557l3625703,r3619,l3630858,639r2560,2557l3634061,4740r,3616l3633418,9900r-2560,2557l3629322,13096xem3655552,13096r-3608,l3650396,12457r-2560,-2557l3647194,8356r,-3616l3647836,3196r2560,-2557l3651944,r3608,l3657100,639r2559,2557l3660290,4740r,3616l3659659,9900r-2559,2557l3655552,13096xem3681793,13096r-3619,l3676638,12457r-2560,-2557l3673435,8356r,-3616l3674078,3196r2560,-2557l3678174,r3619,l3683341,639r2560,2557l3686532,4740r,3616l3685901,9900r-2560,2557l3681793,13096xem3708034,13096r-3619,l3702867,12457r-2548,-2557l3699676,8356r,-3616l3700319,3196r2548,-2557l3704415,r3619,l3709582,639r2548,2557l3712773,4740r,3616l3712130,9900r-2548,2557l3708034,13096xem3734276,13096r-3620,l3729109,12457r-2560,-2557l3725918,8356r,-3616l3726549,3196r2560,-2557l3730656,r3620,l3735812,639r2560,2557l3739015,4740r,3616l3738372,9900r-2560,2557l3734276,13096xem3760505,13096r-3607,l3755350,12457r-2560,-2557l3752159,8356r,-3616l3752790,3196r2560,-2557l3756898,r3607,l3762053,639r2560,2557l3765256,4740r,3616l3764613,9900r-2560,2557l3760505,13096xem3786747,13096r-3620,l3781591,12457r-2560,-2557l3778389,8356r,-3616l3779031,3196r2560,-2557l3783127,r3620,l3788295,639r2559,2557l3791485,4740r,3616l3790854,9900r-2559,2557l3786747,13096xem3812988,13096r-3619,l3807833,12457r-2560,-2557l3804630,8356r,-3616l3805273,3196r2560,-2557l3809369,r3619,l3814536,639r2548,2557l3817727,4740r,3616l3817084,9900r-2548,2557l3812988,13096xem3839229,13096r-3619,l3834062,12457r-2548,-2557l3830871,8356r,-3616l3831514,3196r2548,-2557l3835610,r3619,l3840765,639r2560,2557l3843968,4740r,3616l3843325,9900r-2560,2557l3839229,13096xem3865471,13096r-3620,l3860304,12457r-2560,-2557l3857113,8356r,-3616l3857744,3196r2560,-2557l3861851,r3620,l3867007,639r2560,2557l3870210,4740r,3616l3869567,9900r-2560,2557l3865471,13096xem3891700,13096r-3607,l3886545,12457r-2560,-2557l3883342,8356r,-3616l3883985,3196r2560,-2557l3888093,r3607,l3893248,639r2560,2557l3896439,4740r,3616l3895808,9900r-2560,2557l3891700,13096xem3917942,13096r-3620,l3912786,12457r-2560,-2557l3909583,8356r,-3616l3910226,3196r2560,-2557l3914322,r3620,l3919489,639r2560,2557l3922680,4740r,3616l3922049,9900r-2560,2557l3917942,13096xem3944183,13096r-3619,l3939028,12457r-2560,-2557l3935825,8356r,-3616l3936468,3196r2560,-2557l3940564,r3619,l3945731,639r2548,2557l3948922,4740r,3616l3948279,9900r-2548,2557l3944183,13096xem3970424,13096r-3619,l3965257,12457r-2548,-2557l3962066,8356r,-3616l3962709,3196r2548,-2557l3966805,r3619,l3971960,639r2560,2557l3975163,4740r,3616l3974520,9900r-2560,2557l3970424,13096xem3996666,13096r-3620,l3991498,12457r-2559,-2557l3988308,8356r,-3616l3988939,3196r2559,-2557l3993046,r3620,l3998202,639r2560,2557l4001404,4740r,3616l4000762,9900r-2560,2557l3996666,13096xem4022895,13096r-3607,l4017740,12457r-2560,-2557l4014537,8356r,-3616l4015180,3196r2560,-2557l4019288,r3607,l4024443,639r2560,2557l4027634,4740r,3616l4027003,9900r-2560,2557l4022895,13096xem4049137,13096r-3620,l4043981,12457r-2560,-2557l4040778,8356r,-3616l4041421,3196r2560,-2557l4045517,r3620,l4050684,639r2548,2557l4053875,4740r,3616l4053232,9900r-2548,2557l4049137,13096xem4075378,13096r-3619,l4070211,12457r-2548,-2557l4067020,8356r,-3616l4067663,3196r2548,-2557l4071759,r3619,l4076926,639r2548,2557l4080117,4740r,3616l4079474,9900r-2548,2557l4075378,13096xem4101619,13096r-3619,l4096452,12457r-2548,-2557l4093261,8356r,-3616l4093904,3196r2548,-2557l4098000,r3619,l4103155,639r2560,2557l4106358,4740r,3616l4105715,9900r-2560,2557l4101619,13096xem4127849,13096r-3608,l4122693,12457r-2559,-2557l4119503,8356r,-3616l4120134,3196r2559,-2557l4124241,r3608,l4129397,639r2560,2557l4132599,4740r,3616l4131957,9900r-2560,2557l4127849,13096xem4154090,13096r-3619,l4148935,12457r-2560,-2557l4145732,8356r,-3616l4146375,3196r2560,-2557l4150471,r3619,l4155638,639r2560,2557l4158829,4740r,3616l4158198,9900r-2560,2557l4154090,13096xem4180332,13096r-3620,l4175176,12457r-2560,-2557l4171973,8356r,-3616l4172616,3196r2560,-2557l4176712,r3620,l4181879,639r2548,2557l4185070,4740r,3616l4184427,9900r-2548,2557l4180332,13096xem4206573,13096r-3619,l4201406,12457r-2548,-2557l4198215,8356r,-3616l4198858,3196r2548,-2557l4202954,r3619,l4208109,639r2560,2557l4211312,4740r,3616l4210669,9900r-2560,2557l4206573,13096xem4232814,13096r-3619,l4227647,12457r-2560,-2557l4224456,8356r,-3616l4225087,3196r2560,-2557l4229195,r3619,l4234350,639r2560,2557l4237553,4740r,3616l4236910,9900r-2560,2557l4232814,13096xem4259044,13096r-3608,l4253888,12457r-2559,-2557l4250686,8356r,-3616l4251329,3196r2559,-2557l4255436,r3608,l4260592,639r2560,2557l4263783,4740r,3616l4263152,9900r-2560,2557l4259044,13096xem4285285,13096r-3619,l4280130,12457r-2560,-2557l4276927,8356r,-3616l4277570,3196r2560,-2557l4281666,r3619,l4286833,639r2560,2557l4290024,4740r,3616l4289393,9900r-2560,2557l4285285,13096xem4311527,13096r-3620,l4306371,12457r-2560,-2557l4303168,8356r,-3616l4303811,3196r2560,-2557l4307907,r3620,l4313074,639r2548,2557l4316265,4740r,3616l4315622,9900r-2548,2557l4311527,13096xem4337768,13096r-3620,l4332601,12457r-2548,-2557l4329410,8356r,-3616l4330053,3196r2548,-2557l4334148,r3620,l4339304,639r2560,2557l4342507,4740r,3616l4341864,9900r-2560,2557l4337768,13096xem4364009,13096r-3619,l4358842,12457r-2560,-2557l4355651,8356r,-3616l4356282,3196r2560,-2557l4360390,r3619,l4365545,639r2560,2557l4368748,4740r,3616l4368105,9900r-2560,2557l4364009,13096xem4390239,13096r-3608,l4385083,12457r-2559,-2557l4381881,8356r,-3616l4382524,3196r2559,-2557l4386631,r3608,l4391787,639r2559,2557l4394978,4740r,3616l4394346,9900r-2559,2557l4390239,13096xem4416480,13096r-3619,l4411325,12457r-2560,-2557l4408122,8356r,-3616l4408765,3196r2560,-2557l4412861,r3619,l4418028,639r2560,2557l4421219,4740r,3616l4420588,9900r-2560,2557l4416480,13096xem4442722,13096r-3620,l4437566,12457r-2560,-2557l4434363,8356r,-3616l4435006,3196r2560,-2557l4439102,r3620,l4444269,639r2548,2557l4447460,4740r,3616l4446817,9900r-2548,2557l4442722,13096xem4468963,13096r-3620,l4463796,12457r-2548,-2557l4460605,8356r,-3616l4461248,3196r2548,-2557l4465343,r3620,l4470499,639r2560,2557l4473702,4740r,3616l4473059,9900r-2560,2557l4468963,13096xem4495192,13096r-3607,l4490037,12457r-2560,-2557l4486846,8356r,-3616l4487477,3196r2560,-2557l4491585,r3607,l4496740,639r2560,2557l4499943,4740r,3616l4499300,9900r-2560,2557l4495192,13096xem4521434,13096r-3608,l4516278,12457r-2559,-2557l4513076,8356r,-3616l4513719,3196r2559,-2557l4517826,r3608,l4522982,639r2559,2557l4526172,4740r,3616l4525541,9900r-2559,2557l4521434,13096xem4547675,13096r-3619,l4542520,12457r-2560,-2557l4539317,8356r,-3616l4539960,3196r2560,-2557l4544056,r3619,l4549223,639r2548,2557l4552414,4740r,3616l4551771,9900r-2548,2557l4547675,13096xem4573917,13096r-3620,l4568749,12457r-2548,-2557l4565558,8356r,-3616l4566201,3196r2548,-2557l4570297,r3620,l4575452,639r2560,2557l4578655,4740r,3616l4578012,9900r-2560,2557l4573917,13096xem4600158,13096r-3620,l4594991,12457r-2560,-2557l4591800,8356r,-3616l4592431,3196r2560,-2557l4596538,r3620,l4601694,639r2560,2557l4604897,4740r,3616l4604254,9900r-2560,2557l4600158,13096xem4626387,13096r-3607,l4621232,12457r-2560,-2557l4618041,8356r,-3616l4618672,3196r2560,-2557l4622780,r3607,l4627935,639r2560,2557l4631138,4740r,3616l4630495,9900r-2560,2557l4626387,13096xem4652629,13096r-3620,l4647473,12457r-2559,-2557l4644271,8356r,-3616l4644914,3196r2559,-2557l4649009,r3620,l4654177,639r2559,2557l4657367,4740r,3616l4656736,9900r-2559,2557l4652629,13096xem4678870,13096r-3619,l4673715,12457r-2560,-2557l4670512,8356r,-3616l4671155,3196r2560,-2557l4675251,r3619,l4680418,639r2548,2557l4683609,4740r,3616l4682966,9900r-2548,2557l4678870,13096xem4705112,13096r-3620,l4699944,12457r-2548,-2557l4696753,8356r,-3616l4697396,3196r2548,-2557l4701492,r3620,l4706647,639r2560,2557l4709850,4740r,3616l4709207,9900r-2560,2557l4705112,13096xem4731353,13096r-3620,l4726186,12457r-2560,-2557l4722995,8356r,-3616l4723626,3196r2560,-2557l4727733,r3620,l4732889,639r2560,2557l4736092,4740r,3616l4735449,9900r-2560,2557l4731353,13096xem4757582,13096r-3607,l4752427,12457r-2560,-2557l4749224,8356r,-3616l4749867,3196r2560,-2557l4753975,r3607,l4759130,639r2560,2557l4762321,4740r,3616l4761690,9900r-2560,2557l4757582,13096xem4783824,13096r-3620,l4778668,12457r-2560,-2557l4775466,8356r,-3616l4776108,3196r2560,-2557l4780204,r3620,l4785372,639r2559,2557l4788562,4740r,3616l4787931,9900r-2559,2557l4783824,13096xem4810065,13096r-3619,l4804910,12457r-2560,-2557l4801707,8356r,-3616l4802350,3196r2560,-2557l4806446,r3619,l4811613,639r2548,2557l4814804,4740r,3616l4814161,9900r-2548,2557l4810065,13096xem4836306,13096r-3619,l4831139,12457r-2548,-2557l4827948,8356r,-3616l4828591,3196r2548,-2557l4832687,r3619,l4837842,639r2560,2557l4841045,4740r,3616l4840402,9900r-2560,2557l4836306,13096xem4862536,13096r-3608,l4857381,12457r-2560,-2557l4854190,8356r,-3616l4854821,3196r2560,-2557l4858928,r3608,l4864084,639r2560,2557l4867287,4740r,3616l4866644,9900r-2560,2557l4862536,13096xem4888777,13096r-3607,l4883622,12457r-2560,-2557l4880419,8356r,-3616l4881062,3196r2560,-2557l4885170,r3607,l4890325,639r2560,2557l4893516,4740r,3616l4892885,9900r-2560,2557l4888777,13096xem4915019,13096r-3620,l4909863,12457r-2560,-2557l4906661,8356r,-3616l4907303,3196r2560,-2557l4911399,r3620,l4916567,639r2547,2557l4919757,4740r,3616l4919114,9900r-2547,2557l4915019,13096xem4941260,13096r-3619,l4936093,12457r-2548,-2557l4932902,8356r,-3616l4933545,3196r2548,-2557l4937641,r3619,l4942808,639r2548,2557l4945999,4740r,3616l4945356,9900r-2548,2557l494126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6" w:history="1">
            <w:r w:rsidR="006671D6">
              <w:rPr>
                <w:b w:val="0"/>
                <w:i w:val="0"/>
                <w:color w:val="4A3A3C"/>
                <w:sz w:val="20"/>
              </w:rPr>
              <w:t>環境對照</w:t>
            </w:r>
            <w:r w:rsidR="006671D6">
              <w:rPr>
                <w:b w:val="0"/>
                <w:i w:val="0"/>
                <w:color w:val="4A3A3C"/>
                <w:spacing w:val="-10"/>
                <w:sz w:val="20"/>
              </w:rPr>
              <w:t>表</w:t>
            </w:r>
            <w:r w:rsidR="006671D6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6671D6">
              <w:rPr>
                <w:i w:val="0"/>
                <w:color w:val="C70F2E"/>
                <w:spacing w:val="-5"/>
                <w:sz w:val="20"/>
              </w:rPr>
              <w:t>16</w:t>
            </w:r>
          </w:hyperlink>
        </w:p>
        <w:p w14:paraId="082EFBF4" w14:textId="77777777" w:rsidR="006671D6" w:rsidRDefault="00000000" w:rsidP="008A2518">
          <w:pPr>
            <w:pStyle w:val="30"/>
            <w:numPr>
              <w:ilvl w:val="0"/>
              <w:numId w:val="6"/>
            </w:numPr>
            <w:tabs>
              <w:tab w:val="left" w:pos="721"/>
              <w:tab w:val="right" w:pos="10146"/>
            </w:tabs>
            <w:spacing w:before="13"/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59968" behindDoc="1" locked="0" layoutInCell="1" allowOverlap="1" wp14:anchorId="3E6B3A3E" wp14:editId="32A63C5C">
                    <wp:simplePos x="0" y="0"/>
                    <wp:positionH relativeFrom="page">
                      <wp:posOffset>1563291</wp:posOffset>
                    </wp:positionH>
                    <wp:positionV relativeFrom="paragraph">
                      <wp:posOffset>144993</wp:posOffset>
                    </wp:positionV>
                    <wp:extent cx="5072380" cy="13335"/>
                    <wp:effectExtent l="0" t="0" r="0" b="0"/>
                    <wp:wrapNone/>
                    <wp:docPr id="25" name="Graphic 2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07238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7238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569" y="13096"/>
                                  </a:moveTo>
                                  <a:lnTo>
                                    <a:pt x="30952" y="13096"/>
                                  </a:lnTo>
                                  <a:lnTo>
                                    <a:pt x="29409" y="12457"/>
                                  </a:lnTo>
                                  <a:lnTo>
                                    <a:pt x="26852" y="9900"/>
                                  </a:lnTo>
                                  <a:lnTo>
                                    <a:pt x="26212" y="8356"/>
                                  </a:lnTo>
                                  <a:lnTo>
                                    <a:pt x="26212" y="4740"/>
                                  </a:lnTo>
                                  <a:lnTo>
                                    <a:pt x="26852" y="3196"/>
                                  </a:lnTo>
                                  <a:lnTo>
                                    <a:pt x="29409" y="639"/>
                                  </a:lnTo>
                                  <a:lnTo>
                                    <a:pt x="30952" y="0"/>
                                  </a:lnTo>
                                  <a:lnTo>
                                    <a:pt x="34569" y="0"/>
                                  </a:lnTo>
                                  <a:lnTo>
                                    <a:pt x="36112" y="639"/>
                                  </a:lnTo>
                                  <a:lnTo>
                                    <a:pt x="38670" y="3196"/>
                                  </a:lnTo>
                                  <a:lnTo>
                                    <a:pt x="39309" y="4740"/>
                                  </a:lnTo>
                                  <a:lnTo>
                                    <a:pt x="39309" y="8356"/>
                                  </a:lnTo>
                                  <a:lnTo>
                                    <a:pt x="38670" y="9900"/>
                                  </a:lnTo>
                                  <a:lnTo>
                                    <a:pt x="36112" y="12457"/>
                                  </a:lnTo>
                                  <a:lnTo>
                                    <a:pt x="345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0782" y="13096"/>
                                  </a:moveTo>
                                  <a:lnTo>
                                    <a:pt x="57165" y="13096"/>
                                  </a:lnTo>
                                  <a:lnTo>
                                    <a:pt x="55622" y="12457"/>
                                  </a:lnTo>
                                  <a:lnTo>
                                    <a:pt x="53064" y="9900"/>
                                  </a:lnTo>
                                  <a:lnTo>
                                    <a:pt x="52425" y="8356"/>
                                  </a:lnTo>
                                  <a:lnTo>
                                    <a:pt x="52425" y="4740"/>
                                  </a:lnTo>
                                  <a:lnTo>
                                    <a:pt x="53064" y="3196"/>
                                  </a:lnTo>
                                  <a:lnTo>
                                    <a:pt x="55622" y="639"/>
                                  </a:lnTo>
                                  <a:lnTo>
                                    <a:pt x="57165" y="0"/>
                                  </a:lnTo>
                                  <a:lnTo>
                                    <a:pt x="60782" y="0"/>
                                  </a:lnTo>
                                  <a:lnTo>
                                    <a:pt x="62325" y="639"/>
                                  </a:lnTo>
                                  <a:lnTo>
                                    <a:pt x="64882" y="3196"/>
                                  </a:lnTo>
                                  <a:lnTo>
                                    <a:pt x="65522" y="4740"/>
                                  </a:lnTo>
                                  <a:lnTo>
                                    <a:pt x="65522" y="8356"/>
                                  </a:lnTo>
                                  <a:lnTo>
                                    <a:pt x="64882" y="9900"/>
                                  </a:lnTo>
                                  <a:lnTo>
                                    <a:pt x="62325" y="12457"/>
                                  </a:lnTo>
                                  <a:lnTo>
                                    <a:pt x="607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6994" y="13096"/>
                                  </a:moveTo>
                                  <a:lnTo>
                                    <a:pt x="83378" y="13096"/>
                                  </a:lnTo>
                                  <a:lnTo>
                                    <a:pt x="81834" y="12457"/>
                                  </a:lnTo>
                                  <a:lnTo>
                                    <a:pt x="79277" y="9900"/>
                                  </a:lnTo>
                                  <a:lnTo>
                                    <a:pt x="78638" y="8356"/>
                                  </a:lnTo>
                                  <a:lnTo>
                                    <a:pt x="78638" y="4740"/>
                                  </a:lnTo>
                                  <a:lnTo>
                                    <a:pt x="79277" y="3196"/>
                                  </a:lnTo>
                                  <a:lnTo>
                                    <a:pt x="81834" y="639"/>
                                  </a:lnTo>
                                  <a:lnTo>
                                    <a:pt x="83378" y="0"/>
                                  </a:lnTo>
                                  <a:lnTo>
                                    <a:pt x="86994" y="0"/>
                                  </a:lnTo>
                                  <a:lnTo>
                                    <a:pt x="88538" y="639"/>
                                  </a:lnTo>
                                  <a:lnTo>
                                    <a:pt x="91095" y="3196"/>
                                  </a:lnTo>
                                  <a:lnTo>
                                    <a:pt x="91734" y="4740"/>
                                  </a:lnTo>
                                  <a:lnTo>
                                    <a:pt x="91734" y="8356"/>
                                  </a:lnTo>
                                  <a:lnTo>
                                    <a:pt x="91095" y="9900"/>
                                  </a:lnTo>
                                  <a:lnTo>
                                    <a:pt x="88538" y="12457"/>
                                  </a:lnTo>
                                  <a:lnTo>
                                    <a:pt x="869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207" y="13096"/>
                                  </a:moveTo>
                                  <a:lnTo>
                                    <a:pt x="109590" y="13096"/>
                                  </a:lnTo>
                                  <a:lnTo>
                                    <a:pt x="108047" y="12457"/>
                                  </a:lnTo>
                                  <a:lnTo>
                                    <a:pt x="105490" y="9900"/>
                                  </a:lnTo>
                                  <a:lnTo>
                                    <a:pt x="104850" y="8356"/>
                                  </a:lnTo>
                                  <a:lnTo>
                                    <a:pt x="104850" y="4740"/>
                                  </a:lnTo>
                                  <a:lnTo>
                                    <a:pt x="105490" y="3196"/>
                                  </a:lnTo>
                                  <a:lnTo>
                                    <a:pt x="108047" y="639"/>
                                  </a:lnTo>
                                  <a:lnTo>
                                    <a:pt x="109590" y="0"/>
                                  </a:lnTo>
                                  <a:lnTo>
                                    <a:pt x="113207" y="0"/>
                                  </a:lnTo>
                                  <a:lnTo>
                                    <a:pt x="114751" y="639"/>
                                  </a:lnTo>
                                  <a:lnTo>
                                    <a:pt x="117308" y="3196"/>
                                  </a:lnTo>
                                  <a:lnTo>
                                    <a:pt x="117947" y="4740"/>
                                  </a:lnTo>
                                  <a:lnTo>
                                    <a:pt x="117947" y="8356"/>
                                  </a:lnTo>
                                  <a:lnTo>
                                    <a:pt x="117308" y="9900"/>
                                  </a:lnTo>
                                  <a:lnTo>
                                    <a:pt x="114751" y="12457"/>
                                  </a:lnTo>
                                  <a:lnTo>
                                    <a:pt x="1132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419" y="13096"/>
                                  </a:moveTo>
                                  <a:lnTo>
                                    <a:pt x="135803" y="13096"/>
                                  </a:lnTo>
                                  <a:lnTo>
                                    <a:pt x="134259" y="12457"/>
                                  </a:lnTo>
                                  <a:lnTo>
                                    <a:pt x="131702" y="9900"/>
                                  </a:lnTo>
                                  <a:lnTo>
                                    <a:pt x="131064" y="8356"/>
                                  </a:lnTo>
                                  <a:lnTo>
                                    <a:pt x="131064" y="4740"/>
                                  </a:lnTo>
                                  <a:lnTo>
                                    <a:pt x="131702" y="3196"/>
                                  </a:lnTo>
                                  <a:lnTo>
                                    <a:pt x="134259" y="639"/>
                                  </a:lnTo>
                                  <a:lnTo>
                                    <a:pt x="135803" y="0"/>
                                  </a:lnTo>
                                  <a:lnTo>
                                    <a:pt x="139419" y="0"/>
                                  </a:lnTo>
                                  <a:lnTo>
                                    <a:pt x="140964" y="639"/>
                                  </a:lnTo>
                                  <a:lnTo>
                                    <a:pt x="143521" y="3196"/>
                                  </a:lnTo>
                                  <a:lnTo>
                                    <a:pt x="144160" y="4740"/>
                                  </a:lnTo>
                                  <a:lnTo>
                                    <a:pt x="144160" y="8356"/>
                                  </a:lnTo>
                                  <a:lnTo>
                                    <a:pt x="143521" y="9900"/>
                                  </a:lnTo>
                                  <a:lnTo>
                                    <a:pt x="140964" y="12457"/>
                                  </a:lnTo>
                                  <a:lnTo>
                                    <a:pt x="1394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632" y="13096"/>
                                  </a:moveTo>
                                  <a:lnTo>
                                    <a:pt x="162016" y="13096"/>
                                  </a:lnTo>
                                  <a:lnTo>
                                    <a:pt x="160472" y="12457"/>
                                  </a:lnTo>
                                  <a:lnTo>
                                    <a:pt x="157914" y="9900"/>
                                  </a:lnTo>
                                  <a:lnTo>
                                    <a:pt x="157275" y="8356"/>
                                  </a:lnTo>
                                  <a:lnTo>
                                    <a:pt x="157275" y="4740"/>
                                  </a:lnTo>
                                  <a:lnTo>
                                    <a:pt x="157914" y="3196"/>
                                  </a:lnTo>
                                  <a:lnTo>
                                    <a:pt x="160472" y="639"/>
                                  </a:lnTo>
                                  <a:lnTo>
                                    <a:pt x="162016" y="0"/>
                                  </a:lnTo>
                                  <a:lnTo>
                                    <a:pt x="165632" y="0"/>
                                  </a:lnTo>
                                  <a:lnTo>
                                    <a:pt x="167176" y="639"/>
                                  </a:lnTo>
                                  <a:lnTo>
                                    <a:pt x="169733" y="3196"/>
                                  </a:lnTo>
                                  <a:lnTo>
                                    <a:pt x="170372" y="4740"/>
                                  </a:lnTo>
                                  <a:lnTo>
                                    <a:pt x="170372" y="8356"/>
                                  </a:lnTo>
                                  <a:lnTo>
                                    <a:pt x="169733" y="9900"/>
                                  </a:lnTo>
                                  <a:lnTo>
                                    <a:pt x="167176" y="12457"/>
                                  </a:lnTo>
                                  <a:lnTo>
                                    <a:pt x="1656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1845" y="13096"/>
                                  </a:moveTo>
                                  <a:lnTo>
                                    <a:pt x="188229" y="13096"/>
                                  </a:lnTo>
                                  <a:lnTo>
                                    <a:pt x="186685" y="12457"/>
                                  </a:lnTo>
                                  <a:lnTo>
                                    <a:pt x="184127" y="9900"/>
                                  </a:lnTo>
                                  <a:lnTo>
                                    <a:pt x="183488" y="8356"/>
                                  </a:lnTo>
                                  <a:lnTo>
                                    <a:pt x="183488" y="4740"/>
                                  </a:lnTo>
                                  <a:lnTo>
                                    <a:pt x="184127" y="3196"/>
                                  </a:lnTo>
                                  <a:lnTo>
                                    <a:pt x="186685" y="639"/>
                                  </a:lnTo>
                                  <a:lnTo>
                                    <a:pt x="188229" y="0"/>
                                  </a:lnTo>
                                  <a:lnTo>
                                    <a:pt x="191845" y="0"/>
                                  </a:lnTo>
                                  <a:lnTo>
                                    <a:pt x="193388" y="639"/>
                                  </a:lnTo>
                                  <a:lnTo>
                                    <a:pt x="195945" y="3196"/>
                                  </a:lnTo>
                                  <a:lnTo>
                                    <a:pt x="196585" y="4740"/>
                                  </a:lnTo>
                                  <a:lnTo>
                                    <a:pt x="196585" y="8356"/>
                                  </a:lnTo>
                                  <a:lnTo>
                                    <a:pt x="195945" y="9900"/>
                                  </a:lnTo>
                                  <a:lnTo>
                                    <a:pt x="193388" y="12457"/>
                                  </a:lnTo>
                                  <a:lnTo>
                                    <a:pt x="1918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058" y="13096"/>
                                  </a:moveTo>
                                  <a:lnTo>
                                    <a:pt x="214441" y="13096"/>
                                  </a:lnTo>
                                  <a:lnTo>
                                    <a:pt x="212898" y="12457"/>
                                  </a:lnTo>
                                  <a:lnTo>
                                    <a:pt x="210340" y="9900"/>
                                  </a:lnTo>
                                  <a:lnTo>
                                    <a:pt x="209701" y="8356"/>
                                  </a:lnTo>
                                  <a:lnTo>
                                    <a:pt x="209701" y="4740"/>
                                  </a:lnTo>
                                  <a:lnTo>
                                    <a:pt x="210340" y="3196"/>
                                  </a:lnTo>
                                  <a:lnTo>
                                    <a:pt x="212898" y="639"/>
                                  </a:lnTo>
                                  <a:lnTo>
                                    <a:pt x="214441" y="0"/>
                                  </a:lnTo>
                                  <a:lnTo>
                                    <a:pt x="218058" y="0"/>
                                  </a:lnTo>
                                  <a:lnTo>
                                    <a:pt x="219601" y="639"/>
                                  </a:lnTo>
                                  <a:lnTo>
                                    <a:pt x="222158" y="3196"/>
                                  </a:lnTo>
                                  <a:lnTo>
                                    <a:pt x="222798" y="4740"/>
                                  </a:lnTo>
                                  <a:lnTo>
                                    <a:pt x="222798" y="8356"/>
                                  </a:lnTo>
                                  <a:lnTo>
                                    <a:pt x="222158" y="9900"/>
                                  </a:lnTo>
                                  <a:lnTo>
                                    <a:pt x="219601" y="12457"/>
                                  </a:lnTo>
                                  <a:lnTo>
                                    <a:pt x="2180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271" y="13096"/>
                                  </a:moveTo>
                                  <a:lnTo>
                                    <a:pt x="240653" y="13096"/>
                                  </a:lnTo>
                                  <a:lnTo>
                                    <a:pt x="239110" y="12457"/>
                                  </a:lnTo>
                                  <a:lnTo>
                                    <a:pt x="236553" y="9900"/>
                                  </a:lnTo>
                                  <a:lnTo>
                                    <a:pt x="235914" y="8356"/>
                                  </a:lnTo>
                                  <a:lnTo>
                                    <a:pt x="235914" y="4740"/>
                                  </a:lnTo>
                                  <a:lnTo>
                                    <a:pt x="236553" y="3196"/>
                                  </a:lnTo>
                                  <a:lnTo>
                                    <a:pt x="239110" y="639"/>
                                  </a:lnTo>
                                  <a:lnTo>
                                    <a:pt x="240653" y="0"/>
                                  </a:lnTo>
                                  <a:lnTo>
                                    <a:pt x="244271" y="0"/>
                                  </a:lnTo>
                                  <a:lnTo>
                                    <a:pt x="245814" y="639"/>
                                  </a:lnTo>
                                  <a:lnTo>
                                    <a:pt x="248371" y="3196"/>
                                  </a:lnTo>
                                  <a:lnTo>
                                    <a:pt x="249010" y="4740"/>
                                  </a:lnTo>
                                  <a:lnTo>
                                    <a:pt x="249010" y="8356"/>
                                  </a:lnTo>
                                  <a:lnTo>
                                    <a:pt x="248371" y="9900"/>
                                  </a:lnTo>
                                  <a:lnTo>
                                    <a:pt x="245814" y="12457"/>
                                  </a:lnTo>
                                  <a:lnTo>
                                    <a:pt x="24427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483" y="13096"/>
                                  </a:moveTo>
                                  <a:lnTo>
                                    <a:pt x="266866" y="13096"/>
                                  </a:lnTo>
                                  <a:lnTo>
                                    <a:pt x="265323" y="12457"/>
                                  </a:lnTo>
                                  <a:lnTo>
                                    <a:pt x="262766" y="9900"/>
                                  </a:lnTo>
                                  <a:lnTo>
                                    <a:pt x="262126" y="8356"/>
                                  </a:lnTo>
                                  <a:lnTo>
                                    <a:pt x="262126" y="4740"/>
                                  </a:lnTo>
                                  <a:lnTo>
                                    <a:pt x="262766" y="3196"/>
                                  </a:lnTo>
                                  <a:lnTo>
                                    <a:pt x="265323" y="639"/>
                                  </a:lnTo>
                                  <a:lnTo>
                                    <a:pt x="266866" y="0"/>
                                  </a:lnTo>
                                  <a:lnTo>
                                    <a:pt x="270483" y="0"/>
                                  </a:lnTo>
                                  <a:lnTo>
                                    <a:pt x="272026" y="639"/>
                                  </a:lnTo>
                                  <a:lnTo>
                                    <a:pt x="274584" y="3196"/>
                                  </a:lnTo>
                                  <a:lnTo>
                                    <a:pt x="275223" y="4740"/>
                                  </a:lnTo>
                                  <a:lnTo>
                                    <a:pt x="275223" y="8356"/>
                                  </a:lnTo>
                                  <a:lnTo>
                                    <a:pt x="274584" y="9900"/>
                                  </a:lnTo>
                                  <a:lnTo>
                                    <a:pt x="272026" y="12457"/>
                                  </a:lnTo>
                                  <a:lnTo>
                                    <a:pt x="2704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6696" y="13096"/>
                                  </a:moveTo>
                                  <a:lnTo>
                                    <a:pt x="293079" y="13096"/>
                                  </a:lnTo>
                                  <a:lnTo>
                                    <a:pt x="291536" y="12457"/>
                                  </a:lnTo>
                                  <a:lnTo>
                                    <a:pt x="288978" y="9900"/>
                                  </a:lnTo>
                                  <a:lnTo>
                                    <a:pt x="288339" y="8356"/>
                                  </a:lnTo>
                                  <a:lnTo>
                                    <a:pt x="288339" y="4740"/>
                                  </a:lnTo>
                                  <a:lnTo>
                                    <a:pt x="288978" y="3196"/>
                                  </a:lnTo>
                                  <a:lnTo>
                                    <a:pt x="291536" y="639"/>
                                  </a:lnTo>
                                  <a:lnTo>
                                    <a:pt x="293079" y="0"/>
                                  </a:lnTo>
                                  <a:lnTo>
                                    <a:pt x="296696" y="0"/>
                                  </a:lnTo>
                                  <a:lnTo>
                                    <a:pt x="298239" y="639"/>
                                  </a:lnTo>
                                  <a:lnTo>
                                    <a:pt x="300797" y="3196"/>
                                  </a:lnTo>
                                  <a:lnTo>
                                    <a:pt x="301436" y="4740"/>
                                  </a:lnTo>
                                  <a:lnTo>
                                    <a:pt x="301436" y="8356"/>
                                  </a:lnTo>
                                  <a:lnTo>
                                    <a:pt x="300797" y="9900"/>
                                  </a:lnTo>
                                  <a:lnTo>
                                    <a:pt x="298239" y="12457"/>
                                  </a:lnTo>
                                  <a:lnTo>
                                    <a:pt x="2966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2909" y="13096"/>
                                  </a:moveTo>
                                  <a:lnTo>
                                    <a:pt x="319292" y="13096"/>
                                  </a:lnTo>
                                  <a:lnTo>
                                    <a:pt x="317749" y="12457"/>
                                  </a:lnTo>
                                  <a:lnTo>
                                    <a:pt x="315191" y="9900"/>
                                  </a:lnTo>
                                  <a:lnTo>
                                    <a:pt x="314552" y="8356"/>
                                  </a:lnTo>
                                  <a:lnTo>
                                    <a:pt x="314552" y="4740"/>
                                  </a:lnTo>
                                  <a:lnTo>
                                    <a:pt x="315191" y="3196"/>
                                  </a:lnTo>
                                  <a:lnTo>
                                    <a:pt x="317749" y="639"/>
                                  </a:lnTo>
                                  <a:lnTo>
                                    <a:pt x="319292" y="0"/>
                                  </a:lnTo>
                                  <a:lnTo>
                                    <a:pt x="322909" y="0"/>
                                  </a:lnTo>
                                  <a:lnTo>
                                    <a:pt x="324452" y="639"/>
                                  </a:lnTo>
                                  <a:lnTo>
                                    <a:pt x="327009" y="3196"/>
                                  </a:lnTo>
                                  <a:lnTo>
                                    <a:pt x="327649" y="4740"/>
                                  </a:lnTo>
                                  <a:lnTo>
                                    <a:pt x="327649" y="8356"/>
                                  </a:lnTo>
                                  <a:lnTo>
                                    <a:pt x="327009" y="9900"/>
                                  </a:lnTo>
                                  <a:lnTo>
                                    <a:pt x="324452" y="12457"/>
                                  </a:lnTo>
                                  <a:lnTo>
                                    <a:pt x="3229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122" y="13096"/>
                                  </a:moveTo>
                                  <a:lnTo>
                                    <a:pt x="345505" y="13096"/>
                                  </a:lnTo>
                                  <a:lnTo>
                                    <a:pt x="343962" y="12457"/>
                                  </a:lnTo>
                                  <a:lnTo>
                                    <a:pt x="341404" y="9900"/>
                                  </a:lnTo>
                                  <a:lnTo>
                                    <a:pt x="340765" y="8356"/>
                                  </a:lnTo>
                                  <a:lnTo>
                                    <a:pt x="340765" y="4740"/>
                                  </a:lnTo>
                                  <a:lnTo>
                                    <a:pt x="341404" y="3196"/>
                                  </a:lnTo>
                                  <a:lnTo>
                                    <a:pt x="343962" y="639"/>
                                  </a:lnTo>
                                  <a:lnTo>
                                    <a:pt x="345505" y="0"/>
                                  </a:lnTo>
                                  <a:lnTo>
                                    <a:pt x="349122" y="0"/>
                                  </a:lnTo>
                                  <a:lnTo>
                                    <a:pt x="350665" y="639"/>
                                  </a:lnTo>
                                  <a:lnTo>
                                    <a:pt x="353222" y="3196"/>
                                  </a:lnTo>
                                  <a:lnTo>
                                    <a:pt x="353862" y="4740"/>
                                  </a:lnTo>
                                  <a:lnTo>
                                    <a:pt x="353862" y="8356"/>
                                  </a:lnTo>
                                  <a:lnTo>
                                    <a:pt x="353222" y="9900"/>
                                  </a:lnTo>
                                  <a:lnTo>
                                    <a:pt x="350665" y="12457"/>
                                  </a:lnTo>
                                  <a:lnTo>
                                    <a:pt x="3491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333" y="13096"/>
                                  </a:moveTo>
                                  <a:lnTo>
                                    <a:pt x="371717" y="13096"/>
                                  </a:lnTo>
                                  <a:lnTo>
                                    <a:pt x="370174" y="12457"/>
                                  </a:lnTo>
                                  <a:lnTo>
                                    <a:pt x="367617" y="9900"/>
                                  </a:lnTo>
                                  <a:lnTo>
                                    <a:pt x="366978" y="8356"/>
                                  </a:lnTo>
                                  <a:lnTo>
                                    <a:pt x="366978" y="4740"/>
                                  </a:lnTo>
                                  <a:lnTo>
                                    <a:pt x="367617" y="3196"/>
                                  </a:lnTo>
                                  <a:lnTo>
                                    <a:pt x="370174" y="639"/>
                                  </a:lnTo>
                                  <a:lnTo>
                                    <a:pt x="371717" y="0"/>
                                  </a:lnTo>
                                  <a:lnTo>
                                    <a:pt x="375333" y="0"/>
                                  </a:lnTo>
                                  <a:lnTo>
                                    <a:pt x="376878" y="639"/>
                                  </a:lnTo>
                                  <a:lnTo>
                                    <a:pt x="379435" y="3196"/>
                                  </a:lnTo>
                                  <a:lnTo>
                                    <a:pt x="380074" y="4740"/>
                                  </a:lnTo>
                                  <a:lnTo>
                                    <a:pt x="380074" y="8356"/>
                                  </a:lnTo>
                                  <a:lnTo>
                                    <a:pt x="379435" y="9900"/>
                                  </a:lnTo>
                                  <a:lnTo>
                                    <a:pt x="376878" y="12457"/>
                                  </a:lnTo>
                                  <a:lnTo>
                                    <a:pt x="3753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546" y="13096"/>
                                  </a:moveTo>
                                  <a:lnTo>
                                    <a:pt x="397930" y="13096"/>
                                  </a:lnTo>
                                  <a:lnTo>
                                    <a:pt x="396386" y="12457"/>
                                  </a:lnTo>
                                  <a:lnTo>
                                    <a:pt x="393830" y="9900"/>
                                  </a:lnTo>
                                  <a:lnTo>
                                    <a:pt x="393190" y="8356"/>
                                  </a:lnTo>
                                  <a:lnTo>
                                    <a:pt x="393190" y="4740"/>
                                  </a:lnTo>
                                  <a:lnTo>
                                    <a:pt x="393830" y="3196"/>
                                  </a:lnTo>
                                  <a:lnTo>
                                    <a:pt x="396386" y="639"/>
                                  </a:lnTo>
                                  <a:lnTo>
                                    <a:pt x="397930" y="0"/>
                                  </a:lnTo>
                                  <a:lnTo>
                                    <a:pt x="401546" y="0"/>
                                  </a:lnTo>
                                  <a:lnTo>
                                    <a:pt x="403090" y="639"/>
                                  </a:lnTo>
                                  <a:lnTo>
                                    <a:pt x="405648" y="3196"/>
                                  </a:lnTo>
                                  <a:lnTo>
                                    <a:pt x="406287" y="4740"/>
                                  </a:lnTo>
                                  <a:lnTo>
                                    <a:pt x="406287" y="8356"/>
                                  </a:lnTo>
                                  <a:lnTo>
                                    <a:pt x="405648" y="9900"/>
                                  </a:lnTo>
                                  <a:lnTo>
                                    <a:pt x="403090" y="12457"/>
                                  </a:lnTo>
                                  <a:lnTo>
                                    <a:pt x="4015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7759" y="13096"/>
                                  </a:moveTo>
                                  <a:lnTo>
                                    <a:pt x="424143" y="13096"/>
                                  </a:lnTo>
                                  <a:lnTo>
                                    <a:pt x="422599" y="12457"/>
                                  </a:lnTo>
                                  <a:lnTo>
                                    <a:pt x="420041" y="9900"/>
                                  </a:lnTo>
                                  <a:lnTo>
                                    <a:pt x="419402" y="8356"/>
                                  </a:lnTo>
                                  <a:lnTo>
                                    <a:pt x="419402" y="4740"/>
                                  </a:lnTo>
                                  <a:lnTo>
                                    <a:pt x="420041" y="3196"/>
                                  </a:lnTo>
                                  <a:lnTo>
                                    <a:pt x="422599" y="639"/>
                                  </a:lnTo>
                                  <a:lnTo>
                                    <a:pt x="424143" y="0"/>
                                  </a:lnTo>
                                  <a:lnTo>
                                    <a:pt x="427759" y="0"/>
                                  </a:lnTo>
                                  <a:lnTo>
                                    <a:pt x="429303" y="639"/>
                                  </a:lnTo>
                                  <a:lnTo>
                                    <a:pt x="431859" y="3196"/>
                                  </a:lnTo>
                                  <a:lnTo>
                                    <a:pt x="432499" y="4740"/>
                                  </a:lnTo>
                                  <a:lnTo>
                                    <a:pt x="432499" y="8356"/>
                                  </a:lnTo>
                                  <a:lnTo>
                                    <a:pt x="431859" y="9900"/>
                                  </a:lnTo>
                                  <a:lnTo>
                                    <a:pt x="429303" y="12457"/>
                                  </a:lnTo>
                                  <a:lnTo>
                                    <a:pt x="4277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3972" y="13096"/>
                                  </a:moveTo>
                                  <a:lnTo>
                                    <a:pt x="450356" y="13096"/>
                                  </a:lnTo>
                                  <a:lnTo>
                                    <a:pt x="448812" y="12457"/>
                                  </a:lnTo>
                                  <a:lnTo>
                                    <a:pt x="446254" y="9900"/>
                                  </a:lnTo>
                                  <a:lnTo>
                                    <a:pt x="445615" y="8356"/>
                                  </a:lnTo>
                                  <a:lnTo>
                                    <a:pt x="445615" y="4740"/>
                                  </a:lnTo>
                                  <a:lnTo>
                                    <a:pt x="446254" y="3196"/>
                                  </a:lnTo>
                                  <a:lnTo>
                                    <a:pt x="448812" y="639"/>
                                  </a:lnTo>
                                  <a:lnTo>
                                    <a:pt x="450356" y="0"/>
                                  </a:lnTo>
                                  <a:lnTo>
                                    <a:pt x="453972" y="0"/>
                                  </a:lnTo>
                                  <a:lnTo>
                                    <a:pt x="455516" y="639"/>
                                  </a:lnTo>
                                  <a:lnTo>
                                    <a:pt x="458072" y="3196"/>
                                  </a:lnTo>
                                  <a:lnTo>
                                    <a:pt x="458712" y="4740"/>
                                  </a:lnTo>
                                  <a:lnTo>
                                    <a:pt x="458712" y="8356"/>
                                  </a:lnTo>
                                  <a:lnTo>
                                    <a:pt x="458072" y="9900"/>
                                  </a:lnTo>
                                  <a:lnTo>
                                    <a:pt x="455516" y="12457"/>
                                  </a:lnTo>
                                  <a:lnTo>
                                    <a:pt x="453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185" y="13096"/>
                                  </a:moveTo>
                                  <a:lnTo>
                                    <a:pt x="476567" y="13096"/>
                                  </a:lnTo>
                                  <a:lnTo>
                                    <a:pt x="475024" y="12457"/>
                                  </a:lnTo>
                                  <a:lnTo>
                                    <a:pt x="472467" y="9900"/>
                                  </a:lnTo>
                                  <a:lnTo>
                                    <a:pt x="471828" y="8356"/>
                                  </a:lnTo>
                                  <a:lnTo>
                                    <a:pt x="471828" y="4740"/>
                                  </a:lnTo>
                                  <a:lnTo>
                                    <a:pt x="472467" y="3196"/>
                                  </a:lnTo>
                                  <a:lnTo>
                                    <a:pt x="475024" y="639"/>
                                  </a:lnTo>
                                  <a:lnTo>
                                    <a:pt x="476567" y="0"/>
                                  </a:lnTo>
                                  <a:lnTo>
                                    <a:pt x="480185" y="0"/>
                                  </a:lnTo>
                                  <a:lnTo>
                                    <a:pt x="481728" y="639"/>
                                  </a:lnTo>
                                  <a:lnTo>
                                    <a:pt x="484285" y="3196"/>
                                  </a:lnTo>
                                  <a:lnTo>
                                    <a:pt x="484924" y="4740"/>
                                  </a:lnTo>
                                  <a:lnTo>
                                    <a:pt x="484924" y="8356"/>
                                  </a:lnTo>
                                  <a:lnTo>
                                    <a:pt x="484285" y="9900"/>
                                  </a:lnTo>
                                  <a:lnTo>
                                    <a:pt x="481728" y="12457"/>
                                  </a:lnTo>
                                  <a:lnTo>
                                    <a:pt x="4801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397" y="13096"/>
                                  </a:moveTo>
                                  <a:lnTo>
                                    <a:pt x="502780" y="13096"/>
                                  </a:lnTo>
                                  <a:lnTo>
                                    <a:pt x="501237" y="12457"/>
                                  </a:lnTo>
                                  <a:lnTo>
                                    <a:pt x="498680" y="9900"/>
                                  </a:lnTo>
                                  <a:lnTo>
                                    <a:pt x="498040" y="8356"/>
                                  </a:lnTo>
                                  <a:lnTo>
                                    <a:pt x="498040" y="4740"/>
                                  </a:lnTo>
                                  <a:lnTo>
                                    <a:pt x="498680" y="3196"/>
                                  </a:lnTo>
                                  <a:lnTo>
                                    <a:pt x="501237" y="639"/>
                                  </a:lnTo>
                                  <a:lnTo>
                                    <a:pt x="502780" y="0"/>
                                  </a:lnTo>
                                  <a:lnTo>
                                    <a:pt x="506397" y="0"/>
                                  </a:lnTo>
                                  <a:lnTo>
                                    <a:pt x="507940" y="639"/>
                                  </a:lnTo>
                                  <a:lnTo>
                                    <a:pt x="510498" y="3196"/>
                                  </a:lnTo>
                                  <a:lnTo>
                                    <a:pt x="511137" y="4740"/>
                                  </a:lnTo>
                                  <a:lnTo>
                                    <a:pt x="511137" y="8356"/>
                                  </a:lnTo>
                                  <a:lnTo>
                                    <a:pt x="510498" y="9900"/>
                                  </a:lnTo>
                                  <a:lnTo>
                                    <a:pt x="507940" y="12457"/>
                                  </a:lnTo>
                                  <a:lnTo>
                                    <a:pt x="5063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32610" y="13096"/>
                                  </a:moveTo>
                                  <a:lnTo>
                                    <a:pt x="528993" y="13096"/>
                                  </a:lnTo>
                                  <a:lnTo>
                                    <a:pt x="527450" y="12457"/>
                                  </a:lnTo>
                                  <a:lnTo>
                                    <a:pt x="524893" y="9900"/>
                                  </a:lnTo>
                                  <a:lnTo>
                                    <a:pt x="524253" y="8356"/>
                                  </a:lnTo>
                                  <a:lnTo>
                                    <a:pt x="524253" y="4740"/>
                                  </a:lnTo>
                                  <a:lnTo>
                                    <a:pt x="524893" y="3196"/>
                                  </a:lnTo>
                                  <a:lnTo>
                                    <a:pt x="527450" y="639"/>
                                  </a:lnTo>
                                  <a:lnTo>
                                    <a:pt x="528993" y="0"/>
                                  </a:lnTo>
                                  <a:lnTo>
                                    <a:pt x="532610" y="0"/>
                                  </a:lnTo>
                                  <a:lnTo>
                                    <a:pt x="534153" y="639"/>
                                  </a:lnTo>
                                  <a:lnTo>
                                    <a:pt x="536711" y="3196"/>
                                  </a:lnTo>
                                  <a:lnTo>
                                    <a:pt x="537350" y="4740"/>
                                  </a:lnTo>
                                  <a:lnTo>
                                    <a:pt x="537350" y="8356"/>
                                  </a:lnTo>
                                  <a:lnTo>
                                    <a:pt x="536711" y="9900"/>
                                  </a:lnTo>
                                  <a:lnTo>
                                    <a:pt x="534153" y="12457"/>
                                  </a:lnTo>
                                  <a:lnTo>
                                    <a:pt x="5326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58823" y="13096"/>
                                  </a:moveTo>
                                  <a:lnTo>
                                    <a:pt x="555206" y="13096"/>
                                  </a:lnTo>
                                  <a:lnTo>
                                    <a:pt x="553663" y="12457"/>
                                  </a:lnTo>
                                  <a:lnTo>
                                    <a:pt x="551105" y="9900"/>
                                  </a:lnTo>
                                  <a:lnTo>
                                    <a:pt x="550466" y="8356"/>
                                  </a:lnTo>
                                  <a:lnTo>
                                    <a:pt x="550466" y="4740"/>
                                  </a:lnTo>
                                  <a:lnTo>
                                    <a:pt x="551105" y="3196"/>
                                  </a:lnTo>
                                  <a:lnTo>
                                    <a:pt x="553663" y="639"/>
                                  </a:lnTo>
                                  <a:lnTo>
                                    <a:pt x="555206" y="0"/>
                                  </a:lnTo>
                                  <a:lnTo>
                                    <a:pt x="558823" y="0"/>
                                  </a:lnTo>
                                  <a:lnTo>
                                    <a:pt x="560366" y="639"/>
                                  </a:lnTo>
                                  <a:lnTo>
                                    <a:pt x="562923" y="3196"/>
                                  </a:lnTo>
                                  <a:lnTo>
                                    <a:pt x="563563" y="4740"/>
                                  </a:lnTo>
                                  <a:lnTo>
                                    <a:pt x="563563" y="8356"/>
                                  </a:lnTo>
                                  <a:lnTo>
                                    <a:pt x="562923" y="9900"/>
                                  </a:lnTo>
                                  <a:lnTo>
                                    <a:pt x="560366" y="12457"/>
                                  </a:lnTo>
                                  <a:lnTo>
                                    <a:pt x="5588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85036" y="13096"/>
                                  </a:moveTo>
                                  <a:lnTo>
                                    <a:pt x="581419" y="13096"/>
                                  </a:lnTo>
                                  <a:lnTo>
                                    <a:pt x="579876" y="12457"/>
                                  </a:lnTo>
                                  <a:lnTo>
                                    <a:pt x="577318" y="9900"/>
                                  </a:lnTo>
                                  <a:lnTo>
                                    <a:pt x="576679" y="8356"/>
                                  </a:lnTo>
                                  <a:lnTo>
                                    <a:pt x="576679" y="4740"/>
                                  </a:lnTo>
                                  <a:lnTo>
                                    <a:pt x="577318" y="3196"/>
                                  </a:lnTo>
                                  <a:lnTo>
                                    <a:pt x="579876" y="639"/>
                                  </a:lnTo>
                                  <a:lnTo>
                                    <a:pt x="581419" y="0"/>
                                  </a:lnTo>
                                  <a:lnTo>
                                    <a:pt x="585036" y="0"/>
                                  </a:lnTo>
                                  <a:lnTo>
                                    <a:pt x="586579" y="639"/>
                                  </a:lnTo>
                                  <a:lnTo>
                                    <a:pt x="589136" y="3196"/>
                                  </a:lnTo>
                                  <a:lnTo>
                                    <a:pt x="589776" y="4740"/>
                                  </a:lnTo>
                                  <a:lnTo>
                                    <a:pt x="589776" y="8356"/>
                                  </a:lnTo>
                                  <a:lnTo>
                                    <a:pt x="589136" y="9900"/>
                                  </a:lnTo>
                                  <a:lnTo>
                                    <a:pt x="586579" y="12457"/>
                                  </a:lnTo>
                                  <a:lnTo>
                                    <a:pt x="5850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11249" y="13096"/>
                                  </a:moveTo>
                                  <a:lnTo>
                                    <a:pt x="607631" y="13096"/>
                                  </a:lnTo>
                                  <a:lnTo>
                                    <a:pt x="606088" y="12457"/>
                                  </a:lnTo>
                                  <a:lnTo>
                                    <a:pt x="603531" y="9900"/>
                                  </a:lnTo>
                                  <a:lnTo>
                                    <a:pt x="602892" y="8356"/>
                                  </a:lnTo>
                                  <a:lnTo>
                                    <a:pt x="602892" y="4740"/>
                                  </a:lnTo>
                                  <a:lnTo>
                                    <a:pt x="603531" y="3196"/>
                                  </a:lnTo>
                                  <a:lnTo>
                                    <a:pt x="606088" y="639"/>
                                  </a:lnTo>
                                  <a:lnTo>
                                    <a:pt x="607631" y="0"/>
                                  </a:lnTo>
                                  <a:lnTo>
                                    <a:pt x="611249" y="0"/>
                                  </a:lnTo>
                                  <a:lnTo>
                                    <a:pt x="612792" y="639"/>
                                  </a:lnTo>
                                  <a:lnTo>
                                    <a:pt x="615349" y="3196"/>
                                  </a:lnTo>
                                  <a:lnTo>
                                    <a:pt x="615988" y="4740"/>
                                  </a:lnTo>
                                  <a:lnTo>
                                    <a:pt x="615988" y="8356"/>
                                  </a:lnTo>
                                  <a:lnTo>
                                    <a:pt x="615349" y="9900"/>
                                  </a:lnTo>
                                  <a:lnTo>
                                    <a:pt x="612792" y="12457"/>
                                  </a:lnTo>
                                  <a:lnTo>
                                    <a:pt x="6112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37460" y="13096"/>
                                  </a:moveTo>
                                  <a:lnTo>
                                    <a:pt x="633844" y="13096"/>
                                  </a:lnTo>
                                  <a:lnTo>
                                    <a:pt x="632301" y="12457"/>
                                  </a:lnTo>
                                  <a:lnTo>
                                    <a:pt x="629744" y="9900"/>
                                  </a:lnTo>
                                  <a:lnTo>
                                    <a:pt x="629104" y="8356"/>
                                  </a:lnTo>
                                  <a:lnTo>
                                    <a:pt x="629104" y="4740"/>
                                  </a:lnTo>
                                  <a:lnTo>
                                    <a:pt x="629744" y="3196"/>
                                  </a:lnTo>
                                  <a:lnTo>
                                    <a:pt x="632301" y="639"/>
                                  </a:lnTo>
                                  <a:lnTo>
                                    <a:pt x="633844" y="0"/>
                                  </a:lnTo>
                                  <a:lnTo>
                                    <a:pt x="637460" y="0"/>
                                  </a:lnTo>
                                  <a:lnTo>
                                    <a:pt x="639004" y="639"/>
                                  </a:lnTo>
                                  <a:lnTo>
                                    <a:pt x="641562" y="3196"/>
                                  </a:lnTo>
                                  <a:lnTo>
                                    <a:pt x="642201" y="4740"/>
                                  </a:lnTo>
                                  <a:lnTo>
                                    <a:pt x="642201" y="8356"/>
                                  </a:lnTo>
                                  <a:lnTo>
                                    <a:pt x="641562" y="9900"/>
                                  </a:lnTo>
                                  <a:lnTo>
                                    <a:pt x="639004" y="12457"/>
                                  </a:lnTo>
                                  <a:lnTo>
                                    <a:pt x="6374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63673" y="13096"/>
                                  </a:moveTo>
                                  <a:lnTo>
                                    <a:pt x="660057" y="13096"/>
                                  </a:lnTo>
                                  <a:lnTo>
                                    <a:pt x="658513" y="12457"/>
                                  </a:lnTo>
                                  <a:lnTo>
                                    <a:pt x="655957" y="9900"/>
                                  </a:lnTo>
                                  <a:lnTo>
                                    <a:pt x="655317" y="8356"/>
                                  </a:lnTo>
                                  <a:lnTo>
                                    <a:pt x="655317" y="4740"/>
                                  </a:lnTo>
                                  <a:lnTo>
                                    <a:pt x="655957" y="3196"/>
                                  </a:lnTo>
                                  <a:lnTo>
                                    <a:pt x="658513" y="639"/>
                                  </a:lnTo>
                                  <a:lnTo>
                                    <a:pt x="660057" y="0"/>
                                  </a:lnTo>
                                  <a:lnTo>
                                    <a:pt x="663673" y="0"/>
                                  </a:lnTo>
                                  <a:lnTo>
                                    <a:pt x="665217" y="639"/>
                                  </a:lnTo>
                                  <a:lnTo>
                                    <a:pt x="667775" y="3196"/>
                                  </a:lnTo>
                                  <a:lnTo>
                                    <a:pt x="668414" y="4740"/>
                                  </a:lnTo>
                                  <a:lnTo>
                                    <a:pt x="668414" y="8356"/>
                                  </a:lnTo>
                                  <a:lnTo>
                                    <a:pt x="667775" y="9900"/>
                                  </a:lnTo>
                                  <a:lnTo>
                                    <a:pt x="665217" y="12457"/>
                                  </a:lnTo>
                                  <a:lnTo>
                                    <a:pt x="6636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89886" y="13096"/>
                                  </a:moveTo>
                                  <a:lnTo>
                                    <a:pt x="686270" y="13096"/>
                                  </a:lnTo>
                                  <a:lnTo>
                                    <a:pt x="684726" y="12457"/>
                                  </a:lnTo>
                                  <a:lnTo>
                                    <a:pt x="682168" y="9900"/>
                                  </a:lnTo>
                                  <a:lnTo>
                                    <a:pt x="681530" y="8356"/>
                                  </a:lnTo>
                                  <a:lnTo>
                                    <a:pt x="681530" y="4740"/>
                                  </a:lnTo>
                                  <a:lnTo>
                                    <a:pt x="682168" y="3196"/>
                                  </a:lnTo>
                                  <a:lnTo>
                                    <a:pt x="684726" y="639"/>
                                  </a:lnTo>
                                  <a:lnTo>
                                    <a:pt x="686270" y="0"/>
                                  </a:lnTo>
                                  <a:lnTo>
                                    <a:pt x="689886" y="0"/>
                                  </a:lnTo>
                                  <a:lnTo>
                                    <a:pt x="691430" y="639"/>
                                  </a:lnTo>
                                  <a:lnTo>
                                    <a:pt x="693987" y="3196"/>
                                  </a:lnTo>
                                  <a:lnTo>
                                    <a:pt x="694626" y="4740"/>
                                  </a:lnTo>
                                  <a:lnTo>
                                    <a:pt x="694626" y="8356"/>
                                  </a:lnTo>
                                  <a:lnTo>
                                    <a:pt x="693987" y="9900"/>
                                  </a:lnTo>
                                  <a:lnTo>
                                    <a:pt x="691430" y="12457"/>
                                  </a:lnTo>
                                  <a:lnTo>
                                    <a:pt x="6898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16099" y="13096"/>
                                  </a:moveTo>
                                  <a:lnTo>
                                    <a:pt x="712483" y="13096"/>
                                  </a:lnTo>
                                  <a:lnTo>
                                    <a:pt x="710938" y="12457"/>
                                  </a:lnTo>
                                  <a:lnTo>
                                    <a:pt x="708381" y="9900"/>
                                  </a:lnTo>
                                  <a:lnTo>
                                    <a:pt x="707742" y="8356"/>
                                  </a:lnTo>
                                  <a:lnTo>
                                    <a:pt x="707742" y="4740"/>
                                  </a:lnTo>
                                  <a:lnTo>
                                    <a:pt x="708381" y="3196"/>
                                  </a:lnTo>
                                  <a:lnTo>
                                    <a:pt x="710938" y="639"/>
                                  </a:lnTo>
                                  <a:lnTo>
                                    <a:pt x="712483" y="0"/>
                                  </a:lnTo>
                                  <a:lnTo>
                                    <a:pt x="716099" y="0"/>
                                  </a:lnTo>
                                  <a:lnTo>
                                    <a:pt x="717643" y="639"/>
                                  </a:lnTo>
                                  <a:lnTo>
                                    <a:pt x="720199" y="3196"/>
                                  </a:lnTo>
                                  <a:lnTo>
                                    <a:pt x="720838" y="4740"/>
                                  </a:lnTo>
                                  <a:lnTo>
                                    <a:pt x="720838" y="8356"/>
                                  </a:lnTo>
                                  <a:lnTo>
                                    <a:pt x="720199" y="9900"/>
                                  </a:lnTo>
                                  <a:lnTo>
                                    <a:pt x="717643" y="12457"/>
                                  </a:lnTo>
                                  <a:lnTo>
                                    <a:pt x="71609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42311" y="13096"/>
                                  </a:moveTo>
                                  <a:lnTo>
                                    <a:pt x="738695" y="13096"/>
                                  </a:lnTo>
                                  <a:lnTo>
                                    <a:pt x="737151" y="12457"/>
                                  </a:lnTo>
                                  <a:lnTo>
                                    <a:pt x="734594" y="9900"/>
                                  </a:lnTo>
                                  <a:lnTo>
                                    <a:pt x="733954" y="8356"/>
                                  </a:lnTo>
                                  <a:lnTo>
                                    <a:pt x="733954" y="4740"/>
                                  </a:lnTo>
                                  <a:lnTo>
                                    <a:pt x="734594" y="3196"/>
                                  </a:lnTo>
                                  <a:lnTo>
                                    <a:pt x="737151" y="639"/>
                                  </a:lnTo>
                                  <a:lnTo>
                                    <a:pt x="738695" y="0"/>
                                  </a:lnTo>
                                  <a:lnTo>
                                    <a:pt x="742311" y="0"/>
                                  </a:lnTo>
                                  <a:lnTo>
                                    <a:pt x="743856" y="639"/>
                                  </a:lnTo>
                                  <a:lnTo>
                                    <a:pt x="746412" y="3196"/>
                                  </a:lnTo>
                                  <a:lnTo>
                                    <a:pt x="747051" y="4740"/>
                                  </a:lnTo>
                                  <a:lnTo>
                                    <a:pt x="747051" y="8356"/>
                                  </a:lnTo>
                                  <a:lnTo>
                                    <a:pt x="746412" y="9900"/>
                                  </a:lnTo>
                                  <a:lnTo>
                                    <a:pt x="743856" y="12457"/>
                                  </a:lnTo>
                                  <a:lnTo>
                                    <a:pt x="7423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68524" y="13096"/>
                                  </a:moveTo>
                                  <a:lnTo>
                                    <a:pt x="764907" y="13096"/>
                                  </a:lnTo>
                                  <a:lnTo>
                                    <a:pt x="763364" y="12457"/>
                                  </a:lnTo>
                                  <a:lnTo>
                                    <a:pt x="760807" y="9900"/>
                                  </a:lnTo>
                                  <a:lnTo>
                                    <a:pt x="760167" y="8356"/>
                                  </a:lnTo>
                                  <a:lnTo>
                                    <a:pt x="760167" y="4740"/>
                                  </a:lnTo>
                                  <a:lnTo>
                                    <a:pt x="760807" y="3196"/>
                                  </a:lnTo>
                                  <a:lnTo>
                                    <a:pt x="763364" y="639"/>
                                  </a:lnTo>
                                  <a:lnTo>
                                    <a:pt x="764907" y="0"/>
                                  </a:lnTo>
                                  <a:lnTo>
                                    <a:pt x="768524" y="0"/>
                                  </a:lnTo>
                                  <a:lnTo>
                                    <a:pt x="770067" y="639"/>
                                  </a:lnTo>
                                  <a:lnTo>
                                    <a:pt x="772625" y="3196"/>
                                  </a:lnTo>
                                  <a:lnTo>
                                    <a:pt x="773264" y="4740"/>
                                  </a:lnTo>
                                  <a:lnTo>
                                    <a:pt x="773264" y="8356"/>
                                  </a:lnTo>
                                  <a:lnTo>
                                    <a:pt x="772625" y="9900"/>
                                  </a:lnTo>
                                  <a:lnTo>
                                    <a:pt x="770067" y="12457"/>
                                  </a:lnTo>
                                  <a:lnTo>
                                    <a:pt x="7685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94737" y="13096"/>
                                  </a:moveTo>
                                  <a:lnTo>
                                    <a:pt x="791120" y="13096"/>
                                  </a:lnTo>
                                  <a:lnTo>
                                    <a:pt x="789577" y="12457"/>
                                  </a:lnTo>
                                  <a:lnTo>
                                    <a:pt x="787019" y="9900"/>
                                  </a:lnTo>
                                  <a:lnTo>
                                    <a:pt x="786380" y="8356"/>
                                  </a:lnTo>
                                  <a:lnTo>
                                    <a:pt x="786380" y="4740"/>
                                  </a:lnTo>
                                  <a:lnTo>
                                    <a:pt x="787019" y="3196"/>
                                  </a:lnTo>
                                  <a:lnTo>
                                    <a:pt x="789577" y="639"/>
                                  </a:lnTo>
                                  <a:lnTo>
                                    <a:pt x="791120" y="0"/>
                                  </a:lnTo>
                                  <a:lnTo>
                                    <a:pt x="794737" y="0"/>
                                  </a:lnTo>
                                  <a:lnTo>
                                    <a:pt x="796280" y="639"/>
                                  </a:lnTo>
                                  <a:lnTo>
                                    <a:pt x="798837" y="3196"/>
                                  </a:lnTo>
                                  <a:lnTo>
                                    <a:pt x="799477" y="4740"/>
                                  </a:lnTo>
                                  <a:lnTo>
                                    <a:pt x="799477" y="8356"/>
                                  </a:lnTo>
                                  <a:lnTo>
                                    <a:pt x="798837" y="9900"/>
                                  </a:lnTo>
                                  <a:lnTo>
                                    <a:pt x="796280" y="12457"/>
                                  </a:lnTo>
                                  <a:lnTo>
                                    <a:pt x="7947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20950" y="13096"/>
                                  </a:moveTo>
                                  <a:lnTo>
                                    <a:pt x="817333" y="13096"/>
                                  </a:lnTo>
                                  <a:lnTo>
                                    <a:pt x="815790" y="12457"/>
                                  </a:lnTo>
                                  <a:lnTo>
                                    <a:pt x="813232" y="9900"/>
                                  </a:lnTo>
                                  <a:lnTo>
                                    <a:pt x="812593" y="8356"/>
                                  </a:lnTo>
                                  <a:lnTo>
                                    <a:pt x="812593" y="4740"/>
                                  </a:lnTo>
                                  <a:lnTo>
                                    <a:pt x="813232" y="3196"/>
                                  </a:lnTo>
                                  <a:lnTo>
                                    <a:pt x="815790" y="639"/>
                                  </a:lnTo>
                                  <a:lnTo>
                                    <a:pt x="817333" y="0"/>
                                  </a:lnTo>
                                  <a:lnTo>
                                    <a:pt x="820950" y="0"/>
                                  </a:lnTo>
                                  <a:lnTo>
                                    <a:pt x="822493" y="639"/>
                                  </a:lnTo>
                                  <a:lnTo>
                                    <a:pt x="825050" y="3196"/>
                                  </a:lnTo>
                                  <a:lnTo>
                                    <a:pt x="825690" y="4740"/>
                                  </a:lnTo>
                                  <a:lnTo>
                                    <a:pt x="825690" y="8356"/>
                                  </a:lnTo>
                                  <a:lnTo>
                                    <a:pt x="825050" y="9900"/>
                                  </a:lnTo>
                                  <a:lnTo>
                                    <a:pt x="822493" y="12457"/>
                                  </a:lnTo>
                                  <a:lnTo>
                                    <a:pt x="8209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47163" y="13096"/>
                                  </a:moveTo>
                                  <a:lnTo>
                                    <a:pt x="843545" y="13096"/>
                                  </a:lnTo>
                                  <a:lnTo>
                                    <a:pt x="842002" y="12457"/>
                                  </a:lnTo>
                                  <a:lnTo>
                                    <a:pt x="839445" y="9900"/>
                                  </a:lnTo>
                                  <a:lnTo>
                                    <a:pt x="838806" y="8356"/>
                                  </a:lnTo>
                                  <a:lnTo>
                                    <a:pt x="838806" y="4740"/>
                                  </a:lnTo>
                                  <a:lnTo>
                                    <a:pt x="839445" y="3196"/>
                                  </a:lnTo>
                                  <a:lnTo>
                                    <a:pt x="842002" y="639"/>
                                  </a:lnTo>
                                  <a:lnTo>
                                    <a:pt x="843545" y="0"/>
                                  </a:lnTo>
                                  <a:lnTo>
                                    <a:pt x="847163" y="0"/>
                                  </a:lnTo>
                                  <a:lnTo>
                                    <a:pt x="848706" y="639"/>
                                  </a:lnTo>
                                  <a:lnTo>
                                    <a:pt x="851263" y="3196"/>
                                  </a:lnTo>
                                  <a:lnTo>
                                    <a:pt x="851902" y="4740"/>
                                  </a:lnTo>
                                  <a:lnTo>
                                    <a:pt x="851902" y="8356"/>
                                  </a:lnTo>
                                  <a:lnTo>
                                    <a:pt x="851263" y="9900"/>
                                  </a:lnTo>
                                  <a:lnTo>
                                    <a:pt x="848706" y="12457"/>
                                  </a:lnTo>
                                  <a:lnTo>
                                    <a:pt x="8471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73375" y="13096"/>
                                  </a:moveTo>
                                  <a:lnTo>
                                    <a:pt x="869758" y="13096"/>
                                  </a:lnTo>
                                  <a:lnTo>
                                    <a:pt x="868215" y="12457"/>
                                  </a:lnTo>
                                  <a:lnTo>
                                    <a:pt x="865658" y="9900"/>
                                  </a:lnTo>
                                  <a:lnTo>
                                    <a:pt x="865018" y="8356"/>
                                  </a:lnTo>
                                  <a:lnTo>
                                    <a:pt x="865018" y="4740"/>
                                  </a:lnTo>
                                  <a:lnTo>
                                    <a:pt x="865658" y="3196"/>
                                  </a:lnTo>
                                  <a:lnTo>
                                    <a:pt x="868215" y="639"/>
                                  </a:lnTo>
                                  <a:lnTo>
                                    <a:pt x="869758" y="0"/>
                                  </a:lnTo>
                                  <a:lnTo>
                                    <a:pt x="873375" y="0"/>
                                  </a:lnTo>
                                  <a:lnTo>
                                    <a:pt x="874918" y="639"/>
                                  </a:lnTo>
                                  <a:lnTo>
                                    <a:pt x="877476" y="3196"/>
                                  </a:lnTo>
                                  <a:lnTo>
                                    <a:pt x="878115" y="4740"/>
                                  </a:lnTo>
                                  <a:lnTo>
                                    <a:pt x="878115" y="8356"/>
                                  </a:lnTo>
                                  <a:lnTo>
                                    <a:pt x="877476" y="9900"/>
                                  </a:lnTo>
                                  <a:lnTo>
                                    <a:pt x="874918" y="12457"/>
                                  </a:lnTo>
                                  <a:lnTo>
                                    <a:pt x="8733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99588" y="13096"/>
                                  </a:moveTo>
                                  <a:lnTo>
                                    <a:pt x="895971" y="13096"/>
                                  </a:lnTo>
                                  <a:lnTo>
                                    <a:pt x="894428" y="12457"/>
                                  </a:lnTo>
                                  <a:lnTo>
                                    <a:pt x="891871" y="9900"/>
                                  </a:lnTo>
                                  <a:lnTo>
                                    <a:pt x="891231" y="8356"/>
                                  </a:lnTo>
                                  <a:lnTo>
                                    <a:pt x="891231" y="4740"/>
                                  </a:lnTo>
                                  <a:lnTo>
                                    <a:pt x="891871" y="3196"/>
                                  </a:lnTo>
                                  <a:lnTo>
                                    <a:pt x="894428" y="639"/>
                                  </a:lnTo>
                                  <a:lnTo>
                                    <a:pt x="895971" y="0"/>
                                  </a:lnTo>
                                  <a:lnTo>
                                    <a:pt x="899588" y="0"/>
                                  </a:lnTo>
                                  <a:lnTo>
                                    <a:pt x="901131" y="639"/>
                                  </a:lnTo>
                                  <a:lnTo>
                                    <a:pt x="903689" y="3196"/>
                                  </a:lnTo>
                                  <a:lnTo>
                                    <a:pt x="904328" y="4740"/>
                                  </a:lnTo>
                                  <a:lnTo>
                                    <a:pt x="904328" y="8356"/>
                                  </a:lnTo>
                                  <a:lnTo>
                                    <a:pt x="903689" y="9900"/>
                                  </a:lnTo>
                                  <a:lnTo>
                                    <a:pt x="901131" y="12457"/>
                                  </a:lnTo>
                                  <a:lnTo>
                                    <a:pt x="8995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25800" y="13096"/>
                                  </a:moveTo>
                                  <a:lnTo>
                                    <a:pt x="922184" y="13096"/>
                                  </a:lnTo>
                                  <a:lnTo>
                                    <a:pt x="920641" y="12457"/>
                                  </a:lnTo>
                                  <a:lnTo>
                                    <a:pt x="918083" y="9900"/>
                                  </a:lnTo>
                                  <a:lnTo>
                                    <a:pt x="917444" y="8356"/>
                                  </a:lnTo>
                                  <a:lnTo>
                                    <a:pt x="917444" y="4740"/>
                                  </a:lnTo>
                                  <a:lnTo>
                                    <a:pt x="918083" y="3196"/>
                                  </a:lnTo>
                                  <a:lnTo>
                                    <a:pt x="920641" y="639"/>
                                  </a:lnTo>
                                  <a:lnTo>
                                    <a:pt x="922184" y="0"/>
                                  </a:lnTo>
                                  <a:lnTo>
                                    <a:pt x="925800" y="0"/>
                                  </a:lnTo>
                                  <a:lnTo>
                                    <a:pt x="927344" y="639"/>
                                  </a:lnTo>
                                  <a:lnTo>
                                    <a:pt x="929901" y="3196"/>
                                  </a:lnTo>
                                  <a:lnTo>
                                    <a:pt x="930541" y="4740"/>
                                  </a:lnTo>
                                  <a:lnTo>
                                    <a:pt x="930541" y="8356"/>
                                  </a:lnTo>
                                  <a:lnTo>
                                    <a:pt x="929901" y="9900"/>
                                  </a:lnTo>
                                  <a:lnTo>
                                    <a:pt x="927344" y="12457"/>
                                  </a:lnTo>
                                  <a:lnTo>
                                    <a:pt x="9258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52013" y="13096"/>
                                  </a:moveTo>
                                  <a:lnTo>
                                    <a:pt x="948397" y="13096"/>
                                  </a:lnTo>
                                  <a:lnTo>
                                    <a:pt x="946852" y="12457"/>
                                  </a:lnTo>
                                  <a:lnTo>
                                    <a:pt x="944295" y="9900"/>
                                  </a:lnTo>
                                  <a:lnTo>
                                    <a:pt x="943657" y="8356"/>
                                  </a:lnTo>
                                  <a:lnTo>
                                    <a:pt x="943657" y="4740"/>
                                  </a:lnTo>
                                  <a:lnTo>
                                    <a:pt x="944295" y="3196"/>
                                  </a:lnTo>
                                  <a:lnTo>
                                    <a:pt x="946852" y="639"/>
                                  </a:lnTo>
                                  <a:lnTo>
                                    <a:pt x="948397" y="0"/>
                                  </a:lnTo>
                                  <a:lnTo>
                                    <a:pt x="952013" y="0"/>
                                  </a:lnTo>
                                  <a:lnTo>
                                    <a:pt x="953557" y="639"/>
                                  </a:lnTo>
                                  <a:lnTo>
                                    <a:pt x="956114" y="3196"/>
                                  </a:lnTo>
                                  <a:lnTo>
                                    <a:pt x="956754" y="4740"/>
                                  </a:lnTo>
                                  <a:lnTo>
                                    <a:pt x="956754" y="8356"/>
                                  </a:lnTo>
                                  <a:lnTo>
                                    <a:pt x="956114" y="9900"/>
                                  </a:lnTo>
                                  <a:lnTo>
                                    <a:pt x="953557" y="12457"/>
                                  </a:lnTo>
                                  <a:lnTo>
                                    <a:pt x="9520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78225" y="13096"/>
                                  </a:moveTo>
                                  <a:lnTo>
                                    <a:pt x="974609" y="13096"/>
                                  </a:lnTo>
                                  <a:lnTo>
                                    <a:pt x="973065" y="12457"/>
                                  </a:lnTo>
                                  <a:lnTo>
                                    <a:pt x="970508" y="9900"/>
                                  </a:lnTo>
                                  <a:lnTo>
                                    <a:pt x="969868" y="8356"/>
                                  </a:lnTo>
                                  <a:lnTo>
                                    <a:pt x="969868" y="4740"/>
                                  </a:lnTo>
                                  <a:lnTo>
                                    <a:pt x="970508" y="3196"/>
                                  </a:lnTo>
                                  <a:lnTo>
                                    <a:pt x="973065" y="639"/>
                                  </a:lnTo>
                                  <a:lnTo>
                                    <a:pt x="974609" y="0"/>
                                  </a:lnTo>
                                  <a:lnTo>
                                    <a:pt x="978225" y="0"/>
                                  </a:lnTo>
                                  <a:lnTo>
                                    <a:pt x="979770" y="639"/>
                                  </a:lnTo>
                                  <a:lnTo>
                                    <a:pt x="982326" y="3196"/>
                                  </a:lnTo>
                                  <a:lnTo>
                                    <a:pt x="982965" y="4740"/>
                                  </a:lnTo>
                                  <a:lnTo>
                                    <a:pt x="982965" y="8356"/>
                                  </a:lnTo>
                                  <a:lnTo>
                                    <a:pt x="982326" y="9900"/>
                                  </a:lnTo>
                                  <a:lnTo>
                                    <a:pt x="979770" y="12457"/>
                                  </a:lnTo>
                                  <a:lnTo>
                                    <a:pt x="9782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04438" y="13096"/>
                                  </a:moveTo>
                                  <a:lnTo>
                                    <a:pt x="1000822" y="13096"/>
                                  </a:lnTo>
                                  <a:lnTo>
                                    <a:pt x="999278" y="12457"/>
                                  </a:lnTo>
                                  <a:lnTo>
                                    <a:pt x="996721" y="9900"/>
                                  </a:lnTo>
                                  <a:lnTo>
                                    <a:pt x="996081" y="8356"/>
                                  </a:lnTo>
                                  <a:lnTo>
                                    <a:pt x="996081" y="4740"/>
                                  </a:lnTo>
                                  <a:lnTo>
                                    <a:pt x="996721" y="3196"/>
                                  </a:lnTo>
                                  <a:lnTo>
                                    <a:pt x="999278" y="639"/>
                                  </a:lnTo>
                                  <a:lnTo>
                                    <a:pt x="1000822" y="0"/>
                                  </a:lnTo>
                                  <a:lnTo>
                                    <a:pt x="1004438" y="0"/>
                                  </a:lnTo>
                                  <a:lnTo>
                                    <a:pt x="1005981" y="639"/>
                                  </a:lnTo>
                                  <a:lnTo>
                                    <a:pt x="1008539" y="3196"/>
                                  </a:lnTo>
                                  <a:lnTo>
                                    <a:pt x="1009178" y="4740"/>
                                  </a:lnTo>
                                  <a:lnTo>
                                    <a:pt x="1009178" y="8356"/>
                                  </a:lnTo>
                                  <a:lnTo>
                                    <a:pt x="1008539" y="9900"/>
                                  </a:lnTo>
                                  <a:lnTo>
                                    <a:pt x="1005981" y="12457"/>
                                  </a:lnTo>
                                  <a:lnTo>
                                    <a:pt x="10044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30651" y="13096"/>
                                  </a:moveTo>
                                  <a:lnTo>
                                    <a:pt x="1027035" y="13096"/>
                                  </a:lnTo>
                                  <a:lnTo>
                                    <a:pt x="1025491" y="12457"/>
                                  </a:lnTo>
                                  <a:lnTo>
                                    <a:pt x="1022933" y="9900"/>
                                  </a:lnTo>
                                  <a:lnTo>
                                    <a:pt x="1022294" y="8356"/>
                                  </a:lnTo>
                                  <a:lnTo>
                                    <a:pt x="1022294" y="4740"/>
                                  </a:lnTo>
                                  <a:lnTo>
                                    <a:pt x="1022933" y="3196"/>
                                  </a:lnTo>
                                  <a:lnTo>
                                    <a:pt x="1025491" y="639"/>
                                  </a:lnTo>
                                  <a:lnTo>
                                    <a:pt x="1027035" y="0"/>
                                  </a:lnTo>
                                  <a:lnTo>
                                    <a:pt x="1030651" y="0"/>
                                  </a:lnTo>
                                  <a:lnTo>
                                    <a:pt x="1032194" y="639"/>
                                  </a:lnTo>
                                  <a:lnTo>
                                    <a:pt x="1034751" y="3196"/>
                                  </a:lnTo>
                                  <a:lnTo>
                                    <a:pt x="1035391" y="4740"/>
                                  </a:lnTo>
                                  <a:lnTo>
                                    <a:pt x="1035391" y="8356"/>
                                  </a:lnTo>
                                  <a:lnTo>
                                    <a:pt x="1034751" y="9900"/>
                                  </a:lnTo>
                                  <a:lnTo>
                                    <a:pt x="1032194" y="12457"/>
                                  </a:lnTo>
                                  <a:lnTo>
                                    <a:pt x="1030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56864" y="13096"/>
                                  </a:moveTo>
                                  <a:lnTo>
                                    <a:pt x="1053247" y="13096"/>
                                  </a:lnTo>
                                  <a:lnTo>
                                    <a:pt x="1051704" y="12457"/>
                                  </a:lnTo>
                                  <a:lnTo>
                                    <a:pt x="1049146" y="9900"/>
                                  </a:lnTo>
                                  <a:lnTo>
                                    <a:pt x="1048507" y="8356"/>
                                  </a:lnTo>
                                  <a:lnTo>
                                    <a:pt x="1048507" y="4740"/>
                                  </a:lnTo>
                                  <a:lnTo>
                                    <a:pt x="1049146" y="3196"/>
                                  </a:lnTo>
                                  <a:lnTo>
                                    <a:pt x="1051704" y="639"/>
                                  </a:lnTo>
                                  <a:lnTo>
                                    <a:pt x="1053247" y="0"/>
                                  </a:lnTo>
                                  <a:lnTo>
                                    <a:pt x="1056864" y="0"/>
                                  </a:lnTo>
                                  <a:lnTo>
                                    <a:pt x="1058407" y="639"/>
                                  </a:lnTo>
                                  <a:lnTo>
                                    <a:pt x="1060964" y="3196"/>
                                  </a:lnTo>
                                  <a:lnTo>
                                    <a:pt x="1061604" y="4740"/>
                                  </a:lnTo>
                                  <a:lnTo>
                                    <a:pt x="1061604" y="8356"/>
                                  </a:lnTo>
                                  <a:lnTo>
                                    <a:pt x="1060964" y="9900"/>
                                  </a:lnTo>
                                  <a:lnTo>
                                    <a:pt x="1058407" y="12457"/>
                                  </a:lnTo>
                                  <a:lnTo>
                                    <a:pt x="10568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83077" y="13096"/>
                                  </a:moveTo>
                                  <a:lnTo>
                                    <a:pt x="1079459" y="13096"/>
                                  </a:lnTo>
                                  <a:lnTo>
                                    <a:pt x="1077916" y="12457"/>
                                  </a:lnTo>
                                  <a:lnTo>
                                    <a:pt x="1075359" y="9900"/>
                                  </a:lnTo>
                                  <a:lnTo>
                                    <a:pt x="1074720" y="8356"/>
                                  </a:lnTo>
                                  <a:lnTo>
                                    <a:pt x="1074720" y="4740"/>
                                  </a:lnTo>
                                  <a:lnTo>
                                    <a:pt x="1075359" y="3196"/>
                                  </a:lnTo>
                                  <a:lnTo>
                                    <a:pt x="1077916" y="639"/>
                                  </a:lnTo>
                                  <a:lnTo>
                                    <a:pt x="1079459" y="0"/>
                                  </a:lnTo>
                                  <a:lnTo>
                                    <a:pt x="1083077" y="0"/>
                                  </a:lnTo>
                                  <a:lnTo>
                                    <a:pt x="1084620" y="639"/>
                                  </a:lnTo>
                                  <a:lnTo>
                                    <a:pt x="1087177" y="3196"/>
                                  </a:lnTo>
                                  <a:lnTo>
                                    <a:pt x="1087816" y="4740"/>
                                  </a:lnTo>
                                  <a:lnTo>
                                    <a:pt x="1087816" y="8356"/>
                                  </a:lnTo>
                                  <a:lnTo>
                                    <a:pt x="1087177" y="9900"/>
                                  </a:lnTo>
                                  <a:lnTo>
                                    <a:pt x="1084620" y="12457"/>
                                  </a:lnTo>
                                  <a:lnTo>
                                    <a:pt x="10830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09289" y="13096"/>
                                  </a:moveTo>
                                  <a:lnTo>
                                    <a:pt x="1105672" y="13096"/>
                                  </a:lnTo>
                                  <a:lnTo>
                                    <a:pt x="1104129" y="12457"/>
                                  </a:lnTo>
                                  <a:lnTo>
                                    <a:pt x="1101572" y="9900"/>
                                  </a:lnTo>
                                  <a:lnTo>
                                    <a:pt x="1100932" y="8356"/>
                                  </a:lnTo>
                                  <a:lnTo>
                                    <a:pt x="1100932" y="4740"/>
                                  </a:lnTo>
                                  <a:lnTo>
                                    <a:pt x="1101572" y="3196"/>
                                  </a:lnTo>
                                  <a:lnTo>
                                    <a:pt x="1104129" y="639"/>
                                  </a:lnTo>
                                  <a:lnTo>
                                    <a:pt x="1105672" y="0"/>
                                  </a:lnTo>
                                  <a:lnTo>
                                    <a:pt x="1109289" y="0"/>
                                  </a:lnTo>
                                  <a:lnTo>
                                    <a:pt x="1110832" y="639"/>
                                  </a:lnTo>
                                  <a:lnTo>
                                    <a:pt x="1113390" y="3196"/>
                                  </a:lnTo>
                                  <a:lnTo>
                                    <a:pt x="1114029" y="4740"/>
                                  </a:lnTo>
                                  <a:lnTo>
                                    <a:pt x="1114029" y="8356"/>
                                  </a:lnTo>
                                  <a:lnTo>
                                    <a:pt x="1113390" y="9900"/>
                                  </a:lnTo>
                                  <a:lnTo>
                                    <a:pt x="1110832" y="12457"/>
                                  </a:lnTo>
                                  <a:lnTo>
                                    <a:pt x="11092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5502" y="13096"/>
                                  </a:moveTo>
                                  <a:lnTo>
                                    <a:pt x="1131885" y="13096"/>
                                  </a:lnTo>
                                  <a:lnTo>
                                    <a:pt x="1130342" y="12457"/>
                                  </a:lnTo>
                                  <a:lnTo>
                                    <a:pt x="1127785" y="9900"/>
                                  </a:lnTo>
                                  <a:lnTo>
                                    <a:pt x="1127145" y="8356"/>
                                  </a:lnTo>
                                  <a:lnTo>
                                    <a:pt x="1127145" y="4740"/>
                                  </a:lnTo>
                                  <a:lnTo>
                                    <a:pt x="1127785" y="3196"/>
                                  </a:lnTo>
                                  <a:lnTo>
                                    <a:pt x="1130342" y="639"/>
                                  </a:lnTo>
                                  <a:lnTo>
                                    <a:pt x="1131885" y="0"/>
                                  </a:lnTo>
                                  <a:lnTo>
                                    <a:pt x="1135502" y="0"/>
                                  </a:lnTo>
                                  <a:lnTo>
                                    <a:pt x="1137045" y="639"/>
                                  </a:lnTo>
                                  <a:lnTo>
                                    <a:pt x="1139603" y="3196"/>
                                  </a:lnTo>
                                  <a:lnTo>
                                    <a:pt x="1140242" y="4740"/>
                                  </a:lnTo>
                                  <a:lnTo>
                                    <a:pt x="1140242" y="8356"/>
                                  </a:lnTo>
                                  <a:lnTo>
                                    <a:pt x="1139603" y="9900"/>
                                  </a:lnTo>
                                  <a:lnTo>
                                    <a:pt x="1137045" y="12457"/>
                                  </a:lnTo>
                                  <a:lnTo>
                                    <a:pt x="11355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61715" y="13096"/>
                                  </a:moveTo>
                                  <a:lnTo>
                                    <a:pt x="1158098" y="13096"/>
                                  </a:lnTo>
                                  <a:lnTo>
                                    <a:pt x="1156555" y="12457"/>
                                  </a:lnTo>
                                  <a:lnTo>
                                    <a:pt x="1153997" y="9900"/>
                                  </a:lnTo>
                                  <a:lnTo>
                                    <a:pt x="1153358" y="8356"/>
                                  </a:lnTo>
                                  <a:lnTo>
                                    <a:pt x="1153358" y="4740"/>
                                  </a:lnTo>
                                  <a:lnTo>
                                    <a:pt x="1153997" y="3196"/>
                                  </a:lnTo>
                                  <a:lnTo>
                                    <a:pt x="1156555" y="639"/>
                                  </a:lnTo>
                                  <a:lnTo>
                                    <a:pt x="1158098" y="0"/>
                                  </a:lnTo>
                                  <a:lnTo>
                                    <a:pt x="1161715" y="0"/>
                                  </a:lnTo>
                                  <a:lnTo>
                                    <a:pt x="1163258" y="639"/>
                                  </a:lnTo>
                                  <a:lnTo>
                                    <a:pt x="1165815" y="3196"/>
                                  </a:lnTo>
                                  <a:lnTo>
                                    <a:pt x="1166455" y="4740"/>
                                  </a:lnTo>
                                  <a:lnTo>
                                    <a:pt x="1166455" y="8356"/>
                                  </a:lnTo>
                                  <a:lnTo>
                                    <a:pt x="1165815" y="9900"/>
                                  </a:lnTo>
                                  <a:lnTo>
                                    <a:pt x="1163258" y="12457"/>
                                  </a:lnTo>
                                  <a:lnTo>
                                    <a:pt x="11617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87927" y="13096"/>
                                  </a:moveTo>
                                  <a:lnTo>
                                    <a:pt x="1184311" y="13096"/>
                                  </a:lnTo>
                                  <a:lnTo>
                                    <a:pt x="1182768" y="12457"/>
                                  </a:lnTo>
                                  <a:lnTo>
                                    <a:pt x="1180210" y="9900"/>
                                  </a:lnTo>
                                  <a:lnTo>
                                    <a:pt x="1179571" y="8356"/>
                                  </a:lnTo>
                                  <a:lnTo>
                                    <a:pt x="1179571" y="4740"/>
                                  </a:lnTo>
                                  <a:lnTo>
                                    <a:pt x="1180210" y="3196"/>
                                  </a:lnTo>
                                  <a:lnTo>
                                    <a:pt x="1182768" y="639"/>
                                  </a:lnTo>
                                  <a:lnTo>
                                    <a:pt x="1184311" y="0"/>
                                  </a:lnTo>
                                  <a:lnTo>
                                    <a:pt x="1187927" y="0"/>
                                  </a:lnTo>
                                  <a:lnTo>
                                    <a:pt x="1189471" y="639"/>
                                  </a:lnTo>
                                  <a:lnTo>
                                    <a:pt x="1192029" y="3196"/>
                                  </a:lnTo>
                                  <a:lnTo>
                                    <a:pt x="1192672" y="4740"/>
                                  </a:lnTo>
                                  <a:lnTo>
                                    <a:pt x="1192672" y="8356"/>
                                  </a:lnTo>
                                  <a:lnTo>
                                    <a:pt x="1192029" y="9900"/>
                                  </a:lnTo>
                                  <a:lnTo>
                                    <a:pt x="1189471" y="12457"/>
                                  </a:lnTo>
                                  <a:lnTo>
                                    <a:pt x="11879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14139" y="13096"/>
                                  </a:moveTo>
                                  <a:lnTo>
                                    <a:pt x="1210520" y="13096"/>
                                  </a:lnTo>
                                  <a:lnTo>
                                    <a:pt x="1208984" y="12457"/>
                                  </a:lnTo>
                                  <a:lnTo>
                                    <a:pt x="1206424" y="9900"/>
                                  </a:lnTo>
                                  <a:lnTo>
                                    <a:pt x="1205781" y="8356"/>
                                  </a:lnTo>
                                  <a:lnTo>
                                    <a:pt x="1205781" y="4740"/>
                                  </a:lnTo>
                                  <a:lnTo>
                                    <a:pt x="1206424" y="3196"/>
                                  </a:lnTo>
                                  <a:lnTo>
                                    <a:pt x="1208984" y="639"/>
                                  </a:lnTo>
                                  <a:lnTo>
                                    <a:pt x="1210520" y="0"/>
                                  </a:lnTo>
                                  <a:lnTo>
                                    <a:pt x="1214139" y="0"/>
                                  </a:lnTo>
                                  <a:lnTo>
                                    <a:pt x="1215687" y="639"/>
                                  </a:lnTo>
                                  <a:lnTo>
                                    <a:pt x="1218235" y="3196"/>
                                  </a:lnTo>
                                  <a:lnTo>
                                    <a:pt x="1218878" y="4740"/>
                                  </a:lnTo>
                                  <a:lnTo>
                                    <a:pt x="1218878" y="8356"/>
                                  </a:lnTo>
                                  <a:lnTo>
                                    <a:pt x="1218235" y="9900"/>
                                  </a:lnTo>
                                  <a:lnTo>
                                    <a:pt x="1215687" y="12457"/>
                                  </a:lnTo>
                                  <a:lnTo>
                                    <a:pt x="12141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40357" y="13096"/>
                                  </a:moveTo>
                                  <a:lnTo>
                                    <a:pt x="1236737" y="13096"/>
                                  </a:lnTo>
                                  <a:lnTo>
                                    <a:pt x="1235190" y="12457"/>
                                  </a:lnTo>
                                  <a:lnTo>
                                    <a:pt x="1232630" y="9900"/>
                                  </a:lnTo>
                                  <a:lnTo>
                                    <a:pt x="1231999" y="8356"/>
                                  </a:lnTo>
                                  <a:lnTo>
                                    <a:pt x="1231999" y="4740"/>
                                  </a:lnTo>
                                  <a:lnTo>
                                    <a:pt x="1232630" y="3196"/>
                                  </a:lnTo>
                                  <a:lnTo>
                                    <a:pt x="1235190" y="639"/>
                                  </a:lnTo>
                                  <a:lnTo>
                                    <a:pt x="1236737" y="0"/>
                                  </a:lnTo>
                                  <a:lnTo>
                                    <a:pt x="1240357" y="0"/>
                                  </a:lnTo>
                                  <a:lnTo>
                                    <a:pt x="1241893" y="639"/>
                                  </a:lnTo>
                                  <a:lnTo>
                                    <a:pt x="1244453" y="3196"/>
                                  </a:lnTo>
                                  <a:lnTo>
                                    <a:pt x="1245096" y="4740"/>
                                  </a:lnTo>
                                  <a:lnTo>
                                    <a:pt x="1245096" y="8356"/>
                                  </a:lnTo>
                                  <a:lnTo>
                                    <a:pt x="1244453" y="9900"/>
                                  </a:lnTo>
                                  <a:lnTo>
                                    <a:pt x="1241893" y="12457"/>
                                  </a:lnTo>
                                  <a:lnTo>
                                    <a:pt x="12403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66563" y="13096"/>
                                  </a:moveTo>
                                  <a:lnTo>
                                    <a:pt x="1262943" y="13096"/>
                                  </a:lnTo>
                                  <a:lnTo>
                                    <a:pt x="1261407" y="12457"/>
                                  </a:lnTo>
                                  <a:lnTo>
                                    <a:pt x="1258847" y="9900"/>
                                  </a:lnTo>
                                  <a:lnTo>
                                    <a:pt x="1258204" y="8356"/>
                                  </a:lnTo>
                                  <a:lnTo>
                                    <a:pt x="1258204" y="4740"/>
                                  </a:lnTo>
                                  <a:lnTo>
                                    <a:pt x="1258847" y="3196"/>
                                  </a:lnTo>
                                  <a:lnTo>
                                    <a:pt x="1261407" y="639"/>
                                  </a:lnTo>
                                  <a:lnTo>
                                    <a:pt x="1262943" y="0"/>
                                  </a:lnTo>
                                  <a:lnTo>
                                    <a:pt x="1266563" y="0"/>
                                  </a:lnTo>
                                  <a:lnTo>
                                    <a:pt x="1268110" y="639"/>
                                  </a:lnTo>
                                  <a:lnTo>
                                    <a:pt x="1270670" y="3196"/>
                                  </a:lnTo>
                                  <a:lnTo>
                                    <a:pt x="1271301" y="4740"/>
                                  </a:lnTo>
                                  <a:lnTo>
                                    <a:pt x="1271301" y="8356"/>
                                  </a:lnTo>
                                  <a:lnTo>
                                    <a:pt x="1270670" y="9900"/>
                                  </a:lnTo>
                                  <a:lnTo>
                                    <a:pt x="1268110" y="12457"/>
                                  </a:lnTo>
                                  <a:lnTo>
                                    <a:pt x="12665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92780" y="13096"/>
                                  </a:moveTo>
                                  <a:lnTo>
                                    <a:pt x="1289161" y="13096"/>
                                  </a:lnTo>
                                  <a:lnTo>
                                    <a:pt x="1287613" y="12457"/>
                                  </a:lnTo>
                                  <a:lnTo>
                                    <a:pt x="1285065" y="9900"/>
                                  </a:lnTo>
                                  <a:lnTo>
                                    <a:pt x="1284422" y="8356"/>
                                  </a:lnTo>
                                  <a:lnTo>
                                    <a:pt x="1284422" y="4740"/>
                                  </a:lnTo>
                                  <a:lnTo>
                                    <a:pt x="1285065" y="3196"/>
                                  </a:lnTo>
                                  <a:lnTo>
                                    <a:pt x="1287613" y="639"/>
                                  </a:lnTo>
                                  <a:lnTo>
                                    <a:pt x="1289161" y="0"/>
                                  </a:lnTo>
                                  <a:lnTo>
                                    <a:pt x="1292780" y="0"/>
                                  </a:lnTo>
                                  <a:lnTo>
                                    <a:pt x="1294316" y="639"/>
                                  </a:lnTo>
                                  <a:lnTo>
                                    <a:pt x="1296876" y="3196"/>
                                  </a:lnTo>
                                  <a:lnTo>
                                    <a:pt x="1297519" y="4740"/>
                                  </a:lnTo>
                                  <a:lnTo>
                                    <a:pt x="1297519" y="8356"/>
                                  </a:lnTo>
                                  <a:lnTo>
                                    <a:pt x="1296876" y="9900"/>
                                  </a:lnTo>
                                  <a:lnTo>
                                    <a:pt x="1294316" y="12457"/>
                                  </a:lnTo>
                                  <a:lnTo>
                                    <a:pt x="12927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18986" y="13096"/>
                                  </a:moveTo>
                                  <a:lnTo>
                                    <a:pt x="1315378" y="13096"/>
                                  </a:lnTo>
                                  <a:lnTo>
                                    <a:pt x="1313830" y="12457"/>
                                  </a:lnTo>
                                  <a:lnTo>
                                    <a:pt x="1311271" y="9900"/>
                                  </a:lnTo>
                                  <a:lnTo>
                                    <a:pt x="1310640" y="8356"/>
                                  </a:lnTo>
                                  <a:lnTo>
                                    <a:pt x="1310640" y="4740"/>
                                  </a:lnTo>
                                  <a:lnTo>
                                    <a:pt x="1311271" y="3196"/>
                                  </a:lnTo>
                                  <a:lnTo>
                                    <a:pt x="1313830" y="639"/>
                                  </a:lnTo>
                                  <a:lnTo>
                                    <a:pt x="1315378" y="0"/>
                                  </a:lnTo>
                                  <a:lnTo>
                                    <a:pt x="1318986" y="0"/>
                                  </a:lnTo>
                                  <a:lnTo>
                                    <a:pt x="1320534" y="639"/>
                                  </a:lnTo>
                                  <a:lnTo>
                                    <a:pt x="1323093" y="3196"/>
                                  </a:lnTo>
                                  <a:lnTo>
                                    <a:pt x="1323736" y="4740"/>
                                  </a:lnTo>
                                  <a:lnTo>
                                    <a:pt x="1323736" y="8356"/>
                                  </a:lnTo>
                                  <a:lnTo>
                                    <a:pt x="1323093" y="9900"/>
                                  </a:lnTo>
                                  <a:lnTo>
                                    <a:pt x="1320534" y="12457"/>
                                  </a:lnTo>
                                  <a:lnTo>
                                    <a:pt x="13189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45203" y="13096"/>
                                  </a:moveTo>
                                  <a:lnTo>
                                    <a:pt x="1341584" y="13096"/>
                                  </a:lnTo>
                                  <a:lnTo>
                                    <a:pt x="1340048" y="12457"/>
                                  </a:lnTo>
                                  <a:lnTo>
                                    <a:pt x="1337488" y="9900"/>
                                  </a:lnTo>
                                  <a:lnTo>
                                    <a:pt x="1336845" y="8356"/>
                                  </a:lnTo>
                                  <a:lnTo>
                                    <a:pt x="1336845" y="4740"/>
                                  </a:lnTo>
                                  <a:lnTo>
                                    <a:pt x="1337488" y="3196"/>
                                  </a:lnTo>
                                  <a:lnTo>
                                    <a:pt x="1340048" y="639"/>
                                  </a:lnTo>
                                  <a:lnTo>
                                    <a:pt x="1341584" y="0"/>
                                  </a:lnTo>
                                  <a:lnTo>
                                    <a:pt x="1345203" y="0"/>
                                  </a:lnTo>
                                  <a:lnTo>
                                    <a:pt x="1346751" y="639"/>
                                  </a:lnTo>
                                  <a:lnTo>
                                    <a:pt x="1349299" y="3196"/>
                                  </a:lnTo>
                                  <a:lnTo>
                                    <a:pt x="1349942" y="4740"/>
                                  </a:lnTo>
                                  <a:lnTo>
                                    <a:pt x="1349942" y="8356"/>
                                  </a:lnTo>
                                  <a:lnTo>
                                    <a:pt x="1349299" y="9900"/>
                                  </a:lnTo>
                                  <a:lnTo>
                                    <a:pt x="1346751" y="12457"/>
                                  </a:lnTo>
                                  <a:lnTo>
                                    <a:pt x="1345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71421" y="13096"/>
                                  </a:moveTo>
                                  <a:lnTo>
                                    <a:pt x="1367801" y="13096"/>
                                  </a:lnTo>
                                  <a:lnTo>
                                    <a:pt x="1366254" y="12457"/>
                                  </a:lnTo>
                                  <a:lnTo>
                                    <a:pt x="1363694" y="9900"/>
                                  </a:lnTo>
                                  <a:lnTo>
                                    <a:pt x="1363063" y="8356"/>
                                  </a:lnTo>
                                  <a:lnTo>
                                    <a:pt x="1363063" y="4740"/>
                                  </a:lnTo>
                                  <a:lnTo>
                                    <a:pt x="1363694" y="3196"/>
                                  </a:lnTo>
                                  <a:lnTo>
                                    <a:pt x="1366254" y="639"/>
                                  </a:lnTo>
                                  <a:lnTo>
                                    <a:pt x="1367801" y="0"/>
                                  </a:lnTo>
                                  <a:lnTo>
                                    <a:pt x="1371421" y="0"/>
                                  </a:lnTo>
                                  <a:lnTo>
                                    <a:pt x="1372957" y="639"/>
                                  </a:lnTo>
                                  <a:lnTo>
                                    <a:pt x="1375517" y="3196"/>
                                  </a:lnTo>
                                  <a:lnTo>
                                    <a:pt x="1376160" y="4740"/>
                                  </a:lnTo>
                                  <a:lnTo>
                                    <a:pt x="1376160" y="8356"/>
                                  </a:lnTo>
                                  <a:lnTo>
                                    <a:pt x="1375517" y="9900"/>
                                  </a:lnTo>
                                  <a:lnTo>
                                    <a:pt x="1372957" y="12457"/>
                                  </a:lnTo>
                                  <a:lnTo>
                                    <a:pt x="13714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7627" y="13096"/>
                                  </a:moveTo>
                                  <a:lnTo>
                                    <a:pt x="1394007" y="13096"/>
                                  </a:lnTo>
                                  <a:lnTo>
                                    <a:pt x="1392471" y="12457"/>
                                  </a:lnTo>
                                  <a:lnTo>
                                    <a:pt x="1389911" y="9900"/>
                                  </a:lnTo>
                                  <a:lnTo>
                                    <a:pt x="1389268" y="8356"/>
                                  </a:lnTo>
                                  <a:lnTo>
                                    <a:pt x="1389268" y="4740"/>
                                  </a:lnTo>
                                  <a:lnTo>
                                    <a:pt x="1389911" y="3196"/>
                                  </a:lnTo>
                                  <a:lnTo>
                                    <a:pt x="1392471" y="639"/>
                                  </a:lnTo>
                                  <a:lnTo>
                                    <a:pt x="1394007" y="0"/>
                                  </a:lnTo>
                                  <a:lnTo>
                                    <a:pt x="1397627" y="0"/>
                                  </a:lnTo>
                                  <a:lnTo>
                                    <a:pt x="1399174" y="639"/>
                                  </a:lnTo>
                                  <a:lnTo>
                                    <a:pt x="1401734" y="3196"/>
                                  </a:lnTo>
                                  <a:lnTo>
                                    <a:pt x="1402365" y="4740"/>
                                  </a:lnTo>
                                  <a:lnTo>
                                    <a:pt x="1402365" y="8356"/>
                                  </a:lnTo>
                                  <a:lnTo>
                                    <a:pt x="1401734" y="9900"/>
                                  </a:lnTo>
                                  <a:lnTo>
                                    <a:pt x="1399174" y="12457"/>
                                  </a:lnTo>
                                  <a:lnTo>
                                    <a:pt x="13976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23844" y="13096"/>
                                  </a:moveTo>
                                  <a:lnTo>
                                    <a:pt x="1420225" y="13096"/>
                                  </a:lnTo>
                                  <a:lnTo>
                                    <a:pt x="1418677" y="12457"/>
                                  </a:lnTo>
                                  <a:lnTo>
                                    <a:pt x="1416129" y="9900"/>
                                  </a:lnTo>
                                  <a:lnTo>
                                    <a:pt x="1415486" y="8356"/>
                                  </a:lnTo>
                                  <a:lnTo>
                                    <a:pt x="1415486" y="4740"/>
                                  </a:lnTo>
                                  <a:lnTo>
                                    <a:pt x="1416129" y="3196"/>
                                  </a:lnTo>
                                  <a:lnTo>
                                    <a:pt x="1418677" y="639"/>
                                  </a:lnTo>
                                  <a:lnTo>
                                    <a:pt x="1420225" y="0"/>
                                  </a:lnTo>
                                  <a:lnTo>
                                    <a:pt x="1423844" y="0"/>
                                  </a:lnTo>
                                  <a:lnTo>
                                    <a:pt x="1425380" y="639"/>
                                  </a:lnTo>
                                  <a:lnTo>
                                    <a:pt x="1427940" y="3196"/>
                                  </a:lnTo>
                                  <a:lnTo>
                                    <a:pt x="1428583" y="4740"/>
                                  </a:lnTo>
                                  <a:lnTo>
                                    <a:pt x="1428583" y="8356"/>
                                  </a:lnTo>
                                  <a:lnTo>
                                    <a:pt x="1427940" y="9900"/>
                                  </a:lnTo>
                                  <a:lnTo>
                                    <a:pt x="1425380" y="12457"/>
                                  </a:lnTo>
                                  <a:lnTo>
                                    <a:pt x="14238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50050" y="13096"/>
                                  </a:moveTo>
                                  <a:lnTo>
                                    <a:pt x="1446442" y="13096"/>
                                  </a:lnTo>
                                  <a:lnTo>
                                    <a:pt x="1444894" y="12457"/>
                                  </a:lnTo>
                                  <a:lnTo>
                                    <a:pt x="1442335" y="9900"/>
                                  </a:lnTo>
                                  <a:lnTo>
                                    <a:pt x="1441692" y="8356"/>
                                  </a:lnTo>
                                  <a:lnTo>
                                    <a:pt x="1441692" y="4740"/>
                                  </a:lnTo>
                                  <a:lnTo>
                                    <a:pt x="1442335" y="3196"/>
                                  </a:lnTo>
                                  <a:lnTo>
                                    <a:pt x="1444894" y="639"/>
                                  </a:lnTo>
                                  <a:lnTo>
                                    <a:pt x="1446442" y="0"/>
                                  </a:lnTo>
                                  <a:lnTo>
                                    <a:pt x="1450050" y="0"/>
                                  </a:lnTo>
                                  <a:lnTo>
                                    <a:pt x="1451598" y="639"/>
                                  </a:lnTo>
                                  <a:lnTo>
                                    <a:pt x="1454157" y="3196"/>
                                  </a:lnTo>
                                  <a:lnTo>
                                    <a:pt x="1454789" y="4740"/>
                                  </a:lnTo>
                                  <a:lnTo>
                                    <a:pt x="1454789" y="8356"/>
                                  </a:lnTo>
                                  <a:lnTo>
                                    <a:pt x="1454157" y="9900"/>
                                  </a:lnTo>
                                  <a:lnTo>
                                    <a:pt x="1451598" y="12457"/>
                                  </a:lnTo>
                                  <a:lnTo>
                                    <a:pt x="14500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76267" y="13096"/>
                                  </a:moveTo>
                                  <a:lnTo>
                                    <a:pt x="1472648" y="13096"/>
                                  </a:lnTo>
                                  <a:lnTo>
                                    <a:pt x="1471112" y="12457"/>
                                  </a:lnTo>
                                  <a:lnTo>
                                    <a:pt x="1468552" y="9900"/>
                                  </a:lnTo>
                                  <a:lnTo>
                                    <a:pt x="1467909" y="8356"/>
                                  </a:lnTo>
                                  <a:lnTo>
                                    <a:pt x="1467909" y="4740"/>
                                  </a:lnTo>
                                  <a:lnTo>
                                    <a:pt x="1468552" y="3196"/>
                                  </a:lnTo>
                                  <a:lnTo>
                                    <a:pt x="1471112" y="639"/>
                                  </a:lnTo>
                                  <a:lnTo>
                                    <a:pt x="1472648" y="0"/>
                                  </a:lnTo>
                                  <a:lnTo>
                                    <a:pt x="1476267" y="0"/>
                                  </a:lnTo>
                                  <a:lnTo>
                                    <a:pt x="1477815" y="639"/>
                                  </a:lnTo>
                                  <a:lnTo>
                                    <a:pt x="1480363" y="3196"/>
                                  </a:lnTo>
                                  <a:lnTo>
                                    <a:pt x="1481006" y="4740"/>
                                  </a:lnTo>
                                  <a:lnTo>
                                    <a:pt x="1481006" y="8356"/>
                                  </a:lnTo>
                                  <a:lnTo>
                                    <a:pt x="1480363" y="9900"/>
                                  </a:lnTo>
                                  <a:lnTo>
                                    <a:pt x="1477815" y="12457"/>
                                  </a:lnTo>
                                  <a:lnTo>
                                    <a:pt x="1476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02485" y="13096"/>
                                  </a:moveTo>
                                  <a:lnTo>
                                    <a:pt x="1498865" y="13096"/>
                                  </a:lnTo>
                                  <a:lnTo>
                                    <a:pt x="1497318" y="12457"/>
                                  </a:lnTo>
                                  <a:lnTo>
                                    <a:pt x="1494758" y="9900"/>
                                  </a:lnTo>
                                  <a:lnTo>
                                    <a:pt x="1494127" y="8356"/>
                                  </a:lnTo>
                                  <a:lnTo>
                                    <a:pt x="1494127" y="4740"/>
                                  </a:lnTo>
                                  <a:lnTo>
                                    <a:pt x="1494758" y="3196"/>
                                  </a:lnTo>
                                  <a:lnTo>
                                    <a:pt x="1497318" y="639"/>
                                  </a:lnTo>
                                  <a:lnTo>
                                    <a:pt x="1498865" y="0"/>
                                  </a:lnTo>
                                  <a:lnTo>
                                    <a:pt x="1502485" y="0"/>
                                  </a:lnTo>
                                  <a:lnTo>
                                    <a:pt x="1504021" y="639"/>
                                  </a:lnTo>
                                  <a:lnTo>
                                    <a:pt x="1506581" y="3196"/>
                                  </a:lnTo>
                                  <a:lnTo>
                                    <a:pt x="1507224" y="4740"/>
                                  </a:lnTo>
                                  <a:lnTo>
                                    <a:pt x="1507224" y="8356"/>
                                  </a:lnTo>
                                  <a:lnTo>
                                    <a:pt x="1506581" y="9900"/>
                                  </a:lnTo>
                                  <a:lnTo>
                                    <a:pt x="1504021" y="12457"/>
                                  </a:lnTo>
                                  <a:lnTo>
                                    <a:pt x="15024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28691" y="13096"/>
                                  </a:moveTo>
                                  <a:lnTo>
                                    <a:pt x="1525071" y="13096"/>
                                  </a:lnTo>
                                  <a:lnTo>
                                    <a:pt x="1523535" y="12457"/>
                                  </a:lnTo>
                                  <a:lnTo>
                                    <a:pt x="1520975" y="9900"/>
                                  </a:lnTo>
                                  <a:lnTo>
                                    <a:pt x="1520332" y="8356"/>
                                  </a:lnTo>
                                  <a:lnTo>
                                    <a:pt x="1520332" y="4740"/>
                                  </a:lnTo>
                                  <a:lnTo>
                                    <a:pt x="1520975" y="3196"/>
                                  </a:lnTo>
                                  <a:lnTo>
                                    <a:pt x="1523535" y="639"/>
                                  </a:lnTo>
                                  <a:lnTo>
                                    <a:pt x="1525071" y="0"/>
                                  </a:lnTo>
                                  <a:lnTo>
                                    <a:pt x="1528691" y="0"/>
                                  </a:lnTo>
                                  <a:lnTo>
                                    <a:pt x="1530238" y="639"/>
                                  </a:lnTo>
                                  <a:lnTo>
                                    <a:pt x="1532798" y="3196"/>
                                  </a:lnTo>
                                  <a:lnTo>
                                    <a:pt x="1533429" y="4740"/>
                                  </a:lnTo>
                                  <a:lnTo>
                                    <a:pt x="1533429" y="8356"/>
                                  </a:lnTo>
                                  <a:lnTo>
                                    <a:pt x="1532798" y="9900"/>
                                  </a:lnTo>
                                  <a:lnTo>
                                    <a:pt x="1530238" y="12457"/>
                                  </a:lnTo>
                                  <a:lnTo>
                                    <a:pt x="152869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54908" y="13096"/>
                                  </a:moveTo>
                                  <a:lnTo>
                                    <a:pt x="1551289" y="13096"/>
                                  </a:lnTo>
                                  <a:lnTo>
                                    <a:pt x="1549741" y="12457"/>
                                  </a:lnTo>
                                  <a:lnTo>
                                    <a:pt x="1547193" y="9900"/>
                                  </a:lnTo>
                                  <a:lnTo>
                                    <a:pt x="1546550" y="8356"/>
                                  </a:lnTo>
                                  <a:lnTo>
                                    <a:pt x="1546550" y="4740"/>
                                  </a:lnTo>
                                  <a:lnTo>
                                    <a:pt x="1547193" y="3196"/>
                                  </a:lnTo>
                                  <a:lnTo>
                                    <a:pt x="1549741" y="639"/>
                                  </a:lnTo>
                                  <a:lnTo>
                                    <a:pt x="1551289" y="0"/>
                                  </a:lnTo>
                                  <a:lnTo>
                                    <a:pt x="1554908" y="0"/>
                                  </a:lnTo>
                                  <a:lnTo>
                                    <a:pt x="1556444" y="639"/>
                                  </a:lnTo>
                                  <a:lnTo>
                                    <a:pt x="1559004" y="3196"/>
                                  </a:lnTo>
                                  <a:lnTo>
                                    <a:pt x="1559647" y="4740"/>
                                  </a:lnTo>
                                  <a:lnTo>
                                    <a:pt x="1559647" y="8356"/>
                                  </a:lnTo>
                                  <a:lnTo>
                                    <a:pt x="1559004" y="9900"/>
                                  </a:lnTo>
                                  <a:lnTo>
                                    <a:pt x="1556444" y="12457"/>
                                  </a:lnTo>
                                  <a:lnTo>
                                    <a:pt x="15549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81114" y="13096"/>
                                  </a:moveTo>
                                  <a:lnTo>
                                    <a:pt x="1577506" y="13096"/>
                                  </a:lnTo>
                                  <a:lnTo>
                                    <a:pt x="1575958" y="12457"/>
                                  </a:lnTo>
                                  <a:lnTo>
                                    <a:pt x="1573399" y="9900"/>
                                  </a:lnTo>
                                  <a:lnTo>
                                    <a:pt x="1572756" y="8356"/>
                                  </a:lnTo>
                                  <a:lnTo>
                                    <a:pt x="1572756" y="4740"/>
                                  </a:lnTo>
                                  <a:lnTo>
                                    <a:pt x="1573399" y="3196"/>
                                  </a:lnTo>
                                  <a:lnTo>
                                    <a:pt x="1575958" y="639"/>
                                  </a:lnTo>
                                  <a:lnTo>
                                    <a:pt x="1577506" y="0"/>
                                  </a:lnTo>
                                  <a:lnTo>
                                    <a:pt x="1581114" y="0"/>
                                  </a:lnTo>
                                  <a:lnTo>
                                    <a:pt x="1582662" y="639"/>
                                  </a:lnTo>
                                  <a:lnTo>
                                    <a:pt x="1585221" y="3196"/>
                                  </a:lnTo>
                                  <a:lnTo>
                                    <a:pt x="1585853" y="4740"/>
                                  </a:lnTo>
                                  <a:lnTo>
                                    <a:pt x="1585853" y="8356"/>
                                  </a:lnTo>
                                  <a:lnTo>
                                    <a:pt x="1585221" y="9900"/>
                                  </a:lnTo>
                                  <a:lnTo>
                                    <a:pt x="1582662" y="12457"/>
                                  </a:lnTo>
                                  <a:lnTo>
                                    <a:pt x="15811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07331" y="13096"/>
                                  </a:moveTo>
                                  <a:lnTo>
                                    <a:pt x="1603712" y="13096"/>
                                  </a:lnTo>
                                  <a:lnTo>
                                    <a:pt x="1602164" y="12457"/>
                                  </a:lnTo>
                                  <a:lnTo>
                                    <a:pt x="1599616" y="9900"/>
                                  </a:lnTo>
                                  <a:lnTo>
                                    <a:pt x="1598973" y="8356"/>
                                  </a:lnTo>
                                  <a:lnTo>
                                    <a:pt x="1598973" y="4740"/>
                                  </a:lnTo>
                                  <a:lnTo>
                                    <a:pt x="1599616" y="3196"/>
                                  </a:lnTo>
                                  <a:lnTo>
                                    <a:pt x="1602164" y="639"/>
                                  </a:lnTo>
                                  <a:lnTo>
                                    <a:pt x="1603712" y="0"/>
                                  </a:lnTo>
                                  <a:lnTo>
                                    <a:pt x="1607331" y="0"/>
                                  </a:lnTo>
                                  <a:lnTo>
                                    <a:pt x="1608879" y="639"/>
                                  </a:lnTo>
                                  <a:lnTo>
                                    <a:pt x="1611427" y="3196"/>
                                  </a:lnTo>
                                  <a:lnTo>
                                    <a:pt x="1612070" y="4740"/>
                                  </a:lnTo>
                                  <a:lnTo>
                                    <a:pt x="1612070" y="8356"/>
                                  </a:lnTo>
                                  <a:lnTo>
                                    <a:pt x="1611427" y="9900"/>
                                  </a:lnTo>
                                  <a:lnTo>
                                    <a:pt x="1608879" y="12457"/>
                                  </a:lnTo>
                                  <a:lnTo>
                                    <a:pt x="16073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33537" y="13096"/>
                                  </a:moveTo>
                                  <a:lnTo>
                                    <a:pt x="1629929" y="13096"/>
                                  </a:lnTo>
                                  <a:lnTo>
                                    <a:pt x="1628382" y="12457"/>
                                  </a:lnTo>
                                  <a:lnTo>
                                    <a:pt x="1625822" y="9900"/>
                                  </a:lnTo>
                                  <a:lnTo>
                                    <a:pt x="1625191" y="8356"/>
                                  </a:lnTo>
                                  <a:lnTo>
                                    <a:pt x="1625191" y="4740"/>
                                  </a:lnTo>
                                  <a:lnTo>
                                    <a:pt x="1625822" y="3196"/>
                                  </a:lnTo>
                                  <a:lnTo>
                                    <a:pt x="1628382" y="639"/>
                                  </a:lnTo>
                                  <a:lnTo>
                                    <a:pt x="1629929" y="0"/>
                                  </a:lnTo>
                                  <a:lnTo>
                                    <a:pt x="1633537" y="0"/>
                                  </a:lnTo>
                                  <a:lnTo>
                                    <a:pt x="1635085" y="639"/>
                                  </a:lnTo>
                                  <a:lnTo>
                                    <a:pt x="1637645" y="3196"/>
                                  </a:lnTo>
                                  <a:lnTo>
                                    <a:pt x="1638288" y="4740"/>
                                  </a:lnTo>
                                  <a:lnTo>
                                    <a:pt x="1638288" y="8356"/>
                                  </a:lnTo>
                                  <a:lnTo>
                                    <a:pt x="1637645" y="9900"/>
                                  </a:lnTo>
                                  <a:lnTo>
                                    <a:pt x="1635085" y="12457"/>
                                  </a:lnTo>
                                  <a:lnTo>
                                    <a:pt x="16335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9755" y="13096"/>
                                  </a:moveTo>
                                  <a:lnTo>
                                    <a:pt x="1656135" y="13096"/>
                                  </a:lnTo>
                                  <a:lnTo>
                                    <a:pt x="1654599" y="12457"/>
                                  </a:lnTo>
                                  <a:lnTo>
                                    <a:pt x="1652039" y="9900"/>
                                  </a:lnTo>
                                  <a:lnTo>
                                    <a:pt x="1651396" y="8356"/>
                                  </a:lnTo>
                                  <a:lnTo>
                                    <a:pt x="1651396" y="4740"/>
                                  </a:lnTo>
                                  <a:lnTo>
                                    <a:pt x="1652039" y="3196"/>
                                  </a:lnTo>
                                  <a:lnTo>
                                    <a:pt x="1654599" y="639"/>
                                  </a:lnTo>
                                  <a:lnTo>
                                    <a:pt x="1656135" y="0"/>
                                  </a:lnTo>
                                  <a:lnTo>
                                    <a:pt x="1659755" y="0"/>
                                  </a:lnTo>
                                  <a:lnTo>
                                    <a:pt x="1661302" y="639"/>
                                  </a:lnTo>
                                  <a:lnTo>
                                    <a:pt x="1663850" y="3196"/>
                                  </a:lnTo>
                                  <a:lnTo>
                                    <a:pt x="1664493" y="4740"/>
                                  </a:lnTo>
                                  <a:lnTo>
                                    <a:pt x="1664493" y="8356"/>
                                  </a:lnTo>
                                  <a:lnTo>
                                    <a:pt x="1663850" y="9900"/>
                                  </a:lnTo>
                                  <a:lnTo>
                                    <a:pt x="1661302" y="12457"/>
                                  </a:lnTo>
                                  <a:lnTo>
                                    <a:pt x="16597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85972" y="13096"/>
                                  </a:moveTo>
                                  <a:lnTo>
                                    <a:pt x="1682353" y="13096"/>
                                  </a:lnTo>
                                  <a:lnTo>
                                    <a:pt x="1680805" y="12457"/>
                                  </a:lnTo>
                                  <a:lnTo>
                                    <a:pt x="1678245" y="9900"/>
                                  </a:lnTo>
                                  <a:lnTo>
                                    <a:pt x="1677614" y="8356"/>
                                  </a:lnTo>
                                  <a:lnTo>
                                    <a:pt x="1677614" y="4740"/>
                                  </a:lnTo>
                                  <a:lnTo>
                                    <a:pt x="1678245" y="3196"/>
                                  </a:lnTo>
                                  <a:lnTo>
                                    <a:pt x="1680805" y="639"/>
                                  </a:lnTo>
                                  <a:lnTo>
                                    <a:pt x="1682353" y="0"/>
                                  </a:lnTo>
                                  <a:lnTo>
                                    <a:pt x="1685972" y="0"/>
                                  </a:lnTo>
                                  <a:lnTo>
                                    <a:pt x="1687508" y="639"/>
                                  </a:lnTo>
                                  <a:lnTo>
                                    <a:pt x="1690068" y="3196"/>
                                  </a:lnTo>
                                  <a:lnTo>
                                    <a:pt x="1690711" y="4740"/>
                                  </a:lnTo>
                                  <a:lnTo>
                                    <a:pt x="1690711" y="8356"/>
                                  </a:lnTo>
                                  <a:lnTo>
                                    <a:pt x="1690068" y="9900"/>
                                  </a:lnTo>
                                  <a:lnTo>
                                    <a:pt x="1687508" y="12457"/>
                                  </a:lnTo>
                                  <a:lnTo>
                                    <a:pt x="1685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12178" y="13096"/>
                                  </a:moveTo>
                                  <a:lnTo>
                                    <a:pt x="1708558" y="13096"/>
                                  </a:lnTo>
                                  <a:lnTo>
                                    <a:pt x="1707022" y="12457"/>
                                  </a:lnTo>
                                  <a:lnTo>
                                    <a:pt x="1704463" y="9900"/>
                                  </a:lnTo>
                                  <a:lnTo>
                                    <a:pt x="1703820" y="8356"/>
                                  </a:lnTo>
                                  <a:lnTo>
                                    <a:pt x="1703820" y="4740"/>
                                  </a:lnTo>
                                  <a:lnTo>
                                    <a:pt x="1704463" y="3196"/>
                                  </a:lnTo>
                                  <a:lnTo>
                                    <a:pt x="1707022" y="639"/>
                                  </a:lnTo>
                                  <a:lnTo>
                                    <a:pt x="1708558" y="0"/>
                                  </a:lnTo>
                                  <a:lnTo>
                                    <a:pt x="1712178" y="0"/>
                                  </a:lnTo>
                                  <a:lnTo>
                                    <a:pt x="1713726" y="639"/>
                                  </a:lnTo>
                                  <a:lnTo>
                                    <a:pt x="1716285" y="3196"/>
                                  </a:lnTo>
                                  <a:lnTo>
                                    <a:pt x="1716917" y="4740"/>
                                  </a:lnTo>
                                  <a:lnTo>
                                    <a:pt x="1716917" y="8356"/>
                                  </a:lnTo>
                                  <a:lnTo>
                                    <a:pt x="1716285" y="9900"/>
                                  </a:lnTo>
                                  <a:lnTo>
                                    <a:pt x="1713726" y="12457"/>
                                  </a:lnTo>
                                  <a:lnTo>
                                    <a:pt x="17121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38395" y="13096"/>
                                  </a:moveTo>
                                  <a:lnTo>
                                    <a:pt x="1734776" y="13096"/>
                                  </a:lnTo>
                                  <a:lnTo>
                                    <a:pt x="1733228" y="12457"/>
                                  </a:lnTo>
                                  <a:lnTo>
                                    <a:pt x="1730680" y="9900"/>
                                  </a:lnTo>
                                  <a:lnTo>
                                    <a:pt x="1730037" y="8356"/>
                                  </a:lnTo>
                                  <a:lnTo>
                                    <a:pt x="1730037" y="4740"/>
                                  </a:lnTo>
                                  <a:lnTo>
                                    <a:pt x="1730680" y="3196"/>
                                  </a:lnTo>
                                  <a:lnTo>
                                    <a:pt x="1733228" y="639"/>
                                  </a:lnTo>
                                  <a:lnTo>
                                    <a:pt x="1734776" y="0"/>
                                  </a:lnTo>
                                  <a:lnTo>
                                    <a:pt x="1738395" y="0"/>
                                  </a:lnTo>
                                  <a:lnTo>
                                    <a:pt x="1739931" y="639"/>
                                  </a:lnTo>
                                  <a:lnTo>
                                    <a:pt x="1742491" y="3196"/>
                                  </a:lnTo>
                                  <a:lnTo>
                                    <a:pt x="1743134" y="4740"/>
                                  </a:lnTo>
                                  <a:lnTo>
                                    <a:pt x="1743134" y="8356"/>
                                  </a:lnTo>
                                  <a:lnTo>
                                    <a:pt x="1742491" y="9900"/>
                                  </a:lnTo>
                                  <a:lnTo>
                                    <a:pt x="1739931" y="12457"/>
                                  </a:lnTo>
                                  <a:lnTo>
                                    <a:pt x="17383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64601" y="13096"/>
                                  </a:moveTo>
                                  <a:lnTo>
                                    <a:pt x="1760993" y="13096"/>
                                  </a:lnTo>
                                  <a:lnTo>
                                    <a:pt x="1759446" y="12457"/>
                                  </a:lnTo>
                                  <a:lnTo>
                                    <a:pt x="1756886" y="9900"/>
                                  </a:lnTo>
                                  <a:lnTo>
                                    <a:pt x="1756255" y="8356"/>
                                  </a:lnTo>
                                  <a:lnTo>
                                    <a:pt x="1756255" y="4740"/>
                                  </a:lnTo>
                                  <a:lnTo>
                                    <a:pt x="1756886" y="3196"/>
                                  </a:lnTo>
                                  <a:lnTo>
                                    <a:pt x="1759446" y="639"/>
                                  </a:lnTo>
                                  <a:lnTo>
                                    <a:pt x="1760993" y="0"/>
                                  </a:lnTo>
                                  <a:lnTo>
                                    <a:pt x="1764601" y="0"/>
                                  </a:lnTo>
                                  <a:lnTo>
                                    <a:pt x="1766149" y="639"/>
                                  </a:lnTo>
                                  <a:lnTo>
                                    <a:pt x="1768709" y="3196"/>
                                  </a:lnTo>
                                  <a:lnTo>
                                    <a:pt x="1769352" y="4740"/>
                                  </a:lnTo>
                                  <a:lnTo>
                                    <a:pt x="1769352" y="8356"/>
                                  </a:lnTo>
                                  <a:lnTo>
                                    <a:pt x="1768709" y="9900"/>
                                  </a:lnTo>
                                  <a:lnTo>
                                    <a:pt x="1766149" y="12457"/>
                                  </a:lnTo>
                                  <a:lnTo>
                                    <a:pt x="17646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90819" y="13096"/>
                                  </a:moveTo>
                                  <a:lnTo>
                                    <a:pt x="1787199" y="13096"/>
                                  </a:lnTo>
                                  <a:lnTo>
                                    <a:pt x="1785663" y="12457"/>
                                  </a:lnTo>
                                  <a:lnTo>
                                    <a:pt x="1783103" y="9900"/>
                                  </a:lnTo>
                                  <a:lnTo>
                                    <a:pt x="1782460" y="8356"/>
                                  </a:lnTo>
                                  <a:lnTo>
                                    <a:pt x="1782460" y="4740"/>
                                  </a:lnTo>
                                  <a:lnTo>
                                    <a:pt x="1783103" y="3196"/>
                                  </a:lnTo>
                                  <a:lnTo>
                                    <a:pt x="1785663" y="639"/>
                                  </a:lnTo>
                                  <a:lnTo>
                                    <a:pt x="1787199" y="0"/>
                                  </a:lnTo>
                                  <a:lnTo>
                                    <a:pt x="1790819" y="0"/>
                                  </a:lnTo>
                                  <a:lnTo>
                                    <a:pt x="1792366" y="639"/>
                                  </a:lnTo>
                                  <a:lnTo>
                                    <a:pt x="1794914" y="3196"/>
                                  </a:lnTo>
                                  <a:lnTo>
                                    <a:pt x="1795557" y="4740"/>
                                  </a:lnTo>
                                  <a:lnTo>
                                    <a:pt x="1795557" y="8356"/>
                                  </a:lnTo>
                                  <a:lnTo>
                                    <a:pt x="1794914" y="9900"/>
                                  </a:lnTo>
                                  <a:lnTo>
                                    <a:pt x="1792366" y="12457"/>
                                  </a:lnTo>
                                  <a:lnTo>
                                    <a:pt x="17908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17036" y="13096"/>
                                  </a:moveTo>
                                  <a:lnTo>
                                    <a:pt x="1813417" y="13096"/>
                                  </a:lnTo>
                                  <a:lnTo>
                                    <a:pt x="1811869" y="12457"/>
                                  </a:lnTo>
                                  <a:lnTo>
                                    <a:pt x="1809309" y="9900"/>
                                  </a:lnTo>
                                  <a:lnTo>
                                    <a:pt x="1808678" y="8356"/>
                                  </a:lnTo>
                                  <a:lnTo>
                                    <a:pt x="1808678" y="4740"/>
                                  </a:lnTo>
                                  <a:lnTo>
                                    <a:pt x="1809309" y="3196"/>
                                  </a:lnTo>
                                  <a:lnTo>
                                    <a:pt x="1811869" y="639"/>
                                  </a:lnTo>
                                  <a:lnTo>
                                    <a:pt x="1813417" y="0"/>
                                  </a:lnTo>
                                  <a:lnTo>
                                    <a:pt x="1817036" y="0"/>
                                  </a:lnTo>
                                  <a:lnTo>
                                    <a:pt x="1818572" y="639"/>
                                  </a:lnTo>
                                  <a:lnTo>
                                    <a:pt x="1821132" y="3196"/>
                                  </a:lnTo>
                                  <a:lnTo>
                                    <a:pt x="1821775" y="4740"/>
                                  </a:lnTo>
                                  <a:lnTo>
                                    <a:pt x="1821775" y="8356"/>
                                  </a:lnTo>
                                  <a:lnTo>
                                    <a:pt x="1821132" y="9900"/>
                                  </a:lnTo>
                                  <a:lnTo>
                                    <a:pt x="1818572" y="12457"/>
                                  </a:lnTo>
                                  <a:lnTo>
                                    <a:pt x="18170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43242" y="13096"/>
                                  </a:moveTo>
                                  <a:lnTo>
                                    <a:pt x="1839622" y="13096"/>
                                  </a:lnTo>
                                  <a:lnTo>
                                    <a:pt x="1838086" y="12457"/>
                                  </a:lnTo>
                                  <a:lnTo>
                                    <a:pt x="1835527" y="9900"/>
                                  </a:lnTo>
                                  <a:lnTo>
                                    <a:pt x="1834884" y="8356"/>
                                  </a:lnTo>
                                  <a:lnTo>
                                    <a:pt x="1834884" y="4740"/>
                                  </a:lnTo>
                                  <a:lnTo>
                                    <a:pt x="1835527" y="3196"/>
                                  </a:lnTo>
                                  <a:lnTo>
                                    <a:pt x="1838086" y="639"/>
                                  </a:lnTo>
                                  <a:lnTo>
                                    <a:pt x="1839622" y="0"/>
                                  </a:lnTo>
                                  <a:lnTo>
                                    <a:pt x="1843242" y="0"/>
                                  </a:lnTo>
                                  <a:lnTo>
                                    <a:pt x="1844790" y="639"/>
                                  </a:lnTo>
                                  <a:lnTo>
                                    <a:pt x="1847349" y="3196"/>
                                  </a:lnTo>
                                  <a:lnTo>
                                    <a:pt x="1847981" y="4740"/>
                                  </a:lnTo>
                                  <a:lnTo>
                                    <a:pt x="1847981" y="8356"/>
                                  </a:lnTo>
                                  <a:lnTo>
                                    <a:pt x="1847349" y="9900"/>
                                  </a:lnTo>
                                  <a:lnTo>
                                    <a:pt x="1844790" y="12457"/>
                                  </a:lnTo>
                                  <a:lnTo>
                                    <a:pt x="184324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69459" y="13096"/>
                                  </a:moveTo>
                                  <a:lnTo>
                                    <a:pt x="1865840" y="13096"/>
                                  </a:lnTo>
                                  <a:lnTo>
                                    <a:pt x="1864292" y="12457"/>
                                  </a:lnTo>
                                  <a:lnTo>
                                    <a:pt x="1861744" y="9900"/>
                                  </a:lnTo>
                                  <a:lnTo>
                                    <a:pt x="1861101" y="8356"/>
                                  </a:lnTo>
                                  <a:lnTo>
                                    <a:pt x="1861101" y="4740"/>
                                  </a:lnTo>
                                  <a:lnTo>
                                    <a:pt x="1861744" y="3196"/>
                                  </a:lnTo>
                                  <a:lnTo>
                                    <a:pt x="1864292" y="639"/>
                                  </a:lnTo>
                                  <a:lnTo>
                                    <a:pt x="1865840" y="0"/>
                                  </a:lnTo>
                                  <a:lnTo>
                                    <a:pt x="1869459" y="0"/>
                                  </a:lnTo>
                                  <a:lnTo>
                                    <a:pt x="1870995" y="639"/>
                                  </a:lnTo>
                                  <a:lnTo>
                                    <a:pt x="1873555" y="3196"/>
                                  </a:lnTo>
                                  <a:lnTo>
                                    <a:pt x="1874198" y="4740"/>
                                  </a:lnTo>
                                  <a:lnTo>
                                    <a:pt x="1874198" y="8356"/>
                                  </a:lnTo>
                                  <a:lnTo>
                                    <a:pt x="1873555" y="9900"/>
                                  </a:lnTo>
                                  <a:lnTo>
                                    <a:pt x="1870995" y="12457"/>
                                  </a:lnTo>
                                  <a:lnTo>
                                    <a:pt x="18694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95665" y="13096"/>
                                  </a:moveTo>
                                  <a:lnTo>
                                    <a:pt x="1892057" y="13096"/>
                                  </a:lnTo>
                                  <a:lnTo>
                                    <a:pt x="1890510" y="12457"/>
                                  </a:lnTo>
                                  <a:lnTo>
                                    <a:pt x="1887950" y="9900"/>
                                  </a:lnTo>
                                  <a:lnTo>
                                    <a:pt x="1887319" y="8356"/>
                                  </a:lnTo>
                                  <a:lnTo>
                                    <a:pt x="1887319" y="4740"/>
                                  </a:lnTo>
                                  <a:lnTo>
                                    <a:pt x="1887950" y="3196"/>
                                  </a:lnTo>
                                  <a:lnTo>
                                    <a:pt x="1890510" y="639"/>
                                  </a:lnTo>
                                  <a:lnTo>
                                    <a:pt x="1892057" y="0"/>
                                  </a:lnTo>
                                  <a:lnTo>
                                    <a:pt x="1895665" y="0"/>
                                  </a:lnTo>
                                  <a:lnTo>
                                    <a:pt x="1897213" y="639"/>
                                  </a:lnTo>
                                  <a:lnTo>
                                    <a:pt x="1899773" y="3196"/>
                                  </a:lnTo>
                                  <a:lnTo>
                                    <a:pt x="1900416" y="4740"/>
                                  </a:lnTo>
                                  <a:lnTo>
                                    <a:pt x="1900416" y="8356"/>
                                  </a:lnTo>
                                  <a:lnTo>
                                    <a:pt x="1899773" y="9900"/>
                                  </a:lnTo>
                                  <a:lnTo>
                                    <a:pt x="1897213" y="12457"/>
                                  </a:lnTo>
                                  <a:lnTo>
                                    <a:pt x="18956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21883" y="13096"/>
                                  </a:moveTo>
                                  <a:lnTo>
                                    <a:pt x="1918263" y="13096"/>
                                  </a:lnTo>
                                  <a:lnTo>
                                    <a:pt x="1916727" y="12457"/>
                                  </a:lnTo>
                                  <a:lnTo>
                                    <a:pt x="1914167" y="9900"/>
                                  </a:lnTo>
                                  <a:lnTo>
                                    <a:pt x="1913524" y="8356"/>
                                  </a:lnTo>
                                  <a:lnTo>
                                    <a:pt x="1913524" y="4740"/>
                                  </a:lnTo>
                                  <a:lnTo>
                                    <a:pt x="1914167" y="3196"/>
                                  </a:lnTo>
                                  <a:lnTo>
                                    <a:pt x="1916727" y="639"/>
                                  </a:lnTo>
                                  <a:lnTo>
                                    <a:pt x="1918263" y="0"/>
                                  </a:lnTo>
                                  <a:lnTo>
                                    <a:pt x="1921883" y="0"/>
                                  </a:lnTo>
                                  <a:lnTo>
                                    <a:pt x="1923430" y="639"/>
                                  </a:lnTo>
                                  <a:lnTo>
                                    <a:pt x="1925978" y="3196"/>
                                  </a:lnTo>
                                  <a:lnTo>
                                    <a:pt x="1926621" y="4740"/>
                                  </a:lnTo>
                                  <a:lnTo>
                                    <a:pt x="1926621" y="8356"/>
                                  </a:lnTo>
                                  <a:lnTo>
                                    <a:pt x="1925978" y="9900"/>
                                  </a:lnTo>
                                  <a:lnTo>
                                    <a:pt x="1923430" y="12457"/>
                                  </a:lnTo>
                                  <a:lnTo>
                                    <a:pt x="19218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48100" y="13096"/>
                                  </a:moveTo>
                                  <a:lnTo>
                                    <a:pt x="1944481" y="13096"/>
                                  </a:lnTo>
                                  <a:lnTo>
                                    <a:pt x="1942933" y="12457"/>
                                  </a:lnTo>
                                  <a:lnTo>
                                    <a:pt x="1940373" y="9900"/>
                                  </a:lnTo>
                                  <a:lnTo>
                                    <a:pt x="1939742" y="8356"/>
                                  </a:lnTo>
                                  <a:lnTo>
                                    <a:pt x="1939742" y="4740"/>
                                  </a:lnTo>
                                  <a:lnTo>
                                    <a:pt x="1940373" y="3196"/>
                                  </a:lnTo>
                                  <a:lnTo>
                                    <a:pt x="1942933" y="639"/>
                                  </a:lnTo>
                                  <a:lnTo>
                                    <a:pt x="1944481" y="0"/>
                                  </a:lnTo>
                                  <a:lnTo>
                                    <a:pt x="1948100" y="0"/>
                                  </a:lnTo>
                                  <a:lnTo>
                                    <a:pt x="1949636" y="639"/>
                                  </a:lnTo>
                                  <a:lnTo>
                                    <a:pt x="1952196" y="3196"/>
                                  </a:lnTo>
                                  <a:lnTo>
                                    <a:pt x="1952839" y="4740"/>
                                  </a:lnTo>
                                  <a:lnTo>
                                    <a:pt x="1952839" y="8356"/>
                                  </a:lnTo>
                                  <a:lnTo>
                                    <a:pt x="1952196" y="9900"/>
                                  </a:lnTo>
                                  <a:lnTo>
                                    <a:pt x="1949636" y="12457"/>
                                  </a:lnTo>
                                  <a:lnTo>
                                    <a:pt x="19481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74306" y="13096"/>
                                  </a:moveTo>
                                  <a:lnTo>
                                    <a:pt x="1970686" y="13096"/>
                                  </a:lnTo>
                                  <a:lnTo>
                                    <a:pt x="1969150" y="12457"/>
                                  </a:lnTo>
                                  <a:lnTo>
                                    <a:pt x="1966591" y="9900"/>
                                  </a:lnTo>
                                  <a:lnTo>
                                    <a:pt x="1965948" y="8356"/>
                                  </a:lnTo>
                                  <a:lnTo>
                                    <a:pt x="1965948" y="4740"/>
                                  </a:lnTo>
                                  <a:lnTo>
                                    <a:pt x="1966591" y="3196"/>
                                  </a:lnTo>
                                  <a:lnTo>
                                    <a:pt x="1969150" y="639"/>
                                  </a:lnTo>
                                  <a:lnTo>
                                    <a:pt x="1970686" y="0"/>
                                  </a:lnTo>
                                  <a:lnTo>
                                    <a:pt x="1974306" y="0"/>
                                  </a:lnTo>
                                  <a:lnTo>
                                    <a:pt x="1975854" y="639"/>
                                  </a:lnTo>
                                  <a:lnTo>
                                    <a:pt x="1978413" y="3196"/>
                                  </a:lnTo>
                                  <a:lnTo>
                                    <a:pt x="1979045" y="4740"/>
                                  </a:lnTo>
                                  <a:lnTo>
                                    <a:pt x="1979045" y="8356"/>
                                  </a:lnTo>
                                  <a:lnTo>
                                    <a:pt x="1978413" y="9900"/>
                                  </a:lnTo>
                                  <a:lnTo>
                                    <a:pt x="1975854" y="12457"/>
                                  </a:lnTo>
                                  <a:lnTo>
                                    <a:pt x="197430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00523" y="13096"/>
                                  </a:moveTo>
                                  <a:lnTo>
                                    <a:pt x="1996904" y="13096"/>
                                  </a:lnTo>
                                  <a:lnTo>
                                    <a:pt x="1995356" y="12457"/>
                                  </a:lnTo>
                                  <a:lnTo>
                                    <a:pt x="1992808" y="9900"/>
                                  </a:lnTo>
                                  <a:lnTo>
                                    <a:pt x="1992165" y="8356"/>
                                  </a:lnTo>
                                  <a:lnTo>
                                    <a:pt x="1992165" y="4740"/>
                                  </a:lnTo>
                                  <a:lnTo>
                                    <a:pt x="1992808" y="3196"/>
                                  </a:lnTo>
                                  <a:lnTo>
                                    <a:pt x="1995356" y="639"/>
                                  </a:lnTo>
                                  <a:lnTo>
                                    <a:pt x="1996904" y="0"/>
                                  </a:lnTo>
                                  <a:lnTo>
                                    <a:pt x="2000523" y="0"/>
                                  </a:lnTo>
                                  <a:lnTo>
                                    <a:pt x="2002059" y="639"/>
                                  </a:lnTo>
                                  <a:lnTo>
                                    <a:pt x="2004619" y="3196"/>
                                  </a:lnTo>
                                  <a:lnTo>
                                    <a:pt x="2005262" y="4740"/>
                                  </a:lnTo>
                                  <a:lnTo>
                                    <a:pt x="2005262" y="8356"/>
                                  </a:lnTo>
                                  <a:lnTo>
                                    <a:pt x="2004619" y="9900"/>
                                  </a:lnTo>
                                  <a:lnTo>
                                    <a:pt x="2002059" y="12457"/>
                                  </a:lnTo>
                                  <a:lnTo>
                                    <a:pt x="20005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26729" y="13096"/>
                                  </a:moveTo>
                                  <a:lnTo>
                                    <a:pt x="2023121" y="13096"/>
                                  </a:lnTo>
                                  <a:lnTo>
                                    <a:pt x="2021574" y="12457"/>
                                  </a:lnTo>
                                  <a:lnTo>
                                    <a:pt x="2019014" y="9900"/>
                                  </a:lnTo>
                                  <a:lnTo>
                                    <a:pt x="2018371" y="8356"/>
                                  </a:lnTo>
                                  <a:lnTo>
                                    <a:pt x="2018371" y="4740"/>
                                  </a:lnTo>
                                  <a:lnTo>
                                    <a:pt x="2019014" y="3196"/>
                                  </a:lnTo>
                                  <a:lnTo>
                                    <a:pt x="2021574" y="639"/>
                                  </a:lnTo>
                                  <a:lnTo>
                                    <a:pt x="2023121" y="0"/>
                                  </a:lnTo>
                                  <a:lnTo>
                                    <a:pt x="2026729" y="0"/>
                                  </a:lnTo>
                                  <a:lnTo>
                                    <a:pt x="2028277" y="639"/>
                                  </a:lnTo>
                                  <a:lnTo>
                                    <a:pt x="2030837" y="3196"/>
                                  </a:lnTo>
                                  <a:lnTo>
                                    <a:pt x="2031468" y="4740"/>
                                  </a:lnTo>
                                  <a:lnTo>
                                    <a:pt x="2031468" y="8356"/>
                                  </a:lnTo>
                                  <a:lnTo>
                                    <a:pt x="2030837" y="9900"/>
                                  </a:lnTo>
                                  <a:lnTo>
                                    <a:pt x="2028277" y="12457"/>
                                  </a:lnTo>
                                  <a:lnTo>
                                    <a:pt x="20267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52947" y="13096"/>
                                  </a:moveTo>
                                  <a:lnTo>
                                    <a:pt x="2049327" y="13096"/>
                                  </a:lnTo>
                                  <a:lnTo>
                                    <a:pt x="2047791" y="12457"/>
                                  </a:lnTo>
                                  <a:lnTo>
                                    <a:pt x="2045231" y="9900"/>
                                  </a:lnTo>
                                  <a:lnTo>
                                    <a:pt x="2044588" y="8356"/>
                                  </a:lnTo>
                                  <a:lnTo>
                                    <a:pt x="2044588" y="4740"/>
                                  </a:lnTo>
                                  <a:lnTo>
                                    <a:pt x="2045231" y="3196"/>
                                  </a:lnTo>
                                  <a:lnTo>
                                    <a:pt x="2047791" y="639"/>
                                  </a:lnTo>
                                  <a:lnTo>
                                    <a:pt x="2049327" y="0"/>
                                  </a:lnTo>
                                  <a:lnTo>
                                    <a:pt x="2052947" y="0"/>
                                  </a:lnTo>
                                  <a:lnTo>
                                    <a:pt x="2054494" y="639"/>
                                  </a:lnTo>
                                  <a:lnTo>
                                    <a:pt x="2057042" y="3196"/>
                                  </a:lnTo>
                                  <a:lnTo>
                                    <a:pt x="2057685" y="4740"/>
                                  </a:lnTo>
                                  <a:lnTo>
                                    <a:pt x="2057685" y="8356"/>
                                  </a:lnTo>
                                  <a:lnTo>
                                    <a:pt x="2057042" y="9900"/>
                                  </a:lnTo>
                                  <a:lnTo>
                                    <a:pt x="2054494" y="12457"/>
                                  </a:lnTo>
                                  <a:lnTo>
                                    <a:pt x="20529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79164" y="13096"/>
                                  </a:moveTo>
                                  <a:lnTo>
                                    <a:pt x="2075545" y="13096"/>
                                  </a:lnTo>
                                  <a:lnTo>
                                    <a:pt x="2073997" y="12457"/>
                                  </a:lnTo>
                                  <a:lnTo>
                                    <a:pt x="2071437" y="9900"/>
                                  </a:lnTo>
                                  <a:lnTo>
                                    <a:pt x="2070806" y="8356"/>
                                  </a:lnTo>
                                  <a:lnTo>
                                    <a:pt x="2070806" y="4740"/>
                                  </a:lnTo>
                                  <a:lnTo>
                                    <a:pt x="2071437" y="3196"/>
                                  </a:lnTo>
                                  <a:lnTo>
                                    <a:pt x="2073997" y="639"/>
                                  </a:lnTo>
                                  <a:lnTo>
                                    <a:pt x="2075545" y="0"/>
                                  </a:lnTo>
                                  <a:lnTo>
                                    <a:pt x="2079164" y="0"/>
                                  </a:lnTo>
                                  <a:lnTo>
                                    <a:pt x="2080700" y="639"/>
                                  </a:lnTo>
                                  <a:lnTo>
                                    <a:pt x="2083260" y="3196"/>
                                  </a:lnTo>
                                  <a:lnTo>
                                    <a:pt x="2083903" y="4740"/>
                                  </a:lnTo>
                                  <a:lnTo>
                                    <a:pt x="2083903" y="8356"/>
                                  </a:lnTo>
                                  <a:lnTo>
                                    <a:pt x="2083260" y="9900"/>
                                  </a:lnTo>
                                  <a:lnTo>
                                    <a:pt x="2080700" y="12457"/>
                                  </a:lnTo>
                                  <a:lnTo>
                                    <a:pt x="20791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05370" y="13096"/>
                                  </a:moveTo>
                                  <a:lnTo>
                                    <a:pt x="2101750" y="13096"/>
                                  </a:lnTo>
                                  <a:lnTo>
                                    <a:pt x="2100214" y="12457"/>
                                  </a:lnTo>
                                  <a:lnTo>
                                    <a:pt x="2097655" y="9900"/>
                                  </a:lnTo>
                                  <a:lnTo>
                                    <a:pt x="2097012" y="8356"/>
                                  </a:lnTo>
                                  <a:lnTo>
                                    <a:pt x="2097012" y="4740"/>
                                  </a:lnTo>
                                  <a:lnTo>
                                    <a:pt x="2097655" y="3196"/>
                                  </a:lnTo>
                                  <a:lnTo>
                                    <a:pt x="2100214" y="639"/>
                                  </a:lnTo>
                                  <a:lnTo>
                                    <a:pt x="2101750" y="0"/>
                                  </a:lnTo>
                                  <a:lnTo>
                                    <a:pt x="2105370" y="0"/>
                                  </a:lnTo>
                                  <a:lnTo>
                                    <a:pt x="2106918" y="639"/>
                                  </a:lnTo>
                                  <a:lnTo>
                                    <a:pt x="2109478" y="3196"/>
                                  </a:lnTo>
                                  <a:lnTo>
                                    <a:pt x="2110109" y="4740"/>
                                  </a:lnTo>
                                  <a:lnTo>
                                    <a:pt x="2110109" y="8356"/>
                                  </a:lnTo>
                                  <a:lnTo>
                                    <a:pt x="2109478" y="9900"/>
                                  </a:lnTo>
                                  <a:lnTo>
                                    <a:pt x="2106918" y="12457"/>
                                  </a:lnTo>
                                  <a:lnTo>
                                    <a:pt x="21053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31587" y="13096"/>
                                  </a:moveTo>
                                  <a:lnTo>
                                    <a:pt x="2127968" y="13096"/>
                                  </a:lnTo>
                                  <a:lnTo>
                                    <a:pt x="2126420" y="12457"/>
                                  </a:lnTo>
                                  <a:lnTo>
                                    <a:pt x="2123872" y="9900"/>
                                  </a:lnTo>
                                  <a:lnTo>
                                    <a:pt x="2123229" y="8356"/>
                                  </a:lnTo>
                                  <a:lnTo>
                                    <a:pt x="2123229" y="4740"/>
                                  </a:lnTo>
                                  <a:lnTo>
                                    <a:pt x="2123872" y="3196"/>
                                  </a:lnTo>
                                  <a:lnTo>
                                    <a:pt x="2126420" y="639"/>
                                  </a:lnTo>
                                  <a:lnTo>
                                    <a:pt x="2127968" y="0"/>
                                  </a:lnTo>
                                  <a:lnTo>
                                    <a:pt x="2131587" y="0"/>
                                  </a:lnTo>
                                  <a:lnTo>
                                    <a:pt x="2133123" y="639"/>
                                  </a:lnTo>
                                  <a:lnTo>
                                    <a:pt x="2135683" y="3196"/>
                                  </a:lnTo>
                                  <a:lnTo>
                                    <a:pt x="2136326" y="4740"/>
                                  </a:lnTo>
                                  <a:lnTo>
                                    <a:pt x="2136326" y="8356"/>
                                  </a:lnTo>
                                  <a:lnTo>
                                    <a:pt x="2135683" y="9900"/>
                                  </a:lnTo>
                                  <a:lnTo>
                                    <a:pt x="2133123" y="12457"/>
                                  </a:lnTo>
                                  <a:lnTo>
                                    <a:pt x="213158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57793" y="13096"/>
                                  </a:moveTo>
                                  <a:lnTo>
                                    <a:pt x="2154185" y="13096"/>
                                  </a:lnTo>
                                  <a:lnTo>
                                    <a:pt x="2152638" y="12457"/>
                                  </a:lnTo>
                                  <a:lnTo>
                                    <a:pt x="2150078" y="9900"/>
                                  </a:lnTo>
                                  <a:lnTo>
                                    <a:pt x="2149435" y="8356"/>
                                  </a:lnTo>
                                  <a:lnTo>
                                    <a:pt x="2149435" y="4740"/>
                                  </a:lnTo>
                                  <a:lnTo>
                                    <a:pt x="2150078" y="3196"/>
                                  </a:lnTo>
                                  <a:lnTo>
                                    <a:pt x="2152638" y="639"/>
                                  </a:lnTo>
                                  <a:lnTo>
                                    <a:pt x="2154185" y="0"/>
                                  </a:lnTo>
                                  <a:lnTo>
                                    <a:pt x="2157793" y="0"/>
                                  </a:lnTo>
                                  <a:lnTo>
                                    <a:pt x="2159341" y="639"/>
                                  </a:lnTo>
                                  <a:lnTo>
                                    <a:pt x="2161901" y="3196"/>
                                  </a:lnTo>
                                  <a:lnTo>
                                    <a:pt x="2162532" y="4740"/>
                                  </a:lnTo>
                                  <a:lnTo>
                                    <a:pt x="2162532" y="8356"/>
                                  </a:lnTo>
                                  <a:lnTo>
                                    <a:pt x="2161901" y="9900"/>
                                  </a:lnTo>
                                  <a:lnTo>
                                    <a:pt x="2159341" y="12457"/>
                                  </a:lnTo>
                                  <a:lnTo>
                                    <a:pt x="21577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4011" y="13096"/>
                                  </a:moveTo>
                                  <a:lnTo>
                                    <a:pt x="2180391" y="13096"/>
                                  </a:lnTo>
                                  <a:lnTo>
                                    <a:pt x="2178843" y="12457"/>
                                  </a:lnTo>
                                  <a:lnTo>
                                    <a:pt x="2176295" y="9900"/>
                                  </a:lnTo>
                                  <a:lnTo>
                                    <a:pt x="2175652" y="8356"/>
                                  </a:lnTo>
                                  <a:lnTo>
                                    <a:pt x="2175652" y="4740"/>
                                  </a:lnTo>
                                  <a:lnTo>
                                    <a:pt x="2176295" y="3196"/>
                                  </a:lnTo>
                                  <a:lnTo>
                                    <a:pt x="2178843" y="639"/>
                                  </a:lnTo>
                                  <a:lnTo>
                                    <a:pt x="2180391" y="0"/>
                                  </a:lnTo>
                                  <a:lnTo>
                                    <a:pt x="2184011" y="0"/>
                                  </a:lnTo>
                                  <a:lnTo>
                                    <a:pt x="2185558" y="639"/>
                                  </a:lnTo>
                                  <a:lnTo>
                                    <a:pt x="2188106" y="3196"/>
                                  </a:lnTo>
                                  <a:lnTo>
                                    <a:pt x="2188749" y="4740"/>
                                  </a:lnTo>
                                  <a:lnTo>
                                    <a:pt x="2188749" y="8356"/>
                                  </a:lnTo>
                                  <a:lnTo>
                                    <a:pt x="2188106" y="9900"/>
                                  </a:lnTo>
                                  <a:lnTo>
                                    <a:pt x="2185558" y="12457"/>
                                  </a:lnTo>
                                  <a:lnTo>
                                    <a:pt x="21840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10216" y="13096"/>
                                  </a:moveTo>
                                  <a:lnTo>
                                    <a:pt x="2206609" y="13096"/>
                                  </a:lnTo>
                                  <a:lnTo>
                                    <a:pt x="2205061" y="12457"/>
                                  </a:lnTo>
                                  <a:lnTo>
                                    <a:pt x="2202501" y="9900"/>
                                  </a:lnTo>
                                  <a:lnTo>
                                    <a:pt x="2201870" y="8356"/>
                                  </a:lnTo>
                                  <a:lnTo>
                                    <a:pt x="2201870" y="4740"/>
                                  </a:lnTo>
                                  <a:lnTo>
                                    <a:pt x="2202501" y="3196"/>
                                  </a:lnTo>
                                  <a:lnTo>
                                    <a:pt x="2205061" y="639"/>
                                  </a:lnTo>
                                  <a:lnTo>
                                    <a:pt x="2206609" y="0"/>
                                  </a:lnTo>
                                  <a:lnTo>
                                    <a:pt x="2210216" y="0"/>
                                  </a:lnTo>
                                  <a:lnTo>
                                    <a:pt x="2211764" y="639"/>
                                  </a:lnTo>
                                  <a:lnTo>
                                    <a:pt x="2214324" y="3196"/>
                                  </a:lnTo>
                                  <a:lnTo>
                                    <a:pt x="2214967" y="4740"/>
                                  </a:lnTo>
                                  <a:lnTo>
                                    <a:pt x="2214967" y="8356"/>
                                  </a:lnTo>
                                  <a:lnTo>
                                    <a:pt x="2214324" y="9900"/>
                                  </a:lnTo>
                                  <a:lnTo>
                                    <a:pt x="2211764" y="12457"/>
                                  </a:lnTo>
                                  <a:lnTo>
                                    <a:pt x="22102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36434" y="13096"/>
                                  </a:moveTo>
                                  <a:lnTo>
                                    <a:pt x="2232814" y="13096"/>
                                  </a:lnTo>
                                  <a:lnTo>
                                    <a:pt x="2231278" y="12457"/>
                                  </a:lnTo>
                                  <a:lnTo>
                                    <a:pt x="2228719" y="9900"/>
                                  </a:lnTo>
                                  <a:lnTo>
                                    <a:pt x="2228076" y="8356"/>
                                  </a:lnTo>
                                  <a:lnTo>
                                    <a:pt x="2228076" y="4740"/>
                                  </a:lnTo>
                                  <a:lnTo>
                                    <a:pt x="2228719" y="3196"/>
                                  </a:lnTo>
                                  <a:lnTo>
                                    <a:pt x="2231278" y="639"/>
                                  </a:lnTo>
                                  <a:lnTo>
                                    <a:pt x="2232814" y="0"/>
                                  </a:lnTo>
                                  <a:lnTo>
                                    <a:pt x="2236434" y="0"/>
                                  </a:lnTo>
                                  <a:lnTo>
                                    <a:pt x="2237982" y="639"/>
                                  </a:lnTo>
                                  <a:lnTo>
                                    <a:pt x="2240530" y="3196"/>
                                  </a:lnTo>
                                  <a:lnTo>
                                    <a:pt x="2241173" y="4740"/>
                                  </a:lnTo>
                                  <a:lnTo>
                                    <a:pt x="2241173" y="8356"/>
                                  </a:lnTo>
                                  <a:lnTo>
                                    <a:pt x="2240530" y="9900"/>
                                  </a:lnTo>
                                  <a:lnTo>
                                    <a:pt x="2237982" y="12457"/>
                                  </a:lnTo>
                                  <a:lnTo>
                                    <a:pt x="22364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62651" y="13096"/>
                                  </a:moveTo>
                                  <a:lnTo>
                                    <a:pt x="2259032" y="13096"/>
                                  </a:lnTo>
                                  <a:lnTo>
                                    <a:pt x="2257484" y="12457"/>
                                  </a:lnTo>
                                  <a:lnTo>
                                    <a:pt x="2254924" y="9900"/>
                                  </a:lnTo>
                                  <a:lnTo>
                                    <a:pt x="2254293" y="8356"/>
                                  </a:lnTo>
                                  <a:lnTo>
                                    <a:pt x="2254293" y="4740"/>
                                  </a:lnTo>
                                  <a:lnTo>
                                    <a:pt x="2254924" y="3196"/>
                                  </a:lnTo>
                                  <a:lnTo>
                                    <a:pt x="2257484" y="639"/>
                                  </a:lnTo>
                                  <a:lnTo>
                                    <a:pt x="2259032" y="0"/>
                                  </a:lnTo>
                                  <a:lnTo>
                                    <a:pt x="2262651" y="0"/>
                                  </a:lnTo>
                                  <a:lnTo>
                                    <a:pt x="2264187" y="639"/>
                                  </a:lnTo>
                                  <a:lnTo>
                                    <a:pt x="2266747" y="3196"/>
                                  </a:lnTo>
                                  <a:lnTo>
                                    <a:pt x="2267390" y="4740"/>
                                  </a:lnTo>
                                  <a:lnTo>
                                    <a:pt x="2267390" y="8356"/>
                                  </a:lnTo>
                                  <a:lnTo>
                                    <a:pt x="2266747" y="9900"/>
                                  </a:lnTo>
                                  <a:lnTo>
                                    <a:pt x="2264187" y="12457"/>
                                  </a:lnTo>
                                  <a:lnTo>
                                    <a:pt x="2262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88857" y="13096"/>
                                  </a:moveTo>
                                  <a:lnTo>
                                    <a:pt x="2285238" y="13096"/>
                                  </a:lnTo>
                                  <a:lnTo>
                                    <a:pt x="2283702" y="12457"/>
                                  </a:lnTo>
                                  <a:lnTo>
                                    <a:pt x="2281142" y="9900"/>
                                  </a:lnTo>
                                  <a:lnTo>
                                    <a:pt x="2280499" y="8356"/>
                                  </a:lnTo>
                                  <a:lnTo>
                                    <a:pt x="2280499" y="4740"/>
                                  </a:lnTo>
                                  <a:lnTo>
                                    <a:pt x="2281142" y="3196"/>
                                  </a:lnTo>
                                  <a:lnTo>
                                    <a:pt x="2283702" y="639"/>
                                  </a:lnTo>
                                  <a:lnTo>
                                    <a:pt x="2285238" y="0"/>
                                  </a:lnTo>
                                  <a:lnTo>
                                    <a:pt x="2288857" y="0"/>
                                  </a:lnTo>
                                  <a:lnTo>
                                    <a:pt x="2290405" y="639"/>
                                  </a:lnTo>
                                  <a:lnTo>
                                    <a:pt x="2292965" y="3196"/>
                                  </a:lnTo>
                                  <a:lnTo>
                                    <a:pt x="2293596" y="4740"/>
                                  </a:lnTo>
                                  <a:lnTo>
                                    <a:pt x="2293596" y="8356"/>
                                  </a:lnTo>
                                  <a:lnTo>
                                    <a:pt x="2292965" y="9900"/>
                                  </a:lnTo>
                                  <a:lnTo>
                                    <a:pt x="2290405" y="12457"/>
                                  </a:lnTo>
                                  <a:lnTo>
                                    <a:pt x="22888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15075" y="13096"/>
                                  </a:moveTo>
                                  <a:lnTo>
                                    <a:pt x="2311455" y="13096"/>
                                  </a:lnTo>
                                  <a:lnTo>
                                    <a:pt x="2309907" y="12457"/>
                                  </a:lnTo>
                                  <a:lnTo>
                                    <a:pt x="2307359" y="9900"/>
                                  </a:lnTo>
                                  <a:lnTo>
                                    <a:pt x="2306716" y="8356"/>
                                  </a:lnTo>
                                  <a:lnTo>
                                    <a:pt x="2306716" y="4740"/>
                                  </a:lnTo>
                                  <a:lnTo>
                                    <a:pt x="2307359" y="3196"/>
                                  </a:lnTo>
                                  <a:lnTo>
                                    <a:pt x="2309907" y="639"/>
                                  </a:lnTo>
                                  <a:lnTo>
                                    <a:pt x="2311455" y="0"/>
                                  </a:lnTo>
                                  <a:lnTo>
                                    <a:pt x="2315075" y="0"/>
                                  </a:lnTo>
                                  <a:lnTo>
                                    <a:pt x="2316611" y="639"/>
                                  </a:lnTo>
                                  <a:lnTo>
                                    <a:pt x="2319170" y="3196"/>
                                  </a:lnTo>
                                  <a:lnTo>
                                    <a:pt x="2319813" y="4740"/>
                                  </a:lnTo>
                                  <a:lnTo>
                                    <a:pt x="2319813" y="8356"/>
                                  </a:lnTo>
                                  <a:lnTo>
                                    <a:pt x="2319170" y="9900"/>
                                  </a:lnTo>
                                  <a:lnTo>
                                    <a:pt x="2316611" y="12457"/>
                                  </a:lnTo>
                                  <a:lnTo>
                                    <a:pt x="23150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41280" y="13096"/>
                                  </a:moveTo>
                                  <a:lnTo>
                                    <a:pt x="2337673" y="13096"/>
                                  </a:lnTo>
                                  <a:lnTo>
                                    <a:pt x="2336125" y="12457"/>
                                  </a:lnTo>
                                  <a:lnTo>
                                    <a:pt x="2333565" y="9900"/>
                                  </a:lnTo>
                                  <a:lnTo>
                                    <a:pt x="2332934" y="8356"/>
                                  </a:lnTo>
                                  <a:lnTo>
                                    <a:pt x="2332934" y="4740"/>
                                  </a:lnTo>
                                  <a:lnTo>
                                    <a:pt x="2333565" y="3196"/>
                                  </a:lnTo>
                                  <a:lnTo>
                                    <a:pt x="2336125" y="639"/>
                                  </a:lnTo>
                                  <a:lnTo>
                                    <a:pt x="2337673" y="0"/>
                                  </a:lnTo>
                                  <a:lnTo>
                                    <a:pt x="2341280" y="0"/>
                                  </a:lnTo>
                                  <a:lnTo>
                                    <a:pt x="2342828" y="639"/>
                                  </a:lnTo>
                                  <a:lnTo>
                                    <a:pt x="2345388" y="3196"/>
                                  </a:lnTo>
                                  <a:lnTo>
                                    <a:pt x="2346031" y="4740"/>
                                  </a:lnTo>
                                  <a:lnTo>
                                    <a:pt x="2346031" y="8356"/>
                                  </a:lnTo>
                                  <a:lnTo>
                                    <a:pt x="2345388" y="9900"/>
                                  </a:lnTo>
                                  <a:lnTo>
                                    <a:pt x="2342828" y="12457"/>
                                  </a:lnTo>
                                  <a:lnTo>
                                    <a:pt x="23412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67498" y="13096"/>
                                  </a:moveTo>
                                  <a:lnTo>
                                    <a:pt x="2363878" y="13096"/>
                                  </a:lnTo>
                                  <a:lnTo>
                                    <a:pt x="2362342" y="12457"/>
                                  </a:lnTo>
                                  <a:lnTo>
                                    <a:pt x="2359783" y="9900"/>
                                  </a:lnTo>
                                  <a:lnTo>
                                    <a:pt x="2359140" y="8356"/>
                                  </a:lnTo>
                                  <a:lnTo>
                                    <a:pt x="2359140" y="4740"/>
                                  </a:lnTo>
                                  <a:lnTo>
                                    <a:pt x="2359783" y="3196"/>
                                  </a:lnTo>
                                  <a:lnTo>
                                    <a:pt x="2362342" y="639"/>
                                  </a:lnTo>
                                  <a:lnTo>
                                    <a:pt x="2363878" y="0"/>
                                  </a:lnTo>
                                  <a:lnTo>
                                    <a:pt x="2367498" y="0"/>
                                  </a:lnTo>
                                  <a:lnTo>
                                    <a:pt x="2369046" y="639"/>
                                  </a:lnTo>
                                  <a:lnTo>
                                    <a:pt x="2371594" y="3196"/>
                                  </a:lnTo>
                                  <a:lnTo>
                                    <a:pt x="2372237" y="4740"/>
                                  </a:lnTo>
                                  <a:lnTo>
                                    <a:pt x="2372237" y="8356"/>
                                  </a:lnTo>
                                  <a:lnTo>
                                    <a:pt x="2371594" y="9900"/>
                                  </a:lnTo>
                                  <a:lnTo>
                                    <a:pt x="2369046" y="12457"/>
                                  </a:lnTo>
                                  <a:lnTo>
                                    <a:pt x="23674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93715" y="13096"/>
                                  </a:moveTo>
                                  <a:lnTo>
                                    <a:pt x="2390096" y="13096"/>
                                  </a:lnTo>
                                  <a:lnTo>
                                    <a:pt x="2388548" y="12457"/>
                                  </a:lnTo>
                                  <a:lnTo>
                                    <a:pt x="2385988" y="9900"/>
                                  </a:lnTo>
                                  <a:lnTo>
                                    <a:pt x="2385357" y="8356"/>
                                  </a:lnTo>
                                  <a:lnTo>
                                    <a:pt x="2385357" y="4740"/>
                                  </a:lnTo>
                                  <a:lnTo>
                                    <a:pt x="2385988" y="3196"/>
                                  </a:lnTo>
                                  <a:lnTo>
                                    <a:pt x="2388548" y="639"/>
                                  </a:lnTo>
                                  <a:lnTo>
                                    <a:pt x="2390096" y="0"/>
                                  </a:lnTo>
                                  <a:lnTo>
                                    <a:pt x="2393715" y="0"/>
                                  </a:lnTo>
                                  <a:lnTo>
                                    <a:pt x="2395251" y="639"/>
                                  </a:lnTo>
                                  <a:lnTo>
                                    <a:pt x="2397811" y="3196"/>
                                  </a:lnTo>
                                  <a:lnTo>
                                    <a:pt x="2398454" y="4740"/>
                                  </a:lnTo>
                                  <a:lnTo>
                                    <a:pt x="2398454" y="8356"/>
                                  </a:lnTo>
                                  <a:lnTo>
                                    <a:pt x="2397811" y="9900"/>
                                  </a:lnTo>
                                  <a:lnTo>
                                    <a:pt x="2395251" y="12457"/>
                                  </a:lnTo>
                                  <a:lnTo>
                                    <a:pt x="23937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19921" y="13096"/>
                                  </a:moveTo>
                                  <a:lnTo>
                                    <a:pt x="2416302" y="13096"/>
                                  </a:lnTo>
                                  <a:lnTo>
                                    <a:pt x="2414766" y="12457"/>
                                  </a:lnTo>
                                  <a:lnTo>
                                    <a:pt x="2412206" y="9900"/>
                                  </a:lnTo>
                                  <a:lnTo>
                                    <a:pt x="2411563" y="8356"/>
                                  </a:lnTo>
                                  <a:lnTo>
                                    <a:pt x="2411563" y="4740"/>
                                  </a:lnTo>
                                  <a:lnTo>
                                    <a:pt x="2412206" y="3196"/>
                                  </a:lnTo>
                                  <a:lnTo>
                                    <a:pt x="2414766" y="639"/>
                                  </a:lnTo>
                                  <a:lnTo>
                                    <a:pt x="2416302" y="0"/>
                                  </a:lnTo>
                                  <a:lnTo>
                                    <a:pt x="2419921" y="0"/>
                                  </a:lnTo>
                                  <a:lnTo>
                                    <a:pt x="2421469" y="639"/>
                                  </a:lnTo>
                                  <a:lnTo>
                                    <a:pt x="2424029" y="3196"/>
                                  </a:lnTo>
                                  <a:lnTo>
                                    <a:pt x="2424660" y="4740"/>
                                  </a:lnTo>
                                  <a:lnTo>
                                    <a:pt x="2424660" y="8356"/>
                                  </a:lnTo>
                                  <a:lnTo>
                                    <a:pt x="2424029" y="9900"/>
                                  </a:lnTo>
                                  <a:lnTo>
                                    <a:pt x="2421469" y="12457"/>
                                  </a:lnTo>
                                  <a:lnTo>
                                    <a:pt x="24199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6139" y="13096"/>
                                  </a:moveTo>
                                  <a:lnTo>
                                    <a:pt x="2442519" y="13096"/>
                                  </a:lnTo>
                                  <a:lnTo>
                                    <a:pt x="2440971" y="12457"/>
                                  </a:lnTo>
                                  <a:lnTo>
                                    <a:pt x="2438423" y="9900"/>
                                  </a:lnTo>
                                  <a:lnTo>
                                    <a:pt x="2437780" y="8356"/>
                                  </a:lnTo>
                                  <a:lnTo>
                                    <a:pt x="2437780" y="4740"/>
                                  </a:lnTo>
                                  <a:lnTo>
                                    <a:pt x="2438423" y="3196"/>
                                  </a:lnTo>
                                  <a:lnTo>
                                    <a:pt x="2440971" y="639"/>
                                  </a:lnTo>
                                  <a:lnTo>
                                    <a:pt x="2442519" y="0"/>
                                  </a:lnTo>
                                  <a:lnTo>
                                    <a:pt x="2446139" y="0"/>
                                  </a:lnTo>
                                  <a:lnTo>
                                    <a:pt x="2447675" y="639"/>
                                  </a:lnTo>
                                  <a:lnTo>
                                    <a:pt x="2450234" y="3196"/>
                                  </a:lnTo>
                                  <a:lnTo>
                                    <a:pt x="2450877" y="4740"/>
                                  </a:lnTo>
                                  <a:lnTo>
                                    <a:pt x="2450877" y="8356"/>
                                  </a:lnTo>
                                  <a:lnTo>
                                    <a:pt x="2450234" y="9900"/>
                                  </a:lnTo>
                                  <a:lnTo>
                                    <a:pt x="2447675" y="12457"/>
                                  </a:lnTo>
                                  <a:lnTo>
                                    <a:pt x="24461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72344" y="13096"/>
                                  </a:moveTo>
                                  <a:lnTo>
                                    <a:pt x="2468737" y="13096"/>
                                  </a:lnTo>
                                  <a:lnTo>
                                    <a:pt x="2467189" y="12457"/>
                                  </a:lnTo>
                                  <a:lnTo>
                                    <a:pt x="2464629" y="9900"/>
                                  </a:lnTo>
                                  <a:lnTo>
                                    <a:pt x="2463986" y="8356"/>
                                  </a:lnTo>
                                  <a:lnTo>
                                    <a:pt x="2463986" y="4740"/>
                                  </a:lnTo>
                                  <a:lnTo>
                                    <a:pt x="2464629" y="3196"/>
                                  </a:lnTo>
                                  <a:lnTo>
                                    <a:pt x="2467189" y="639"/>
                                  </a:lnTo>
                                  <a:lnTo>
                                    <a:pt x="2468737" y="0"/>
                                  </a:lnTo>
                                  <a:lnTo>
                                    <a:pt x="2472344" y="0"/>
                                  </a:lnTo>
                                  <a:lnTo>
                                    <a:pt x="2473892" y="639"/>
                                  </a:lnTo>
                                  <a:lnTo>
                                    <a:pt x="2476452" y="3196"/>
                                  </a:lnTo>
                                  <a:lnTo>
                                    <a:pt x="2477095" y="4740"/>
                                  </a:lnTo>
                                  <a:lnTo>
                                    <a:pt x="2477095" y="8356"/>
                                  </a:lnTo>
                                  <a:lnTo>
                                    <a:pt x="2476452" y="9900"/>
                                  </a:lnTo>
                                  <a:lnTo>
                                    <a:pt x="2473892" y="12457"/>
                                  </a:lnTo>
                                  <a:lnTo>
                                    <a:pt x="24723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98562" y="13096"/>
                                  </a:moveTo>
                                  <a:lnTo>
                                    <a:pt x="2494942" y="13096"/>
                                  </a:lnTo>
                                  <a:lnTo>
                                    <a:pt x="2493406" y="12457"/>
                                  </a:lnTo>
                                  <a:lnTo>
                                    <a:pt x="2490847" y="9900"/>
                                  </a:lnTo>
                                  <a:lnTo>
                                    <a:pt x="2490204" y="8356"/>
                                  </a:lnTo>
                                  <a:lnTo>
                                    <a:pt x="2490204" y="4740"/>
                                  </a:lnTo>
                                  <a:lnTo>
                                    <a:pt x="2490847" y="3196"/>
                                  </a:lnTo>
                                  <a:lnTo>
                                    <a:pt x="2493406" y="639"/>
                                  </a:lnTo>
                                  <a:lnTo>
                                    <a:pt x="2494942" y="0"/>
                                  </a:lnTo>
                                  <a:lnTo>
                                    <a:pt x="2498562" y="0"/>
                                  </a:lnTo>
                                  <a:lnTo>
                                    <a:pt x="2500110" y="639"/>
                                  </a:lnTo>
                                  <a:lnTo>
                                    <a:pt x="2502658" y="3196"/>
                                  </a:lnTo>
                                  <a:lnTo>
                                    <a:pt x="2503301" y="4740"/>
                                  </a:lnTo>
                                  <a:lnTo>
                                    <a:pt x="2503301" y="8356"/>
                                  </a:lnTo>
                                  <a:lnTo>
                                    <a:pt x="2502658" y="9900"/>
                                  </a:lnTo>
                                  <a:lnTo>
                                    <a:pt x="2500110" y="12457"/>
                                  </a:lnTo>
                                  <a:lnTo>
                                    <a:pt x="24985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24779" y="13096"/>
                                  </a:moveTo>
                                  <a:lnTo>
                                    <a:pt x="2521160" y="13096"/>
                                  </a:lnTo>
                                  <a:lnTo>
                                    <a:pt x="2519612" y="12457"/>
                                  </a:lnTo>
                                  <a:lnTo>
                                    <a:pt x="2517052" y="9900"/>
                                  </a:lnTo>
                                  <a:lnTo>
                                    <a:pt x="2516421" y="8356"/>
                                  </a:lnTo>
                                  <a:lnTo>
                                    <a:pt x="2516421" y="4740"/>
                                  </a:lnTo>
                                  <a:lnTo>
                                    <a:pt x="2517052" y="3196"/>
                                  </a:lnTo>
                                  <a:lnTo>
                                    <a:pt x="2519612" y="639"/>
                                  </a:lnTo>
                                  <a:lnTo>
                                    <a:pt x="2521160" y="0"/>
                                  </a:lnTo>
                                  <a:lnTo>
                                    <a:pt x="2524779" y="0"/>
                                  </a:lnTo>
                                  <a:lnTo>
                                    <a:pt x="2526315" y="639"/>
                                  </a:lnTo>
                                  <a:lnTo>
                                    <a:pt x="2528875" y="3196"/>
                                  </a:lnTo>
                                  <a:lnTo>
                                    <a:pt x="2529518" y="4740"/>
                                  </a:lnTo>
                                  <a:lnTo>
                                    <a:pt x="2529518" y="8356"/>
                                  </a:lnTo>
                                  <a:lnTo>
                                    <a:pt x="2528875" y="9900"/>
                                  </a:lnTo>
                                  <a:lnTo>
                                    <a:pt x="2526315" y="12457"/>
                                  </a:lnTo>
                                  <a:lnTo>
                                    <a:pt x="25247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50985" y="13096"/>
                                  </a:moveTo>
                                  <a:lnTo>
                                    <a:pt x="2547366" y="13096"/>
                                  </a:lnTo>
                                  <a:lnTo>
                                    <a:pt x="2545830" y="12457"/>
                                  </a:lnTo>
                                  <a:lnTo>
                                    <a:pt x="2543270" y="9900"/>
                                  </a:lnTo>
                                  <a:lnTo>
                                    <a:pt x="2542627" y="8356"/>
                                  </a:lnTo>
                                  <a:lnTo>
                                    <a:pt x="2542627" y="4740"/>
                                  </a:lnTo>
                                  <a:lnTo>
                                    <a:pt x="2543270" y="3196"/>
                                  </a:lnTo>
                                  <a:lnTo>
                                    <a:pt x="2545830" y="639"/>
                                  </a:lnTo>
                                  <a:lnTo>
                                    <a:pt x="2547366" y="0"/>
                                  </a:lnTo>
                                  <a:lnTo>
                                    <a:pt x="2550985" y="0"/>
                                  </a:lnTo>
                                  <a:lnTo>
                                    <a:pt x="2552533" y="639"/>
                                  </a:lnTo>
                                  <a:lnTo>
                                    <a:pt x="2555093" y="3196"/>
                                  </a:lnTo>
                                  <a:lnTo>
                                    <a:pt x="2555724" y="4740"/>
                                  </a:lnTo>
                                  <a:lnTo>
                                    <a:pt x="2555724" y="8356"/>
                                  </a:lnTo>
                                  <a:lnTo>
                                    <a:pt x="2555093" y="9900"/>
                                  </a:lnTo>
                                  <a:lnTo>
                                    <a:pt x="2552533" y="12457"/>
                                  </a:lnTo>
                                  <a:lnTo>
                                    <a:pt x="25509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77203" y="13096"/>
                                  </a:moveTo>
                                  <a:lnTo>
                                    <a:pt x="2573583" y="13096"/>
                                  </a:lnTo>
                                  <a:lnTo>
                                    <a:pt x="2572035" y="12457"/>
                                  </a:lnTo>
                                  <a:lnTo>
                                    <a:pt x="2569487" y="9900"/>
                                  </a:lnTo>
                                  <a:lnTo>
                                    <a:pt x="2568844" y="8356"/>
                                  </a:lnTo>
                                  <a:lnTo>
                                    <a:pt x="2568844" y="4740"/>
                                  </a:lnTo>
                                  <a:lnTo>
                                    <a:pt x="2569487" y="3196"/>
                                  </a:lnTo>
                                  <a:lnTo>
                                    <a:pt x="2572035" y="639"/>
                                  </a:lnTo>
                                  <a:lnTo>
                                    <a:pt x="2573583" y="0"/>
                                  </a:lnTo>
                                  <a:lnTo>
                                    <a:pt x="2577203" y="0"/>
                                  </a:lnTo>
                                  <a:lnTo>
                                    <a:pt x="2578739" y="639"/>
                                  </a:lnTo>
                                  <a:lnTo>
                                    <a:pt x="2581298" y="3196"/>
                                  </a:lnTo>
                                  <a:lnTo>
                                    <a:pt x="2581941" y="4740"/>
                                  </a:lnTo>
                                  <a:lnTo>
                                    <a:pt x="2581941" y="8356"/>
                                  </a:lnTo>
                                  <a:lnTo>
                                    <a:pt x="2581298" y="9900"/>
                                  </a:lnTo>
                                  <a:lnTo>
                                    <a:pt x="2578739" y="12457"/>
                                  </a:lnTo>
                                  <a:lnTo>
                                    <a:pt x="2577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03408" y="13096"/>
                                  </a:moveTo>
                                  <a:lnTo>
                                    <a:pt x="2599801" y="13096"/>
                                  </a:lnTo>
                                  <a:lnTo>
                                    <a:pt x="2598253" y="12457"/>
                                  </a:lnTo>
                                  <a:lnTo>
                                    <a:pt x="2595693" y="9900"/>
                                  </a:lnTo>
                                  <a:lnTo>
                                    <a:pt x="2595050" y="8356"/>
                                  </a:lnTo>
                                  <a:lnTo>
                                    <a:pt x="2595050" y="4740"/>
                                  </a:lnTo>
                                  <a:lnTo>
                                    <a:pt x="2595693" y="3196"/>
                                  </a:lnTo>
                                  <a:lnTo>
                                    <a:pt x="2598253" y="639"/>
                                  </a:lnTo>
                                  <a:lnTo>
                                    <a:pt x="2599801" y="0"/>
                                  </a:lnTo>
                                  <a:lnTo>
                                    <a:pt x="2603408" y="0"/>
                                  </a:lnTo>
                                  <a:lnTo>
                                    <a:pt x="2604956" y="639"/>
                                  </a:lnTo>
                                  <a:lnTo>
                                    <a:pt x="2607516" y="3196"/>
                                  </a:lnTo>
                                  <a:lnTo>
                                    <a:pt x="2608147" y="4740"/>
                                  </a:lnTo>
                                  <a:lnTo>
                                    <a:pt x="2608147" y="8356"/>
                                  </a:lnTo>
                                  <a:lnTo>
                                    <a:pt x="2607516" y="9900"/>
                                  </a:lnTo>
                                  <a:lnTo>
                                    <a:pt x="2604956" y="12457"/>
                                  </a:lnTo>
                                  <a:lnTo>
                                    <a:pt x="26034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29626" y="13096"/>
                                  </a:moveTo>
                                  <a:lnTo>
                                    <a:pt x="2626006" y="13096"/>
                                  </a:lnTo>
                                  <a:lnTo>
                                    <a:pt x="2624470" y="12457"/>
                                  </a:lnTo>
                                  <a:lnTo>
                                    <a:pt x="2621911" y="9900"/>
                                  </a:lnTo>
                                  <a:lnTo>
                                    <a:pt x="2621268" y="8356"/>
                                  </a:lnTo>
                                  <a:lnTo>
                                    <a:pt x="2621268" y="4740"/>
                                  </a:lnTo>
                                  <a:lnTo>
                                    <a:pt x="2621911" y="3196"/>
                                  </a:lnTo>
                                  <a:lnTo>
                                    <a:pt x="2624470" y="639"/>
                                  </a:lnTo>
                                  <a:lnTo>
                                    <a:pt x="2626006" y="0"/>
                                  </a:lnTo>
                                  <a:lnTo>
                                    <a:pt x="2629626" y="0"/>
                                  </a:lnTo>
                                  <a:lnTo>
                                    <a:pt x="2631174" y="639"/>
                                  </a:lnTo>
                                  <a:lnTo>
                                    <a:pt x="2633722" y="3196"/>
                                  </a:lnTo>
                                  <a:lnTo>
                                    <a:pt x="2634365" y="4740"/>
                                  </a:lnTo>
                                  <a:lnTo>
                                    <a:pt x="2634365" y="8356"/>
                                  </a:lnTo>
                                  <a:lnTo>
                                    <a:pt x="2633722" y="9900"/>
                                  </a:lnTo>
                                  <a:lnTo>
                                    <a:pt x="2631174" y="12457"/>
                                  </a:lnTo>
                                  <a:lnTo>
                                    <a:pt x="26296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55843" y="13096"/>
                                  </a:moveTo>
                                  <a:lnTo>
                                    <a:pt x="2652224" y="13096"/>
                                  </a:lnTo>
                                  <a:lnTo>
                                    <a:pt x="2650676" y="12457"/>
                                  </a:lnTo>
                                  <a:lnTo>
                                    <a:pt x="2648116" y="9900"/>
                                  </a:lnTo>
                                  <a:lnTo>
                                    <a:pt x="2647485" y="8356"/>
                                  </a:lnTo>
                                  <a:lnTo>
                                    <a:pt x="2647485" y="4740"/>
                                  </a:lnTo>
                                  <a:lnTo>
                                    <a:pt x="2648116" y="3196"/>
                                  </a:lnTo>
                                  <a:lnTo>
                                    <a:pt x="2650676" y="639"/>
                                  </a:lnTo>
                                  <a:lnTo>
                                    <a:pt x="2652224" y="0"/>
                                  </a:lnTo>
                                  <a:lnTo>
                                    <a:pt x="2655843" y="0"/>
                                  </a:lnTo>
                                  <a:lnTo>
                                    <a:pt x="2657379" y="639"/>
                                  </a:lnTo>
                                  <a:lnTo>
                                    <a:pt x="2659939" y="3196"/>
                                  </a:lnTo>
                                  <a:lnTo>
                                    <a:pt x="2660582" y="4740"/>
                                  </a:lnTo>
                                  <a:lnTo>
                                    <a:pt x="2660582" y="8356"/>
                                  </a:lnTo>
                                  <a:lnTo>
                                    <a:pt x="2659939" y="9900"/>
                                  </a:lnTo>
                                  <a:lnTo>
                                    <a:pt x="2657379" y="12457"/>
                                  </a:lnTo>
                                  <a:lnTo>
                                    <a:pt x="26558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82049" y="13096"/>
                                  </a:moveTo>
                                  <a:lnTo>
                                    <a:pt x="2678430" y="13096"/>
                                  </a:lnTo>
                                  <a:lnTo>
                                    <a:pt x="2676894" y="12457"/>
                                  </a:lnTo>
                                  <a:lnTo>
                                    <a:pt x="2674334" y="9900"/>
                                  </a:lnTo>
                                  <a:lnTo>
                                    <a:pt x="2673691" y="8356"/>
                                  </a:lnTo>
                                  <a:lnTo>
                                    <a:pt x="2673691" y="4740"/>
                                  </a:lnTo>
                                  <a:lnTo>
                                    <a:pt x="2674334" y="3196"/>
                                  </a:lnTo>
                                  <a:lnTo>
                                    <a:pt x="2676894" y="639"/>
                                  </a:lnTo>
                                  <a:lnTo>
                                    <a:pt x="2678430" y="0"/>
                                  </a:lnTo>
                                  <a:lnTo>
                                    <a:pt x="2682049" y="0"/>
                                  </a:lnTo>
                                  <a:lnTo>
                                    <a:pt x="2683597" y="639"/>
                                  </a:lnTo>
                                  <a:lnTo>
                                    <a:pt x="2686157" y="3196"/>
                                  </a:lnTo>
                                  <a:lnTo>
                                    <a:pt x="2686788" y="4740"/>
                                  </a:lnTo>
                                  <a:lnTo>
                                    <a:pt x="2686788" y="8356"/>
                                  </a:lnTo>
                                  <a:lnTo>
                                    <a:pt x="2686157" y="9900"/>
                                  </a:lnTo>
                                  <a:lnTo>
                                    <a:pt x="2683597" y="12457"/>
                                  </a:lnTo>
                                  <a:lnTo>
                                    <a:pt x="26820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8267" y="13096"/>
                                  </a:moveTo>
                                  <a:lnTo>
                                    <a:pt x="2704647" y="13096"/>
                                  </a:lnTo>
                                  <a:lnTo>
                                    <a:pt x="2703099" y="12457"/>
                                  </a:lnTo>
                                  <a:lnTo>
                                    <a:pt x="2700551" y="9900"/>
                                  </a:lnTo>
                                  <a:lnTo>
                                    <a:pt x="2699908" y="8356"/>
                                  </a:lnTo>
                                  <a:lnTo>
                                    <a:pt x="2699908" y="4740"/>
                                  </a:lnTo>
                                  <a:lnTo>
                                    <a:pt x="2700551" y="3196"/>
                                  </a:lnTo>
                                  <a:lnTo>
                                    <a:pt x="2703099" y="639"/>
                                  </a:lnTo>
                                  <a:lnTo>
                                    <a:pt x="2704647" y="0"/>
                                  </a:lnTo>
                                  <a:lnTo>
                                    <a:pt x="2708267" y="0"/>
                                  </a:lnTo>
                                  <a:lnTo>
                                    <a:pt x="2709803" y="639"/>
                                  </a:lnTo>
                                  <a:lnTo>
                                    <a:pt x="2712362" y="3196"/>
                                  </a:lnTo>
                                  <a:lnTo>
                                    <a:pt x="2713005" y="4740"/>
                                  </a:lnTo>
                                  <a:lnTo>
                                    <a:pt x="2713005" y="8356"/>
                                  </a:lnTo>
                                  <a:lnTo>
                                    <a:pt x="2712362" y="9900"/>
                                  </a:lnTo>
                                  <a:lnTo>
                                    <a:pt x="2709803" y="12457"/>
                                  </a:lnTo>
                                  <a:lnTo>
                                    <a:pt x="2708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34472" y="13096"/>
                                  </a:moveTo>
                                  <a:lnTo>
                                    <a:pt x="2730865" y="13096"/>
                                  </a:lnTo>
                                  <a:lnTo>
                                    <a:pt x="2729317" y="12457"/>
                                  </a:lnTo>
                                  <a:lnTo>
                                    <a:pt x="2726757" y="9900"/>
                                  </a:lnTo>
                                  <a:lnTo>
                                    <a:pt x="2726114" y="8356"/>
                                  </a:lnTo>
                                  <a:lnTo>
                                    <a:pt x="2726114" y="4740"/>
                                  </a:lnTo>
                                  <a:lnTo>
                                    <a:pt x="2726757" y="3196"/>
                                  </a:lnTo>
                                  <a:lnTo>
                                    <a:pt x="2729317" y="639"/>
                                  </a:lnTo>
                                  <a:lnTo>
                                    <a:pt x="2730865" y="0"/>
                                  </a:lnTo>
                                  <a:lnTo>
                                    <a:pt x="2734472" y="0"/>
                                  </a:lnTo>
                                  <a:lnTo>
                                    <a:pt x="2736020" y="639"/>
                                  </a:lnTo>
                                  <a:lnTo>
                                    <a:pt x="2738580" y="3196"/>
                                  </a:lnTo>
                                  <a:lnTo>
                                    <a:pt x="2739211" y="4740"/>
                                  </a:lnTo>
                                  <a:lnTo>
                                    <a:pt x="2739211" y="8356"/>
                                  </a:lnTo>
                                  <a:lnTo>
                                    <a:pt x="2738580" y="9900"/>
                                  </a:lnTo>
                                  <a:lnTo>
                                    <a:pt x="2736020" y="12457"/>
                                  </a:lnTo>
                                  <a:lnTo>
                                    <a:pt x="2734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60690" y="13096"/>
                                  </a:moveTo>
                                  <a:lnTo>
                                    <a:pt x="2757070" y="13096"/>
                                  </a:lnTo>
                                  <a:lnTo>
                                    <a:pt x="2755523" y="12457"/>
                                  </a:lnTo>
                                  <a:lnTo>
                                    <a:pt x="2752975" y="9900"/>
                                  </a:lnTo>
                                  <a:lnTo>
                                    <a:pt x="2752332" y="8356"/>
                                  </a:lnTo>
                                  <a:lnTo>
                                    <a:pt x="2752332" y="4740"/>
                                  </a:lnTo>
                                  <a:lnTo>
                                    <a:pt x="2752975" y="3196"/>
                                  </a:lnTo>
                                  <a:lnTo>
                                    <a:pt x="2755523" y="639"/>
                                  </a:lnTo>
                                  <a:lnTo>
                                    <a:pt x="2757070" y="0"/>
                                  </a:lnTo>
                                  <a:lnTo>
                                    <a:pt x="2760690" y="0"/>
                                  </a:lnTo>
                                  <a:lnTo>
                                    <a:pt x="2762238" y="639"/>
                                  </a:lnTo>
                                  <a:lnTo>
                                    <a:pt x="2764786" y="3196"/>
                                  </a:lnTo>
                                  <a:lnTo>
                                    <a:pt x="2765429" y="4740"/>
                                  </a:lnTo>
                                  <a:lnTo>
                                    <a:pt x="2765429" y="8356"/>
                                  </a:lnTo>
                                  <a:lnTo>
                                    <a:pt x="2764786" y="9900"/>
                                  </a:lnTo>
                                  <a:lnTo>
                                    <a:pt x="2762238" y="12457"/>
                                  </a:lnTo>
                                  <a:lnTo>
                                    <a:pt x="27606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86896" y="13096"/>
                                  </a:moveTo>
                                  <a:lnTo>
                                    <a:pt x="2783288" y="13096"/>
                                  </a:lnTo>
                                  <a:lnTo>
                                    <a:pt x="2781740" y="12457"/>
                                  </a:lnTo>
                                  <a:lnTo>
                                    <a:pt x="2779180" y="9900"/>
                                  </a:lnTo>
                                  <a:lnTo>
                                    <a:pt x="2778549" y="8356"/>
                                  </a:lnTo>
                                  <a:lnTo>
                                    <a:pt x="2778549" y="4740"/>
                                  </a:lnTo>
                                  <a:lnTo>
                                    <a:pt x="2779180" y="3196"/>
                                  </a:lnTo>
                                  <a:lnTo>
                                    <a:pt x="2781740" y="639"/>
                                  </a:lnTo>
                                  <a:lnTo>
                                    <a:pt x="2783288" y="0"/>
                                  </a:lnTo>
                                  <a:lnTo>
                                    <a:pt x="2786896" y="0"/>
                                  </a:lnTo>
                                  <a:lnTo>
                                    <a:pt x="2788443" y="639"/>
                                  </a:lnTo>
                                  <a:lnTo>
                                    <a:pt x="2791003" y="3196"/>
                                  </a:lnTo>
                                  <a:lnTo>
                                    <a:pt x="2791646" y="4740"/>
                                  </a:lnTo>
                                  <a:lnTo>
                                    <a:pt x="2791646" y="8356"/>
                                  </a:lnTo>
                                  <a:lnTo>
                                    <a:pt x="2791003" y="9900"/>
                                  </a:lnTo>
                                  <a:lnTo>
                                    <a:pt x="2788443" y="12457"/>
                                  </a:lnTo>
                                  <a:lnTo>
                                    <a:pt x="27868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13113" y="13096"/>
                                  </a:moveTo>
                                  <a:lnTo>
                                    <a:pt x="2809494" y="13096"/>
                                  </a:lnTo>
                                  <a:lnTo>
                                    <a:pt x="2807958" y="12457"/>
                                  </a:lnTo>
                                  <a:lnTo>
                                    <a:pt x="2805398" y="9900"/>
                                  </a:lnTo>
                                  <a:lnTo>
                                    <a:pt x="2804755" y="8356"/>
                                  </a:lnTo>
                                  <a:lnTo>
                                    <a:pt x="2804755" y="4740"/>
                                  </a:lnTo>
                                  <a:lnTo>
                                    <a:pt x="2805398" y="3196"/>
                                  </a:lnTo>
                                  <a:lnTo>
                                    <a:pt x="2807958" y="639"/>
                                  </a:lnTo>
                                  <a:lnTo>
                                    <a:pt x="2809494" y="0"/>
                                  </a:lnTo>
                                  <a:lnTo>
                                    <a:pt x="2813113" y="0"/>
                                  </a:lnTo>
                                  <a:lnTo>
                                    <a:pt x="2814661" y="639"/>
                                  </a:lnTo>
                                  <a:lnTo>
                                    <a:pt x="2817209" y="3196"/>
                                  </a:lnTo>
                                  <a:lnTo>
                                    <a:pt x="2817852" y="4740"/>
                                  </a:lnTo>
                                  <a:lnTo>
                                    <a:pt x="2817852" y="8356"/>
                                  </a:lnTo>
                                  <a:lnTo>
                                    <a:pt x="2817209" y="9900"/>
                                  </a:lnTo>
                                  <a:lnTo>
                                    <a:pt x="2814661" y="12457"/>
                                  </a:lnTo>
                                  <a:lnTo>
                                    <a:pt x="28131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39331" y="13096"/>
                                  </a:moveTo>
                                  <a:lnTo>
                                    <a:pt x="2835711" y="13096"/>
                                  </a:lnTo>
                                  <a:lnTo>
                                    <a:pt x="2834163" y="12457"/>
                                  </a:lnTo>
                                  <a:lnTo>
                                    <a:pt x="2831603" y="9900"/>
                                  </a:lnTo>
                                  <a:lnTo>
                                    <a:pt x="2830972" y="8356"/>
                                  </a:lnTo>
                                  <a:lnTo>
                                    <a:pt x="2830972" y="4740"/>
                                  </a:lnTo>
                                  <a:lnTo>
                                    <a:pt x="2831603" y="3196"/>
                                  </a:lnTo>
                                  <a:lnTo>
                                    <a:pt x="2834163" y="639"/>
                                  </a:lnTo>
                                  <a:lnTo>
                                    <a:pt x="2835711" y="0"/>
                                  </a:lnTo>
                                  <a:lnTo>
                                    <a:pt x="2839331" y="0"/>
                                  </a:lnTo>
                                  <a:lnTo>
                                    <a:pt x="2840867" y="639"/>
                                  </a:lnTo>
                                  <a:lnTo>
                                    <a:pt x="2843426" y="3196"/>
                                  </a:lnTo>
                                  <a:lnTo>
                                    <a:pt x="2844069" y="4740"/>
                                  </a:lnTo>
                                  <a:lnTo>
                                    <a:pt x="2844069" y="8356"/>
                                  </a:lnTo>
                                  <a:lnTo>
                                    <a:pt x="2843426" y="9900"/>
                                  </a:lnTo>
                                  <a:lnTo>
                                    <a:pt x="2840867" y="12457"/>
                                  </a:lnTo>
                                  <a:lnTo>
                                    <a:pt x="28393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65536" y="13096"/>
                                  </a:moveTo>
                                  <a:lnTo>
                                    <a:pt x="2861917" y="13096"/>
                                  </a:lnTo>
                                  <a:lnTo>
                                    <a:pt x="2860381" y="12457"/>
                                  </a:lnTo>
                                  <a:lnTo>
                                    <a:pt x="2857821" y="9900"/>
                                  </a:lnTo>
                                  <a:lnTo>
                                    <a:pt x="2857178" y="8356"/>
                                  </a:lnTo>
                                  <a:lnTo>
                                    <a:pt x="2857178" y="4740"/>
                                  </a:lnTo>
                                  <a:lnTo>
                                    <a:pt x="2857821" y="3196"/>
                                  </a:lnTo>
                                  <a:lnTo>
                                    <a:pt x="2860381" y="639"/>
                                  </a:lnTo>
                                  <a:lnTo>
                                    <a:pt x="2861917" y="0"/>
                                  </a:lnTo>
                                  <a:lnTo>
                                    <a:pt x="2865536" y="0"/>
                                  </a:lnTo>
                                  <a:lnTo>
                                    <a:pt x="2867084" y="639"/>
                                  </a:lnTo>
                                  <a:lnTo>
                                    <a:pt x="2869644" y="3196"/>
                                  </a:lnTo>
                                  <a:lnTo>
                                    <a:pt x="2870275" y="4740"/>
                                  </a:lnTo>
                                  <a:lnTo>
                                    <a:pt x="2870275" y="8356"/>
                                  </a:lnTo>
                                  <a:lnTo>
                                    <a:pt x="2869644" y="9900"/>
                                  </a:lnTo>
                                  <a:lnTo>
                                    <a:pt x="2867084" y="12457"/>
                                  </a:lnTo>
                                  <a:lnTo>
                                    <a:pt x="28655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91754" y="13096"/>
                                  </a:moveTo>
                                  <a:lnTo>
                                    <a:pt x="2888134" y="13096"/>
                                  </a:lnTo>
                                  <a:lnTo>
                                    <a:pt x="2886587" y="12457"/>
                                  </a:lnTo>
                                  <a:lnTo>
                                    <a:pt x="2884039" y="9900"/>
                                  </a:lnTo>
                                  <a:lnTo>
                                    <a:pt x="2883396" y="8356"/>
                                  </a:lnTo>
                                  <a:lnTo>
                                    <a:pt x="2883396" y="4740"/>
                                  </a:lnTo>
                                  <a:lnTo>
                                    <a:pt x="2884039" y="3196"/>
                                  </a:lnTo>
                                  <a:lnTo>
                                    <a:pt x="2886587" y="639"/>
                                  </a:lnTo>
                                  <a:lnTo>
                                    <a:pt x="2888134" y="0"/>
                                  </a:lnTo>
                                  <a:lnTo>
                                    <a:pt x="2891754" y="0"/>
                                  </a:lnTo>
                                  <a:lnTo>
                                    <a:pt x="2893290" y="639"/>
                                  </a:lnTo>
                                  <a:lnTo>
                                    <a:pt x="2895850" y="3196"/>
                                  </a:lnTo>
                                  <a:lnTo>
                                    <a:pt x="2896493" y="4740"/>
                                  </a:lnTo>
                                  <a:lnTo>
                                    <a:pt x="2896493" y="8356"/>
                                  </a:lnTo>
                                  <a:lnTo>
                                    <a:pt x="2895850" y="9900"/>
                                  </a:lnTo>
                                  <a:lnTo>
                                    <a:pt x="2893290" y="12457"/>
                                  </a:lnTo>
                                  <a:lnTo>
                                    <a:pt x="28917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17960" y="13096"/>
                                  </a:moveTo>
                                  <a:lnTo>
                                    <a:pt x="2914352" y="13096"/>
                                  </a:lnTo>
                                  <a:lnTo>
                                    <a:pt x="2912804" y="12457"/>
                                  </a:lnTo>
                                  <a:lnTo>
                                    <a:pt x="2910244" y="9900"/>
                                  </a:lnTo>
                                  <a:lnTo>
                                    <a:pt x="2909613" y="8356"/>
                                  </a:lnTo>
                                  <a:lnTo>
                                    <a:pt x="2909613" y="4740"/>
                                  </a:lnTo>
                                  <a:lnTo>
                                    <a:pt x="2910244" y="3196"/>
                                  </a:lnTo>
                                  <a:lnTo>
                                    <a:pt x="2912804" y="639"/>
                                  </a:lnTo>
                                  <a:lnTo>
                                    <a:pt x="2914352" y="0"/>
                                  </a:lnTo>
                                  <a:lnTo>
                                    <a:pt x="2917960" y="0"/>
                                  </a:lnTo>
                                  <a:lnTo>
                                    <a:pt x="2919507" y="639"/>
                                  </a:lnTo>
                                  <a:lnTo>
                                    <a:pt x="2922067" y="3196"/>
                                  </a:lnTo>
                                  <a:lnTo>
                                    <a:pt x="2922710" y="4740"/>
                                  </a:lnTo>
                                  <a:lnTo>
                                    <a:pt x="2922710" y="8356"/>
                                  </a:lnTo>
                                  <a:lnTo>
                                    <a:pt x="2922067" y="9900"/>
                                  </a:lnTo>
                                  <a:lnTo>
                                    <a:pt x="2919507" y="12457"/>
                                  </a:lnTo>
                                  <a:lnTo>
                                    <a:pt x="29179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44177" y="13096"/>
                                  </a:moveTo>
                                  <a:lnTo>
                                    <a:pt x="2940558" y="13096"/>
                                  </a:lnTo>
                                  <a:lnTo>
                                    <a:pt x="2939022" y="12457"/>
                                  </a:lnTo>
                                  <a:lnTo>
                                    <a:pt x="2936462" y="9900"/>
                                  </a:lnTo>
                                  <a:lnTo>
                                    <a:pt x="2935819" y="8356"/>
                                  </a:lnTo>
                                  <a:lnTo>
                                    <a:pt x="2935819" y="4740"/>
                                  </a:lnTo>
                                  <a:lnTo>
                                    <a:pt x="2936462" y="3196"/>
                                  </a:lnTo>
                                  <a:lnTo>
                                    <a:pt x="2939022" y="639"/>
                                  </a:lnTo>
                                  <a:lnTo>
                                    <a:pt x="2940558" y="0"/>
                                  </a:lnTo>
                                  <a:lnTo>
                                    <a:pt x="2944177" y="0"/>
                                  </a:lnTo>
                                  <a:lnTo>
                                    <a:pt x="2945725" y="639"/>
                                  </a:lnTo>
                                  <a:lnTo>
                                    <a:pt x="2948273" y="3196"/>
                                  </a:lnTo>
                                  <a:lnTo>
                                    <a:pt x="2948916" y="4740"/>
                                  </a:lnTo>
                                  <a:lnTo>
                                    <a:pt x="2948916" y="8356"/>
                                  </a:lnTo>
                                  <a:lnTo>
                                    <a:pt x="2948273" y="9900"/>
                                  </a:lnTo>
                                  <a:lnTo>
                                    <a:pt x="2945725" y="12457"/>
                                  </a:lnTo>
                                  <a:lnTo>
                                    <a:pt x="29441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70395" y="13096"/>
                                  </a:moveTo>
                                  <a:lnTo>
                                    <a:pt x="2966775" y="13096"/>
                                  </a:lnTo>
                                  <a:lnTo>
                                    <a:pt x="2965227" y="12457"/>
                                  </a:lnTo>
                                  <a:lnTo>
                                    <a:pt x="2962667" y="9900"/>
                                  </a:lnTo>
                                  <a:lnTo>
                                    <a:pt x="2962036" y="8356"/>
                                  </a:lnTo>
                                  <a:lnTo>
                                    <a:pt x="2962036" y="4740"/>
                                  </a:lnTo>
                                  <a:lnTo>
                                    <a:pt x="2962667" y="3196"/>
                                  </a:lnTo>
                                  <a:lnTo>
                                    <a:pt x="2965227" y="639"/>
                                  </a:lnTo>
                                  <a:lnTo>
                                    <a:pt x="2966775" y="0"/>
                                  </a:lnTo>
                                  <a:lnTo>
                                    <a:pt x="2970395" y="0"/>
                                  </a:lnTo>
                                  <a:lnTo>
                                    <a:pt x="2971931" y="639"/>
                                  </a:lnTo>
                                  <a:lnTo>
                                    <a:pt x="2974490" y="3196"/>
                                  </a:lnTo>
                                  <a:lnTo>
                                    <a:pt x="2975133" y="4740"/>
                                  </a:lnTo>
                                  <a:lnTo>
                                    <a:pt x="2975133" y="8356"/>
                                  </a:lnTo>
                                  <a:lnTo>
                                    <a:pt x="2974490" y="9900"/>
                                  </a:lnTo>
                                  <a:lnTo>
                                    <a:pt x="2971931" y="12457"/>
                                  </a:lnTo>
                                  <a:lnTo>
                                    <a:pt x="29703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96600" y="13096"/>
                                  </a:moveTo>
                                  <a:lnTo>
                                    <a:pt x="2992981" y="13096"/>
                                  </a:lnTo>
                                  <a:lnTo>
                                    <a:pt x="2991445" y="12457"/>
                                  </a:lnTo>
                                  <a:lnTo>
                                    <a:pt x="2988885" y="9900"/>
                                  </a:lnTo>
                                  <a:lnTo>
                                    <a:pt x="2988242" y="8356"/>
                                  </a:lnTo>
                                  <a:lnTo>
                                    <a:pt x="2988242" y="4740"/>
                                  </a:lnTo>
                                  <a:lnTo>
                                    <a:pt x="2988885" y="3196"/>
                                  </a:lnTo>
                                  <a:lnTo>
                                    <a:pt x="2991445" y="639"/>
                                  </a:lnTo>
                                  <a:lnTo>
                                    <a:pt x="2992981" y="0"/>
                                  </a:lnTo>
                                  <a:lnTo>
                                    <a:pt x="2996600" y="0"/>
                                  </a:lnTo>
                                  <a:lnTo>
                                    <a:pt x="2998148" y="639"/>
                                  </a:lnTo>
                                  <a:lnTo>
                                    <a:pt x="3000708" y="3196"/>
                                  </a:lnTo>
                                  <a:lnTo>
                                    <a:pt x="3001339" y="4740"/>
                                  </a:lnTo>
                                  <a:lnTo>
                                    <a:pt x="3001339" y="8356"/>
                                  </a:lnTo>
                                  <a:lnTo>
                                    <a:pt x="3000708" y="9900"/>
                                  </a:lnTo>
                                  <a:lnTo>
                                    <a:pt x="2998148" y="12457"/>
                                  </a:lnTo>
                                  <a:lnTo>
                                    <a:pt x="29966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22818" y="13096"/>
                                  </a:moveTo>
                                  <a:lnTo>
                                    <a:pt x="3019198" y="13096"/>
                                  </a:lnTo>
                                  <a:lnTo>
                                    <a:pt x="3017651" y="12457"/>
                                  </a:lnTo>
                                  <a:lnTo>
                                    <a:pt x="3015103" y="9900"/>
                                  </a:lnTo>
                                  <a:lnTo>
                                    <a:pt x="3014460" y="8356"/>
                                  </a:lnTo>
                                  <a:lnTo>
                                    <a:pt x="3014460" y="4740"/>
                                  </a:lnTo>
                                  <a:lnTo>
                                    <a:pt x="3015103" y="3196"/>
                                  </a:lnTo>
                                  <a:lnTo>
                                    <a:pt x="3017651" y="639"/>
                                  </a:lnTo>
                                  <a:lnTo>
                                    <a:pt x="3019198" y="0"/>
                                  </a:lnTo>
                                  <a:lnTo>
                                    <a:pt x="3022818" y="0"/>
                                  </a:lnTo>
                                  <a:lnTo>
                                    <a:pt x="3024354" y="639"/>
                                  </a:lnTo>
                                  <a:lnTo>
                                    <a:pt x="3026914" y="3196"/>
                                  </a:lnTo>
                                  <a:lnTo>
                                    <a:pt x="3027557" y="4740"/>
                                  </a:lnTo>
                                  <a:lnTo>
                                    <a:pt x="3027557" y="8356"/>
                                  </a:lnTo>
                                  <a:lnTo>
                                    <a:pt x="3026914" y="9900"/>
                                  </a:lnTo>
                                  <a:lnTo>
                                    <a:pt x="3024354" y="12457"/>
                                  </a:lnTo>
                                  <a:lnTo>
                                    <a:pt x="30228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49024" y="13096"/>
                                  </a:moveTo>
                                  <a:lnTo>
                                    <a:pt x="3045416" y="13096"/>
                                  </a:lnTo>
                                  <a:lnTo>
                                    <a:pt x="3043868" y="12457"/>
                                  </a:lnTo>
                                  <a:lnTo>
                                    <a:pt x="3041308" y="9900"/>
                                  </a:lnTo>
                                  <a:lnTo>
                                    <a:pt x="3040665" y="8356"/>
                                  </a:lnTo>
                                  <a:lnTo>
                                    <a:pt x="3040665" y="4740"/>
                                  </a:lnTo>
                                  <a:lnTo>
                                    <a:pt x="3041308" y="3196"/>
                                  </a:lnTo>
                                  <a:lnTo>
                                    <a:pt x="3043868" y="639"/>
                                  </a:lnTo>
                                  <a:lnTo>
                                    <a:pt x="3045416" y="0"/>
                                  </a:lnTo>
                                  <a:lnTo>
                                    <a:pt x="3049024" y="0"/>
                                  </a:lnTo>
                                  <a:lnTo>
                                    <a:pt x="3050571" y="639"/>
                                  </a:lnTo>
                                  <a:lnTo>
                                    <a:pt x="3053131" y="3196"/>
                                  </a:lnTo>
                                  <a:lnTo>
                                    <a:pt x="3053762" y="4740"/>
                                  </a:lnTo>
                                  <a:lnTo>
                                    <a:pt x="3053762" y="8356"/>
                                  </a:lnTo>
                                  <a:lnTo>
                                    <a:pt x="3053131" y="9900"/>
                                  </a:lnTo>
                                  <a:lnTo>
                                    <a:pt x="3050571" y="12457"/>
                                  </a:lnTo>
                                  <a:lnTo>
                                    <a:pt x="30490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75241" y="13096"/>
                                  </a:moveTo>
                                  <a:lnTo>
                                    <a:pt x="3071622" y="13096"/>
                                  </a:lnTo>
                                  <a:lnTo>
                                    <a:pt x="3070086" y="12457"/>
                                  </a:lnTo>
                                  <a:lnTo>
                                    <a:pt x="3067526" y="9900"/>
                                  </a:lnTo>
                                  <a:lnTo>
                                    <a:pt x="3066883" y="8356"/>
                                  </a:lnTo>
                                  <a:lnTo>
                                    <a:pt x="3066883" y="4740"/>
                                  </a:lnTo>
                                  <a:lnTo>
                                    <a:pt x="3067526" y="3196"/>
                                  </a:lnTo>
                                  <a:lnTo>
                                    <a:pt x="3070086" y="639"/>
                                  </a:lnTo>
                                  <a:lnTo>
                                    <a:pt x="3071622" y="0"/>
                                  </a:lnTo>
                                  <a:lnTo>
                                    <a:pt x="3075241" y="0"/>
                                  </a:lnTo>
                                  <a:lnTo>
                                    <a:pt x="3076789" y="639"/>
                                  </a:lnTo>
                                  <a:lnTo>
                                    <a:pt x="3079337" y="3196"/>
                                  </a:lnTo>
                                  <a:lnTo>
                                    <a:pt x="3079980" y="4740"/>
                                  </a:lnTo>
                                  <a:lnTo>
                                    <a:pt x="3079980" y="8356"/>
                                  </a:lnTo>
                                  <a:lnTo>
                                    <a:pt x="3079337" y="9900"/>
                                  </a:lnTo>
                                  <a:lnTo>
                                    <a:pt x="3076789" y="12457"/>
                                  </a:lnTo>
                                  <a:lnTo>
                                    <a:pt x="30752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01459" y="13096"/>
                                  </a:moveTo>
                                  <a:lnTo>
                                    <a:pt x="3097839" y="13096"/>
                                  </a:lnTo>
                                  <a:lnTo>
                                    <a:pt x="3096291" y="12457"/>
                                  </a:lnTo>
                                  <a:lnTo>
                                    <a:pt x="3093731" y="9900"/>
                                  </a:lnTo>
                                  <a:lnTo>
                                    <a:pt x="3093100" y="8356"/>
                                  </a:lnTo>
                                  <a:lnTo>
                                    <a:pt x="3093100" y="4740"/>
                                  </a:lnTo>
                                  <a:lnTo>
                                    <a:pt x="3093731" y="3196"/>
                                  </a:lnTo>
                                  <a:lnTo>
                                    <a:pt x="3096291" y="639"/>
                                  </a:lnTo>
                                  <a:lnTo>
                                    <a:pt x="3097839" y="0"/>
                                  </a:lnTo>
                                  <a:lnTo>
                                    <a:pt x="3101459" y="0"/>
                                  </a:lnTo>
                                  <a:lnTo>
                                    <a:pt x="3102995" y="639"/>
                                  </a:lnTo>
                                  <a:lnTo>
                                    <a:pt x="3105554" y="3196"/>
                                  </a:lnTo>
                                  <a:lnTo>
                                    <a:pt x="3106197" y="4740"/>
                                  </a:lnTo>
                                  <a:lnTo>
                                    <a:pt x="3106197" y="8356"/>
                                  </a:lnTo>
                                  <a:lnTo>
                                    <a:pt x="3105554" y="9900"/>
                                  </a:lnTo>
                                  <a:lnTo>
                                    <a:pt x="3102995" y="12457"/>
                                  </a:lnTo>
                                  <a:lnTo>
                                    <a:pt x="31014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27664" y="13096"/>
                                  </a:moveTo>
                                  <a:lnTo>
                                    <a:pt x="3124045" y="13096"/>
                                  </a:lnTo>
                                  <a:lnTo>
                                    <a:pt x="3122509" y="12457"/>
                                  </a:lnTo>
                                  <a:lnTo>
                                    <a:pt x="3119949" y="9900"/>
                                  </a:lnTo>
                                  <a:lnTo>
                                    <a:pt x="3119306" y="8356"/>
                                  </a:lnTo>
                                  <a:lnTo>
                                    <a:pt x="3119306" y="4740"/>
                                  </a:lnTo>
                                  <a:lnTo>
                                    <a:pt x="3119949" y="3196"/>
                                  </a:lnTo>
                                  <a:lnTo>
                                    <a:pt x="3122509" y="639"/>
                                  </a:lnTo>
                                  <a:lnTo>
                                    <a:pt x="3124045" y="0"/>
                                  </a:lnTo>
                                  <a:lnTo>
                                    <a:pt x="3127664" y="0"/>
                                  </a:lnTo>
                                  <a:lnTo>
                                    <a:pt x="3129212" y="639"/>
                                  </a:lnTo>
                                  <a:lnTo>
                                    <a:pt x="3131772" y="3196"/>
                                  </a:lnTo>
                                  <a:lnTo>
                                    <a:pt x="3132403" y="4740"/>
                                  </a:lnTo>
                                  <a:lnTo>
                                    <a:pt x="3132403" y="8356"/>
                                  </a:lnTo>
                                  <a:lnTo>
                                    <a:pt x="3131772" y="9900"/>
                                  </a:lnTo>
                                  <a:lnTo>
                                    <a:pt x="3129212" y="12457"/>
                                  </a:lnTo>
                                  <a:lnTo>
                                    <a:pt x="31276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53882" y="13096"/>
                                  </a:moveTo>
                                  <a:lnTo>
                                    <a:pt x="3150262" y="13096"/>
                                  </a:lnTo>
                                  <a:lnTo>
                                    <a:pt x="3148715" y="12457"/>
                                  </a:lnTo>
                                  <a:lnTo>
                                    <a:pt x="3146167" y="9900"/>
                                  </a:lnTo>
                                  <a:lnTo>
                                    <a:pt x="3145524" y="8356"/>
                                  </a:lnTo>
                                  <a:lnTo>
                                    <a:pt x="3145524" y="4740"/>
                                  </a:lnTo>
                                  <a:lnTo>
                                    <a:pt x="3146167" y="3196"/>
                                  </a:lnTo>
                                  <a:lnTo>
                                    <a:pt x="3148715" y="639"/>
                                  </a:lnTo>
                                  <a:lnTo>
                                    <a:pt x="3150262" y="0"/>
                                  </a:lnTo>
                                  <a:lnTo>
                                    <a:pt x="3153882" y="0"/>
                                  </a:lnTo>
                                  <a:lnTo>
                                    <a:pt x="3155418" y="639"/>
                                  </a:lnTo>
                                  <a:lnTo>
                                    <a:pt x="3157978" y="3196"/>
                                  </a:lnTo>
                                  <a:lnTo>
                                    <a:pt x="3158621" y="4740"/>
                                  </a:lnTo>
                                  <a:lnTo>
                                    <a:pt x="3158621" y="8356"/>
                                  </a:lnTo>
                                  <a:lnTo>
                                    <a:pt x="3157978" y="9900"/>
                                  </a:lnTo>
                                  <a:lnTo>
                                    <a:pt x="3155418" y="12457"/>
                                  </a:lnTo>
                                  <a:lnTo>
                                    <a:pt x="31538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80088" y="13096"/>
                                  </a:moveTo>
                                  <a:lnTo>
                                    <a:pt x="3176480" y="13096"/>
                                  </a:lnTo>
                                  <a:lnTo>
                                    <a:pt x="3174932" y="12457"/>
                                  </a:lnTo>
                                  <a:lnTo>
                                    <a:pt x="3172372" y="9900"/>
                                  </a:lnTo>
                                  <a:lnTo>
                                    <a:pt x="3171729" y="8356"/>
                                  </a:lnTo>
                                  <a:lnTo>
                                    <a:pt x="3171729" y="4740"/>
                                  </a:lnTo>
                                  <a:lnTo>
                                    <a:pt x="3172372" y="3196"/>
                                  </a:lnTo>
                                  <a:lnTo>
                                    <a:pt x="3174932" y="639"/>
                                  </a:lnTo>
                                  <a:lnTo>
                                    <a:pt x="3176480" y="0"/>
                                  </a:lnTo>
                                  <a:lnTo>
                                    <a:pt x="3180088" y="0"/>
                                  </a:lnTo>
                                  <a:lnTo>
                                    <a:pt x="3181635" y="639"/>
                                  </a:lnTo>
                                  <a:lnTo>
                                    <a:pt x="3184195" y="3196"/>
                                  </a:lnTo>
                                  <a:lnTo>
                                    <a:pt x="3184826" y="4740"/>
                                  </a:lnTo>
                                  <a:lnTo>
                                    <a:pt x="3184826" y="8356"/>
                                  </a:lnTo>
                                  <a:lnTo>
                                    <a:pt x="3184195" y="9900"/>
                                  </a:lnTo>
                                  <a:lnTo>
                                    <a:pt x="3181635" y="12457"/>
                                  </a:lnTo>
                                  <a:lnTo>
                                    <a:pt x="31800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06305" y="13096"/>
                                  </a:moveTo>
                                  <a:lnTo>
                                    <a:pt x="3202686" y="13096"/>
                                  </a:lnTo>
                                  <a:lnTo>
                                    <a:pt x="3201138" y="12457"/>
                                  </a:lnTo>
                                  <a:lnTo>
                                    <a:pt x="3198590" y="9900"/>
                                  </a:lnTo>
                                  <a:lnTo>
                                    <a:pt x="3197947" y="8356"/>
                                  </a:lnTo>
                                  <a:lnTo>
                                    <a:pt x="3197947" y="4740"/>
                                  </a:lnTo>
                                  <a:lnTo>
                                    <a:pt x="3198590" y="3196"/>
                                  </a:lnTo>
                                  <a:lnTo>
                                    <a:pt x="3201138" y="639"/>
                                  </a:lnTo>
                                  <a:lnTo>
                                    <a:pt x="3202686" y="0"/>
                                  </a:lnTo>
                                  <a:lnTo>
                                    <a:pt x="3206305" y="0"/>
                                  </a:lnTo>
                                  <a:lnTo>
                                    <a:pt x="3207853" y="639"/>
                                  </a:lnTo>
                                  <a:lnTo>
                                    <a:pt x="3210401" y="3196"/>
                                  </a:lnTo>
                                  <a:lnTo>
                                    <a:pt x="3211044" y="4740"/>
                                  </a:lnTo>
                                  <a:lnTo>
                                    <a:pt x="3211044" y="8356"/>
                                  </a:lnTo>
                                  <a:lnTo>
                                    <a:pt x="3210401" y="9900"/>
                                  </a:lnTo>
                                  <a:lnTo>
                                    <a:pt x="3207853" y="12457"/>
                                  </a:lnTo>
                                  <a:lnTo>
                                    <a:pt x="32063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32523" y="13096"/>
                                  </a:moveTo>
                                  <a:lnTo>
                                    <a:pt x="3228903" y="13096"/>
                                  </a:lnTo>
                                  <a:lnTo>
                                    <a:pt x="3227355" y="12457"/>
                                  </a:lnTo>
                                  <a:lnTo>
                                    <a:pt x="3224796" y="9900"/>
                                  </a:lnTo>
                                  <a:lnTo>
                                    <a:pt x="3224164" y="8356"/>
                                  </a:lnTo>
                                  <a:lnTo>
                                    <a:pt x="3224164" y="4740"/>
                                  </a:lnTo>
                                  <a:lnTo>
                                    <a:pt x="3224796" y="3196"/>
                                  </a:lnTo>
                                  <a:lnTo>
                                    <a:pt x="3227355" y="639"/>
                                  </a:lnTo>
                                  <a:lnTo>
                                    <a:pt x="3228903" y="0"/>
                                  </a:lnTo>
                                  <a:lnTo>
                                    <a:pt x="3232523" y="0"/>
                                  </a:lnTo>
                                  <a:lnTo>
                                    <a:pt x="3234059" y="639"/>
                                  </a:lnTo>
                                  <a:lnTo>
                                    <a:pt x="3236618" y="3196"/>
                                  </a:lnTo>
                                  <a:lnTo>
                                    <a:pt x="3237261" y="4740"/>
                                  </a:lnTo>
                                  <a:lnTo>
                                    <a:pt x="3237261" y="8356"/>
                                  </a:lnTo>
                                  <a:lnTo>
                                    <a:pt x="3236618" y="9900"/>
                                  </a:lnTo>
                                  <a:lnTo>
                                    <a:pt x="3234059" y="12457"/>
                                  </a:lnTo>
                                  <a:lnTo>
                                    <a:pt x="32325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58728" y="13096"/>
                                  </a:moveTo>
                                  <a:lnTo>
                                    <a:pt x="3255109" y="13096"/>
                                  </a:lnTo>
                                  <a:lnTo>
                                    <a:pt x="3253573" y="12457"/>
                                  </a:lnTo>
                                  <a:lnTo>
                                    <a:pt x="3251013" y="9900"/>
                                  </a:lnTo>
                                  <a:lnTo>
                                    <a:pt x="3250370" y="8356"/>
                                  </a:lnTo>
                                  <a:lnTo>
                                    <a:pt x="3250370" y="4740"/>
                                  </a:lnTo>
                                  <a:lnTo>
                                    <a:pt x="3251013" y="3196"/>
                                  </a:lnTo>
                                  <a:lnTo>
                                    <a:pt x="3253573" y="639"/>
                                  </a:lnTo>
                                  <a:lnTo>
                                    <a:pt x="3255109" y="0"/>
                                  </a:lnTo>
                                  <a:lnTo>
                                    <a:pt x="3258728" y="0"/>
                                  </a:lnTo>
                                  <a:lnTo>
                                    <a:pt x="3260276" y="639"/>
                                  </a:lnTo>
                                  <a:lnTo>
                                    <a:pt x="3262836" y="3196"/>
                                  </a:lnTo>
                                  <a:lnTo>
                                    <a:pt x="3263467" y="4740"/>
                                  </a:lnTo>
                                  <a:lnTo>
                                    <a:pt x="3263467" y="8356"/>
                                  </a:lnTo>
                                  <a:lnTo>
                                    <a:pt x="3262836" y="9900"/>
                                  </a:lnTo>
                                  <a:lnTo>
                                    <a:pt x="3260276" y="12457"/>
                                  </a:lnTo>
                                  <a:lnTo>
                                    <a:pt x="32587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84946" y="13096"/>
                                  </a:moveTo>
                                  <a:lnTo>
                                    <a:pt x="3281326" y="13096"/>
                                  </a:lnTo>
                                  <a:lnTo>
                                    <a:pt x="3279779" y="12457"/>
                                  </a:lnTo>
                                  <a:lnTo>
                                    <a:pt x="3277231" y="9900"/>
                                  </a:lnTo>
                                  <a:lnTo>
                                    <a:pt x="3276588" y="8356"/>
                                  </a:lnTo>
                                  <a:lnTo>
                                    <a:pt x="3276588" y="4740"/>
                                  </a:lnTo>
                                  <a:lnTo>
                                    <a:pt x="3277231" y="3196"/>
                                  </a:lnTo>
                                  <a:lnTo>
                                    <a:pt x="3279779" y="639"/>
                                  </a:lnTo>
                                  <a:lnTo>
                                    <a:pt x="3281326" y="0"/>
                                  </a:lnTo>
                                  <a:lnTo>
                                    <a:pt x="3284946" y="0"/>
                                  </a:lnTo>
                                  <a:lnTo>
                                    <a:pt x="3286482" y="639"/>
                                  </a:lnTo>
                                  <a:lnTo>
                                    <a:pt x="3289042" y="3196"/>
                                  </a:lnTo>
                                  <a:lnTo>
                                    <a:pt x="3289685" y="4740"/>
                                  </a:lnTo>
                                  <a:lnTo>
                                    <a:pt x="3289685" y="8356"/>
                                  </a:lnTo>
                                  <a:lnTo>
                                    <a:pt x="3289042" y="9900"/>
                                  </a:lnTo>
                                  <a:lnTo>
                                    <a:pt x="3286482" y="12457"/>
                                  </a:lnTo>
                                  <a:lnTo>
                                    <a:pt x="32849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11152" y="13096"/>
                                  </a:moveTo>
                                  <a:lnTo>
                                    <a:pt x="3307544" y="13096"/>
                                  </a:lnTo>
                                  <a:lnTo>
                                    <a:pt x="3305996" y="12457"/>
                                  </a:lnTo>
                                  <a:lnTo>
                                    <a:pt x="3303436" y="9900"/>
                                  </a:lnTo>
                                  <a:lnTo>
                                    <a:pt x="3302793" y="8356"/>
                                  </a:lnTo>
                                  <a:lnTo>
                                    <a:pt x="3302793" y="4740"/>
                                  </a:lnTo>
                                  <a:lnTo>
                                    <a:pt x="3303436" y="3196"/>
                                  </a:lnTo>
                                  <a:lnTo>
                                    <a:pt x="3305996" y="639"/>
                                  </a:lnTo>
                                  <a:lnTo>
                                    <a:pt x="3307544" y="0"/>
                                  </a:lnTo>
                                  <a:lnTo>
                                    <a:pt x="3311152" y="0"/>
                                  </a:lnTo>
                                  <a:lnTo>
                                    <a:pt x="3312699" y="639"/>
                                  </a:lnTo>
                                  <a:lnTo>
                                    <a:pt x="3315259" y="3196"/>
                                  </a:lnTo>
                                  <a:lnTo>
                                    <a:pt x="3315890" y="4740"/>
                                  </a:lnTo>
                                  <a:lnTo>
                                    <a:pt x="3315890" y="8356"/>
                                  </a:lnTo>
                                  <a:lnTo>
                                    <a:pt x="3315259" y="9900"/>
                                  </a:lnTo>
                                  <a:lnTo>
                                    <a:pt x="3312699" y="12457"/>
                                  </a:lnTo>
                                  <a:lnTo>
                                    <a:pt x="33111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37369" y="13096"/>
                                  </a:moveTo>
                                  <a:lnTo>
                                    <a:pt x="3333750" y="13096"/>
                                  </a:lnTo>
                                  <a:lnTo>
                                    <a:pt x="3332202" y="12457"/>
                                  </a:lnTo>
                                  <a:lnTo>
                                    <a:pt x="3329654" y="9900"/>
                                  </a:lnTo>
                                  <a:lnTo>
                                    <a:pt x="3329011" y="8356"/>
                                  </a:lnTo>
                                  <a:lnTo>
                                    <a:pt x="3329011" y="4740"/>
                                  </a:lnTo>
                                  <a:lnTo>
                                    <a:pt x="3329654" y="3196"/>
                                  </a:lnTo>
                                  <a:lnTo>
                                    <a:pt x="3332202" y="639"/>
                                  </a:lnTo>
                                  <a:lnTo>
                                    <a:pt x="3333750" y="0"/>
                                  </a:lnTo>
                                  <a:lnTo>
                                    <a:pt x="3337369" y="0"/>
                                  </a:lnTo>
                                  <a:lnTo>
                                    <a:pt x="3338917" y="639"/>
                                  </a:lnTo>
                                  <a:lnTo>
                                    <a:pt x="3341465" y="3196"/>
                                  </a:lnTo>
                                  <a:lnTo>
                                    <a:pt x="3342108" y="4740"/>
                                  </a:lnTo>
                                  <a:lnTo>
                                    <a:pt x="3342108" y="8356"/>
                                  </a:lnTo>
                                  <a:lnTo>
                                    <a:pt x="3341465" y="9900"/>
                                  </a:lnTo>
                                  <a:lnTo>
                                    <a:pt x="3338917" y="12457"/>
                                  </a:lnTo>
                                  <a:lnTo>
                                    <a:pt x="33373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63575" y="13096"/>
                                  </a:moveTo>
                                  <a:lnTo>
                                    <a:pt x="3359967" y="13096"/>
                                  </a:lnTo>
                                  <a:lnTo>
                                    <a:pt x="3358419" y="12457"/>
                                  </a:lnTo>
                                  <a:lnTo>
                                    <a:pt x="3355860" y="9900"/>
                                  </a:lnTo>
                                  <a:lnTo>
                                    <a:pt x="3355228" y="8356"/>
                                  </a:lnTo>
                                  <a:lnTo>
                                    <a:pt x="3355228" y="4740"/>
                                  </a:lnTo>
                                  <a:lnTo>
                                    <a:pt x="3355860" y="3196"/>
                                  </a:lnTo>
                                  <a:lnTo>
                                    <a:pt x="3358419" y="639"/>
                                  </a:lnTo>
                                  <a:lnTo>
                                    <a:pt x="3359967" y="0"/>
                                  </a:lnTo>
                                  <a:lnTo>
                                    <a:pt x="3363575" y="0"/>
                                  </a:lnTo>
                                  <a:lnTo>
                                    <a:pt x="3365123" y="639"/>
                                  </a:lnTo>
                                  <a:lnTo>
                                    <a:pt x="3367682" y="3196"/>
                                  </a:lnTo>
                                  <a:lnTo>
                                    <a:pt x="3368325" y="4740"/>
                                  </a:lnTo>
                                  <a:lnTo>
                                    <a:pt x="3368325" y="8356"/>
                                  </a:lnTo>
                                  <a:lnTo>
                                    <a:pt x="3367682" y="9900"/>
                                  </a:lnTo>
                                  <a:lnTo>
                                    <a:pt x="3365123" y="12457"/>
                                  </a:lnTo>
                                  <a:lnTo>
                                    <a:pt x="33635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89792" y="13096"/>
                                  </a:moveTo>
                                  <a:lnTo>
                                    <a:pt x="3386173" y="13096"/>
                                  </a:lnTo>
                                  <a:lnTo>
                                    <a:pt x="3384637" y="12457"/>
                                  </a:lnTo>
                                  <a:lnTo>
                                    <a:pt x="3382077" y="9900"/>
                                  </a:lnTo>
                                  <a:lnTo>
                                    <a:pt x="3381434" y="8356"/>
                                  </a:lnTo>
                                  <a:lnTo>
                                    <a:pt x="3381434" y="4740"/>
                                  </a:lnTo>
                                  <a:lnTo>
                                    <a:pt x="3382077" y="3196"/>
                                  </a:lnTo>
                                  <a:lnTo>
                                    <a:pt x="3384637" y="639"/>
                                  </a:lnTo>
                                  <a:lnTo>
                                    <a:pt x="3386173" y="0"/>
                                  </a:lnTo>
                                  <a:lnTo>
                                    <a:pt x="3389792" y="0"/>
                                  </a:lnTo>
                                  <a:lnTo>
                                    <a:pt x="3391340" y="639"/>
                                  </a:lnTo>
                                  <a:lnTo>
                                    <a:pt x="3393888" y="3196"/>
                                  </a:lnTo>
                                  <a:lnTo>
                                    <a:pt x="3394531" y="4740"/>
                                  </a:lnTo>
                                  <a:lnTo>
                                    <a:pt x="3394531" y="8356"/>
                                  </a:lnTo>
                                  <a:lnTo>
                                    <a:pt x="3393888" y="9900"/>
                                  </a:lnTo>
                                  <a:lnTo>
                                    <a:pt x="3391340" y="12457"/>
                                  </a:lnTo>
                                  <a:lnTo>
                                    <a:pt x="33897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16010" y="13096"/>
                                  </a:moveTo>
                                  <a:lnTo>
                                    <a:pt x="3412390" y="13096"/>
                                  </a:lnTo>
                                  <a:lnTo>
                                    <a:pt x="3410843" y="12457"/>
                                  </a:lnTo>
                                  <a:lnTo>
                                    <a:pt x="3408283" y="9900"/>
                                  </a:lnTo>
                                  <a:lnTo>
                                    <a:pt x="3407652" y="8356"/>
                                  </a:lnTo>
                                  <a:lnTo>
                                    <a:pt x="3407652" y="4740"/>
                                  </a:lnTo>
                                  <a:lnTo>
                                    <a:pt x="3408283" y="3196"/>
                                  </a:lnTo>
                                  <a:lnTo>
                                    <a:pt x="3410843" y="639"/>
                                  </a:lnTo>
                                  <a:lnTo>
                                    <a:pt x="3412390" y="0"/>
                                  </a:lnTo>
                                  <a:lnTo>
                                    <a:pt x="3416010" y="0"/>
                                  </a:lnTo>
                                  <a:lnTo>
                                    <a:pt x="3417546" y="639"/>
                                  </a:lnTo>
                                  <a:lnTo>
                                    <a:pt x="3420106" y="3196"/>
                                  </a:lnTo>
                                  <a:lnTo>
                                    <a:pt x="3420749" y="4740"/>
                                  </a:lnTo>
                                  <a:lnTo>
                                    <a:pt x="3420749" y="8356"/>
                                  </a:lnTo>
                                  <a:lnTo>
                                    <a:pt x="3420106" y="9900"/>
                                  </a:lnTo>
                                  <a:lnTo>
                                    <a:pt x="3417546" y="12457"/>
                                  </a:lnTo>
                                  <a:lnTo>
                                    <a:pt x="34160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42216" y="13096"/>
                                  </a:moveTo>
                                  <a:lnTo>
                                    <a:pt x="3438596" y="13096"/>
                                  </a:lnTo>
                                  <a:lnTo>
                                    <a:pt x="3437060" y="12457"/>
                                  </a:lnTo>
                                  <a:lnTo>
                                    <a:pt x="3434500" y="9900"/>
                                  </a:lnTo>
                                  <a:lnTo>
                                    <a:pt x="3433857" y="8356"/>
                                  </a:lnTo>
                                  <a:lnTo>
                                    <a:pt x="3433857" y="4740"/>
                                  </a:lnTo>
                                  <a:lnTo>
                                    <a:pt x="3434500" y="3196"/>
                                  </a:lnTo>
                                  <a:lnTo>
                                    <a:pt x="3437060" y="639"/>
                                  </a:lnTo>
                                  <a:lnTo>
                                    <a:pt x="3438596" y="0"/>
                                  </a:lnTo>
                                  <a:lnTo>
                                    <a:pt x="3442216" y="0"/>
                                  </a:lnTo>
                                  <a:lnTo>
                                    <a:pt x="3443763" y="639"/>
                                  </a:lnTo>
                                  <a:lnTo>
                                    <a:pt x="3446323" y="3196"/>
                                  </a:lnTo>
                                  <a:lnTo>
                                    <a:pt x="3446954" y="4740"/>
                                  </a:lnTo>
                                  <a:lnTo>
                                    <a:pt x="3446954" y="8356"/>
                                  </a:lnTo>
                                  <a:lnTo>
                                    <a:pt x="3446323" y="9900"/>
                                  </a:lnTo>
                                  <a:lnTo>
                                    <a:pt x="3443763" y="12457"/>
                                  </a:lnTo>
                                  <a:lnTo>
                                    <a:pt x="34422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68433" y="13096"/>
                                  </a:moveTo>
                                  <a:lnTo>
                                    <a:pt x="3464814" y="13096"/>
                                  </a:lnTo>
                                  <a:lnTo>
                                    <a:pt x="3463266" y="12457"/>
                                  </a:lnTo>
                                  <a:lnTo>
                                    <a:pt x="3460718" y="9900"/>
                                  </a:lnTo>
                                  <a:lnTo>
                                    <a:pt x="3460075" y="8356"/>
                                  </a:lnTo>
                                  <a:lnTo>
                                    <a:pt x="3460075" y="4740"/>
                                  </a:lnTo>
                                  <a:lnTo>
                                    <a:pt x="3460718" y="3196"/>
                                  </a:lnTo>
                                  <a:lnTo>
                                    <a:pt x="3463266" y="639"/>
                                  </a:lnTo>
                                  <a:lnTo>
                                    <a:pt x="3464814" y="0"/>
                                  </a:lnTo>
                                  <a:lnTo>
                                    <a:pt x="3468433" y="0"/>
                                  </a:lnTo>
                                  <a:lnTo>
                                    <a:pt x="3469969" y="639"/>
                                  </a:lnTo>
                                  <a:lnTo>
                                    <a:pt x="3472529" y="3196"/>
                                  </a:lnTo>
                                  <a:lnTo>
                                    <a:pt x="3473172" y="4740"/>
                                  </a:lnTo>
                                  <a:lnTo>
                                    <a:pt x="3473172" y="8356"/>
                                  </a:lnTo>
                                  <a:lnTo>
                                    <a:pt x="3472529" y="9900"/>
                                  </a:lnTo>
                                  <a:lnTo>
                                    <a:pt x="3469969" y="12457"/>
                                  </a:lnTo>
                                  <a:lnTo>
                                    <a:pt x="34684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4639" y="13096"/>
                                  </a:moveTo>
                                  <a:lnTo>
                                    <a:pt x="3491031" y="13096"/>
                                  </a:lnTo>
                                  <a:lnTo>
                                    <a:pt x="3489483" y="12457"/>
                                  </a:lnTo>
                                  <a:lnTo>
                                    <a:pt x="3486924" y="9900"/>
                                  </a:lnTo>
                                  <a:lnTo>
                                    <a:pt x="3486292" y="8356"/>
                                  </a:lnTo>
                                  <a:lnTo>
                                    <a:pt x="3486292" y="4740"/>
                                  </a:lnTo>
                                  <a:lnTo>
                                    <a:pt x="3486924" y="3196"/>
                                  </a:lnTo>
                                  <a:lnTo>
                                    <a:pt x="3489483" y="639"/>
                                  </a:lnTo>
                                  <a:lnTo>
                                    <a:pt x="3491031" y="0"/>
                                  </a:lnTo>
                                  <a:lnTo>
                                    <a:pt x="3494639" y="0"/>
                                  </a:lnTo>
                                  <a:lnTo>
                                    <a:pt x="3496187" y="639"/>
                                  </a:lnTo>
                                  <a:lnTo>
                                    <a:pt x="3498746" y="3196"/>
                                  </a:lnTo>
                                  <a:lnTo>
                                    <a:pt x="3499389" y="4740"/>
                                  </a:lnTo>
                                  <a:lnTo>
                                    <a:pt x="3499389" y="8356"/>
                                  </a:lnTo>
                                  <a:lnTo>
                                    <a:pt x="3498746" y="9900"/>
                                  </a:lnTo>
                                  <a:lnTo>
                                    <a:pt x="3496187" y="12457"/>
                                  </a:lnTo>
                                  <a:lnTo>
                                    <a:pt x="34946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20856" y="13096"/>
                                  </a:moveTo>
                                  <a:lnTo>
                                    <a:pt x="3517237" y="13096"/>
                                  </a:lnTo>
                                  <a:lnTo>
                                    <a:pt x="3515701" y="12457"/>
                                  </a:lnTo>
                                  <a:lnTo>
                                    <a:pt x="3513141" y="9900"/>
                                  </a:lnTo>
                                  <a:lnTo>
                                    <a:pt x="3512498" y="8356"/>
                                  </a:lnTo>
                                  <a:lnTo>
                                    <a:pt x="3512498" y="4740"/>
                                  </a:lnTo>
                                  <a:lnTo>
                                    <a:pt x="3513141" y="3196"/>
                                  </a:lnTo>
                                  <a:lnTo>
                                    <a:pt x="3515701" y="639"/>
                                  </a:lnTo>
                                  <a:lnTo>
                                    <a:pt x="3517237" y="0"/>
                                  </a:lnTo>
                                  <a:lnTo>
                                    <a:pt x="3520856" y="0"/>
                                  </a:lnTo>
                                  <a:lnTo>
                                    <a:pt x="3522404" y="639"/>
                                  </a:lnTo>
                                  <a:lnTo>
                                    <a:pt x="3524952" y="3196"/>
                                  </a:lnTo>
                                  <a:lnTo>
                                    <a:pt x="3525595" y="4740"/>
                                  </a:lnTo>
                                  <a:lnTo>
                                    <a:pt x="3525595" y="8356"/>
                                  </a:lnTo>
                                  <a:lnTo>
                                    <a:pt x="3524952" y="9900"/>
                                  </a:lnTo>
                                  <a:lnTo>
                                    <a:pt x="3522404" y="12457"/>
                                  </a:lnTo>
                                  <a:lnTo>
                                    <a:pt x="3520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47074" y="13096"/>
                                  </a:moveTo>
                                  <a:lnTo>
                                    <a:pt x="3543454" y="13096"/>
                                  </a:lnTo>
                                  <a:lnTo>
                                    <a:pt x="3541907" y="12457"/>
                                  </a:lnTo>
                                  <a:lnTo>
                                    <a:pt x="3539347" y="9900"/>
                                  </a:lnTo>
                                  <a:lnTo>
                                    <a:pt x="3538716" y="8356"/>
                                  </a:lnTo>
                                  <a:lnTo>
                                    <a:pt x="3538716" y="4740"/>
                                  </a:lnTo>
                                  <a:lnTo>
                                    <a:pt x="3539347" y="3196"/>
                                  </a:lnTo>
                                  <a:lnTo>
                                    <a:pt x="3541907" y="639"/>
                                  </a:lnTo>
                                  <a:lnTo>
                                    <a:pt x="3543454" y="0"/>
                                  </a:lnTo>
                                  <a:lnTo>
                                    <a:pt x="3547074" y="0"/>
                                  </a:lnTo>
                                  <a:lnTo>
                                    <a:pt x="3548610" y="639"/>
                                  </a:lnTo>
                                  <a:lnTo>
                                    <a:pt x="3551170" y="3196"/>
                                  </a:lnTo>
                                  <a:lnTo>
                                    <a:pt x="3551813" y="4740"/>
                                  </a:lnTo>
                                  <a:lnTo>
                                    <a:pt x="3551813" y="8356"/>
                                  </a:lnTo>
                                  <a:lnTo>
                                    <a:pt x="3551170" y="9900"/>
                                  </a:lnTo>
                                  <a:lnTo>
                                    <a:pt x="3548610" y="12457"/>
                                  </a:lnTo>
                                  <a:lnTo>
                                    <a:pt x="35470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73280" y="13096"/>
                                  </a:moveTo>
                                  <a:lnTo>
                                    <a:pt x="3569660" y="13096"/>
                                  </a:lnTo>
                                  <a:lnTo>
                                    <a:pt x="3568124" y="12457"/>
                                  </a:lnTo>
                                  <a:lnTo>
                                    <a:pt x="3565564" y="9900"/>
                                  </a:lnTo>
                                  <a:lnTo>
                                    <a:pt x="3564921" y="8356"/>
                                  </a:lnTo>
                                  <a:lnTo>
                                    <a:pt x="3564921" y="4740"/>
                                  </a:lnTo>
                                  <a:lnTo>
                                    <a:pt x="3565564" y="3196"/>
                                  </a:lnTo>
                                  <a:lnTo>
                                    <a:pt x="3568124" y="639"/>
                                  </a:lnTo>
                                  <a:lnTo>
                                    <a:pt x="3569660" y="0"/>
                                  </a:lnTo>
                                  <a:lnTo>
                                    <a:pt x="3573280" y="0"/>
                                  </a:lnTo>
                                  <a:lnTo>
                                    <a:pt x="3574827" y="639"/>
                                  </a:lnTo>
                                  <a:lnTo>
                                    <a:pt x="3577387" y="3196"/>
                                  </a:lnTo>
                                  <a:lnTo>
                                    <a:pt x="3578018" y="4740"/>
                                  </a:lnTo>
                                  <a:lnTo>
                                    <a:pt x="3578018" y="8356"/>
                                  </a:lnTo>
                                  <a:lnTo>
                                    <a:pt x="3577387" y="9900"/>
                                  </a:lnTo>
                                  <a:lnTo>
                                    <a:pt x="3574827" y="12457"/>
                                  </a:lnTo>
                                  <a:lnTo>
                                    <a:pt x="35732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99497" y="13096"/>
                                  </a:moveTo>
                                  <a:lnTo>
                                    <a:pt x="3595878" y="13096"/>
                                  </a:lnTo>
                                  <a:lnTo>
                                    <a:pt x="3594330" y="12457"/>
                                  </a:lnTo>
                                  <a:lnTo>
                                    <a:pt x="3591782" y="9900"/>
                                  </a:lnTo>
                                  <a:lnTo>
                                    <a:pt x="3591139" y="8356"/>
                                  </a:lnTo>
                                  <a:lnTo>
                                    <a:pt x="3591139" y="4740"/>
                                  </a:lnTo>
                                  <a:lnTo>
                                    <a:pt x="3591782" y="3196"/>
                                  </a:lnTo>
                                  <a:lnTo>
                                    <a:pt x="3594330" y="639"/>
                                  </a:lnTo>
                                  <a:lnTo>
                                    <a:pt x="3595878" y="0"/>
                                  </a:lnTo>
                                  <a:lnTo>
                                    <a:pt x="3599497" y="0"/>
                                  </a:lnTo>
                                  <a:lnTo>
                                    <a:pt x="3601033" y="639"/>
                                  </a:lnTo>
                                  <a:lnTo>
                                    <a:pt x="3603593" y="3196"/>
                                  </a:lnTo>
                                  <a:lnTo>
                                    <a:pt x="3604236" y="4740"/>
                                  </a:lnTo>
                                  <a:lnTo>
                                    <a:pt x="3604236" y="8356"/>
                                  </a:lnTo>
                                  <a:lnTo>
                                    <a:pt x="3603593" y="9900"/>
                                  </a:lnTo>
                                  <a:lnTo>
                                    <a:pt x="3601033" y="12457"/>
                                  </a:lnTo>
                                  <a:lnTo>
                                    <a:pt x="35994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25703" y="13096"/>
                                  </a:moveTo>
                                  <a:lnTo>
                                    <a:pt x="3622095" y="13096"/>
                                  </a:lnTo>
                                  <a:lnTo>
                                    <a:pt x="3620547" y="12457"/>
                                  </a:lnTo>
                                  <a:lnTo>
                                    <a:pt x="3617988" y="9900"/>
                                  </a:lnTo>
                                  <a:lnTo>
                                    <a:pt x="3617345" y="8356"/>
                                  </a:lnTo>
                                  <a:lnTo>
                                    <a:pt x="3617345" y="4740"/>
                                  </a:lnTo>
                                  <a:lnTo>
                                    <a:pt x="3617988" y="3196"/>
                                  </a:lnTo>
                                  <a:lnTo>
                                    <a:pt x="3620547" y="639"/>
                                  </a:lnTo>
                                  <a:lnTo>
                                    <a:pt x="3622095" y="0"/>
                                  </a:lnTo>
                                  <a:lnTo>
                                    <a:pt x="3625703" y="0"/>
                                  </a:lnTo>
                                  <a:lnTo>
                                    <a:pt x="3627251" y="639"/>
                                  </a:lnTo>
                                  <a:lnTo>
                                    <a:pt x="3629810" y="3196"/>
                                  </a:lnTo>
                                  <a:lnTo>
                                    <a:pt x="3630441" y="4740"/>
                                  </a:lnTo>
                                  <a:lnTo>
                                    <a:pt x="3630441" y="8356"/>
                                  </a:lnTo>
                                  <a:lnTo>
                                    <a:pt x="3629810" y="9900"/>
                                  </a:lnTo>
                                  <a:lnTo>
                                    <a:pt x="3627251" y="12457"/>
                                  </a:lnTo>
                                  <a:lnTo>
                                    <a:pt x="36257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51920" y="13096"/>
                                  </a:moveTo>
                                  <a:lnTo>
                                    <a:pt x="3648301" y="13096"/>
                                  </a:lnTo>
                                  <a:lnTo>
                                    <a:pt x="3646765" y="12457"/>
                                  </a:lnTo>
                                  <a:lnTo>
                                    <a:pt x="3644205" y="9900"/>
                                  </a:lnTo>
                                  <a:lnTo>
                                    <a:pt x="3643562" y="8356"/>
                                  </a:lnTo>
                                  <a:lnTo>
                                    <a:pt x="3643562" y="4740"/>
                                  </a:lnTo>
                                  <a:lnTo>
                                    <a:pt x="3644205" y="3196"/>
                                  </a:lnTo>
                                  <a:lnTo>
                                    <a:pt x="3646765" y="639"/>
                                  </a:lnTo>
                                  <a:lnTo>
                                    <a:pt x="3648301" y="0"/>
                                  </a:lnTo>
                                  <a:lnTo>
                                    <a:pt x="3651920" y="0"/>
                                  </a:lnTo>
                                  <a:lnTo>
                                    <a:pt x="3653468" y="639"/>
                                  </a:lnTo>
                                  <a:lnTo>
                                    <a:pt x="3656016" y="3196"/>
                                  </a:lnTo>
                                  <a:lnTo>
                                    <a:pt x="3656659" y="4740"/>
                                  </a:lnTo>
                                  <a:lnTo>
                                    <a:pt x="3656659" y="8356"/>
                                  </a:lnTo>
                                  <a:lnTo>
                                    <a:pt x="3656016" y="9900"/>
                                  </a:lnTo>
                                  <a:lnTo>
                                    <a:pt x="3653468" y="12457"/>
                                  </a:lnTo>
                                  <a:lnTo>
                                    <a:pt x="36519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78138" y="13096"/>
                                  </a:moveTo>
                                  <a:lnTo>
                                    <a:pt x="3674518" y="13096"/>
                                  </a:lnTo>
                                  <a:lnTo>
                                    <a:pt x="3672971" y="12457"/>
                                  </a:lnTo>
                                  <a:lnTo>
                                    <a:pt x="3670411" y="9900"/>
                                  </a:lnTo>
                                  <a:lnTo>
                                    <a:pt x="3669780" y="8356"/>
                                  </a:lnTo>
                                  <a:lnTo>
                                    <a:pt x="3669780" y="4740"/>
                                  </a:lnTo>
                                  <a:lnTo>
                                    <a:pt x="3670411" y="3196"/>
                                  </a:lnTo>
                                  <a:lnTo>
                                    <a:pt x="3672971" y="639"/>
                                  </a:lnTo>
                                  <a:lnTo>
                                    <a:pt x="3674518" y="0"/>
                                  </a:lnTo>
                                  <a:lnTo>
                                    <a:pt x="3678138" y="0"/>
                                  </a:lnTo>
                                  <a:lnTo>
                                    <a:pt x="3679674" y="639"/>
                                  </a:lnTo>
                                  <a:lnTo>
                                    <a:pt x="3682234" y="3196"/>
                                  </a:lnTo>
                                  <a:lnTo>
                                    <a:pt x="3682877" y="4740"/>
                                  </a:lnTo>
                                  <a:lnTo>
                                    <a:pt x="3682877" y="8356"/>
                                  </a:lnTo>
                                  <a:lnTo>
                                    <a:pt x="3682234" y="9900"/>
                                  </a:lnTo>
                                  <a:lnTo>
                                    <a:pt x="3679674" y="12457"/>
                                  </a:lnTo>
                                  <a:lnTo>
                                    <a:pt x="36781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04344" y="13096"/>
                                  </a:moveTo>
                                  <a:lnTo>
                                    <a:pt x="3700724" y="13096"/>
                                  </a:lnTo>
                                  <a:lnTo>
                                    <a:pt x="3699188" y="12457"/>
                                  </a:lnTo>
                                  <a:lnTo>
                                    <a:pt x="3696628" y="9900"/>
                                  </a:lnTo>
                                  <a:lnTo>
                                    <a:pt x="3695985" y="8356"/>
                                  </a:lnTo>
                                  <a:lnTo>
                                    <a:pt x="3695985" y="4740"/>
                                  </a:lnTo>
                                  <a:lnTo>
                                    <a:pt x="3696628" y="3196"/>
                                  </a:lnTo>
                                  <a:lnTo>
                                    <a:pt x="3699188" y="639"/>
                                  </a:lnTo>
                                  <a:lnTo>
                                    <a:pt x="3700724" y="0"/>
                                  </a:lnTo>
                                  <a:lnTo>
                                    <a:pt x="3704344" y="0"/>
                                  </a:lnTo>
                                  <a:lnTo>
                                    <a:pt x="3705891" y="639"/>
                                  </a:lnTo>
                                  <a:lnTo>
                                    <a:pt x="3708451" y="3196"/>
                                  </a:lnTo>
                                  <a:lnTo>
                                    <a:pt x="3709082" y="4740"/>
                                  </a:lnTo>
                                  <a:lnTo>
                                    <a:pt x="3709082" y="8356"/>
                                  </a:lnTo>
                                  <a:lnTo>
                                    <a:pt x="3708451" y="9900"/>
                                  </a:lnTo>
                                  <a:lnTo>
                                    <a:pt x="3705891" y="12457"/>
                                  </a:lnTo>
                                  <a:lnTo>
                                    <a:pt x="37043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30561" y="13096"/>
                                  </a:moveTo>
                                  <a:lnTo>
                                    <a:pt x="3726942" y="13096"/>
                                  </a:lnTo>
                                  <a:lnTo>
                                    <a:pt x="3725394" y="12457"/>
                                  </a:lnTo>
                                  <a:lnTo>
                                    <a:pt x="3722846" y="9900"/>
                                  </a:lnTo>
                                  <a:lnTo>
                                    <a:pt x="3722203" y="8356"/>
                                  </a:lnTo>
                                  <a:lnTo>
                                    <a:pt x="3722203" y="4740"/>
                                  </a:lnTo>
                                  <a:lnTo>
                                    <a:pt x="3722846" y="3196"/>
                                  </a:lnTo>
                                  <a:lnTo>
                                    <a:pt x="3725394" y="639"/>
                                  </a:lnTo>
                                  <a:lnTo>
                                    <a:pt x="3726942" y="0"/>
                                  </a:lnTo>
                                  <a:lnTo>
                                    <a:pt x="3730561" y="0"/>
                                  </a:lnTo>
                                  <a:lnTo>
                                    <a:pt x="3732097" y="639"/>
                                  </a:lnTo>
                                  <a:lnTo>
                                    <a:pt x="3734657" y="3196"/>
                                  </a:lnTo>
                                  <a:lnTo>
                                    <a:pt x="3735300" y="4740"/>
                                  </a:lnTo>
                                  <a:lnTo>
                                    <a:pt x="3735300" y="8356"/>
                                  </a:lnTo>
                                  <a:lnTo>
                                    <a:pt x="3734657" y="9900"/>
                                  </a:lnTo>
                                  <a:lnTo>
                                    <a:pt x="3732097" y="12457"/>
                                  </a:lnTo>
                                  <a:lnTo>
                                    <a:pt x="37305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6767" y="13096"/>
                                  </a:moveTo>
                                  <a:lnTo>
                                    <a:pt x="3753159" y="13096"/>
                                  </a:lnTo>
                                  <a:lnTo>
                                    <a:pt x="3751611" y="12457"/>
                                  </a:lnTo>
                                  <a:lnTo>
                                    <a:pt x="3749052" y="9900"/>
                                  </a:lnTo>
                                  <a:lnTo>
                                    <a:pt x="3748409" y="8356"/>
                                  </a:lnTo>
                                  <a:lnTo>
                                    <a:pt x="3748409" y="4740"/>
                                  </a:lnTo>
                                  <a:lnTo>
                                    <a:pt x="3749052" y="3196"/>
                                  </a:lnTo>
                                  <a:lnTo>
                                    <a:pt x="3751611" y="639"/>
                                  </a:lnTo>
                                  <a:lnTo>
                                    <a:pt x="3753159" y="0"/>
                                  </a:lnTo>
                                  <a:lnTo>
                                    <a:pt x="3756767" y="0"/>
                                  </a:lnTo>
                                  <a:lnTo>
                                    <a:pt x="3758315" y="639"/>
                                  </a:lnTo>
                                  <a:lnTo>
                                    <a:pt x="3760874" y="3196"/>
                                  </a:lnTo>
                                  <a:lnTo>
                                    <a:pt x="3761505" y="4740"/>
                                  </a:lnTo>
                                  <a:lnTo>
                                    <a:pt x="3761505" y="8356"/>
                                  </a:lnTo>
                                  <a:lnTo>
                                    <a:pt x="3760874" y="9900"/>
                                  </a:lnTo>
                                  <a:lnTo>
                                    <a:pt x="3758315" y="12457"/>
                                  </a:lnTo>
                                  <a:lnTo>
                                    <a:pt x="37567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82984" y="13096"/>
                                  </a:moveTo>
                                  <a:lnTo>
                                    <a:pt x="3779365" y="13096"/>
                                  </a:lnTo>
                                  <a:lnTo>
                                    <a:pt x="3777817" y="12457"/>
                                  </a:lnTo>
                                  <a:lnTo>
                                    <a:pt x="3775269" y="9900"/>
                                  </a:lnTo>
                                  <a:lnTo>
                                    <a:pt x="3774626" y="8356"/>
                                  </a:lnTo>
                                  <a:lnTo>
                                    <a:pt x="3774626" y="4740"/>
                                  </a:lnTo>
                                  <a:lnTo>
                                    <a:pt x="3775269" y="3196"/>
                                  </a:lnTo>
                                  <a:lnTo>
                                    <a:pt x="3777817" y="639"/>
                                  </a:lnTo>
                                  <a:lnTo>
                                    <a:pt x="3779365" y="0"/>
                                  </a:lnTo>
                                  <a:lnTo>
                                    <a:pt x="3782984" y="0"/>
                                  </a:lnTo>
                                  <a:lnTo>
                                    <a:pt x="3784532" y="639"/>
                                  </a:lnTo>
                                  <a:lnTo>
                                    <a:pt x="3787080" y="3196"/>
                                  </a:lnTo>
                                  <a:lnTo>
                                    <a:pt x="3787723" y="4740"/>
                                  </a:lnTo>
                                  <a:lnTo>
                                    <a:pt x="3787723" y="8356"/>
                                  </a:lnTo>
                                  <a:lnTo>
                                    <a:pt x="3787080" y="9900"/>
                                  </a:lnTo>
                                  <a:lnTo>
                                    <a:pt x="3784532" y="12457"/>
                                  </a:lnTo>
                                  <a:lnTo>
                                    <a:pt x="37829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09202" y="13096"/>
                                  </a:moveTo>
                                  <a:lnTo>
                                    <a:pt x="3805582" y="13096"/>
                                  </a:lnTo>
                                  <a:lnTo>
                                    <a:pt x="3804035" y="12457"/>
                                  </a:lnTo>
                                  <a:lnTo>
                                    <a:pt x="3801475" y="9900"/>
                                  </a:lnTo>
                                  <a:lnTo>
                                    <a:pt x="3800844" y="8356"/>
                                  </a:lnTo>
                                  <a:lnTo>
                                    <a:pt x="3800844" y="4740"/>
                                  </a:lnTo>
                                  <a:lnTo>
                                    <a:pt x="3801475" y="3196"/>
                                  </a:lnTo>
                                  <a:lnTo>
                                    <a:pt x="3804035" y="639"/>
                                  </a:lnTo>
                                  <a:lnTo>
                                    <a:pt x="3805582" y="0"/>
                                  </a:lnTo>
                                  <a:lnTo>
                                    <a:pt x="3809202" y="0"/>
                                  </a:lnTo>
                                  <a:lnTo>
                                    <a:pt x="3810738" y="639"/>
                                  </a:lnTo>
                                  <a:lnTo>
                                    <a:pt x="3813298" y="3196"/>
                                  </a:lnTo>
                                  <a:lnTo>
                                    <a:pt x="3813941" y="4740"/>
                                  </a:lnTo>
                                  <a:lnTo>
                                    <a:pt x="3813941" y="8356"/>
                                  </a:lnTo>
                                  <a:lnTo>
                                    <a:pt x="3813298" y="9900"/>
                                  </a:lnTo>
                                  <a:lnTo>
                                    <a:pt x="3810738" y="12457"/>
                                  </a:lnTo>
                                  <a:lnTo>
                                    <a:pt x="38092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35408" y="13096"/>
                                  </a:moveTo>
                                  <a:lnTo>
                                    <a:pt x="3831788" y="13096"/>
                                  </a:lnTo>
                                  <a:lnTo>
                                    <a:pt x="3830252" y="12457"/>
                                  </a:lnTo>
                                  <a:lnTo>
                                    <a:pt x="3827692" y="9900"/>
                                  </a:lnTo>
                                  <a:lnTo>
                                    <a:pt x="3827049" y="8356"/>
                                  </a:lnTo>
                                  <a:lnTo>
                                    <a:pt x="3827049" y="4740"/>
                                  </a:lnTo>
                                  <a:lnTo>
                                    <a:pt x="3827692" y="3196"/>
                                  </a:lnTo>
                                  <a:lnTo>
                                    <a:pt x="3830252" y="639"/>
                                  </a:lnTo>
                                  <a:lnTo>
                                    <a:pt x="3831788" y="0"/>
                                  </a:lnTo>
                                  <a:lnTo>
                                    <a:pt x="3835408" y="0"/>
                                  </a:lnTo>
                                  <a:lnTo>
                                    <a:pt x="3836955" y="639"/>
                                  </a:lnTo>
                                  <a:lnTo>
                                    <a:pt x="3839515" y="3196"/>
                                  </a:lnTo>
                                  <a:lnTo>
                                    <a:pt x="3840146" y="4740"/>
                                  </a:lnTo>
                                  <a:lnTo>
                                    <a:pt x="3840146" y="8356"/>
                                  </a:lnTo>
                                  <a:lnTo>
                                    <a:pt x="3839515" y="9900"/>
                                  </a:lnTo>
                                  <a:lnTo>
                                    <a:pt x="3836955" y="12457"/>
                                  </a:lnTo>
                                  <a:lnTo>
                                    <a:pt x="38354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61625" y="13096"/>
                                  </a:moveTo>
                                  <a:lnTo>
                                    <a:pt x="3858006" y="13096"/>
                                  </a:lnTo>
                                  <a:lnTo>
                                    <a:pt x="3856458" y="12457"/>
                                  </a:lnTo>
                                  <a:lnTo>
                                    <a:pt x="3853898" y="9900"/>
                                  </a:lnTo>
                                  <a:lnTo>
                                    <a:pt x="3853267" y="8356"/>
                                  </a:lnTo>
                                  <a:lnTo>
                                    <a:pt x="3853267" y="4740"/>
                                  </a:lnTo>
                                  <a:lnTo>
                                    <a:pt x="3853898" y="3196"/>
                                  </a:lnTo>
                                  <a:lnTo>
                                    <a:pt x="3856458" y="639"/>
                                  </a:lnTo>
                                  <a:lnTo>
                                    <a:pt x="3858006" y="0"/>
                                  </a:lnTo>
                                  <a:lnTo>
                                    <a:pt x="3861625" y="0"/>
                                  </a:lnTo>
                                  <a:lnTo>
                                    <a:pt x="3863161" y="639"/>
                                  </a:lnTo>
                                  <a:lnTo>
                                    <a:pt x="3865721" y="3196"/>
                                  </a:lnTo>
                                  <a:lnTo>
                                    <a:pt x="3866364" y="4740"/>
                                  </a:lnTo>
                                  <a:lnTo>
                                    <a:pt x="3866364" y="8356"/>
                                  </a:lnTo>
                                  <a:lnTo>
                                    <a:pt x="3865721" y="9900"/>
                                  </a:lnTo>
                                  <a:lnTo>
                                    <a:pt x="3863161" y="12457"/>
                                  </a:lnTo>
                                  <a:lnTo>
                                    <a:pt x="38616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87831" y="13096"/>
                                  </a:moveTo>
                                  <a:lnTo>
                                    <a:pt x="3884223" y="13096"/>
                                  </a:lnTo>
                                  <a:lnTo>
                                    <a:pt x="3882675" y="12457"/>
                                  </a:lnTo>
                                  <a:lnTo>
                                    <a:pt x="3880116" y="9900"/>
                                  </a:lnTo>
                                  <a:lnTo>
                                    <a:pt x="3879473" y="8356"/>
                                  </a:lnTo>
                                  <a:lnTo>
                                    <a:pt x="3879473" y="4740"/>
                                  </a:lnTo>
                                  <a:lnTo>
                                    <a:pt x="3880116" y="3196"/>
                                  </a:lnTo>
                                  <a:lnTo>
                                    <a:pt x="3882675" y="639"/>
                                  </a:lnTo>
                                  <a:lnTo>
                                    <a:pt x="3884223" y="0"/>
                                  </a:lnTo>
                                  <a:lnTo>
                                    <a:pt x="3887831" y="0"/>
                                  </a:lnTo>
                                  <a:lnTo>
                                    <a:pt x="3889379" y="639"/>
                                  </a:lnTo>
                                  <a:lnTo>
                                    <a:pt x="3891938" y="3196"/>
                                  </a:lnTo>
                                  <a:lnTo>
                                    <a:pt x="3892569" y="4740"/>
                                  </a:lnTo>
                                  <a:lnTo>
                                    <a:pt x="3892569" y="8356"/>
                                  </a:lnTo>
                                  <a:lnTo>
                                    <a:pt x="3891938" y="9900"/>
                                  </a:lnTo>
                                  <a:lnTo>
                                    <a:pt x="3889379" y="12457"/>
                                  </a:lnTo>
                                  <a:lnTo>
                                    <a:pt x="38878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14048" y="13096"/>
                                  </a:moveTo>
                                  <a:lnTo>
                                    <a:pt x="3910429" y="13096"/>
                                  </a:lnTo>
                                  <a:lnTo>
                                    <a:pt x="3908881" y="12457"/>
                                  </a:lnTo>
                                  <a:lnTo>
                                    <a:pt x="3906333" y="9900"/>
                                  </a:lnTo>
                                  <a:lnTo>
                                    <a:pt x="3905690" y="8356"/>
                                  </a:lnTo>
                                  <a:lnTo>
                                    <a:pt x="3905690" y="4740"/>
                                  </a:lnTo>
                                  <a:lnTo>
                                    <a:pt x="3906333" y="3196"/>
                                  </a:lnTo>
                                  <a:lnTo>
                                    <a:pt x="3908881" y="639"/>
                                  </a:lnTo>
                                  <a:lnTo>
                                    <a:pt x="3910429" y="0"/>
                                  </a:lnTo>
                                  <a:lnTo>
                                    <a:pt x="3914048" y="0"/>
                                  </a:lnTo>
                                  <a:lnTo>
                                    <a:pt x="3915584" y="639"/>
                                  </a:lnTo>
                                  <a:lnTo>
                                    <a:pt x="3918144" y="3196"/>
                                  </a:lnTo>
                                  <a:lnTo>
                                    <a:pt x="3918787" y="4740"/>
                                  </a:lnTo>
                                  <a:lnTo>
                                    <a:pt x="3918787" y="8356"/>
                                  </a:lnTo>
                                  <a:lnTo>
                                    <a:pt x="3918144" y="9900"/>
                                  </a:lnTo>
                                  <a:lnTo>
                                    <a:pt x="3915584" y="12457"/>
                                  </a:lnTo>
                                  <a:lnTo>
                                    <a:pt x="39140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40254" y="13096"/>
                                  </a:moveTo>
                                  <a:lnTo>
                                    <a:pt x="3936646" y="13096"/>
                                  </a:lnTo>
                                  <a:lnTo>
                                    <a:pt x="3935099" y="12457"/>
                                  </a:lnTo>
                                  <a:lnTo>
                                    <a:pt x="3932539" y="9900"/>
                                  </a:lnTo>
                                  <a:lnTo>
                                    <a:pt x="3931908" y="8356"/>
                                  </a:lnTo>
                                  <a:lnTo>
                                    <a:pt x="3931908" y="4740"/>
                                  </a:lnTo>
                                  <a:lnTo>
                                    <a:pt x="3932539" y="3196"/>
                                  </a:lnTo>
                                  <a:lnTo>
                                    <a:pt x="3935099" y="639"/>
                                  </a:lnTo>
                                  <a:lnTo>
                                    <a:pt x="3936646" y="0"/>
                                  </a:lnTo>
                                  <a:lnTo>
                                    <a:pt x="3940254" y="0"/>
                                  </a:lnTo>
                                  <a:lnTo>
                                    <a:pt x="3941802" y="639"/>
                                  </a:lnTo>
                                  <a:lnTo>
                                    <a:pt x="3944362" y="3196"/>
                                  </a:lnTo>
                                  <a:lnTo>
                                    <a:pt x="3945005" y="4740"/>
                                  </a:lnTo>
                                  <a:lnTo>
                                    <a:pt x="3945005" y="8356"/>
                                  </a:lnTo>
                                  <a:lnTo>
                                    <a:pt x="3944362" y="9900"/>
                                  </a:lnTo>
                                  <a:lnTo>
                                    <a:pt x="3941802" y="12457"/>
                                  </a:lnTo>
                                  <a:lnTo>
                                    <a:pt x="39402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66472" y="13096"/>
                                  </a:moveTo>
                                  <a:lnTo>
                                    <a:pt x="3962852" y="13096"/>
                                  </a:lnTo>
                                  <a:lnTo>
                                    <a:pt x="3961316" y="12457"/>
                                  </a:lnTo>
                                  <a:lnTo>
                                    <a:pt x="3958756" y="9900"/>
                                  </a:lnTo>
                                  <a:lnTo>
                                    <a:pt x="3958113" y="8356"/>
                                  </a:lnTo>
                                  <a:lnTo>
                                    <a:pt x="3958113" y="4740"/>
                                  </a:lnTo>
                                  <a:lnTo>
                                    <a:pt x="3958756" y="3196"/>
                                  </a:lnTo>
                                  <a:lnTo>
                                    <a:pt x="3961316" y="639"/>
                                  </a:lnTo>
                                  <a:lnTo>
                                    <a:pt x="3962852" y="0"/>
                                  </a:lnTo>
                                  <a:lnTo>
                                    <a:pt x="3966472" y="0"/>
                                  </a:lnTo>
                                  <a:lnTo>
                                    <a:pt x="3968019" y="639"/>
                                  </a:lnTo>
                                  <a:lnTo>
                                    <a:pt x="3970567" y="3196"/>
                                  </a:lnTo>
                                  <a:lnTo>
                                    <a:pt x="3971210" y="4740"/>
                                  </a:lnTo>
                                  <a:lnTo>
                                    <a:pt x="3971210" y="8356"/>
                                  </a:lnTo>
                                  <a:lnTo>
                                    <a:pt x="3970567" y="9900"/>
                                  </a:lnTo>
                                  <a:lnTo>
                                    <a:pt x="3968019" y="12457"/>
                                  </a:lnTo>
                                  <a:lnTo>
                                    <a:pt x="3966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92689" y="13096"/>
                                  </a:moveTo>
                                  <a:lnTo>
                                    <a:pt x="3989070" y="13096"/>
                                  </a:lnTo>
                                  <a:lnTo>
                                    <a:pt x="3987522" y="12457"/>
                                  </a:lnTo>
                                  <a:lnTo>
                                    <a:pt x="3984962" y="9900"/>
                                  </a:lnTo>
                                  <a:lnTo>
                                    <a:pt x="3984331" y="8356"/>
                                  </a:lnTo>
                                  <a:lnTo>
                                    <a:pt x="3984331" y="4740"/>
                                  </a:lnTo>
                                  <a:lnTo>
                                    <a:pt x="3984962" y="3196"/>
                                  </a:lnTo>
                                  <a:lnTo>
                                    <a:pt x="3987522" y="639"/>
                                  </a:lnTo>
                                  <a:lnTo>
                                    <a:pt x="3989070" y="0"/>
                                  </a:lnTo>
                                  <a:lnTo>
                                    <a:pt x="3992689" y="0"/>
                                  </a:lnTo>
                                  <a:lnTo>
                                    <a:pt x="3994225" y="639"/>
                                  </a:lnTo>
                                  <a:lnTo>
                                    <a:pt x="3996785" y="3196"/>
                                  </a:lnTo>
                                  <a:lnTo>
                                    <a:pt x="3997428" y="4740"/>
                                  </a:lnTo>
                                  <a:lnTo>
                                    <a:pt x="3997428" y="8356"/>
                                  </a:lnTo>
                                  <a:lnTo>
                                    <a:pt x="3996785" y="9900"/>
                                  </a:lnTo>
                                  <a:lnTo>
                                    <a:pt x="3994225" y="12457"/>
                                  </a:lnTo>
                                  <a:lnTo>
                                    <a:pt x="39926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8895" y="13096"/>
                                  </a:moveTo>
                                  <a:lnTo>
                                    <a:pt x="4015275" y="13096"/>
                                  </a:lnTo>
                                  <a:lnTo>
                                    <a:pt x="4013739" y="12457"/>
                                  </a:lnTo>
                                  <a:lnTo>
                                    <a:pt x="4011180" y="9900"/>
                                  </a:lnTo>
                                  <a:lnTo>
                                    <a:pt x="4010537" y="8356"/>
                                  </a:lnTo>
                                  <a:lnTo>
                                    <a:pt x="4010537" y="4740"/>
                                  </a:lnTo>
                                  <a:lnTo>
                                    <a:pt x="4011180" y="3196"/>
                                  </a:lnTo>
                                  <a:lnTo>
                                    <a:pt x="4013739" y="639"/>
                                  </a:lnTo>
                                  <a:lnTo>
                                    <a:pt x="4015275" y="0"/>
                                  </a:lnTo>
                                  <a:lnTo>
                                    <a:pt x="4018895" y="0"/>
                                  </a:lnTo>
                                  <a:lnTo>
                                    <a:pt x="4020443" y="639"/>
                                  </a:lnTo>
                                  <a:lnTo>
                                    <a:pt x="4023002" y="3196"/>
                                  </a:lnTo>
                                  <a:lnTo>
                                    <a:pt x="4023633" y="4740"/>
                                  </a:lnTo>
                                  <a:lnTo>
                                    <a:pt x="4023633" y="8356"/>
                                  </a:lnTo>
                                  <a:lnTo>
                                    <a:pt x="4023002" y="9900"/>
                                  </a:lnTo>
                                  <a:lnTo>
                                    <a:pt x="4020443" y="12457"/>
                                  </a:lnTo>
                                  <a:lnTo>
                                    <a:pt x="40188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45112" y="13096"/>
                                  </a:moveTo>
                                  <a:lnTo>
                                    <a:pt x="4041493" y="13096"/>
                                  </a:lnTo>
                                  <a:lnTo>
                                    <a:pt x="4039945" y="12457"/>
                                  </a:lnTo>
                                  <a:lnTo>
                                    <a:pt x="4037397" y="9900"/>
                                  </a:lnTo>
                                  <a:lnTo>
                                    <a:pt x="4036754" y="8356"/>
                                  </a:lnTo>
                                  <a:lnTo>
                                    <a:pt x="4036754" y="4740"/>
                                  </a:lnTo>
                                  <a:lnTo>
                                    <a:pt x="4037397" y="3196"/>
                                  </a:lnTo>
                                  <a:lnTo>
                                    <a:pt x="4039945" y="639"/>
                                  </a:lnTo>
                                  <a:lnTo>
                                    <a:pt x="4041493" y="0"/>
                                  </a:lnTo>
                                  <a:lnTo>
                                    <a:pt x="4045112" y="0"/>
                                  </a:lnTo>
                                  <a:lnTo>
                                    <a:pt x="4046648" y="639"/>
                                  </a:lnTo>
                                  <a:lnTo>
                                    <a:pt x="4049208" y="3196"/>
                                  </a:lnTo>
                                  <a:lnTo>
                                    <a:pt x="4049851" y="4740"/>
                                  </a:lnTo>
                                  <a:lnTo>
                                    <a:pt x="4049851" y="8356"/>
                                  </a:lnTo>
                                  <a:lnTo>
                                    <a:pt x="4049208" y="9900"/>
                                  </a:lnTo>
                                  <a:lnTo>
                                    <a:pt x="4046648" y="12457"/>
                                  </a:lnTo>
                                  <a:lnTo>
                                    <a:pt x="404511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71318" y="13096"/>
                                  </a:moveTo>
                                  <a:lnTo>
                                    <a:pt x="4067710" y="13096"/>
                                  </a:lnTo>
                                  <a:lnTo>
                                    <a:pt x="4066163" y="12457"/>
                                  </a:lnTo>
                                  <a:lnTo>
                                    <a:pt x="4063603" y="9900"/>
                                  </a:lnTo>
                                  <a:lnTo>
                                    <a:pt x="4062972" y="8356"/>
                                  </a:lnTo>
                                  <a:lnTo>
                                    <a:pt x="4062972" y="4740"/>
                                  </a:lnTo>
                                  <a:lnTo>
                                    <a:pt x="4063603" y="3196"/>
                                  </a:lnTo>
                                  <a:lnTo>
                                    <a:pt x="4066163" y="639"/>
                                  </a:lnTo>
                                  <a:lnTo>
                                    <a:pt x="4067710" y="0"/>
                                  </a:lnTo>
                                  <a:lnTo>
                                    <a:pt x="4071318" y="0"/>
                                  </a:lnTo>
                                  <a:lnTo>
                                    <a:pt x="4072866" y="639"/>
                                  </a:lnTo>
                                  <a:lnTo>
                                    <a:pt x="4075426" y="3196"/>
                                  </a:lnTo>
                                  <a:lnTo>
                                    <a:pt x="4076069" y="4740"/>
                                  </a:lnTo>
                                  <a:lnTo>
                                    <a:pt x="4076069" y="8356"/>
                                  </a:lnTo>
                                  <a:lnTo>
                                    <a:pt x="4075426" y="9900"/>
                                  </a:lnTo>
                                  <a:lnTo>
                                    <a:pt x="4072866" y="12457"/>
                                  </a:lnTo>
                                  <a:lnTo>
                                    <a:pt x="40713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97536" y="13096"/>
                                  </a:moveTo>
                                  <a:lnTo>
                                    <a:pt x="4093916" y="13096"/>
                                  </a:lnTo>
                                  <a:lnTo>
                                    <a:pt x="4092380" y="12457"/>
                                  </a:lnTo>
                                  <a:lnTo>
                                    <a:pt x="4089820" y="9900"/>
                                  </a:lnTo>
                                  <a:lnTo>
                                    <a:pt x="4089177" y="8356"/>
                                  </a:lnTo>
                                  <a:lnTo>
                                    <a:pt x="4089177" y="4740"/>
                                  </a:lnTo>
                                  <a:lnTo>
                                    <a:pt x="4089820" y="3196"/>
                                  </a:lnTo>
                                  <a:lnTo>
                                    <a:pt x="4092380" y="639"/>
                                  </a:lnTo>
                                  <a:lnTo>
                                    <a:pt x="4093916" y="0"/>
                                  </a:lnTo>
                                  <a:lnTo>
                                    <a:pt x="4097536" y="0"/>
                                  </a:lnTo>
                                  <a:lnTo>
                                    <a:pt x="4099083" y="639"/>
                                  </a:lnTo>
                                  <a:lnTo>
                                    <a:pt x="4101631" y="3196"/>
                                  </a:lnTo>
                                  <a:lnTo>
                                    <a:pt x="4102274" y="4740"/>
                                  </a:lnTo>
                                  <a:lnTo>
                                    <a:pt x="4102274" y="8356"/>
                                  </a:lnTo>
                                  <a:lnTo>
                                    <a:pt x="4101631" y="9900"/>
                                  </a:lnTo>
                                  <a:lnTo>
                                    <a:pt x="4099083" y="12457"/>
                                  </a:lnTo>
                                  <a:lnTo>
                                    <a:pt x="40975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23753" y="13096"/>
                                  </a:moveTo>
                                  <a:lnTo>
                                    <a:pt x="4120134" y="13096"/>
                                  </a:lnTo>
                                  <a:lnTo>
                                    <a:pt x="4118586" y="12457"/>
                                  </a:lnTo>
                                  <a:lnTo>
                                    <a:pt x="4116026" y="9900"/>
                                  </a:lnTo>
                                  <a:lnTo>
                                    <a:pt x="4115395" y="8356"/>
                                  </a:lnTo>
                                  <a:lnTo>
                                    <a:pt x="4115395" y="4740"/>
                                  </a:lnTo>
                                  <a:lnTo>
                                    <a:pt x="4116026" y="3196"/>
                                  </a:lnTo>
                                  <a:lnTo>
                                    <a:pt x="4118586" y="639"/>
                                  </a:lnTo>
                                  <a:lnTo>
                                    <a:pt x="4120134" y="0"/>
                                  </a:lnTo>
                                  <a:lnTo>
                                    <a:pt x="4123753" y="0"/>
                                  </a:lnTo>
                                  <a:lnTo>
                                    <a:pt x="4125289" y="639"/>
                                  </a:lnTo>
                                  <a:lnTo>
                                    <a:pt x="4127849" y="3196"/>
                                  </a:lnTo>
                                  <a:lnTo>
                                    <a:pt x="4128492" y="4740"/>
                                  </a:lnTo>
                                  <a:lnTo>
                                    <a:pt x="4128492" y="8356"/>
                                  </a:lnTo>
                                  <a:lnTo>
                                    <a:pt x="4127849" y="9900"/>
                                  </a:lnTo>
                                  <a:lnTo>
                                    <a:pt x="4125289" y="12457"/>
                                  </a:lnTo>
                                  <a:lnTo>
                                    <a:pt x="412375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49959" y="13096"/>
                                  </a:moveTo>
                                  <a:lnTo>
                                    <a:pt x="4146339" y="13096"/>
                                  </a:lnTo>
                                  <a:lnTo>
                                    <a:pt x="4144803" y="12457"/>
                                  </a:lnTo>
                                  <a:lnTo>
                                    <a:pt x="4142244" y="9900"/>
                                  </a:lnTo>
                                  <a:lnTo>
                                    <a:pt x="4141601" y="8356"/>
                                  </a:lnTo>
                                  <a:lnTo>
                                    <a:pt x="4141601" y="4740"/>
                                  </a:lnTo>
                                  <a:lnTo>
                                    <a:pt x="4142244" y="3196"/>
                                  </a:lnTo>
                                  <a:lnTo>
                                    <a:pt x="4144803" y="639"/>
                                  </a:lnTo>
                                  <a:lnTo>
                                    <a:pt x="4146339" y="0"/>
                                  </a:lnTo>
                                  <a:lnTo>
                                    <a:pt x="4149959" y="0"/>
                                  </a:lnTo>
                                  <a:lnTo>
                                    <a:pt x="4151507" y="639"/>
                                  </a:lnTo>
                                  <a:lnTo>
                                    <a:pt x="4154066" y="3196"/>
                                  </a:lnTo>
                                  <a:lnTo>
                                    <a:pt x="4154697" y="4740"/>
                                  </a:lnTo>
                                  <a:lnTo>
                                    <a:pt x="4154697" y="8356"/>
                                  </a:lnTo>
                                  <a:lnTo>
                                    <a:pt x="4154066" y="9900"/>
                                  </a:lnTo>
                                  <a:lnTo>
                                    <a:pt x="4151507" y="12457"/>
                                  </a:lnTo>
                                  <a:lnTo>
                                    <a:pt x="41499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76176" y="13096"/>
                                  </a:moveTo>
                                  <a:lnTo>
                                    <a:pt x="4172557" y="13096"/>
                                  </a:lnTo>
                                  <a:lnTo>
                                    <a:pt x="4171009" y="12457"/>
                                  </a:lnTo>
                                  <a:lnTo>
                                    <a:pt x="4168461" y="9900"/>
                                  </a:lnTo>
                                  <a:lnTo>
                                    <a:pt x="4167818" y="8356"/>
                                  </a:lnTo>
                                  <a:lnTo>
                                    <a:pt x="4167818" y="4740"/>
                                  </a:lnTo>
                                  <a:lnTo>
                                    <a:pt x="4168461" y="3196"/>
                                  </a:lnTo>
                                  <a:lnTo>
                                    <a:pt x="4171009" y="639"/>
                                  </a:lnTo>
                                  <a:lnTo>
                                    <a:pt x="4172557" y="0"/>
                                  </a:lnTo>
                                  <a:lnTo>
                                    <a:pt x="4176176" y="0"/>
                                  </a:lnTo>
                                  <a:lnTo>
                                    <a:pt x="4177712" y="639"/>
                                  </a:lnTo>
                                  <a:lnTo>
                                    <a:pt x="4180272" y="3196"/>
                                  </a:lnTo>
                                  <a:lnTo>
                                    <a:pt x="4180915" y="4740"/>
                                  </a:lnTo>
                                  <a:lnTo>
                                    <a:pt x="4180915" y="8356"/>
                                  </a:lnTo>
                                  <a:lnTo>
                                    <a:pt x="4180272" y="9900"/>
                                  </a:lnTo>
                                  <a:lnTo>
                                    <a:pt x="4177712" y="12457"/>
                                  </a:lnTo>
                                  <a:lnTo>
                                    <a:pt x="41761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02382" y="13096"/>
                                  </a:moveTo>
                                  <a:lnTo>
                                    <a:pt x="4198774" y="13096"/>
                                  </a:lnTo>
                                  <a:lnTo>
                                    <a:pt x="4197227" y="12457"/>
                                  </a:lnTo>
                                  <a:lnTo>
                                    <a:pt x="4194667" y="9900"/>
                                  </a:lnTo>
                                  <a:lnTo>
                                    <a:pt x="4194024" y="8356"/>
                                  </a:lnTo>
                                  <a:lnTo>
                                    <a:pt x="4194024" y="4740"/>
                                  </a:lnTo>
                                  <a:lnTo>
                                    <a:pt x="4194667" y="3196"/>
                                  </a:lnTo>
                                  <a:lnTo>
                                    <a:pt x="4197227" y="639"/>
                                  </a:lnTo>
                                  <a:lnTo>
                                    <a:pt x="4198774" y="0"/>
                                  </a:lnTo>
                                  <a:lnTo>
                                    <a:pt x="4202382" y="0"/>
                                  </a:lnTo>
                                  <a:lnTo>
                                    <a:pt x="4203930" y="639"/>
                                  </a:lnTo>
                                  <a:lnTo>
                                    <a:pt x="4206490" y="3196"/>
                                  </a:lnTo>
                                  <a:lnTo>
                                    <a:pt x="4207121" y="4740"/>
                                  </a:lnTo>
                                  <a:lnTo>
                                    <a:pt x="4207121" y="8356"/>
                                  </a:lnTo>
                                  <a:lnTo>
                                    <a:pt x="4206490" y="9900"/>
                                  </a:lnTo>
                                  <a:lnTo>
                                    <a:pt x="4203930" y="12457"/>
                                  </a:lnTo>
                                  <a:lnTo>
                                    <a:pt x="42023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28600" y="13096"/>
                                  </a:moveTo>
                                  <a:lnTo>
                                    <a:pt x="4224980" y="13096"/>
                                  </a:lnTo>
                                  <a:lnTo>
                                    <a:pt x="4223444" y="12457"/>
                                  </a:lnTo>
                                  <a:lnTo>
                                    <a:pt x="4220884" y="9900"/>
                                  </a:lnTo>
                                  <a:lnTo>
                                    <a:pt x="4220241" y="8356"/>
                                  </a:lnTo>
                                  <a:lnTo>
                                    <a:pt x="4220241" y="4740"/>
                                  </a:lnTo>
                                  <a:lnTo>
                                    <a:pt x="4220884" y="3196"/>
                                  </a:lnTo>
                                  <a:lnTo>
                                    <a:pt x="4223444" y="639"/>
                                  </a:lnTo>
                                  <a:lnTo>
                                    <a:pt x="4224980" y="0"/>
                                  </a:lnTo>
                                  <a:lnTo>
                                    <a:pt x="4228600" y="0"/>
                                  </a:lnTo>
                                  <a:lnTo>
                                    <a:pt x="4230147" y="639"/>
                                  </a:lnTo>
                                  <a:lnTo>
                                    <a:pt x="4232695" y="3196"/>
                                  </a:lnTo>
                                  <a:lnTo>
                                    <a:pt x="4233338" y="4740"/>
                                  </a:lnTo>
                                  <a:lnTo>
                                    <a:pt x="4233338" y="8356"/>
                                  </a:lnTo>
                                  <a:lnTo>
                                    <a:pt x="4232695" y="9900"/>
                                  </a:lnTo>
                                  <a:lnTo>
                                    <a:pt x="4230147" y="12457"/>
                                  </a:lnTo>
                                  <a:lnTo>
                                    <a:pt x="42286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54817" y="13096"/>
                                  </a:moveTo>
                                  <a:lnTo>
                                    <a:pt x="4251198" y="13096"/>
                                  </a:lnTo>
                                  <a:lnTo>
                                    <a:pt x="4249650" y="12457"/>
                                  </a:lnTo>
                                  <a:lnTo>
                                    <a:pt x="4247090" y="9900"/>
                                  </a:lnTo>
                                  <a:lnTo>
                                    <a:pt x="4246459" y="8356"/>
                                  </a:lnTo>
                                  <a:lnTo>
                                    <a:pt x="4246459" y="4740"/>
                                  </a:lnTo>
                                  <a:lnTo>
                                    <a:pt x="4247090" y="3196"/>
                                  </a:lnTo>
                                  <a:lnTo>
                                    <a:pt x="4249650" y="639"/>
                                  </a:lnTo>
                                  <a:lnTo>
                                    <a:pt x="4251198" y="0"/>
                                  </a:lnTo>
                                  <a:lnTo>
                                    <a:pt x="4254817" y="0"/>
                                  </a:lnTo>
                                  <a:lnTo>
                                    <a:pt x="4256353" y="639"/>
                                  </a:lnTo>
                                  <a:lnTo>
                                    <a:pt x="4258913" y="3196"/>
                                  </a:lnTo>
                                  <a:lnTo>
                                    <a:pt x="4259556" y="4740"/>
                                  </a:lnTo>
                                  <a:lnTo>
                                    <a:pt x="4259556" y="8356"/>
                                  </a:lnTo>
                                  <a:lnTo>
                                    <a:pt x="4258913" y="9900"/>
                                  </a:lnTo>
                                  <a:lnTo>
                                    <a:pt x="4256353" y="12457"/>
                                  </a:lnTo>
                                  <a:lnTo>
                                    <a:pt x="42548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81023" y="13096"/>
                                  </a:moveTo>
                                  <a:lnTo>
                                    <a:pt x="4277403" y="13096"/>
                                  </a:lnTo>
                                  <a:lnTo>
                                    <a:pt x="4275867" y="12457"/>
                                  </a:lnTo>
                                  <a:lnTo>
                                    <a:pt x="4273308" y="9900"/>
                                  </a:lnTo>
                                  <a:lnTo>
                                    <a:pt x="4272665" y="8356"/>
                                  </a:lnTo>
                                  <a:lnTo>
                                    <a:pt x="4272665" y="4740"/>
                                  </a:lnTo>
                                  <a:lnTo>
                                    <a:pt x="4273308" y="3196"/>
                                  </a:lnTo>
                                  <a:lnTo>
                                    <a:pt x="4275867" y="639"/>
                                  </a:lnTo>
                                  <a:lnTo>
                                    <a:pt x="4277403" y="0"/>
                                  </a:lnTo>
                                  <a:lnTo>
                                    <a:pt x="4281023" y="0"/>
                                  </a:lnTo>
                                  <a:lnTo>
                                    <a:pt x="4282571" y="639"/>
                                  </a:lnTo>
                                  <a:lnTo>
                                    <a:pt x="4285130" y="3196"/>
                                  </a:lnTo>
                                  <a:lnTo>
                                    <a:pt x="4285761" y="4740"/>
                                  </a:lnTo>
                                  <a:lnTo>
                                    <a:pt x="4285761" y="8356"/>
                                  </a:lnTo>
                                  <a:lnTo>
                                    <a:pt x="4285130" y="9900"/>
                                  </a:lnTo>
                                  <a:lnTo>
                                    <a:pt x="4282571" y="12457"/>
                                  </a:lnTo>
                                  <a:lnTo>
                                    <a:pt x="42810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07240" y="13096"/>
                                  </a:moveTo>
                                  <a:lnTo>
                                    <a:pt x="4303621" y="13096"/>
                                  </a:lnTo>
                                  <a:lnTo>
                                    <a:pt x="4302073" y="12457"/>
                                  </a:lnTo>
                                  <a:lnTo>
                                    <a:pt x="4299525" y="9900"/>
                                  </a:lnTo>
                                  <a:lnTo>
                                    <a:pt x="4298882" y="8356"/>
                                  </a:lnTo>
                                  <a:lnTo>
                                    <a:pt x="4298882" y="4740"/>
                                  </a:lnTo>
                                  <a:lnTo>
                                    <a:pt x="4299525" y="3196"/>
                                  </a:lnTo>
                                  <a:lnTo>
                                    <a:pt x="4302073" y="639"/>
                                  </a:lnTo>
                                  <a:lnTo>
                                    <a:pt x="4303621" y="0"/>
                                  </a:lnTo>
                                  <a:lnTo>
                                    <a:pt x="4307240" y="0"/>
                                  </a:lnTo>
                                  <a:lnTo>
                                    <a:pt x="4308776" y="639"/>
                                  </a:lnTo>
                                  <a:lnTo>
                                    <a:pt x="4311336" y="3196"/>
                                  </a:lnTo>
                                  <a:lnTo>
                                    <a:pt x="4311979" y="4740"/>
                                  </a:lnTo>
                                  <a:lnTo>
                                    <a:pt x="4311979" y="8356"/>
                                  </a:lnTo>
                                  <a:lnTo>
                                    <a:pt x="4311336" y="9900"/>
                                  </a:lnTo>
                                  <a:lnTo>
                                    <a:pt x="4308776" y="12457"/>
                                  </a:lnTo>
                                  <a:lnTo>
                                    <a:pt x="43072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33446" y="13096"/>
                                  </a:moveTo>
                                  <a:lnTo>
                                    <a:pt x="4329838" y="13096"/>
                                  </a:lnTo>
                                  <a:lnTo>
                                    <a:pt x="4328291" y="12457"/>
                                  </a:lnTo>
                                  <a:lnTo>
                                    <a:pt x="4325731" y="9900"/>
                                  </a:lnTo>
                                  <a:lnTo>
                                    <a:pt x="4325088" y="8356"/>
                                  </a:lnTo>
                                  <a:lnTo>
                                    <a:pt x="4325088" y="4740"/>
                                  </a:lnTo>
                                  <a:lnTo>
                                    <a:pt x="4325731" y="3196"/>
                                  </a:lnTo>
                                  <a:lnTo>
                                    <a:pt x="4328291" y="639"/>
                                  </a:lnTo>
                                  <a:lnTo>
                                    <a:pt x="4329838" y="0"/>
                                  </a:lnTo>
                                  <a:lnTo>
                                    <a:pt x="4333446" y="0"/>
                                  </a:lnTo>
                                  <a:lnTo>
                                    <a:pt x="4334994" y="639"/>
                                  </a:lnTo>
                                  <a:lnTo>
                                    <a:pt x="4337554" y="3196"/>
                                  </a:lnTo>
                                  <a:lnTo>
                                    <a:pt x="4338185" y="4740"/>
                                  </a:lnTo>
                                  <a:lnTo>
                                    <a:pt x="4338185" y="8356"/>
                                  </a:lnTo>
                                  <a:lnTo>
                                    <a:pt x="4337554" y="9900"/>
                                  </a:lnTo>
                                  <a:lnTo>
                                    <a:pt x="4334994" y="12457"/>
                                  </a:lnTo>
                                  <a:lnTo>
                                    <a:pt x="43334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59664" y="13096"/>
                                  </a:moveTo>
                                  <a:lnTo>
                                    <a:pt x="4356044" y="13096"/>
                                  </a:lnTo>
                                  <a:lnTo>
                                    <a:pt x="4354496" y="12457"/>
                                  </a:lnTo>
                                  <a:lnTo>
                                    <a:pt x="4351948" y="9900"/>
                                  </a:lnTo>
                                  <a:lnTo>
                                    <a:pt x="4351305" y="8356"/>
                                  </a:lnTo>
                                  <a:lnTo>
                                    <a:pt x="4351305" y="4740"/>
                                  </a:lnTo>
                                  <a:lnTo>
                                    <a:pt x="4351948" y="3196"/>
                                  </a:lnTo>
                                  <a:lnTo>
                                    <a:pt x="4354496" y="639"/>
                                  </a:lnTo>
                                  <a:lnTo>
                                    <a:pt x="4356044" y="0"/>
                                  </a:lnTo>
                                  <a:lnTo>
                                    <a:pt x="4359664" y="0"/>
                                  </a:lnTo>
                                  <a:lnTo>
                                    <a:pt x="4361211" y="639"/>
                                  </a:lnTo>
                                  <a:lnTo>
                                    <a:pt x="4363759" y="3196"/>
                                  </a:lnTo>
                                  <a:lnTo>
                                    <a:pt x="4364402" y="4740"/>
                                  </a:lnTo>
                                  <a:lnTo>
                                    <a:pt x="4364402" y="8356"/>
                                  </a:lnTo>
                                  <a:lnTo>
                                    <a:pt x="4363759" y="9900"/>
                                  </a:lnTo>
                                  <a:lnTo>
                                    <a:pt x="4361211" y="12457"/>
                                  </a:lnTo>
                                  <a:lnTo>
                                    <a:pt x="43596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85869" y="13096"/>
                                  </a:moveTo>
                                  <a:lnTo>
                                    <a:pt x="4382262" y="13096"/>
                                  </a:lnTo>
                                  <a:lnTo>
                                    <a:pt x="4380714" y="12457"/>
                                  </a:lnTo>
                                  <a:lnTo>
                                    <a:pt x="4378154" y="9900"/>
                                  </a:lnTo>
                                  <a:lnTo>
                                    <a:pt x="4377523" y="8356"/>
                                  </a:lnTo>
                                  <a:lnTo>
                                    <a:pt x="4377523" y="4740"/>
                                  </a:lnTo>
                                  <a:lnTo>
                                    <a:pt x="4378154" y="3196"/>
                                  </a:lnTo>
                                  <a:lnTo>
                                    <a:pt x="4380714" y="639"/>
                                  </a:lnTo>
                                  <a:lnTo>
                                    <a:pt x="4382262" y="0"/>
                                  </a:lnTo>
                                  <a:lnTo>
                                    <a:pt x="4385869" y="0"/>
                                  </a:lnTo>
                                  <a:lnTo>
                                    <a:pt x="4387417" y="639"/>
                                  </a:lnTo>
                                  <a:lnTo>
                                    <a:pt x="4389977" y="3196"/>
                                  </a:lnTo>
                                  <a:lnTo>
                                    <a:pt x="4390620" y="4740"/>
                                  </a:lnTo>
                                  <a:lnTo>
                                    <a:pt x="4390620" y="8356"/>
                                  </a:lnTo>
                                  <a:lnTo>
                                    <a:pt x="4389977" y="9900"/>
                                  </a:lnTo>
                                  <a:lnTo>
                                    <a:pt x="4387417" y="12457"/>
                                  </a:lnTo>
                                  <a:lnTo>
                                    <a:pt x="43858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12087" y="13096"/>
                                  </a:moveTo>
                                  <a:lnTo>
                                    <a:pt x="4408467" y="13096"/>
                                  </a:lnTo>
                                  <a:lnTo>
                                    <a:pt x="4406931" y="12457"/>
                                  </a:lnTo>
                                  <a:lnTo>
                                    <a:pt x="4404372" y="9900"/>
                                  </a:lnTo>
                                  <a:lnTo>
                                    <a:pt x="4403729" y="8356"/>
                                  </a:lnTo>
                                  <a:lnTo>
                                    <a:pt x="4403729" y="4740"/>
                                  </a:lnTo>
                                  <a:lnTo>
                                    <a:pt x="4404372" y="3196"/>
                                  </a:lnTo>
                                  <a:lnTo>
                                    <a:pt x="4406931" y="639"/>
                                  </a:lnTo>
                                  <a:lnTo>
                                    <a:pt x="4408467" y="0"/>
                                  </a:lnTo>
                                  <a:lnTo>
                                    <a:pt x="4412087" y="0"/>
                                  </a:lnTo>
                                  <a:lnTo>
                                    <a:pt x="4413635" y="639"/>
                                  </a:lnTo>
                                  <a:lnTo>
                                    <a:pt x="4416194" y="3196"/>
                                  </a:lnTo>
                                  <a:lnTo>
                                    <a:pt x="4416825" y="4740"/>
                                  </a:lnTo>
                                  <a:lnTo>
                                    <a:pt x="4416825" y="8356"/>
                                  </a:lnTo>
                                  <a:lnTo>
                                    <a:pt x="4416194" y="9900"/>
                                  </a:lnTo>
                                  <a:lnTo>
                                    <a:pt x="4413635" y="12457"/>
                                  </a:lnTo>
                                  <a:lnTo>
                                    <a:pt x="441208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38304" y="13096"/>
                                  </a:moveTo>
                                  <a:lnTo>
                                    <a:pt x="4434685" y="13096"/>
                                  </a:lnTo>
                                  <a:lnTo>
                                    <a:pt x="4433137" y="12457"/>
                                  </a:lnTo>
                                  <a:lnTo>
                                    <a:pt x="4430577" y="9900"/>
                                  </a:lnTo>
                                  <a:lnTo>
                                    <a:pt x="4429946" y="8356"/>
                                  </a:lnTo>
                                  <a:lnTo>
                                    <a:pt x="4429946" y="4740"/>
                                  </a:lnTo>
                                  <a:lnTo>
                                    <a:pt x="4430577" y="3196"/>
                                  </a:lnTo>
                                  <a:lnTo>
                                    <a:pt x="4433137" y="639"/>
                                  </a:lnTo>
                                  <a:lnTo>
                                    <a:pt x="4434685" y="0"/>
                                  </a:lnTo>
                                  <a:lnTo>
                                    <a:pt x="4438304" y="0"/>
                                  </a:lnTo>
                                  <a:lnTo>
                                    <a:pt x="4439840" y="639"/>
                                  </a:lnTo>
                                  <a:lnTo>
                                    <a:pt x="4442400" y="3196"/>
                                  </a:lnTo>
                                  <a:lnTo>
                                    <a:pt x="4443043" y="4740"/>
                                  </a:lnTo>
                                  <a:lnTo>
                                    <a:pt x="4443043" y="8356"/>
                                  </a:lnTo>
                                  <a:lnTo>
                                    <a:pt x="4442400" y="9900"/>
                                  </a:lnTo>
                                  <a:lnTo>
                                    <a:pt x="4439840" y="12457"/>
                                  </a:lnTo>
                                  <a:lnTo>
                                    <a:pt x="443830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64510" y="13096"/>
                                  </a:moveTo>
                                  <a:lnTo>
                                    <a:pt x="4460902" y="13096"/>
                                  </a:lnTo>
                                  <a:lnTo>
                                    <a:pt x="4459355" y="12457"/>
                                  </a:lnTo>
                                  <a:lnTo>
                                    <a:pt x="4456795" y="9900"/>
                                  </a:lnTo>
                                  <a:lnTo>
                                    <a:pt x="4456152" y="8356"/>
                                  </a:lnTo>
                                  <a:lnTo>
                                    <a:pt x="4456152" y="4740"/>
                                  </a:lnTo>
                                  <a:lnTo>
                                    <a:pt x="4456795" y="3196"/>
                                  </a:lnTo>
                                  <a:lnTo>
                                    <a:pt x="4459355" y="639"/>
                                  </a:lnTo>
                                  <a:lnTo>
                                    <a:pt x="4460902" y="0"/>
                                  </a:lnTo>
                                  <a:lnTo>
                                    <a:pt x="4464510" y="0"/>
                                  </a:lnTo>
                                  <a:lnTo>
                                    <a:pt x="4466058" y="639"/>
                                  </a:lnTo>
                                  <a:lnTo>
                                    <a:pt x="4468618" y="3196"/>
                                  </a:lnTo>
                                  <a:lnTo>
                                    <a:pt x="4469249" y="4740"/>
                                  </a:lnTo>
                                  <a:lnTo>
                                    <a:pt x="4469249" y="8356"/>
                                  </a:lnTo>
                                  <a:lnTo>
                                    <a:pt x="4468618" y="9900"/>
                                  </a:lnTo>
                                  <a:lnTo>
                                    <a:pt x="4466058" y="12457"/>
                                  </a:lnTo>
                                  <a:lnTo>
                                    <a:pt x="44645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90728" y="13096"/>
                                  </a:moveTo>
                                  <a:lnTo>
                                    <a:pt x="4487108" y="13096"/>
                                  </a:lnTo>
                                  <a:lnTo>
                                    <a:pt x="4485560" y="12457"/>
                                  </a:lnTo>
                                  <a:lnTo>
                                    <a:pt x="4483012" y="9900"/>
                                  </a:lnTo>
                                  <a:lnTo>
                                    <a:pt x="4482369" y="8356"/>
                                  </a:lnTo>
                                  <a:lnTo>
                                    <a:pt x="4482369" y="4740"/>
                                  </a:lnTo>
                                  <a:lnTo>
                                    <a:pt x="4483012" y="3196"/>
                                  </a:lnTo>
                                  <a:lnTo>
                                    <a:pt x="4485560" y="639"/>
                                  </a:lnTo>
                                  <a:lnTo>
                                    <a:pt x="4487108" y="0"/>
                                  </a:lnTo>
                                  <a:lnTo>
                                    <a:pt x="4490728" y="0"/>
                                  </a:lnTo>
                                  <a:lnTo>
                                    <a:pt x="4492263" y="639"/>
                                  </a:lnTo>
                                  <a:lnTo>
                                    <a:pt x="4494823" y="3196"/>
                                  </a:lnTo>
                                  <a:lnTo>
                                    <a:pt x="4495466" y="4740"/>
                                  </a:lnTo>
                                  <a:lnTo>
                                    <a:pt x="4495466" y="8356"/>
                                  </a:lnTo>
                                  <a:lnTo>
                                    <a:pt x="4494823" y="9900"/>
                                  </a:lnTo>
                                  <a:lnTo>
                                    <a:pt x="4492263" y="12457"/>
                                  </a:lnTo>
                                  <a:lnTo>
                                    <a:pt x="44907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16933" y="13096"/>
                                  </a:moveTo>
                                  <a:lnTo>
                                    <a:pt x="4513326" y="13096"/>
                                  </a:lnTo>
                                  <a:lnTo>
                                    <a:pt x="4511778" y="12457"/>
                                  </a:lnTo>
                                  <a:lnTo>
                                    <a:pt x="4509218" y="9900"/>
                                  </a:lnTo>
                                  <a:lnTo>
                                    <a:pt x="4508587" y="8356"/>
                                  </a:lnTo>
                                  <a:lnTo>
                                    <a:pt x="4508587" y="4740"/>
                                  </a:lnTo>
                                  <a:lnTo>
                                    <a:pt x="4509218" y="3196"/>
                                  </a:lnTo>
                                  <a:lnTo>
                                    <a:pt x="4511778" y="639"/>
                                  </a:lnTo>
                                  <a:lnTo>
                                    <a:pt x="4513326" y="0"/>
                                  </a:lnTo>
                                  <a:lnTo>
                                    <a:pt x="4516933" y="0"/>
                                  </a:lnTo>
                                  <a:lnTo>
                                    <a:pt x="4518481" y="639"/>
                                  </a:lnTo>
                                  <a:lnTo>
                                    <a:pt x="4521041" y="3196"/>
                                  </a:lnTo>
                                  <a:lnTo>
                                    <a:pt x="4521684" y="4740"/>
                                  </a:lnTo>
                                  <a:lnTo>
                                    <a:pt x="4521684" y="8356"/>
                                  </a:lnTo>
                                  <a:lnTo>
                                    <a:pt x="4521041" y="9900"/>
                                  </a:lnTo>
                                  <a:lnTo>
                                    <a:pt x="4518481" y="12457"/>
                                  </a:lnTo>
                                  <a:lnTo>
                                    <a:pt x="45169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43151" y="13096"/>
                                  </a:moveTo>
                                  <a:lnTo>
                                    <a:pt x="4539531" y="13096"/>
                                  </a:lnTo>
                                  <a:lnTo>
                                    <a:pt x="4537995" y="12457"/>
                                  </a:lnTo>
                                  <a:lnTo>
                                    <a:pt x="4535436" y="9900"/>
                                  </a:lnTo>
                                  <a:lnTo>
                                    <a:pt x="4534793" y="8356"/>
                                  </a:lnTo>
                                  <a:lnTo>
                                    <a:pt x="4534793" y="4740"/>
                                  </a:lnTo>
                                  <a:lnTo>
                                    <a:pt x="4535436" y="3196"/>
                                  </a:lnTo>
                                  <a:lnTo>
                                    <a:pt x="4537995" y="639"/>
                                  </a:lnTo>
                                  <a:lnTo>
                                    <a:pt x="4539531" y="0"/>
                                  </a:lnTo>
                                  <a:lnTo>
                                    <a:pt x="4543151" y="0"/>
                                  </a:lnTo>
                                  <a:lnTo>
                                    <a:pt x="4544699" y="639"/>
                                  </a:lnTo>
                                  <a:lnTo>
                                    <a:pt x="4547247" y="3196"/>
                                  </a:lnTo>
                                  <a:lnTo>
                                    <a:pt x="4547889" y="4740"/>
                                  </a:lnTo>
                                  <a:lnTo>
                                    <a:pt x="4547889" y="8356"/>
                                  </a:lnTo>
                                  <a:lnTo>
                                    <a:pt x="4547247" y="9900"/>
                                  </a:lnTo>
                                  <a:lnTo>
                                    <a:pt x="4544699" y="12457"/>
                                  </a:lnTo>
                                  <a:lnTo>
                                    <a:pt x="45431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69368" y="13096"/>
                                  </a:moveTo>
                                  <a:lnTo>
                                    <a:pt x="4565749" y="13096"/>
                                  </a:lnTo>
                                  <a:lnTo>
                                    <a:pt x="4564201" y="12457"/>
                                  </a:lnTo>
                                  <a:lnTo>
                                    <a:pt x="4561641" y="9900"/>
                                  </a:lnTo>
                                  <a:lnTo>
                                    <a:pt x="4561010" y="8356"/>
                                  </a:lnTo>
                                  <a:lnTo>
                                    <a:pt x="4561010" y="4740"/>
                                  </a:lnTo>
                                  <a:lnTo>
                                    <a:pt x="4561641" y="3196"/>
                                  </a:lnTo>
                                  <a:lnTo>
                                    <a:pt x="4564201" y="639"/>
                                  </a:lnTo>
                                  <a:lnTo>
                                    <a:pt x="4565749" y="0"/>
                                  </a:lnTo>
                                  <a:lnTo>
                                    <a:pt x="4569368" y="0"/>
                                  </a:lnTo>
                                  <a:lnTo>
                                    <a:pt x="4570904" y="639"/>
                                  </a:lnTo>
                                  <a:lnTo>
                                    <a:pt x="4573464" y="3196"/>
                                  </a:lnTo>
                                  <a:lnTo>
                                    <a:pt x="4574107" y="4740"/>
                                  </a:lnTo>
                                  <a:lnTo>
                                    <a:pt x="4574107" y="8356"/>
                                  </a:lnTo>
                                  <a:lnTo>
                                    <a:pt x="4573464" y="9900"/>
                                  </a:lnTo>
                                  <a:lnTo>
                                    <a:pt x="4570904" y="12457"/>
                                  </a:lnTo>
                                  <a:lnTo>
                                    <a:pt x="456936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95574" y="13096"/>
                                  </a:moveTo>
                                  <a:lnTo>
                                    <a:pt x="4591955" y="13096"/>
                                  </a:lnTo>
                                  <a:lnTo>
                                    <a:pt x="4590419" y="12457"/>
                                  </a:lnTo>
                                  <a:lnTo>
                                    <a:pt x="4587859" y="9900"/>
                                  </a:lnTo>
                                  <a:lnTo>
                                    <a:pt x="4587216" y="8356"/>
                                  </a:lnTo>
                                  <a:lnTo>
                                    <a:pt x="4587216" y="4740"/>
                                  </a:lnTo>
                                  <a:lnTo>
                                    <a:pt x="4587859" y="3196"/>
                                  </a:lnTo>
                                  <a:lnTo>
                                    <a:pt x="4590419" y="639"/>
                                  </a:lnTo>
                                  <a:lnTo>
                                    <a:pt x="4591955" y="0"/>
                                  </a:lnTo>
                                  <a:lnTo>
                                    <a:pt x="4595574" y="0"/>
                                  </a:lnTo>
                                  <a:lnTo>
                                    <a:pt x="4597122" y="639"/>
                                  </a:lnTo>
                                  <a:lnTo>
                                    <a:pt x="4599682" y="3196"/>
                                  </a:lnTo>
                                  <a:lnTo>
                                    <a:pt x="4600313" y="4740"/>
                                  </a:lnTo>
                                  <a:lnTo>
                                    <a:pt x="4600313" y="8356"/>
                                  </a:lnTo>
                                  <a:lnTo>
                                    <a:pt x="4599682" y="9900"/>
                                  </a:lnTo>
                                  <a:lnTo>
                                    <a:pt x="4597122" y="12457"/>
                                  </a:lnTo>
                                  <a:lnTo>
                                    <a:pt x="45955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21792" y="13096"/>
                                  </a:moveTo>
                                  <a:lnTo>
                                    <a:pt x="4618172" y="13096"/>
                                  </a:lnTo>
                                  <a:lnTo>
                                    <a:pt x="4616624" y="12457"/>
                                  </a:lnTo>
                                  <a:lnTo>
                                    <a:pt x="4614076" y="9900"/>
                                  </a:lnTo>
                                  <a:lnTo>
                                    <a:pt x="4613433" y="8356"/>
                                  </a:lnTo>
                                  <a:lnTo>
                                    <a:pt x="4613433" y="4740"/>
                                  </a:lnTo>
                                  <a:lnTo>
                                    <a:pt x="4614076" y="3196"/>
                                  </a:lnTo>
                                  <a:lnTo>
                                    <a:pt x="4616624" y="639"/>
                                  </a:lnTo>
                                  <a:lnTo>
                                    <a:pt x="4618172" y="0"/>
                                  </a:lnTo>
                                  <a:lnTo>
                                    <a:pt x="4621792" y="0"/>
                                  </a:lnTo>
                                  <a:lnTo>
                                    <a:pt x="4623327" y="639"/>
                                  </a:lnTo>
                                  <a:lnTo>
                                    <a:pt x="4625887" y="3196"/>
                                  </a:lnTo>
                                  <a:lnTo>
                                    <a:pt x="4626530" y="4740"/>
                                  </a:lnTo>
                                  <a:lnTo>
                                    <a:pt x="4626530" y="8356"/>
                                  </a:lnTo>
                                  <a:lnTo>
                                    <a:pt x="4625887" y="9900"/>
                                  </a:lnTo>
                                  <a:lnTo>
                                    <a:pt x="4623327" y="12457"/>
                                  </a:lnTo>
                                  <a:lnTo>
                                    <a:pt x="46217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47997" y="13096"/>
                                  </a:moveTo>
                                  <a:lnTo>
                                    <a:pt x="4644390" y="13096"/>
                                  </a:lnTo>
                                  <a:lnTo>
                                    <a:pt x="4642842" y="12457"/>
                                  </a:lnTo>
                                  <a:lnTo>
                                    <a:pt x="4640282" y="9900"/>
                                  </a:lnTo>
                                  <a:lnTo>
                                    <a:pt x="4639639" y="8356"/>
                                  </a:lnTo>
                                  <a:lnTo>
                                    <a:pt x="4639639" y="4740"/>
                                  </a:lnTo>
                                  <a:lnTo>
                                    <a:pt x="4640282" y="3196"/>
                                  </a:lnTo>
                                  <a:lnTo>
                                    <a:pt x="4642842" y="639"/>
                                  </a:lnTo>
                                  <a:lnTo>
                                    <a:pt x="4644390" y="0"/>
                                  </a:lnTo>
                                  <a:lnTo>
                                    <a:pt x="4647997" y="0"/>
                                  </a:lnTo>
                                  <a:lnTo>
                                    <a:pt x="4649545" y="639"/>
                                  </a:lnTo>
                                  <a:lnTo>
                                    <a:pt x="4652105" y="3196"/>
                                  </a:lnTo>
                                  <a:lnTo>
                                    <a:pt x="4652736" y="4740"/>
                                  </a:lnTo>
                                  <a:lnTo>
                                    <a:pt x="4652736" y="8356"/>
                                  </a:lnTo>
                                  <a:lnTo>
                                    <a:pt x="4652105" y="9900"/>
                                  </a:lnTo>
                                  <a:lnTo>
                                    <a:pt x="4649545" y="12457"/>
                                  </a:lnTo>
                                  <a:lnTo>
                                    <a:pt x="46479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74215" y="13096"/>
                                  </a:moveTo>
                                  <a:lnTo>
                                    <a:pt x="4670595" y="13096"/>
                                  </a:lnTo>
                                  <a:lnTo>
                                    <a:pt x="4669059" y="12457"/>
                                  </a:lnTo>
                                  <a:lnTo>
                                    <a:pt x="4666500" y="9900"/>
                                  </a:lnTo>
                                  <a:lnTo>
                                    <a:pt x="4665857" y="8356"/>
                                  </a:lnTo>
                                  <a:lnTo>
                                    <a:pt x="4665857" y="4740"/>
                                  </a:lnTo>
                                  <a:lnTo>
                                    <a:pt x="4666500" y="3196"/>
                                  </a:lnTo>
                                  <a:lnTo>
                                    <a:pt x="4669059" y="639"/>
                                  </a:lnTo>
                                  <a:lnTo>
                                    <a:pt x="4670595" y="0"/>
                                  </a:lnTo>
                                  <a:lnTo>
                                    <a:pt x="4674215" y="0"/>
                                  </a:lnTo>
                                  <a:lnTo>
                                    <a:pt x="4675763" y="639"/>
                                  </a:lnTo>
                                  <a:lnTo>
                                    <a:pt x="4678311" y="3196"/>
                                  </a:lnTo>
                                  <a:lnTo>
                                    <a:pt x="4678953" y="4740"/>
                                  </a:lnTo>
                                  <a:lnTo>
                                    <a:pt x="4678953" y="8356"/>
                                  </a:lnTo>
                                  <a:lnTo>
                                    <a:pt x="4678311" y="9900"/>
                                  </a:lnTo>
                                  <a:lnTo>
                                    <a:pt x="4675763" y="12457"/>
                                  </a:lnTo>
                                  <a:lnTo>
                                    <a:pt x="46742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00432" y="13096"/>
                                  </a:moveTo>
                                  <a:lnTo>
                                    <a:pt x="4696813" y="13096"/>
                                  </a:lnTo>
                                  <a:lnTo>
                                    <a:pt x="4695265" y="12457"/>
                                  </a:lnTo>
                                  <a:lnTo>
                                    <a:pt x="4692705" y="9900"/>
                                  </a:lnTo>
                                  <a:lnTo>
                                    <a:pt x="4692074" y="8356"/>
                                  </a:lnTo>
                                  <a:lnTo>
                                    <a:pt x="4692074" y="4740"/>
                                  </a:lnTo>
                                  <a:lnTo>
                                    <a:pt x="4692705" y="3196"/>
                                  </a:lnTo>
                                  <a:lnTo>
                                    <a:pt x="4695265" y="639"/>
                                  </a:lnTo>
                                  <a:lnTo>
                                    <a:pt x="4696813" y="0"/>
                                  </a:lnTo>
                                  <a:lnTo>
                                    <a:pt x="4700432" y="0"/>
                                  </a:lnTo>
                                  <a:lnTo>
                                    <a:pt x="4701968" y="639"/>
                                  </a:lnTo>
                                  <a:lnTo>
                                    <a:pt x="4704528" y="3196"/>
                                  </a:lnTo>
                                  <a:lnTo>
                                    <a:pt x="4705171" y="4740"/>
                                  </a:lnTo>
                                  <a:lnTo>
                                    <a:pt x="4705171" y="8356"/>
                                  </a:lnTo>
                                  <a:lnTo>
                                    <a:pt x="4704528" y="9900"/>
                                  </a:lnTo>
                                  <a:lnTo>
                                    <a:pt x="4701968" y="12457"/>
                                  </a:lnTo>
                                  <a:lnTo>
                                    <a:pt x="47004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26638" y="13096"/>
                                  </a:moveTo>
                                  <a:lnTo>
                                    <a:pt x="4723019" y="13096"/>
                                  </a:lnTo>
                                  <a:lnTo>
                                    <a:pt x="4721483" y="12457"/>
                                  </a:lnTo>
                                  <a:lnTo>
                                    <a:pt x="4718923" y="9900"/>
                                  </a:lnTo>
                                  <a:lnTo>
                                    <a:pt x="4718280" y="8356"/>
                                  </a:lnTo>
                                  <a:lnTo>
                                    <a:pt x="4718280" y="4740"/>
                                  </a:lnTo>
                                  <a:lnTo>
                                    <a:pt x="4718923" y="3196"/>
                                  </a:lnTo>
                                  <a:lnTo>
                                    <a:pt x="4721483" y="639"/>
                                  </a:lnTo>
                                  <a:lnTo>
                                    <a:pt x="4723019" y="0"/>
                                  </a:lnTo>
                                  <a:lnTo>
                                    <a:pt x="4726638" y="0"/>
                                  </a:lnTo>
                                  <a:lnTo>
                                    <a:pt x="4728186" y="639"/>
                                  </a:lnTo>
                                  <a:lnTo>
                                    <a:pt x="4730746" y="3196"/>
                                  </a:lnTo>
                                  <a:lnTo>
                                    <a:pt x="4731377" y="4740"/>
                                  </a:lnTo>
                                  <a:lnTo>
                                    <a:pt x="4731377" y="8356"/>
                                  </a:lnTo>
                                  <a:lnTo>
                                    <a:pt x="4730746" y="9900"/>
                                  </a:lnTo>
                                  <a:lnTo>
                                    <a:pt x="4728186" y="12457"/>
                                  </a:lnTo>
                                  <a:lnTo>
                                    <a:pt x="47266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52856" y="13096"/>
                                  </a:moveTo>
                                  <a:lnTo>
                                    <a:pt x="4749236" y="13096"/>
                                  </a:lnTo>
                                  <a:lnTo>
                                    <a:pt x="4747688" y="12457"/>
                                  </a:lnTo>
                                  <a:lnTo>
                                    <a:pt x="4745140" y="9900"/>
                                  </a:lnTo>
                                  <a:lnTo>
                                    <a:pt x="4744497" y="8356"/>
                                  </a:lnTo>
                                  <a:lnTo>
                                    <a:pt x="4744497" y="4740"/>
                                  </a:lnTo>
                                  <a:lnTo>
                                    <a:pt x="4745140" y="3196"/>
                                  </a:lnTo>
                                  <a:lnTo>
                                    <a:pt x="4747688" y="639"/>
                                  </a:lnTo>
                                  <a:lnTo>
                                    <a:pt x="4749236" y="0"/>
                                  </a:lnTo>
                                  <a:lnTo>
                                    <a:pt x="4752856" y="0"/>
                                  </a:lnTo>
                                  <a:lnTo>
                                    <a:pt x="4754391" y="639"/>
                                  </a:lnTo>
                                  <a:lnTo>
                                    <a:pt x="4756951" y="3196"/>
                                  </a:lnTo>
                                  <a:lnTo>
                                    <a:pt x="4757594" y="4740"/>
                                  </a:lnTo>
                                  <a:lnTo>
                                    <a:pt x="4757594" y="8356"/>
                                  </a:lnTo>
                                  <a:lnTo>
                                    <a:pt x="4756951" y="9900"/>
                                  </a:lnTo>
                                  <a:lnTo>
                                    <a:pt x="4754391" y="12457"/>
                                  </a:lnTo>
                                  <a:lnTo>
                                    <a:pt x="4752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79061" y="13096"/>
                                  </a:moveTo>
                                  <a:lnTo>
                                    <a:pt x="4775454" y="13096"/>
                                  </a:lnTo>
                                  <a:lnTo>
                                    <a:pt x="4773906" y="12457"/>
                                  </a:lnTo>
                                  <a:lnTo>
                                    <a:pt x="4771346" y="9900"/>
                                  </a:lnTo>
                                  <a:lnTo>
                                    <a:pt x="4770703" y="8356"/>
                                  </a:lnTo>
                                  <a:lnTo>
                                    <a:pt x="4770703" y="4740"/>
                                  </a:lnTo>
                                  <a:lnTo>
                                    <a:pt x="4771346" y="3196"/>
                                  </a:lnTo>
                                  <a:lnTo>
                                    <a:pt x="4773906" y="639"/>
                                  </a:lnTo>
                                  <a:lnTo>
                                    <a:pt x="4775454" y="0"/>
                                  </a:lnTo>
                                  <a:lnTo>
                                    <a:pt x="4779061" y="0"/>
                                  </a:lnTo>
                                  <a:lnTo>
                                    <a:pt x="4780609" y="639"/>
                                  </a:lnTo>
                                  <a:lnTo>
                                    <a:pt x="4783169" y="3196"/>
                                  </a:lnTo>
                                  <a:lnTo>
                                    <a:pt x="4783800" y="4740"/>
                                  </a:lnTo>
                                  <a:lnTo>
                                    <a:pt x="4783800" y="8356"/>
                                  </a:lnTo>
                                  <a:lnTo>
                                    <a:pt x="4783169" y="9900"/>
                                  </a:lnTo>
                                  <a:lnTo>
                                    <a:pt x="4780609" y="12457"/>
                                  </a:lnTo>
                                  <a:lnTo>
                                    <a:pt x="47790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5279" y="13096"/>
                                  </a:moveTo>
                                  <a:lnTo>
                                    <a:pt x="4801659" y="13096"/>
                                  </a:lnTo>
                                  <a:lnTo>
                                    <a:pt x="4800123" y="12457"/>
                                  </a:lnTo>
                                  <a:lnTo>
                                    <a:pt x="4797564" y="9900"/>
                                  </a:lnTo>
                                  <a:lnTo>
                                    <a:pt x="4796921" y="8356"/>
                                  </a:lnTo>
                                  <a:lnTo>
                                    <a:pt x="4796921" y="4740"/>
                                  </a:lnTo>
                                  <a:lnTo>
                                    <a:pt x="4797564" y="3196"/>
                                  </a:lnTo>
                                  <a:lnTo>
                                    <a:pt x="4800123" y="639"/>
                                  </a:lnTo>
                                  <a:lnTo>
                                    <a:pt x="4801659" y="0"/>
                                  </a:lnTo>
                                  <a:lnTo>
                                    <a:pt x="4805279" y="0"/>
                                  </a:lnTo>
                                  <a:lnTo>
                                    <a:pt x="4806827" y="639"/>
                                  </a:lnTo>
                                  <a:lnTo>
                                    <a:pt x="4809375" y="3196"/>
                                  </a:lnTo>
                                  <a:lnTo>
                                    <a:pt x="4810017" y="4740"/>
                                  </a:lnTo>
                                  <a:lnTo>
                                    <a:pt x="4810017" y="8356"/>
                                  </a:lnTo>
                                  <a:lnTo>
                                    <a:pt x="4809375" y="9900"/>
                                  </a:lnTo>
                                  <a:lnTo>
                                    <a:pt x="4806827" y="12457"/>
                                  </a:lnTo>
                                  <a:lnTo>
                                    <a:pt x="48052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31496" y="13096"/>
                                  </a:moveTo>
                                  <a:lnTo>
                                    <a:pt x="4827877" y="13096"/>
                                  </a:lnTo>
                                  <a:lnTo>
                                    <a:pt x="4826329" y="12457"/>
                                  </a:lnTo>
                                  <a:lnTo>
                                    <a:pt x="4823769" y="9900"/>
                                  </a:lnTo>
                                  <a:lnTo>
                                    <a:pt x="4823138" y="8356"/>
                                  </a:lnTo>
                                  <a:lnTo>
                                    <a:pt x="4823138" y="4740"/>
                                  </a:lnTo>
                                  <a:lnTo>
                                    <a:pt x="4823769" y="3196"/>
                                  </a:lnTo>
                                  <a:lnTo>
                                    <a:pt x="4826329" y="639"/>
                                  </a:lnTo>
                                  <a:lnTo>
                                    <a:pt x="4827877" y="0"/>
                                  </a:lnTo>
                                  <a:lnTo>
                                    <a:pt x="4831496" y="0"/>
                                  </a:lnTo>
                                  <a:lnTo>
                                    <a:pt x="4833032" y="639"/>
                                  </a:lnTo>
                                  <a:lnTo>
                                    <a:pt x="4835592" y="3196"/>
                                  </a:lnTo>
                                  <a:lnTo>
                                    <a:pt x="4836235" y="4740"/>
                                  </a:lnTo>
                                  <a:lnTo>
                                    <a:pt x="4836235" y="8356"/>
                                  </a:lnTo>
                                  <a:lnTo>
                                    <a:pt x="4835592" y="9900"/>
                                  </a:lnTo>
                                  <a:lnTo>
                                    <a:pt x="4833032" y="12457"/>
                                  </a:lnTo>
                                  <a:lnTo>
                                    <a:pt x="48314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57702" y="13096"/>
                                  </a:moveTo>
                                  <a:lnTo>
                                    <a:pt x="4854083" y="13096"/>
                                  </a:lnTo>
                                  <a:lnTo>
                                    <a:pt x="4852547" y="12457"/>
                                  </a:lnTo>
                                  <a:lnTo>
                                    <a:pt x="4849987" y="9900"/>
                                  </a:lnTo>
                                  <a:lnTo>
                                    <a:pt x="4849344" y="8356"/>
                                  </a:lnTo>
                                  <a:lnTo>
                                    <a:pt x="4849344" y="4740"/>
                                  </a:lnTo>
                                  <a:lnTo>
                                    <a:pt x="4849987" y="3196"/>
                                  </a:lnTo>
                                  <a:lnTo>
                                    <a:pt x="4852547" y="639"/>
                                  </a:lnTo>
                                  <a:lnTo>
                                    <a:pt x="4854083" y="0"/>
                                  </a:lnTo>
                                  <a:lnTo>
                                    <a:pt x="4857702" y="0"/>
                                  </a:lnTo>
                                  <a:lnTo>
                                    <a:pt x="4859250" y="639"/>
                                  </a:lnTo>
                                  <a:lnTo>
                                    <a:pt x="4861798" y="3196"/>
                                  </a:lnTo>
                                  <a:lnTo>
                                    <a:pt x="4862441" y="4740"/>
                                  </a:lnTo>
                                  <a:lnTo>
                                    <a:pt x="4862441" y="8356"/>
                                  </a:lnTo>
                                  <a:lnTo>
                                    <a:pt x="4861798" y="9900"/>
                                  </a:lnTo>
                                  <a:lnTo>
                                    <a:pt x="4859250" y="12457"/>
                                  </a:lnTo>
                                  <a:lnTo>
                                    <a:pt x="48577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83920" y="13096"/>
                                  </a:moveTo>
                                  <a:lnTo>
                                    <a:pt x="4880300" y="13096"/>
                                  </a:lnTo>
                                  <a:lnTo>
                                    <a:pt x="4878752" y="12457"/>
                                  </a:lnTo>
                                  <a:lnTo>
                                    <a:pt x="4876204" y="9900"/>
                                  </a:lnTo>
                                  <a:lnTo>
                                    <a:pt x="4875561" y="8356"/>
                                  </a:lnTo>
                                  <a:lnTo>
                                    <a:pt x="4875561" y="4740"/>
                                  </a:lnTo>
                                  <a:lnTo>
                                    <a:pt x="4876204" y="3196"/>
                                  </a:lnTo>
                                  <a:lnTo>
                                    <a:pt x="4878752" y="639"/>
                                  </a:lnTo>
                                  <a:lnTo>
                                    <a:pt x="4880300" y="0"/>
                                  </a:lnTo>
                                  <a:lnTo>
                                    <a:pt x="4883920" y="0"/>
                                  </a:lnTo>
                                  <a:lnTo>
                                    <a:pt x="4885455" y="639"/>
                                  </a:lnTo>
                                  <a:lnTo>
                                    <a:pt x="4888015" y="3196"/>
                                  </a:lnTo>
                                  <a:lnTo>
                                    <a:pt x="4888658" y="4740"/>
                                  </a:lnTo>
                                  <a:lnTo>
                                    <a:pt x="4888658" y="8356"/>
                                  </a:lnTo>
                                  <a:lnTo>
                                    <a:pt x="4888015" y="9900"/>
                                  </a:lnTo>
                                  <a:lnTo>
                                    <a:pt x="4885455" y="12457"/>
                                  </a:lnTo>
                                  <a:lnTo>
                                    <a:pt x="48839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10125" y="13096"/>
                                  </a:moveTo>
                                  <a:lnTo>
                                    <a:pt x="4906518" y="13096"/>
                                  </a:lnTo>
                                  <a:lnTo>
                                    <a:pt x="4904970" y="12457"/>
                                  </a:lnTo>
                                  <a:lnTo>
                                    <a:pt x="4902410" y="9900"/>
                                  </a:lnTo>
                                  <a:lnTo>
                                    <a:pt x="4901767" y="8356"/>
                                  </a:lnTo>
                                  <a:lnTo>
                                    <a:pt x="4901767" y="4740"/>
                                  </a:lnTo>
                                  <a:lnTo>
                                    <a:pt x="4902410" y="3196"/>
                                  </a:lnTo>
                                  <a:lnTo>
                                    <a:pt x="4904970" y="639"/>
                                  </a:lnTo>
                                  <a:lnTo>
                                    <a:pt x="4906518" y="0"/>
                                  </a:lnTo>
                                  <a:lnTo>
                                    <a:pt x="4910125" y="0"/>
                                  </a:lnTo>
                                  <a:lnTo>
                                    <a:pt x="4911673" y="639"/>
                                  </a:lnTo>
                                  <a:lnTo>
                                    <a:pt x="4914233" y="3196"/>
                                  </a:lnTo>
                                  <a:lnTo>
                                    <a:pt x="4914864" y="4740"/>
                                  </a:lnTo>
                                  <a:lnTo>
                                    <a:pt x="4914864" y="8356"/>
                                  </a:lnTo>
                                  <a:lnTo>
                                    <a:pt x="4914233" y="9900"/>
                                  </a:lnTo>
                                  <a:lnTo>
                                    <a:pt x="4911673" y="12457"/>
                                  </a:lnTo>
                                  <a:lnTo>
                                    <a:pt x="49101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36343" y="13096"/>
                                  </a:moveTo>
                                  <a:lnTo>
                                    <a:pt x="4932723" y="13096"/>
                                  </a:lnTo>
                                  <a:lnTo>
                                    <a:pt x="4931175" y="12457"/>
                                  </a:lnTo>
                                  <a:lnTo>
                                    <a:pt x="4928628" y="9900"/>
                                  </a:lnTo>
                                  <a:lnTo>
                                    <a:pt x="4927985" y="8356"/>
                                  </a:lnTo>
                                  <a:lnTo>
                                    <a:pt x="4927985" y="4740"/>
                                  </a:lnTo>
                                  <a:lnTo>
                                    <a:pt x="4928628" y="3196"/>
                                  </a:lnTo>
                                  <a:lnTo>
                                    <a:pt x="4931175" y="639"/>
                                  </a:lnTo>
                                  <a:lnTo>
                                    <a:pt x="4932723" y="0"/>
                                  </a:lnTo>
                                  <a:lnTo>
                                    <a:pt x="4936343" y="0"/>
                                  </a:lnTo>
                                  <a:lnTo>
                                    <a:pt x="4937891" y="639"/>
                                  </a:lnTo>
                                  <a:lnTo>
                                    <a:pt x="4940439" y="3196"/>
                                  </a:lnTo>
                                  <a:lnTo>
                                    <a:pt x="4941081" y="4740"/>
                                  </a:lnTo>
                                  <a:lnTo>
                                    <a:pt x="4941081" y="8356"/>
                                  </a:lnTo>
                                  <a:lnTo>
                                    <a:pt x="4940439" y="9900"/>
                                  </a:lnTo>
                                  <a:lnTo>
                                    <a:pt x="4937891" y="12457"/>
                                  </a:lnTo>
                                  <a:lnTo>
                                    <a:pt x="49363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62548" y="13096"/>
                                  </a:moveTo>
                                  <a:lnTo>
                                    <a:pt x="4958941" y="13096"/>
                                  </a:lnTo>
                                  <a:lnTo>
                                    <a:pt x="4957393" y="12457"/>
                                  </a:lnTo>
                                  <a:lnTo>
                                    <a:pt x="4954833" y="9900"/>
                                  </a:lnTo>
                                  <a:lnTo>
                                    <a:pt x="4954202" y="8356"/>
                                  </a:lnTo>
                                  <a:lnTo>
                                    <a:pt x="4954202" y="4740"/>
                                  </a:lnTo>
                                  <a:lnTo>
                                    <a:pt x="4954833" y="3196"/>
                                  </a:lnTo>
                                  <a:lnTo>
                                    <a:pt x="4957393" y="639"/>
                                  </a:lnTo>
                                  <a:lnTo>
                                    <a:pt x="4958941" y="0"/>
                                  </a:lnTo>
                                  <a:lnTo>
                                    <a:pt x="4962548" y="0"/>
                                  </a:lnTo>
                                  <a:lnTo>
                                    <a:pt x="4964096" y="639"/>
                                  </a:lnTo>
                                  <a:lnTo>
                                    <a:pt x="4966656" y="3196"/>
                                  </a:lnTo>
                                  <a:lnTo>
                                    <a:pt x="4967299" y="4740"/>
                                  </a:lnTo>
                                  <a:lnTo>
                                    <a:pt x="4967299" y="8356"/>
                                  </a:lnTo>
                                  <a:lnTo>
                                    <a:pt x="4966656" y="9900"/>
                                  </a:lnTo>
                                  <a:lnTo>
                                    <a:pt x="4964096" y="12457"/>
                                  </a:lnTo>
                                  <a:lnTo>
                                    <a:pt x="49625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88766" y="13096"/>
                                  </a:moveTo>
                                  <a:lnTo>
                                    <a:pt x="4985147" y="13096"/>
                                  </a:lnTo>
                                  <a:lnTo>
                                    <a:pt x="4983611" y="12457"/>
                                  </a:lnTo>
                                  <a:lnTo>
                                    <a:pt x="4981051" y="9900"/>
                                  </a:lnTo>
                                  <a:lnTo>
                                    <a:pt x="4980408" y="8356"/>
                                  </a:lnTo>
                                  <a:lnTo>
                                    <a:pt x="4980408" y="4740"/>
                                  </a:lnTo>
                                  <a:lnTo>
                                    <a:pt x="4981051" y="3196"/>
                                  </a:lnTo>
                                  <a:lnTo>
                                    <a:pt x="4983611" y="639"/>
                                  </a:lnTo>
                                  <a:lnTo>
                                    <a:pt x="4985147" y="0"/>
                                  </a:lnTo>
                                  <a:lnTo>
                                    <a:pt x="4988766" y="0"/>
                                  </a:lnTo>
                                  <a:lnTo>
                                    <a:pt x="4990314" y="639"/>
                                  </a:lnTo>
                                  <a:lnTo>
                                    <a:pt x="4992862" y="3196"/>
                                  </a:lnTo>
                                  <a:lnTo>
                                    <a:pt x="4993505" y="4740"/>
                                  </a:lnTo>
                                  <a:lnTo>
                                    <a:pt x="4993505" y="8356"/>
                                  </a:lnTo>
                                  <a:lnTo>
                                    <a:pt x="4992862" y="9900"/>
                                  </a:lnTo>
                                  <a:lnTo>
                                    <a:pt x="4990314" y="12457"/>
                                  </a:lnTo>
                                  <a:lnTo>
                                    <a:pt x="49887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14984" y="13096"/>
                                  </a:moveTo>
                                  <a:lnTo>
                                    <a:pt x="5011364" y="13096"/>
                                  </a:lnTo>
                                  <a:lnTo>
                                    <a:pt x="5009816" y="12457"/>
                                  </a:lnTo>
                                  <a:lnTo>
                                    <a:pt x="5007256" y="9900"/>
                                  </a:lnTo>
                                  <a:lnTo>
                                    <a:pt x="5006625" y="8356"/>
                                  </a:lnTo>
                                  <a:lnTo>
                                    <a:pt x="5006625" y="4740"/>
                                  </a:lnTo>
                                  <a:lnTo>
                                    <a:pt x="5007256" y="3196"/>
                                  </a:lnTo>
                                  <a:lnTo>
                                    <a:pt x="5009816" y="639"/>
                                  </a:lnTo>
                                  <a:lnTo>
                                    <a:pt x="5011364" y="0"/>
                                  </a:lnTo>
                                  <a:lnTo>
                                    <a:pt x="5014984" y="0"/>
                                  </a:lnTo>
                                  <a:lnTo>
                                    <a:pt x="5016519" y="639"/>
                                  </a:lnTo>
                                  <a:lnTo>
                                    <a:pt x="5019079" y="3196"/>
                                  </a:lnTo>
                                  <a:lnTo>
                                    <a:pt x="5019722" y="4740"/>
                                  </a:lnTo>
                                  <a:lnTo>
                                    <a:pt x="5019722" y="8356"/>
                                  </a:lnTo>
                                  <a:lnTo>
                                    <a:pt x="5019079" y="9900"/>
                                  </a:lnTo>
                                  <a:lnTo>
                                    <a:pt x="5016519" y="12457"/>
                                  </a:lnTo>
                                  <a:lnTo>
                                    <a:pt x="50149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41189" y="13096"/>
                                  </a:moveTo>
                                  <a:lnTo>
                                    <a:pt x="5037570" y="13096"/>
                                  </a:lnTo>
                                  <a:lnTo>
                                    <a:pt x="5036034" y="12457"/>
                                  </a:lnTo>
                                  <a:lnTo>
                                    <a:pt x="5033474" y="9900"/>
                                  </a:lnTo>
                                  <a:lnTo>
                                    <a:pt x="5032831" y="8356"/>
                                  </a:lnTo>
                                  <a:lnTo>
                                    <a:pt x="5032831" y="4740"/>
                                  </a:lnTo>
                                  <a:lnTo>
                                    <a:pt x="5033474" y="3196"/>
                                  </a:lnTo>
                                  <a:lnTo>
                                    <a:pt x="5036034" y="639"/>
                                  </a:lnTo>
                                  <a:lnTo>
                                    <a:pt x="5037570" y="0"/>
                                  </a:lnTo>
                                  <a:lnTo>
                                    <a:pt x="5041189" y="0"/>
                                  </a:lnTo>
                                  <a:lnTo>
                                    <a:pt x="5042737" y="639"/>
                                  </a:lnTo>
                                  <a:lnTo>
                                    <a:pt x="5045297" y="3196"/>
                                  </a:lnTo>
                                  <a:lnTo>
                                    <a:pt x="5045928" y="4740"/>
                                  </a:lnTo>
                                  <a:lnTo>
                                    <a:pt x="5045928" y="8356"/>
                                  </a:lnTo>
                                  <a:lnTo>
                                    <a:pt x="5045297" y="9900"/>
                                  </a:lnTo>
                                  <a:lnTo>
                                    <a:pt x="5042737" y="12457"/>
                                  </a:lnTo>
                                  <a:lnTo>
                                    <a:pt x="50411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7407" y="13096"/>
                                  </a:moveTo>
                                  <a:lnTo>
                                    <a:pt x="5063787" y="13096"/>
                                  </a:lnTo>
                                  <a:lnTo>
                                    <a:pt x="5062239" y="12457"/>
                                  </a:lnTo>
                                  <a:lnTo>
                                    <a:pt x="5059692" y="9900"/>
                                  </a:lnTo>
                                  <a:lnTo>
                                    <a:pt x="5059049" y="8356"/>
                                  </a:lnTo>
                                  <a:lnTo>
                                    <a:pt x="5059049" y="4740"/>
                                  </a:lnTo>
                                  <a:lnTo>
                                    <a:pt x="5059692" y="3196"/>
                                  </a:lnTo>
                                  <a:lnTo>
                                    <a:pt x="5062239" y="639"/>
                                  </a:lnTo>
                                  <a:lnTo>
                                    <a:pt x="5063787" y="0"/>
                                  </a:lnTo>
                                  <a:lnTo>
                                    <a:pt x="5067407" y="0"/>
                                  </a:lnTo>
                                  <a:lnTo>
                                    <a:pt x="5068943" y="639"/>
                                  </a:lnTo>
                                  <a:lnTo>
                                    <a:pt x="5071503" y="3196"/>
                                  </a:lnTo>
                                  <a:lnTo>
                                    <a:pt x="5072145" y="4740"/>
                                  </a:lnTo>
                                  <a:lnTo>
                                    <a:pt x="5072145" y="8356"/>
                                  </a:lnTo>
                                  <a:lnTo>
                                    <a:pt x="5071503" y="9900"/>
                                  </a:lnTo>
                                  <a:lnTo>
                                    <a:pt x="5068943" y="12457"/>
                                  </a:lnTo>
                                  <a:lnTo>
                                    <a:pt x="506740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FF3F0BA" id="Graphic 25" o:spid="_x0000_s1026" style="position:absolute;margin-left:123.1pt;margin-top:11.4pt;width:399.4pt;height:1.05pt;z-index:-178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238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" path="m8356,13096r-3616,l3196,12457,639,9900,,8356,,4740,639,3196,3196,639,4740,,8356,,9900,639r2557,2557l13096,4740r,3616l12457,9900,9900,12457r-1544,639xem34569,13096r-3617,l29409,12457,26852,9900,26212,8356r,-3616l26852,3196,29409,639,30952,r3617,l36112,639r2558,2557l39309,4740r,3616l38670,9900r-2558,2557l34569,13096xem60782,13096r-3617,l55622,12457,53064,9900,52425,8356r,-3616l53064,3196,55622,639,57165,r3617,l62325,639r2557,2557l65522,4740r,3616l64882,9900r-2557,2557l60782,13096xem86994,13096r-3616,l81834,12457,79277,9900,78638,8356r,-3616l79277,3196,81834,639,83378,r3616,l88538,639r2557,2557l91734,4740r,3616l91095,9900r-2557,2557l86994,13096xem113207,13096r-3617,l108047,12457,105490,9900r-640,-1544l104850,4740r640,-1544l108047,639,109590,r3617,l114751,639r2557,2557l117947,4740r,3616l117308,9900r-2557,2557l113207,13096xem139419,13096r-3616,l134259,12457,131702,9900r-638,-1544l131064,4740r638,-1544l134259,639,135803,r3616,l140964,639r2557,2557l144160,4740r,3616l143521,9900r-2557,2557l139419,13096xem165632,13096r-3616,l160472,12457,157914,9900r-639,-1544l157275,4740r639,-1544l160472,639,162016,r3616,l167176,639r2557,2557l170372,4740r,3616l169733,9900r-2557,2557l165632,13096xem191845,13096r-3616,l186685,12457,184127,9900r-639,-1544l183488,4740r639,-1544l186685,639,188229,r3616,l193388,639r2557,2557l196585,4740r,3616l195945,9900r-2557,2557l191845,13096xem218058,13096r-3617,l212898,12457,210340,9900r-639,-1544l209701,4740r639,-1544l212898,639,214441,r3617,l219601,639r2557,2557l222798,4740r,3616l222158,9900r-2557,2557l218058,13096xem244271,13096r-3618,l239110,12457,236553,9900r-639,-1544l235914,4740r639,-1544l239110,639,240653,r3618,l245814,639r2557,2557l249010,4740r,3616l248371,9900r-2557,2557l244271,13096xem270483,13096r-3617,l265323,12457,262766,9900r-640,-1544l262126,4740r640,-1544l265323,639,266866,r3617,l272026,639r2558,2557l275223,4740r,3616l274584,9900r-2558,2557l270483,13096xem296696,13096r-3617,l291536,12457,288978,9900r-639,-1544l288339,4740r639,-1544l291536,639,293079,r3617,l298239,639r2558,2557l301436,4740r,3616l300797,9900r-2558,2557l296696,13096xem322909,13096r-3617,l317749,12457,315191,9900r-639,-1544l314552,4740r639,-1544l317749,639,319292,r3617,l324452,639r2557,2557l327649,4740r,3616l327009,9900r-2557,2557l322909,13096xem349122,13096r-3617,l343962,12457,341404,9900r-639,-1544l340765,4740r639,-1544l343962,639,345505,r3617,l350665,639r2557,2557l353862,4740r,3616l353222,9900r-2557,2557l349122,13096xem375333,13096r-3616,l370174,12457,367617,9900r-639,-1544l366978,4740r639,-1544l370174,639,371717,r3616,l376878,639r2557,2557l380074,4740r,3616l379435,9900r-2557,2557l375333,13096xem401546,13096r-3616,l396386,12457,393830,9900r-640,-1544l393190,4740r640,-1544l396386,639,397930,r3616,l403090,639r2558,2557l406287,4740r,3616l405648,9900r-2558,2557l401546,13096xem427759,13096r-3616,l422599,12457,420041,9900r-639,-1544l419402,4740r639,-1544l422599,639,424143,r3616,l429303,639r2556,2557l432499,4740r,3616l431859,9900r-2556,2557l427759,13096xem453972,13096r-3616,l448812,12457,446254,9900r-639,-1544l445615,4740r639,-1544l448812,639,450356,r3616,l455516,639r2556,2557l458712,4740r,3616l458072,9900r-2556,2557l453972,13096xem480185,13096r-3618,l475024,12457,472467,9900r-639,-1544l471828,4740r639,-1544l475024,639,476567,r3618,l481728,639r2557,2557l484924,4740r,3616l484285,9900r-2557,2557l480185,13096xem506397,13096r-3617,l501237,12457,498680,9900r-640,-1544l498040,4740r640,-1544l501237,639,502780,r3617,l507940,639r2558,2557l511137,4740r,3616l510498,9900r-2558,2557l506397,13096xem532610,13096r-3617,l527450,12457,524893,9900r-640,-1544l524253,4740r640,-1544l527450,639,528993,r3617,l534153,639r2558,2557l537350,4740r,3616l536711,9900r-2558,2557l532610,13096xem558823,13096r-3617,l553663,12457,551105,9900r-639,-1544l550466,4740r639,-1544l553663,639,555206,r3617,l560366,639r2557,2557l563563,4740r,3616l562923,9900r-2557,2557l558823,13096xem585036,13096r-3617,l579876,12457,577318,9900r-639,-1544l576679,4740r639,-1544l579876,639,581419,r3617,l586579,639r2557,2557l589776,4740r,3616l589136,9900r-2557,2557l585036,13096xem611249,13096r-3618,l606088,12457,603531,9900r-639,-1544l602892,4740r639,-1544l606088,639,607631,r3618,l612792,639r2557,2557l615988,4740r,3616l615349,9900r-2557,2557l611249,13096xem637460,13096r-3616,l632301,12457,629744,9900r-640,-1544l629104,4740r640,-1544l632301,639,633844,r3616,l639004,639r2558,2557l642201,4740r,3616l641562,9900r-2558,2557l637460,13096xem663673,13096r-3616,l658513,12457,655957,9900r-640,-1544l655317,4740r640,-1544l658513,639,660057,r3616,l665217,639r2558,2557l668414,4740r,3616l667775,9900r-2558,2557l663673,13096xem689886,13096r-3616,l684726,12457,682168,9900r-638,-1544l681530,4740r638,-1544l684726,639,686270,r3616,l691430,639r2557,2557l694626,4740r,3616l693987,9900r-2557,2557l689886,13096xem716099,13096r-3616,l710938,12457,708381,9900r-639,-1544l707742,4740r639,-1544l710938,639,712483,r3616,l717643,639r2556,2557l720838,4740r,3616l720199,9900r-2556,2557l716099,13096xem742311,13096r-3616,l737151,12457,734594,9900r-640,-1544l733954,4740r640,-1544l737151,639,738695,r3616,l743856,639r2556,2557l747051,4740r,3616l746412,9900r-2556,2557l742311,13096xem768524,13096r-3617,l763364,12457,760807,9900r-640,-1544l760167,4740r640,-1544l763364,639,764907,r3617,l770067,639r2558,2557l773264,4740r,3616l772625,9900r-2558,2557l768524,13096xem794737,13096r-3617,l789577,12457,787019,9900r-639,-1544l786380,4740r639,-1544l789577,639,791120,r3617,l796280,639r2557,2557l799477,4740r,3616l798837,9900r-2557,2557l794737,13096xem820950,13096r-3617,l815790,12457,813232,9900r-639,-1544l812593,4740r639,-1544l815790,639,817333,r3617,l822493,639r2557,2557l825690,4740r,3616l825050,9900r-2557,2557l820950,13096xem847163,13096r-3618,l842002,12457,839445,9900r-639,-1544l838806,4740r639,-1544l842002,639,843545,r3618,l848706,639r2557,2557l851902,4740r,3616l851263,9900r-2557,2557l847163,13096xem873375,13096r-3617,l868215,12457,865658,9900r-640,-1544l865018,4740r640,-1544l868215,639,869758,r3617,l874918,639r2558,2557l878115,4740r,3616l877476,9900r-2558,2557l873375,13096xem899588,13096r-3617,l894428,12457,891871,9900r-640,-1544l891231,4740r640,-1544l894428,639,895971,r3617,l901131,639r2558,2557l904328,4740r,3616l903689,9900r-2558,2557l899588,13096xem925800,13096r-3616,l920641,12457,918083,9900r-639,-1544l917444,4740r639,-1544l920641,639,922184,r3616,l927344,639r2557,2557l930541,4740r,3616l929901,9900r-2557,2557l925800,13096xem952013,13096r-3616,l946852,12457,944295,9900r-638,-1544l943657,4740r638,-1544l946852,639,948397,r3616,l953557,639r2557,2557l956754,4740r,3616l956114,9900r-2557,2557l952013,13096xem978225,13096r-3616,l973065,12457,970508,9900r-640,-1544l969868,4740r640,-1544l973065,639,974609,r3616,l979770,639r2556,2557l982965,4740r,3616l982326,9900r-2556,2557l978225,13096xem1004438,13096r-3616,l999278,12457,996721,9900r-640,-1544l996081,4740r640,-1544l999278,639,1000822,r3616,l1005981,639r2558,2557l1009178,4740r,3616l1008539,9900r-2558,2557l1004438,13096xem1030651,13096r-3616,l1025491,12457r-2558,-2557l1022294,8356r,-3616l1022933,3196r2558,-2557l1027035,r3616,l1032194,639r2557,2557l1035391,4740r,3616l1034751,9900r-2557,2557l1030651,13096xem1056864,13096r-3617,l1051704,12457r-2558,-2557l1048507,8356r,-3616l1049146,3196r2558,-2557l1053247,r3617,l1058407,639r2557,2557l1061604,4740r,3616l1060964,9900r-2557,2557l1056864,13096xem1083077,13096r-3618,l1077916,12457r-2557,-2557l1074720,8356r,-3616l1075359,3196r2557,-2557l1079459,r3618,l1084620,639r2557,2557l1087816,4740r,3616l1087177,9900r-2557,2557l1083077,13096xem1109289,13096r-3617,l1104129,12457r-2557,-2557l1100932,8356r,-3616l1101572,3196r2557,-2557l1105672,r3617,l1110832,639r2558,2557l1114029,4740r,3616l1113390,9900r-2558,2557l1109289,13096xem1135502,13096r-3617,l1130342,12457r-2557,-2557l1127145,8356r,-3616l1127785,3196r2557,-2557l1131885,r3617,l1137045,639r2558,2557l1140242,4740r,3616l1139603,9900r-2558,2557l1135502,13096xem1161715,13096r-3617,l1156555,12457r-2558,-2557l1153358,8356r,-3616l1153997,3196r2558,-2557l1158098,r3617,l1163258,639r2557,2557l1166455,4740r,3616l1165815,9900r-2557,2557l1161715,13096xem1187927,13096r-3616,l1182768,12457r-2558,-2557l1179571,8356r,-3616l1180210,3196r2558,-2557l1184311,r3616,l1189471,639r2558,2557l1192672,4740r,3616l1192029,9900r-2558,2557l1187927,13096xem1214139,13096r-3619,l1208984,12457r-2560,-2557l1205781,8356r,-3616l1206424,3196r2560,-2557l1210520,r3619,l1215687,639r2548,2557l1218878,4740r,3616l1218235,9900r-2548,2557l1214139,13096xem1240357,13096r-3620,l1235190,12457r-2560,-2557l1231999,8356r,-3616l1232630,3196r2560,-2557l1236737,r3620,l1241893,639r2560,2557l1245096,4740r,3616l1244453,9900r-2560,2557l1240357,13096xem1266563,13096r-3620,l1261407,12457r-2560,-2557l1258204,8356r,-3616l1258847,3196r2560,-2557l1262943,r3620,l1268110,639r2560,2557l1271301,4740r,3616l1270670,9900r-2560,2557l1266563,13096xem1292780,13096r-3619,l1287613,12457r-2548,-2557l1284422,8356r,-3616l1285065,3196r2548,-2557l1289161,r3619,l1294316,639r2560,2557l1297519,4740r,3616l1296876,9900r-2560,2557l1292780,13096xem1318986,13096r-3608,l1313830,12457r-2559,-2557l1310640,8356r,-3616l1311271,3196r2559,-2557l1315378,r3608,l1320534,639r2559,2557l1323736,4740r,3616l1323093,9900r-2559,2557l1318986,13096xem1345203,13096r-3619,l1340048,12457r-2560,-2557l1336845,8356r,-3616l1337488,3196r2560,-2557l1341584,r3619,l1346751,639r2548,2557l1349942,4740r,3616l1349299,9900r-2548,2557l1345203,13096xem1371421,13096r-3620,l1366254,12457r-2560,-2557l1363063,8356r,-3616l1363694,3196r2560,-2557l1367801,r3620,l1372957,639r2560,2557l1376160,4740r,3616l1375517,9900r-2560,2557l1371421,13096xem1397627,13096r-3620,l1392471,12457r-2560,-2557l1389268,8356r,-3616l1389911,3196r2560,-2557l1394007,r3620,l1399174,639r2560,2557l1402365,4740r,3616l1401734,9900r-2560,2557l1397627,13096xem1423844,13096r-3619,l1418677,12457r-2548,-2557l1415486,8356r,-3616l1416129,3196r2548,-2557l1420225,r3619,l1425380,639r2560,2557l1428583,4740r,3616l1427940,9900r-2560,2557l1423844,13096xem1450050,13096r-3608,l1444894,12457r-2559,-2557l1441692,8356r,-3616l1442335,3196r2559,-2557l1446442,r3608,l1451598,639r2559,2557l1454789,4740r,3616l1454157,9900r-2559,2557l1450050,13096xem1476267,13096r-3619,l1471112,12457r-2560,-2557l1467909,8356r,-3616l1468552,3196r2560,-2557l1472648,r3619,l1477815,639r2548,2557l1481006,4740r,3616l1480363,9900r-2548,2557l1476267,13096xem1502485,13096r-3620,l1497318,12457r-2560,-2557l1494127,8356r,-3616l1494758,3196r2560,-2557l1498865,r3620,l1504021,639r2560,2557l1507224,4740r,3616l1506581,9900r-2560,2557l1502485,13096xem1528691,13096r-3620,l1523535,12457r-2560,-2557l1520332,8356r,-3616l1520975,3196r2560,-2557l1525071,r3620,l1530238,639r2560,2557l1533429,4740r,3616l1532798,9900r-2560,2557l1528691,13096xem1554908,13096r-3619,l1549741,12457r-2548,-2557l1546550,8356r,-3616l1547193,3196r2548,-2557l1551289,r3619,l1556444,639r2560,2557l1559647,4740r,3616l1559004,9900r-2560,2557l1554908,13096xem1581114,13096r-3608,l1575958,12457r-2559,-2557l1572756,8356r,-3616l1573399,3196r2559,-2557l1577506,r3608,l1582662,639r2559,2557l1585853,4740r,3616l1585221,9900r-2559,2557l1581114,13096xem1607331,13096r-3619,l1602164,12457r-2548,-2557l1598973,8356r,-3616l1599616,3196r2548,-2557l1603712,r3619,l1608879,639r2548,2557l1612070,4740r,3616l1611427,9900r-2548,2557l1607331,13096xem1633537,13096r-3608,l1628382,12457r-2560,-2557l1625191,8356r,-3616l1625822,3196r2560,-2557l1629929,r3608,l1635085,639r2560,2557l1638288,4740r,3616l1637645,9900r-2560,2557l1633537,13096xem1659755,13096r-3620,l1654599,12457r-2560,-2557l1651396,8356r,-3616l1652039,3196r2560,-2557l1656135,r3620,l1661302,639r2548,2557l1664493,4740r,3616l1663850,9900r-2548,2557l1659755,13096xem1685972,13096r-3619,l1680805,12457r-2560,-2557l1677614,8356r,-3616l1678245,3196r2560,-2557l1682353,r3619,l1687508,639r2560,2557l1690711,4740r,3616l1690068,9900r-2560,2557l1685972,13096xem1712178,13096r-3620,l1707022,12457r-2559,-2557l1703820,8356r,-3616l1704463,3196r2559,-2557l1708558,r3620,l1713726,639r2559,2557l1716917,4740r,3616l1716285,9900r-2559,2557l1712178,13096xem1738395,13096r-3619,l1733228,12457r-2548,-2557l1730037,8356r,-3616l1730680,3196r2548,-2557l1734776,r3619,l1739931,639r2560,2557l1743134,4740r,3616l1742491,9900r-2560,2557l1738395,13096xem1764601,13096r-3608,l1759446,12457r-2560,-2557l1756255,8356r,-3616l1756886,3196r2560,-2557l1760993,r3608,l1766149,639r2560,2557l1769352,4740r,3616l1768709,9900r-2560,2557l1764601,13096xem1790819,13096r-3620,l1785663,12457r-2560,-2557l1782460,8356r,-3616l1783103,3196r2560,-2557l1787199,r3620,l1792366,639r2548,2557l1795557,4740r,3616l1794914,9900r-2548,2557l1790819,13096xem1817036,13096r-3619,l1811869,12457r-2560,-2557l1808678,8356r,-3616l1809309,3196r2560,-2557l1813417,r3619,l1818572,639r2560,2557l1821775,4740r,3616l1821132,9900r-2560,2557l1817036,13096xem1843242,13096r-3620,l1838086,12457r-2559,-2557l1834884,8356r,-3616l1835527,3196r2559,-2557l1839622,r3620,l1844790,639r2559,2557l1847981,4740r,3616l1847349,9900r-2559,2557l1843242,13096xem1869459,13096r-3619,l1864292,12457r-2548,-2557l1861101,8356r,-3616l1861744,3196r2548,-2557l1865840,r3619,l1870995,639r2560,2557l1874198,4740r,3616l1873555,9900r-2560,2557l1869459,13096xem1895665,13096r-3608,l1890510,12457r-2560,-2557l1887319,8356r,-3616l1887950,3196r2560,-2557l1892057,r3608,l1897213,639r2560,2557l1900416,4740r,3616l1899773,9900r-2560,2557l1895665,13096xem1921883,13096r-3620,l1916727,12457r-2560,-2557l1913524,8356r,-3616l1914167,3196r2560,-2557l1918263,r3620,l1923430,639r2548,2557l1926621,4740r,3616l1925978,9900r-2548,2557l1921883,13096xem1948100,13096r-3619,l1942933,12457r-2560,-2557l1939742,8356r,-3616l1940373,3196r2560,-2557l1944481,r3619,l1949636,639r2560,2557l1952839,4740r,3616l1952196,9900r-2560,2557l1948100,13096xem1974306,13096r-3620,l1969150,12457r-2559,-2557l1965948,8356r,-3616l1966591,3196r2559,-2557l1970686,r3620,l1975854,639r2559,2557l1979045,4740r,3616l1978413,9900r-2559,2557l1974306,13096xem2000523,13096r-3619,l1995356,12457r-2548,-2557l1992165,8356r,-3616l1992808,3196r2548,-2557l1996904,r3619,l2002059,639r2560,2557l2005262,4740r,3616l2004619,9900r-2560,2557l2000523,13096xem2026729,13096r-3608,l2021574,12457r-2560,-2557l2018371,8356r,-3616l2019014,3196r2560,-2557l2023121,r3608,l2028277,639r2560,2557l2031468,4740r,3616l2030837,9900r-2560,2557l2026729,13096xem2052947,13096r-3620,l2047791,12457r-2560,-2557l2044588,8356r,-3616l2045231,3196r2560,-2557l2049327,r3620,l2054494,639r2548,2557l2057685,4740r,3616l2057042,9900r-2548,2557l2052947,13096xem2079164,13096r-3619,l2073997,12457r-2560,-2557l2070806,8356r,-3616l2071437,3196r2560,-2557l2075545,r3619,l2080700,639r2560,2557l2083903,4740r,3616l2083260,9900r-2560,2557l2079164,13096xem2105370,13096r-3620,l2100214,12457r-2559,-2557l2097012,8356r,-3616l2097655,3196r2559,-2557l2101750,r3620,l2106918,639r2560,2557l2110109,4740r,3616l2109478,9900r-2560,2557l2105370,13096xem2131587,13096r-3619,l2126420,12457r-2548,-2557l2123229,8356r,-3616l2123872,3196r2548,-2557l2127968,r3619,l2133123,639r2560,2557l2136326,4740r,3616l2135683,9900r-2560,2557l2131587,13096xem2157793,13096r-3608,l2152638,12457r-2560,-2557l2149435,8356r,-3616l2150078,3196r2560,-2557l2154185,r3608,l2159341,639r2560,2557l2162532,4740r,3616l2161901,9900r-2560,2557l2157793,13096xem2184011,13096r-3620,l2178843,12457r-2548,-2557l2175652,8356r,-3616l2176295,3196r2548,-2557l2180391,r3620,l2185558,639r2548,2557l2188749,4740r,3616l2188106,9900r-2548,2557l2184011,13096xem2210216,13096r-3607,l2205061,12457r-2560,-2557l2201870,8356r,-3616l2202501,3196r2560,-2557l2206609,r3607,l2211764,639r2560,2557l2214967,4740r,3616l2214324,9900r-2560,2557l2210216,13096xem2236434,13096r-3620,l2231278,12457r-2559,-2557l2228076,8356r,-3616l2228719,3196r2559,-2557l2232814,r3620,l2237982,639r2548,2557l2241173,4740r,3616l2240530,9900r-2548,2557l2236434,13096xem2262651,13096r-3619,l2257484,12457r-2560,-2557l2254293,8356r,-3616l2254924,3196r2560,-2557l2259032,r3619,l2264187,639r2560,2557l2267390,4740r,3616l2266747,9900r-2560,2557l2262651,13096xem2288857,13096r-3619,l2283702,12457r-2560,-2557l2280499,8356r,-3616l2281142,3196r2560,-2557l2285238,r3619,l2290405,639r2560,2557l2293596,4740r,3616l2292965,9900r-2560,2557l2288857,13096xem2315075,13096r-3620,l2309907,12457r-2548,-2557l2306716,8356r,-3616l2307359,3196r2548,-2557l2311455,r3620,l2316611,639r2559,2557l2319813,4740r,3616l2319170,9900r-2559,2557l2315075,13096xem2341280,13096r-3607,l2336125,12457r-2560,-2557l2332934,8356r,-3616l2333565,3196r2560,-2557l2337673,r3607,l2342828,639r2560,2557l2346031,4740r,3616l2345388,9900r-2560,2557l2341280,13096xem2367498,13096r-3620,l2362342,12457r-2559,-2557l2359140,8356r,-3616l2359783,3196r2559,-2557l2363878,r3620,l2369046,639r2548,2557l2372237,4740r,3616l2371594,9900r-2548,2557l2367498,13096xem2393715,13096r-3619,l2388548,12457r-2560,-2557l2385357,8356r,-3616l2385988,3196r2560,-2557l2390096,r3619,l2395251,639r2560,2557l2398454,4740r,3616l2397811,9900r-2560,2557l2393715,13096xem2419921,13096r-3619,l2414766,12457r-2560,-2557l2411563,8356r,-3616l2412206,3196r2560,-2557l2416302,r3619,l2421469,639r2560,2557l2424660,4740r,3616l2424029,9900r-2560,2557l2419921,13096xem2446139,13096r-3620,l2440971,12457r-2548,-2557l2437780,8356r,-3616l2438423,3196r2548,-2557l2442519,r3620,l2447675,639r2559,2557l2450877,4740r,3616l2450234,9900r-2559,2557l2446139,13096xem2472344,13096r-3607,l2467189,12457r-2560,-2557l2463986,8356r,-3616l2464629,3196r2560,-2557l2468737,r3607,l2473892,639r2560,2557l2477095,4740r,3616l2476452,9900r-2560,2557l2472344,13096xem2498562,13096r-3620,l2493406,12457r-2559,-2557l2490204,8356r,-3616l2490847,3196r2559,-2557l2494942,r3620,l2500110,639r2548,2557l2503301,4740r,3616l2502658,9900r-2548,2557l2498562,13096xem2524779,13096r-3619,l2519612,12457r-2560,-2557l2516421,8356r,-3616l2517052,3196r2560,-2557l2521160,r3619,l2526315,639r2560,2557l2529518,4740r,3616l2528875,9900r-2560,2557l2524779,13096xem2550985,13096r-3619,l2545830,12457r-2560,-2557l2542627,8356r,-3616l2543270,3196r2560,-2557l2547366,r3619,l2552533,639r2560,2557l2555724,4740r,3616l2555093,9900r-2560,2557l2550985,13096xem2577203,13096r-3620,l2572035,12457r-2548,-2557l2568844,8356r,-3616l2569487,3196r2548,-2557l2573583,r3620,l2578739,639r2559,2557l2581941,4740r,3616l2581298,9900r-2559,2557l2577203,13096xem2603408,13096r-3607,l2598253,12457r-2560,-2557l2595050,8356r,-3616l2595693,3196r2560,-2557l2599801,r3607,l2604956,639r2560,2557l2608147,4740r,3616l2607516,9900r-2560,2557l2603408,13096xem2629626,13096r-3620,l2624470,12457r-2559,-2557l2621268,8356r,-3616l2621911,3196r2559,-2557l2626006,r3620,l2631174,639r2548,2557l2634365,4740r,3616l2633722,9900r-2548,2557l2629626,13096xem2655843,13096r-3619,l2650676,12457r-2560,-2557l2647485,8356r,-3616l2648116,3196r2560,-2557l2652224,r3619,l2657379,639r2560,2557l2660582,4740r,3616l2659939,9900r-2560,2557l2655843,13096xem2682049,13096r-3619,l2676894,12457r-2560,-2557l2673691,8356r,-3616l2674334,3196r2560,-2557l2678430,r3619,l2683597,639r2560,2557l2686788,4740r,3616l2686157,9900r-2560,2557l2682049,13096xem2708267,13096r-3620,l2703099,12457r-2548,-2557l2699908,8356r,-3616l2700551,3196r2548,-2557l2704647,r3620,l2709803,639r2559,2557l2713005,4740r,3616l2712362,9900r-2559,2557l2708267,13096xem2734472,13096r-3607,l2729317,12457r-2560,-2557l2726114,8356r,-3616l2726757,3196r2560,-2557l2730865,r3607,l2736020,639r2560,2557l2739211,4740r,3616l2738580,9900r-2560,2557l2734472,13096xem2760690,13096r-3620,l2755523,12457r-2548,-2557l2752332,8356r,-3616l2752975,3196r2548,-2557l2757070,r3620,l2762238,639r2548,2557l2765429,4740r,3616l2764786,9900r-2548,2557l2760690,13096xem2786896,13096r-3608,l2781740,12457r-2560,-2557l2778549,8356r,-3616l2779180,3196r2560,-2557l2783288,r3608,l2788443,639r2560,2557l2791646,4740r,3616l2791003,9900r-2560,2557l2786896,13096xem2813113,13096r-3619,l2807958,12457r-2560,-2557l2804755,8356r,-3616l2805398,3196r2560,-2557l2809494,r3619,l2814661,639r2548,2557l2817852,4740r,3616l2817209,9900r-2548,2557l2813113,13096xem2839331,13096r-3620,l2834163,12457r-2560,-2557l2830972,8356r,-3616l2831603,3196r2560,-2557l2835711,r3620,l2840867,639r2559,2557l2844069,4740r,3616l2843426,9900r-2559,2557l2839331,13096xem2865536,13096r-3619,l2860381,12457r-2560,-2557l2857178,8356r,-3616l2857821,3196r2560,-2557l2861917,r3619,l2867084,639r2560,2557l2870275,4740r,3616l2869644,9900r-2560,2557l2865536,13096xem2891754,13096r-3620,l2886587,12457r-2548,-2557l2883396,8356r,-3616l2884039,3196r2548,-2557l2888134,r3620,l2893290,639r2560,2557l2896493,4740r,3616l2895850,9900r-2560,2557l2891754,13096xem2917960,13096r-3608,l2912804,12457r-2560,-2557l2909613,8356r,-3616l2910244,3196r2560,-2557l2914352,r3608,l2919507,639r2560,2557l2922710,4740r,3616l2922067,9900r-2560,2557l2917960,13096xem2944177,13096r-3619,l2939022,12457r-2560,-2557l2935819,8356r,-3616l2936462,3196r2560,-2557l2940558,r3619,l2945725,639r2548,2557l2948916,4740r,3616l2948273,9900r-2548,2557l2944177,13096xem2970395,13096r-3620,l2965227,12457r-2560,-2557l2962036,8356r,-3616l2962667,3196r2560,-2557l2966775,r3620,l2971931,639r2559,2557l2975133,4740r,3616l2974490,9900r-2559,2557l2970395,13096xem2996600,13096r-3619,l2991445,12457r-2560,-2557l2988242,8356r,-3616l2988885,3196r2560,-2557l2992981,r3619,l2998148,639r2560,2557l3001339,4740r,3616l3000708,9900r-2560,2557l2996600,13096xem3022818,13096r-3620,l3017651,12457r-2548,-2557l3014460,8356r,-3616l3015103,3196r2548,-2557l3019198,r3620,l3024354,639r2560,2557l3027557,4740r,3616l3026914,9900r-2560,2557l3022818,13096xem3049024,13096r-3608,l3043868,12457r-2560,-2557l3040665,8356r,-3616l3041308,3196r2560,-2557l3045416,r3608,l3050571,639r2560,2557l3053762,4740r,3616l3053131,9900r-2560,2557l3049024,13096xem3075241,13096r-3619,l3070086,12457r-2560,-2557l3066883,8356r,-3616l3067526,3196r2560,-2557l3071622,r3619,l3076789,639r2548,2557l3079980,4740r,3616l3079337,9900r-2548,2557l3075241,13096xem3101459,13096r-3620,l3096291,12457r-2560,-2557l3093100,8356r,-3616l3093731,3196r2560,-2557l3097839,r3620,l3102995,639r2559,2557l3106197,4740r,3616l3105554,9900r-2559,2557l3101459,13096xem3127664,13096r-3619,l3122509,12457r-2560,-2557l3119306,8356r,-3616l3119949,3196r2560,-2557l3124045,r3619,l3129212,639r2560,2557l3132403,4740r,3616l3131772,9900r-2560,2557l3127664,13096xem3153882,13096r-3620,l3148715,12457r-2548,-2557l3145524,8356r,-3616l3146167,3196r2548,-2557l3150262,r3620,l3155418,639r2560,2557l3158621,4740r,3616l3157978,9900r-2560,2557l3153882,13096xem3180088,13096r-3608,l3174932,12457r-2560,-2557l3171729,8356r,-3616l3172372,3196r2560,-2557l3176480,r3608,l3181635,639r2560,2557l3184826,4740r,3616l3184195,9900r-2560,2557l3180088,13096xem3206305,13096r-3619,l3201138,12457r-2548,-2557l3197947,8356r,-3616l3198590,3196r2548,-2557l3202686,r3619,l3207853,639r2548,2557l3211044,4740r,3616l3210401,9900r-2548,2557l3206305,13096xem3232523,13096r-3620,l3227355,12457r-2559,-2557l3224164,8356r,-3616l3224796,3196r2559,-2557l3228903,r3620,l3234059,639r2559,2557l3237261,4740r,3616l3236618,9900r-2559,2557l3232523,13096xem3258728,13096r-3619,l3253573,12457r-2560,-2557l3250370,8356r,-3616l3251013,3196r2560,-2557l3255109,r3619,l3260276,639r2560,2557l3263467,4740r,3616l3262836,9900r-2560,2557l3258728,13096xem3284946,13096r-3620,l3279779,12457r-2548,-2557l3276588,8356r,-3616l3277231,3196r2548,-2557l3281326,r3620,l3286482,639r2560,2557l3289685,4740r,3616l3289042,9900r-2560,2557l3284946,13096xem3311152,13096r-3608,l3305996,12457r-2560,-2557l3302793,8356r,-3616l3303436,3196r2560,-2557l3307544,r3608,l3312699,639r2560,2557l3315890,4740r,3616l3315259,9900r-2560,2557l3311152,13096xem3337369,13096r-3619,l3332202,12457r-2548,-2557l3329011,8356r,-3616l3329654,3196r2548,-2557l3333750,r3619,l3338917,639r2548,2557l3342108,4740r,3616l3341465,9900r-2548,2557l3337369,13096xem3363575,13096r-3608,l3358419,12457r-2559,-2557l3355228,8356r,-3616l3355860,3196r2559,-2557l3359967,r3608,l3365123,639r2559,2557l3368325,4740r,3616l3367682,9900r-2559,2557l3363575,13096xem3389792,13096r-3619,l3384637,12457r-2560,-2557l3381434,8356r,-3616l3382077,3196r2560,-2557l3386173,r3619,l3391340,639r2548,2557l3394531,4740r,3616l3393888,9900r-2548,2557l3389792,13096xem3416010,13096r-3620,l3410843,12457r-2560,-2557l3407652,8356r,-3616l3408283,3196r2560,-2557l3412390,r3620,l3417546,639r2560,2557l3420749,4740r,3616l3420106,9900r-2560,2557l3416010,13096xem3442216,13096r-3620,l3437060,12457r-2560,-2557l3433857,8356r,-3616l3434500,3196r2560,-2557l3438596,r3620,l3443763,639r2560,2557l3446954,4740r,3616l3446323,9900r-2560,2557l3442216,13096xem3468433,13096r-3619,l3463266,12457r-2548,-2557l3460075,8356r,-3616l3460718,3196r2548,-2557l3464814,r3619,l3469969,639r2560,2557l3473172,4740r,3616l3472529,9900r-2560,2557l3468433,13096xem3494639,13096r-3608,l3489483,12457r-2559,-2557l3486292,8356r,-3616l3486924,3196r2559,-2557l3491031,r3608,l3496187,639r2559,2557l3499389,4740r,3616l3498746,9900r-2559,2557l3494639,13096xem3520856,13096r-3619,l3515701,12457r-2560,-2557l3512498,8356r,-3616l3513141,3196r2560,-2557l3517237,r3619,l3522404,639r2548,2557l3525595,4740r,3616l3524952,9900r-2548,2557l3520856,13096xem3547074,13096r-3620,l3541907,12457r-2560,-2557l3538716,8356r,-3616l3539347,3196r2560,-2557l3543454,r3620,l3548610,639r2560,2557l3551813,4740r,3616l3551170,9900r-2560,2557l3547074,13096xem3573280,13096r-3620,l3568124,12457r-2560,-2557l3564921,8356r,-3616l3565564,3196r2560,-2557l3569660,r3620,l3574827,639r2560,2557l3578018,4740r,3616l3577387,9900r-2560,2557l3573280,13096xem3599497,13096r-3619,l3594330,12457r-2548,-2557l3591139,8356r,-3616l3591782,3196r2548,-2557l3595878,r3619,l3601033,639r2560,2557l3604236,4740r,3616l3603593,9900r-2560,2557l3599497,13096xem3625703,13096r-3608,l3620547,12457r-2559,-2557l3617345,8356r,-3616l3617988,3196r2559,-2557l3622095,r3608,l3627251,639r2559,2557l3630441,4740r,3616l3629810,9900r-2559,2557l3625703,13096xem3651920,13096r-3619,l3646765,12457r-2560,-2557l3643562,8356r,-3616l3644205,3196r2560,-2557l3648301,r3619,l3653468,639r2548,2557l3656659,4740r,3616l3656016,9900r-2548,2557l3651920,13096xem3678138,13096r-3620,l3672971,12457r-2560,-2557l3669780,8356r,-3616l3670411,3196r2560,-2557l3674518,r3620,l3679674,639r2560,2557l3682877,4740r,3616l3682234,9900r-2560,2557l3678138,13096xem3704344,13096r-3620,l3699188,12457r-2560,-2557l3695985,8356r,-3616l3696628,3196r2560,-2557l3700724,r3620,l3705891,639r2560,2557l3709082,4740r,3616l3708451,9900r-2560,2557l3704344,13096xem3730561,13096r-3619,l3725394,12457r-2548,-2557l3722203,8356r,-3616l3722846,3196r2548,-2557l3726942,r3619,l3732097,639r2560,2557l3735300,4740r,3616l3734657,9900r-2560,2557l3730561,13096xem3756767,13096r-3608,l3751611,12457r-2559,-2557l3748409,8356r,-3616l3749052,3196r2559,-2557l3753159,r3608,l3758315,639r2559,2557l3761505,4740r,3616l3760874,9900r-2559,2557l3756767,13096xem3782984,13096r-3619,l3777817,12457r-2548,-2557l3774626,8356r,-3616l3775269,3196r2548,-2557l3779365,r3619,l3784532,639r2548,2557l3787723,4740r,3616l3787080,9900r-2548,2557l3782984,13096xem3809202,13096r-3620,l3804035,12457r-2560,-2557l3800844,8356r,-3616l3801475,3196r2560,-2557l3805582,r3620,l3810738,639r2560,2557l3813941,4740r,3616l3813298,9900r-2560,2557l3809202,13096xem3835408,13096r-3620,l3830252,12457r-2560,-2557l3827049,8356r,-3616l3827692,3196r2560,-2557l3831788,r3620,l3836955,639r2560,2557l3840146,4740r,3616l3839515,9900r-2560,2557l3835408,13096xem3861625,13096r-3619,l3856458,12457r-2560,-2557l3853267,8356r,-3616l3853898,3196r2560,-2557l3858006,r3619,l3863161,639r2560,2557l3866364,4740r,3616l3865721,9900r-2560,2557l3861625,13096xem3887831,13096r-3608,l3882675,12457r-2559,-2557l3879473,8356r,-3616l3880116,3196r2559,-2557l3884223,r3608,l3889379,639r2559,2557l3892569,4740r,3616l3891938,9900r-2559,2557l3887831,13096xem3914048,13096r-3619,l3908881,12457r-2548,-2557l3905690,8356r,-3616l3906333,3196r2548,-2557l3910429,r3619,l3915584,639r2560,2557l3918787,4740r,3616l3918144,9900r-2560,2557l3914048,13096xem3940254,13096r-3608,l3935099,12457r-2560,-2557l3931908,8356r,-3616l3932539,3196r2560,-2557l3936646,r3608,l3941802,639r2560,2557l3945005,4740r,3616l3944362,9900r-2560,2557l3940254,13096xem3966472,13096r-3620,l3961316,12457r-2560,-2557l3958113,8356r,-3616l3958756,3196r2560,-2557l3962852,r3620,l3968019,639r2548,2557l3971210,4740r,3616l3970567,9900r-2548,2557l3966472,13096xem3992689,13096r-3619,l3987522,12457r-2560,-2557l3984331,8356r,-3616l3984962,3196r2560,-2557l3989070,r3619,l3994225,639r2560,2557l3997428,4740r,3616l3996785,9900r-2560,2557l3992689,13096xem4018895,13096r-3620,l4013739,12457r-2559,-2557l4010537,8356r,-3616l4011180,3196r2559,-2557l4015275,r3620,l4020443,639r2559,2557l4023633,4740r,3616l4023002,9900r-2559,2557l4018895,13096xem4045112,13096r-3619,l4039945,12457r-2548,-2557l4036754,8356r,-3616l4037397,3196r2548,-2557l4041493,r3619,l4046648,639r2560,2557l4049851,4740r,3616l4049208,9900r-2560,2557l4045112,13096xem4071318,13096r-3608,l4066163,12457r-2560,-2557l4062972,8356r,-3616l4063603,3196r2560,-2557l4067710,r3608,l4072866,639r2560,2557l4076069,4740r,3616l4075426,9900r-2560,2557l4071318,13096xem4097536,13096r-3620,l4092380,12457r-2560,-2557l4089177,8356r,-3616l4089820,3196r2560,-2557l4093916,r3620,l4099083,639r2548,2557l4102274,4740r,3616l4101631,9900r-2548,2557l4097536,13096xem4123753,13096r-3619,l4118586,12457r-2560,-2557l4115395,8356r,-3616l4116026,3196r2560,-2557l4120134,r3619,l4125289,639r2560,2557l4128492,4740r,3616l4127849,9900r-2560,2557l4123753,13096xem4149959,13096r-3620,l4144803,12457r-2559,-2557l4141601,8356r,-3616l4142244,3196r2559,-2557l4146339,r3620,l4151507,639r2559,2557l4154697,4740r,3616l4154066,9900r-2559,2557l4149959,13096xem4176176,13096r-3619,l4171009,12457r-2548,-2557l4167818,8356r,-3616l4168461,3196r2548,-2557l4172557,r3619,l4177712,639r2560,2557l4180915,4740r,3616l4180272,9900r-2560,2557l4176176,13096xem4202382,13096r-3608,l4197227,12457r-2560,-2557l4194024,8356r,-3616l4194667,3196r2560,-2557l4198774,r3608,l4203930,639r2560,2557l4207121,4740r,3616l4206490,9900r-2560,2557l4202382,13096xem4228600,13096r-3620,l4223444,12457r-2560,-2557l4220241,8356r,-3616l4220884,3196r2560,-2557l4224980,r3620,l4230147,639r2548,2557l4233338,4740r,3616l4232695,9900r-2548,2557l4228600,13096xem4254817,13096r-3619,l4249650,12457r-2560,-2557l4246459,8356r,-3616l4247090,3196r2560,-2557l4251198,r3619,l4256353,639r2560,2557l4259556,4740r,3616l4258913,9900r-2560,2557l4254817,13096xem4281023,13096r-3620,l4275867,12457r-2559,-2557l4272665,8356r,-3616l4273308,3196r2559,-2557l4277403,r3620,l4282571,639r2559,2557l4285761,4740r,3616l4285130,9900r-2559,2557l4281023,13096xem4307240,13096r-3619,l4302073,12457r-2548,-2557l4298882,8356r,-3616l4299525,3196r2548,-2557l4303621,r3619,l4308776,639r2560,2557l4311979,4740r,3616l4311336,9900r-2560,2557l4307240,13096xem4333446,13096r-3608,l4328291,12457r-2560,-2557l4325088,8356r,-3616l4325731,3196r2560,-2557l4329838,r3608,l4334994,639r2560,2557l4338185,4740r,3616l4337554,9900r-2560,2557l4333446,13096xem4359664,13096r-3620,l4354496,12457r-2548,-2557l4351305,8356r,-3616l4351948,3196r2548,-2557l4356044,r3620,l4361211,639r2548,2557l4364402,4740r,3616l4363759,9900r-2548,2557l4359664,13096xem4385869,13096r-3607,l4380714,12457r-2560,-2557l4377523,8356r,-3616l4378154,3196r2560,-2557l4382262,r3607,l4387417,639r2560,2557l4390620,4740r,3616l4389977,9900r-2560,2557l4385869,13096xem4412087,13096r-3620,l4406931,12457r-2559,-2557l4403729,8356r,-3616l4404372,3196r2559,-2557l4408467,r3620,l4413635,639r2559,2557l4416825,4740r,3616l4416194,9900r-2559,2557l4412087,13096xem4438304,13096r-3619,l4433137,12457r-2560,-2557l4429946,8356r,-3616l4430577,3196r2560,-2557l4434685,r3619,l4439840,639r2560,2557l4443043,4740r,3616l4442400,9900r-2560,2557l4438304,13096xem4464510,13096r-3608,l4459355,12457r-2560,-2557l4456152,8356r,-3616l4456795,3196r2560,-2557l4460902,r3608,l4466058,639r2560,2557l4469249,4740r,3616l4468618,9900r-2560,2557l4464510,13096xem4490728,13096r-3620,l4485560,12457r-2548,-2557l4482369,8356r,-3616l4483012,3196r2548,-2557l4487108,r3620,l4492263,639r2560,2557l4495466,4740r,3616l4494823,9900r-2560,2557l4490728,13096xem4516933,13096r-3607,l4511778,12457r-2560,-2557l4508587,8356r,-3616l4509218,3196r2560,-2557l4513326,r3607,l4518481,639r2560,2557l4521684,4740r,3616l4521041,9900r-2560,2557l4516933,13096xem4543151,13096r-3620,l4537995,12457r-2559,-2557l4534793,8356r,-3616l4535436,3196r2559,-2557l4539531,r3620,l4544699,639r2548,2557l4547889,4740r,3616l4547247,9900r-2548,2557l4543151,13096xem4569368,13096r-3619,l4564201,12457r-2560,-2557l4561010,8356r,-3616l4561641,3196r2560,-2557l4565749,r3619,l4570904,639r2560,2557l4574107,4740r,3616l4573464,9900r-2560,2557l4569368,13096xem4595574,13096r-3619,l4590419,12457r-2560,-2557l4587216,8356r,-3616l4587859,3196r2560,-2557l4591955,r3619,l4597122,639r2560,2557l4600313,4740r,3616l4599682,9900r-2560,2557l4595574,13096xem4621792,13096r-3620,l4616624,12457r-2548,-2557l4613433,8356r,-3616l4614076,3196r2548,-2557l4618172,r3620,l4623327,639r2560,2557l4626530,4740r,3616l4625887,9900r-2560,2557l4621792,13096xem4647997,13096r-3607,l4642842,12457r-2560,-2557l4639639,8356r,-3616l4640282,3196r2560,-2557l4644390,r3607,l4649545,639r2560,2557l4652736,4740r,3616l4652105,9900r-2560,2557l4647997,13096xem4674215,13096r-3620,l4669059,12457r-2559,-2557l4665857,8356r,-3616l4666500,3196r2559,-2557l4670595,r3620,l4675763,639r2548,2557l4678953,4740r,3616l4678311,9900r-2548,2557l4674215,13096xem4700432,13096r-3619,l4695265,12457r-2560,-2557l4692074,8356r,-3616l4692705,3196r2560,-2557l4696813,r3619,l4701968,639r2560,2557l4705171,4740r,3616l4704528,9900r-2560,2557l4700432,13096xem4726638,13096r-3619,l4721483,12457r-2560,-2557l4718280,8356r,-3616l4718923,3196r2560,-2557l4723019,r3619,l4728186,639r2560,2557l4731377,4740r,3616l4730746,9900r-2560,2557l4726638,13096xem4752856,13096r-3620,l4747688,12457r-2548,-2557l4744497,8356r,-3616l4745140,3196r2548,-2557l4749236,r3620,l4754391,639r2560,2557l4757594,4740r,3616l4756951,9900r-2560,2557l4752856,13096xem4779061,13096r-3607,l4773906,12457r-2560,-2557l4770703,8356r,-3616l4771346,3196r2560,-2557l4775454,r3607,l4780609,639r2560,2557l4783800,4740r,3616l4783169,9900r-2560,2557l4779061,13096xem4805279,13096r-3620,l4800123,12457r-2559,-2557l4796921,8356r,-3616l4797564,3196r2559,-2557l4801659,r3620,l4806827,639r2548,2557l4810017,4740r,3616l4809375,9900r-2548,2557l4805279,13096xem4831496,13096r-3619,l4826329,12457r-2560,-2557l4823138,8356r,-3616l4823769,3196r2560,-2557l4827877,r3619,l4833032,639r2560,2557l4836235,4740r,3616l4835592,9900r-2560,2557l4831496,13096xem4857702,13096r-3619,l4852547,12457r-2560,-2557l4849344,8356r,-3616l4849987,3196r2560,-2557l4854083,r3619,l4859250,639r2548,2557l4862441,4740r,3616l4861798,9900r-2548,2557l4857702,13096xem4883920,13096r-3620,l4878752,12457r-2548,-2557l4875561,8356r,-3616l4876204,3196r2548,-2557l4880300,r3620,l4885455,639r2560,2557l4888658,4740r,3616l4888015,9900r-2560,2557l4883920,13096xem4910125,13096r-3607,l4904970,12457r-2560,-2557l4901767,8356r,-3616l4902410,3196r2560,-2557l4906518,r3607,l4911673,639r2560,2557l4914864,4740r,3616l4914233,9900r-2560,2557l4910125,13096xem4936343,13096r-3620,l4931175,12457r-2547,-2557l4927985,8356r,-3616l4928628,3196r2547,-2557l4932723,r3620,l4937891,639r2548,2557l4941081,4740r,3616l4940439,9900r-2548,2557l4936343,13096xem4962548,13096r-3607,l4957393,12457r-2560,-2557l4954202,8356r,-3616l4954833,3196r2560,-2557l4958941,r3607,l4964096,639r2560,2557l4967299,4740r,3616l4966656,9900r-2560,2557l4962548,13096xem4988766,13096r-3619,l4983611,12457r-2560,-2557l4980408,8356r,-3616l4981051,3196r2560,-2557l4985147,r3619,l4990314,639r2548,2557l4993505,4740r,3616l4992862,9900r-2548,2557l4988766,13096xem5014984,13096r-3620,l5009816,12457r-2560,-2557l5006625,8356r,-3616l5007256,3196r2560,-2557l5011364,r3620,l5016519,639r2560,2557l5019722,4740r,3616l5019079,9900r-2560,2557l5014984,13096xem5041189,13096r-3619,l5036034,12457r-2560,-2557l5032831,8356r,-3616l5033474,3196r2560,-2557l5037570,r3619,l5042737,639r2560,2557l5045928,4740r,3616l5045297,9900r-2560,2557l5041189,13096xem5067407,13096r-3620,l5062239,12457r-2547,-2557l5059049,8356r,-3616l5059692,3196r2547,-2557l5063787,r3620,l5068943,639r2560,2557l5072145,4740r,3616l5071503,9900r-2560,2557l5067407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5" w:history="1">
            <w:r w:rsidR="006671D6">
              <w:rPr>
                <w:b w:val="0"/>
                <w:i w:val="0"/>
                <w:color w:val="4A3A3C"/>
                <w:sz w:val="20"/>
              </w:rPr>
              <w:t>安全架</w:t>
            </w:r>
            <w:r w:rsidR="006671D6">
              <w:rPr>
                <w:b w:val="0"/>
                <w:i w:val="0"/>
                <w:color w:val="4A3A3C"/>
                <w:spacing w:val="-10"/>
                <w:sz w:val="20"/>
              </w:rPr>
              <w:t>構</w:t>
            </w:r>
            <w:r w:rsidR="006671D6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6671D6">
              <w:rPr>
                <w:i w:val="0"/>
                <w:color w:val="C70F2E"/>
                <w:spacing w:val="-5"/>
                <w:sz w:val="20"/>
              </w:rPr>
              <w:t>17</w:t>
            </w:r>
          </w:hyperlink>
        </w:p>
        <w:p w14:paraId="0D847751" w14:textId="77777777" w:rsidR="006671D6" w:rsidRDefault="00000000" w:rsidP="008A2518">
          <w:pPr>
            <w:pStyle w:val="30"/>
            <w:numPr>
              <w:ilvl w:val="0"/>
              <w:numId w:val="6"/>
            </w:numPr>
            <w:tabs>
              <w:tab w:val="left" w:pos="721"/>
              <w:tab w:val="right" w:pos="10146"/>
            </w:tabs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60480" behindDoc="1" locked="0" layoutInCell="1" allowOverlap="1" wp14:anchorId="2E66551D" wp14:editId="26DBFC26">
                    <wp:simplePos x="0" y="0"/>
                    <wp:positionH relativeFrom="page">
                      <wp:posOffset>1689497</wp:posOffset>
                    </wp:positionH>
                    <wp:positionV relativeFrom="paragraph">
                      <wp:posOffset>143689</wp:posOffset>
                    </wp:positionV>
                    <wp:extent cx="4946015" cy="13335"/>
                    <wp:effectExtent l="0" t="0" r="0" b="0"/>
                    <wp:wrapNone/>
                    <wp:docPr id="26" name="Graphic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46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6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595" y="13096"/>
                                  </a:moveTo>
                                  <a:lnTo>
                                    <a:pt x="30978" y="13096"/>
                                  </a:lnTo>
                                  <a:lnTo>
                                    <a:pt x="29435" y="12457"/>
                                  </a:lnTo>
                                  <a:lnTo>
                                    <a:pt x="26878" y="9900"/>
                                  </a:lnTo>
                                  <a:lnTo>
                                    <a:pt x="26238" y="8356"/>
                                  </a:lnTo>
                                  <a:lnTo>
                                    <a:pt x="26238" y="4740"/>
                                  </a:lnTo>
                                  <a:lnTo>
                                    <a:pt x="26878" y="3196"/>
                                  </a:lnTo>
                                  <a:lnTo>
                                    <a:pt x="29435" y="639"/>
                                  </a:lnTo>
                                  <a:lnTo>
                                    <a:pt x="30978" y="0"/>
                                  </a:lnTo>
                                  <a:lnTo>
                                    <a:pt x="34595" y="0"/>
                                  </a:lnTo>
                                  <a:lnTo>
                                    <a:pt x="36139" y="639"/>
                                  </a:lnTo>
                                  <a:lnTo>
                                    <a:pt x="38696" y="3196"/>
                                  </a:lnTo>
                                  <a:lnTo>
                                    <a:pt x="39335" y="4740"/>
                                  </a:lnTo>
                                  <a:lnTo>
                                    <a:pt x="39335" y="8356"/>
                                  </a:lnTo>
                                  <a:lnTo>
                                    <a:pt x="38696" y="9900"/>
                                  </a:lnTo>
                                  <a:lnTo>
                                    <a:pt x="36139" y="12457"/>
                                  </a:lnTo>
                                  <a:lnTo>
                                    <a:pt x="345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0834" y="13096"/>
                                  </a:moveTo>
                                  <a:lnTo>
                                    <a:pt x="57217" y="13096"/>
                                  </a:lnTo>
                                  <a:lnTo>
                                    <a:pt x="55674" y="12457"/>
                                  </a:lnTo>
                                  <a:lnTo>
                                    <a:pt x="53116" y="9900"/>
                                  </a:lnTo>
                                  <a:lnTo>
                                    <a:pt x="52477" y="8356"/>
                                  </a:lnTo>
                                  <a:lnTo>
                                    <a:pt x="52477" y="4740"/>
                                  </a:lnTo>
                                  <a:lnTo>
                                    <a:pt x="53116" y="3196"/>
                                  </a:lnTo>
                                  <a:lnTo>
                                    <a:pt x="55674" y="639"/>
                                  </a:lnTo>
                                  <a:lnTo>
                                    <a:pt x="57217" y="0"/>
                                  </a:lnTo>
                                  <a:lnTo>
                                    <a:pt x="60834" y="0"/>
                                  </a:lnTo>
                                  <a:lnTo>
                                    <a:pt x="62377" y="639"/>
                                  </a:lnTo>
                                  <a:lnTo>
                                    <a:pt x="64935" y="3196"/>
                                  </a:lnTo>
                                  <a:lnTo>
                                    <a:pt x="65574" y="4740"/>
                                  </a:lnTo>
                                  <a:lnTo>
                                    <a:pt x="65574" y="8356"/>
                                  </a:lnTo>
                                  <a:lnTo>
                                    <a:pt x="64935" y="9900"/>
                                  </a:lnTo>
                                  <a:lnTo>
                                    <a:pt x="62377" y="12457"/>
                                  </a:lnTo>
                                  <a:lnTo>
                                    <a:pt x="60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073" y="13096"/>
                                  </a:moveTo>
                                  <a:lnTo>
                                    <a:pt x="83456" y="13096"/>
                                  </a:lnTo>
                                  <a:lnTo>
                                    <a:pt x="81913" y="12457"/>
                                  </a:lnTo>
                                  <a:lnTo>
                                    <a:pt x="79355" y="9900"/>
                                  </a:lnTo>
                                  <a:lnTo>
                                    <a:pt x="78716" y="8356"/>
                                  </a:lnTo>
                                  <a:lnTo>
                                    <a:pt x="78716" y="4740"/>
                                  </a:lnTo>
                                  <a:lnTo>
                                    <a:pt x="79355" y="3196"/>
                                  </a:lnTo>
                                  <a:lnTo>
                                    <a:pt x="81913" y="639"/>
                                  </a:lnTo>
                                  <a:lnTo>
                                    <a:pt x="83456" y="0"/>
                                  </a:lnTo>
                                  <a:lnTo>
                                    <a:pt x="87073" y="0"/>
                                  </a:lnTo>
                                  <a:lnTo>
                                    <a:pt x="88616" y="639"/>
                                  </a:lnTo>
                                  <a:lnTo>
                                    <a:pt x="91174" y="3196"/>
                                  </a:lnTo>
                                  <a:lnTo>
                                    <a:pt x="91813" y="4740"/>
                                  </a:lnTo>
                                  <a:lnTo>
                                    <a:pt x="91813" y="8356"/>
                                  </a:lnTo>
                                  <a:lnTo>
                                    <a:pt x="91174" y="9900"/>
                                  </a:lnTo>
                                  <a:lnTo>
                                    <a:pt x="88616" y="12457"/>
                                  </a:lnTo>
                                  <a:lnTo>
                                    <a:pt x="870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312" y="13096"/>
                                  </a:moveTo>
                                  <a:lnTo>
                                    <a:pt x="109695" y="13096"/>
                                  </a:lnTo>
                                  <a:lnTo>
                                    <a:pt x="108151" y="12457"/>
                                  </a:lnTo>
                                  <a:lnTo>
                                    <a:pt x="105594" y="9900"/>
                                  </a:lnTo>
                                  <a:lnTo>
                                    <a:pt x="104955" y="8356"/>
                                  </a:lnTo>
                                  <a:lnTo>
                                    <a:pt x="104955" y="4740"/>
                                  </a:lnTo>
                                  <a:lnTo>
                                    <a:pt x="105594" y="3196"/>
                                  </a:lnTo>
                                  <a:lnTo>
                                    <a:pt x="108151" y="639"/>
                                  </a:lnTo>
                                  <a:lnTo>
                                    <a:pt x="109695" y="0"/>
                                  </a:lnTo>
                                  <a:lnTo>
                                    <a:pt x="113312" y="0"/>
                                  </a:lnTo>
                                  <a:lnTo>
                                    <a:pt x="114855" y="639"/>
                                  </a:lnTo>
                                  <a:lnTo>
                                    <a:pt x="117412" y="3196"/>
                                  </a:lnTo>
                                  <a:lnTo>
                                    <a:pt x="118052" y="4740"/>
                                  </a:lnTo>
                                  <a:lnTo>
                                    <a:pt x="118052" y="8356"/>
                                  </a:lnTo>
                                  <a:lnTo>
                                    <a:pt x="117412" y="9900"/>
                                  </a:lnTo>
                                  <a:lnTo>
                                    <a:pt x="114855" y="12457"/>
                                  </a:lnTo>
                                  <a:lnTo>
                                    <a:pt x="1133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550" y="13096"/>
                                  </a:moveTo>
                                  <a:lnTo>
                                    <a:pt x="135934" y="13096"/>
                                  </a:lnTo>
                                  <a:lnTo>
                                    <a:pt x="134390" y="12457"/>
                                  </a:lnTo>
                                  <a:lnTo>
                                    <a:pt x="131833" y="9900"/>
                                  </a:lnTo>
                                  <a:lnTo>
                                    <a:pt x="131193" y="8356"/>
                                  </a:lnTo>
                                  <a:lnTo>
                                    <a:pt x="131193" y="4740"/>
                                  </a:lnTo>
                                  <a:lnTo>
                                    <a:pt x="131833" y="3196"/>
                                  </a:lnTo>
                                  <a:lnTo>
                                    <a:pt x="134390" y="639"/>
                                  </a:lnTo>
                                  <a:lnTo>
                                    <a:pt x="135934" y="0"/>
                                  </a:lnTo>
                                  <a:lnTo>
                                    <a:pt x="139550" y="0"/>
                                  </a:lnTo>
                                  <a:lnTo>
                                    <a:pt x="141095" y="639"/>
                                  </a:lnTo>
                                  <a:lnTo>
                                    <a:pt x="143651" y="3196"/>
                                  </a:lnTo>
                                  <a:lnTo>
                                    <a:pt x="144290" y="4740"/>
                                  </a:lnTo>
                                  <a:lnTo>
                                    <a:pt x="144290" y="8356"/>
                                  </a:lnTo>
                                  <a:lnTo>
                                    <a:pt x="143651" y="9900"/>
                                  </a:lnTo>
                                  <a:lnTo>
                                    <a:pt x="141095" y="12457"/>
                                  </a:lnTo>
                                  <a:lnTo>
                                    <a:pt x="1395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5789" y="13096"/>
                                  </a:moveTo>
                                  <a:lnTo>
                                    <a:pt x="162172" y="13096"/>
                                  </a:lnTo>
                                  <a:lnTo>
                                    <a:pt x="160629" y="12457"/>
                                  </a:lnTo>
                                  <a:lnTo>
                                    <a:pt x="158072" y="9900"/>
                                  </a:lnTo>
                                  <a:lnTo>
                                    <a:pt x="157432" y="8356"/>
                                  </a:lnTo>
                                  <a:lnTo>
                                    <a:pt x="157432" y="4740"/>
                                  </a:lnTo>
                                  <a:lnTo>
                                    <a:pt x="158072" y="3196"/>
                                  </a:lnTo>
                                  <a:lnTo>
                                    <a:pt x="160629" y="639"/>
                                  </a:lnTo>
                                  <a:lnTo>
                                    <a:pt x="162172" y="0"/>
                                  </a:lnTo>
                                  <a:lnTo>
                                    <a:pt x="165789" y="0"/>
                                  </a:lnTo>
                                  <a:lnTo>
                                    <a:pt x="167332" y="639"/>
                                  </a:lnTo>
                                  <a:lnTo>
                                    <a:pt x="169890" y="3196"/>
                                  </a:lnTo>
                                  <a:lnTo>
                                    <a:pt x="170529" y="4740"/>
                                  </a:lnTo>
                                  <a:lnTo>
                                    <a:pt x="170529" y="8356"/>
                                  </a:lnTo>
                                  <a:lnTo>
                                    <a:pt x="169890" y="9900"/>
                                  </a:lnTo>
                                  <a:lnTo>
                                    <a:pt x="167332" y="12457"/>
                                  </a:lnTo>
                                  <a:lnTo>
                                    <a:pt x="1657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028" y="13096"/>
                                  </a:moveTo>
                                  <a:lnTo>
                                    <a:pt x="188411" y="13096"/>
                                  </a:lnTo>
                                  <a:lnTo>
                                    <a:pt x="186868" y="12457"/>
                                  </a:lnTo>
                                  <a:lnTo>
                                    <a:pt x="184311" y="9900"/>
                                  </a:lnTo>
                                  <a:lnTo>
                                    <a:pt x="183671" y="8356"/>
                                  </a:lnTo>
                                  <a:lnTo>
                                    <a:pt x="183671" y="4740"/>
                                  </a:lnTo>
                                  <a:lnTo>
                                    <a:pt x="184311" y="3196"/>
                                  </a:lnTo>
                                  <a:lnTo>
                                    <a:pt x="186868" y="639"/>
                                  </a:lnTo>
                                  <a:lnTo>
                                    <a:pt x="188411" y="0"/>
                                  </a:lnTo>
                                  <a:lnTo>
                                    <a:pt x="192028" y="0"/>
                                  </a:lnTo>
                                  <a:lnTo>
                                    <a:pt x="193571" y="639"/>
                                  </a:lnTo>
                                  <a:lnTo>
                                    <a:pt x="196129" y="3196"/>
                                  </a:lnTo>
                                  <a:lnTo>
                                    <a:pt x="196768" y="4740"/>
                                  </a:lnTo>
                                  <a:lnTo>
                                    <a:pt x="196768" y="8356"/>
                                  </a:lnTo>
                                  <a:lnTo>
                                    <a:pt x="196129" y="9900"/>
                                  </a:lnTo>
                                  <a:lnTo>
                                    <a:pt x="193571" y="12457"/>
                                  </a:lnTo>
                                  <a:lnTo>
                                    <a:pt x="1920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267" y="13096"/>
                                  </a:moveTo>
                                  <a:lnTo>
                                    <a:pt x="214650" y="13096"/>
                                  </a:lnTo>
                                  <a:lnTo>
                                    <a:pt x="213107" y="12457"/>
                                  </a:lnTo>
                                  <a:lnTo>
                                    <a:pt x="210550" y="9900"/>
                                  </a:lnTo>
                                  <a:lnTo>
                                    <a:pt x="209910" y="8356"/>
                                  </a:lnTo>
                                  <a:lnTo>
                                    <a:pt x="209910" y="4740"/>
                                  </a:lnTo>
                                  <a:lnTo>
                                    <a:pt x="210550" y="3196"/>
                                  </a:lnTo>
                                  <a:lnTo>
                                    <a:pt x="213107" y="639"/>
                                  </a:lnTo>
                                  <a:lnTo>
                                    <a:pt x="214650" y="0"/>
                                  </a:lnTo>
                                  <a:lnTo>
                                    <a:pt x="218267" y="0"/>
                                  </a:lnTo>
                                  <a:lnTo>
                                    <a:pt x="219810" y="639"/>
                                  </a:lnTo>
                                  <a:lnTo>
                                    <a:pt x="222368" y="3196"/>
                                  </a:lnTo>
                                  <a:lnTo>
                                    <a:pt x="223007" y="4740"/>
                                  </a:lnTo>
                                  <a:lnTo>
                                    <a:pt x="223007" y="8356"/>
                                  </a:lnTo>
                                  <a:lnTo>
                                    <a:pt x="222368" y="9900"/>
                                  </a:lnTo>
                                  <a:lnTo>
                                    <a:pt x="219810" y="12457"/>
                                  </a:lnTo>
                                  <a:lnTo>
                                    <a:pt x="2182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506" y="13096"/>
                                  </a:moveTo>
                                  <a:lnTo>
                                    <a:pt x="240889" y="13096"/>
                                  </a:lnTo>
                                  <a:lnTo>
                                    <a:pt x="239346" y="12457"/>
                                  </a:lnTo>
                                  <a:lnTo>
                                    <a:pt x="236789" y="9900"/>
                                  </a:lnTo>
                                  <a:lnTo>
                                    <a:pt x="236149" y="8356"/>
                                  </a:lnTo>
                                  <a:lnTo>
                                    <a:pt x="236149" y="4740"/>
                                  </a:lnTo>
                                  <a:lnTo>
                                    <a:pt x="236789" y="3196"/>
                                  </a:lnTo>
                                  <a:lnTo>
                                    <a:pt x="239346" y="639"/>
                                  </a:lnTo>
                                  <a:lnTo>
                                    <a:pt x="240889" y="0"/>
                                  </a:lnTo>
                                  <a:lnTo>
                                    <a:pt x="244506" y="0"/>
                                  </a:lnTo>
                                  <a:lnTo>
                                    <a:pt x="246049" y="639"/>
                                  </a:lnTo>
                                  <a:lnTo>
                                    <a:pt x="248607" y="3196"/>
                                  </a:lnTo>
                                  <a:lnTo>
                                    <a:pt x="249246" y="4740"/>
                                  </a:lnTo>
                                  <a:lnTo>
                                    <a:pt x="249246" y="8356"/>
                                  </a:lnTo>
                                  <a:lnTo>
                                    <a:pt x="248607" y="9900"/>
                                  </a:lnTo>
                                  <a:lnTo>
                                    <a:pt x="246049" y="12457"/>
                                  </a:lnTo>
                                  <a:lnTo>
                                    <a:pt x="2445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0745" y="13096"/>
                                  </a:moveTo>
                                  <a:lnTo>
                                    <a:pt x="267128" y="13096"/>
                                  </a:lnTo>
                                  <a:lnTo>
                                    <a:pt x="265585" y="12457"/>
                                  </a:lnTo>
                                  <a:lnTo>
                                    <a:pt x="263028" y="9900"/>
                                  </a:lnTo>
                                  <a:lnTo>
                                    <a:pt x="262388" y="8356"/>
                                  </a:lnTo>
                                  <a:lnTo>
                                    <a:pt x="262388" y="4740"/>
                                  </a:lnTo>
                                  <a:lnTo>
                                    <a:pt x="263028" y="3196"/>
                                  </a:lnTo>
                                  <a:lnTo>
                                    <a:pt x="265585" y="639"/>
                                  </a:lnTo>
                                  <a:lnTo>
                                    <a:pt x="267128" y="0"/>
                                  </a:lnTo>
                                  <a:lnTo>
                                    <a:pt x="270745" y="0"/>
                                  </a:lnTo>
                                  <a:lnTo>
                                    <a:pt x="272288" y="639"/>
                                  </a:lnTo>
                                  <a:lnTo>
                                    <a:pt x="274846" y="3196"/>
                                  </a:lnTo>
                                  <a:lnTo>
                                    <a:pt x="275485" y="4740"/>
                                  </a:lnTo>
                                  <a:lnTo>
                                    <a:pt x="275485" y="8356"/>
                                  </a:lnTo>
                                  <a:lnTo>
                                    <a:pt x="274846" y="9900"/>
                                  </a:lnTo>
                                  <a:lnTo>
                                    <a:pt x="272288" y="12457"/>
                                  </a:lnTo>
                                  <a:lnTo>
                                    <a:pt x="2707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6983" y="13096"/>
                                  </a:moveTo>
                                  <a:lnTo>
                                    <a:pt x="293367" y="13096"/>
                                  </a:lnTo>
                                  <a:lnTo>
                                    <a:pt x="291823" y="12457"/>
                                  </a:lnTo>
                                  <a:lnTo>
                                    <a:pt x="289267" y="9900"/>
                                  </a:lnTo>
                                  <a:lnTo>
                                    <a:pt x="288627" y="8356"/>
                                  </a:lnTo>
                                  <a:lnTo>
                                    <a:pt x="288627" y="4740"/>
                                  </a:lnTo>
                                  <a:lnTo>
                                    <a:pt x="289267" y="3196"/>
                                  </a:lnTo>
                                  <a:lnTo>
                                    <a:pt x="291823" y="639"/>
                                  </a:lnTo>
                                  <a:lnTo>
                                    <a:pt x="293367" y="0"/>
                                  </a:lnTo>
                                  <a:lnTo>
                                    <a:pt x="296983" y="0"/>
                                  </a:lnTo>
                                  <a:lnTo>
                                    <a:pt x="298527" y="639"/>
                                  </a:lnTo>
                                  <a:lnTo>
                                    <a:pt x="301085" y="3196"/>
                                  </a:lnTo>
                                  <a:lnTo>
                                    <a:pt x="301724" y="4740"/>
                                  </a:lnTo>
                                  <a:lnTo>
                                    <a:pt x="301724" y="8356"/>
                                  </a:lnTo>
                                  <a:lnTo>
                                    <a:pt x="301085" y="9900"/>
                                  </a:lnTo>
                                  <a:lnTo>
                                    <a:pt x="298527" y="12457"/>
                                  </a:lnTo>
                                  <a:lnTo>
                                    <a:pt x="296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222" y="13096"/>
                                  </a:moveTo>
                                  <a:lnTo>
                                    <a:pt x="319606" y="13096"/>
                                  </a:lnTo>
                                  <a:lnTo>
                                    <a:pt x="318062" y="12457"/>
                                  </a:lnTo>
                                  <a:lnTo>
                                    <a:pt x="315504" y="9900"/>
                                  </a:lnTo>
                                  <a:lnTo>
                                    <a:pt x="314865" y="8356"/>
                                  </a:lnTo>
                                  <a:lnTo>
                                    <a:pt x="314865" y="4740"/>
                                  </a:lnTo>
                                  <a:lnTo>
                                    <a:pt x="315504" y="3196"/>
                                  </a:lnTo>
                                  <a:lnTo>
                                    <a:pt x="318062" y="639"/>
                                  </a:lnTo>
                                  <a:lnTo>
                                    <a:pt x="319606" y="0"/>
                                  </a:lnTo>
                                  <a:lnTo>
                                    <a:pt x="323222" y="0"/>
                                  </a:lnTo>
                                  <a:lnTo>
                                    <a:pt x="324766" y="639"/>
                                  </a:lnTo>
                                  <a:lnTo>
                                    <a:pt x="327323" y="3196"/>
                                  </a:lnTo>
                                  <a:lnTo>
                                    <a:pt x="327962" y="4740"/>
                                  </a:lnTo>
                                  <a:lnTo>
                                    <a:pt x="327962" y="8356"/>
                                  </a:lnTo>
                                  <a:lnTo>
                                    <a:pt x="327323" y="9900"/>
                                  </a:lnTo>
                                  <a:lnTo>
                                    <a:pt x="324766" y="12457"/>
                                  </a:lnTo>
                                  <a:lnTo>
                                    <a:pt x="3232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461" y="13096"/>
                                  </a:moveTo>
                                  <a:lnTo>
                                    <a:pt x="345845" y="13096"/>
                                  </a:lnTo>
                                  <a:lnTo>
                                    <a:pt x="344301" y="12457"/>
                                  </a:lnTo>
                                  <a:lnTo>
                                    <a:pt x="341743" y="9900"/>
                                  </a:lnTo>
                                  <a:lnTo>
                                    <a:pt x="341104" y="8356"/>
                                  </a:lnTo>
                                  <a:lnTo>
                                    <a:pt x="341104" y="4740"/>
                                  </a:lnTo>
                                  <a:lnTo>
                                    <a:pt x="341743" y="3196"/>
                                  </a:lnTo>
                                  <a:lnTo>
                                    <a:pt x="344301" y="639"/>
                                  </a:lnTo>
                                  <a:lnTo>
                                    <a:pt x="345845" y="0"/>
                                  </a:lnTo>
                                  <a:lnTo>
                                    <a:pt x="349461" y="0"/>
                                  </a:lnTo>
                                  <a:lnTo>
                                    <a:pt x="351004" y="639"/>
                                  </a:lnTo>
                                  <a:lnTo>
                                    <a:pt x="353562" y="3196"/>
                                  </a:lnTo>
                                  <a:lnTo>
                                    <a:pt x="354201" y="4740"/>
                                  </a:lnTo>
                                  <a:lnTo>
                                    <a:pt x="354201" y="8356"/>
                                  </a:lnTo>
                                  <a:lnTo>
                                    <a:pt x="353562" y="9900"/>
                                  </a:lnTo>
                                  <a:lnTo>
                                    <a:pt x="351004" y="12457"/>
                                  </a:lnTo>
                                  <a:lnTo>
                                    <a:pt x="3494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5700" y="13096"/>
                                  </a:moveTo>
                                  <a:lnTo>
                                    <a:pt x="372083" y="13096"/>
                                  </a:lnTo>
                                  <a:lnTo>
                                    <a:pt x="370540" y="12457"/>
                                  </a:lnTo>
                                  <a:lnTo>
                                    <a:pt x="367982" y="9900"/>
                                  </a:lnTo>
                                  <a:lnTo>
                                    <a:pt x="367343" y="8356"/>
                                  </a:lnTo>
                                  <a:lnTo>
                                    <a:pt x="367343" y="4740"/>
                                  </a:lnTo>
                                  <a:lnTo>
                                    <a:pt x="367982" y="3196"/>
                                  </a:lnTo>
                                  <a:lnTo>
                                    <a:pt x="370540" y="639"/>
                                  </a:lnTo>
                                  <a:lnTo>
                                    <a:pt x="372083" y="0"/>
                                  </a:lnTo>
                                  <a:lnTo>
                                    <a:pt x="375700" y="0"/>
                                  </a:lnTo>
                                  <a:lnTo>
                                    <a:pt x="377243" y="639"/>
                                  </a:lnTo>
                                  <a:lnTo>
                                    <a:pt x="379801" y="3196"/>
                                  </a:lnTo>
                                  <a:lnTo>
                                    <a:pt x="380440" y="4740"/>
                                  </a:lnTo>
                                  <a:lnTo>
                                    <a:pt x="380440" y="8356"/>
                                  </a:lnTo>
                                  <a:lnTo>
                                    <a:pt x="379801" y="9900"/>
                                  </a:lnTo>
                                  <a:lnTo>
                                    <a:pt x="377243" y="12457"/>
                                  </a:lnTo>
                                  <a:lnTo>
                                    <a:pt x="375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1939" y="13096"/>
                                  </a:moveTo>
                                  <a:lnTo>
                                    <a:pt x="398322" y="13096"/>
                                  </a:lnTo>
                                  <a:lnTo>
                                    <a:pt x="396779" y="12457"/>
                                  </a:lnTo>
                                  <a:lnTo>
                                    <a:pt x="394221" y="9900"/>
                                  </a:lnTo>
                                  <a:lnTo>
                                    <a:pt x="393582" y="8356"/>
                                  </a:lnTo>
                                  <a:lnTo>
                                    <a:pt x="393582" y="4740"/>
                                  </a:lnTo>
                                  <a:lnTo>
                                    <a:pt x="394221" y="3196"/>
                                  </a:lnTo>
                                  <a:lnTo>
                                    <a:pt x="396779" y="639"/>
                                  </a:lnTo>
                                  <a:lnTo>
                                    <a:pt x="398322" y="0"/>
                                  </a:lnTo>
                                  <a:lnTo>
                                    <a:pt x="401939" y="0"/>
                                  </a:lnTo>
                                  <a:lnTo>
                                    <a:pt x="403482" y="639"/>
                                  </a:lnTo>
                                  <a:lnTo>
                                    <a:pt x="406040" y="3196"/>
                                  </a:lnTo>
                                  <a:lnTo>
                                    <a:pt x="406679" y="4740"/>
                                  </a:lnTo>
                                  <a:lnTo>
                                    <a:pt x="406679" y="8356"/>
                                  </a:lnTo>
                                  <a:lnTo>
                                    <a:pt x="406040" y="9900"/>
                                  </a:lnTo>
                                  <a:lnTo>
                                    <a:pt x="403482" y="12457"/>
                                  </a:lnTo>
                                  <a:lnTo>
                                    <a:pt x="4019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178" y="13096"/>
                                  </a:moveTo>
                                  <a:lnTo>
                                    <a:pt x="424561" y="13096"/>
                                  </a:lnTo>
                                  <a:lnTo>
                                    <a:pt x="423018" y="12457"/>
                                  </a:lnTo>
                                  <a:lnTo>
                                    <a:pt x="420460" y="9900"/>
                                  </a:lnTo>
                                  <a:lnTo>
                                    <a:pt x="419821" y="8356"/>
                                  </a:lnTo>
                                  <a:lnTo>
                                    <a:pt x="419821" y="4740"/>
                                  </a:lnTo>
                                  <a:lnTo>
                                    <a:pt x="420460" y="3196"/>
                                  </a:lnTo>
                                  <a:lnTo>
                                    <a:pt x="423018" y="639"/>
                                  </a:lnTo>
                                  <a:lnTo>
                                    <a:pt x="424561" y="0"/>
                                  </a:lnTo>
                                  <a:lnTo>
                                    <a:pt x="428178" y="0"/>
                                  </a:lnTo>
                                  <a:lnTo>
                                    <a:pt x="429721" y="639"/>
                                  </a:lnTo>
                                  <a:lnTo>
                                    <a:pt x="432279" y="3196"/>
                                  </a:lnTo>
                                  <a:lnTo>
                                    <a:pt x="432918" y="4740"/>
                                  </a:lnTo>
                                  <a:lnTo>
                                    <a:pt x="432918" y="8356"/>
                                  </a:lnTo>
                                  <a:lnTo>
                                    <a:pt x="432279" y="9900"/>
                                  </a:lnTo>
                                  <a:lnTo>
                                    <a:pt x="429721" y="12457"/>
                                  </a:lnTo>
                                  <a:lnTo>
                                    <a:pt x="428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417" y="13096"/>
                                  </a:moveTo>
                                  <a:lnTo>
                                    <a:pt x="450800" y="13096"/>
                                  </a:lnTo>
                                  <a:lnTo>
                                    <a:pt x="449257" y="12457"/>
                                  </a:lnTo>
                                  <a:lnTo>
                                    <a:pt x="446699" y="9900"/>
                                  </a:lnTo>
                                  <a:lnTo>
                                    <a:pt x="446060" y="8356"/>
                                  </a:lnTo>
                                  <a:lnTo>
                                    <a:pt x="446060" y="4740"/>
                                  </a:lnTo>
                                  <a:lnTo>
                                    <a:pt x="446699" y="3196"/>
                                  </a:lnTo>
                                  <a:lnTo>
                                    <a:pt x="449257" y="639"/>
                                  </a:lnTo>
                                  <a:lnTo>
                                    <a:pt x="450800" y="0"/>
                                  </a:lnTo>
                                  <a:lnTo>
                                    <a:pt x="454417" y="0"/>
                                  </a:lnTo>
                                  <a:lnTo>
                                    <a:pt x="455960" y="639"/>
                                  </a:lnTo>
                                  <a:lnTo>
                                    <a:pt x="458518" y="3196"/>
                                  </a:lnTo>
                                  <a:lnTo>
                                    <a:pt x="459157" y="4740"/>
                                  </a:lnTo>
                                  <a:lnTo>
                                    <a:pt x="459157" y="8356"/>
                                  </a:lnTo>
                                  <a:lnTo>
                                    <a:pt x="458518" y="9900"/>
                                  </a:lnTo>
                                  <a:lnTo>
                                    <a:pt x="455960" y="12457"/>
                                  </a:lnTo>
                                  <a:lnTo>
                                    <a:pt x="4544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0655" y="13096"/>
                                  </a:moveTo>
                                  <a:lnTo>
                                    <a:pt x="477039" y="13096"/>
                                  </a:lnTo>
                                  <a:lnTo>
                                    <a:pt x="475496" y="12457"/>
                                  </a:lnTo>
                                  <a:lnTo>
                                    <a:pt x="472938" y="9900"/>
                                  </a:lnTo>
                                  <a:lnTo>
                                    <a:pt x="472299" y="8356"/>
                                  </a:lnTo>
                                  <a:lnTo>
                                    <a:pt x="472299" y="4740"/>
                                  </a:lnTo>
                                  <a:lnTo>
                                    <a:pt x="472938" y="3196"/>
                                  </a:lnTo>
                                  <a:lnTo>
                                    <a:pt x="475496" y="639"/>
                                  </a:lnTo>
                                  <a:lnTo>
                                    <a:pt x="477039" y="0"/>
                                  </a:lnTo>
                                  <a:lnTo>
                                    <a:pt x="480655" y="0"/>
                                  </a:lnTo>
                                  <a:lnTo>
                                    <a:pt x="482199" y="639"/>
                                  </a:lnTo>
                                  <a:lnTo>
                                    <a:pt x="484757" y="3196"/>
                                  </a:lnTo>
                                  <a:lnTo>
                                    <a:pt x="485396" y="4740"/>
                                  </a:lnTo>
                                  <a:lnTo>
                                    <a:pt x="485396" y="8356"/>
                                  </a:lnTo>
                                  <a:lnTo>
                                    <a:pt x="484757" y="9900"/>
                                  </a:lnTo>
                                  <a:lnTo>
                                    <a:pt x="482199" y="12457"/>
                                  </a:lnTo>
                                  <a:lnTo>
                                    <a:pt x="4806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06894" y="13096"/>
                                  </a:moveTo>
                                  <a:lnTo>
                                    <a:pt x="503278" y="13096"/>
                                  </a:lnTo>
                                  <a:lnTo>
                                    <a:pt x="501734" y="12457"/>
                                  </a:lnTo>
                                  <a:lnTo>
                                    <a:pt x="499176" y="9900"/>
                                  </a:lnTo>
                                  <a:lnTo>
                                    <a:pt x="498538" y="8356"/>
                                  </a:lnTo>
                                  <a:lnTo>
                                    <a:pt x="498538" y="4740"/>
                                  </a:lnTo>
                                  <a:lnTo>
                                    <a:pt x="499176" y="3196"/>
                                  </a:lnTo>
                                  <a:lnTo>
                                    <a:pt x="501734" y="639"/>
                                  </a:lnTo>
                                  <a:lnTo>
                                    <a:pt x="503278" y="0"/>
                                  </a:lnTo>
                                  <a:lnTo>
                                    <a:pt x="506894" y="0"/>
                                  </a:lnTo>
                                  <a:lnTo>
                                    <a:pt x="508438" y="639"/>
                                  </a:lnTo>
                                  <a:lnTo>
                                    <a:pt x="510996" y="3196"/>
                                  </a:lnTo>
                                  <a:lnTo>
                                    <a:pt x="511635" y="4740"/>
                                  </a:lnTo>
                                  <a:lnTo>
                                    <a:pt x="511635" y="8356"/>
                                  </a:lnTo>
                                  <a:lnTo>
                                    <a:pt x="510996" y="9900"/>
                                  </a:lnTo>
                                  <a:lnTo>
                                    <a:pt x="508438" y="12457"/>
                                  </a:lnTo>
                                  <a:lnTo>
                                    <a:pt x="5068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33133" y="13096"/>
                                  </a:moveTo>
                                  <a:lnTo>
                                    <a:pt x="529517" y="13096"/>
                                  </a:lnTo>
                                  <a:lnTo>
                                    <a:pt x="527973" y="12457"/>
                                  </a:lnTo>
                                  <a:lnTo>
                                    <a:pt x="525415" y="9900"/>
                                  </a:lnTo>
                                  <a:lnTo>
                                    <a:pt x="524776" y="8356"/>
                                  </a:lnTo>
                                  <a:lnTo>
                                    <a:pt x="524776" y="4740"/>
                                  </a:lnTo>
                                  <a:lnTo>
                                    <a:pt x="525415" y="3196"/>
                                  </a:lnTo>
                                  <a:lnTo>
                                    <a:pt x="527973" y="639"/>
                                  </a:lnTo>
                                  <a:lnTo>
                                    <a:pt x="529517" y="0"/>
                                  </a:lnTo>
                                  <a:lnTo>
                                    <a:pt x="533133" y="0"/>
                                  </a:lnTo>
                                  <a:lnTo>
                                    <a:pt x="534677" y="639"/>
                                  </a:lnTo>
                                  <a:lnTo>
                                    <a:pt x="537233" y="3196"/>
                                  </a:lnTo>
                                  <a:lnTo>
                                    <a:pt x="537873" y="4740"/>
                                  </a:lnTo>
                                  <a:lnTo>
                                    <a:pt x="537873" y="8356"/>
                                  </a:lnTo>
                                  <a:lnTo>
                                    <a:pt x="537233" y="9900"/>
                                  </a:lnTo>
                                  <a:lnTo>
                                    <a:pt x="534677" y="12457"/>
                                  </a:lnTo>
                                  <a:lnTo>
                                    <a:pt x="53313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59372" y="13096"/>
                                  </a:moveTo>
                                  <a:lnTo>
                                    <a:pt x="555756" y="13096"/>
                                  </a:lnTo>
                                  <a:lnTo>
                                    <a:pt x="554212" y="12457"/>
                                  </a:lnTo>
                                  <a:lnTo>
                                    <a:pt x="551654" y="9900"/>
                                  </a:lnTo>
                                  <a:lnTo>
                                    <a:pt x="551015" y="8356"/>
                                  </a:lnTo>
                                  <a:lnTo>
                                    <a:pt x="551015" y="4740"/>
                                  </a:lnTo>
                                  <a:lnTo>
                                    <a:pt x="551654" y="3196"/>
                                  </a:lnTo>
                                  <a:lnTo>
                                    <a:pt x="554212" y="639"/>
                                  </a:lnTo>
                                  <a:lnTo>
                                    <a:pt x="555756" y="0"/>
                                  </a:lnTo>
                                  <a:lnTo>
                                    <a:pt x="559372" y="0"/>
                                  </a:lnTo>
                                  <a:lnTo>
                                    <a:pt x="560915" y="639"/>
                                  </a:lnTo>
                                  <a:lnTo>
                                    <a:pt x="563472" y="3196"/>
                                  </a:lnTo>
                                  <a:lnTo>
                                    <a:pt x="564112" y="4740"/>
                                  </a:lnTo>
                                  <a:lnTo>
                                    <a:pt x="564112" y="8356"/>
                                  </a:lnTo>
                                  <a:lnTo>
                                    <a:pt x="563472" y="9900"/>
                                  </a:lnTo>
                                  <a:lnTo>
                                    <a:pt x="560915" y="12457"/>
                                  </a:lnTo>
                                  <a:lnTo>
                                    <a:pt x="5593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85611" y="13096"/>
                                  </a:moveTo>
                                  <a:lnTo>
                                    <a:pt x="581994" y="13096"/>
                                  </a:lnTo>
                                  <a:lnTo>
                                    <a:pt x="580451" y="12457"/>
                                  </a:lnTo>
                                  <a:lnTo>
                                    <a:pt x="577893" y="9900"/>
                                  </a:lnTo>
                                  <a:lnTo>
                                    <a:pt x="577254" y="8356"/>
                                  </a:lnTo>
                                  <a:lnTo>
                                    <a:pt x="577254" y="4740"/>
                                  </a:lnTo>
                                  <a:lnTo>
                                    <a:pt x="577893" y="3196"/>
                                  </a:lnTo>
                                  <a:lnTo>
                                    <a:pt x="580451" y="639"/>
                                  </a:lnTo>
                                  <a:lnTo>
                                    <a:pt x="581994" y="0"/>
                                  </a:lnTo>
                                  <a:lnTo>
                                    <a:pt x="585611" y="0"/>
                                  </a:lnTo>
                                  <a:lnTo>
                                    <a:pt x="587154" y="639"/>
                                  </a:lnTo>
                                  <a:lnTo>
                                    <a:pt x="589711" y="3196"/>
                                  </a:lnTo>
                                  <a:lnTo>
                                    <a:pt x="590351" y="4740"/>
                                  </a:lnTo>
                                  <a:lnTo>
                                    <a:pt x="590351" y="8356"/>
                                  </a:lnTo>
                                  <a:lnTo>
                                    <a:pt x="589711" y="9900"/>
                                  </a:lnTo>
                                  <a:lnTo>
                                    <a:pt x="587154" y="12457"/>
                                  </a:lnTo>
                                  <a:lnTo>
                                    <a:pt x="5856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11850" y="13096"/>
                                  </a:moveTo>
                                  <a:lnTo>
                                    <a:pt x="608233" y="13096"/>
                                  </a:lnTo>
                                  <a:lnTo>
                                    <a:pt x="606690" y="12457"/>
                                  </a:lnTo>
                                  <a:lnTo>
                                    <a:pt x="604132" y="9900"/>
                                  </a:lnTo>
                                  <a:lnTo>
                                    <a:pt x="603493" y="8356"/>
                                  </a:lnTo>
                                  <a:lnTo>
                                    <a:pt x="603493" y="4740"/>
                                  </a:lnTo>
                                  <a:lnTo>
                                    <a:pt x="604132" y="3196"/>
                                  </a:lnTo>
                                  <a:lnTo>
                                    <a:pt x="606690" y="639"/>
                                  </a:lnTo>
                                  <a:lnTo>
                                    <a:pt x="608233" y="0"/>
                                  </a:lnTo>
                                  <a:lnTo>
                                    <a:pt x="611850" y="0"/>
                                  </a:lnTo>
                                  <a:lnTo>
                                    <a:pt x="613393" y="639"/>
                                  </a:lnTo>
                                  <a:lnTo>
                                    <a:pt x="615950" y="3196"/>
                                  </a:lnTo>
                                  <a:lnTo>
                                    <a:pt x="616590" y="4740"/>
                                  </a:lnTo>
                                  <a:lnTo>
                                    <a:pt x="616590" y="8356"/>
                                  </a:lnTo>
                                  <a:lnTo>
                                    <a:pt x="615950" y="9900"/>
                                  </a:lnTo>
                                  <a:lnTo>
                                    <a:pt x="613393" y="12457"/>
                                  </a:lnTo>
                                  <a:lnTo>
                                    <a:pt x="6118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38089" y="13096"/>
                                  </a:moveTo>
                                  <a:lnTo>
                                    <a:pt x="634472" y="13096"/>
                                  </a:lnTo>
                                  <a:lnTo>
                                    <a:pt x="632929" y="12457"/>
                                  </a:lnTo>
                                  <a:lnTo>
                                    <a:pt x="630371" y="9900"/>
                                  </a:lnTo>
                                  <a:lnTo>
                                    <a:pt x="629732" y="8356"/>
                                  </a:lnTo>
                                  <a:lnTo>
                                    <a:pt x="629732" y="4740"/>
                                  </a:lnTo>
                                  <a:lnTo>
                                    <a:pt x="630371" y="3196"/>
                                  </a:lnTo>
                                  <a:lnTo>
                                    <a:pt x="632929" y="639"/>
                                  </a:lnTo>
                                  <a:lnTo>
                                    <a:pt x="634472" y="0"/>
                                  </a:lnTo>
                                  <a:lnTo>
                                    <a:pt x="638089" y="0"/>
                                  </a:lnTo>
                                  <a:lnTo>
                                    <a:pt x="639632" y="639"/>
                                  </a:lnTo>
                                  <a:lnTo>
                                    <a:pt x="642189" y="3196"/>
                                  </a:lnTo>
                                  <a:lnTo>
                                    <a:pt x="642829" y="4740"/>
                                  </a:lnTo>
                                  <a:lnTo>
                                    <a:pt x="642829" y="8356"/>
                                  </a:lnTo>
                                  <a:lnTo>
                                    <a:pt x="642189" y="9900"/>
                                  </a:lnTo>
                                  <a:lnTo>
                                    <a:pt x="639632" y="12457"/>
                                  </a:lnTo>
                                  <a:lnTo>
                                    <a:pt x="6380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64328" y="13096"/>
                                  </a:moveTo>
                                  <a:lnTo>
                                    <a:pt x="660711" y="13096"/>
                                  </a:lnTo>
                                  <a:lnTo>
                                    <a:pt x="659168" y="12457"/>
                                  </a:lnTo>
                                  <a:lnTo>
                                    <a:pt x="656610" y="9900"/>
                                  </a:lnTo>
                                  <a:lnTo>
                                    <a:pt x="655971" y="8356"/>
                                  </a:lnTo>
                                  <a:lnTo>
                                    <a:pt x="655971" y="4740"/>
                                  </a:lnTo>
                                  <a:lnTo>
                                    <a:pt x="656610" y="3196"/>
                                  </a:lnTo>
                                  <a:lnTo>
                                    <a:pt x="659168" y="639"/>
                                  </a:lnTo>
                                  <a:lnTo>
                                    <a:pt x="660711" y="0"/>
                                  </a:lnTo>
                                  <a:lnTo>
                                    <a:pt x="664328" y="0"/>
                                  </a:lnTo>
                                  <a:lnTo>
                                    <a:pt x="665871" y="639"/>
                                  </a:lnTo>
                                  <a:lnTo>
                                    <a:pt x="668428" y="3196"/>
                                  </a:lnTo>
                                  <a:lnTo>
                                    <a:pt x="669068" y="4740"/>
                                  </a:lnTo>
                                  <a:lnTo>
                                    <a:pt x="669068" y="8356"/>
                                  </a:lnTo>
                                  <a:lnTo>
                                    <a:pt x="668428" y="9900"/>
                                  </a:lnTo>
                                  <a:lnTo>
                                    <a:pt x="665871" y="12457"/>
                                  </a:lnTo>
                                  <a:lnTo>
                                    <a:pt x="6643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90566" y="13096"/>
                                  </a:moveTo>
                                  <a:lnTo>
                                    <a:pt x="686950" y="13096"/>
                                  </a:lnTo>
                                  <a:lnTo>
                                    <a:pt x="685405" y="12457"/>
                                  </a:lnTo>
                                  <a:lnTo>
                                    <a:pt x="682849" y="9900"/>
                                  </a:lnTo>
                                  <a:lnTo>
                                    <a:pt x="682210" y="8356"/>
                                  </a:lnTo>
                                  <a:lnTo>
                                    <a:pt x="682210" y="4740"/>
                                  </a:lnTo>
                                  <a:lnTo>
                                    <a:pt x="682849" y="3196"/>
                                  </a:lnTo>
                                  <a:lnTo>
                                    <a:pt x="685405" y="639"/>
                                  </a:lnTo>
                                  <a:lnTo>
                                    <a:pt x="686950" y="0"/>
                                  </a:lnTo>
                                  <a:lnTo>
                                    <a:pt x="690566" y="0"/>
                                  </a:lnTo>
                                  <a:lnTo>
                                    <a:pt x="692110" y="639"/>
                                  </a:lnTo>
                                  <a:lnTo>
                                    <a:pt x="694667" y="3196"/>
                                  </a:lnTo>
                                  <a:lnTo>
                                    <a:pt x="695307" y="4740"/>
                                  </a:lnTo>
                                  <a:lnTo>
                                    <a:pt x="695307" y="8356"/>
                                  </a:lnTo>
                                  <a:lnTo>
                                    <a:pt x="694667" y="9900"/>
                                  </a:lnTo>
                                  <a:lnTo>
                                    <a:pt x="692110" y="12457"/>
                                  </a:lnTo>
                                  <a:lnTo>
                                    <a:pt x="6905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16805" y="13096"/>
                                  </a:moveTo>
                                  <a:lnTo>
                                    <a:pt x="713189" y="13096"/>
                                  </a:lnTo>
                                  <a:lnTo>
                                    <a:pt x="711644" y="12457"/>
                                  </a:lnTo>
                                  <a:lnTo>
                                    <a:pt x="709088" y="9900"/>
                                  </a:lnTo>
                                  <a:lnTo>
                                    <a:pt x="708449" y="8356"/>
                                  </a:lnTo>
                                  <a:lnTo>
                                    <a:pt x="708449" y="4740"/>
                                  </a:lnTo>
                                  <a:lnTo>
                                    <a:pt x="709088" y="3196"/>
                                  </a:lnTo>
                                  <a:lnTo>
                                    <a:pt x="711644" y="639"/>
                                  </a:lnTo>
                                  <a:lnTo>
                                    <a:pt x="713189" y="0"/>
                                  </a:lnTo>
                                  <a:lnTo>
                                    <a:pt x="716805" y="0"/>
                                  </a:lnTo>
                                  <a:lnTo>
                                    <a:pt x="718349" y="639"/>
                                  </a:lnTo>
                                  <a:lnTo>
                                    <a:pt x="720906" y="3196"/>
                                  </a:lnTo>
                                  <a:lnTo>
                                    <a:pt x="721546" y="4740"/>
                                  </a:lnTo>
                                  <a:lnTo>
                                    <a:pt x="721546" y="8356"/>
                                  </a:lnTo>
                                  <a:lnTo>
                                    <a:pt x="720906" y="9900"/>
                                  </a:lnTo>
                                  <a:lnTo>
                                    <a:pt x="718349" y="12457"/>
                                  </a:lnTo>
                                  <a:lnTo>
                                    <a:pt x="7168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43044" y="13096"/>
                                  </a:moveTo>
                                  <a:lnTo>
                                    <a:pt x="739428" y="13096"/>
                                  </a:lnTo>
                                  <a:lnTo>
                                    <a:pt x="737883" y="12457"/>
                                  </a:lnTo>
                                  <a:lnTo>
                                    <a:pt x="735326" y="9900"/>
                                  </a:lnTo>
                                  <a:lnTo>
                                    <a:pt x="734687" y="8356"/>
                                  </a:lnTo>
                                  <a:lnTo>
                                    <a:pt x="734687" y="4740"/>
                                  </a:lnTo>
                                  <a:lnTo>
                                    <a:pt x="735326" y="3196"/>
                                  </a:lnTo>
                                  <a:lnTo>
                                    <a:pt x="737883" y="639"/>
                                  </a:lnTo>
                                  <a:lnTo>
                                    <a:pt x="739428" y="0"/>
                                  </a:lnTo>
                                  <a:lnTo>
                                    <a:pt x="743044" y="0"/>
                                  </a:lnTo>
                                  <a:lnTo>
                                    <a:pt x="744588" y="639"/>
                                  </a:lnTo>
                                  <a:lnTo>
                                    <a:pt x="747144" y="3196"/>
                                  </a:lnTo>
                                  <a:lnTo>
                                    <a:pt x="747783" y="4740"/>
                                  </a:lnTo>
                                  <a:lnTo>
                                    <a:pt x="747783" y="8356"/>
                                  </a:lnTo>
                                  <a:lnTo>
                                    <a:pt x="747144" y="9900"/>
                                  </a:lnTo>
                                  <a:lnTo>
                                    <a:pt x="744588" y="12457"/>
                                  </a:lnTo>
                                  <a:lnTo>
                                    <a:pt x="743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69283" y="13096"/>
                                  </a:moveTo>
                                  <a:lnTo>
                                    <a:pt x="765665" y="13096"/>
                                  </a:lnTo>
                                  <a:lnTo>
                                    <a:pt x="764122" y="12457"/>
                                  </a:lnTo>
                                  <a:lnTo>
                                    <a:pt x="761565" y="9900"/>
                                  </a:lnTo>
                                  <a:lnTo>
                                    <a:pt x="760926" y="8356"/>
                                  </a:lnTo>
                                  <a:lnTo>
                                    <a:pt x="760926" y="4740"/>
                                  </a:lnTo>
                                  <a:lnTo>
                                    <a:pt x="761565" y="3196"/>
                                  </a:lnTo>
                                  <a:lnTo>
                                    <a:pt x="764122" y="639"/>
                                  </a:lnTo>
                                  <a:lnTo>
                                    <a:pt x="765665" y="0"/>
                                  </a:lnTo>
                                  <a:lnTo>
                                    <a:pt x="769283" y="0"/>
                                  </a:lnTo>
                                  <a:lnTo>
                                    <a:pt x="770826" y="639"/>
                                  </a:lnTo>
                                  <a:lnTo>
                                    <a:pt x="773383" y="3196"/>
                                  </a:lnTo>
                                  <a:lnTo>
                                    <a:pt x="774022" y="4740"/>
                                  </a:lnTo>
                                  <a:lnTo>
                                    <a:pt x="774022" y="8356"/>
                                  </a:lnTo>
                                  <a:lnTo>
                                    <a:pt x="773383" y="9900"/>
                                  </a:lnTo>
                                  <a:lnTo>
                                    <a:pt x="770826" y="12457"/>
                                  </a:lnTo>
                                  <a:lnTo>
                                    <a:pt x="7692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95522" y="13096"/>
                                  </a:moveTo>
                                  <a:lnTo>
                                    <a:pt x="791904" y="13096"/>
                                  </a:lnTo>
                                  <a:lnTo>
                                    <a:pt x="790361" y="12457"/>
                                  </a:lnTo>
                                  <a:lnTo>
                                    <a:pt x="787804" y="9900"/>
                                  </a:lnTo>
                                  <a:lnTo>
                                    <a:pt x="787165" y="8356"/>
                                  </a:lnTo>
                                  <a:lnTo>
                                    <a:pt x="787165" y="4740"/>
                                  </a:lnTo>
                                  <a:lnTo>
                                    <a:pt x="787804" y="3196"/>
                                  </a:lnTo>
                                  <a:lnTo>
                                    <a:pt x="790361" y="639"/>
                                  </a:lnTo>
                                  <a:lnTo>
                                    <a:pt x="791904" y="0"/>
                                  </a:lnTo>
                                  <a:lnTo>
                                    <a:pt x="795522" y="0"/>
                                  </a:lnTo>
                                  <a:lnTo>
                                    <a:pt x="797065" y="639"/>
                                  </a:lnTo>
                                  <a:lnTo>
                                    <a:pt x="799622" y="3196"/>
                                  </a:lnTo>
                                  <a:lnTo>
                                    <a:pt x="800261" y="4740"/>
                                  </a:lnTo>
                                  <a:lnTo>
                                    <a:pt x="800261" y="8356"/>
                                  </a:lnTo>
                                  <a:lnTo>
                                    <a:pt x="799622" y="9900"/>
                                  </a:lnTo>
                                  <a:lnTo>
                                    <a:pt x="797065" y="12457"/>
                                  </a:lnTo>
                                  <a:lnTo>
                                    <a:pt x="7955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21761" y="13096"/>
                                  </a:moveTo>
                                  <a:lnTo>
                                    <a:pt x="818143" y="13096"/>
                                  </a:lnTo>
                                  <a:lnTo>
                                    <a:pt x="816600" y="12457"/>
                                  </a:lnTo>
                                  <a:lnTo>
                                    <a:pt x="814043" y="9900"/>
                                  </a:lnTo>
                                  <a:lnTo>
                                    <a:pt x="813404" y="8356"/>
                                  </a:lnTo>
                                  <a:lnTo>
                                    <a:pt x="813404" y="4740"/>
                                  </a:lnTo>
                                  <a:lnTo>
                                    <a:pt x="814043" y="3196"/>
                                  </a:lnTo>
                                  <a:lnTo>
                                    <a:pt x="816600" y="639"/>
                                  </a:lnTo>
                                  <a:lnTo>
                                    <a:pt x="818143" y="0"/>
                                  </a:lnTo>
                                  <a:lnTo>
                                    <a:pt x="821761" y="0"/>
                                  </a:lnTo>
                                  <a:lnTo>
                                    <a:pt x="823304" y="639"/>
                                  </a:lnTo>
                                  <a:lnTo>
                                    <a:pt x="825861" y="3196"/>
                                  </a:lnTo>
                                  <a:lnTo>
                                    <a:pt x="826500" y="4740"/>
                                  </a:lnTo>
                                  <a:lnTo>
                                    <a:pt x="826500" y="8356"/>
                                  </a:lnTo>
                                  <a:lnTo>
                                    <a:pt x="825861" y="9900"/>
                                  </a:lnTo>
                                  <a:lnTo>
                                    <a:pt x="823304" y="12457"/>
                                  </a:lnTo>
                                  <a:lnTo>
                                    <a:pt x="8217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48000" y="13096"/>
                                  </a:moveTo>
                                  <a:lnTo>
                                    <a:pt x="844382" y="13096"/>
                                  </a:lnTo>
                                  <a:lnTo>
                                    <a:pt x="842839" y="12457"/>
                                  </a:lnTo>
                                  <a:lnTo>
                                    <a:pt x="840282" y="9900"/>
                                  </a:lnTo>
                                  <a:lnTo>
                                    <a:pt x="839643" y="8356"/>
                                  </a:lnTo>
                                  <a:lnTo>
                                    <a:pt x="839643" y="4740"/>
                                  </a:lnTo>
                                  <a:lnTo>
                                    <a:pt x="840282" y="3196"/>
                                  </a:lnTo>
                                  <a:lnTo>
                                    <a:pt x="842839" y="639"/>
                                  </a:lnTo>
                                  <a:lnTo>
                                    <a:pt x="844382" y="0"/>
                                  </a:lnTo>
                                  <a:lnTo>
                                    <a:pt x="848000" y="0"/>
                                  </a:lnTo>
                                  <a:lnTo>
                                    <a:pt x="849543" y="639"/>
                                  </a:lnTo>
                                  <a:lnTo>
                                    <a:pt x="852100" y="3196"/>
                                  </a:lnTo>
                                  <a:lnTo>
                                    <a:pt x="852739" y="4740"/>
                                  </a:lnTo>
                                  <a:lnTo>
                                    <a:pt x="852739" y="8356"/>
                                  </a:lnTo>
                                  <a:lnTo>
                                    <a:pt x="852100" y="9900"/>
                                  </a:lnTo>
                                  <a:lnTo>
                                    <a:pt x="849543" y="12457"/>
                                  </a:lnTo>
                                  <a:lnTo>
                                    <a:pt x="8480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4239" y="13096"/>
                                  </a:moveTo>
                                  <a:lnTo>
                                    <a:pt x="870621" y="13096"/>
                                  </a:lnTo>
                                  <a:lnTo>
                                    <a:pt x="869078" y="12457"/>
                                  </a:lnTo>
                                  <a:lnTo>
                                    <a:pt x="866521" y="9900"/>
                                  </a:lnTo>
                                  <a:lnTo>
                                    <a:pt x="865882" y="8356"/>
                                  </a:lnTo>
                                  <a:lnTo>
                                    <a:pt x="865882" y="4740"/>
                                  </a:lnTo>
                                  <a:lnTo>
                                    <a:pt x="866521" y="3196"/>
                                  </a:lnTo>
                                  <a:lnTo>
                                    <a:pt x="869078" y="639"/>
                                  </a:lnTo>
                                  <a:lnTo>
                                    <a:pt x="870621" y="0"/>
                                  </a:lnTo>
                                  <a:lnTo>
                                    <a:pt x="874239" y="0"/>
                                  </a:lnTo>
                                  <a:lnTo>
                                    <a:pt x="875782" y="639"/>
                                  </a:lnTo>
                                  <a:lnTo>
                                    <a:pt x="878339" y="3196"/>
                                  </a:lnTo>
                                  <a:lnTo>
                                    <a:pt x="878978" y="4740"/>
                                  </a:lnTo>
                                  <a:lnTo>
                                    <a:pt x="878978" y="8356"/>
                                  </a:lnTo>
                                  <a:lnTo>
                                    <a:pt x="878339" y="9900"/>
                                  </a:lnTo>
                                  <a:lnTo>
                                    <a:pt x="875782" y="12457"/>
                                  </a:lnTo>
                                  <a:lnTo>
                                    <a:pt x="8742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00476" y="13096"/>
                                  </a:moveTo>
                                  <a:lnTo>
                                    <a:pt x="896860" y="13096"/>
                                  </a:lnTo>
                                  <a:lnTo>
                                    <a:pt x="895316" y="12457"/>
                                  </a:lnTo>
                                  <a:lnTo>
                                    <a:pt x="892760" y="9900"/>
                                  </a:lnTo>
                                  <a:lnTo>
                                    <a:pt x="892121" y="8356"/>
                                  </a:lnTo>
                                  <a:lnTo>
                                    <a:pt x="892121" y="4740"/>
                                  </a:lnTo>
                                  <a:lnTo>
                                    <a:pt x="892760" y="3196"/>
                                  </a:lnTo>
                                  <a:lnTo>
                                    <a:pt x="895316" y="639"/>
                                  </a:lnTo>
                                  <a:lnTo>
                                    <a:pt x="896860" y="0"/>
                                  </a:lnTo>
                                  <a:lnTo>
                                    <a:pt x="900476" y="0"/>
                                  </a:lnTo>
                                  <a:lnTo>
                                    <a:pt x="902021" y="639"/>
                                  </a:lnTo>
                                  <a:lnTo>
                                    <a:pt x="904578" y="3196"/>
                                  </a:lnTo>
                                  <a:lnTo>
                                    <a:pt x="905217" y="4740"/>
                                  </a:lnTo>
                                  <a:lnTo>
                                    <a:pt x="905217" y="8356"/>
                                  </a:lnTo>
                                  <a:lnTo>
                                    <a:pt x="904578" y="9900"/>
                                  </a:lnTo>
                                  <a:lnTo>
                                    <a:pt x="902021" y="12457"/>
                                  </a:lnTo>
                                  <a:lnTo>
                                    <a:pt x="9004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26715" y="13096"/>
                                  </a:moveTo>
                                  <a:lnTo>
                                    <a:pt x="923099" y="13096"/>
                                  </a:lnTo>
                                  <a:lnTo>
                                    <a:pt x="921555" y="12457"/>
                                  </a:lnTo>
                                  <a:lnTo>
                                    <a:pt x="918998" y="9900"/>
                                  </a:lnTo>
                                  <a:lnTo>
                                    <a:pt x="918358" y="8356"/>
                                  </a:lnTo>
                                  <a:lnTo>
                                    <a:pt x="918358" y="4740"/>
                                  </a:lnTo>
                                  <a:lnTo>
                                    <a:pt x="918998" y="3196"/>
                                  </a:lnTo>
                                  <a:lnTo>
                                    <a:pt x="921555" y="639"/>
                                  </a:lnTo>
                                  <a:lnTo>
                                    <a:pt x="923099" y="0"/>
                                  </a:lnTo>
                                  <a:lnTo>
                                    <a:pt x="926715" y="0"/>
                                  </a:lnTo>
                                  <a:lnTo>
                                    <a:pt x="928260" y="639"/>
                                  </a:lnTo>
                                  <a:lnTo>
                                    <a:pt x="930816" y="3196"/>
                                  </a:lnTo>
                                  <a:lnTo>
                                    <a:pt x="931455" y="4740"/>
                                  </a:lnTo>
                                  <a:lnTo>
                                    <a:pt x="931455" y="8356"/>
                                  </a:lnTo>
                                  <a:lnTo>
                                    <a:pt x="930816" y="9900"/>
                                  </a:lnTo>
                                  <a:lnTo>
                                    <a:pt x="928260" y="12457"/>
                                  </a:lnTo>
                                  <a:lnTo>
                                    <a:pt x="9267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52954" y="13096"/>
                                  </a:moveTo>
                                  <a:lnTo>
                                    <a:pt x="949338" y="13096"/>
                                  </a:lnTo>
                                  <a:lnTo>
                                    <a:pt x="947794" y="12457"/>
                                  </a:lnTo>
                                  <a:lnTo>
                                    <a:pt x="945237" y="9900"/>
                                  </a:lnTo>
                                  <a:lnTo>
                                    <a:pt x="944597" y="8356"/>
                                  </a:lnTo>
                                  <a:lnTo>
                                    <a:pt x="944597" y="4740"/>
                                  </a:lnTo>
                                  <a:lnTo>
                                    <a:pt x="945237" y="3196"/>
                                  </a:lnTo>
                                  <a:lnTo>
                                    <a:pt x="947794" y="639"/>
                                  </a:lnTo>
                                  <a:lnTo>
                                    <a:pt x="949338" y="0"/>
                                  </a:lnTo>
                                  <a:lnTo>
                                    <a:pt x="952954" y="0"/>
                                  </a:lnTo>
                                  <a:lnTo>
                                    <a:pt x="954499" y="639"/>
                                  </a:lnTo>
                                  <a:lnTo>
                                    <a:pt x="957055" y="3196"/>
                                  </a:lnTo>
                                  <a:lnTo>
                                    <a:pt x="957694" y="4740"/>
                                  </a:lnTo>
                                  <a:lnTo>
                                    <a:pt x="957694" y="8356"/>
                                  </a:lnTo>
                                  <a:lnTo>
                                    <a:pt x="957055" y="9900"/>
                                  </a:lnTo>
                                  <a:lnTo>
                                    <a:pt x="954499" y="12457"/>
                                  </a:lnTo>
                                  <a:lnTo>
                                    <a:pt x="9529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79193" y="13096"/>
                                  </a:moveTo>
                                  <a:lnTo>
                                    <a:pt x="975576" y="13096"/>
                                  </a:lnTo>
                                  <a:lnTo>
                                    <a:pt x="974033" y="12457"/>
                                  </a:lnTo>
                                  <a:lnTo>
                                    <a:pt x="971476" y="9900"/>
                                  </a:lnTo>
                                  <a:lnTo>
                                    <a:pt x="970836" y="8356"/>
                                  </a:lnTo>
                                  <a:lnTo>
                                    <a:pt x="970836" y="4740"/>
                                  </a:lnTo>
                                  <a:lnTo>
                                    <a:pt x="971476" y="3196"/>
                                  </a:lnTo>
                                  <a:lnTo>
                                    <a:pt x="974033" y="639"/>
                                  </a:lnTo>
                                  <a:lnTo>
                                    <a:pt x="975576" y="0"/>
                                  </a:lnTo>
                                  <a:lnTo>
                                    <a:pt x="979193" y="0"/>
                                  </a:lnTo>
                                  <a:lnTo>
                                    <a:pt x="980736" y="639"/>
                                  </a:lnTo>
                                  <a:lnTo>
                                    <a:pt x="983294" y="3196"/>
                                  </a:lnTo>
                                  <a:lnTo>
                                    <a:pt x="983933" y="4740"/>
                                  </a:lnTo>
                                  <a:lnTo>
                                    <a:pt x="983933" y="8356"/>
                                  </a:lnTo>
                                  <a:lnTo>
                                    <a:pt x="983294" y="9900"/>
                                  </a:lnTo>
                                  <a:lnTo>
                                    <a:pt x="980736" y="12457"/>
                                  </a:lnTo>
                                  <a:lnTo>
                                    <a:pt x="9791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05432" y="13096"/>
                                  </a:moveTo>
                                  <a:lnTo>
                                    <a:pt x="1001815" y="13096"/>
                                  </a:lnTo>
                                  <a:lnTo>
                                    <a:pt x="1000272" y="12457"/>
                                  </a:lnTo>
                                  <a:lnTo>
                                    <a:pt x="997715" y="9900"/>
                                  </a:lnTo>
                                  <a:lnTo>
                                    <a:pt x="997075" y="8356"/>
                                  </a:lnTo>
                                  <a:lnTo>
                                    <a:pt x="997075" y="4740"/>
                                  </a:lnTo>
                                  <a:lnTo>
                                    <a:pt x="997715" y="3196"/>
                                  </a:lnTo>
                                  <a:lnTo>
                                    <a:pt x="1000272" y="639"/>
                                  </a:lnTo>
                                  <a:lnTo>
                                    <a:pt x="1001815" y="0"/>
                                  </a:lnTo>
                                  <a:lnTo>
                                    <a:pt x="1005432" y="0"/>
                                  </a:lnTo>
                                  <a:lnTo>
                                    <a:pt x="1006975" y="639"/>
                                  </a:lnTo>
                                  <a:lnTo>
                                    <a:pt x="1009533" y="3196"/>
                                  </a:lnTo>
                                  <a:lnTo>
                                    <a:pt x="1010172" y="4740"/>
                                  </a:lnTo>
                                  <a:lnTo>
                                    <a:pt x="1010172" y="8356"/>
                                  </a:lnTo>
                                  <a:lnTo>
                                    <a:pt x="1009533" y="9900"/>
                                  </a:lnTo>
                                  <a:lnTo>
                                    <a:pt x="1006975" y="12457"/>
                                  </a:lnTo>
                                  <a:lnTo>
                                    <a:pt x="10054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31671" y="13096"/>
                                  </a:moveTo>
                                  <a:lnTo>
                                    <a:pt x="1028054" y="13096"/>
                                  </a:lnTo>
                                  <a:lnTo>
                                    <a:pt x="1026511" y="12457"/>
                                  </a:lnTo>
                                  <a:lnTo>
                                    <a:pt x="1023954" y="9900"/>
                                  </a:lnTo>
                                  <a:lnTo>
                                    <a:pt x="1023314" y="8356"/>
                                  </a:lnTo>
                                  <a:lnTo>
                                    <a:pt x="1023314" y="4740"/>
                                  </a:lnTo>
                                  <a:lnTo>
                                    <a:pt x="1023954" y="3196"/>
                                  </a:lnTo>
                                  <a:lnTo>
                                    <a:pt x="1026511" y="639"/>
                                  </a:lnTo>
                                  <a:lnTo>
                                    <a:pt x="1028054" y="0"/>
                                  </a:lnTo>
                                  <a:lnTo>
                                    <a:pt x="1031671" y="0"/>
                                  </a:lnTo>
                                  <a:lnTo>
                                    <a:pt x="1033214" y="639"/>
                                  </a:lnTo>
                                  <a:lnTo>
                                    <a:pt x="1035772" y="3196"/>
                                  </a:lnTo>
                                  <a:lnTo>
                                    <a:pt x="1036411" y="4740"/>
                                  </a:lnTo>
                                  <a:lnTo>
                                    <a:pt x="1036411" y="8356"/>
                                  </a:lnTo>
                                  <a:lnTo>
                                    <a:pt x="1035772" y="9900"/>
                                  </a:lnTo>
                                  <a:lnTo>
                                    <a:pt x="1033214" y="12457"/>
                                  </a:lnTo>
                                  <a:lnTo>
                                    <a:pt x="10316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57910" y="13096"/>
                                  </a:moveTo>
                                  <a:lnTo>
                                    <a:pt x="1054293" y="13096"/>
                                  </a:lnTo>
                                  <a:lnTo>
                                    <a:pt x="1052750" y="12457"/>
                                  </a:lnTo>
                                  <a:lnTo>
                                    <a:pt x="1050193" y="9900"/>
                                  </a:lnTo>
                                  <a:lnTo>
                                    <a:pt x="1049553" y="8356"/>
                                  </a:lnTo>
                                  <a:lnTo>
                                    <a:pt x="1049553" y="4740"/>
                                  </a:lnTo>
                                  <a:lnTo>
                                    <a:pt x="1050193" y="3196"/>
                                  </a:lnTo>
                                  <a:lnTo>
                                    <a:pt x="1052750" y="639"/>
                                  </a:lnTo>
                                  <a:lnTo>
                                    <a:pt x="1054293" y="0"/>
                                  </a:lnTo>
                                  <a:lnTo>
                                    <a:pt x="1057910" y="0"/>
                                  </a:lnTo>
                                  <a:lnTo>
                                    <a:pt x="1059453" y="639"/>
                                  </a:lnTo>
                                  <a:lnTo>
                                    <a:pt x="1062011" y="3196"/>
                                  </a:lnTo>
                                  <a:lnTo>
                                    <a:pt x="1062650" y="4740"/>
                                  </a:lnTo>
                                  <a:lnTo>
                                    <a:pt x="1062650" y="8356"/>
                                  </a:lnTo>
                                  <a:lnTo>
                                    <a:pt x="1062011" y="9900"/>
                                  </a:lnTo>
                                  <a:lnTo>
                                    <a:pt x="1059453" y="12457"/>
                                  </a:lnTo>
                                  <a:lnTo>
                                    <a:pt x="105791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84148" y="13096"/>
                                  </a:moveTo>
                                  <a:lnTo>
                                    <a:pt x="1080532" y="13096"/>
                                  </a:lnTo>
                                  <a:lnTo>
                                    <a:pt x="1078988" y="12457"/>
                                  </a:lnTo>
                                  <a:lnTo>
                                    <a:pt x="1076432" y="9900"/>
                                  </a:lnTo>
                                  <a:lnTo>
                                    <a:pt x="1075792" y="8356"/>
                                  </a:lnTo>
                                  <a:lnTo>
                                    <a:pt x="1075792" y="4740"/>
                                  </a:lnTo>
                                  <a:lnTo>
                                    <a:pt x="1076432" y="3196"/>
                                  </a:lnTo>
                                  <a:lnTo>
                                    <a:pt x="1078988" y="639"/>
                                  </a:lnTo>
                                  <a:lnTo>
                                    <a:pt x="1080532" y="0"/>
                                  </a:lnTo>
                                  <a:lnTo>
                                    <a:pt x="1084148" y="0"/>
                                  </a:lnTo>
                                  <a:lnTo>
                                    <a:pt x="1085692" y="639"/>
                                  </a:lnTo>
                                  <a:lnTo>
                                    <a:pt x="1088250" y="3196"/>
                                  </a:lnTo>
                                  <a:lnTo>
                                    <a:pt x="1088889" y="4740"/>
                                  </a:lnTo>
                                  <a:lnTo>
                                    <a:pt x="1088889" y="8356"/>
                                  </a:lnTo>
                                  <a:lnTo>
                                    <a:pt x="1088250" y="9900"/>
                                  </a:lnTo>
                                  <a:lnTo>
                                    <a:pt x="1085692" y="12457"/>
                                  </a:lnTo>
                                  <a:lnTo>
                                    <a:pt x="108414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10387" y="13096"/>
                                  </a:moveTo>
                                  <a:lnTo>
                                    <a:pt x="1106771" y="13096"/>
                                  </a:lnTo>
                                  <a:lnTo>
                                    <a:pt x="1105227" y="12457"/>
                                  </a:lnTo>
                                  <a:lnTo>
                                    <a:pt x="1102671" y="9900"/>
                                  </a:lnTo>
                                  <a:lnTo>
                                    <a:pt x="1102031" y="8356"/>
                                  </a:lnTo>
                                  <a:lnTo>
                                    <a:pt x="1102031" y="4740"/>
                                  </a:lnTo>
                                  <a:lnTo>
                                    <a:pt x="1102671" y="3196"/>
                                  </a:lnTo>
                                  <a:lnTo>
                                    <a:pt x="1105227" y="639"/>
                                  </a:lnTo>
                                  <a:lnTo>
                                    <a:pt x="1106771" y="0"/>
                                  </a:lnTo>
                                  <a:lnTo>
                                    <a:pt x="1110387" y="0"/>
                                  </a:lnTo>
                                  <a:lnTo>
                                    <a:pt x="1111931" y="639"/>
                                  </a:lnTo>
                                  <a:lnTo>
                                    <a:pt x="1114489" y="3196"/>
                                  </a:lnTo>
                                  <a:lnTo>
                                    <a:pt x="1115128" y="4740"/>
                                  </a:lnTo>
                                  <a:lnTo>
                                    <a:pt x="1115128" y="8356"/>
                                  </a:lnTo>
                                  <a:lnTo>
                                    <a:pt x="1114489" y="9900"/>
                                  </a:lnTo>
                                  <a:lnTo>
                                    <a:pt x="1111931" y="12457"/>
                                  </a:lnTo>
                                  <a:lnTo>
                                    <a:pt x="1110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6626" y="13096"/>
                                  </a:moveTo>
                                  <a:lnTo>
                                    <a:pt x="1133010" y="13096"/>
                                  </a:lnTo>
                                  <a:lnTo>
                                    <a:pt x="1131466" y="12457"/>
                                  </a:lnTo>
                                  <a:lnTo>
                                    <a:pt x="1128908" y="9900"/>
                                  </a:lnTo>
                                  <a:lnTo>
                                    <a:pt x="1128269" y="8356"/>
                                  </a:lnTo>
                                  <a:lnTo>
                                    <a:pt x="1128269" y="4740"/>
                                  </a:lnTo>
                                  <a:lnTo>
                                    <a:pt x="1128908" y="3196"/>
                                  </a:lnTo>
                                  <a:lnTo>
                                    <a:pt x="1131466" y="639"/>
                                  </a:lnTo>
                                  <a:lnTo>
                                    <a:pt x="1133010" y="0"/>
                                  </a:lnTo>
                                  <a:lnTo>
                                    <a:pt x="1136626" y="0"/>
                                  </a:lnTo>
                                  <a:lnTo>
                                    <a:pt x="1138170" y="639"/>
                                  </a:lnTo>
                                  <a:lnTo>
                                    <a:pt x="1140727" y="3196"/>
                                  </a:lnTo>
                                  <a:lnTo>
                                    <a:pt x="1141366" y="4740"/>
                                  </a:lnTo>
                                  <a:lnTo>
                                    <a:pt x="1141366" y="8356"/>
                                  </a:lnTo>
                                  <a:lnTo>
                                    <a:pt x="1140727" y="9900"/>
                                  </a:lnTo>
                                  <a:lnTo>
                                    <a:pt x="1138170" y="12457"/>
                                  </a:lnTo>
                                  <a:lnTo>
                                    <a:pt x="11366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62865" y="13096"/>
                                  </a:moveTo>
                                  <a:lnTo>
                                    <a:pt x="1159249" y="13096"/>
                                  </a:lnTo>
                                  <a:lnTo>
                                    <a:pt x="1157705" y="12457"/>
                                  </a:lnTo>
                                  <a:lnTo>
                                    <a:pt x="1155147" y="9900"/>
                                  </a:lnTo>
                                  <a:lnTo>
                                    <a:pt x="1154508" y="8356"/>
                                  </a:lnTo>
                                  <a:lnTo>
                                    <a:pt x="1154508" y="4740"/>
                                  </a:lnTo>
                                  <a:lnTo>
                                    <a:pt x="1155147" y="3196"/>
                                  </a:lnTo>
                                  <a:lnTo>
                                    <a:pt x="1157705" y="639"/>
                                  </a:lnTo>
                                  <a:lnTo>
                                    <a:pt x="1159249" y="0"/>
                                  </a:lnTo>
                                  <a:lnTo>
                                    <a:pt x="1162865" y="0"/>
                                  </a:lnTo>
                                  <a:lnTo>
                                    <a:pt x="1164409" y="639"/>
                                  </a:lnTo>
                                  <a:lnTo>
                                    <a:pt x="1166966" y="3196"/>
                                  </a:lnTo>
                                  <a:lnTo>
                                    <a:pt x="1167605" y="4740"/>
                                  </a:lnTo>
                                  <a:lnTo>
                                    <a:pt x="1167605" y="8356"/>
                                  </a:lnTo>
                                  <a:lnTo>
                                    <a:pt x="1166966" y="9900"/>
                                  </a:lnTo>
                                  <a:lnTo>
                                    <a:pt x="1164409" y="12457"/>
                                  </a:lnTo>
                                  <a:lnTo>
                                    <a:pt x="1162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89104" y="13096"/>
                                  </a:moveTo>
                                  <a:lnTo>
                                    <a:pt x="1185487" y="13096"/>
                                  </a:lnTo>
                                  <a:lnTo>
                                    <a:pt x="1183944" y="12457"/>
                                  </a:lnTo>
                                  <a:lnTo>
                                    <a:pt x="1181386" y="9900"/>
                                  </a:lnTo>
                                  <a:lnTo>
                                    <a:pt x="1180747" y="8356"/>
                                  </a:lnTo>
                                  <a:lnTo>
                                    <a:pt x="1180747" y="4740"/>
                                  </a:lnTo>
                                  <a:lnTo>
                                    <a:pt x="1181386" y="3196"/>
                                  </a:lnTo>
                                  <a:lnTo>
                                    <a:pt x="1183944" y="639"/>
                                  </a:lnTo>
                                  <a:lnTo>
                                    <a:pt x="1185487" y="0"/>
                                  </a:lnTo>
                                  <a:lnTo>
                                    <a:pt x="1189104" y="0"/>
                                  </a:lnTo>
                                  <a:lnTo>
                                    <a:pt x="1190648" y="639"/>
                                  </a:lnTo>
                                  <a:lnTo>
                                    <a:pt x="1193208" y="3196"/>
                                  </a:lnTo>
                                  <a:lnTo>
                                    <a:pt x="1193839" y="4740"/>
                                  </a:lnTo>
                                  <a:lnTo>
                                    <a:pt x="1193839" y="8356"/>
                                  </a:lnTo>
                                  <a:lnTo>
                                    <a:pt x="1193208" y="9900"/>
                                  </a:lnTo>
                                  <a:lnTo>
                                    <a:pt x="1190648" y="12457"/>
                                  </a:lnTo>
                                  <a:lnTo>
                                    <a:pt x="11891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15342" y="13096"/>
                                  </a:moveTo>
                                  <a:lnTo>
                                    <a:pt x="1211722" y="13096"/>
                                  </a:lnTo>
                                  <a:lnTo>
                                    <a:pt x="1210187" y="12457"/>
                                  </a:lnTo>
                                  <a:lnTo>
                                    <a:pt x="1207627" y="9900"/>
                                  </a:lnTo>
                                  <a:lnTo>
                                    <a:pt x="1206984" y="8356"/>
                                  </a:lnTo>
                                  <a:lnTo>
                                    <a:pt x="1206984" y="4740"/>
                                  </a:lnTo>
                                  <a:lnTo>
                                    <a:pt x="1207627" y="3196"/>
                                  </a:lnTo>
                                  <a:lnTo>
                                    <a:pt x="1210187" y="639"/>
                                  </a:lnTo>
                                  <a:lnTo>
                                    <a:pt x="1211722" y="0"/>
                                  </a:lnTo>
                                  <a:lnTo>
                                    <a:pt x="1215342" y="0"/>
                                  </a:lnTo>
                                  <a:lnTo>
                                    <a:pt x="1216890" y="639"/>
                                  </a:lnTo>
                                  <a:lnTo>
                                    <a:pt x="1219450" y="3196"/>
                                  </a:lnTo>
                                  <a:lnTo>
                                    <a:pt x="1220081" y="4740"/>
                                  </a:lnTo>
                                  <a:lnTo>
                                    <a:pt x="1220081" y="8356"/>
                                  </a:lnTo>
                                  <a:lnTo>
                                    <a:pt x="1219450" y="9900"/>
                                  </a:lnTo>
                                  <a:lnTo>
                                    <a:pt x="1216890" y="12457"/>
                                  </a:lnTo>
                                  <a:lnTo>
                                    <a:pt x="12153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41583" y="13096"/>
                                  </a:moveTo>
                                  <a:lnTo>
                                    <a:pt x="1237964" y="13096"/>
                                  </a:lnTo>
                                  <a:lnTo>
                                    <a:pt x="1236416" y="12457"/>
                                  </a:lnTo>
                                  <a:lnTo>
                                    <a:pt x="1233868" y="9900"/>
                                  </a:lnTo>
                                  <a:lnTo>
                                    <a:pt x="1233225" y="8356"/>
                                  </a:lnTo>
                                  <a:lnTo>
                                    <a:pt x="1233225" y="4740"/>
                                  </a:lnTo>
                                  <a:lnTo>
                                    <a:pt x="1233868" y="3196"/>
                                  </a:lnTo>
                                  <a:lnTo>
                                    <a:pt x="1236416" y="639"/>
                                  </a:lnTo>
                                  <a:lnTo>
                                    <a:pt x="1237964" y="0"/>
                                  </a:lnTo>
                                  <a:lnTo>
                                    <a:pt x="1241583" y="0"/>
                                  </a:lnTo>
                                  <a:lnTo>
                                    <a:pt x="1243131" y="639"/>
                                  </a:lnTo>
                                  <a:lnTo>
                                    <a:pt x="1245679" y="3196"/>
                                  </a:lnTo>
                                  <a:lnTo>
                                    <a:pt x="1246322" y="4740"/>
                                  </a:lnTo>
                                  <a:lnTo>
                                    <a:pt x="1246322" y="8356"/>
                                  </a:lnTo>
                                  <a:lnTo>
                                    <a:pt x="1245679" y="9900"/>
                                  </a:lnTo>
                                  <a:lnTo>
                                    <a:pt x="1243131" y="12457"/>
                                  </a:lnTo>
                                  <a:lnTo>
                                    <a:pt x="12415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67825" y="13096"/>
                                  </a:moveTo>
                                  <a:lnTo>
                                    <a:pt x="1264205" y="13096"/>
                                  </a:lnTo>
                                  <a:lnTo>
                                    <a:pt x="1262657" y="12457"/>
                                  </a:lnTo>
                                  <a:lnTo>
                                    <a:pt x="1260098" y="9900"/>
                                  </a:lnTo>
                                  <a:lnTo>
                                    <a:pt x="1259466" y="8356"/>
                                  </a:lnTo>
                                  <a:lnTo>
                                    <a:pt x="1259466" y="4740"/>
                                  </a:lnTo>
                                  <a:lnTo>
                                    <a:pt x="1260098" y="3196"/>
                                  </a:lnTo>
                                  <a:lnTo>
                                    <a:pt x="1262657" y="639"/>
                                  </a:lnTo>
                                  <a:lnTo>
                                    <a:pt x="1264205" y="0"/>
                                  </a:lnTo>
                                  <a:lnTo>
                                    <a:pt x="1267825" y="0"/>
                                  </a:lnTo>
                                  <a:lnTo>
                                    <a:pt x="1269361" y="639"/>
                                  </a:lnTo>
                                  <a:lnTo>
                                    <a:pt x="1271920" y="3196"/>
                                  </a:lnTo>
                                  <a:lnTo>
                                    <a:pt x="1272563" y="4740"/>
                                  </a:lnTo>
                                  <a:lnTo>
                                    <a:pt x="1272563" y="8356"/>
                                  </a:lnTo>
                                  <a:lnTo>
                                    <a:pt x="1271920" y="9900"/>
                                  </a:lnTo>
                                  <a:lnTo>
                                    <a:pt x="1269361" y="12457"/>
                                  </a:lnTo>
                                  <a:lnTo>
                                    <a:pt x="12678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94054" y="13096"/>
                                  </a:moveTo>
                                  <a:lnTo>
                                    <a:pt x="1290447" y="13096"/>
                                  </a:lnTo>
                                  <a:lnTo>
                                    <a:pt x="1288899" y="12457"/>
                                  </a:lnTo>
                                  <a:lnTo>
                                    <a:pt x="1286339" y="9900"/>
                                  </a:lnTo>
                                  <a:lnTo>
                                    <a:pt x="1285708" y="8356"/>
                                  </a:lnTo>
                                  <a:lnTo>
                                    <a:pt x="1285708" y="4740"/>
                                  </a:lnTo>
                                  <a:lnTo>
                                    <a:pt x="1286339" y="3196"/>
                                  </a:lnTo>
                                  <a:lnTo>
                                    <a:pt x="1288899" y="639"/>
                                  </a:lnTo>
                                  <a:lnTo>
                                    <a:pt x="1290447" y="0"/>
                                  </a:lnTo>
                                  <a:lnTo>
                                    <a:pt x="1294054" y="0"/>
                                  </a:lnTo>
                                  <a:lnTo>
                                    <a:pt x="1295602" y="639"/>
                                  </a:lnTo>
                                  <a:lnTo>
                                    <a:pt x="1298162" y="3196"/>
                                  </a:lnTo>
                                  <a:lnTo>
                                    <a:pt x="1298805" y="4740"/>
                                  </a:lnTo>
                                  <a:lnTo>
                                    <a:pt x="1298805" y="8356"/>
                                  </a:lnTo>
                                  <a:lnTo>
                                    <a:pt x="1298162" y="9900"/>
                                  </a:lnTo>
                                  <a:lnTo>
                                    <a:pt x="1295602" y="12457"/>
                                  </a:lnTo>
                                  <a:lnTo>
                                    <a:pt x="12940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20296" y="13096"/>
                                  </a:moveTo>
                                  <a:lnTo>
                                    <a:pt x="1316676" y="13096"/>
                                  </a:lnTo>
                                  <a:lnTo>
                                    <a:pt x="1315140" y="12457"/>
                                  </a:lnTo>
                                  <a:lnTo>
                                    <a:pt x="1312580" y="9900"/>
                                  </a:lnTo>
                                  <a:lnTo>
                                    <a:pt x="1311937" y="8356"/>
                                  </a:lnTo>
                                  <a:lnTo>
                                    <a:pt x="1311937" y="4740"/>
                                  </a:lnTo>
                                  <a:lnTo>
                                    <a:pt x="1312580" y="3196"/>
                                  </a:lnTo>
                                  <a:lnTo>
                                    <a:pt x="1315140" y="639"/>
                                  </a:lnTo>
                                  <a:lnTo>
                                    <a:pt x="1316676" y="0"/>
                                  </a:lnTo>
                                  <a:lnTo>
                                    <a:pt x="1320296" y="0"/>
                                  </a:lnTo>
                                  <a:lnTo>
                                    <a:pt x="1321843" y="639"/>
                                  </a:lnTo>
                                  <a:lnTo>
                                    <a:pt x="1324403" y="3196"/>
                                  </a:lnTo>
                                  <a:lnTo>
                                    <a:pt x="1325034" y="4740"/>
                                  </a:lnTo>
                                  <a:lnTo>
                                    <a:pt x="1325034" y="8356"/>
                                  </a:lnTo>
                                  <a:lnTo>
                                    <a:pt x="1324403" y="9900"/>
                                  </a:lnTo>
                                  <a:lnTo>
                                    <a:pt x="1321843" y="12457"/>
                                  </a:lnTo>
                                  <a:lnTo>
                                    <a:pt x="13202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46537" y="13096"/>
                                  </a:moveTo>
                                  <a:lnTo>
                                    <a:pt x="1342917" y="13096"/>
                                  </a:lnTo>
                                  <a:lnTo>
                                    <a:pt x="1341381" y="12457"/>
                                  </a:lnTo>
                                  <a:lnTo>
                                    <a:pt x="1338822" y="9900"/>
                                  </a:lnTo>
                                  <a:lnTo>
                                    <a:pt x="1338179" y="8356"/>
                                  </a:lnTo>
                                  <a:lnTo>
                                    <a:pt x="1338179" y="4740"/>
                                  </a:lnTo>
                                  <a:lnTo>
                                    <a:pt x="1338822" y="3196"/>
                                  </a:lnTo>
                                  <a:lnTo>
                                    <a:pt x="1341381" y="639"/>
                                  </a:lnTo>
                                  <a:lnTo>
                                    <a:pt x="1342917" y="0"/>
                                  </a:lnTo>
                                  <a:lnTo>
                                    <a:pt x="1346537" y="0"/>
                                  </a:lnTo>
                                  <a:lnTo>
                                    <a:pt x="1348085" y="639"/>
                                  </a:lnTo>
                                  <a:lnTo>
                                    <a:pt x="1350633" y="3196"/>
                                  </a:lnTo>
                                  <a:lnTo>
                                    <a:pt x="1351276" y="4740"/>
                                  </a:lnTo>
                                  <a:lnTo>
                                    <a:pt x="1351276" y="8356"/>
                                  </a:lnTo>
                                  <a:lnTo>
                                    <a:pt x="1350633" y="9900"/>
                                  </a:lnTo>
                                  <a:lnTo>
                                    <a:pt x="1348085" y="12457"/>
                                  </a:lnTo>
                                  <a:lnTo>
                                    <a:pt x="13465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72778" y="13096"/>
                                  </a:moveTo>
                                  <a:lnTo>
                                    <a:pt x="1369159" y="13096"/>
                                  </a:lnTo>
                                  <a:lnTo>
                                    <a:pt x="1367611" y="12457"/>
                                  </a:lnTo>
                                  <a:lnTo>
                                    <a:pt x="1365063" y="9900"/>
                                  </a:lnTo>
                                  <a:lnTo>
                                    <a:pt x="1364420" y="8356"/>
                                  </a:lnTo>
                                  <a:lnTo>
                                    <a:pt x="1364420" y="4740"/>
                                  </a:lnTo>
                                  <a:lnTo>
                                    <a:pt x="1365063" y="3196"/>
                                  </a:lnTo>
                                  <a:lnTo>
                                    <a:pt x="1367611" y="639"/>
                                  </a:lnTo>
                                  <a:lnTo>
                                    <a:pt x="1369159" y="0"/>
                                  </a:lnTo>
                                  <a:lnTo>
                                    <a:pt x="1372778" y="0"/>
                                  </a:lnTo>
                                  <a:lnTo>
                                    <a:pt x="1374314" y="639"/>
                                  </a:lnTo>
                                  <a:lnTo>
                                    <a:pt x="1376874" y="3196"/>
                                  </a:lnTo>
                                  <a:lnTo>
                                    <a:pt x="1377517" y="4740"/>
                                  </a:lnTo>
                                  <a:lnTo>
                                    <a:pt x="1377517" y="8356"/>
                                  </a:lnTo>
                                  <a:lnTo>
                                    <a:pt x="1376874" y="9900"/>
                                  </a:lnTo>
                                  <a:lnTo>
                                    <a:pt x="1374314" y="12457"/>
                                  </a:lnTo>
                                  <a:lnTo>
                                    <a:pt x="13727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9020" y="13096"/>
                                  </a:moveTo>
                                  <a:lnTo>
                                    <a:pt x="1395400" y="13096"/>
                                  </a:lnTo>
                                  <a:lnTo>
                                    <a:pt x="1393852" y="12457"/>
                                  </a:lnTo>
                                  <a:lnTo>
                                    <a:pt x="1391292" y="9900"/>
                                  </a:lnTo>
                                  <a:lnTo>
                                    <a:pt x="1390661" y="8356"/>
                                  </a:lnTo>
                                  <a:lnTo>
                                    <a:pt x="1390661" y="4740"/>
                                  </a:lnTo>
                                  <a:lnTo>
                                    <a:pt x="1391292" y="3196"/>
                                  </a:lnTo>
                                  <a:lnTo>
                                    <a:pt x="1393852" y="639"/>
                                  </a:lnTo>
                                  <a:lnTo>
                                    <a:pt x="1395400" y="0"/>
                                  </a:lnTo>
                                  <a:lnTo>
                                    <a:pt x="1399020" y="0"/>
                                  </a:lnTo>
                                  <a:lnTo>
                                    <a:pt x="1400556" y="639"/>
                                  </a:lnTo>
                                  <a:lnTo>
                                    <a:pt x="1403115" y="3196"/>
                                  </a:lnTo>
                                  <a:lnTo>
                                    <a:pt x="1403758" y="4740"/>
                                  </a:lnTo>
                                  <a:lnTo>
                                    <a:pt x="1403758" y="8356"/>
                                  </a:lnTo>
                                  <a:lnTo>
                                    <a:pt x="1403115" y="9900"/>
                                  </a:lnTo>
                                  <a:lnTo>
                                    <a:pt x="1400556" y="12457"/>
                                  </a:lnTo>
                                  <a:lnTo>
                                    <a:pt x="13990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25249" y="13096"/>
                                  </a:moveTo>
                                  <a:lnTo>
                                    <a:pt x="1421642" y="13096"/>
                                  </a:lnTo>
                                  <a:lnTo>
                                    <a:pt x="1420094" y="12457"/>
                                  </a:lnTo>
                                  <a:lnTo>
                                    <a:pt x="1417534" y="9900"/>
                                  </a:lnTo>
                                  <a:lnTo>
                                    <a:pt x="1416903" y="8356"/>
                                  </a:lnTo>
                                  <a:lnTo>
                                    <a:pt x="1416903" y="4740"/>
                                  </a:lnTo>
                                  <a:lnTo>
                                    <a:pt x="1417534" y="3196"/>
                                  </a:lnTo>
                                  <a:lnTo>
                                    <a:pt x="1420094" y="639"/>
                                  </a:lnTo>
                                  <a:lnTo>
                                    <a:pt x="1421642" y="0"/>
                                  </a:lnTo>
                                  <a:lnTo>
                                    <a:pt x="1425249" y="0"/>
                                  </a:lnTo>
                                  <a:lnTo>
                                    <a:pt x="1426797" y="639"/>
                                  </a:lnTo>
                                  <a:lnTo>
                                    <a:pt x="1429357" y="3196"/>
                                  </a:lnTo>
                                  <a:lnTo>
                                    <a:pt x="1430000" y="4740"/>
                                  </a:lnTo>
                                  <a:lnTo>
                                    <a:pt x="1430000" y="8356"/>
                                  </a:lnTo>
                                  <a:lnTo>
                                    <a:pt x="1429357" y="9900"/>
                                  </a:lnTo>
                                  <a:lnTo>
                                    <a:pt x="1426797" y="12457"/>
                                  </a:lnTo>
                                  <a:lnTo>
                                    <a:pt x="14252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51490" y="13096"/>
                                  </a:moveTo>
                                  <a:lnTo>
                                    <a:pt x="1447871" y="13096"/>
                                  </a:lnTo>
                                  <a:lnTo>
                                    <a:pt x="1446335" y="12457"/>
                                  </a:lnTo>
                                  <a:lnTo>
                                    <a:pt x="1443775" y="9900"/>
                                  </a:lnTo>
                                  <a:lnTo>
                                    <a:pt x="1443132" y="8356"/>
                                  </a:lnTo>
                                  <a:lnTo>
                                    <a:pt x="1443132" y="4740"/>
                                  </a:lnTo>
                                  <a:lnTo>
                                    <a:pt x="1443775" y="3196"/>
                                  </a:lnTo>
                                  <a:lnTo>
                                    <a:pt x="1446335" y="639"/>
                                  </a:lnTo>
                                  <a:lnTo>
                                    <a:pt x="1447871" y="0"/>
                                  </a:lnTo>
                                  <a:lnTo>
                                    <a:pt x="1451490" y="0"/>
                                  </a:lnTo>
                                  <a:lnTo>
                                    <a:pt x="1453038" y="639"/>
                                  </a:lnTo>
                                  <a:lnTo>
                                    <a:pt x="1455598" y="3196"/>
                                  </a:lnTo>
                                  <a:lnTo>
                                    <a:pt x="1456229" y="4740"/>
                                  </a:lnTo>
                                  <a:lnTo>
                                    <a:pt x="1456229" y="8356"/>
                                  </a:lnTo>
                                  <a:lnTo>
                                    <a:pt x="1455598" y="9900"/>
                                  </a:lnTo>
                                  <a:lnTo>
                                    <a:pt x="1453038" y="12457"/>
                                  </a:lnTo>
                                  <a:lnTo>
                                    <a:pt x="14514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77732" y="13096"/>
                                  </a:moveTo>
                                  <a:lnTo>
                                    <a:pt x="1474112" y="13096"/>
                                  </a:lnTo>
                                  <a:lnTo>
                                    <a:pt x="1472576" y="12457"/>
                                  </a:lnTo>
                                  <a:lnTo>
                                    <a:pt x="1470017" y="9900"/>
                                  </a:lnTo>
                                  <a:lnTo>
                                    <a:pt x="1469374" y="8356"/>
                                  </a:lnTo>
                                  <a:lnTo>
                                    <a:pt x="1469374" y="4740"/>
                                  </a:lnTo>
                                  <a:lnTo>
                                    <a:pt x="1470017" y="3196"/>
                                  </a:lnTo>
                                  <a:lnTo>
                                    <a:pt x="1472576" y="639"/>
                                  </a:lnTo>
                                  <a:lnTo>
                                    <a:pt x="1474112" y="0"/>
                                  </a:lnTo>
                                  <a:lnTo>
                                    <a:pt x="1477732" y="0"/>
                                  </a:lnTo>
                                  <a:lnTo>
                                    <a:pt x="1479280" y="639"/>
                                  </a:lnTo>
                                  <a:lnTo>
                                    <a:pt x="1481828" y="3196"/>
                                  </a:lnTo>
                                  <a:lnTo>
                                    <a:pt x="1482471" y="4740"/>
                                  </a:lnTo>
                                  <a:lnTo>
                                    <a:pt x="1482471" y="8356"/>
                                  </a:lnTo>
                                  <a:lnTo>
                                    <a:pt x="1481828" y="9900"/>
                                  </a:lnTo>
                                  <a:lnTo>
                                    <a:pt x="1479280" y="12457"/>
                                  </a:lnTo>
                                  <a:lnTo>
                                    <a:pt x="14777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03973" y="13096"/>
                                  </a:moveTo>
                                  <a:lnTo>
                                    <a:pt x="1500354" y="13096"/>
                                  </a:lnTo>
                                  <a:lnTo>
                                    <a:pt x="1498806" y="12457"/>
                                  </a:lnTo>
                                  <a:lnTo>
                                    <a:pt x="1496258" y="9900"/>
                                  </a:lnTo>
                                  <a:lnTo>
                                    <a:pt x="1495615" y="8356"/>
                                  </a:lnTo>
                                  <a:lnTo>
                                    <a:pt x="1495615" y="4740"/>
                                  </a:lnTo>
                                  <a:lnTo>
                                    <a:pt x="1496258" y="3196"/>
                                  </a:lnTo>
                                  <a:lnTo>
                                    <a:pt x="1498806" y="639"/>
                                  </a:lnTo>
                                  <a:lnTo>
                                    <a:pt x="1500354" y="0"/>
                                  </a:lnTo>
                                  <a:lnTo>
                                    <a:pt x="1503973" y="0"/>
                                  </a:lnTo>
                                  <a:lnTo>
                                    <a:pt x="1505509" y="639"/>
                                  </a:lnTo>
                                  <a:lnTo>
                                    <a:pt x="1508069" y="3196"/>
                                  </a:lnTo>
                                  <a:lnTo>
                                    <a:pt x="1508712" y="4740"/>
                                  </a:lnTo>
                                  <a:lnTo>
                                    <a:pt x="1508712" y="8356"/>
                                  </a:lnTo>
                                  <a:lnTo>
                                    <a:pt x="1508069" y="9900"/>
                                  </a:lnTo>
                                  <a:lnTo>
                                    <a:pt x="1505509" y="12457"/>
                                  </a:lnTo>
                                  <a:lnTo>
                                    <a:pt x="15039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30215" y="13096"/>
                                  </a:moveTo>
                                  <a:lnTo>
                                    <a:pt x="1526595" y="13096"/>
                                  </a:lnTo>
                                  <a:lnTo>
                                    <a:pt x="1525047" y="12457"/>
                                  </a:lnTo>
                                  <a:lnTo>
                                    <a:pt x="1522487" y="9900"/>
                                  </a:lnTo>
                                  <a:lnTo>
                                    <a:pt x="1521856" y="8356"/>
                                  </a:lnTo>
                                  <a:lnTo>
                                    <a:pt x="1521856" y="4740"/>
                                  </a:lnTo>
                                  <a:lnTo>
                                    <a:pt x="1522487" y="3196"/>
                                  </a:lnTo>
                                  <a:lnTo>
                                    <a:pt x="1525047" y="639"/>
                                  </a:lnTo>
                                  <a:lnTo>
                                    <a:pt x="1526595" y="0"/>
                                  </a:lnTo>
                                  <a:lnTo>
                                    <a:pt x="1530215" y="0"/>
                                  </a:lnTo>
                                  <a:lnTo>
                                    <a:pt x="1531751" y="639"/>
                                  </a:lnTo>
                                  <a:lnTo>
                                    <a:pt x="1534310" y="3196"/>
                                  </a:lnTo>
                                  <a:lnTo>
                                    <a:pt x="1534953" y="4740"/>
                                  </a:lnTo>
                                  <a:lnTo>
                                    <a:pt x="1534953" y="8356"/>
                                  </a:lnTo>
                                  <a:lnTo>
                                    <a:pt x="1534310" y="9900"/>
                                  </a:lnTo>
                                  <a:lnTo>
                                    <a:pt x="1531751" y="12457"/>
                                  </a:lnTo>
                                  <a:lnTo>
                                    <a:pt x="15302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56444" y="13096"/>
                                  </a:moveTo>
                                  <a:lnTo>
                                    <a:pt x="1552836" y="13096"/>
                                  </a:lnTo>
                                  <a:lnTo>
                                    <a:pt x="1551289" y="12457"/>
                                  </a:lnTo>
                                  <a:lnTo>
                                    <a:pt x="1548729" y="9900"/>
                                  </a:lnTo>
                                  <a:lnTo>
                                    <a:pt x="1548086" y="8356"/>
                                  </a:lnTo>
                                  <a:lnTo>
                                    <a:pt x="1548086" y="4740"/>
                                  </a:lnTo>
                                  <a:lnTo>
                                    <a:pt x="1548729" y="3196"/>
                                  </a:lnTo>
                                  <a:lnTo>
                                    <a:pt x="1551289" y="639"/>
                                  </a:lnTo>
                                  <a:lnTo>
                                    <a:pt x="1552836" y="0"/>
                                  </a:lnTo>
                                  <a:lnTo>
                                    <a:pt x="1556444" y="0"/>
                                  </a:lnTo>
                                  <a:lnTo>
                                    <a:pt x="1557992" y="639"/>
                                  </a:lnTo>
                                  <a:lnTo>
                                    <a:pt x="1560552" y="3196"/>
                                  </a:lnTo>
                                  <a:lnTo>
                                    <a:pt x="1561183" y="4740"/>
                                  </a:lnTo>
                                  <a:lnTo>
                                    <a:pt x="1561183" y="8356"/>
                                  </a:lnTo>
                                  <a:lnTo>
                                    <a:pt x="1560552" y="9900"/>
                                  </a:lnTo>
                                  <a:lnTo>
                                    <a:pt x="1557992" y="12457"/>
                                  </a:lnTo>
                                  <a:lnTo>
                                    <a:pt x="15564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82685" y="13096"/>
                                  </a:moveTo>
                                  <a:lnTo>
                                    <a:pt x="1579066" y="13096"/>
                                  </a:lnTo>
                                  <a:lnTo>
                                    <a:pt x="1577530" y="12457"/>
                                  </a:lnTo>
                                  <a:lnTo>
                                    <a:pt x="1574970" y="9900"/>
                                  </a:lnTo>
                                  <a:lnTo>
                                    <a:pt x="1574327" y="8356"/>
                                  </a:lnTo>
                                  <a:lnTo>
                                    <a:pt x="1574327" y="4740"/>
                                  </a:lnTo>
                                  <a:lnTo>
                                    <a:pt x="1574970" y="3196"/>
                                  </a:lnTo>
                                  <a:lnTo>
                                    <a:pt x="1577530" y="639"/>
                                  </a:lnTo>
                                  <a:lnTo>
                                    <a:pt x="1579066" y="0"/>
                                  </a:lnTo>
                                  <a:lnTo>
                                    <a:pt x="1582685" y="0"/>
                                  </a:lnTo>
                                  <a:lnTo>
                                    <a:pt x="1584233" y="639"/>
                                  </a:lnTo>
                                  <a:lnTo>
                                    <a:pt x="1586793" y="3196"/>
                                  </a:lnTo>
                                  <a:lnTo>
                                    <a:pt x="1587424" y="4740"/>
                                  </a:lnTo>
                                  <a:lnTo>
                                    <a:pt x="1587424" y="8356"/>
                                  </a:lnTo>
                                  <a:lnTo>
                                    <a:pt x="1586793" y="9900"/>
                                  </a:lnTo>
                                  <a:lnTo>
                                    <a:pt x="1584233" y="12457"/>
                                  </a:lnTo>
                                  <a:lnTo>
                                    <a:pt x="15826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08927" y="13096"/>
                                  </a:moveTo>
                                  <a:lnTo>
                                    <a:pt x="1605307" y="13096"/>
                                  </a:lnTo>
                                  <a:lnTo>
                                    <a:pt x="1603760" y="12457"/>
                                  </a:lnTo>
                                  <a:lnTo>
                                    <a:pt x="1601212" y="9900"/>
                                  </a:lnTo>
                                  <a:lnTo>
                                    <a:pt x="1600569" y="8356"/>
                                  </a:lnTo>
                                  <a:lnTo>
                                    <a:pt x="1600569" y="4740"/>
                                  </a:lnTo>
                                  <a:lnTo>
                                    <a:pt x="1601212" y="3196"/>
                                  </a:lnTo>
                                  <a:lnTo>
                                    <a:pt x="1603760" y="639"/>
                                  </a:lnTo>
                                  <a:lnTo>
                                    <a:pt x="1605307" y="0"/>
                                  </a:lnTo>
                                  <a:lnTo>
                                    <a:pt x="1608927" y="0"/>
                                  </a:lnTo>
                                  <a:lnTo>
                                    <a:pt x="1610475" y="639"/>
                                  </a:lnTo>
                                  <a:lnTo>
                                    <a:pt x="1613023" y="3196"/>
                                  </a:lnTo>
                                  <a:lnTo>
                                    <a:pt x="1613666" y="4740"/>
                                  </a:lnTo>
                                  <a:lnTo>
                                    <a:pt x="1613666" y="8356"/>
                                  </a:lnTo>
                                  <a:lnTo>
                                    <a:pt x="1613023" y="9900"/>
                                  </a:lnTo>
                                  <a:lnTo>
                                    <a:pt x="1610475" y="12457"/>
                                  </a:lnTo>
                                  <a:lnTo>
                                    <a:pt x="16089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35168" y="13096"/>
                                  </a:moveTo>
                                  <a:lnTo>
                                    <a:pt x="1631549" y="13096"/>
                                  </a:lnTo>
                                  <a:lnTo>
                                    <a:pt x="1630001" y="12457"/>
                                  </a:lnTo>
                                  <a:lnTo>
                                    <a:pt x="1627453" y="9900"/>
                                  </a:lnTo>
                                  <a:lnTo>
                                    <a:pt x="1626810" y="8356"/>
                                  </a:lnTo>
                                  <a:lnTo>
                                    <a:pt x="1626810" y="4740"/>
                                  </a:lnTo>
                                  <a:lnTo>
                                    <a:pt x="1627453" y="3196"/>
                                  </a:lnTo>
                                  <a:lnTo>
                                    <a:pt x="1630001" y="639"/>
                                  </a:lnTo>
                                  <a:lnTo>
                                    <a:pt x="1631549" y="0"/>
                                  </a:lnTo>
                                  <a:lnTo>
                                    <a:pt x="1635168" y="0"/>
                                  </a:lnTo>
                                  <a:lnTo>
                                    <a:pt x="1636704" y="639"/>
                                  </a:lnTo>
                                  <a:lnTo>
                                    <a:pt x="1639264" y="3196"/>
                                  </a:lnTo>
                                  <a:lnTo>
                                    <a:pt x="1639907" y="4740"/>
                                  </a:lnTo>
                                  <a:lnTo>
                                    <a:pt x="1639907" y="8356"/>
                                  </a:lnTo>
                                  <a:lnTo>
                                    <a:pt x="1639264" y="9900"/>
                                  </a:lnTo>
                                  <a:lnTo>
                                    <a:pt x="1636704" y="12457"/>
                                  </a:lnTo>
                                  <a:lnTo>
                                    <a:pt x="16351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61398" y="13096"/>
                                  </a:moveTo>
                                  <a:lnTo>
                                    <a:pt x="1657790" y="13096"/>
                                  </a:lnTo>
                                  <a:lnTo>
                                    <a:pt x="1656242" y="12457"/>
                                  </a:lnTo>
                                  <a:lnTo>
                                    <a:pt x="1653682" y="9900"/>
                                  </a:lnTo>
                                  <a:lnTo>
                                    <a:pt x="1653051" y="8356"/>
                                  </a:lnTo>
                                  <a:lnTo>
                                    <a:pt x="1653051" y="4740"/>
                                  </a:lnTo>
                                  <a:lnTo>
                                    <a:pt x="1653682" y="3196"/>
                                  </a:lnTo>
                                  <a:lnTo>
                                    <a:pt x="1656242" y="639"/>
                                  </a:lnTo>
                                  <a:lnTo>
                                    <a:pt x="1657790" y="0"/>
                                  </a:lnTo>
                                  <a:lnTo>
                                    <a:pt x="1661398" y="0"/>
                                  </a:lnTo>
                                  <a:lnTo>
                                    <a:pt x="1662945" y="639"/>
                                  </a:lnTo>
                                  <a:lnTo>
                                    <a:pt x="1665505" y="3196"/>
                                  </a:lnTo>
                                  <a:lnTo>
                                    <a:pt x="1666148" y="4740"/>
                                  </a:lnTo>
                                  <a:lnTo>
                                    <a:pt x="1666148" y="8356"/>
                                  </a:lnTo>
                                  <a:lnTo>
                                    <a:pt x="1665505" y="9900"/>
                                  </a:lnTo>
                                  <a:lnTo>
                                    <a:pt x="1662945" y="12457"/>
                                  </a:lnTo>
                                  <a:lnTo>
                                    <a:pt x="16613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87639" y="13096"/>
                                  </a:moveTo>
                                  <a:lnTo>
                                    <a:pt x="1684031" y="13096"/>
                                  </a:lnTo>
                                  <a:lnTo>
                                    <a:pt x="1682484" y="12457"/>
                                  </a:lnTo>
                                  <a:lnTo>
                                    <a:pt x="1679924" y="9900"/>
                                  </a:lnTo>
                                  <a:lnTo>
                                    <a:pt x="1679281" y="8356"/>
                                  </a:lnTo>
                                  <a:lnTo>
                                    <a:pt x="1679281" y="4740"/>
                                  </a:lnTo>
                                  <a:lnTo>
                                    <a:pt x="1679924" y="3196"/>
                                  </a:lnTo>
                                  <a:lnTo>
                                    <a:pt x="1682484" y="639"/>
                                  </a:lnTo>
                                  <a:lnTo>
                                    <a:pt x="1684031" y="0"/>
                                  </a:lnTo>
                                  <a:lnTo>
                                    <a:pt x="1687639" y="0"/>
                                  </a:lnTo>
                                  <a:lnTo>
                                    <a:pt x="1689187" y="639"/>
                                  </a:lnTo>
                                  <a:lnTo>
                                    <a:pt x="1691747" y="3196"/>
                                  </a:lnTo>
                                  <a:lnTo>
                                    <a:pt x="1692378" y="4740"/>
                                  </a:lnTo>
                                  <a:lnTo>
                                    <a:pt x="1692378" y="8356"/>
                                  </a:lnTo>
                                  <a:lnTo>
                                    <a:pt x="1691747" y="9900"/>
                                  </a:lnTo>
                                  <a:lnTo>
                                    <a:pt x="1689187" y="12457"/>
                                  </a:lnTo>
                                  <a:lnTo>
                                    <a:pt x="16876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13880" y="13096"/>
                                  </a:moveTo>
                                  <a:lnTo>
                                    <a:pt x="1710261" y="13096"/>
                                  </a:lnTo>
                                  <a:lnTo>
                                    <a:pt x="1708725" y="12457"/>
                                  </a:lnTo>
                                  <a:lnTo>
                                    <a:pt x="1706165" y="9900"/>
                                  </a:lnTo>
                                  <a:lnTo>
                                    <a:pt x="1705522" y="8356"/>
                                  </a:lnTo>
                                  <a:lnTo>
                                    <a:pt x="1705522" y="4740"/>
                                  </a:lnTo>
                                  <a:lnTo>
                                    <a:pt x="1706165" y="3196"/>
                                  </a:lnTo>
                                  <a:lnTo>
                                    <a:pt x="1708725" y="639"/>
                                  </a:lnTo>
                                  <a:lnTo>
                                    <a:pt x="1710261" y="0"/>
                                  </a:lnTo>
                                  <a:lnTo>
                                    <a:pt x="1713880" y="0"/>
                                  </a:lnTo>
                                  <a:lnTo>
                                    <a:pt x="1715428" y="639"/>
                                  </a:lnTo>
                                  <a:lnTo>
                                    <a:pt x="1717976" y="3196"/>
                                  </a:lnTo>
                                  <a:lnTo>
                                    <a:pt x="1718619" y="4740"/>
                                  </a:lnTo>
                                  <a:lnTo>
                                    <a:pt x="1718619" y="8356"/>
                                  </a:lnTo>
                                  <a:lnTo>
                                    <a:pt x="1717976" y="9900"/>
                                  </a:lnTo>
                                  <a:lnTo>
                                    <a:pt x="1715428" y="12457"/>
                                  </a:lnTo>
                                  <a:lnTo>
                                    <a:pt x="17138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40122" y="13096"/>
                                  </a:moveTo>
                                  <a:lnTo>
                                    <a:pt x="1736502" y="13096"/>
                                  </a:lnTo>
                                  <a:lnTo>
                                    <a:pt x="1734954" y="12457"/>
                                  </a:lnTo>
                                  <a:lnTo>
                                    <a:pt x="1732407" y="9900"/>
                                  </a:lnTo>
                                  <a:lnTo>
                                    <a:pt x="1731764" y="8356"/>
                                  </a:lnTo>
                                  <a:lnTo>
                                    <a:pt x="1731764" y="4740"/>
                                  </a:lnTo>
                                  <a:lnTo>
                                    <a:pt x="1732407" y="3196"/>
                                  </a:lnTo>
                                  <a:lnTo>
                                    <a:pt x="1734954" y="639"/>
                                  </a:lnTo>
                                  <a:lnTo>
                                    <a:pt x="1736502" y="0"/>
                                  </a:lnTo>
                                  <a:lnTo>
                                    <a:pt x="1740122" y="0"/>
                                  </a:lnTo>
                                  <a:lnTo>
                                    <a:pt x="1741658" y="639"/>
                                  </a:lnTo>
                                  <a:lnTo>
                                    <a:pt x="1744218" y="3196"/>
                                  </a:lnTo>
                                  <a:lnTo>
                                    <a:pt x="1744860" y="4740"/>
                                  </a:lnTo>
                                  <a:lnTo>
                                    <a:pt x="1744860" y="8356"/>
                                  </a:lnTo>
                                  <a:lnTo>
                                    <a:pt x="1744218" y="9900"/>
                                  </a:lnTo>
                                  <a:lnTo>
                                    <a:pt x="1741658" y="12457"/>
                                  </a:lnTo>
                                  <a:lnTo>
                                    <a:pt x="17401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66363" y="13096"/>
                                  </a:moveTo>
                                  <a:lnTo>
                                    <a:pt x="1762744" y="13096"/>
                                  </a:lnTo>
                                  <a:lnTo>
                                    <a:pt x="1761196" y="12457"/>
                                  </a:lnTo>
                                  <a:lnTo>
                                    <a:pt x="1758636" y="9900"/>
                                  </a:lnTo>
                                  <a:lnTo>
                                    <a:pt x="1758005" y="8356"/>
                                  </a:lnTo>
                                  <a:lnTo>
                                    <a:pt x="1758005" y="4740"/>
                                  </a:lnTo>
                                  <a:lnTo>
                                    <a:pt x="1758636" y="3196"/>
                                  </a:lnTo>
                                  <a:lnTo>
                                    <a:pt x="1761196" y="639"/>
                                  </a:lnTo>
                                  <a:lnTo>
                                    <a:pt x="1762744" y="0"/>
                                  </a:lnTo>
                                  <a:lnTo>
                                    <a:pt x="1766363" y="0"/>
                                  </a:lnTo>
                                  <a:lnTo>
                                    <a:pt x="1767899" y="639"/>
                                  </a:lnTo>
                                  <a:lnTo>
                                    <a:pt x="1770459" y="3196"/>
                                  </a:lnTo>
                                  <a:lnTo>
                                    <a:pt x="1771102" y="4740"/>
                                  </a:lnTo>
                                  <a:lnTo>
                                    <a:pt x="1771102" y="8356"/>
                                  </a:lnTo>
                                  <a:lnTo>
                                    <a:pt x="1770459" y="9900"/>
                                  </a:lnTo>
                                  <a:lnTo>
                                    <a:pt x="1767899" y="12457"/>
                                  </a:lnTo>
                                  <a:lnTo>
                                    <a:pt x="17663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92593" y="13096"/>
                                  </a:moveTo>
                                  <a:lnTo>
                                    <a:pt x="1788985" y="13096"/>
                                  </a:lnTo>
                                  <a:lnTo>
                                    <a:pt x="1787437" y="12457"/>
                                  </a:lnTo>
                                  <a:lnTo>
                                    <a:pt x="1784877" y="9900"/>
                                  </a:lnTo>
                                  <a:lnTo>
                                    <a:pt x="1784246" y="8356"/>
                                  </a:lnTo>
                                  <a:lnTo>
                                    <a:pt x="1784246" y="4740"/>
                                  </a:lnTo>
                                  <a:lnTo>
                                    <a:pt x="1784877" y="3196"/>
                                  </a:lnTo>
                                  <a:lnTo>
                                    <a:pt x="1787437" y="639"/>
                                  </a:lnTo>
                                  <a:lnTo>
                                    <a:pt x="1788985" y="0"/>
                                  </a:lnTo>
                                  <a:lnTo>
                                    <a:pt x="1792593" y="0"/>
                                  </a:lnTo>
                                  <a:lnTo>
                                    <a:pt x="1794140" y="639"/>
                                  </a:lnTo>
                                  <a:lnTo>
                                    <a:pt x="1796700" y="3196"/>
                                  </a:lnTo>
                                  <a:lnTo>
                                    <a:pt x="1797343" y="4740"/>
                                  </a:lnTo>
                                  <a:lnTo>
                                    <a:pt x="1797343" y="8356"/>
                                  </a:lnTo>
                                  <a:lnTo>
                                    <a:pt x="1796700" y="9900"/>
                                  </a:lnTo>
                                  <a:lnTo>
                                    <a:pt x="1794140" y="12457"/>
                                  </a:lnTo>
                                  <a:lnTo>
                                    <a:pt x="17925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18834" y="13096"/>
                                  </a:moveTo>
                                  <a:lnTo>
                                    <a:pt x="1815215" y="13096"/>
                                  </a:lnTo>
                                  <a:lnTo>
                                    <a:pt x="1813679" y="12457"/>
                                  </a:lnTo>
                                  <a:lnTo>
                                    <a:pt x="1811119" y="9900"/>
                                  </a:lnTo>
                                  <a:lnTo>
                                    <a:pt x="1810476" y="8356"/>
                                  </a:lnTo>
                                  <a:lnTo>
                                    <a:pt x="1810476" y="4740"/>
                                  </a:lnTo>
                                  <a:lnTo>
                                    <a:pt x="1811119" y="3196"/>
                                  </a:lnTo>
                                  <a:lnTo>
                                    <a:pt x="1813679" y="639"/>
                                  </a:lnTo>
                                  <a:lnTo>
                                    <a:pt x="1815215" y="0"/>
                                  </a:lnTo>
                                  <a:lnTo>
                                    <a:pt x="1818834" y="0"/>
                                  </a:lnTo>
                                  <a:lnTo>
                                    <a:pt x="1820382" y="639"/>
                                  </a:lnTo>
                                  <a:lnTo>
                                    <a:pt x="1822942" y="3196"/>
                                  </a:lnTo>
                                  <a:lnTo>
                                    <a:pt x="1823573" y="4740"/>
                                  </a:lnTo>
                                  <a:lnTo>
                                    <a:pt x="1823573" y="8356"/>
                                  </a:lnTo>
                                  <a:lnTo>
                                    <a:pt x="1822942" y="9900"/>
                                  </a:lnTo>
                                  <a:lnTo>
                                    <a:pt x="1820382" y="12457"/>
                                  </a:lnTo>
                                  <a:lnTo>
                                    <a:pt x="1818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45075" y="13096"/>
                                  </a:moveTo>
                                  <a:lnTo>
                                    <a:pt x="1841456" y="13096"/>
                                  </a:lnTo>
                                  <a:lnTo>
                                    <a:pt x="1839920" y="12457"/>
                                  </a:lnTo>
                                  <a:lnTo>
                                    <a:pt x="1837360" y="9900"/>
                                  </a:lnTo>
                                  <a:lnTo>
                                    <a:pt x="1836717" y="8356"/>
                                  </a:lnTo>
                                  <a:lnTo>
                                    <a:pt x="1836717" y="4740"/>
                                  </a:lnTo>
                                  <a:lnTo>
                                    <a:pt x="1837360" y="3196"/>
                                  </a:lnTo>
                                  <a:lnTo>
                                    <a:pt x="1839920" y="639"/>
                                  </a:lnTo>
                                  <a:lnTo>
                                    <a:pt x="1841456" y="0"/>
                                  </a:lnTo>
                                  <a:lnTo>
                                    <a:pt x="1845075" y="0"/>
                                  </a:lnTo>
                                  <a:lnTo>
                                    <a:pt x="1846623" y="639"/>
                                  </a:lnTo>
                                  <a:lnTo>
                                    <a:pt x="1849171" y="3196"/>
                                  </a:lnTo>
                                  <a:lnTo>
                                    <a:pt x="1849814" y="4740"/>
                                  </a:lnTo>
                                  <a:lnTo>
                                    <a:pt x="1849814" y="8356"/>
                                  </a:lnTo>
                                  <a:lnTo>
                                    <a:pt x="1849171" y="9900"/>
                                  </a:lnTo>
                                  <a:lnTo>
                                    <a:pt x="1846623" y="12457"/>
                                  </a:lnTo>
                                  <a:lnTo>
                                    <a:pt x="18450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71317" y="13096"/>
                                  </a:moveTo>
                                  <a:lnTo>
                                    <a:pt x="1867697" y="13096"/>
                                  </a:lnTo>
                                  <a:lnTo>
                                    <a:pt x="1866149" y="12457"/>
                                  </a:lnTo>
                                  <a:lnTo>
                                    <a:pt x="1863602" y="9900"/>
                                  </a:lnTo>
                                  <a:lnTo>
                                    <a:pt x="1862959" y="8356"/>
                                  </a:lnTo>
                                  <a:lnTo>
                                    <a:pt x="1862959" y="4740"/>
                                  </a:lnTo>
                                  <a:lnTo>
                                    <a:pt x="1863602" y="3196"/>
                                  </a:lnTo>
                                  <a:lnTo>
                                    <a:pt x="1866149" y="639"/>
                                  </a:lnTo>
                                  <a:lnTo>
                                    <a:pt x="1867697" y="0"/>
                                  </a:lnTo>
                                  <a:lnTo>
                                    <a:pt x="1871317" y="0"/>
                                  </a:lnTo>
                                  <a:lnTo>
                                    <a:pt x="1872853" y="639"/>
                                  </a:lnTo>
                                  <a:lnTo>
                                    <a:pt x="1875413" y="3196"/>
                                  </a:lnTo>
                                  <a:lnTo>
                                    <a:pt x="1876055" y="4740"/>
                                  </a:lnTo>
                                  <a:lnTo>
                                    <a:pt x="1876055" y="8356"/>
                                  </a:lnTo>
                                  <a:lnTo>
                                    <a:pt x="1875413" y="9900"/>
                                  </a:lnTo>
                                  <a:lnTo>
                                    <a:pt x="1872853" y="12457"/>
                                  </a:lnTo>
                                  <a:lnTo>
                                    <a:pt x="18713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97558" y="13096"/>
                                  </a:moveTo>
                                  <a:lnTo>
                                    <a:pt x="1893939" y="13096"/>
                                  </a:lnTo>
                                  <a:lnTo>
                                    <a:pt x="1892391" y="12457"/>
                                  </a:lnTo>
                                  <a:lnTo>
                                    <a:pt x="1889831" y="9900"/>
                                  </a:lnTo>
                                  <a:lnTo>
                                    <a:pt x="1889200" y="8356"/>
                                  </a:lnTo>
                                  <a:lnTo>
                                    <a:pt x="1889200" y="4740"/>
                                  </a:lnTo>
                                  <a:lnTo>
                                    <a:pt x="1889831" y="3196"/>
                                  </a:lnTo>
                                  <a:lnTo>
                                    <a:pt x="1892391" y="639"/>
                                  </a:lnTo>
                                  <a:lnTo>
                                    <a:pt x="1893939" y="0"/>
                                  </a:lnTo>
                                  <a:lnTo>
                                    <a:pt x="1897558" y="0"/>
                                  </a:lnTo>
                                  <a:lnTo>
                                    <a:pt x="1899094" y="639"/>
                                  </a:lnTo>
                                  <a:lnTo>
                                    <a:pt x="1901654" y="3196"/>
                                  </a:lnTo>
                                  <a:lnTo>
                                    <a:pt x="1902297" y="4740"/>
                                  </a:lnTo>
                                  <a:lnTo>
                                    <a:pt x="1902297" y="8356"/>
                                  </a:lnTo>
                                  <a:lnTo>
                                    <a:pt x="1901654" y="9900"/>
                                  </a:lnTo>
                                  <a:lnTo>
                                    <a:pt x="1899094" y="12457"/>
                                  </a:lnTo>
                                  <a:lnTo>
                                    <a:pt x="18975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3788" y="13096"/>
                                  </a:moveTo>
                                  <a:lnTo>
                                    <a:pt x="1920180" y="13096"/>
                                  </a:lnTo>
                                  <a:lnTo>
                                    <a:pt x="1918632" y="12457"/>
                                  </a:lnTo>
                                  <a:lnTo>
                                    <a:pt x="1916072" y="9900"/>
                                  </a:lnTo>
                                  <a:lnTo>
                                    <a:pt x="1915429" y="8356"/>
                                  </a:lnTo>
                                  <a:lnTo>
                                    <a:pt x="1915429" y="4740"/>
                                  </a:lnTo>
                                  <a:lnTo>
                                    <a:pt x="1916072" y="3196"/>
                                  </a:lnTo>
                                  <a:lnTo>
                                    <a:pt x="1918632" y="639"/>
                                  </a:lnTo>
                                  <a:lnTo>
                                    <a:pt x="1920180" y="0"/>
                                  </a:lnTo>
                                  <a:lnTo>
                                    <a:pt x="1923788" y="0"/>
                                  </a:lnTo>
                                  <a:lnTo>
                                    <a:pt x="1925335" y="639"/>
                                  </a:lnTo>
                                  <a:lnTo>
                                    <a:pt x="1927895" y="3196"/>
                                  </a:lnTo>
                                  <a:lnTo>
                                    <a:pt x="1928526" y="4740"/>
                                  </a:lnTo>
                                  <a:lnTo>
                                    <a:pt x="1928526" y="8356"/>
                                  </a:lnTo>
                                  <a:lnTo>
                                    <a:pt x="1927895" y="9900"/>
                                  </a:lnTo>
                                  <a:lnTo>
                                    <a:pt x="1925335" y="12457"/>
                                  </a:lnTo>
                                  <a:lnTo>
                                    <a:pt x="19237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50029" y="13096"/>
                                  </a:moveTo>
                                  <a:lnTo>
                                    <a:pt x="1946409" y="13096"/>
                                  </a:lnTo>
                                  <a:lnTo>
                                    <a:pt x="1944874" y="12457"/>
                                  </a:lnTo>
                                  <a:lnTo>
                                    <a:pt x="1942314" y="9900"/>
                                  </a:lnTo>
                                  <a:lnTo>
                                    <a:pt x="1941671" y="8356"/>
                                  </a:lnTo>
                                  <a:lnTo>
                                    <a:pt x="1941671" y="4740"/>
                                  </a:lnTo>
                                  <a:lnTo>
                                    <a:pt x="1942314" y="3196"/>
                                  </a:lnTo>
                                  <a:lnTo>
                                    <a:pt x="1944874" y="639"/>
                                  </a:lnTo>
                                  <a:lnTo>
                                    <a:pt x="1946409" y="0"/>
                                  </a:lnTo>
                                  <a:lnTo>
                                    <a:pt x="1950029" y="0"/>
                                  </a:lnTo>
                                  <a:lnTo>
                                    <a:pt x="1951577" y="639"/>
                                  </a:lnTo>
                                  <a:lnTo>
                                    <a:pt x="1954137" y="3196"/>
                                  </a:lnTo>
                                  <a:lnTo>
                                    <a:pt x="1954768" y="4740"/>
                                  </a:lnTo>
                                  <a:lnTo>
                                    <a:pt x="1954768" y="8356"/>
                                  </a:lnTo>
                                  <a:lnTo>
                                    <a:pt x="1954137" y="9900"/>
                                  </a:lnTo>
                                  <a:lnTo>
                                    <a:pt x="1951577" y="12457"/>
                                  </a:lnTo>
                                  <a:lnTo>
                                    <a:pt x="19500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76270" y="13096"/>
                                  </a:moveTo>
                                  <a:lnTo>
                                    <a:pt x="1972651" y="13096"/>
                                  </a:lnTo>
                                  <a:lnTo>
                                    <a:pt x="1971115" y="12457"/>
                                  </a:lnTo>
                                  <a:lnTo>
                                    <a:pt x="1968555" y="9900"/>
                                  </a:lnTo>
                                  <a:lnTo>
                                    <a:pt x="1967912" y="8356"/>
                                  </a:lnTo>
                                  <a:lnTo>
                                    <a:pt x="1967912" y="4740"/>
                                  </a:lnTo>
                                  <a:lnTo>
                                    <a:pt x="1968555" y="3196"/>
                                  </a:lnTo>
                                  <a:lnTo>
                                    <a:pt x="1971115" y="639"/>
                                  </a:lnTo>
                                  <a:lnTo>
                                    <a:pt x="1972651" y="0"/>
                                  </a:lnTo>
                                  <a:lnTo>
                                    <a:pt x="1976270" y="0"/>
                                  </a:lnTo>
                                  <a:lnTo>
                                    <a:pt x="1977818" y="639"/>
                                  </a:lnTo>
                                  <a:lnTo>
                                    <a:pt x="1980366" y="3196"/>
                                  </a:lnTo>
                                  <a:lnTo>
                                    <a:pt x="1981009" y="4740"/>
                                  </a:lnTo>
                                  <a:lnTo>
                                    <a:pt x="1981009" y="8356"/>
                                  </a:lnTo>
                                  <a:lnTo>
                                    <a:pt x="1980366" y="9900"/>
                                  </a:lnTo>
                                  <a:lnTo>
                                    <a:pt x="1977818" y="12457"/>
                                  </a:lnTo>
                                  <a:lnTo>
                                    <a:pt x="19762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02512" y="13096"/>
                                  </a:moveTo>
                                  <a:lnTo>
                                    <a:pt x="1998892" y="13096"/>
                                  </a:lnTo>
                                  <a:lnTo>
                                    <a:pt x="1997344" y="12457"/>
                                  </a:lnTo>
                                  <a:lnTo>
                                    <a:pt x="1994796" y="9900"/>
                                  </a:lnTo>
                                  <a:lnTo>
                                    <a:pt x="1994154" y="8356"/>
                                  </a:lnTo>
                                  <a:lnTo>
                                    <a:pt x="1994154" y="4740"/>
                                  </a:lnTo>
                                  <a:lnTo>
                                    <a:pt x="1994796" y="3196"/>
                                  </a:lnTo>
                                  <a:lnTo>
                                    <a:pt x="1997344" y="639"/>
                                  </a:lnTo>
                                  <a:lnTo>
                                    <a:pt x="1998892" y="0"/>
                                  </a:lnTo>
                                  <a:lnTo>
                                    <a:pt x="2002512" y="0"/>
                                  </a:lnTo>
                                  <a:lnTo>
                                    <a:pt x="2004048" y="639"/>
                                  </a:lnTo>
                                  <a:lnTo>
                                    <a:pt x="2006607" y="3196"/>
                                  </a:lnTo>
                                  <a:lnTo>
                                    <a:pt x="2007250" y="4740"/>
                                  </a:lnTo>
                                  <a:lnTo>
                                    <a:pt x="2007250" y="8356"/>
                                  </a:lnTo>
                                  <a:lnTo>
                                    <a:pt x="2006607" y="9900"/>
                                  </a:lnTo>
                                  <a:lnTo>
                                    <a:pt x="2004048" y="12457"/>
                                  </a:lnTo>
                                  <a:lnTo>
                                    <a:pt x="20025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28741" y="13096"/>
                                  </a:moveTo>
                                  <a:lnTo>
                                    <a:pt x="2025134" y="13096"/>
                                  </a:lnTo>
                                  <a:lnTo>
                                    <a:pt x="2023586" y="12457"/>
                                  </a:lnTo>
                                  <a:lnTo>
                                    <a:pt x="2021026" y="9900"/>
                                  </a:lnTo>
                                  <a:lnTo>
                                    <a:pt x="2020395" y="8356"/>
                                  </a:lnTo>
                                  <a:lnTo>
                                    <a:pt x="2020395" y="4740"/>
                                  </a:lnTo>
                                  <a:lnTo>
                                    <a:pt x="2021026" y="3196"/>
                                  </a:lnTo>
                                  <a:lnTo>
                                    <a:pt x="2023586" y="639"/>
                                  </a:lnTo>
                                  <a:lnTo>
                                    <a:pt x="2025134" y="0"/>
                                  </a:lnTo>
                                  <a:lnTo>
                                    <a:pt x="2028741" y="0"/>
                                  </a:lnTo>
                                  <a:lnTo>
                                    <a:pt x="2030289" y="639"/>
                                  </a:lnTo>
                                  <a:lnTo>
                                    <a:pt x="2032849" y="3196"/>
                                  </a:lnTo>
                                  <a:lnTo>
                                    <a:pt x="2033492" y="4740"/>
                                  </a:lnTo>
                                  <a:lnTo>
                                    <a:pt x="2033492" y="8356"/>
                                  </a:lnTo>
                                  <a:lnTo>
                                    <a:pt x="2032849" y="9900"/>
                                  </a:lnTo>
                                  <a:lnTo>
                                    <a:pt x="2030289" y="12457"/>
                                  </a:lnTo>
                                  <a:lnTo>
                                    <a:pt x="202874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54983" y="13096"/>
                                  </a:moveTo>
                                  <a:lnTo>
                                    <a:pt x="2051375" y="13096"/>
                                  </a:lnTo>
                                  <a:lnTo>
                                    <a:pt x="2049827" y="12457"/>
                                  </a:lnTo>
                                  <a:lnTo>
                                    <a:pt x="2047267" y="9900"/>
                                  </a:lnTo>
                                  <a:lnTo>
                                    <a:pt x="2046624" y="8356"/>
                                  </a:lnTo>
                                  <a:lnTo>
                                    <a:pt x="2046624" y="4740"/>
                                  </a:lnTo>
                                  <a:lnTo>
                                    <a:pt x="2047267" y="3196"/>
                                  </a:lnTo>
                                  <a:lnTo>
                                    <a:pt x="2049827" y="639"/>
                                  </a:lnTo>
                                  <a:lnTo>
                                    <a:pt x="2051375" y="0"/>
                                  </a:lnTo>
                                  <a:lnTo>
                                    <a:pt x="2054983" y="0"/>
                                  </a:lnTo>
                                  <a:lnTo>
                                    <a:pt x="2056530" y="639"/>
                                  </a:lnTo>
                                  <a:lnTo>
                                    <a:pt x="2059090" y="3196"/>
                                  </a:lnTo>
                                  <a:lnTo>
                                    <a:pt x="2059721" y="4740"/>
                                  </a:lnTo>
                                  <a:lnTo>
                                    <a:pt x="2059721" y="8356"/>
                                  </a:lnTo>
                                  <a:lnTo>
                                    <a:pt x="2059090" y="9900"/>
                                  </a:lnTo>
                                  <a:lnTo>
                                    <a:pt x="2056530" y="12457"/>
                                  </a:lnTo>
                                  <a:lnTo>
                                    <a:pt x="2054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81224" y="13096"/>
                                  </a:moveTo>
                                  <a:lnTo>
                                    <a:pt x="2077604" y="13096"/>
                                  </a:lnTo>
                                  <a:lnTo>
                                    <a:pt x="2076069" y="12457"/>
                                  </a:lnTo>
                                  <a:lnTo>
                                    <a:pt x="2073509" y="9900"/>
                                  </a:lnTo>
                                  <a:lnTo>
                                    <a:pt x="2072866" y="8356"/>
                                  </a:lnTo>
                                  <a:lnTo>
                                    <a:pt x="2072866" y="4740"/>
                                  </a:lnTo>
                                  <a:lnTo>
                                    <a:pt x="2073509" y="3196"/>
                                  </a:lnTo>
                                  <a:lnTo>
                                    <a:pt x="2076069" y="639"/>
                                  </a:lnTo>
                                  <a:lnTo>
                                    <a:pt x="2077604" y="0"/>
                                  </a:lnTo>
                                  <a:lnTo>
                                    <a:pt x="2081224" y="0"/>
                                  </a:lnTo>
                                  <a:lnTo>
                                    <a:pt x="2082772" y="639"/>
                                  </a:lnTo>
                                  <a:lnTo>
                                    <a:pt x="2085320" y="3196"/>
                                  </a:lnTo>
                                  <a:lnTo>
                                    <a:pt x="2085963" y="4740"/>
                                  </a:lnTo>
                                  <a:lnTo>
                                    <a:pt x="2085963" y="8356"/>
                                  </a:lnTo>
                                  <a:lnTo>
                                    <a:pt x="2085320" y="9900"/>
                                  </a:lnTo>
                                  <a:lnTo>
                                    <a:pt x="2082772" y="12457"/>
                                  </a:lnTo>
                                  <a:lnTo>
                                    <a:pt x="20812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07465" y="13096"/>
                                  </a:moveTo>
                                  <a:lnTo>
                                    <a:pt x="2103846" y="13096"/>
                                  </a:lnTo>
                                  <a:lnTo>
                                    <a:pt x="2102298" y="12457"/>
                                  </a:lnTo>
                                  <a:lnTo>
                                    <a:pt x="2099750" y="9900"/>
                                  </a:lnTo>
                                  <a:lnTo>
                                    <a:pt x="2099107" y="8356"/>
                                  </a:lnTo>
                                  <a:lnTo>
                                    <a:pt x="2099107" y="4740"/>
                                  </a:lnTo>
                                  <a:lnTo>
                                    <a:pt x="2099750" y="3196"/>
                                  </a:lnTo>
                                  <a:lnTo>
                                    <a:pt x="2102298" y="639"/>
                                  </a:lnTo>
                                  <a:lnTo>
                                    <a:pt x="2103846" y="0"/>
                                  </a:lnTo>
                                  <a:lnTo>
                                    <a:pt x="2107465" y="0"/>
                                  </a:lnTo>
                                  <a:lnTo>
                                    <a:pt x="2109001" y="639"/>
                                  </a:lnTo>
                                  <a:lnTo>
                                    <a:pt x="2111561" y="3196"/>
                                  </a:lnTo>
                                  <a:lnTo>
                                    <a:pt x="2112204" y="4740"/>
                                  </a:lnTo>
                                  <a:lnTo>
                                    <a:pt x="2112204" y="8356"/>
                                  </a:lnTo>
                                  <a:lnTo>
                                    <a:pt x="2111561" y="9900"/>
                                  </a:lnTo>
                                  <a:lnTo>
                                    <a:pt x="2109001" y="12457"/>
                                  </a:lnTo>
                                  <a:lnTo>
                                    <a:pt x="21074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33707" y="13096"/>
                                  </a:moveTo>
                                  <a:lnTo>
                                    <a:pt x="2130087" y="13096"/>
                                  </a:lnTo>
                                  <a:lnTo>
                                    <a:pt x="2128539" y="12457"/>
                                  </a:lnTo>
                                  <a:lnTo>
                                    <a:pt x="2125980" y="9900"/>
                                  </a:lnTo>
                                  <a:lnTo>
                                    <a:pt x="2125349" y="8356"/>
                                  </a:lnTo>
                                  <a:lnTo>
                                    <a:pt x="2125349" y="4740"/>
                                  </a:lnTo>
                                  <a:lnTo>
                                    <a:pt x="2125980" y="3196"/>
                                  </a:lnTo>
                                  <a:lnTo>
                                    <a:pt x="2128539" y="639"/>
                                  </a:lnTo>
                                  <a:lnTo>
                                    <a:pt x="2130087" y="0"/>
                                  </a:lnTo>
                                  <a:lnTo>
                                    <a:pt x="2133707" y="0"/>
                                  </a:lnTo>
                                  <a:lnTo>
                                    <a:pt x="2135243" y="639"/>
                                  </a:lnTo>
                                  <a:lnTo>
                                    <a:pt x="2137802" y="3196"/>
                                  </a:lnTo>
                                  <a:lnTo>
                                    <a:pt x="2138445" y="4740"/>
                                  </a:lnTo>
                                  <a:lnTo>
                                    <a:pt x="2138445" y="8356"/>
                                  </a:lnTo>
                                  <a:lnTo>
                                    <a:pt x="2137802" y="9900"/>
                                  </a:lnTo>
                                  <a:lnTo>
                                    <a:pt x="2135243" y="12457"/>
                                  </a:lnTo>
                                  <a:lnTo>
                                    <a:pt x="213370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59936" y="13096"/>
                                  </a:moveTo>
                                  <a:lnTo>
                                    <a:pt x="2156329" y="13096"/>
                                  </a:lnTo>
                                  <a:lnTo>
                                    <a:pt x="2154781" y="12457"/>
                                  </a:lnTo>
                                  <a:lnTo>
                                    <a:pt x="2152221" y="9900"/>
                                  </a:lnTo>
                                  <a:lnTo>
                                    <a:pt x="2151590" y="8356"/>
                                  </a:lnTo>
                                  <a:lnTo>
                                    <a:pt x="2151590" y="4740"/>
                                  </a:lnTo>
                                  <a:lnTo>
                                    <a:pt x="2152221" y="3196"/>
                                  </a:lnTo>
                                  <a:lnTo>
                                    <a:pt x="2154781" y="639"/>
                                  </a:lnTo>
                                  <a:lnTo>
                                    <a:pt x="2156329" y="0"/>
                                  </a:lnTo>
                                  <a:lnTo>
                                    <a:pt x="2159936" y="0"/>
                                  </a:lnTo>
                                  <a:lnTo>
                                    <a:pt x="2161484" y="639"/>
                                  </a:lnTo>
                                  <a:lnTo>
                                    <a:pt x="2164044" y="3196"/>
                                  </a:lnTo>
                                  <a:lnTo>
                                    <a:pt x="2164687" y="4740"/>
                                  </a:lnTo>
                                  <a:lnTo>
                                    <a:pt x="2164687" y="8356"/>
                                  </a:lnTo>
                                  <a:lnTo>
                                    <a:pt x="2164044" y="9900"/>
                                  </a:lnTo>
                                  <a:lnTo>
                                    <a:pt x="2161484" y="12457"/>
                                  </a:lnTo>
                                  <a:lnTo>
                                    <a:pt x="21599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6178" y="13096"/>
                                  </a:moveTo>
                                  <a:lnTo>
                                    <a:pt x="2182558" y="13096"/>
                                  </a:lnTo>
                                  <a:lnTo>
                                    <a:pt x="2181022" y="12457"/>
                                  </a:lnTo>
                                  <a:lnTo>
                                    <a:pt x="2178462" y="9900"/>
                                  </a:lnTo>
                                  <a:lnTo>
                                    <a:pt x="2177819" y="8356"/>
                                  </a:lnTo>
                                  <a:lnTo>
                                    <a:pt x="2177819" y="4740"/>
                                  </a:lnTo>
                                  <a:lnTo>
                                    <a:pt x="2178462" y="3196"/>
                                  </a:lnTo>
                                  <a:lnTo>
                                    <a:pt x="2181022" y="639"/>
                                  </a:lnTo>
                                  <a:lnTo>
                                    <a:pt x="2182558" y="0"/>
                                  </a:lnTo>
                                  <a:lnTo>
                                    <a:pt x="2186178" y="0"/>
                                  </a:lnTo>
                                  <a:lnTo>
                                    <a:pt x="2187725" y="639"/>
                                  </a:lnTo>
                                  <a:lnTo>
                                    <a:pt x="2190285" y="3196"/>
                                  </a:lnTo>
                                  <a:lnTo>
                                    <a:pt x="2190916" y="4740"/>
                                  </a:lnTo>
                                  <a:lnTo>
                                    <a:pt x="2190916" y="8356"/>
                                  </a:lnTo>
                                  <a:lnTo>
                                    <a:pt x="2190285" y="9900"/>
                                  </a:lnTo>
                                  <a:lnTo>
                                    <a:pt x="2187725" y="12457"/>
                                  </a:lnTo>
                                  <a:lnTo>
                                    <a:pt x="2186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12419" y="13096"/>
                                  </a:moveTo>
                                  <a:lnTo>
                                    <a:pt x="2208799" y="13096"/>
                                  </a:lnTo>
                                  <a:lnTo>
                                    <a:pt x="2207264" y="12457"/>
                                  </a:lnTo>
                                  <a:lnTo>
                                    <a:pt x="2204704" y="9900"/>
                                  </a:lnTo>
                                  <a:lnTo>
                                    <a:pt x="2204061" y="8356"/>
                                  </a:lnTo>
                                  <a:lnTo>
                                    <a:pt x="2204061" y="4740"/>
                                  </a:lnTo>
                                  <a:lnTo>
                                    <a:pt x="2204704" y="3196"/>
                                  </a:lnTo>
                                  <a:lnTo>
                                    <a:pt x="2207264" y="639"/>
                                  </a:lnTo>
                                  <a:lnTo>
                                    <a:pt x="2208799" y="0"/>
                                  </a:lnTo>
                                  <a:lnTo>
                                    <a:pt x="2212419" y="0"/>
                                  </a:lnTo>
                                  <a:lnTo>
                                    <a:pt x="2213967" y="639"/>
                                  </a:lnTo>
                                  <a:lnTo>
                                    <a:pt x="2216515" y="3196"/>
                                  </a:lnTo>
                                  <a:lnTo>
                                    <a:pt x="2217158" y="4740"/>
                                  </a:lnTo>
                                  <a:lnTo>
                                    <a:pt x="2217158" y="8356"/>
                                  </a:lnTo>
                                  <a:lnTo>
                                    <a:pt x="2216515" y="9900"/>
                                  </a:lnTo>
                                  <a:lnTo>
                                    <a:pt x="2213967" y="12457"/>
                                  </a:lnTo>
                                  <a:lnTo>
                                    <a:pt x="22124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38660" y="13096"/>
                                  </a:moveTo>
                                  <a:lnTo>
                                    <a:pt x="2235041" y="13096"/>
                                  </a:lnTo>
                                  <a:lnTo>
                                    <a:pt x="2233493" y="12457"/>
                                  </a:lnTo>
                                  <a:lnTo>
                                    <a:pt x="2230945" y="9900"/>
                                  </a:lnTo>
                                  <a:lnTo>
                                    <a:pt x="2230302" y="8356"/>
                                  </a:lnTo>
                                  <a:lnTo>
                                    <a:pt x="2230302" y="4740"/>
                                  </a:lnTo>
                                  <a:lnTo>
                                    <a:pt x="2230945" y="3196"/>
                                  </a:lnTo>
                                  <a:lnTo>
                                    <a:pt x="2233493" y="639"/>
                                  </a:lnTo>
                                  <a:lnTo>
                                    <a:pt x="2235041" y="0"/>
                                  </a:lnTo>
                                  <a:lnTo>
                                    <a:pt x="2238660" y="0"/>
                                  </a:lnTo>
                                  <a:lnTo>
                                    <a:pt x="2240196" y="639"/>
                                  </a:lnTo>
                                  <a:lnTo>
                                    <a:pt x="2242756" y="3196"/>
                                  </a:lnTo>
                                  <a:lnTo>
                                    <a:pt x="2243399" y="4740"/>
                                  </a:lnTo>
                                  <a:lnTo>
                                    <a:pt x="2243399" y="8356"/>
                                  </a:lnTo>
                                  <a:lnTo>
                                    <a:pt x="2242756" y="9900"/>
                                  </a:lnTo>
                                  <a:lnTo>
                                    <a:pt x="2240196" y="12457"/>
                                  </a:lnTo>
                                  <a:lnTo>
                                    <a:pt x="22386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64902" y="13096"/>
                                  </a:moveTo>
                                  <a:lnTo>
                                    <a:pt x="2261282" y="13096"/>
                                  </a:lnTo>
                                  <a:lnTo>
                                    <a:pt x="2259734" y="12457"/>
                                  </a:lnTo>
                                  <a:lnTo>
                                    <a:pt x="2257175" y="9900"/>
                                  </a:lnTo>
                                  <a:lnTo>
                                    <a:pt x="2256544" y="8356"/>
                                  </a:lnTo>
                                  <a:lnTo>
                                    <a:pt x="2256544" y="4740"/>
                                  </a:lnTo>
                                  <a:lnTo>
                                    <a:pt x="2257175" y="3196"/>
                                  </a:lnTo>
                                  <a:lnTo>
                                    <a:pt x="2259734" y="639"/>
                                  </a:lnTo>
                                  <a:lnTo>
                                    <a:pt x="2261282" y="0"/>
                                  </a:lnTo>
                                  <a:lnTo>
                                    <a:pt x="2264902" y="0"/>
                                  </a:lnTo>
                                  <a:lnTo>
                                    <a:pt x="2266438" y="639"/>
                                  </a:lnTo>
                                  <a:lnTo>
                                    <a:pt x="2268997" y="3196"/>
                                  </a:lnTo>
                                  <a:lnTo>
                                    <a:pt x="2269640" y="4740"/>
                                  </a:lnTo>
                                  <a:lnTo>
                                    <a:pt x="2269640" y="8356"/>
                                  </a:lnTo>
                                  <a:lnTo>
                                    <a:pt x="2268997" y="9900"/>
                                  </a:lnTo>
                                  <a:lnTo>
                                    <a:pt x="2266438" y="12457"/>
                                  </a:lnTo>
                                  <a:lnTo>
                                    <a:pt x="226490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91131" y="13096"/>
                                  </a:moveTo>
                                  <a:lnTo>
                                    <a:pt x="2287524" y="13096"/>
                                  </a:lnTo>
                                  <a:lnTo>
                                    <a:pt x="2285976" y="12457"/>
                                  </a:lnTo>
                                  <a:lnTo>
                                    <a:pt x="2283416" y="9900"/>
                                  </a:lnTo>
                                  <a:lnTo>
                                    <a:pt x="2282773" y="8356"/>
                                  </a:lnTo>
                                  <a:lnTo>
                                    <a:pt x="2282773" y="4740"/>
                                  </a:lnTo>
                                  <a:lnTo>
                                    <a:pt x="2283416" y="3196"/>
                                  </a:lnTo>
                                  <a:lnTo>
                                    <a:pt x="2285976" y="639"/>
                                  </a:lnTo>
                                  <a:lnTo>
                                    <a:pt x="2287524" y="0"/>
                                  </a:lnTo>
                                  <a:lnTo>
                                    <a:pt x="2291131" y="0"/>
                                  </a:lnTo>
                                  <a:lnTo>
                                    <a:pt x="2292679" y="639"/>
                                  </a:lnTo>
                                  <a:lnTo>
                                    <a:pt x="2295239" y="3196"/>
                                  </a:lnTo>
                                  <a:lnTo>
                                    <a:pt x="2295870" y="4740"/>
                                  </a:lnTo>
                                  <a:lnTo>
                                    <a:pt x="2295870" y="8356"/>
                                  </a:lnTo>
                                  <a:lnTo>
                                    <a:pt x="2295239" y="9900"/>
                                  </a:lnTo>
                                  <a:lnTo>
                                    <a:pt x="2292679" y="12457"/>
                                  </a:lnTo>
                                  <a:lnTo>
                                    <a:pt x="229113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17373" y="13096"/>
                                  </a:moveTo>
                                  <a:lnTo>
                                    <a:pt x="2313753" y="13096"/>
                                  </a:lnTo>
                                  <a:lnTo>
                                    <a:pt x="2312217" y="12457"/>
                                  </a:lnTo>
                                  <a:lnTo>
                                    <a:pt x="2309657" y="9900"/>
                                  </a:lnTo>
                                  <a:lnTo>
                                    <a:pt x="2309014" y="8356"/>
                                  </a:lnTo>
                                  <a:lnTo>
                                    <a:pt x="2309014" y="4740"/>
                                  </a:lnTo>
                                  <a:lnTo>
                                    <a:pt x="2309657" y="3196"/>
                                  </a:lnTo>
                                  <a:lnTo>
                                    <a:pt x="2312217" y="639"/>
                                  </a:lnTo>
                                  <a:lnTo>
                                    <a:pt x="2313753" y="0"/>
                                  </a:lnTo>
                                  <a:lnTo>
                                    <a:pt x="2317373" y="0"/>
                                  </a:lnTo>
                                  <a:lnTo>
                                    <a:pt x="2318920" y="639"/>
                                  </a:lnTo>
                                  <a:lnTo>
                                    <a:pt x="2321480" y="3196"/>
                                  </a:lnTo>
                                  <a:lnTo>
                                    <a:pt x="2322111" y="4740"/>
                                  </a:lnTo>
                                  <a:lnTo>
                                    <a:pt x="2322111" y="8356"/>
                                  </a:lnTo>
                                  <a:lnTo>
                                    <a:pt x="2321480" y="9900"/>
                                  </a:lnTo>
                                  <a:lnTo>
                                    <a:pt x="2318920" y="12457"/>
                                  </a:lnTo>
                                  <a:lnTo>
                                    <a:pt x="23173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43614" y="13096"/>
                                  </a:moveTo>
                                  <a:lnTo>
                                    <a:pt x="2339994" y="13096"/>
                                  </a:lnTo>
                                  <a:lnTo>
                                    <a:pt x="2338459" y="12457"/>
                                  </a:lnTo>
                                  <a:lnTo>
                                    <a:pt x="2335899" y="9900"/>
                                  </a:lnTo>
                                  <a:lnTo>
                                    <a:pt x="2335256" y="8356"/>
                                  </a:lnTo>
                                  <a:lnTo>
                                    <a:pt x="2335256" y="4740"/>
                                  </a:lnTo>
                                  <a:lnTo>
                                    <a:pt x="2335899" y="3196"/>
                                  </a:lnTo>
                                  <a:lnTo>
                                    <a:pt x="2338459" y="639"/>
                                  </a:lnTo>
                                  <a:lnTo>
                                    <a:pt x="2339994" y="0"/>
                                  </a:lnTo>
                                  <a:lnTo>
                                    <a:pt x="2343614" y="0"/>
                                  </a:lnTo>
                                  <a:lnTo>
                                    <a:pt x="2345162" y="639"/>
                                  </a:lnTo>
                                  <a:lnTo>
                                    <a:pt x="2347710" y="3196"/>
                                  </a:lnTo>
                                  <a:lnTo>
                                    <a:pt x="2348353" y="4740"/>
                                  </a:lnTo>
                                  <a:lnTo>
                                    <a:pt x="2348353" y="8356"/>
                                  </a:lnTo>
                                  <a:lnTo>
                                    <a:pt x="2347710" y="9900"/>
                                  </a:lnTo>
                                  <a:lnTo>
                                    <a:pt x="2345162" y="12457"/>
                                  </a:lnTo>
                                  <a:lnTo>
                                    <a:pt x="23436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69855" y="13096"/>
                                  </a:moveTo>
                                  <a:lnTo>
                                    <a:pt x="2366236" y="13096"/>
                                  </a:lnTo>
                                  <a:lnTo>
                                    <a:pt x="2364688" y="12457"/>
                                  </a:lnTo>
                                  <a:lnTo>
                                    <a:pt x="2362140" y="9900"/>
                                  </a:lnTo>
                                  <a:lnTo>
                                    <a:pt x="2361497" y="8356"/>
                                  </a:lnTo>
                                  <a:lnTo>
                                    <a:pt x="2361497" y="4740"/>
                                  </a:lnTo>
                                  <a:lnTo>
                                    <a:pt x="2362140" y="3196"/>
                                  </a:lnTo>
                                  <a:lnTo>
                                    <a:pt x="2364688" y="639"/>
                                  </a:lnTo>
                                  <a:lnTo>
                                    <a:pt x="2366236" y="0"/>
                                  </a:lnTo>
                                  <a:lnTo>
                                    <a:pt x="2369855" y="0"/>
                                  </a:lnTo>
                                  <a:lnTo>
                                    <a:pt x="2371391" y="639"/>
                                  </a:lnTo>
                                  <a:lnTo>
                                    <a:pt x="2373951" y="3196"/>
                                  </a:lnTo>
                                  <a:lnTo>
                                    <a:pt x="2374594" y="4740"/>
                                  </a:lnTo>
                                  <a:lnTo>
                                    <a:pt x="2374594" y="8356"/>
                                  </a:lnTo>
                                  <a:lnTo>
                                    <a:pt x="2373951" y="9900"/>
                                  </a:lnTo>
                                  <a:lnTo>
                                    <a:pt x="2371391" y="12457"/>
                                  </a:lnTo>
                                  <a:lnTo>
                                    <a:pt x="23698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96097" y="13096"/>
                                  </a:moveTo>
                                  <a:lnTo>
                                    <a:pt x="2392477" y="13096"/>
                                  </a:lnTo>
                                  <a:lnTo>
                                    <a:pt x="2390929" y="12457"/>
                                  </a:lnTo>
                                  <a:lnTo>
                                    <a:pt x="2388370" y="9900"/>
                                  </a:lnTo>
                                  <a:lnTo>
                                    <a:pt x="2387738" y="8356"/>
                                  </a:lnTo>
                                  <a:lnTo>
                                    <a:pt x="2387738" y="4740"/>
                                  </a:lnTo>
                                  <a:lnTo>
                                    <a:pt x="2388370" y="3196"/>
                                  </a:lnTo>
                                  <a:lnTo>
                                    <a:pt x="2390929" y="639"/>
                                  </a:lnTo>
                                  <a:lnTo>
                                    <a:pt x="2392477" y="0"/>
                                  </a:lnTo>
                                  <a:lnTo>
                                    <a:pt x="2396097" y="0"/>
                                  </a:lnTo>
                                  <a:lnTo>
                                    <a:pt x="2397633" y="639"/>
                                  </a:lnTo>
                                  <a:lnTo>
                                    <a:pt x="2400192" y="3196"/>
                                  </a:lnTo>
                                  <a:lnTo>
                                    <a:pt x="2400835" y="4740"/>
                                  </a:lnTo>
                                  <a:lnTo>
                                    <a:pt x="2400835" y="8356"/>
                                  </a:lnTo>
                                  <a:lnTo>
                                    <a:pt x="2400192" y="9900"/>
                                  </a:lnTo>
                                  <a:lnTo>
                                    <a:pt x="2397633" y="12457"/>
                                  </a:lnTo>
                                  <a:lnTo>
                                    <a:pt x="239609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22326" y="13096"/>
                                  </a:moveTo>
                                  <a:lnTo>
                                    <a:pt x="2418719" y="13096"/>
                                  </a:lnTo>
                                  <a:lnTo>
                                    <a:pt x="2417171" y="12457"/>
                                  </a:lnTo>
                                  <a:lnTo>
                                    <a:pt x="2414611" y="9900"/>
                                  </a:lnTo>
                                  <a:lnTo>
                                    <a:pt x="2413968" y="8356"/>
                                  </a:lnTo>
                                  <a:lnTo>
                                    <a:pt x="2413968" y="4740"/>
                                  </a:lnTo>
                                  <a:lnTo>
                                    <a:pt x="2414611" y="3196"/>
                                  </a:lnTo>
                                  <a:lnTo>
                                    <a:pt x="2417171" y="639"/>
                                  </a:lnTo>
                                  <a:lnTo>
                                    <a:pt x="2418719" y="0"/>
                                  </a:lnTo>
                                  <a:lnTo>
                                    <a:pt x="2422326" y="0"/>
                                  </a:lnTo>
                                  <a:lnTo>
                                    <a:pt x="2423874" y="639"/>
                                  </a:lnTo>
                                  <a:lnTo>
                                    <a:pt x="2426434" y="3196"/>
                                  </a:lnTo>
                                  <a:lnTo>
                                    <a:pt x="2427065" y="4740"/>
                                  </a:lnTo>
                                  <a:lnTo>
                                    <a:pt x="2427065" y="8356"/>
                                  </a:lnTo>
                                  <a:lnTo>
                                    <a:pt x="2426434" y="9900"/>
                                  </a:lnTo>
                                  <a:lnTo>
                                    <a:pt x="2423874" y="12457"/>
                                  </a:lnTo>
                                  <a:lnTo>
                                    <a:pt x="24223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8568" y="13096"/>
                                  </a:moveTo>
                                  <a:lnTo>
                                    <a:pt x="2444948" y="13096"/>
                                  </a:lnTo>
                                  <a:lnTo>
                                    <a:pt x="2443412" y="12457"/>
                                  </a:lnTo>
                                  <a:lnTo>
                                    <a:pt x="2440852" y="9900"/>
                                  </a:lnTo>
                                  <a:lnTo>
                                    <a:pt x="2440209" y="8356"/>
                                  </a:lnTo>
                                  <a:lnTo>
                                    <a:pt x="2440209" y="4740"/>
                                  </a:lnTo>
                                  <a:lnTo>
                                    <a:pt x="2440852" y="3196"/>
                                  </a:lnTo>
                                  <a:lnTo>
                                    <a:pt x="2443412" y="639"/>
                                  </a:lnTo>
                                  <a:lnTo>
                                    <a:pt x="2444948" y="0"/>
                                  </a:lnTo>
                                  <a:lnTo>
                                    <a:pt x="2448568" y="0"/>
                                  </a:lnTo>
                                  <a:lnTo>
                                    <a:pt x="2450115" y="639"/>
                                  </a:lnTo>
                                  <a:lnTo>
                                    <a:pt x="2452675" y="3196"/>
                                  </a:lnTo>
                                  <a:lnTo>
                                    <a:pt x="2453306" y="4740"/>
                                  </a:lnTo>
                                  <a:lnTo>
                                    <a:pt x="2453306" y="8356"/>
                                  </a:lnTo>
                                  <a:lnTo>
                                    <a:pt x="2452675" y="9900"/>
                                  </a:lnTo>
                                  <a:lnTo>
                                    <a:pt x="2450115" y="12457"/>
                                  </a:lnTo>
                                  <a:lnTo>
                                    <a:pt x="24485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74809" y="13096"/>
                                  </a:moveTo>
                                  <a:lnTo>
                                    <a:pt x="2471189" y="13096"/>
                                  </a:lnTo>
                                  <a:lnTo>
                                    <a:pt x="2469642" y="12457"/>
                                  </a:lnTo>
                                  <a:lnTo>
                                    <a:pt x="2467094" y="9900"/>
                                  </a:lnTo>
                                  <a:lnTo>
                                    <a:pt x="2466451" y="8356"/>
                                  </a:lnTo>
                                  <a:lnTo>
                                    <a:pt x="2466451" y="4740"/>
                                  </a:lnTo>
                                  <a:lnTo>
                                    <a:pt x="2467094" y="3196"/>
                                  </a:lnTo>
                                  <a:lnTo>
                                    <a:pt x="2469642" y="639"/>
                                  </a:lnTo>
                                  <a:lnTo>
                                    <a:pt x="2471189" y="0"/>
                                  </a:lnTo>
                                  <a:lnTo>
                                    <a:pt x="2474809" y="0"/>
                                  </a:lnTo>
                                  <a:lnTo>
                                    <a:pt x="2476357" y="639"/>
                                  </a:lnTo>
                                  <a:lnTo>
                                    <a:pt x="2478905" y="3196"/>
                                  </a:lnTo>
                                  <a:lnTo>
                                    <a:pt x="2479548" y="4740"/>
                                  </a:lnTo>
                                  <a:lnTo>
                                    <a:pt x="2479548" y="8356"/>
                                  </a:lnTo>
                                  <a:lnTo>
                                    <a:pt x="2478905" y="9900"/>
                                  </a:lnTo>
                                  <a:lnTo>
                                    <a:pt x="2476357" y="12457"/>
                                  </a:lnTo>
                                  <a:lnTo>
                                    <a:pt x="24748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01050" y="13096"/>
                                  </a:moveTo>
                                  <a:lnTo>
                                    <a:pt x="2497431" y="13096"/>
                                  </a:lnTo>
                                  <a:lnTo>
                                    <a:pt x="2495883" y="12457"/>
                                  </a:lnTo>
                                  <a:lnTo>
                                    <a:pt x="2493323" y="9900"/>
                                  </a:lnTo>
                                  <a:lnTo>
                                    <a:pt x="2492692" y="8356"/>
                                  </a:lnTo>
                                  <a:lnTo>
                                    <a:pt x="2492692" y="4740"/>
                                  </a:lnTo>
                                  <a:lnTo>
                                    <a:pt x="2493323" y="3196"/>
                                  </a:lnTo>
                                  <a:lnTo>
                                    <a:pt x="2495883" y="639"/>
                                  </a:lnTo>
                                  <a:lnTo>
                                    <a:pt x="2497431" y="0"/>
                                  </a:lnTo>
                                  <a:lnTo>
                                    <a:pt x="2501050" y="0"/>
                                  </a:lnTo>
                                  <a:lnTo>
                                    <a:pt x="2502586" y="639"/>
                                  </a:lnTo>
                                  <a:lnTo>
                                    <a:pt x="2505146" y="3196"/>
                                  </a:lnTo>
                                  <a:lnTo>
                                    <a:pt x="2505789" y="4740"/>
                                  </a:lnTo>
                                  <a:lnTo>
                                    <a:pt x="2505789" y="8356"/>
                                  </a:lnTo>
                                  <a:lnTo>
                                    <a:pt x="2505146" y="9900"/>
                                  </a:lnTo>
                                  <a:lnTo>
                                    <a:pt x="2502586" y="12457"/>
                                  </a:lnTo>
                                  <a:lnTo>
                                    <a:pt x="25010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27280" y="13096"/>
                                  </a:moveTo>
                                  <a:lnTo>
                                    <a:pt x="2523672" y="13096"/>
                                  </a:lnTo>
                                  <a:lnTo>
                                    <a:pt x="2522124" y="12457"/>
                                  </a:lnTo>
                                  <a:lnTo>
                                    <a:pt x="2519564" y="9900"/>
                                  </a:lnTo>
                                  <a:lnTo>
                                    <a:pt x="2518933" y="8356"/>
                                  </a:lnTo>
                                  <a:lnTo>
                                    <a:pt x="2518933" y="4740"/>
                                  </a:lnTo>
                                  <a:lnTo>
                                    <a:pt x="2519564" y="3196"/>
                                  </a:lnTo>
                                  <a:lnTo>
                                    <a:pt x="2522124" y="639"/>
                                  </a:lnTo>
                                  <a:lnTo>
                                    <a:pt x="2523672" y="0"/>
                                  </a:lnTo>
                                  <a:lnTo>
                                    <a:pt x="2527280" y="0"/>
                                  </a:lnTo>
                                  <a:lnTo>
                                    <a:pt x="2528828" y="639"/>
                                  </a:lnTo>
                                  <a:lnTo>
                                    <a:pt x="2531387" y="3196"/>
                                  </a:lnTo>
                                  <a:lnTo>
                                    <a:pt x="2532030" y="4740"/>
                                  </a:lnTo>
                                  <a:lnTo>
                                    <a:pt x="2532030" y="8356"/>
                                  </a:lnTo>
                                  <a:lnTo>
                                    <a:pt x="2531387" y="9900"/>
                                  </a:lnTo>
                                  <a:lnTo>
                                    <a:pt x="2528828" y="12457"/>
                                  </a:lnTo>
                                  <a:lnTo>
                                    <a:pt x="25272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53521" y="13096"/>
                                  </a:moveTo>
                                  <a:lnTo>
                                    <a:pt x="2549902" y="13096"/>
                                  </a:lnTo>
                                  <a:lnTo>
                                    <a:pt x="2548366" y="12457"/>
                                  </a:lnTo>
                                  <a:lnTo>
                                    <a:pt x="2545806" y="9900"/>
                                  </a:lnTo>
                                  <a:lnTo>
                                    <a:pt x="2545163" y="8356"/>
                                  </a:lnTo>
                                  <a:lnTo>
                                    <a:pt x="2545163" y="4740"/>
                                  </a:lnTo>
                                  <a:lnTo>
                                    <a:pt x="2545806" y="3196"/>
                                  </a:lnTo>
                                  <a:lnTo>
                                    <a:pt x="2548366" y="639"/>
                                  </a:lnTo>
                                  <a:lnTo>
                                    <a:pt x="2549902" y="0"/>
                                  </a:lnTo>
                                  <a:lnTo>
                                    <a:pt x="2553521" y="0"/>
                                  </a:lnTo>
                                  <a:lnTo>
                                    <a:pt x="2555069" y="639"/>
                                  </a:lnTo>
                                  <a:lnTo>
                                    <a:pt x="2557629" y="3196"/>
                                  </a:lnTo>
                                  <a:lnTo>
                                    <a:pt x="2558260" y="4740"/>
                                  </a:lnTo>
                                  <a:lnTo>
                                    <a:pt x="2558260" y="8356"/>
                                  </a:lnTo>
                                  <a:lnTo>
                                    <a:pt x="2557629" y="9900"/>
                                  </a:lnTo>
                                  <a:lnTo>
                                    <a:pt x="2555069" y="12457"/>
                                  </a:lnTo>
                                  <a:lnTo>
                                    <a:pt x="255352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79762" y="13096"/>
                                  </a:moveTo>
                                  <a:lnTo>
                                    <a:pt x="2576143" y="13096"/>
                                  </a:lnTo>
                                  <a:lnTo>
                                    <a:pt x="2574607" y="12457"/>
                                  </a:lnTo>
                                  <a:lnTo>
                                    <a:pt x="2572047" y="9900"/>
                                  </a:lnTo>
                                  <a:lnTo>
                                    <a:pt x="2571404" y="8356"/>
                                  </a:lnTo>
                                  <a:lnTo>
                                    <a:pt x="2571404" y="4740"/>
                                  </a:lnTo>
                                  <a:lnTo>
                                    <a:pt x="2572047" y="3196"/>
                                  </a:lnTo>
                                  <a:lnTo>
                                    <a:pt x="2574607" y="639"/>
                                  </a:lnTo>
                                  <a:lnTo>
                                    <a:pt x="2576143" y="0"/>
                                  </a:lnTo>
                                  <a:lnTo>
                                    <a:pt x="2579762" y="0"/>
                                  </a:lnTo>
                                  <a:lnTo>
                                    <a:pt x="2581310" y="639"/>
                                  </a:lnTo>
                                  <a:lnTo>
                                    <a:pt x="2583858" y="3196"/>
                                  </a:lnTo>
                                  <a:lnTo>
                                    <a:pt x="2584501" y="4740"/>
                                  </a:lnTo>
                                  <a:lnTo>
                                    <a:pt x="2584501" y="8356"/>
                                  </a:lnTo>
                                  <a:lnTo>
                                    <a:pt x="2583858" y="9900"/>
                                  </a:lnTo>
                                  <a:lnTo>
                                    <a:pt x="2581310" y="12457"/>
                                  </a:lnTo>
                                  <a:lnTo>
                                    <a:pt x="257976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06004" y="13096"/>
                                  </a:moveTo>
                                  <a:lnTo>
                                    <a:pt x="2602384" y="13096"/>
                                  </a:lnTo>
                                  <a:lnTo>
                                    <a:pt x="2600837" y="12457"/>
                                  </a:lnTo>
                                  <a:lnTo>
                                    <a:pt x="2598289" y="9900"/>
                                  </a:lnTo>
                                  <a:lnTo>
                                    <a:pt x="2597646" y="8356"/>
                                  </a:lnTo>
                                  <a:lnTo>
                                    <a:pt x="2597646" y="4740"/>
                                  </a:lnTo>
                                  <a:lnTo>
                                    <a:pt x="2598289" y="3196"/>
                                  </a:lnTo>
                                  <a:lnTo>
                                    <a:pt x="2600837" y="639"/>
                                  </a:lnTo>
                                  <a:lnTo>
                                    <a:pt x="2602384" y="0"/>
                                  </a:lnTo>
                                  <a:lnTo>
                                    <a:pt x="2606004" y="0"/>
                                  </a:lnTo>
                                  <a:lnTo>
                                    <a:pt x="2607540" y="639"/>
                                  </a:lnTo>
                                  <a:lnTo>
                                    <a:pt x="2610100" y="3196"/>
                                  </a:lnTo>
                                  <a:lnTo>
                                    <a:pt x="2610743" y="4740"/>
                                  </a:lnTo>
                                  <a:lnTo>
                                    <a:pt x="2610743" y="8356"/>
                                  </a:lnTo>
                                  <a:lnTo>
                                    <a:pt x="2610100" y="9900"/>
                                  </a:lnTo>
                                  <a:lnTo>
                                    <a:pt x="2607540" y="12457"/>
                                  </a:lnTo>
                                  <a:lnTo>
                                    <a:pt x="26060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32245" y="13096"/>
                                  </a:moveTo>
                                  <a:lnTo>
                                    <a:pt x="2628626" y="13096"/>
                                  </a:lnTo>
                                  <a:lnTo>
                                    <a:pt x="2627078" y="12457"/>
                                  </a:lnTo>
                                  <a:lnTo>
                                    <a:pt x="2624518" y="9900"/>
                                  </a:lnTo>
                                  <a:lnTo>
                                    <a:pt x="2623887" y="8356"/>
                                  </a:lnTo>
                                  <a:lnTo>
                                    <a:pt x="2623887" y="4740"/>
                                  </a:lnTo>
                                  <a:lnTo>
                                    <a:pt x="2624518" y="3196"/>
                                  </a:lnTo>
                                  <a:lnTo>
                                    <a:pt x="2627078" y="639"/>
                                  </a:lnTo>
                                  <a:lnTo>
                                    <a:pt x="2628626" y="0"/>
                                  </a:lnTo>
                                  <a:lnTo>
                                    <a:pt x="2632245" y="0"/>
                                  </a:lnTo>
                                  <a:lnTo>
                                    <a:pt x="2633781" y="639"/>
                                  </a:lnTo>
                                  <a:lnTo>
                                    <a:pt x="2636341" y="3196"/>
                                  </a:lnTo>
                                  <a:lnTo>
                                    <a:pt x="2636984" y="4740"/>
                                  </a:lnTo>
                                  <a:lnTo>
                                    <a:pt x="2636984" y="8356"/>
                                  </a:lnTo>
                                  <a:lnTo>
                                    <a:pt x="2636341" y="9900"/>
                                  </a:lnTo>
                                  <a:lnTo>
                                    <a:pt x="2633781" y="12457"/>
                                  </a:lnTo>
                                  <a:lnTo>
                                    <a:pt x="26322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58475" y="13096"/>
                                  </a:moveTo>
                                  <a:lnTo>
                                    <a:pt x="2654867" y="13096"/>
                                  </a:lnTo>
                                  <a:lnTo>
                                    <a:pt x="2653319" y="12457"/>
                                  </a:lnTo>
                                  <a:lnTo>
                                    <a:pt x="2650759" y="9900"/>
                                  </a:lnTo>
                                  <a:lnTo>
                                    <a:pt x="2650128" y="8356"/>
                                  </a:lnTo>
                                  <a:lnTo>
                                    <a:pt x="2650128" y="4740"/>
                                  </a:lnTo>
                                  <a:lnTo>
                                    <a:pt x="2650759" y="3196"/>
                                  </a:lnTo>
                                  <a:lnTo>
                                    <a:pt x="2653319" y="639"/>
                                  </a:lnTo>
                                  <a:lnTo>
                                    <a:pt x="2654867" y="0"/>
                                  </a:lnTo>
                                  <a:lnTo>
                                    <a:pt x="2658475" y="0"/>
                                  </a:lnTo>
                                  <a:lnTo>
                                    <a:pt x="2660023" y="639"/>
                                  </a:lnTo>
                                  <a:lnTo>
                                    <a:pt x="2662582" y="3196"/>
                                  </a:lnTo>
                                  <a:lnTo>
                                    <a:pt x="2663225" y="4740"/>
                                  </a:lnTo>
                                  <a:lnTo>
                                    <a:pt x="2663225" y="8356"/>
                                  </a:lnTo>
                                  <a:lnTo>
                                    <a:pt x="2662582" y="9900"/>
                                  </a:lnTo>
                                  <a:lnTo>
                                    <a:pt x="2660023" y="12457"/>
                                  </a:lnTo>
                                  <a:lnTo>
                                    <a:pt x="26584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84716" y="13096"/>
                                  </a:moveTo>
                                  <a:lnTo>
                                    <a:pt x="2681097" y="13096"/>
                                  </a:lnTo>
                                  <a:lnTo>
                                    <a:pt x="2679561" y="12457"/>
                                  </a:lnTo>
                                  <a:lnTo>
                                    <a:pt x="2677001" y="9900"/>
                                  </a:lnTo>
                                  <a:lnTo>
                                    <a:pt x="2676358" y="8356"/>
                                  </a:lnTo>
                                  <a:lnTo>
                                    <a:pt x="2676358" y="4740"/>
                                  </a:lnTo>
                                  <a:lnTo>
                                    <a:pt x="2677001" y="3196"/>
                                  </a:lnTo>
                                  <a:lnTo>
                                    <a:pt x="2679561" y="639"/>
                                  </a:lnTo>
                                  <a:lnTo>
                                    <a:pt x="2681097" y="0"/>
                                  </a:lnTo>
                                  <a:lnTo>
                                    <a:pt x="2684716" y="0"/>
                                  </a:lnTo>
                                  <a:lnTo>
                                    <a:pt x="2686264" y="639"/>
                                  </a:lnTo>
                                  <a:lnTo>
                                    <a:pt x="2688824" y="3196"/>
                                  </a:lnTo>
                                  <a:lnTo>
                                    <a:pt x="2689455" y="4740"/>
                                  </a:lnTo>
                                  <a:lnTo>
                                    <a:pt x="2689455" y="8356"/>
                                  </a:lnTo>
                                  <a:lnTo>
                                    <a:pt x="2688824" y="9900"/>
                                  </a:lnTo>
                                  <a:lnTo>
                                    <a:pt x="2686264" y="12457"/>
                                  </a:lnTo>
                                  <a:lnTo>
                                    <a:pt x="268471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10957" y="13096"/>
                                  </a:moveTo>
                                  <a:lnTo>
                                    <a:pt x="2707338" y="13096"/>
                                  </a:lnTo>
                                  <a:lnTo>
                                    <a:pt x="2705802" y="12457"/>
                                  </a:lnTo>
                                  <a:lnTo>
                                    <a:pt x="2703242" y="9900"/>
                                  </a:lnTo>
                                  <a:lnTo>
                                    <a:pt x="2702599" y="8356"/>
                                  </a:lnTo>
                                  <a:lnTo>
                                    <a:pt x="2702599" y="4740"/>
                                  </a:lnTo>
                                  <a:lnTo>
                                    <a:pt x="2703242" y="3196"/>
                                  </a:lnTo>
                                  <a:lnTo>
                                    <a:pt x="2705802" y="639"/>
                                  </a:lnTo>
                                  <a:lnTo>
                                    <a:pt x="2707338" y="0"/>
                                  </a:lnTo>
                                  <a:lnTo>
                                    <a:pt x="2710957" y="0"/>
                                  </a:lnTo>
                                  <a:lnTo>
                                    <a:pt x="2712505" y="639"/>
                                  </a:lnTo>
                                  <a:lnTo>
                                    <a:pt x="2715053" y="3196"/>
                                  </a:lnTo>
                                  <a:lnTo>
                                    <a:pt x="2715696" y="4740"/>
                                  </a:lnTo>
                                  <a:lnTo>
                                    <a:pt x="2715696" y="8356"/>
                                  </a:lnTo>
                                  <a:lnTo>
                                    <a:pt x="2715053" y="9900"/>
                                  </a:lnTo>
                                  <a:lnTo>
                                    <a:pt x="2712505" y="12457"/>
                                  </a:lnTo>
                                  <a:lnTo>
                                    <a:pt x="27109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37199" y="13096"/>
                                  </a:moveTo>
                                  <a:lnTo>
                                    <a:pt x="2733579" y="13096"/>
                                  </a:lnTo>
                                  <a:lnTo>
                                    <a:pt x="2732032" y="12457"/>
                                  </a:lnTo>
                                  <a:lnTo>
                                    <a:pt x="2729484" y="9900"/>
                                  </a:lnTo>
                                  <a:lnTo>
                                    <a:pt x="2728841" y="8356"/>
                                  </a:lnTo>
                                  <a:lnTo>
                                    <a:pt x="2728841" y="4740"/>
                                  </a:lnTo>
                                  <a:lnTo>
                                    <a:pt x="2729484" y="3196"/>
                                  </a:lnTo>
                                  <a:lnTo>
                                    <a:pt x="2732032" y="639"/>
                                  </a:lnTo>
                                  <a:lnTo>
                                    <a:pt x="2733579" y="0"/>
                                  </a:lnTo>
                                  <a:lnTo>
                                    <a:pt x="2737199" y="0"/>
                                  </a:lnTo>
                                  <a:lnTo>
                                    <a:pt x="2738735" y="639"/>
                                  </a:lnTo>
                                  <a:lnTo>
                                    <a:pt x="2741295" y="3196"/>
                                  </a:lnTo>
                                  <a:lnTo>
                                    <a:pt x="2741938" y="4740"/>
                                  </a:lnTo>
                                  <a:lnTo>
                                    <a:pt x="2741938" y="8356"/>
                                  </a:lnTo>
                                  <a:lnTo>
                                    <a:pt x="2741295" y="9900"/>
                                  </a:lnTo>
                                  <a:lnTo>
                                    <a:pt x="2738735" y="12457"/>
                                  </a:lnTo>
                                  <a:lnTo>
                                    <a:pt x="27371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63440" y="13096"/>
                                  </a:moveTo>
                                  <a:lnTo>
                                    <a:pt x="2759821" y="13096"/>
                                  </a:lnTo>
                                  <a:lnTo>
                                    <a:pt x="2758273" y="12457"/>
                                  </a:lnTo>
                                  <a:lnTo>
                                    <a:pt x="2755713" y="9900"/>
                                  </a:lnTo>
                                  <a:lnTo>
                                    <a:pt x="2755082" y="8356"/>
                                  </a:lnTo>
                                  <a:lnTo>
                                    <a:pt x="2755082" y="4740"/>
                                  </a:lnTo>
                                  <a:lnTo>
                                    <a:pt x="2755713" y="3196"/>
                                  </a:lnTo>
                                  <a:lnTo>
                                    <a:pt x="2758273" y="639"/>
                                  </a:lnTo>
                                  <a:lnTo>
                                    <a:pt x="2759821" y="0"/>
                                  </a:lnTo>
                                  <a:lnTo>
                                    <a:pt x="2763440" y="0"/>
                                  </a:lnTo>
                                  <a:lnTo>
                                    <a:pt x="2764976" y="639"/>
                                  </a:lnTo>
                                  <a:lnTo>
                                    <a:pt x="2767536" y="3196"/>
                                  </a:lnTo>
                                  <a:lnTo>
                                    <a:pt x="2768179" y="4740"/>
                                  </a:lnTo>
                                  <a:lnTo>
                                    <a:pt x="2768179" y="8356"/>
                                  </a:lnTo>
                                  <a:lnTo>
                                    <a:pt x="2767536" y="9900"/>
                                  </a:lnTo>
                                  <a:lnTo>
                                    <a:pt x="2764976" y="12457"/>
                                  </a:lnTo>
                                  <a:lnTo>
                                    <a:pt x="27634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89670" y="13096"/>
                                  </a:moveTo>
                                  <a:lnTo>
                                    <a:pt x="2786062" y="13096"/>
                                  </a:lnTo>
                                  <a:lnTo>
                                    <a:pt x="2784514" y="12457"/>
                                  </a:lnTo>
                                  <a:lnTo>
                                    <a:pt x="2781954" y="9900"/>
                                  </a:lnTo>
                                  <a:lnTo>
                                    <a:pt x="2781311" y="8356"/>
                                  </a:lnTo>
                                  <a:lnTo>
                                    <a:pt x="2781311" y="4740"/>
                                  </a:lnTo>
                                  <a:lnTo>
                                    <a:pt x="2781954" y="3196"/>
                                  </a:lnTo>
                                  <a:lnTo>
                                    <a:pt x="2784514" y="639"/>
                                  </a:lnTo>
                                  <a:lnTo>
                                    <a:pt x="2786062" y="0"/>
                                  </a:lnTo>
                                  <a:lnTo>
                                    <a:pt x="2789670" y="0"/>
                                  </a:lnTo>
                                  <a:lnTo>
                                    <a:pt x="2791217" y="639"/>
                                  </a:lnTo>
                                  <a:lnTo>
                                    <a:pt x="2793777" y="3196"/>
                                  </a:lnTo>
                                  <a:lnTo>
                                    <a:pt x="2794408" y="4740"/>
                                  </a:lnTo>
                                  <a:lnTo>
                                    <a:pt x="2794408" y="8356"/>
                                  </a:lnTo>
                                  <a:lnTo>
                                    <a:pt x="2793777" y="9900"/>
                                  </a:lnTo>
                                  <a:lnTo>
                                    <a:pt x="2791217" y="12457"/>
                                  </a:lnTo>
                                  <a:lnTo>
                                    <a:pt x="27896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15911" y="13096"/>
                                  </a:moveTo>
                                  <a:lnTo>
                                    <a:pt x="2812292" y="13096"/>
                                  </a:lnTo>
                                  <a:lnTo>
                                    <a:pt x="2810756" y="12457"/>
                                  </a:lnTo>
                                  <a:lnTo>
                                    <a:pt x="2808196" y="9900"/>
                                  </a:lnTo>
                                  <a:lnTo>
                                    <a:pt x="2807553" y="8356"/>
                                  </a:lnTo>
                                  <a:lnTo>
                                    <a:pt x="2807553" y="4740"/>
                                  </a:lnTo>
                                  <a:lnTo>
                                    <a:pt x="2808196" y="3196"/>
                                  </a:lnTo>
                                  <a:lnTo>
                                    <a:pt x="2810756" y="639"/>
                                  </a:lnTo>
                                  <a:lnTo>
                                    <a:pt x="2812292" y="0"/>
                                  </a:lnTo>
                                  <a:lnTo>
                                    <a:pt x="2815911" y="0"/>
                                  </a:lnTo>
                                  <a:lnTo>
                                    <a:pt x="2817459" y="639"/>
                                  </a:lnTo>
                                  <a:lnTo>
                                    <a:pt x="2820019" y="3196"/>
                                  </a:lnTo>
                                  <a:lnTo>
                                    <a:pt x="2820650" y="4740"/>
                                  </a:lnTo>
                                  <a:lnTo>
                                    <a:pt x="2820650" y="8356"/>
                                  </a:lnTo>
                                  <a:lnTo>
                                    <a:pt x="2820019" y="9900"/>
                                  </a:lnTo>
                                  <a:lnTo>
                                    <a:pt x="2817459" y="12457"/>
                                  </a:lnTo>
                                  <a:lnTo>
                                    <a:pt x="28159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42152" y="13096"/>
                                  </a:moveTo>
                                  <a:lnTo>
                                    <a:pt x="2838533" y="13096"/>
                                  </a:lnTo>
                                  <a:lnTo>
                                    <a:pt x="2836997" y="12457"/>
                                  </a:lnTo>
                                  <a:lnTo>
                                    <a:pt x="2834437" y="9900"/>
                                  </a:lnTo>
                                  <a:lnTo>
                                    <a:pt x="2833794" y="8356"/>
                                  </a:lnTo>
                                  <a:lnTo>
                                    <a:pt x="2833794" y="4740"/>
                                  </a:lnTo>
                                  <a:lnTo>
                                    <a:pt x="2834437" y="3196"/>
                                  </a:lnTo>
                                  <a:lnTo>
                                    <a:pt x="2836997" y="639"/>
                                  </a:lnTo>
                                  <a:lnTo>
                                    <a:pt x="2838533" y="0"/>
                                  </a:lnTo>
                                  <a:lnTo>
                                    <a:pt x="2842152" y="0"/>
                                  </a:lnTo>
                                  <a:lnTo>
                                    <a:pt x="2843700" y="639"/>
                                  </a:lnTo>
                                  <a:lnTo>
                                    <a:pt x="2846248" y="3196"/>
                                  </a:lnTo>
                                  <a:lnTo>
                                    <a:pt x="2846891" y="4740"/>
                                  </a:lnTo>
                                  <a:lnTo>
                                    <a:pt x="2846891" y="8356"/>
                                  </a:lnTo>
                                  <a:lnTo>
                                    <a:pt x="2846248" y="9900"/>
                                  </a:lnTo>
                                  <a:lnTo>
                                    <a:pt x="2843700" y="12457"/>
                                  </a:lnTo>
                                  <a:lnTo>
                                    <a:pt x="28421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68394" y="13096"/>
                                  </a:moveTo>
                                  <a:lnTo>
                                    <a:pt x="2864774" y="13096"/>
                                  </a:lnTo>
                                  <a:lnTo>
                                    <a:pt x="2863226" y="12457"/>
                                  </a:lnTo>
                                  <a:lnTo>
                                    <a:pt x="2860667" y="9900"/>
                                  </a:lnTo>
                                  <a:lnTo>
                                    <a:pt x="2860036" y="8356"/>
                                  </a:lnTo>
                                  <a:lnTo>
                                    <a:pt x="2860036" y="4740"/>
                                  </a:lnTo>
                                  <a:lnTo>
                                    <a:pt x="2860667" y="3196"/>
                                  </a:lnTo>
                                  <a:lnTo>
                                    <a:pt x="2863226" y="639"/>
                                  </a:lnTo>
                                  <a:lnTo>
                                    <a:pt x="2864774" y="0"/>
                                  </a:lnTo>
                                  <a:lnTo>
                                    <a:pt x="2868394" y="0"/>
                                  </a:lnTo>
                                  <a:lnTo>
                                    <a:pt x="2869930" y="639"/>
                                  </a:lnTo>
                                  <a:lnTo>
                                    <a:pt x="2872490" y="3196"/>
                                  </a:lnTo>
                                  <a:lnTo>
                                    <a:pt x="2873132" y="4740"/>
                                  </a:lnTo>
                                  <a:lnTo>
                                    <a:pt x="2873132" y="8356"/>
                                  </a:lnTo>
                                  <a:lnTo>
                                    <a:pt x="2872490" y="9900"/>
                                  </a:lnTo>
                                  <a:lnTo>
                                    <a:pt x="2869930" y="12457"/>
                                  </a:lnTo>
                                  <a:lnTo>
                                    <a:pt x="28683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94623" y="13096"/>
                                  </a:moveTo>
                                  <a:lnTo>
                                    <a:pt x="2891016" y="13096"/>
                                  </a:lnTo>
                                  <a:lnTo>
                                    <a:pt x="2889468" y="12457"/>
                                  </a:lnTo>
                                  <a:lnTo>
                                    <a:pt x="2886908" y="9900"/>
                                  </a:lnTo>
                                  <a:lnTo>
                                    <a:pt x="2886277" y="8356"/>
                                  </a:lnTo>
                                  <a:lnTo>
                                    <a:pt x="2886277" y="4740"/>
                                  </a:lnTo>
                                  <a:lnTo>
                                    <a:pt x="2886908" y="3196"/>
                                  </a:lnTo>
                                  <a:lnTo>
                                    <a:pt x="2889468" y="639"/>
                                  </a:lnTo>
                                  <a:lnTo>
                                    <a:pt x="2891016" y="0"/>
                                  </a:lnTo>
                                  <a:lnTo>
                                    <a:pt x="2894623" y="0"/>
                                  </a:lnTo>
                                  <a:lnTo>
                                    <a:pt x="2896171" y="639"/>
                                  </a:lnTo>
                                  <a:lnTo>
                                    <a:pt x="2898731" y="3196"/>
                                  </a:lnTo>
                                  <a:lnTo>
                                    <a:pt x="2899374" y="4740"/>
                                  </a:lnTo>
                                  <a:lnTo>
                                    <a:pt x="2899374" y="8356"/>
                                  </a:lnTo>
                                  <a:lnTo>
                                    <a:pt x="2898731" y="9900"/>
                                  </a:lnTo>
                                  <a:lnTo>
                                    <a:pt x="2896171" y="12457"/>
                                  </a:lnTo>
                                  <a:lnTo>
                                    <a:pt x="289462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20865" y="13096"/>
                                  </a:moveTo>
                                  <a:lnTo>
                                    <a:pt x="2917257" y="13096"/>
                                  </a:lnTo>
                                  <a:lnTo>
                                    <a:pt x="2915709" y="12457"/>
                                  </a:lnTo>
                                  <a:lnTo>
                                    <a:pt x="2913149" y="9900"/>
                                  </a:lnTo>
                                  <a:lnTo>
                                    <a:pt x="2912506" y="8356"/>
                                  </a:lnTo>
                                  <a:lnTo>
                                    <a:pt x="2912506" y="4740"/>
                                  </a:lnTo>
                                  <a:lnTo>
                                    <a:pt x="2913149" y="3196"/>
                                  </a:lnTo>
                                  <a:lnTo>
                                    <a:pt x="2915709" y="639"/>
                                  </a:lnTo>
                                  <a:lnTo>
                                    <a:pt x="2917257" y="0"/>
                                  </a:lnTo>
                                  <a:lnTo>
                                    <a:pt x="2920865" y="0"/>
                                  </a:lnTo>
                                  <a:lnTo>
                                    <a:pt x="2922412" y="639"/>
                                  </a:lnTo>
                                  <a:lnTo>
                                    <a:pt x="2924972" y="3196"/>
                                  </a:lnTo>
                                  <a:lnTo>
                                    <a:pt x="2925603" y="4740"/>
                                  </a:lnTo>
                                  <a:lnTo>
                                    <a:pt x="2925603" y="8356"/>
                                  </a:lnTo>
                                  <a:lnTo>
                                    <a:pt x="2924972" y="9900"/>
                                  </a:lnTo>
                                  <a:lnTo>
                                    <a:pt x="2922412" y="12457"/>
                                  </a:lnTo>
                                  <a:lnTo>
                                    <a:pt x="2920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47106" y="13096"/>
                                  </a:moveTo>
                                  <a:lnTo>
                                    <a:pt x="2943487" y="13096"/>
                                  </a:lnTo>
                                  <a:lnTo>
                                    <a:pt x="2941951" y="12457"/>
                                  </a:lnTo>
                                  <a:lnTo>
                                    <a:pt x="2939391" y="9900"/>
                                  </a:lnTo>
                                  <a:lnTo>
                                    <a:pt x="2938748" y="8356"/>
                                  </a:lnTo>
                                  <a:lnTo>
                                    <a:pt x="2938748" y="4740"/>
                                  </a:lnTo>
                                  <a:lnTo>
                                    <a:pt x="2939391" y="3196"/>
                                  </a:lnTo>
                                  <a:lnTo>
                                    <a:pt x="2941951" y="639"/>
                                  </a:lnTo>
                                  <a:lnTo>
                                    <a:pt x="2943487" y="0"/>
                                  </a:lnTo>
                                  <a:lnTo>
                                    <a:pt x="2947106" y="0"/>
                                  </a:lnTo>
                                  <a:lnTo>
                                    <a:pt x="2948654" y="639"/>
                                  </a:lnTo>
                                  <a:lnTo>
                                    <a:pt x="2951202" y="3196"/>
                                  </a:lnTo>
                                  <a:lnTo>
                                    <a:pt x="2951845" y="4740"/>
                                  </a:lnTo>
                                  <a:lnTo>
                                    <a:pt x="2951845" y="8356"/>
                                  </a:lnTo>
                                  <a:lnTo>
                                    <a:pt x="2951202" y="9900"/>
                                  </a:lnTo>
                                  <a:lnTo>
                                    <a:pt x="2948654" y="12457"/>
                                  </a:lnTo>
                                  <a:lnTo>
                                    <a:pt x="29471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73347" y="13096"/>
                                  </a:moveTo>
                                  <a:lnTo>
                                    <a:pt x="2969728" y="13096"/>
                                  </a:lnTo>
                                  <a:lnTo>
                                    <a:pt x="2968180" y="12457"/>
                                  </a:lnTo>
                                  <a:lnTo>
                                    <a:pt x="2965632" y="9900"/>
                                  </a:lnTo>
                                  <a:lnTo>
                                    <a:pt x="2964989" y="8356"/>
                                  </a:lnTo>
                                  <a:lnTo>
                                    <a:pt x="2964989" y="4740"/>
                                  </a:lnTo>
                                  <a:lnTo>
                                    <a:pt x="2965632" y="3196"/>
                                  </a:lnTo>
                                  <a:lnTo>
                                    <a:pt x="2968180" y="639"/>
                                  </a:lnTo>
                                  <a:lnTo>
                                    <a:pt x="2969728" y="0"/>
                                  </a:lnTo>
                                  <a:lnTo>
                                    <a:pt x="2973347" y="0"/>
                                  </a:lnTo>
                                  <a:lnTo>
                                    <a:pt x="2974883" y="639"/>
                                  </a:lnTo>
                                  <a:lnTo>
                                    <a:pt x="2977443" y="3196"/>
                                  </a:lnTo>
                                  <a:lnTo>
                                    <a:pt x="2978086" y="4740"/>
                                  </a:lnTo>
                                  <a:lnTo>
                                    <a:pt x="2978086" y="8356"/>
                                  </a:lnTo>
                                  <a:lnTo>
                                    <a:pt x="2977443" y="9900"/>
                                  </a:lnTo>
                                  <a:lnTo>
                                    <a:pt x="2974883" y="12457"/>
                                  </a:lnTo>
                                  <a:lnTo>
                                    <a:pt x="29733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99589" y="13096"/>
                                  </a:moveTo>
                                  <a:lnTo>
                                    <a:pt x="2995969" y="13096"/>
                                  </a:lnTo>
                                  <a:lnTo>
                                    <a:pt x="2994421" y="12457"/>
                                  </a:lnTo>
                                  <a:lnTo>
                                    <a:pt x="2991862" y="9900"/>
                                  </a:lnTo>
                                  <a:lnTo>
                                    <a:pt x="2991231" y="8356"/>
                                  </a:lnTo>
                                  <a:lnTo>
                                    <a:pt x="2991231" y="4740"/>
                                  </a:lnTo>
                                  <a:lnTo>
                                    <a:pt x="2991862" y="3196"/>
                                  </a:lnTo>
                                  <a:lnTo>
                                    <a:pt x="2994421" y="639"/>
                                  </a:lnTo>
                                  <a:lnTo>
                                    <a:pt x="2995969" y="0"/>
                                  </a:lnTo>
                                  <a:lnTo>
                                    <a:pt x="2999589" y="0"/>
                                  </a:lnTo>
                                  <a:lnTo>
                                    <a:pt x="3001125" y="639"/>
                                  </a:lnTo>
                                  <a:lnTo>
                                    <a:pt x="3003685" y="3196"/>
                                  </a:lnTo>
                                  <a:lnTo>
                                    <a:pt x="3004327" y="4740"/>
                                  </a:lnTo>
                                  <a:lnTo>
                                    <a:pt x="3004327" y="8356"/>
                                  </a:lnTo>
                                  <a:lnTo>
                                    <a:pt x="3003685" y="9900"/>
                                  </a:lnTo>
                                  <a:lnTo>
                                    <a:pt x="3001125" y="12457"/>
                                  </a:lnTo>
                                  <a:lnTo>
                                    <a:pt x="29995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25818" y="13096"/>
                                  </a:moveTo>
                                  <a:lnTo>
                                    <a:pt x="3022211" y="13096"/>
                                  </a:lnTo>
                                  <a:lnTo>
                                    <a:pt x="3020663" y="12457"/>
                                  </a:lnTo>
                                  <a:lnTo>
                                    <a:pt x="3018103" y="9900"/>
                                  </a:lnTo>
                                  <a:lnTo>
                                    <a:pt x="3017472" y="8356"/>
                                  </a:lnTo>
                                  <a:lnTo>
                                    <a:pt x="3017472" y="4740"/>
                                  </a:lnTo>
                                  <a:lnTo>
                                    <a:pt x="3018103" y="3196"/>
                                  </a:lnTo>
                                  <a:lnTo>
                                    <a:pt x="3020663" y="639"/>
                                  </a:lnTo>
                                  <a:lnTo>
                                    <a:pt x="3022211" y="0"/>
                                  </a:lnTo>
                                  <a:lnTo>
                                    <a:pt x="3025818" y="0"/>
                                  </a:lnTo>
                                  <a:lnTo>
                                    <a:pt x="3027366" y="639"/>
                                  </a:lnTo>
                                  <a:lnTo>
                                    <a:pt x="3029926" y="3196"/>
                                  </a:lnTo>
                                  <a:lnTo>
                                    <a:pt x="3030569" y="4740"/>
                                  </a:lnTo>
                                  <a:lnTo>
                                    <a:pt x="3030569" y="8356"/>
                                  </a:lnTo>
                                  <a:lnTo>
                                    <a:pt x="3029926" y="9900"/>
                                  </a:lnTo>
                                  <a:lnTo>
                                    <a:pt x="3027366" y="12457"/>
                                  </a:lnTo>
                                  <a:lnTo>
                                    <a:pt x="302581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52060" y="13096"/>
                                  </a:moveTo>
                                  <a:lnTo>
                                    <a:pt x="3048440" y="13096"/>
                                  </a:lnTo>
                                  <a:lnTo>
                                    <a:pt x="3046904" y="12457"/>
                                  </a:lnTo>
                                  <a:lnTo>
                                    <a:pt x="3044344" y="9900"/>
                                  </a:lnTo>
                                  <a:lnTo>
                                    <a:pt x="3043701" y="8356"/>
                                  </a:lnTo>
                                  <a:lnTo>
                                    <a:pt x="3043701" y="4740"/>
                                  </a:lnTo>
                                  <a:lnTo>
                                    <a:pt x="3044344" y="3196"/>
                                  </a:lnTo>
                                  <a:lnTo>
                                    <a:pt x="3046904" y="639"/>
                                  </a:lnTo>
                                  <a:lnTo>
                                    <a:pt x="3048440" y="0"/>
                                  </a:lnTo>
                                  <a:lnTo>
                                    <a:pt x="3052060" y="0"/>
                                  </a:lnTo>
                                  <a:lnTo>
                                    <a:pt x="3053607" y="639"/>
                                  </a:lnTo>
                                  <a:lnTo>
                                    <a:pt x="3056167" y="3196"/>
                                  </a:lnTo>
                                  <a:lnTo>
                                    <a:pt x="3056798" y="4740"/>
                                  </a:lnTo>
                                  <a:lnTo>
                                    <a:pt x="3056798" y="8356"/>
                                  </a:lnTo>
                                  <a:lnTo>
                                    <a:pt x="3056167" y="9900"/>
                                  </a:lnTo>
                                  <a:lnTo>
                                    <a:pt x="3053607" y="12457"/>
                                  </a:lnTo>
                                  <a:lnTo>
                                    <a:pt x="30520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78301" y="13096"/>
                                  </a:moveTo>
                                  <a:lnTo>
                                    <a:pt x="3074681" y="13096"/>
                                  </a:lnTo>
                                  <a:lnTo>
                                    <a:pt x="3073146" y="12457"/>
                                  </a:lnTo>
                                  <a:lnTo>
                                    <a:pt x="3070586" y="9900"/>
                                  </a:lnTo>
                                  <a:lnTo>
                                    <a:pt x="3069943" y="8356"/>
                                  </a:lnTo>
                                  <a:lnTo>
                                    <a:pt x="3069943" y="4740"/>
                                  </a:lnTo>
                                  <a:lnTo>
                                    <a:pt x="3070586" y="3196"/>
                                  </a:lnTo>
                                  <a:lnTo>
                                    <a:pt x="3073146" y="639"/>
                                  </a:lnTo>
                                  <a:lnTo>
                                    <a:pt x="3074681" y="0"/>
                                  </a:lnTo>
                                  <a:lnTo>
                                    <a:pt x="3078301" y="0"/>
                                  </a:lnTo>
                                  <a:lnTo>
                                    <a:pt x="3079849" y="639"/>
                                  </a:lnTo>
                                  <a:lnTo>
                                    <a:pt x="3082397" y="3196"/>
                                  </a:lnTo>
                                  <a:lnTo>
                                    <a:pt x="3083040" y="4740"/>
                                  </a:lnTo>
                                  <a:lnTo>
                                    <a:pt x="3083040" y="8356"/>
                                  </a:lnTo>
                                  <a:lnTo>
                                    <a:pt x="3082397" y="9900"/>
                                  </a:lnTo>
                                  <a:lnTo>
                                    <a:pt x="3079849" y="12457"/>
                                  </a:lnTo>
                                  <a:lnTo>
                                    <a:pt x="307830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04542" y="13096"/>
                                  </a:moveTo>
                                  <a:lnTo>
                                    <a:pt x="3100923" y="13096"/>
                                  </a:lnTo>
                                  <a:lnTo>
                                    <a:pt x="3099375" y="12457"/>
                                  </a:lnTo>
                                  <a:lnTo>
                                    <a:pt x="3096827" y="9900"/>
                                  </a:lnTo>
                                  <a:lnTo>
                                    <a:pt x="3096184" y="8356"/>
                                  </a:lnTo>
                                  <a:lnTo>
                                    <a:pt x="3096184" y="4740"/>
                                  </a:lnTo>
                                  <a:lnTo>
                                    <a:pt x="3096827" y="3196"/>
                                  </a:lnTo>
                                  <a:lnTo>
                                    <a:pt x="3099375" y="639"/>
                                  </a:lnTo>
                                  <a:lnTo>
                                    <a:pt x="3100923" y="0"/>
                                  </a:lnTo>
                                  <a:lnTo>
                                    <a:pt x="3104542" y="0"/>
                                  </a:lnTo>
                                  <a:lnTo>
                                    <a:pt x="3106078" y="639"/>
                                  </a:lnTo>
                                  <a:lnTo>
                                    <a:pt x="3108638" y="3196"/>
                                  </a:lnTo>
                                  <a:lnTo>
                                    <a:pt x="3109281" y="4740"/>
                                  </a:lnTo>
                                  <a:lnTo>
                                    <a:pt x="3109281" y="8356"/>
                                  </a:lnTo>
                                  <a:lnTo>
                                    <a:pt x="3108638" y="9900"/>
                                  </a:lnTo>
                                  <a:lnTo>
                                    <a:pt x="3106078" y="12457"/>
                                  </a:lnTo>
                                  <a:lnTo>
                                    <a:pt x="31045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30784" y="13096"/>
                                  </a:moveTo>
                                  <a:lnTo>
                                    <a:pt x="3127164" y="13096"/>
                                  </a:lnTo>
                                  <a:lnTo>
                                    <a:pt x="3125616" y="12457"/>
                                  </a:lnTo>
                                  <a:lnTo>
                                    <a:pt x="3123057" y="9900"/>
                                  </a:lnTo>
                                  <a:lnTo>
                                    <a:pt x="3122426" y="8356"/>
                                  </a:lnTo>
                                  <a:lnTo>
                                    <a:pt x="3122426" y="4740"/>
                                  </a:lnTo>
                                  <a:lnTo>
                                    <a:pt x="3123057" y="3196"/>
                                  </a:lnTo>
                                  <a:lnTo>
                                    <a:pt x="3125616" y="639"/>
                                  </a:lnTo>
                                  <a:lnTo>
                                    <a:pt x="3127164" y="0"/>
                                  </a:lnTo>
                                  <a:lnTo>
                                    <a:pt x="3130784" y="0"/>
                                  </a:lnTo>
                                  <a:lnTo>
                                    <a:pt x="3132320" y="639"/>
                                  </a:lnTo>
                                  <a:lnTo>
                                    <a:pt x="3134879" y="3196"/>
                                  </a:lnTo>
                                  <a:lnTo>
                                    <a:pt x="3135522" y="4740"/>
                                  </a:lnTo>
                                  <a:lnTo>
                                    <a:pt x="3135522" y="8356"/>
                                  </a:lnTo>
                                  <a:lnTo>
                                    <a:pt x="3134879" y="9900"/>
                                  </a:lnTo>
                                  <a:lnTo>
                                    <a:pt x="3132320" y="12457"/>
                                  </a:lnTo>
                                  <a:lnTo>
                                    <a:pt x="313078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57013" y="13096"/>
                                  </a:moveTo>
                                  <a:lnTo>
                                    <a:pt x="3153406" y="13096"/>
                                  </a:lnTo>
                                  <a:lnTo>
                                    <a:pt x="3151858" y="12457"/>
                                  </a:lnTo>
                                  <a:lnTo>
                                    <a:pt x="3149298" y="9900"/>
                                  </a:lnTo>
                                  <a:lnTo>
                                    <a:pt x="3148655" y="8356"/>
                                  </a:lnTo>
                                  <a:lnTo>
                                    <a:pt x="3148655" y="4740"/>
                                  </a:lnTo>
                                  <a:lnTo>
                                    <a:pt x="3149298" y="3196"/>
                                  </a:lnTo>
                                  <a:lnTo>
                                    <a:pt x="3151858" y="639"/>
                                  </a:lnTo>
                                  <a:lnTo>
                                    <a:pt x="3153406" y="0"/>
                                  </a:lnTo>
                                  <a:lnTo>
                                    <a:pt x="3157013" y="0"/>
                                  </a:lnTo>
                                  <a:lnTo>
                                    <a:pt x="3158561" y="639"/>
                                  </a:lnTo>
                                  <a:lnTo>
                                    <a:pt x="3161121" y="3196"/>
                                  </a:lnTo>
                                  <a:lnTo>
                                    <a:pt x="3161752" y="4740"/>
                                  </a:lnTo>
                                  <a:lnTo>
                                    <a:pt x="3161752" y="8356"/>
                                  </a:lnTo>
                                  <a:lnTo>
                                    <a:pt x="3161121" y="9900"/>
                                  </a:lnTo>
                                  <a:lnTo>
                                    <a:pt x="3158561" y="12457"/>
                                  </a:lnTo>
                                  <a:lnTo>
                                    <a:pt x="315701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83255" y="13096"/>
                                  </a:moveTo>
                                  <a:lnTo>
                                    <a:pt x="3179635" y="13096"/>
                                  </a:lnTo>
                                  <a:lnTo>
                                    <a:pt x="3178099" y="12457"/>
                                  </a:lnTo>
                                  <a:lnTo>
                                    <a:pt x="3175539" y="9900"/>
                                  </a:lnTo>
                                  <a:lnTo>
                                    <a:pt x="3174896" y="8356"/>
                                  </a:lnTo>
                                  <a:lnTo>
                                    <a:pt x="3174896" y="4740"/>
                                  </a:lnTo>
                                  <a:lnTo>
                                    <a:pt x="3175539" y="3196"/>
                                  </a:lnTo>
                                  <a:lnTo>
                                    <a:pt x="3178099" y="639"/>
                                  </a:lnTo>
                                  <a:lnTo>
                                    <a:pt x="3179635" y="0"/>
                                  </a:lnTo>
                                  <a:lnTo>
                                    <a:pt x="3183255" y="0"/>
                                  </a:lnTo>
                                  <a:lnTo>
                                    <a:pt x="3184802" y="639"/>
                                  </a:lnTo>
                                  <a:lnTo>
                                    <a:pt x="3187362" y="3196"/>
                                  </a:lnTo>
                                  <a:lnTo>
                                    <a:pt x="3187993" y="4740"/>
                                  </a:lnTo>
                                  <a:lnTo>
                                    <a:pt x="3187993" y="8356"/>
                                  </a:lnTo>
                                  <a:lnTo>
                                    <a:pt x="3187362" y="9900"/>
                                  </a:lnTo>
                                  <a:lnTo>
                                    <a:pt x="3184802" y="12457"/>
                                  </a:lnTo>
                                  <a:lnTo>
                                    <a:pt x="31832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09496" y="13096"/>
                                  </a:moveTo>
                                  <a:lnTo>
                                    <a:pt x="3205876" y="13096"/>
                                  </a:lnTo>
                                  <a:lnTo>
                                    <a:pt x="3204329" y="12457"/>
                                  </a:lnTo>
                                  <a:lnTo>
                                    <a:pt x="3201781" y="9900"/>
                                  </a:lnTo>
                                  <a:lnTo>
                                    <a:pt x="3201138" y="8356"/>
                                  </a:lnTo>
                                  <a:lnTo>
                                    <a:pt x="3201138" y="4740"/>
                                  </a:lnTo>
                                  <a:lnTo>
                                    <a:pt x="3201781" y="3196"/>
                                  </a:lnTo>
                                  <a:lnTo>
                                    <a:pt x="3204329" y="639"/>
                                  </a:lnTo>
                                  <a:lnTo>
                                    <a:pt x="3205876" y="0"/>
                                  </a:lnTo>
                                  <a:lnTo>
                                    <a:pt x="3209496" y="0"/>
                                  </a:lnTo>
                                  <a:lnTo>
                                    <a:pt x="3211044" y="639"/>
                                  </a:lnTo>
                                  <a:lnTo>
                                    <a:pt x="3213592" y="3196"/>
                                  </a:lnTo>
                                  <a:lnTo>
                                    <a:pt x="3214235" y="4740"/>
                                  </a:lnTo>
                                  <a:lnTo>
                                    <a:pt x="3214235" y="8356"/>
                                  </a:lnTo>
                                  <a:lnTo>
                                    <a:pt x="3213592" y="9900"/>
                                  </a:lnTo>
                                  <a:lnTo>
                                    <a:pt x="3211044" y="12457"/>
                                  </a:lnTo>
                                  <a:lnTo>
                                    <a:pt x="32094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5737" y="13096"/>
                                  </a:moveTo>
                                  <a:lnTo>
                                    <a:pt x="3232118" y="13096"/>
                                  </a:lnTo>
                                  <a:lnTo>
                                    <a:pt x="3230570" y="12457"/>
                                  </a:lnTo>
                                  <a:lnTo>
                                    <a:pt x="3228010" y="9900"/>
                                  </a:lnTo>
                                  <a:lnTo>
                                    <a:pt x="3227379" y="8356"/>
                                  </a:lnTo>
                                  <a:lnTo>
                                    <a:pt x="3227379" y="4740"/>
                                  </a:lnTo>
                                  <a:lnTo>
                                    <a:pt x="3228010" y="3196"/>
                                  </a:lnTo>
                                  <a:lnTo>
                                    <a:pt x="3230570" y="639"/>
                                  </a:lnTo>
                                  <a:lnTo>
                                    <a:pt x="3232118" y="0"/>
                                  </a:lnTo>
                                  <a:lnTo>
                                    <a:pt x="3235737" y="0"/>
                                  </a:lnTo>
                                  <a:lnTo>
                                    <a:pt x="3237273" y="639"/>
                                  </a:lnTo>
                                  <a:lnTo>
                                    <a:pt x="3239833" y="3196"/>
                                  </a:lnTo>
                                  <a:lnTo>
                                    <a:pt x="3240476" y="4740"/>
                                  </a:lnTo>
                                  <a:lnTo>
                                    <a:pt x="3240476" y="8356"/>
                                  </a:lnTo>
                                  <a:lnTo>
                                    <a:pt x="3239833" y="9900"/>
                                  </a:lnTo>
                                  <a:lnTo>
                                    <a:pt x="3237273" y="12457"/>
                                  </a:lnTo>
                                  <a:lnTo>
                                    <a:pt x="32357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61967" y="13096"/>
                                  </a:moveTo>
                                  <a:lnTo>
                                    <a:pt x="3258359" y="13096"/>
                                  </a:lnTo>
                                  <a:lnTo>
                                    <a:pt x="3256811" y="12457"/>
                                  </a:lnTo>
                                  <a:lnTo>
                                    <a:pt x="3254252" y="9900"/>
                                  </a:lnTo>
                                  <a:lnTo>
                                    <a:pt x="3253621" y="8356"/>
                                  </a:lnTo>
                                  <a:lnTo>
                                    <a:pt x="3253621" y="4740"/>
                                  </a:lnTo>
                                  <a:lnTo>
                                    <a:pt x="3254252" y="3196"/>
                                  </a:lnTo>
                                  <a:lnTo>
                                    <a:pt x="3256811" y="639"/>
                                  </a:lnTo>
                                  <a:lnTo>
                                    <a:pt x="3258359" y="0"/>
                                  </a:lnTo>
                                  <a:lnTo>
                                    <a:pt x="3261967" y="0"/>
                                  </a:lnTo>
                                  <a:lnTo>
                                    <a:pt x="3263515" y="639"/>
                                  </a:lnTo>
                                  <a:lnTo>
                                    <a:pt x="3266074" y="3196"/>
                                  </a:lnTo>
                                  <a:lnTo>
                                    <a:pt x="3266717" y="4740"/>
                                  </a:lnTo>
                                  <a:lnTo>
                                    <a:pt x="3266717" y="8356"/>
                                  </a:lnTo>
                                  <a:lnTo>
                                    <a:pt x="3266074" y="9900"/>
                                  </a:lnTo>
                                  <a:lnTo>
                                    <a:pt x="3263515" y="12457"/>
                                  </a:lnTo>
                                  <a:lnTo>
                                    <a:pt x="32619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88208" y="13096"/>
                                  </a:moveTo>
                                  <a:lnTo>
                                    <a:pt x="3284601" y="13096"/>
                                  </a:lnTo>
                                  <a:lnTo>
                                    <a:pt x="3283053" y="12457"/>
                                  </a:lnTo>
                                  <a:lnTo>
                                    <a:pt x="3280493" y="9900"/>
                                  </a:lnTo>
                                  <a:lnTo>
                                    <a:pt x="3279850" y="8356"/>
                                  </a:lnTo>
                                  <a:lnTo>
                                    <a:pt x="3279850" y="4740"/>
                                  </a:lnTo>
                                  <a:lnTo>
                                    <a:pt x="3280493" y="3196"/>
                                  </a:lnTo>
                                  <a:lnTo>
                                    <a:pt x="3283053" y="639"/>
                                  </a:lnTo>
                                  <a:lnTo>
                                    <a:pt x="3284601" y="0"/>
                                  </a:lnTo>
                                  <a:lnTo>
                                    <a:pt x="3288208" y="0"/>
                                  </a:lnTo>
                                  <a:lnTo>
                                    <a:pt x="3289756" y="639"/>
                                  </a:lnTo>
                                  <a:lnTo>
                                    <a:pt x="3292316" y="3196"/>
                                  </a:lnTo>
                                  <a:lnTo>
                                    <a:pt x="3292947" y="4740"/>
                                  </a:lnTo>
                                  <a:lnTo>
                                    <a:pt x="3292947" y="8356"/>
                                  </a:lnTo>
                                  <a:lnTo>
                                    <a:pt x="3292316" y="9900"/>
                                  </a:lnTo>
                                  <a:lnTo>
                                    <a:pt x="3289756" y="12457"/>
                                  </a:lnTo>
                                  <a:lnTo>
                                    <a:pt x="328820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14450" y="13096"/>
                                  </a:moveTo>
                                  <a:lnTo>
                                    <a:pt x="3310830" y="13096"/>
                                  </a:lnTo>
                                  <a:lnTo>
                                    <a:pt x="3309294" y="12457"/>
                                  </a:lnTo>
                                  <a:lnTo>
                                    <a:pt x="3306734" y="9900"/>
                                  </a:lnTo>
                                  <a:lnTo>
                                    <a:pt x="3306091" y="8356"/>
                                  </a:lnTo>
                                  <a:lnTo>
                                    <a:pt x="3306091" y="4740"/>
                                  </a:lnTo>
                                  <a:lnTo>
                                    <a:pt x="3306734" y="3196"/>
                                  </a:lnTo>
                                  <a:lnTo>
                                    <a:pt x="3309294" y="639"/>
                                  </a:lnTo>
                                  <a:lnTo>
                                    <a:pt x="3310830" y="0"/>
                                  </a:lnTo>
                                  <a:lnTo>
                                    <a:pt x="3314450" y="0"/>
                                  </a:lnTo>
                                  <a:lnTo>
                                    <a:pt x="3315997" y="639"/>
                                  </a:lnTo>
                                  <a:lnTo>
                                    <a:pt x="3318545" y="3196"/>
                                  </a:lnTo>
                                  <a:lnTo>
                                    <a:pt x="3319188" y="4740"/>
                                  </a:lnTo>
                                  <a:lnTo>
                                    <a:pt x="3319188" y="8356"/>
                                  </a:lnTo>
                                  <a:lnTo>
                                    <a:pt x="3318545" y="9900"/>
                                  </a:lnTo>
                                  <a:lnTo>
                                    <a:pt x="3315997" y="12457"/>
                                  </a:lnTo>
                                  <a:lnTo>
                                    <a:pt x="33144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40691" y="13096"/>
                                  </a:moveTo>
                                  <a:lnTo>
                                    <a:pt x="3337071" y="13096"/>
                                  </a:lnTo>
                                  <a:lnTo>
                                    <a:pt x="3335524" y="12457"/>
                                  </a:lnTo>
                                  <a:lnTo>
                                    <a:pt x="3332976" y="9900"/>
                                  </a:lnTo>
                                  <a:lnTo>
                                    <a:pt x="3332333" y="8356"/>
                                  </a:lnTo>
                                  <a:lnTo>
                                    <a:pt x="3332333" y="4740"/>
                                  </a:lnTo>
                                  <a:lnTo>
                                    <a:pt x="3332976" y="3196"/>
                                  </a:lnTo>
                                  <a:lnTo>
                                    <a:pt x="3335524" y="639"/>
                                  </a:lnTo>
                                  <a:lnTo>
                                    <a:pt x="3337071" y="0"/>
                                  </a:lnTo>
                                  <a:lnTo>
                                    <a:pt x="3340691" y="0"/>
                                  </a:lnTo>
                                  <a:lnTo>
                                    <a:pt x="3342227" y="639"/>
                                  </a:lnTo>
                                  <a:lnTo>
                                    <a:pt x="3344787" y="3196"/>
                                  </a:lnTo>
                                  <a:lnTo>
                                    <a:pt x="3345430" y="4740"/>
                                  </a:lnTo>
                                  <a:lnTo>
                                    <a:pt x="3345430" y="8356"/>
                                  </a:lnTo>
                                  <a:lnTo>
                                    <a:pt x="3344787" y="9900"/>
                                  </a:lnTo>
                                  <a:lnTo>
                                    <a:pt x="3342227" y="12457"/>
                                  </a:lnTo>
                                  <a:lnTo>
                                    <a:pt x="334069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66932" y="13096"/>
                                  </a:moveTo>
                                  <a:lnTo>
                                    <a:pt x="3363313" y="13096"/>
                                  </a:lnTo>
                                  <a:lnTo>
                                    <a:pt x="3361765" y="12457"/>
                                  </a:lnTo>
                                  <a:lnTo>
                                    <a:pt x="3359205" y="9900"/>
                                  </a:lnTo>
                                  <a:lnTo>
                                    <a:pt x="3358574" y="8356"/>
                                  </a:lnTo>
                                  <a:lnTo>
                                    <a:pt x="3358574" y="4740"/>
                                  </a:lnTo>
                                  <a:lnTo>
                                    <a:pt x="3359205" y="3196"/>
                                  </a:lnTo>
                                  <a:lnTo>
                                    <a:pt x="3361765" y="639"/>
                                  </a:lnTo>
                                  <a:lnTo>
                                    <a:pt x="3363313" y="0"/>
                                  </a:lnTo>
                                  <a:lnTo>
                                    <a:pt x="3366932" y="0"/>
                                  </a:lnTo>
                                  <a:lnTo>
                                    <a:pt x="3368468" y="639"/>
                                  </a:lnTo>
                                  <a:lnTo>
                                    <a:pt x="3371028" y="3196"/>
                                  </a:lnTo>
                                  <a:lnTo>
                                    <a:pt x="3371671" y="4740"/>
                                  </a:lnTo>
                                  <a:lnTo>
                                    <a:pt x="3371671" y="8356"/>
                                  </a:lnTo>
                                  <a:lnTo>
                                    <a:pt x="3371028" y="9900"/>
                                  </a:lnTo>
                                  <a:lnTo>
                                    <a:pt x="3368468" y="12457"/>
                                  </a:lnTo>
                                  <a:lnTo>
                                    <a:pt x="33669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93162" y="13096"/>
                                  </a:moveTo>
                                  <a:lnTo>
                                    <a:pt x="3389554" y="13096"/>
                                  </a:lnTo>
                                  <a:lnTo>
                                    <a:pt x="3388006" y="12457"/>
                                  </a:lnTo>
                                  <a:lnTo>
                                    <a:pt x="3385447" y="9900"/>
                                  </a:lnTo>
                                  <a:lnTo>
                                    <a:pt x="3384816" y="8356"/>
                                  </a:lnTo>
                                  <a:lnTo>
                                    <a:pt x="3384816" y="4740"/>
                                  </a:lnTo>
                                  <a:lnTo>
                                    <a:pt x="3385447" y="3196"/>
                                  </a:lnTo>
                                  <a:lnTo>
                                    <a:pt x="3388006" y="639"/>
                                  </a:lnTo>
                                  <a:lnTo>
                                    <a:pt x="3389554" y="0"/>
                                  </a:lnTo>
                                  <a:lnTo>
                                    <a:pt x="3393162" y="0"/>
                                  </a:lnTo>
                                  <a:lnTo>
                                    <a:pt x="3394710" y="639"/>
                                  </a:lnTo>
                                  <a:lnTo>
                                    <a:pt x="3397269" y="3196"/>
                                  </a:lnTo>
                                  <a:lnTo>
                                    <a:pt x="3397912" y="4740"/>
                                  </a:lnTo>
                                  <a:lnTo>
                                    <a:pt x="3397912" y="8356"/>
                                  </a:lnTo>
                                  <a:lnTo>
                                    <a:pt x="3397269" y="9900"/>
                                  </a:lnTo>
                                  <a:lnTo>
                                    <a:pt x="3394710" y="12457"/>
                                  </a:lnTo>
                                  <a:lnTo>
                                    <a:pt x="339316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19403" y="13096"/>
                                  </a:moveTo>
                                  <a:lnTo>
                                    <a:pt x="3415784" y="13096"/>
                                  </a:lnTo>
                                  <a:lnTo>
                                    <a:pt x="3414248" y="12457"/>
                                  </a:lnTo>
                                  <a:lnTo>
                                    <a:pt x="3411688" y="9900"/>
                                  </a:lnTo>
                                  <a:lnTo>
                                    <a:pt x="3411045" y="8356"/>
                                  </a:lnTo>
                                  <a:lnTo>
                                    <a:pt x="3411045" y="4740"/>
                                  </a:lnTo>
                                  <a:lnTo>
                                    <a:pt x="3411688" y="3196"/>
                                  </a:lnTo>
                                  <a:lnTo>
                                    <a:pt x="3414248" y="639"/>
                                  </a:lnTo>
                                  <a:lnTo>
                                    <a:pt x="3415784" y="0"/>
                                  </a:lnTo>
                                  <a:lnTo>
                                    <a:pt x="3419403" y="0"/>
                                  </a:lnTo>
                                  <a:lnTo>
                                    <a:pt x="3420951" y="639"/>
                                  </a:lnTo>
                                  <a:lnTo>
                                    <a:pt x="3423511" y="3196"/>
                                  </a:lnTo>
                                  <a:lnTo>
                                    <a:pt x="3424142" y="4740"/>
                                  </a:lnTo>
                                  <a:lnTo>
                                    <a:pt x="3424142" y="8356"/>
                                  </a:lnTo>
                                  <a:lnTo>
                                    <a:pt x="3423511" y="9900"/>
                                  </a:lnTo>
                                  <a:lnTo>
                                    <a:pt x="3420951" y="12457"/>
                                  </a:lnTo>
                                  <a:lnTo>
                                    <a:pt x="341940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45645" y="13096"/>
                                  </a:moveTo>
                                  <a:lnTo>
                                    <a:pt x="3442025" y="13096"/>
                                  </a:lnTo>
                                  <a:lnTo>
                                    <a:pt x="3440489" y="12457"/>
                                  </a:lnTo>
                                  <a:lnTo>
                                    <a:pt x="3437929" y="9900"/>
                                  </a:lnTo>
                                  <a:lnTo>
                                    <a:pt x="3437286" y="8356"/>
                                  </a:lnTo>
                                  <a:lnTo>
                                    <a:pt x="3437286" y="4740"/>
                                  </a:lnTo>
                                  <a:lnTo>
                                    <a:pt x="3437929" y="3196"/>
                                  </a:lnTo>
                                  <a:lnTo>
                                    <a:pt x="3440489" y="639"/>
                                  </a:lnTo>
                                  <a:lnTo>
                                    <a:pt x="3442025" y="0"/>
                                  </a:lnTo>
                                  <a:lnTo>
                                    <a:pt x="3445645" y="0"/>
                                  </a:lnTo>
                                  <a:lnTo>
                                    <a:pt x="3447192" y="639"/>
                                  </a:lnTo>
                                  <a:lnTo>
                                    <a:pt x="3449740" y="3196"/>
                                  </a:lnTo>
                                  <a:lnTo>
                                    <a:pt x="3450383" y="4740"/>
                                  </a:lnTo>
                                  <a:lnTo>
                                    <a:pt x="3450383" y="8356"/>
                                  </a:lnTo>
                                  <a:lnTo>
                                    <a:pt x="3449740" y="9900"/>
                                  </a:lnTo>
                                  <a:lnTo>
                                    <a:pt x="3447192" y="12457"/>
                                  </a:lnTo>
                                  <a:lnTo>
                                    <a:pt x="34456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71886" y="13096"/>
                                  </a:moveTo>
                                  <a:lnTo>
                                    <a:pt x="3468266" y="13096"/>
                                  </a:lnTo>
                                  <a:lnTo>
                                    <a:pt x="3466719" y="12457"/>
                                  </a:lnTo>
                                  <a:lnTo>
                                    <a:pt x="3464171" y="9900"/>
                                  </a:lnTo>
                                  <a:lnTo>
                                    <a:pt x="3463528" y="8356"/>
                                  </a:lnTo>
                                  <a:lnTo>
                                    <a:pt x="3463528" y="4740"/>
                                  </a:lnTo>
                                  <a:lnTo>
                                    <a:pt x="3464171" y="3196"/>
                                  </a:lnTo>
                                  <a:lnTo>
                                    <a:pt x="3466719" y="639"/>
                                  </a:lnTo>
                                  <a:lnTo>
                                    <a:pt x="3468266" y="0"/>
                                  </a:lnTo>
                                  <a:lnTo>
                                    <a:pt x="3471886" y="0"/>
                                  </a:lnTo>
                                  <a:lnTo>
                                    <a:pt x="3473422" y="639"/>
                                  </a:lnTo>
                                  <a:lnTo>
                                    <a:pt x="3475982" y="3196"/>
                                  </a:lnTo>
                                  <a:lnTo>
                                    <a:pt x="3476625" y="4740"/>
                                  </a:lnTo>
                                  <a:lnTo>
                                    <a:pt x="3476625" y="8356"/>
                                  </a:lnTo>
                                  <a:lnTo>
                                    <a:pt x="3475982" y="9900"/>
                                  </a:lnTo>
                                  <a:lnTo>
                                    <a:pt x="3473422" y="12457"/>
                                  </a:lnTo>
                                  <a:lnTo>
                                    <a:pt x="347188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8127" y="13096"/>
                                  </a:moveTo>
                                  <a:lnTo>
                                    <a:pt x="3494508" y="13096"/>
                                  </a:lnTo>
                                  <a:lnTo>
                                    <a:pt x="3492960" y="12457"/>
                                  </a:lnTo>
                                  <a:lnTo>
                                    <a:pt x="3490400" y="9900"/>
                                  </a:lnTo>
                                  <a:lnTo>
                                    <a:pt x="3489769" y="8356"/>
                                  </a:lnTo>
                                  <a:lnTo>
                                    <a:pt x="3489769" y="4740"/>
                                  </a:lnTo>
                                  <a:lnTo>
                                    <a:pt x="3490400" y="3196"/>
                                  </a:lnTo>
                                  <a:lnTo>
                                    <a:pt x="3492960" y="639"/>
                                  </a:lnTo>
                                  <a:lnTo>
                                    <a:pt x="3494508" y="0"/>
                                  </a:lnTo>
                                  <a:lnTo>
                                    <a:pt x="3498127" y="0"/>
                                  </a:lnTo>
                                  <a:lnTo>
                                    <a:pt x="3499663" y="639"/>
                                  </a:lnTo>
                                  <a:lnTo>
                                    <a:pt x="3502223" y="3196"/>
                                  </a:lnTo>
                                  <a:lnTo>
                                    <a:pt x="3502866" y="4740"/>
                                  </a:lnTo>
                                  <a:lnTo>
                                    <a:pt x="3502866" y="8356"/>
                                  </a:lnTo>
                                  <a:lnTo>
                                    <a:pt x="3502223" y="9900"/>
                                  </a:lnTo>
                                  <a:lnTo>
                                    <a:pt x="3499663" y="12457"/>
                                  </a:lnTo>
                                  <a:lnTo>
                                    <a:pt x="34981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24357" y="13096"/>
                                  </a:moveTo>
                                  <a:lnTo>
                                    <a:pt x="3520749" y="13096"/>
                                  </a:lnTo>
                                  <a:lnTo>
                                    <a:pt x="3519201" y="12457"/>
                                  </a:lnTo>
                                  <a:lnTo>
                                    <a:pt x="3516642" y="9900"/>
                                  </a:lnTo>
                                  <a:lnTo>
                                    <a:pt x="3515999" y="8356"/>
                                  </a:lnTo>
                                  <a:lnTo>
                                    <a:pt x="3515999" y="4740"/>
                                  </a:lnTo>
                                  <a:lnTo>
                                    <a:pt x="3516642" y="3196"/>
                                  </a:lnTo>
                                  <a:lnTo>
                                    <a:pt x="3519201" y="639"/>
                                  </a:lnTo>
                                  <a:lnTo>
                                    <a:pt x="3520749" y="0"/>
                                  </a:lnTo>
                                  <a:lnTo>
                                    <a:pt x="3524357" y="0"/>
                                  </a:lnTo>
                                  <a:lnTo>
                                    <a:pt x="3525905" y="639"/>
                                  </a:lnTo>
                                  <a:lnTo>
                                    <a:pt x="3528464" y="3196"/>
                                  </a:lnTo>
                                  <a:lnTo>
                                    <a:pt x="3529095" y="4740"/>
                                  </a:lnTo>
                                  <a:lnTo>
                                    <a:pt x="3529095" y="8356"/>
                                  </a:lnTo>
                                  <a:lnTo>
                                    <a:pt x="3528464" y="9900"/>
                                  </a:lnTo>
                                  <a:lnTo>
                                    <a:pt x="3525905" y="12457"/>
                                  </a:lnTo>
                                  <a:lnTo>
                                    <a:pt x="35243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50598" y="13096"/>
                                  </a:moveTo>
                                  <a:lnTo>
                                    <a:pt x="3546979" y="13096"/>
                                  </a:lnTo>
                                  <a:lnTo>
                                    <a:pt x="3545443" y="12457"/>
                                  </a:lnTo>
                                  <a:lnTo>
                                    <a:pt x="3542883" y="9900"/>
                                  </a:lnTo>
                                  <a:lnTo>
                                    <a:pt x="3542240" y="8356"/>
                                  </a:lnTo>
                                  <a:lnTo>
                                    <a:pt x="3542240" y="4740"/>
                                  </a:lnTo>
                                  <a:lnTo>
                                    <a:pt x="3542883" y="3196"/>
                                  </a:lnTo>
                                  <a:lnTo>
                                    <a:pt x="3545443" y="639"/>
                                  </a:lnTo>
                                  <a:lnTo>
                                    <a:pt x="3546979" y="0"/>
                                  </a:lnTo>
                                  <a:lnTo>
                                    <a:pt x="3550598" y="0"/>
                                  </a:lnTo>
                                  <a:lnTo>
                                    <a:pt x="3552146" y="639"/>
                                  </a:lnTo>
                                  <a:lnTo>
                                    <a:pt x="3554706" y="3196"/>
                                  </a:lnTo>
                                  <a:lnTo>
                                    <a:pt x="3555337" y="4740"/>
                                  </a:lnTo>
                                  <a:lnTo>
                                    <a:pt x="3555337" y="8356"/>
                                  </a:lnTo>
                                  <a:lnTo>
                                    <a:pt x="3554706" y="9900"/>
                                  </a:lnTo>
                                  <a:lnTo>
                                    <a:pt x="3552146" y="12457"/>
                                  </a:lnTo>
                                  <a:lnTo>
                                    <a:pt x="35505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76840" y="13096"/>
                                  </a:moveTo>
                                  <a:lnTo>
                                    <a:pt x="3573220" y="13096"/>
                                  </a:lnTo>
                                  <a:lnTo>
                                    <a:pt x="3571684" y="12457"/>
                                  </a:lnTo>
                                  <a:lnTo>
                                    <a:pt x="3569124" y="9900"/>
                                  </a:lnTo>
                                  <a:lnTo>
                                    <a:pt x="3568481" y="8356"/>
                                  </a:lnTo>
                                  <a:lnTo>
                                    <a:pt x="3568481" y="4740"/>
                                  </a:lnTo>
                                  <a:lnTo>
                                    <a:pt x="3569124" y="3196"/>
                                  </a:lnTo>
                                  <a:lnTo>
                                    <a:pt x="3571684" y="639"/>
                                  </a:lnTo>
                                  <a:lnTo>
                                    <a:pt x="3573220" y="0"/>
                                  </a:lnTo>
                                  <a:lnTo>
                                    <a:pt x="3576840" y="0"/>
                                  </a:lnTo>
                                  <a:lnTo>
                                    <a:pt x="3578387" y="639"/>
                                  </a:lnTo>
                                  <a:lnTo>
                                    <a:pt x="3580935" y="3196"/>
                                  </a:lnTo>
                                  <a:lnTo>
                                    <a:pt x="3581578" y="4740"/>
                                  </a:lnTo>
                                  <a:lnTo>
                                    <a:pt x="3581578" y="8356"/>
                                  </a:lnTo>
                                  <a:lnTo>
                                    <a:pt x="3580935" y="9900"/>
                                  </a:lnTo>
                                  <a:lnTo>
                                    <a:pt x="3578387" y="12457"/>
                                  </a:lnTo>
                                  <a:lnTo>
                                    <a:pt x="35768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03081" y="13096"/>
                                  </a:moveTo>
                                  <a:lnTo>
                                    <a:pt x="3599461" y="13096"/>
                                  </a:lnTo>
                                  <a:lnTo>
                                    <a:pt x="3597914" y="12457"/>
                                  </a:lnTo>
                                  <a:lnTo>
                                    <a:pt x="3595366" y="9900"/>
                                  </a:lnTo>
                                  <a:lnTo>
                                    <a:pt x="3594723" y="8356"/>
                                  </a:lnTo>
                                  <a:lnTo>
                                    <a:pt x="3594723" y="4740"/>
                                  </a:lnTo>
                                  <a:lnTo>
                                    <a:pt x="3595366" y="3196"/>
                                  </a:lnTo>
                                  <a:lnTo>
                                    <a:pt x="3597914" y="639"/>
                                  </a:lnTo>
                                  <a:lnTo>
                                    <a:pt x="3599461" y="0"/>
                                  </a:lnTo>
                                  <a:lnTo>
                                    <a:pt x="3603081" y="0"/>
                                  </a:lnTo>
                                  <a:lnTo>
                                    <a:pt x="3604617" y="639"/>
                                  </a:lnTo>
                                  <a:lnTo>
                                    <a:pt x="3607177" y="3196"/>
                                  </a:lnTo>
                                  <a:lnTo>
                                    <a:pt x="3607820" y="4740"/>
                                  </a:lnTo>
                                  <a:lnTo>
                                    <a:pt x="3607820" y="8356"/>
                                  </a:lnTo>
                                  <a:lnTo>
                                    <a:pt x="3607177" y="9900"/>
                                  </a:lnTo>
                                  <a:lnTo>
                                    <a:pt x="3604617" y="12457"/>
                                  </a:lnTo>
                                  <a:lnTo>
                                    <a:pt x="36030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29322" y="13096"/>
                                  </a:moveTo>
                                  <a:lnTo>
                                    <a:pt x="3625703" y="13096"/>
                                  </a:lnTo>
                                  <a:lnTo>
                                    <a:pt x="3624155" y="12457"/>
                                  </a:lnTo>
                                  <a:lnTo>
                                    <a:pt x="3621595" y="9900"/>
                                  </a:lnTo>
                                  <a:lnTo>
                                    <a:pt x="3620964" y="8356"/>
                                  </a:lnTo>
                                  <a:lnTo>
                                    <a:pt x="3620964" y="4740"/>
                                  </a:lnTo>
                                  <a:lnTo>
                                    <a:pt x="3621595" y="3196"/>
                                  </a:lnTo>
                                  <a:lnTo>
                                    <a:pt x="3624155" y="639"/>
                                  </a:lnTo>
                                  <a:lnTo>
                                    <a:pt x="3625703" y="0"/>
                                  </a:lnTo>
                                  <a:lnTo>
                                    <a:pt x="3629322" y="0"/>
                                  </a:lnTo>
                                  <a:lnTo>
                                    <a:pt x="3630858" y="639"/>
                                  </a:lnTo>
                                  <a:lnTo>
                                    <a:pt x="3633418" y="3196"/>
                                  </a:lnTo>
                                  <a:lnTo>
                                    <a:pt x="3634061" y="4740"/>
                                  </a:lnTo>
                                  <a:lnTo>
                                    <a:pt x="3634061" y="8356"/>
                                  </a:lnTo>
                                  <a:lnTo>
                                    <a:pt x="3633418" y="9900"/>
                                  </a:lnTo>
                                  <a:lnTo>
                                    <a:pt x="3630858" y="12457"/>
                                  </a:lnTo>
                                  <a:lnTo>
                                    <a:pt x="36293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55552" y="13096"/>
                                  </a:moveTo>
                                  <a:lnTo>
                                    <a:pt x="3651944" y="13096"/>
                                  </a:lnTo>
                                  <a:lnTo>
                                    <a:pt x="3650396" y="12457"/>
                                  </a:lnTo>
                                  <a:lnTo>
                                    <a:pt x="3647836" y="9900"/>
                                  </a:lnTo>
                                  <a:lnTo>
                                    <a:pt x="3647194" y="8356"/>
                                  </a:lnTo>
                                  <a:lnTo>
                                    <a:pt x="3647194" y="4740"/>
                                  </a:lnTo>
                                  <a:lnTo>
                                    <a:pt x="3647836" y="3196"/>
                                  </a:lnTo>
                                  <a:lnTo>
                                    <a:pt x="3650396" y="639"/>
                                  </a:lnTo>
                                  <a:lnTo>
                                    <a:pt x="3651944" y="0"/>
                                  </a:lnTo>
                                  <a:lnTo>
                                    <a:pt x="3655552" y="0"/>
                                  </a:lnTo>
                                  <a:lnTo>
                                    <a:pt x="3657100" y="639"/>
                                  </a:lnTo>
                                  <a:lnTo>
                                    <a:pt x="3659659" y="3196"/>
                                  </a:lnTo>
                                  <a:lnTo>
                                    <a:pt x="3660290" y="4740"/>
                                  </a:lnTo>
                                  <a:lnTo>
                                    <a:pt x="3660290" y="8356"/>
                                  </a:lnTo>
                                  <a:lnTo>
                                    <a:pt x="3659659" y="9900"/>
                                  </a:lnTo>
                                  <a:lnTo>
                                    <a:pt x="3657100" y="12457"/>
                                  </a:lnTo>
                                  <a:lnTo>
                                    <a:pt x="36555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81793" y="13096"/>
                                  </a:moveTo>
                                  <a:lnTo>
                                    <a:pt x="3678174" y="13096"/>
                                  </a:lnTo>
                                  <a:lnTo>
                                    <a:pt x="3676638" y="12457"/>
                                  </a:lnTo>
                                  <a:lnTo>
                                    <a:pt x="3674078" y="9900"/>
                                  </a:lnTo>
                                  <a:lnTo>
                                    <a:pt x="3673435" y="8356"/>
                                  </a:lnTo>
                                  <a:lnTo>
                                    <a:pt x="3673435" y="4740"/>
                                  </a:lnTo>
                                  <a:lnTo>
                                    <a:pt x="3674078" y="3196"/>
                                  </a:lnTo>
                                  <a:lnTo>
                                    <a:pt x="3676638" y="639"/>
                                  </a:lnTo>
                                  <a:lnTo>
                                    <a:pt x="3678174" y="0"/>
                                  </a:lnTo>
                                  <a:lnTo>
                                    <a:pt x="3681793" y="0"/>
                                  </a:lnTo>
                                  <a:lnTo>
                                    <a:pt x="3683341" y="639"/>
                                  </a:lnTo>
                                  <a:lnTo>
                                    <a:pt x="3685901" y="3196"/>
                                  </a:lnTo>
                                  <a:lnTo>
                                    <a:pt x="3686532" y="4740"/>
                                  </a:lnTo>
                                  <a:lnTo>
                                    <a:pt x="3686532" y="8356"/>
                                  </a:lnTo>
                                  <a:lnTo>
                                    <a:pt x="3685901" y="9900"/>
                                  </a:lnTo>
                                  <a:lnTo>
                                    <a:pt x="3683341" y="12457"/>
                                  </a:lnTo>
                                  <a:lnTo>
                                    <a:pt x="36817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08034" y="13096"/>
                                  </a:moveTo>
                                  <a:lnTo>
                                    <a:pt x="3704415" y="13096"/>
                                  </a:lnTo>
                                  <a:lnTo>
                                    <a:pt x="3702867" y="12457"/>
                                  </a:lnTo>
                                  <a:lnTo>
                                    <a:pt x="3700319" y="9900"/>
                                  </a:lnTo>
                                  <a:lnTo>
                                    <a:pt x="3699676" y="8356"/>
                                  </a:lnTo>
                                  <a:lnTo>
                                    <a:pt x="3699676" y="4740"/>
                                  </a:lnTo>
                                  <a:lnTo>
                                    <a:pt x="3700319" y="3196"/>
                                  </a:lnTo>
                                  <a:lnTo>
                                    <a:pt x="3702867" y="639"/>
                                  </a:lnTo>
                                  <a:lnTo>
                                    <a:pt x="3704415" y="0"/>
                                  </a:lnTo>
                                  <a:lnTo>
                                    <a:pt x="3708034" y="0"/>
                                  </a:lnTo>
                                  <a:lnTo>
                                    <a:pt x="3709582" y="639"/>
                                  </a:lnTo>
                                  <a:lnTo>
                                    <a:pt x="3712130" y="3196"/>
                                  </a:lnTo>
                                  <a:lnTo>
                                    <a:pt x="3712773" y="4740"/>
                                  </a:lnTo>
                                  <a:lnTo>
                                    <a:pt x="3712773" y="8356"/>
                                  </a:lnTo>
                                  <a:lnTo>
                                    <a:pt x="3712130" y="9900"/>
                                  </a:lnTo>
                                  <a:lnTo>
                                    <a:pt x="3709582" y="12457"/>
                                  </a:lnTo>
                                  <a:lnTo>
                                    <a:pt x="37080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34276" y="13096"/>
                                  </a:moveTo>
                                  <a:lnTo>
                                    <a:pt x="3730656" y="13096"/>
                                  </a:lnTo>
                                  <a:lnTo>
                                    <a:pt x="3729109" y="12457"/>
                                  </a:lnTo>
                                  <a:lnTo>
                                    <a:pt x="3726549" y="9900"/>
                                  </a:lnTo>
                                  <a:lnTo>
                                    <a:pt x="3725918" y="8356"/>
                                  </a:lnTo>
                                  <a:lnTo>
                                    <a:pt x="3725918" y="4740"/>
                                  </a:lnTo>
                                  <a:lnTo>
                                    <a:pt x="3726549" y="3196"/>
                                  </a:lnTo>
                                  <a:lnTo>
                                    <a:pt x="3729109" y="639"/>
                                  </a:lnTo>
                                  <a:lnTo>
                                    <a:pt x="3730656" y="0"/>
                                  </a:lnTo>
                                  <a:lnTo>
                                    <a:pt x="3734276" y="0"/>
                                  </a:lnTo>
                                  <a:lnTo>
                                    <a:pt x="3735812" y="639"/>
                                  </a:lnTo>
                                  <a:lnTo>
                                    <a:pt x="3738372" y="3196"/>
                                  </a:lnTo>
                                  <a:lnTo>
                                    <a:pt x="3739015" y="4740"/>
                                  </a:lnTo>
                                  <a:lnTo>
                                    <a:pt x="3739015" y="8356"/>
                                  </a:lnTo>
                                  <a:lnTo>
                                    <a:pt x="3738372" y="9900"/>
                                  </a:lnTo>
                                  <a:lnTo>
                                    <a:pt x="3735812" y="12457"/>
                                  </a:lnTo>
                                  <a:lnTo>
                                    <a:pt x="37342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60505" y="13096"/>
                                  </a:moveTo>
                                  <a:lnTo>
                                    <a:pt x="3756898" y="13096"/>
                                  </a:lnTo>
                                  <a:lnTo>
                                    <a:pt x="3755350" y="12457"/>
                                  </a:lnTo>
                                  <a:lnTo>
                                    <a:pt x="3752790" y="9900"/>
                                  </a:lnTo>
                                  <a:lnTo>
                                    <a:pt x="3752159" y="8356"/>
                                  </a:lnTo>
                                  <a:lnTo>
                                    <a:pt x="3752159" y="4740"/>
                                  </a:lnTo>
                                  <a:lnTo>
                                    <a:pt x="3752790" y="3196"/>
                                  </a:lnTo>
                                  <a:lnTo>
                                    <a:pt x="3755350" y="639"/>
                                  </a:lnTo>
                                  <a:lnTo>
                                    <a:pt x="3756898" y="0"/>
                                  </a:lnTo>
                                  <a:lnTo>
                                    <a:pt x="3760505" y="0"/>
                                  </a:lnTo>
                                  <a:lnTo>
                                    <a:pt x="3762053" y="639"/>
                                  </a:lnTo>
                                  <a:lnTo>
                                    <a:pt x="3764613" y="3196"/>
                                  </a:lnTo>
                                  <a:lnTo>
                                    <a:pt x="3765256" y="4740"/>
                                  </a:lnTo>
                                  <a:lnTo>
                                    <a:pt x="3765256" y="8356"/>
                                  </a:lnTo>
                                  <a:lnTo>
                                    <a:pt x="3764613" y="9900"/>
                                  </a:lnTo>
                                  <a:lnTo>
                                    <a:pt x="3762053" y="12457"/>
                                  </a:lnTo>
                                  <a:lnTo>
                                    <a:pt x="37605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86747" y="13096"/>
                                  </a:moveTo>
                                  <a:lnTo>
                                    <a:pt x="3783127" y="13096"/>
                                  </a:lnTo>
                                  <a:lnTo>
                                    <a:pt x="3781591" y="12457"/>
                                  </a:lnTo>
                                  <a:lnTo>
                                    <a:pt x="3779031" y="9900"/>
                                  </a:lnTo>
                                  <a:lnTo>
                                    <a:pt x="3778389" y="8356"/>
                                  </a:lnTo>
                                  <a:lnTo>
                                    <a:pt x="3778389" y="4740"/>
                                  </a:lnTo>
                                  <a:lnTo>
                                    <a:pt x="3779031" y="3196"/>
                                  </a:lnTo>
                                  <a:lnTo>
                                    <a:pt x="3781591" y="639"/>
                                  </a:lnTo>
                                  <a:lnTo>
                                    <a:pt x="3783127" y="0"/>
                                  </a:lnTo>
                                  <a:lnTo>
                                    <a:pt x="3786747" y="0"/>
                                  </a:lnTo>
                                  <a:lnTo>
                                    <a:pt x="3788295" y="639"/>
                                  </a:lnTo>
                                  <a:lnTo>
                                    <a:pt x="3790854" y="3196"/>
                                  </a:lnTo>
                                  <a:lnTo>
                                    <a:pt x="3791485" y="4740"/>
                                  </a:lnTo>
                                  <a:lnTo>
                                    <a:pt x="3791485" y="8356"/>
                                  </a:lnTo>
                                  <a:lnTo>
                                    <a:pt x="3790854" y="9900"/>
                                  </a:lnTo>
                                  <a:lnTo>
                                    <a:pt x="3788295" y="12457"/>
                                  </a:lnTo>
                                  <a:lnTo>
                                    <a:pt x="37867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12988" y="13096"/>
                                  </a:moveTo>
                                  <a:lnTo>
                                    <a:pt x="3809369" y="13096"/>
                                  </a:lnTo>
                                  <a:lnTo>
                                    <a:pt x="3807833" y="12457"/>
                                  </a:lnTo>
                                  <a:lnTo>
                                    <a:pt x="3805273" y="9900"/>
                                  </a:lnTo>
                                  <a:lnTo>
                                    <a:pt x="3804630" y="8356"/>
                                  </a:lnTo>
                                  <a:lnTo>
                                    <a:pt x="3804630" y="4740"/>
                                  </a:lnTo>
                                  <a:lnTo>
                                    <a:pt x="3805273" y="3196"/>
                                  </a:lnTo>
                                  <a:lnTo>
                                    <a:pt x="3807833" y="639"/>
                                  </a:lnTo>
                                  <a:lnTo>
                                    <a:pt x="3809369" y="0"/>
                                  </a:lnTo>
                                  <a:lnTo>
                                    <a:pt x="3812988" y="0"/>
                                  </a:lnTo>
                                  <a:lnTo>
                                    <a:pt x="3814536" y="639"/>
                                  </a:lnTo>
                                  <a:lnTo>
                                    <a:pt x="3817084" y="3196"/>
                                  </a:lnTo>
                                  <a:lnTo>
                                    <a:pt x="3817727" y="4740"/>
                                  </a:lnTo>
                                  <a:lnTo>
                                    <a:pt x="3817727" y="8356"/>
                                  </a:lnTo>
                                  <a:lnTo>
                                    <a:pt x="3817084" y="9900"/>
                                  </a:lnTo>
                                  <a:lnTo>
                                    <a:pt x="3814536" y="12457"/>
                                  </a:lnTo>
                                  <a:lnTo>
                                    <a:pt x="38129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39229" y="13096"/>
                                  </a:moveTo>
                                  <a:lnTo>
                                    <a:pt x="3835610" y="13096"/>
                                  </a:lnTo>
                                  <a:lnTo>
                                    <a:pt x="3834062" y="12457"/>
                                  </a:lnTo>
                                  <a:lnTo>
                                    <a:pt x="3831514" y="9900"/>
                                  </a:lnTo>
                                  <a:lnTo>
                                    <a:pt x="3830871" y="8356"/>
                                  </a:lnTo>
                                  <a:lnTo>
                                    <a:pt x="3830871" y="4740"/>
                                  </a:lnTo>
                                  <a:lnTo>
                                    <a:pt x="3831514" y="3196"/>
                                  </a:lnTo>
                                  <a:lnTo>
                                    <a:pt x="3834062" y="639"/>
                                  </a:lnTo>
                                  <a:lnTo>
                                    <a:pt x="3835610" y="0"/>
                                  </a:lnTo>
                                  <a:lnTo>
                                    <a:pt x="3839229" y="0"/>
                                  </a:lnTo>
                                  <a:lnTo>
                                    <a:pt x="3840765" y="639"/>
                                  </a:lnTo>
                                  <a:lnTo>
                                    <a:pt x="3843325" y="3196"/>
                                  </a:lnTo>
                                  <a:lnTo>
                                    <a:pt x="3843968" y="4740"/>
                                  </a:lnTo>
                                  <a:lnTo>
                                    <a:pt x="3843968" y="8356"/>
                                  </a:lnTo>
                                  <a:lnTo>
                                    <a:pt x="3843325" y="9900"/>
                                  </a:lnTo>
                                  <a:lnTo>
                                    <a:pt x="3840765" y="12457"/>
                                  </a:lnTo>
                                  <a:lnTo>
                                    <a:pt x="38392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65471" y="13096"/>
                                  </a:moveTo>
                                  <a:lnTo>
                                    <a:pt x="3861851" y="13096"/>
                                  </a:lnTo>
                                  <a:lnTo>
                                    <a:pt x="3860304" y="12457"/>
                                  </a:lnTo>
                                  <a:lnTo>
                                    <a:pt x="3857744" y="9900"/>
                                  </a:lnTo>
                                  <a:lnTo>
                                    <a:pt x="3857113" y="8356"/>
                                  </a:lnTo>
                                  <a:lnTo>
                                    <a:pt x="3857113" y="4740"/>
                                  </a:lnTo>
                                  <a:lnTo>
                                    <a:pt x="3857744" y="3196"/>
                                  </a:lnTo>
                                  <a:lnTo>
                                    <a:pt x="3860304" y="639"/>
                                  </a:lnTo>
                                  <a:lnTo>
                                    <a:pt x="3861851" y="0"/>
                                  </a:lnTo>
                                  <a:lnTo>
                                    <a:pt x="3865471" y="0"/>
                                  </a:lnTo>
                                  <a:lnTo>
                                    <a:pt x="3867007" y="639"/>
                                  </a:lnTo>
                                  <a:lnTo>
                                    <a:pt x="3869567" y="3196"/>
                                  </a:lnTo>
                                  <a:lnTo>
                                    <a:pt x="3870210" y="4740"/>
                                  </a:lnTo>
                                  <a:lnTo>
                                    <a:pt x="3870210" y="8356"/>
                                  </a:lnTo>
                                  <a:lnTo>
                                    <a:pt x="3869567" y="9900"/>
                                  </a:lnTo>
                                  <a:lnTo>
                                    <a:pt x="3867007" y="12457"/>
                                  </a:lnTo>
                                  <a:lnTo>
                                    <a:pt x="38654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91700" y="13096"/>
                                  </a:moveTo>
                                  <a:lnTo>
                                    <a:pt x="3888093" y="13096"/>
                                  </a:lnTo>
                                  <a:lnTo>
                                    <a:pt x="3886545" y="12457"/>
                                  </a:lnTo>
                                  <a:lnTo>
                                    <a:pt x="3883985" y="9900"/>
                                  </a:lnTo>
                                  <a:lnTo>
                                    <a:pt x="3883342" y="8356"/>
                                  </a:lnTo>
                                  <a:lnTo>
                                    <a:pt x="3883342" y="4740"/>
                                  </a:lnTo>
                                  <a:lnTo>
                                    <a:pt x="3883985" y="3196"/>
                                  </a:lnTo>
                                  <a:lnTo>
                                    <a:pt x="3886545" y="639"/>
                                  </a:lnTo>
                                  <a:lnTo>
                                    <a:pt x="3888093" y="0"/>
                                  </a:lnTo>
                                  <a:lnTo>
                                    <a:pt x="3891700" y="0"/>
                                  </a:lnTo>
                                  <a:lnTo>
                                    <a:pt x="3893248" y="639"/>
                                  </a:lnTo>
                                  <a:lnTo>
                                    <a:pt x="3895808" y="3196"/>
                                  </a:lnTo>
                                  <a:lnTo>
                                    <a:pt x="3896439" y="4740"/>
                                  </a:lnTo>
                                  <a:lnTo>
                                    <a:pt x="3896439" y="8356"/>
                                  </a:lnTo>
                                  <a:lnTo>
                                    <a:pt x="3895808" y="9900"/>
                                  </a:lnTo>
                                  <a:lnTo>
                                    <a:pt x="3893248" y="12457"/>
                                  </a:lnTo>
                                  <a:lnTo>
                                    <a:pt x="3891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17942" y="13096"/>
                                  </a:moveTo>
                                  <a:lnTo>
                                    <a:pt x="3914322" y="13096"/>
                                  </a:lnTo>
                                  <a:lnTo>
                                    <a:pt x="3912786" y="12457"/>
                                  </a:lnTo>
                                  <a:lnTo>
                                    <a:pt x="3910226" y="9900"/>
                                  </a:lnTo>
                                  <a:lnTo>
                                    <a:pt x="3909583" y="8356"/>
                                  </a:lnTo>
                                  <a:lnTo>
                                    <a:pt x="3909583" y="4740"/>
                                  </a:lnTo>
                                  <a:lnTo>
                                    <a:pt x="3910226" y="3196"/>
                                  </a:lnTo>
                                  <a:lnTo>
                                    <a:pt x="3912786" y="639"/>
                                  </a:lnTo>
                                  <a:lnTo>
                                    <a:pt x="3914322" y="0"/>
                                  </a:lnTo>
                                  <a:lnTo>
                                    <a:pt x="3917942" y="0"/>
                                  </a:lnTo>
                                  <a:lnTo>
                                    <a:pt x="3919489" y="639"/>
                                  </a:lnTo>
                                  <a:lnTo>
                                    <a:pt x="3922049" y="3196"/>
                                  </a:lnTo>
                                  <a:lnTo>
                                    <a:pt x="3922680" y="4740"/>
                                  </a:lnTo>
                                  <a:lnTo>
                                    <a:pt x="3922680" y="8356"/>
                                  </a:lnTo>
                                  <a:lnTo>
                                    <a:pt x="3922049" y="9900"/>
                                  </a:lnTo>
                                  <a:lnTo>
                                    <a:pt x="3919489" y="12457"/>
                                  </a:lnTo>
                                  <a:lnTo>
                                    <a:pt x="39179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44183" y="13096"/>
                                  </a:moveTo>
                                  <a:lnTo>
                                    <a:pt x="3940564" y="13096"/>
                                  </a:lnTo>
                                  <a:lnTo>
                                    <a:pt x="3939028" y="12457"/>
                                  </a:lnTo>
                                  <a:lnTo>
                                    <a:pt x="3936468" y="9900"/>
                                  </a:lnTo>
                                  <a:lnTo>
                                    <a:pt x="3935825" y="8356"/>
                                  </a:lnTo>
                                  <a:lnTo>
                                    <a:pt x="3935825" y="4740"/>
                                  </a:lnTo>
                                  <a:lnTo>
                                    <a:pt x="3936468" y="3196"/>
                                  </a:lnTo>
                                  <a:lnTo>
                                    <a:pt x="3939028" y="639"/>
                                  </a:lnTo>
                                  <a:lnTo>
                                    <a:pt x="3940564" y="0"/>
                                  </a:lnTo>
                                  <a:lnTo>
                                    <a:pt x="3944183" y="0"/>
                                  </a:lnTo>
                                  <a:lnTo>
                                    <a:pt x="3945731" y="639"/>
                                  </a:lnTo>
                                  <a:lnTo>
                                    <a:pt x="3948279" y="3196"/>
                                  </a:lnTo>
                                  <a:lnTo>
                                    <a:pt x="3948922" y="4740"/>
                                  </a:lnTo>
                                  <a:lnTo>
                                    <a:pt x="3948922" y="8356"/>
                                  </a:lnTo>
                                  <a:lnTo>
                                    <a:pt x="3948279" y="9900"/>
                                  </a:lnTo>
                                  <a:lnTo>
                                    <a:pt x="3945731" y="12457"/>
                                  </a:lnTo>
                                  <a:lnTo>
                                    <a:pt x="39441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70424" y="13096"/>
                                  </a:moveTo>
                                  <a:lnTo>
                                    <a:pt x="3966805" y="13096"/>
                                  </a:lnTo>
                                  <a:lnTo>
                                    <a:pt x="3965257" y="12457"/>
                                  </a:lnTo>
                                  <a:lnTo>
                                    <a:pt x="3962709" y="9900"/>
                                  </a:lnTo>
                                  <a:lnTo>
                                    <a:pt x="3962066" y="8356"/>
                                  </a:lnTo>
                                  <a:lnTo>
                                    <a:pt x="3962066" y="4740"/>
                                  </a:lnTo>
                                  <a:lnTo>
                                    <a:pt x="3962709" y="3196"/>
                                  </a:lnTo>
                                  <a:lnTo>
                                    <a:pt x="3965257" y="639"/>
                                  </a:lnTo>
                                  <a:lnTo>
                                    <a:pt x="3966805" y="0"/>
                                  </a:lnTo>
                                  <a:lnTo>
                                    <a:pt x="3970424" y="0"/>
                                  </a:lnTo>
                                  <a:lnTo>
                                    <a:pt x="3971960" y="639"/>
                                  </a:lnTo>
                                  <a:lnTo>
                                    <a:pt x="3974520" y="3196"/>
                                  </a:lnTo>
                                  <a:lnTo>
                                    <a:pt x="3975163" y="4740"/>
                                  </a:lnTo>
                                  <a:lnTo>
                                    <a:pt x="3975163" y="8356"/>
                                  </a:lnTo>
                                  <a:lnTo>
                                    <a:pt x="3974520" y="9900"/>
                                  </a:lnTo>
                                  <a:lnTo>
                                    <a:pt x="3971960" y="12457"/>
                                  </a:lnTo>
                                  <a:lnTo>
                                    <a:pt x="39704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96666" y="13096"/>
                                  </a:moveTo>
                                  <a:lnTo>
                                    <a:pt x="3993046" y="13096"/>
                                  </a:lnTo>
                                  <a:lnTo>
                                    <a:pt x="3991498" y="12457"/>
                                  </a:lnTo>
                                  <a:lnTo>
                                    <a:pt x="3988939" y="9900"/>
                                  </a:lnTo>
                                  <a:lnTo>
                                    <a:pt x="3988308" y="8356"/>
                                  </a:lnTo>
                                  <a:lnTo>
                                    <a:pt x="3988308" y="4740"/>
                                  </a:lnTo>
                                  <a:lnTo>
                                    <a:pt x="3988939" y="3196"/>
                                  </a:lnTo>
                                  <a:lnTo>
                                    <a:pt x="3991498" y="639"/>
                                  </a:lnTo>
                                  <a:lnTo>
                                    <a:pt x="3993046" y="0"/>
                                  </a:lnTo>
                                  <a:lnTo>
                                    <a:pt x="3996666" y="0"/>
                                  </a:lnTo>
                                  <a:lnTo>
                                    <a:pt x="3998202" y="639"/>
                                  </a:lnTo>
                                  <a:lnTo>
                                    <a:pt x="4000762" y="3196"/>
                                  </a:lnTo>
                                  <a:lnTo>
                                    <a:pt x="4001404" y="4740"/>
                                  </a:lnTo>
                                  <a:lnTo>
                                    <a:pt x="4001404" y="8356"/>
                                  </a:lnTo>
                                  <a:lnTo>
                                    <a:pt x="4000762" y="9900"/>
                                  </a:lnTo>
                                  <a:lnTo>
                                    <a:pt x="3998202" y="12457"/>
                                  </a:lnTo>
                                  <a:lnTo>
                                    <a:pt x="39966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22895" y="13096"/>
                                  </a:moveTo>
                                  <a:lnTo>
                                    <a:pt x="4019288" y="13096"/>
                                  </a:lnTo>
                                  <a:lnTo>
                                    <a:pt x="4017740" y="12457"/>
                                  </a:lnTo>
                                  <a:lnTo>
                                    <a:pt x="4015180" y="9900"/>
                                  </a:lnTo>
                                  <a:lnTo>
                                    <a:pt x="4014537" y="8356"/>
                                  </a:lnTo>
                                  <a:lnTo>
                                    <a:pt x="4014537" y="4740"/>
                                  </a:lnTo>
                                  <a:lnTo>
                                    <a:pt x="4015180" y="3196"/>
                                  </a:lnTo>
                                  <a:lnTo>
                                    <a:pt x="4017740" y="639"/>
                                  </a:lnTo>
                                  <a:lnTo>
                                    <a:pt x="4019288" y="0"/>
                                  </a:lnTo>
                                  <a:lnTo>
                                    <a:pt x="4022895" y="0"/>
                                  </a:lnTo>
                                  <a:lnTo>
                                    <a:pt x="4024443" y="639"/>
                                  </a:lnTo>
                                  <a:lnTo>
                                    <a:pt x="4027003" y="3196"/>
                                  </a:lnTo>
                                  <a:lnTo>
                                    <a:pt x="4027634" y="4740"/>
                                  </a:lnTo>
                                  <a:lnTo>
                                    <a:pt x="4027634" y="8356"/>
                                  </a:lnTo>
                                  <a:lnTo>
                                    <a:pt x="4027003" y="9900"/>
                                  </a:lnTo>
                                  <a:lnTo>
                                    <a:pt x="4024443" y="12457"/>
                                  </a:lnTo>
                                  <a:lnTo>
                                    <a:pt x="40228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49137" y="13096"/>
                                  </a:moveTo>
                                  <a:lnTo>
                                    <a:pt x="4045517" y="13096"/>
                                  </a:lnTo>
                                  <a:lnTo>
                                    <a:pt x="4043981" y="12457"/>
                                  </a:lnTo>
                                  <a:lnTo>
                                    <a:pt x="4041421" y="9900"/>
                                  </a:lnTo>
                                  <a:lnTo>
                                    <a:pt x="4040778" y="8356"/>
                                  </a:lnTo>
                                  <a:lnTo>
                                    <a:pt x="4040778" y="4740"/>
                                  </a:lnTo>
                                  <a:lnTo>
                                    <a:pt x="4041421" y="3196"/>
                                  </a:lnTo>
                                  <a:lnTo>
                                    <a:pt x="4043981" y="639"/>
                                  </a:lnTo>
                                  <a:lnTo>
                                    <a:pt x="4045517" y="0"/>
                                  </a:lnTo>
                                  <a:lnTo>
                                    <a:pt x="4049137" y="0"/>
                                  </a:lnTo>
                                  <a:lnTo>
                                    <a:pt x="4050684" y="639"/>
                                  </a:lnTo>
                                  <a:lnTo>
                                    <a:pt x="4053232" y="3196"/>
                                  </a:lnTo>
                                  <a:lnTo>
                                    <a:pt x="4053875" y="4740"/>
                                  </a:lnTo>
                                  <a:lnTo>
                                    <a:pt x="4053875" y="8356"/>
                                  </a:lnTo>
                                  <a:lnTo>
                                    <a:pt x="4053232" y="9900"/>
                                  </a:lnTo>
                                  <a:lnTo>
                                    <a:pt x="4050684" y="12457"/>
                                  </a:lnTo>
                                  <a:lnTo>
                                    <a:pt x="40491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75378" y="13096"/>
                                  </a:moveTo>
                                  <a:lnTo>
                                    <a:pt x="4071759" y="13096"/>
                                  </a:lnTo>
                                  <a:lnTo>
                                    <a:pt x="4070211" y="12457"/>
                                  </a:lnTo>
                                  <a:lnTo>
                                    <a:pt x="4067663" y="9900"/>
                                  </a:lnTo>
                                  <a:lnTo>
                                    <a:pt x="4067020" y="8356"/>
                                  </a:lnTo>
                                  <a:lnTo>
                                    <a:pt x="4067020" y="4740"/>
                                  </a:lnTo>
                                  <a:lnTo>
                                    <a:pt x="4067663" y="3196"/>
                                  </a:lnTo>
                                  <a:lnTo>
                                    <a:pt x="4070211" y="639"/>
                                  </a:lnTo>
                                  <a:lnTo>
                                    <a:pt x="4071759" y="0"/>
                                  </a:lnTo>
                                  <a:lnTo>
                                    <a:pt x="4075378" y="0"/>
                                  </a:lnTo>
                                  <a:lnTo>
                                    <a:pt x="4076926" y="639"/>
                                  </a:lnTo>
                                  <a:lnTo>
                                    <a:pt x="4079474" y="3196"/>
                                  </a:lnTo>
                                  <a:lnTo>
                                    <a:pt x="4080117" y="4740"/>
                                  </a:lnTo>
                                  <a:lnTo>
                                    <a:pt x="4080117" y="8356"/>
                                  </a:lnTo>
                                  <a:lnTo>
                                    <a:pt x="4079474" y="9900"/>
                                  </a:lnTo>
                                  <a:lnTo>
                                    <a:pt x="4076926" y="12457"/>
                                  </a:lnTo>
                                  <a:lnTo>
                                    <a:pt x="40753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01619" y="13096"/>
                                  </a:moveTo>
                                  <a:lnTo>
                                    <a:pt x="4098000" y="13096"/>
                                  </a:lnTo>
                                  <a:lnTo>
                                    <a:pt x="4096452" y="12457"/>
                                  </a:lnTo>
                                  <a:lnTo>
                                    <a:pt x="4093904" y="9900"/>
                                  </a:lnTo>
                                  <a:lnTo>
                                    <a:pt x="4093261" y="8356"/>
                                  </a:lnTo>
                                  <a:lnTo>
                                    <a:pt x="4093261" y="4740"/>
                                  </a:lnTo>
                                  <a:lnTo>
                                    <a:pt x="4093904" y="3196"/>
                                  </a:lnTo>
                                  <a:lnTo>
                                    <a:pt x="4096452" y="639"/>
                                  </a:lnTo>
                                  <a:lnTo>
                                    <a:pt x="4098000" y="0"/>
                                  </a:lnTo>
                                  <a:lnTo>
                                    <a:pt x="4101619" y="0"/>
                                  </a:lnTo>
                                  <a:lnTo>
                                    <a:pt x="4103155" y="639"/>
                                  </a:lnTo>
                                  <a:lnTo>
                                    <a:pt x="4105715" y="3196"/>
                                  </a:lnTo>
                                  <a:lnTo>
                                    <a:pt x="4106358" y="4740"/>
                                  </a:lnTo>
                                  <a:lnTo>
                                    <a:pt x="4106358" y="8356"/>
                                  </a:lnTo>
                                  <a:lnTo>
                                    <a:pt x="4105715" y="9900"/>
                                  </a:lnTo>
                                  <a:lnTo>
                                    <a:pt x="4103155" y="12457"/>
                                  </a:lnTo>
                                  <a:lnTo>
                                    <a:pt x="41016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27849" y="13096"/>
                                  </a:moveTo>
                                  <a:lnTo>
                                    <a:pt x="4124241" y="13096"/>
                                  </a:lnTo>
                                  <a:lnTo>
                                    <a:pt x="4122693" y="12457"/>
                                  </a:lnTo>
                                  <a:lnTo>
                                    <a:pt x="4120134" y="9900"/>
                                  </a:lnTo>
                                  <a:lnTo>
                                    <a:pt x="4119503" y="8356"/>
                                  </a:lnTo>
                                  <a:lnTo>
                                    <a:pt x="4119503" y="4740"/>
                                  </a:lnTo>
                                  <a:lnTo>
                                    <a:pt x="4120134" y="3196"/>
                                  </a:lnTo>
                                  <a:lnTo>
                                    <a:pt x="4122693" y="639"/>
                                  </a:lnTo>
                                  <a:lnTo>
                                    <a:pt x="4124241" y="0"/>
                                  </a:lnTo>
                                  <a:lnTo>
                                    <a:pt x="4127849" y="0"/>
                                  </a:lnTo>
                                  <a:lnTo>
                                    <a:pt x="4129397" y="639"/>
                                  </a:lnTo>
                                  <a:lnTo>
                                    <a:pt x="4131957" y="3196"/>
                                  </a:lnTo>
                                  <a:lnTo>
                                    <a:pt x="4132599" y="4740"/>
                                  </a:lnTo>
                                  <a:lnTo>
                                    <a:pt x="4132599" y="8356"/>
                                  </a:lnTo>
                                  <a:lnTo>
                                    <a:pt x="4131957" y="9900"/>
                                  </a:lnTo>
                                  <a:lnTo>
                                    <a:pt x="4129397" y="12457"/>
                                  </a:lnTo>
                                  <a:lnTo>
                                    <a:pt x="41278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54090" y="13096"/>
                                  </a:moveTo>
                                  <a:lnTo>
                                    <a:pt x="4150471" y="13096"/>
                                  </a:lnTo>
                                  <a:lnTo>
                                    <a:pt x="4148935" y="12457"/>
                                  </a:lnTo>
                                  <a:lnTo>
                                    <a:pt x="4146375" y="9900"/>
                                  </a:lnTo>
                                  <a:lnTo>
                                    <a:pt x="4145732" y="8356"/>
                                  </a:lnTo>
                                  <a:lnTo>
                                    <a:pt x="4145732" y="4740"/>
                                  </a:lnTo>
                                  <a:lnTo>
                                    <a:pt x="4146375" y="3196"/>
                                  </a:lnTo>
                                  <a:lnTo>
                                    <a:pt x="4148935" y="639"/>
                                  </a:lnTo>
                                  <a:lnTo>
                                    <a:pt x="4150471" y="0"/>
                                  </a:lnTo>
                                  <a:lnTo>
                                    <a:pt x="4154090" y="0"/>
                                  </a:lnTo>
                                  <a:lnTo>
                                    <a:pt x="4155638" y="639"/>
                                  </a:lnTo>
                                  <a:lnTo>
                                    <a:pt x="4158198" y="3196"/>
                                  </a:lnTo>
                                  <a:lnTo>
                                    <a:pt x="4158829" y="4740"/>
                                  </a:lnTo>
                                  <a:lnTo>
                                    <a:pt x="4158829" y="8356"/>
                                  </a:lnTo>
                                  <a:lnTo>
                                    <a:pt x="4158198" y="9900"/>
                                  </a:lnTo>
                                  <a:lnTo>
                                    <a:pt x="4155638" y="12457"/>
                                  </a:lnTo>
                                  <a:lnTo>
                                    <a:pt x="41540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80332" y="13096"/>
                                  </a:moveTo>
                                  <a:lnTo>
                                    <a:pt x="4176712" y="13096"/>
                                  </a:lnTo>
                                  <a:lnTo>
                                    <a:pt x="4175176" y="12457"/>
                                  </a:lnTo>
                                  <a:lnTo>
                                    <a:pt x="4172616" y="9900"/>
                                  </a:lnTo>
                                  <a:lnTo>
                                    <a:pt x="4171973" y="8356"/>
                                  </a:lnTo>
                                  <a:lnTo>
                                    <a:pt x="4171973" y="4740"/>
                                  </a:lnTo>
                                  <a:lnTo>
                                    <a:pt x="4172616" y="3196"/>
                                  </a:lnTo>
                                  <a:lnTo>
                                    <a:pt x="4175176" y="639"/>
                                  </a:lnTo>
                                  <a:lnTo>
                                    <a:pt x="4176712" y="0"/>
                                  </a:lnTo>
                                  <a:lnTo>
                                    <a:pt x="4180332" y="0"/>
                                  </a:lnTo>
                                  <a:lnTo>
                                    <a:pt x="4181879" y="639"/>
                                  </a:lnTo>
                                  <a:lnTo>
                                    <a:pt x="4184427" y="3196"/>
                                  </a:lnTo>
                                  <a:lnTo>
                                    <a:pt x="4185070" y="4740"/>
                                  </a:lnTo>
                                  <a:lnTo>
                                    <a:pt x="4185070" y="8356"/>
                                  </a:lnTo>
                                  <a:lnTo>
                                    <a:pt x="4184427" y="9900"/>
                                  </a:lnTo>
                                  <a:lnTo>
                                    <a:pt x="4181879" y="12457"/>
                                  </a:lnTo>
                                  <a:lnTo>
                                    <a:pt x="41803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06573" y="13096"/>
                                  </a:moveTo>
                                  <a:lnTo>
                                    <a:pt x="4202954" y="13096"/>
                                  </a:lnTo>
                                  <a:lnTo>
                                    <a:pt x="4201406" y="12457"/>
                                  </a:lnTo>
                                  <a:lnTo>
                                    <a:pt x="4198858" y="9900"/>
                                  </a:lnTo>
                                  <a:lnTo>
                                    <a:pt x="4198215" y="8356"/>
                                  </a:lnTo>
                                  <a:lnTo>
                                    <a:pt x="4198215" y="4740"/>
                                  </a:lnTo>
                                  <a:lnTo>
                                    <a:pt x="4198858" y="3196"/>
                                  </a:lnTo>
                                  <a:lnTo>
                                    <a:pt x="4201406" y="639"/>
                                  </a:lnTo>
                                  <a:lnTo>
                                    <a:pt x="4202954" y="0"/>
                                  </a:lnTo>
                                  <a:lnTo>
                                    <a:pt x="4206573" y="0"/>
                                  </a:lnTo>
                                  <a:lnTo>
                                    <a:pt x="4208109" y="639"/>
                                  </a:lnTo>
                                  <a:lnTo>
                                    <a:pt x="4210669" y="3196"/>
                                  </a:lnTo>
                                  <a:lnTo>
                                    <a:pt x="4211312" y="4740"/>
                                  </a:lnTo>
                                  <a:lnTo>
                                    <a:pt x="4211312" y="8356"/>
                                  </a:lnTo>
                                  <a:lnTo>
                                    <a:pt x="4210669" y="9900"/>
                                  </a:lnTo>
                                  <a:lnTo>
                                    <a:pt x="4208109" y="12457"/>
                                  </a:lnTo>
                                  <a:lnTo>
                                    <a:pt x="42065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32814" y="13096"/>
                                  </a:moveTo>
                                  <a:lnTo>
                                    <a:pt x="4229195" y="13096"/>
                                  </a:lnTo>
                                  <a:lnTo>
                                    <a:pt x="4227647" y="12457"/>
                                  </a:lnTo>
                                  <a:lnTo>
                                    <a:pt x="4225087" y="9900"/>
                                  </a:lnTo>
                                  <a:lnTo>
                                    <a:pt x="4224456" y="8356"/>
                                  </a:lnTo>
                                  <a:lnTo>
                                    <a:pt x="4224456" y="4740"/>
                                  </a:lnTo>
                                  <a:lnTo>
                                    <a:pt x="4225087" y="3196"/>
                                  </a:lnTo>
                                  <a:lnTo>
                                    <a:pt x="4227647" y="639"/>
                                  </a:lnTo>
                                  <a:lnTo>
                                    <a:pt x="4229195" y="0"/>
                                  </a:lnTo>
                                  <a:lnTo>
                                    <a:pt x="4232814" y="0"/>
                                  </a:lnTo>
                                  <a:lnTo>
                                    <a:pt x="4234350" y="639"/>
                                  </a:lnTo>
                                  <a:lnTo>
                                    <a:pt x="4236910" y="3196"/>
                                  </a:lnTo>
                                  <a:lnTo>
                                    <a:pt x="4237553" y="4740"/>
                                  </a:lnTo>
                                  <a:lnTo>
                                    <a:pt x="4237553" y="8356"/>
                                  </a:lnTo>
                                  <a:lnTo>
                                    <a:pt x="4236910" y="9900"/>
                                  </a:lnTo>
                                  <a:lnTo>
                                    <a:pt x="4234350" y="12457"/>
                                  </a:lnTo>
                                  <a:lnTo>
                                    <a:pt x="42328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59044" y="13096"/>
                                  </a:moveTo>
                                  <a:lnTo>
                                    <a:pt x="4255436" y="13096"/>
                                  </a:lnTo>
                                  <a:lnTo>
                                    <a:pt x="4253888" y="12457"/>
                                  </a:lnTo>
                                  <a:lnTo>
                                    <a:pt x="4251329" y="9900"/>
                                  </a:lnTo>
                                  <a:lnTo>
                                    <a:pt x="4250686" y="8356"/>
                                  </a:lnTo>
                                  <a:lnTo>
                                    <a:pt x="4250686" y="4740"/>
                                  </a:lnTo>
                                  <a:lnTo>
                                    <a:pt x="4251329" y="3196"/>
                                  </a:lnTo>
                                  <a:lnTo>
                                    <a:pt x="4253888" y="639"/>
                                  </a:lnTo>
                                  <a:lnTo>
                                    <a:pt x="4255436" y="0"/>
                                  </a:lnTo>
                                  <a:lnTo>
                                    <a:pt x="4259044" y="0"/>
                                  </a:lnTo>
                                  <a:lnTo>
                                    <a:pt x="4260592" y="639"/>
                                  </a:lnTo>
                                  <a:lnTo>
                                    <a:pt x="4263152" y="3196"/>
                                  </a:lnTo>
                                  <a:lnTo>
                                    <a:pt x="4263783" y="4740"/>
                                  </a:lnTo>
                                  <a:lnTo>
                                    <a:pt x="4263783" y="8356"/>
                                  </a:lnTo>
                                  <a:lnTo>
                                    <a:pt x="4263152" y="9900"/>
                                  </a:lnTo>
                                  <a:lnTo>
                                    <a:pt x="4260592" y="12457"/>
                                  </a:lnTo>
                                  <a:lnTo>
                                    <a:pt x="4259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5285" y="13096"/>
                                  </a:moveTo>
                                  <a:lnTo>
                                    <a:pt x="4281666" y="13096"/>
                                  </a:lnTo>
                                  <a:lnTo>
                                    <a:pt x="4280130" y="12457"/>
                                  </a:lnTo>
                                  <a:lnTo>
                                    <a:pt x="4277570" y="9900"/>
                                  </a:lnTo>
                                  <a:lnTo>
                                    <a:pt x="4276927" y="8356"/>
                                  </a:lnTo>
                                  <a:lnTo>
                                    <a:pt x="4276927" y="4740"/>
                                  </a:lnTo>
                                  <a:lnTo>
                                    <a:pt x="4277570" y="3196"/>
                                  </a:lnTo>
                                  <a:lnTo>
                                    <a:pt x="4280130" y="639"/>
                                  </a:lnTo>
                                  <a:lnTo>
                                    <a:pt x="4281666" y="0"/>
                                  </a:lnTo>
                                  <a:lnTo>
                                    <a:pt x="4285285" y="0"/>
                                  </a:lnTo>
                                  <a:lnTo>
                                    <a:pt x="4286833" y="639"/>
                                  </a:lnTo>
                                  <a:lnTo>
                                    <a:pt x="4289393" y="3196"/>
                                  </a:lnTo>
                                  <a:lnTo>
                                    <a:pt x="4290024" y="4740"/>
                                  </a:lnTo>
                                  <a:lnTo>
                                    <a:pt x="4290024" y="8356"/>
                                  </a:lnTo>
                                  <a:lnTo>
                                    <a:pt x="4289393" y="9900"/>
                                  </a:lnTo>
                                  <a:lnTo>
                                    <a:pt x="4286833" y="12457"/>
                                  </a:lnTo>
                                  <a:lnTo>
                                    <a:pt x="42852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11527" y="13096"/>
                                  </a:moveTo>
                                  <a:lnTo>
                                    <a:pt x="4307907" y="13096"/>
                                  </a:lnTo>
                                  <a:lnTo>
                                    <a:pt x="4306371" y="12457"/>
                                  </a:lnTo>
                                  <a:lnTo>
                                    <a:pt x="4303811" y="9900"/>
                                  </a:lnTo>
                                  <a:lnTo>
                                    <a:pt x="4303168" y="8356"/>
                                  </a:lnTo>
                                  <a:lnTo>
                                    <a:pt x="4303168" y="4740"/>
                                  </a:lnTo>
                                  <a:lnTo>
                                    <a:pt x="4303811" y="3196"/>
                                  </a:lnTo>
                                  <a:lnTo>
                                    <a:pt x="4306371" y="639"/>
                                  </a:lnTo>
                                  <a:lnTo>
                                    <a:pt x="4307907" y="0"/>
                                  </a:lnTo>
                                  <a:lnTo>
                                    <a:pt x="4311527" y="0"/>
                                  </a:lnTo>
                                  <a:lnTo>
                                    <a:pt x="4313074" y="639"/>
                                  </a:lnTo>
                                  <a:lnTo>
                                    <a:pt x="4315622" y="3196"/>
                                  </a:lnTo>
                                  <a:lnTo>
                                    <a:pt x="4316265" y="4740"/>
                                  </a:lnTo>
                                  <a:lnTo>
                                    <a:pt x="4316265" y="8356"/>
                                  </a:lnTo>
                                  <a:lnTo>
                                    <a:pt x="4315622" y="9900"/>
                                  </a:lnTo>
                                  <a:lnTo>
                                    <a:pt x="4313074" y="12457"/>
                                  </a:lnTo>
                                  <a:lnTo>
                                    <a:pt x="43115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37768" y="13096"/>
                                  </a:moveTo>
                                  <a:lnTo>
                                    <a:pt x="4334148" y="13096"/>
                                  </a:lnTo>
                                  <a:lnTo>
                                    <a:pt x="4332601" y="12457"/>
                                  </a:lnTo>
                                  <a:lnTo>
                                    <a:pt x="4330053" y="9900"/>
                                  </a:lnTo>
                                  <a:lnTo>
                                    <a:pt x="4329410" y="8356"/>
                                  </a:lnTo>
                                  <a:lnTo>
                                    <a:pt x="4329410" y="4740"/>
                                  </a:lnTo>
                                  <a:lnTo>
                                    <a:pt x="4330053" y="3196"/>
                                  </a:lnTo>
                                  <a:lnTo>
                                    <a:pt x="4332601" y="639"/>
                                  </a:lnTo>
                                  <a:lnTo>
                                    <a:pt x="4334148" y="0"/>
                                  </a:lnTo>
                                  <a:lnTo>
                                    <a:pt x="4337768" y="0"/>
                                  </a:lnTo>
                                  <a:lnTo>
                                    <a:pt x="4339304" y="639"/>
                                  </a:lnTo>
                                  <a:lnTo>
                                    <a:pt x="4341864" y="3196"/>
                                  </a:lnTo>
                                  <a:lnTo>
                                    <a:pt x="4342507" y="4740"/>
                                  </a:lnTo>
                                  <a:lnTo>
                                    <a:pt x="4342507" y="8356"/>
                                  </a:lnTo>
                                  <a:lnTo>
                                    <a:pt x="4341864" y="9900"/>
                                  </a:lnTo>
                                  <a:lnTo>
                                    <a:pt x="4339304" y="12457"/>
                                  </a:lnTo>
                                  <a:lnTo>
                                    <a:pt x="43377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64009" y="13096"/>
                                  </a:moveTo>
                                  <a:lnTo>
                                    <a:pt x="4360390" y="13096"/>
                                  </a:lnTo>
                                  <a:lnTo>
                                    <a:pt x="4358842" y="12457"/>
                                  </a:lnTo>
                                  <a:lnTo>
                                    <a:pt x="4356282" y="9900"/>
                                  </a:lnTo>
                                  <a:lnTo>
                                    <a:pt x="4355651" y="8356"/>
                                  </a:lnTo>
                                  <a:lnTo>
                                    <a:pt x="4355651" y="4740"/>
                                  </a:lnTo>
                                  <a:lnTo>
                                    <a:pt x="4356282" y="3196"/>
                                  </a:lnTo>
                                  <a:lnTo>
                                    <a:pt x="4358842" y="639"/>
                                  </a:lnTo>
                                  <a:lnTo>
                                    <a:pt x="4360390" y="0"/>
                                  </a:lnTo>
                                  <a:lnTo>
                                    <a:pt x="4364009" y="0"/>
                                  </a:lnTo>
                                  <a:lnTo>
                                    <a:pt x="4365545" y="639"/>
                                  </a:lnTo>
                                  <a:lnTo>
                                    <a:pt x="4368105" y="3196"/>
                                  </a:lnTo>
                                  <a:lnTo>
                                    <a:pt x="4368748" y="4740"/>
                                  </a:lnTo>
                                  <a:lnTo>
                                    <a:pt x="4368748" y="8356"/>
                                  </a:lnTo>
                                  <a:lnTo>
                                    <a:pt x="4368105" y="9900"/>
                                  </a:lnTo>
                                  <a:lnTo>
                                    <a:pt x="4365545" y="12457"/>
                                  </a:lnTo>
                                  <a:lnTo>
                                    <a:pt x="43640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90239" y="13096"/>
                                  </a:moveTo>
                                  <a:lnTo>
                                    <a:pt x="4386631" y="13096"/>
                                  </a:lnTo>
                                  <a:lnTo>
                                    <a:pt x="4385083" y="12457"/>
                                  </a:lnTo>
                                  <a:lnTo>
                                    <a:pt x="4382524" y="9900"/>
                                  </a:lnTo>
                                  <a:lnTo>
                                    <a:pt x="4381881" y="8356"/>
                                  </a:lnTo>
                                  <a:lnTo>
                                    <a:pt x="4381881" y="4740"/>
                                  </a:lnTo>
                                  <a:lnTo>
                                    <a:pt x="4382524" y="3196"/>
                                  </a:lnTo>
                                  <a:lnTo>
                                    <a:pt x="4385083" y="639"/>
                                  </a:lnTo>
                                  <a:lnTo>
                                    <a:pt x="4386631" y="0"/>
                                  </a:lnTo>
                                  <a:lnTo>
                                    <a:pt x="4390239" y="0"/>
                                  </a:lnTo>
                                  <a:lnTo>
                                    <a:pt x="4391787" y="639"/>
                                  </a:lnTo>
                                  <a:lnTo>
                                    <a:pt x="4394346" y="3196"/>
                                  </a:lnTo>
                                  <a:lnTo>
                                    <a:pt x="4394978" y="4740"/>
                                  </a:lnTo>
                                  <a:lnTo>
                                    <a:pt x="4394978" y="8356"/>
                                  </a:lnTo>
                                  <a:lnTo>
                                    <a:pt x="4394346" y="9900"/>
                                  </a:lnTo>
                                  <a:lnTo>
                                    <a:pt x="4391787" y="12457"/>
                                  </a:lnTo>
                                  <a:lnTo>
                                    <a:pt x="43902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16480" y="13096"/>
                                  </a:moveTo>
                                  <a:lnTo>
                                    <a:pt x="4412861" y="13096"/>
                                  </a:lnTo>
                                  <a:lnTo>
                                    <a:pt x="4411325" y="12457"/>
                                  </a:lnTo>
                                  <a:lnTo>
                                    <a:pt x="4408765" y="9900"/>
                                  </a:lnTo>
                                  <a:lnTo>
                                    <a:pt x="4408122" y="8356"/>
                                  </a:lnTo>
                                  <a:lnTo>
                                    <a:pt x="4408122" y="4740"/>
                                  </a:lnTo>
                                  <a:lnTo>
                                    <a:pt x="4408765" y="3196"/>
                                  </a:lnTo>
                                  <a:lnTo>
                                    <a:pt x="4411325" y="639"/>
                                  </a:lnTo>
                                  <a:lnTo>
                                    <a:pt x="4412861" y="0"/>
                                  </a:lnTo>
                                  <a:lnTo>
                                    <a:pt x="4416480" y="0"/>
                                  </a:lnTo>
                                  <a:lnTo>
                                    <a:pt x="4418028" y="639"/>
                                  </a:lnTo>
                                  <a:lnTo>
                                    <a:pt x="4420588" y="3196"/>
                                  </a:lnTo>
                                  <a:lnTo>
                                    <a:pt x="4421219" y="4740"/>
                                  </a:lnTo>
                                  <a:lnTo>
                                    <a:pt x="4421219" y="8356"/>
                                  </a:lnTo>
                                  <a:lnTo>
                                    <a:pt x="4420588" y="9900"/>
                                  </a:lnTo>
                                  <a:lnTo>
                                    <a:pt x="4418028" y="12457"/>
                                  </a:lnTo>
                                  <a:lnTo>
                                    <a:pt x="44164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42722" y="13096"/>
                                  </a:moveTo>
                                  <a:lnTo>
                                    <a:pt x="4439102" y="13096"/>
                                  </a:lnTo>
                                  <a:lnTo>
                                    <a:pt x="4437566" y="12457"/>
                                  </a:lnTo>
                                  <a:lnTo>
                                    <a:pt x="4435006" y="9900"/>
                                  </a:lnTo>
                                  <a:lnTo>
                                    <a:pt x="4434363" y="8356"/>
                                  </a:lnTo>
                                  <a:lnTo>
                                    <a:pt x="4434363" y="4740"/>
                                  </a:lnTo>
                                  <a:lnTo>
                                    <a:pt x="4435006" y="3196"/>
                                  </a:lnTo>
                                  <a:lnTo>
                                    <a:pt x="4437566" y="639"/>
                                  </a:lnTo>
                                  <a:lnTo>
                                    <a:pt x="4439102" y="0"/>
                                  </a:lnTo>
                                  <a:lnTo>
                                    <a:pt x="4442722" y="0"/>
                                  </a:lnTo>
                                  <a:lnTo>
                                    <a:pt x="4444269" y="639"/>
                                  </a:lnTo>
                                  <a:lnTo>
                                    <a:pt x="4446817" y="3196"/>
                                  </a:lnTo>
                                  <a:lnTo>
                                    <a:pt x="4447460" y="4740"/>
                                  </a:lnTo>
                                  <a:lnTo>
                                    <a:pt x="4447460" y="8356"/>
                                  </a:lnTo>
                                  <a:lnTo>
                                    <a:pt x="4446817" y="9900"/>
                                  </a:lnTo>
                                  <a:lnTo>
                                    <a:pt x="4444269" y="12457"/>
                                  </a:lnTo>
                                  <a:lnTo>
                                    <a:pt x="44427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68963" y="13096"/>
                                  </a:moveTo>
                                  <a:lnTo>
                                    <a:pt x="4465343" y="13096"/>
                                  </a:lnTo>
                                  <a:lnTo>
                                    <a:pt x="4463796" y="12457"/>
                                  </a:lnTo>
                                  <a:lnTo>
                                    <a:pt x="4461248" y="9900"/>
                                  </a:lnTo>
                                  <a:lnTo>
                                    <a:pt x="4460605" y="8356"/>
                                  </a:lnTo>
                                  <a:lnTo>
                                    <a:pt x="4460605" y="4740"/>
                                  </a:lnTo>
                                  <a:lnTo>
                                    <a:pt x="4461248" y="3196"/>
                                  </a:lnTo>
                                  <a:lnTo>
                                    <a:pt x="4463796" y="639"/>
                                  </a:lnTo>
                                  <a:lnTo>
                                    <a:pt x="4465343" y="0"/>
                                  </a:lnTo>
                                  <a:lnTo>
                                    <a:pt x="4468963" y="0"/>
                                  </a:lnTo>
                                  <a:lnTo>
                                    <a:pt x="4470499" y="639"/>
                                  </a:lnTo>
                                  <a:lnTo>
                                    <a:pt x="4473059" y="3196"/>
                                  </a:lnTo>
                                  <a:lnTo>
                                    <a:pt x="4473702" y="4740"/>
                                  </a:lnTo>
                                  <a:lnTo>
                                    <a:pt x="4473702" y="8356"/>
                                  </a:lnTo>
                                  <a:lnTo>
                                    <a:pt x="4473059" y="9900"/>
                                  </a:lnTo>
                                  <a:lnTo>
                                    <a:pt x="4470499" y="12457"/>
                                  </a:lnTo>
                                  <a:lnTo>
                                    <a:pt x="44689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95192" y="13096"/>
                                  </a:moveTo>
                                  <a:lnTo>
                                    <a:pt x="4491585" y="13096"/>
                                  </a:lnTo>
                                  <a:lnTo>
                                    <a:pt x="4490037" y="12457"/>
                                  </a:lnTo>
                                  <a:lnTo>
                                    <a:pt x="4487477" y="9900"/>
                                  </a:lnTo>
                                  <a:lnTo>
                                    <a:pt x="4486846" y="8356"/>
                                  </a:lnTo>
                                  <a:lnTo>
                                    <a:pt x="4486846" y="4740"/>
                                  </a:lnTo>
                                  <a:lnTo>
                                    <a:pt x="4487477" y="3196"/>
                                  </a:lnTo>
                                  <a:lnTo>
                                    <a:pt x="4490037" y="639"/>
                                  </a:lnTo>
                                  <a:lnTo>
                                    <a:pt x="4491585" y="0"/>
                                  </a:lnTo>
                                  <a:lnTo>
                                    <a:pt x="4495192" y="0"/>
                                  </a:lnTo>
                                  <a:lnTo>
                                    <a:pt x="4496740" y="639"/>
                                  </a:lnTo>
                                  <a:lnTo>
                                    <a:pt x="4499300" y="3196"/>
                                  </a:lnTo>
                                  <a:lnTo>
                                    <a:pt x="4499943" y="4740"/>
                                  </a:lnTo>
                                  <a:lnTo>
                                    <a:pt x="4499943" y="8356"/>
                                  </a:lnTo>
                                  <a:lnTo>
                                    <a:pt x="4499300" y="9900"/>
                                  </a:lnTo>
                                  <a:lnTo>
                                    <a:pt x="4496740" y="12457"/>
                                  </a:lnTo>
                                  <a:lnTo>
                                    <a:pt x="44951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21434" y="13096"/>
                                  </a:moveTo>
                                  <a:lnTo>
                                    <a:pt x="4517826" y="13096"/>
                                  </a:lnTo>
                                  <a:lnTo>
                                    <a:pt x="4516278" y="12457"/>
                                  </a:lnTo>
                                  <a:lnTo>
                                    <a:pt x="4513719" y="9900"/>
                                  </a:lnTo>
                                  <a:lnTo>
                                    <a:pt x="4513076" y="8356"/>
                                  </a:lnTo>
                                  <a:lnTo>
                                    <a:pt x="4513076" y="4740"/>
                                  </a:lnTo>
                                  <a:lnTo>
                                    <a:pt x="4513719" y="3196"/>
                                  </a:lnTo>
                                  <a:lnTo>
                                    <a:pt x="4516278" y="639"/>
                                  </a:lnTo>
                                  <a:lnTo>
                                    <a:pt x="4517826" y="0"/>
                                  </a:lnTo>
                                  <a:lnTo>
                                    <a:pt x="4521434" y="0"/>
                                  </a:lnTo>
                                  <a:lnTo>
                                    <a:pt x="4522982" y="639"/>
                                  </a:lnTo>
                                  <a:lnTo>
                                    <a:pt x="4525541" y="3196"/>
                                  </a:lnTo>
                                  <a:lnTo>
                                    <a:pt x="4526172" y="4740"/>
                                  </a:lnTo>
                                  <a:lnTo>
                                    <a:pt x="4526172" y="8356"/>
                                  </a:lnTo>
                                  <a:lnTo>
                                    <a:pt x="4525541" y="9900"/>
                                  </a:lnTo>
                                  <a:lnTo>
                                    <a:pt x="4522982" y="12457"/>
                                  </a:lnTo>
                                  <a:lnTo>
                                    <a:pt x="45214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7675" y="13096"/>
                                  </a:moveTo>
                                  <a:lnTo>
                                    <a:pt x="4544056" y="13096"/>
                                  </a:lnTo>
                                  <a:lnTo>
                                    <a:pt x="4542520" y="12457"/>
                                  </a:lnTo>
                                  <a:lnTo>
                                    <a:pt x="4539960" y="9900"/>
                                  </a:lnTo>
                                  <a:lnTo>
                                    <a:pt x="4539317" y="8356"/>
                                  </a:lnTo>
                                  <a:lnTo>
                                    <a:pt x="4539317" y="4740"/>
                                  </a:lnTo>
                                  <a:lnTo>
                                    <a:pt x="4539960" y="3196"/>
                                  </a:lnTo>
                                  <a:lnTo>
                                    <a:pt x="4542520" y="639"/>
                                  </a:lnTo>
                                  <a:lnTo>
                                    <a:pt x="4544056" y="0"/>
                                  </a:lnTo>
                                  <a:lnTo>
                                    <a:pt x="4547675" y="0"/>
                                  </a:lnTo>
                                  <a:lnTo>
                                    <a:pt x="4549223" y="639"/>
                                  </a:lnTo>
                                  <a:lnTo>
                                    <a:pt x="4551771" y="3196"/>
                                  </a:lnTo>
                                  <a:lnTo>
                                    <a:pt x="4552414" y="4740"/>
                                  </a:lnTo>
                                  <a:lnTo>
                                    <a:pt x="4552414" y="8356"/>
                                  </a:lnTo>
                                  <a:lnTo>
                                    <a:pt x="4551771" y="9900"/>
                                  </a:lnTo>
                                  <a:lnTo>
                                    <a:pt x="4549223" y="12457"/>
                                  </a:lnTo>
                                  <a:lnTo>
                                    <a:pt x="45476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73917" y="13096"/>
                                  </a:moveTo>
                                  <a:lnTo>
                                    <a:pt x="4570297" y="13096"/>
                                  </a:lnTo>
                                  <a:lnTo>
                                    <a:pt x="4568749" y="12457"/>
                                  </a:lnTo>
                                  <a:lnTo>
                                    <a:pt x="4566201" y="9900"/>
                                  </a:lnTo>
                                  <a:lnTo>
                                    <a:pt x="4565558" y="8356"/>
                                  </a:lnTo>
                                  <a:lnTo>
                                    <a:pt x="4565558" y="4740"/>
                                  </a:lnTo>
                                  <a:lnTo>
                                    <a:pt x="4566201" y="3196"/>
                                  </a:lnTo>
                                  <a:lnTo>
                                    <a:pt x="4568749" y="639"/>
                                  </a:lnTo>
                                  <a:lnTo>
                                    <a:pt x="4570297" y="0"/>
                                  </a:lnTo>
                                  <a:lnTo>
                                    <a:pt x="4573917" y="0"/>
                                  </a:lnTo>
                                  <a:lnTo>
                                    <a:pt x="4575452" y="639"/>
                                  </a:lnTo>
                                  <a:lnTo>
                                    <a:pt x="4578012" y="3196"/>
                                  </a:lnTo>
                                  <a:lnTo>
                                    <a:pt x="4578655" y="4740"/>
                                  </a:lnTo>
                                  <a:lnTo>
                                    <a:pt x="4578655" y="8356"/>
                                  </a:lnTo>
                                  <a:lnTo>
                                    <a:pt x="4578012" y="9900"/>
                                  </a:lnTo>
                                  <a:lnTo>
                                    <a:pt x="4575452" y="12457"/>
                                  </a:lnTo>
                                  <a:lnTo>
                                    <a:pt x="45739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00158" y="13096"/>
                                  </a:moveTo>
                                  <a:lnTo>
                                    <a:pt x="4596538" y="13096"/>
                                  </a:lnTo>
                                  <a:lnTo>
                                    <a:pt x="4594991" y="12457"/>
                                  </a:lnTo>
                                  <a:lnTo>
                                    <a:pt x="4592431" y="9900"/>
                                  </a:lnTo>
                                  <a:lnTo>
                                    <a:pt x="4591800" y="8356"/>
                                  </a:lnTo>
                                  <a:lnTo>
                                    <a:pt x="4591800" y="4740"/>
                                  </a:lnTo>
                                  <a:lnTo>
                                    <a:pt x="4592431" y="3196"/>
                                  </a:lnTo>
                                  <a:lnTo>
                                    <a:pt x="4594991" y="639"/>
                                  </a:lnTo>
                                  <a:lnTo>
                                    <a:pt x="4596538" y="0"/>
                                  </a:lnTo>
                                  <a:lnTo>
                                    <a:pt x="4600158" y="0"/>
                                  </a:lnTo>
                                  <a:lnTo>
                                    <a:pt x="4601694" y="639"/>
                                  </a:lnTo>
                                  <a:lnTo>
                                    <a:pt x="4604254" y="3196"/>
                                  </a:lnTo>
                                  <a:lnTo>
                                    <a:pt x="4604897" y="4740"/>
                                  </a:lnTo>
                                  <a:lnTo>
                                    <a:pt x="4604897" y="8356"/>
                                  </a:lnTo>
                                  <a:lnTo>
                                    <a:pt x="4604254" y="9900"/>
                                  </a:lnTo>
                                  <a:lnTo>
                                    <a:pt x="4601694" y="12457"/>
                                  </a:lnTo>
                                  <a:lnTo>
                                    <a:pt x="46001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26387" y="13096"/>
                                  </a:moveTo>
                                  <a:lnTo>
                                    <a:pt x="4622780" y="13096"/>
                                  </a:lnTo>
                                  <a:lnTo>
                                    <a:pt x="4621232" y="12457"/>
                                  </a:lnTo>
                                  <a:lnTo>
                                    <a:pt x="4618672" y="9900"/>
                                  </a:lnTo>
                                  <a:lnTo>
                                    <a:pt x="4618041" y="8356"/>
                                  </a:lnTo>
                                  <a:lnTo>
                                    <a:pt x="4618041" y="4740"/>
                                  </a:lnTo>
                                  <a:lnTo>
                                    <a:pt x="4618672" y="3196"/>
                                  </a:lnTo>
                                  <a:lnTo>
                                    <a:pt x="4621232" y="639"/>
                                  </a:lnTo>
                                  <a:lnTo>
                                    <a:pt x="4622780" y="0"/>
                                  </a:lnTo>
                                  <a:lnTo>
                                    <a:pt x="4626387" y="0"/>
                                  </a:lnTo>
                                  <a:lnTo>
                                    <a:pt x="4627935" y="639"/>
                                  </a:lnTo>
                                  <a:lnTo>
                                    <a:pt x="4630495" y="3196"/>
                                  </a:lnTo>
                                  <a:lnTo>
                                    <a:pt x="4631138" y="4740"/>
                                  </a:lnTo>
                                  <a:lnTo>
                                    <a:pt x="4631138" y="8356"/>
                                  </a:lnTo>
                                  <a:lnTo>
                                    <a:pt x="4630495" y="9900"/>
                                  </a:lnTo>
                                  <a:lnTo>
                                    <a:pt x="4627935" y="12457"/>
                                  </a:lnTo>
                                  <a:lnTo>
                                    <a:pt x="4626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52629" y="13096"/>
                                  </a:moveTo>
                                  <a:lnTo>
                                    <a:pt x="4649009" y="13096"/>
                                  </a:lnTo>
                                  <a:lnTo>
                                    <a:pt x="4647473" y="12457"/>
                                  </a:lnTo>
                                  <a:lnTo>
                                    <a:pt x="4644914" y="9900"/>
                                  </a:lnTo>
                                  <a:lnTo>
                                    <a:pt x="4644271" y="8356"/>
                                  </a:lnTo>
                                  <a:lnTo>
                                    <a:pt x="4644271" y="4740"/>
                                  </a:lnTo>
                                  <a:lnTo>
                                    <a:pt x="4644914" y="3196"/>
                                  </a:lnTo>
                                  <a:lnTo>
                                    <a:pt x="4647473" y="639"/>
                                  </a:lnTo>
                                  <a:lnTo>
                                    <a:pt x="4649009" y="0"/>
                                  </a:lnTo>
                                  <a:lnTo>
                                    <a:pt x="4652629" y="0"/>
                                  </a:lnTo>
                                  <a:lnTo>
                                    <a:pt x="4654177" y="639"/>
                                  </a:lnTo>
                                  <a:lnTo>
                                    <a:pt x="4656736" y="3196"/>
                                  </a:lnTo>
                                  <a:lnTo>
                                    <a:pt x="4657367" y="4740"/>
                                  </a:lnTo>
                                  <a:lnTo>
                                    <a:pt x="4657367" y="8356"/>
                                  </a:lnTo>
                                  <a:lnTo>
                                    <a:pt x="4656736" y="9900"/>
                                  </a:lnTo>
                                  <a:lnTo>
                                    <a:pt x="4654177" y="12457"/>
                                  </a:lnTo>
                                  <a:lnTo>
                                    <a:pt x="46526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78870" y="13096"/>
                                  </a:moveTo>
                                  <a:lnTo>
                                    <a:pt x="4675251" y="13096"/>
                                  </a:lnTo>
                                  <a:lnTo>
                                    <a:pt x="4673715" y="12457"/>
                                  </a:lnTo>
                                  <a:lnTo>
                                    <a:pt x="4671155" y="9900"/>
                                  </a:lnTo>
                                  <a:lnTo>
                                    <a:pt x="4670512" y="8356"/>
                                  </a:lnTo>
                                  <a:lnTo>
                                    <a:pt x="4670512" y="4740"/>
                                  </a:lnTo>
                                  <a:lnTo>
                                    <a:pt x="4671155" y="3196"/>
                                  </a:lnTo>
                                  <a:lnTo>
                                    <a:pt x="4673715" y="639"/>
                                  </a:lnTo>
                                  <a:lnTo>
                                    <a:pt x="4675251" y="0"/>
                                  </a:lnTo>
                                  <a:lnTo>
                                    <a:pt x="4678870" y="0"/>
                                  </a:lnTo>
                                  <a:lnTo>
                                    <a:pt x="4680418" y="639"/>
                                  </a:lnTo>
                                  <a:lnTo>
                                    <a:pt x="4682966" y="3196"/>
                                  </a:lnTo>
                                  <a:lnTo>
                                    <a:pt x="4683609" y="4740"/>
                                  </a:lnTo>
                                  <a:lnTo>
                                    <a:pt x="4683609" y="8356"/>
                                  </a:lnTo>
                                  <a:lnTo>
                                    <a:pt x="4682966" y="9900"/>
                                  </a:lnTo>
                                  <a:lnTo>
                                    <a:pt x="4680418" y="12457"/>
                                  </a:lnTo>
                                  <a:lnTo>
                                    <a:pt x="46788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05112" y="13096"/>
                                  </a:moveTo>
                                  <a:lnTo>
                                    <a:pt x="4701492" y="13096"/>
                                  </a:lnTo>
                                  <a:lnTo>
                                    <a:pt x="4699944" y="12457"/>
                                  </a:lnTo>
                                  <a:lnTo>
                                    <a:pt x="4697396" y="9900"/>
                                  </a:lnTo>
                                  <a:lnTo>
                                    <a:pt x="4696753" y="8356"/>
                                  </a:lnTo>
                                  <a:lnTo>
                                    <a:pt x="4696753" y="4740"/>
                                  </a:lnTo>
                                  <a:lnTo>
                                    <a:pt x="4697396" y="3196"/>
                                  </a:lnTo>
                                  <a:lnTo>
                                    <a:pt x="4699944" y="639"/>
                                  </a:lnTo>
                                  <a:lnTo>
                                    <a:pt x="4701492" y="0"/>
                                  </a:lnTo>
                                  <a:lnTo>
                                    <a:pt x="4705112" y="0"/>
                                  </a:lnTo>
                                  <a:lnTo>
                                    <a:pt x="4706647" y="639"/>
                                  </a:lnTo>
                                  <a:lnTo>
                                    <a:pt x="4709207" y="3196"/>
                                  </a:lnTo>
                                  <a:lnTo>
                                    <a:pt x="4709850" y="4740"/>
                                  </a:lnTo>
                                  <a:lnTo>
                                    <a:pt x="4709850" y="8356"/>
                                  </a:lnTo>
                                  <a:lnTo>
                                    <a:pt x="4709207" y="9900"/>
                                  </a:lnTo>
                                  <a:lnTo>
                                    <a:pt x="4706647" y="12457"/>
                                  </a:lnTo>
                                  <a:lnTo>
                                    <a:pt x="47051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31353" y="13096"/>
                                  </a:moveTo>
                                  <a:lnTo>
                                    <a:pt x="4727733" y="13096"/>
                                  </a:lnTo>
                                  <a:lnTo>
                                    <a:pt x="4726186" y="12457"/>
                                  </a:lnTo>
                                  <a:lnTo>
                                    <a:pt x="4723626" y="9900"/>
                                  </a:lnTo>
                                  <a:lnTo>
                                    <a:pt x="4722995" y="8356"/>
                                  </a:lnTo>
                                  <a:lnTo>
                                    <a:pt x="4722995" y="4740"/>
                                  </a:lnTo>
                                  <a:lnTo>
                                    <a:pt x="4723626" y="3196"/>
                                  </a:lnTo>
                                  <a:lnTo>
                                    <a:pt x="4726186" y="639"/>
                                  </a:lnTo>
                                  <a:lnTo>
                                    <a:pt x="4727733" y="0"/>
                                  </a:lnTo>
                                  <a:lnTo>
                                    <a:pt x="4731353" y="0"/>
                                  </a:lnTo>
                                  <a:lnTo>
                                    <a:pt x="4732889" y="639"/>
                                  </a:lnTo>
                                  <a:lnTo>
                                    <a:pt x="4735449" y="3196"/>
                                  </a:lnTo>
                                  <a:lnTo>
                                    <a:pt x="4736092" y="4740"/>
                                  </a:lnTo>
                                  <a:lnTo>
                                    <a:pt x="4736092" y="8356"/>
                                  </a:lnTo>
                                  <a:lnTo>
                                    <a:pt x="4735449" y="9900"/>
                                  </a:lnTo>
                                  <a:lnTo>
                                    <a:pt x="4732889" y="12457"/>
                                  </a:lnTo>
                                  <a:lnTo>
                                    <a:pt x="473135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57582" y="13096"/>
                                  </a:moveTo>
                                  <a:lnTo>
                                    <a:pt x="4753975" y="13096"/>
                                  </a:lnTo>
                                  <a:lnTo>
                                    <a:pt x="4752427" y="12457"/>
                                  </a:lnTo>
                                  <a:lnTo>
                                    <a:pt x="4749867" y="9900"/>
                                  </a:lnTo>
                                  <a:lnTo>
                                    <a:pt x="4749224" y="8356"/>
                                  </a:lnTo>
                                  <a:lnTo>
                                    <a:pt x="4749224" y="4740"/>
                                  </a:lnTo>
                                  <a:lnTo>
                                    <a:pt x="4749867" y="3196"/>
                                  </a:lnTo>
                                  <a:lnTo>
                                    <a:pt x="4752427" y="639"/>
                                  </a:lnTo>
                                  <a:lnTo>
                                    <a:pt x="4753975" y="0"/>
                                  </a:lnTo>
                                  <a:lnTo>
                                    <a:pt x="4757582" y="0"/>
                                  </a:lnTo>
                                  <a:lnTo>
                                    <a:pt x="4759130" y="639"/>
                                  </a:lnTo>
                                  <a:lnTo>
                                    <a:pt x="4761690" y="3196"/>
                                  </a:lnTo>
                                  <a:lnTo>
                                    <a:pt x="4762321" y="4740"/>
                                  </a:lnTo>
                                  <a:lnTo>
                                    <a:pt x="4762321" y="8356"/>
                                  </a:lnTo>
                                  <a:lnTo>
                                    <a:pt x="4761690" y="9900"/>
                                  </a:lnTo>
                                  <a:lnTo>
                                    <a:pt x="4759130" y="12457"/>
                                  </a:lnTo>
                                  <a:lnTo>
                                    <a:pt x="475758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83824" y="13096"/>
                                  </a:moveTo>
                                  <a:lnTo>
                                    <a:pt x="4780204" y="13096"/>
                                  </a:lnTo>
                                  <a:lnTo>
                                    <a:pt x="4778668" y="12457"/>
                                  </a:lnTo>
                                  <a:lnTo>
                                    <a:pt x="4776108" y="9900"/>
                                  </a:lnTo>
                                  <a:lnTo>
                                    <a:pt x="4775466" y="8356"/>
                                  </a:lnTo>
                                  <a:lnTo>
                                    <a:pt x="4775466" y="4740"/>
                                  </a:lnTo>
                                  <a:lnTo>
                                    <a:pt x="4776108" y="3196"/>
                                  </a:lnTo>
                                  <a:lnTo>
                                    <a:pt x="4778668" y="639"/>
                                  </a:lnTo>
                                  <a:lnTo>
                                    <a:pt x="4780204" y="0"/>
                                  </a:lnTo>
                                  <a:lnTo>
                                    <a:pt x="4783824" y="0"/>
                                  </a:lnTo>
                                  <a:lnTo>
                                    <a:pt x="4785372" y="639"/>
                                  </a:lnTo>
                                  <a:lnTo>
                                    <a:pt x="4787931" y="3196"/>
                                  </a:lnTo>
                                  <a:lnTo>
                                    <a:pt x="4788562" y="4740"/>
                                  </a:lnTo>
                                  <a:lnTo>
                                    <a:pt x="4788562" y="8356"/>
                                  </a:lnTo>
                                  <a:lnTo>
                                    <a:pt x="4787931" y="9900"/>
                                  </a:lnTo>
                                  <a:lnTo>
                                    <a:pt x="4785372" y="12457"/>
                                  </a:lnTo>
                                  <a:lnTo>
                                    <a:pt x="47838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10065" y="13096"/>
                                  </a:moveTo>
                                  <a:lnTo>
                                    <a:pt x="4806446" y="13096"/>
                                  </a:lnTo>
                                  <a:lnTo>
                                    <a:pt x="4804910" y="12457"/>
                                  </a:lnTo>
                                  <a:lnTo>
                                    <a:pt x="4802350" y="9900"/>
                                  </a:lnTo>
                                  <a:lnTo>
                                    <a:pt x="4801707" y="8356"/>
                                  </a:lnTo>
                                  <a:lnTo>
                                    <a:pt x="4801707" y="4740"/>
                                  </a:lnTo>
                                  <a:lnTo>
                                    <a:pt x="4802350" y="3196"/>
                                  </a:lnTo>
                                  <a:lnTo>
                                    <a:pt x="4804910" y="639"/>
                                  </a:lnTo>
                                  <a:lnTo>
                                    <a:pt x="4806446" y="0"/>
                                  </a:lnTo>
                                  <a:lnTo>
                                    <a:pt x="4810065" y="0"/>
                                  </a:lnTo>
                                  <a:lnTo>
                                    <a:pt x="4811613" y="639"/>
                                  </a:lnTo>
                                  <a:lnTo>
                                    <a:pt x="4814161" y="3196"/>
                                  </a:lnTo>
                                  <a:lnTo>
                                    <a:pt x="4814804" y="4740"/>
                                  </a:lnTo>
                                  <a:lnTo>
                                    <a:pt x="4814804" y="8356"/>
                                  </a:lnTo>
                                  <a:lnTo>
                                    <a:pt x="4814161" y="9900"/>
                                  </a:lnTo>
                                  <a:lnTo>
                                    <a:pt x="4811613" y="12457"/>
                                  </a:lnTo>
                                  <a:lnTo>
                                    <a:pt x="48100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36306" y="13096"/>
                                  </a:moveTo>
                                  <a:lnTo>
                                    <a:pt x="4832687" y="13096"/>
                                  </a:lnTo>
                                  <a:lnTo>
                                    <a:pt x="4831139" y="12457"/>
                                  </a:lnTo>
                                  <a:lnTo>
                                    <a:pt x="4828591" y="9900"/>
                                  </a:lnTo>
                                  <a:lnTo>
                                    <a:pt x="4827948" y="8356"/>
                                  </a:lnTo>
                                  <a:lnTo>
                                    <a:pt x="4827948" y="4740"/>
                                  </a:lnTo>
                                  <a:lnTo>
                                    <a:pt x="4828591" y="3196"/>
                                  </a:lnTo>
                                  <a:lnTo>
                                    <a:pt x="4831139" y="639"/>
                                  </a:lnTo>
                                  <a:lnTo>
                                    <a:pt x="4832687" y="0"/>
                                  </a:lnTo>
                                  <a:lnTo>
                                    <a:pt x="4836306" y="0"/>
                                  </a:lnTo>
                                  <a:lnTo>
                                    <a:pt x="4837842" y="639"/>
                                  </a:lnTo>
                                  <a:lnTo>
                                    <a:pt x="4840402" y="3196"/>
                                  </a:lnTo>
                                  <a:lnTo>
                                    <a:pt x="4841045" y="4740"/>
                                  </a:lnTo>
                                  <a:lnTo>
                                    <a:pt x="4841045" y="8356"/>
                                  </a:lnTo>
                                  <a:lnTo>
                                    <a:pt x="4840402" y="9900"/>
                                  </a:lnTo>
                                  <a:lnTo>
                                    <a:pt x="4837842" y="12457"/>
                                  </a:lnTo>
                                  <a:lnTo>
                                    <a:pt x="48363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62536" y="13096"/>
                                  </a:moveTo>
                                  <a:lnTo>
                                    <a:pt x="4858928" y="13096"/>
                                  </a:lnTo>
                                  <a:lnTo>
                                    <a:pt x="4857381" y="12457"/>
                                  </a:lnTo>
                                  <a:lnTo>
                                    <a:pt x="4854821" y="9900"/>
                                  </a:lnTo>
                                  <a:lnTo>
                                    <a:pt x="4854190" y="8356"/>
                                  </a:lnTo>
                                  <a:lnTo>
                                    <a:pt x="4854190" y="4740"/>
                                  </a:lnTo>
                                  <a:lnTo>
                                    <a:pt x="4854821" y="3196"/>
                                  </a:lnTo>
                                  <a:lnTo>
                                    <a:pt x="4857381" y="639"/>
                                  </a:lnTo>
                                  <a:lnTo>
                                    <a:pt x="4858928" y="0"/>
                                  </a:lnTo>
                                  <a:lnTo>
                                    <a:pt x="4862536" y="0"/>
                                  </a:lnTo>
                                  <a:lnTo>
                                    <a:pt x="4864084" y="639"/>
                                  </a:lnTo>
                                  <a:lnTo>
                                    <a:pt x="4866644" y="3196"/>
                                  </a:lnTo>
                                  <a:lnTo>
                                    <a:pt x="4867287" y="4740"/>
                                  </a:lnTo>
                                  <a:lnTo>
                                    <a:pt x="4867287" y="8356"/>
                                  </a:lnTo>
                                  <a:lnTo>
                                    <a:pt x="4866644" y="9900"/>
                                  </a:lnTo>
                                  <a:lnTo>
                                    <a:pt x="4864084" y="12457"/>
                                  </a:lnTo>
                                  <a:lnTo>
                                    <a:pt x="48625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88777" y="13096"/>
                                  </a:moveTo>
                                  <a:lnTo>
                                    <a:pt x="4885170" y="13096"/>
                                  </a:lnTo>
                                  <a:lnTo>
                                    <a:pt x="4883622" y="12457"/>
                                  </a:lnTo>
                                  <a:lnTo>
                                    <a:pt x="4881062" y="9900"/>
                                  </a:lnTo>
                                  <a:lnTo>
                                    <a:pt x="4880419" y="8356"/>
                                  </a:lnTo>
                                  <a:lnTo>
                                    <a:pt x="4880419" y="4740"/>
                                  </a:lnTo>
                                  <a:lnTo>
                                    <a:pt x="4881062" y="3196"/>
                                  </a:lnTo>
                                  <a:lnTo>
                                    <a:pt x="4883622" y="639"/>
                                  </a:lnTo>
                                  <a:lnTo>
                                    <a:pt x="4885170" y="0"/>
                                  </a:lnTo>
                                  <a:lnTo>
                                    <a:pt x="4888777" y="0"/>
                                  </a:lnTo>
                                  <a:lnTo>
                                    <a:pt x="4890325" y="639"/>
                                  </a:lnTo>
                                  <a:lnTo>
                                    <a:pt x="4892885" y="3196"/>
                                  </a:lnTo>
                                  <a:lnTo>
                                    <a:pt x="4893516" y="4740"/>
                                  </a:lnTo>
                                  <a:lnTo>
                                    <a:pt x="4893516" y="8356"/>
                                  </a:lnTo>
                                  <a:lnTo>
                                    <a:pt x="4892885" y="9900"/>
                                  </a:lnTo>
                                  <a:lnTo>
                                    <a:pt x="4890325" y="12457"/>
                                  </a:lnTo>
                                  <a:lnTo>
                                    <a:pt x="488877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15019" y="13096"/>
                                  </a:moveTo>
                                  <a:lnTo>
                                    <a:pt x="4911399" y="13096"/>
                                  </a:lnTo>
                                  <a:lnTo>
                                    <a:pt x="4909863" y="12457"/>
                                  </a:lnTo>
                                  <a:lnTo>
                                    <a:pt x="4907303" y="9900"/>
                                  </a:lnTo>
                                  <a:lnTo>
                                    <a:pt x="4906661" y="8356"/>
                                  </a:lnTo>
                                  <a:lnTo>
                                    <a:pt x="4906661" y="4740"/>
                                  </a:lnTo>
                                  <a:lnTo>
                                    <a:pt x="4907303" y="3196"/>
                                  </a:lnTo>
                                  <a:lnTo>
                                    <a:pt x="4909863" y="639"/>
                                  </a:lnTo>
                                  <a:lnTo>
                                    <a:pt x="4911399" y="0"/>
                                  </a:lnTo>
                                  <a:lnTo>
                                    <a:pt x="4915019" y="0"/>
                                  </a:lnTo>
                                  <a:lnTo>
                                    <a:pt x="4916567" y="639"/>
                                  </a:lnTo>
                                  <a:lnTo>
                                    <a:pt x="4919114" y="3196"/>
                                  </a:lnTo>
                                  <a:lnTo>
                                    <a:pt x="4919757" y="4740"/>
                                  </a:lnTo>
                                  <a:lnTo>
                                    <a:pt x="4919757" y="8356"/>
                                  </a:lnTo>
                                  <a:lnTo>
                                    <a:pt x="4919114" y="9900"/>
                                  </a:lnTo>
                                  <a:lnTo>
                                    <a:pt x="4916567" y="12457"/>
                                  </a:lnTo>
                                  <a:lnTo>
                                    <a:pt x="49150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41260" y="13096"/>
                                  </a:moveTo>
                                  <a:lnTo>
                                    <a:pt x="4937641" y="13096"/>
                                  </a:lnTo>
                                  <a:lnTo>
                                    <a:pt x="4936093" y="12457"/>
                                  </a:lnTo>
                                  <a:lnTo>
                                    <a:pt x="4933545" y="9900"/>
                                  </a:lnTo>
                                  <a:lnTo>
                                    <a:pt x="4932902" y="8356"/>
                                  </a:lnTo>
                                  <a:lnTo>
                                    <a:pt x="4932902" y="4740"/>
                                  </a:lnTo>
                                  <a:lnTo>
                                    <a:pt x="4933545" y="3196"/>
                                  </a:lnTo>
                                  <a:lnTo>
                                    <a:pt x="4936093" y="639"/>
                                  </a:lnTo>
                                  <a:lnTo>
                                    <a:pt x="4937641" y="0"/>
                                  </a:lnTo>
                                  <a:lnTo>
                                    <a:pt x="4941260" y="0"/>
                                  </a:lnTo>
                                  <a:lnTo>
                                    <a:pt x="4942808" y="639"/>
                                  </a:lnTo>
                                  <a:lnTo>
                                    <a:pt x="4945356" y="3196"/>
                                  </a:lnTo>
                                  <a:lnTo>
                                    <a:pt x="4945999" y="4740"/>
                                  </a:lnTo>
                                  <a:lnTo>
                                    <a:pt x="4945999" y="8356"/>
                                  </a:lnTo>
                                  <a:lnTo>
                                    <a:pt x="4945356" y="9900"/>
                                  </a:lnTo>
                                  <a:lnTo>
                                    <a:pt x="4942808" y="12457"/>
                                  </a:lnTo>
                                  <a:lnTo>
                                    <a:pt x="494126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571F123" id="Graphic 26" o:spid="_x0000_s1026" style="position:absolute;margin-left:133.05pt;margin-top:11.3pt;width:389.45pt;height:1.05pt;z-index:-1785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6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" path="m8356,13096r-3616,l3196,12457,639,9900,,8356,,4740,639,3196,3196,639,4740,,8356,,9900,639r2557,2557l13096,4740r,3616l12457,9900,9900,12457r-1544,639xem34595,13096r-3617,l29435,12457,26878,9900,26238,8356r,-3616l26878,3196,29435,639,30978,r3617,l36139,639r2557,2557l39335,4740r,3616l38696,9900r-2557,2557l34595,13096xem60834,13096r-3617,l55674,12457,53116,9900,52477,8356r,-3616l53116,3196,55674,639,57217,r3617,l62377,639r2558,2557l65574,4740r,3616l64935,9900r-2558,2557l60834,13096xem87073,13096r-3617,l81913,12457,79355,9900,78716,8356r,-3616l79355,3196,81913,639,83456,r3617,l88616,639r2558,2557l91813,4740r,3616l91174,9900r-2558,2557l87073,13096xem113312,13096r-3617,l108151,12457,105594,9900r-639,-1544l104955,4740r639,-1544l108151,639,109695,r3617,l114855,639r2557,2557l118052,4740r,3616l117412,9900r-2557,2557l113312,13096xem139550,13096r-3616,l134390,12457,131833,9900r-640,-1544l131193,4740r640,-1544l134390,639,135934,r3616,l141095,639r2556,2557l144290,4740r,3616l143651,9900r-2556,2557l139550,13096xem165789,13096r-3617,l160629,12457,158072,9900r-640,-1544l157432,4740r640,-1544l160629,639,162172,r3617,l167332,639r2558,2557l170529,4740r,3616l169890,9900r-2558,2557l165789,13096xem192028,13096r-3617,l186868,12457,184311,9900r-640,-1544l183671,4740r640,-1544l186868,639,188411,r3617,l193571,639r2558,2557l196768,4740r,3616l196129,9900r-2558,2557l192028,13096xem218267,13096r-3617,l213107,12457,210550,9900r-640,-1544l209910,4740r640,-1544l213107,639,214650,r3617,l219810,639r2558,2557l223007,4740r,3616l222368,9900r-2558,2557l218267,13096xem244506,13096r-3617,l239346,12457,236789,9900r-640,-1544l236149,4740r640,-1544l239346,639,240889,r3617,l246049,639r2558,2557l249246,4740r,3616l248607,9900r-2558,2557l244506,13096xem270745,13096r-3617,l265585,12457,263028,9900r-640,-1544l262388,4740r640,-1544l265585,639,267128,r3617,l272288,639r2558,2557l275485,4740r,3616l274846,9900r-2558,2557l270745,13096xem296983,13096r-3616,l291823,12457,289267,9900r-640,-1544l288627,4740r640,-1544l291823,639,293367,r3616,l298527,639r2558,2557l301724,4740r,3616l301085,9900r-2558,2557l296983,13096xem323222,13096r-3616,l318062,12457,315504,9900r-639,-1544l314865,4740r639,-1544l318062,639,319606,r3616,l324766,639r2557,2557l327962,4740r,3616l327323,9900r-2557,2557l323222,13096xem349461,13096r-3616,l344301,12457,341743,9900r-639,-1544l341104,4740r639,-1544l344301,639,345845,r3616,l351004,639r2558,2557l354201,4740r,3616l353562,9900r-2558,2557l349461,13096xem375700,13096r-3617,l370540,12457,367982,9900r-639,-1544l367343,4740r639,-1544l370540,639,372083,r3617,l377243,639r2558,2557l380440,4740r,3616l379801,9900r-2558,2557l375700,13096xem401939,13096r-3617,l396779,12457,394221,9900r-639,-1544l393582,4740r639,-1544l396779,639,398322,r3617,l403482,639r2558,2557l406679,4740r,3616l406040,9900r-2558,2557l401939,13096xem428178,13096r-3617,l423018,12457,420460,9900r-639,-1544l419821,4740r639,-1544l423018,639,424561,r3617,l429721,639r2558,2557l432918,4740r,3616l432279,9900r-2558,2557l428178,13096xem454417,13096r-3617,l449257,12457,446699,9900r-639,-1544l446060,4740r639,-1544l449257,639,450800,r3617,l455960,639r2558,2557l459157,4740r,3616l458518,9900r-2558,2557l454417,13096xem480655,13096r-3616,l475496,12457,472938,9900r-639,-1544l472299,4740r639,-1544l475496,639,477039,r3616,l482199,639r2558,2557l485396,4740r,3616l484757,9900r-2558,2557l480655,13096xem506894,13096r-3616,l501734,12457,499176,9900r-638,-1544l498538,4740r638,-1544l501734,639,503278,r3616,l508438,639r2558,2557l511635,4740r,3616l510996,9900r-2558,2557l506894,13096xem533133,13096r-3616,l527973,12457,525415,9900r-639,-1544l524776,4740r639,-1544l527973,639,529517,r3616,l534677,639r2556,2557l537873,4740r,3616l537233,9900r-2556,2557l533133,13096xem559372,13096r-3616,l554212,12457,551654,9900r-639,-1544l551015,4740r639,-1544l554212,639,555756,r3616,l560915,639r2557,2557l564112,4740r,3616l563472,9900r-2557,2557l559372,13096xem585611,13096r-3617,l580451,12457,577893,9900r-639,-1544l577254,4740r639,-1544l580451,639,581994,r3617,l587154,639r2557,2557l590351,4740r,3616l589711,9900r-2557,2557l585611,13096xem611850,13096r-3617,l606690,12457,604132,9900r-639,-1544l603493,4740r639,-1544l606690,639,608233,r3617,l613393,639r2557,2557l616590,4740r,3616l615950,9900r-2557,2557l611850,13096xem638089,13096r-3617,l632929,12457,630371,9900r-639,-1544l629732,4740r639,-1544l632929,639,634472,r3617,l639632,639r2557,2557l642829,4740r,3616l642189,9900r-2557,2557l638089,13096xem664328,13096r-3617,l659168,12457,656610,9900r-639,-1544l655971,4740r639,-1544l659168,639,660711,r3617,l665871,639r2557,2557l669068,4740r,3616l668428,9900r-2557,2557l664328,13096xem690566,13096r-3616,l685405,12457,682849,9900r-639,-1544l682210,4740r639,-1544l685405,639,686950,r3616,l692110,639r2557,2557l695307,4740r,3616l694667,9900r-2557,2557l690566,13096xem716805,13096r-3616,l711644,12457,709088,9900r-639,-1544l708449,4740r639,-1544l711644,639,713189,r3616,l718349,639r2557,2557l721546,4740r,3616l720906,9900r-2557,2557l716805,13096xem743044,13096r-3616,l737883,12457,735326,9900r-639,-1544l734687,4740r639,-1544l737883,639,739428,r3616,l744588,639r2556,2557l747783,4740r,3616l747144,9900r-2556,2557l743044,13096xem769283,13096r-3618,l764122,12457,761565,9900r-639,-1544l760926,4740r639,-1544l764122,639,765665,r3618,l770826,639r2557,2557l774022,4740r,3616l773383,9900r-2557,2557l769283,13096xem795522,13096r-3618,l790361,12457,787804,9900r-639,-1544l787165,4740r639,-1544l790361,639,791904,r3618,l797065,639r2557,2557l800261,4740r,3616l799622,9900r-2557,2557l795522,13096xem821761,13096r-3618,l816600,12457,814043,9900r-639,-1544l813404,4740r639,-1544l816600,639,818143,r3618,l823304,639r2557,2557l826500,4740r,3616l825861,9900r-2557,2557l821761,13096xem848000,13096r-3618,l842839,12457,840282,9900r-639,-1544l839643,4740r639,-1544l842839,639,844382,r3618,l849543,639r2557,2557l852739,4740r,3616l852100,9900r-2557,2557l848000,13096xem874239,13096r-3618,l869078,12457,866521,9900r-639,-1544l865882,4740r639,-1544l869078,639,870621,r3618,l875782,639r2557,2557l878978,4740r,3616l878339,9900r-2557,2557l874239,13096xem900476,13096r-3616,l895316,12457,892760,9900r-639,-1544l892121,4740r639,-1544l895316,639,896860,r3616,l902021,639r2557,2557l905217,4740r,3616l904578,9900r-2557,2557l900476,13096xem926715,13096r-3616,l921555,12457,918998,9900r-640,-1544l918358,4740r640,-1544l921555,639,923099,r3616,l928260,639r2556,2557l931455,4740r,3616l930816,9900r-2556,2557l926715,13096xem952954,13096r-3616,l947794,12457,945237,9900r-640,-1544l944597,4740r640,-1544l947794,639,949338,r3616,l954499,639r2556,2557l957694,4740r,3616l957055,9900r-2556,2557l952954,13096xem979193,13096r-3617,l974033,12457,971476,9900r-640,-1544l970836,4740r640,-1544l974033,639,975576,r3617,l980736,639r2558,2557l983933,4740r,3616l983294,9900r-2558,2557l979193,13096xem1005432,13096r-3617,l1000272,12457,997715,9900r-640,-1544l997075,4740r640,-1544l1000272,639,1001815,r3617,l1006975,639r2558,2557l1010172,4740r,3616l1009533,9900r-2558,2557l1005432,13096xem1031671,13096r-3617,l1026511,12457r-2557,-2557l1023314,8356r,-3616l1023954,3196r2557,-2557l1028054,r3617,l1033214,639r2558,2557l1036411,4740r,3616l1035772,9900r-2558,2557l1031671,13096xem1057910,13096r-3617,l1052750,12457r-2557,-2557l1049553,8356r,-3616l1050193,3196r2557,-2557l1054293,r3617,l1059453,639r2558,2557l1062650,4740r,3616l1062011,9900r-2558,2557l1057910,13096xem1084148,13096r-3616,l1078988,12457r-2556,-2557l1075792,8356r,-3616l1076432,3196r2556,-2557l1080532,r3616,l1085692,639r2558,2557l1088889,4740r,3616l1088250,9900r-2558,2557l1084148,13096xem1110387,13096r-3616,l1105227,12457r-2556,-2557l1102031,8356r,-3616l1102671,3196r2556,-2557l1106771,r3616,l1111931,639r2558,2557l1115128,4740r,3616l1114489,9900r-2558,2557l1110387,13096xem1136626,13096r-3616,l1131466,12457r-2558,-2557l1128269,8356r,-3616l1128908,3196r2558,-2557l1133010,r3616,l1138170,639r2557,2557l1141366,4740r,3616l1140727,9900r-2557,2557l1136626,13096xem1162865,13096r-3616,l1157705,12457r-2558,-2557l1154508,8356r,-3616l1155147,3196r2558,-2557l1159249,r3616,l1164409,639r2557,2557l1167605,4740r,3616l1166966,9900r-2557,2557l1162865,13096xem1189104,13096r-3617,l1183944,12457r-2558,-2557l1180747,8356r,-3616l1181386,3196r2558,-2557l1185487,r3617,l1190648,639r2560,2557l1193839,4740r,3616l1193208,9900r-2560,2557l1189104,13096xem1215342,13096r-3620,l1210187,12457r-2560,-2557l1206984,8356r,-3616l1207627,3196r2560,-2557l1211722,r3620,l1216890,639r2560,2557l1220081,4740r,3616l1219450,9900r-2560,2557l1215342,13096xem1241583,13096r-3619,l1236416,12457r-2548,-2557l1233225,8356r,-3616l1233868,3196r2548,-2557l1237964,r3619,l1243131,639r2548,2557l1246322,4740r,3616l1245679,9900r-2548,2557l1241583,13096xem1267825,13096r-3620,l1262657,12457r-2559,-2557l1259466,8356r,-3616l1260098,3196r2559,-2557l1264205,r3620,l1269361,639r2559,2557l1272563,4740r,3616l1271920,9900r-2559,2557l1267825,13096xem1294054,13096r-3607,l1288899,12457r-2560,-2557l1285708,8356r,-3616l1286339,3196r2560,-2557l1290447,r3607,l1295602,639r2560,2557l1298805,4740r,3616l1298162,9900r-2560,2557l1294054,13096xem1320296,13096r-3620,l1315140,12457r-2560,-2557l1311937,8356r,-3616l1312580,3196r2560,-2557l1316676,r3620,l1321843,639r2560,2557l1325034,4740r,3616l1324403,9900r-2560,2557l1320296,13096xem1346537,13096r-3620,l1341381,12457r-2559,-2557l1338179,8356r,-3616l1338822,3196r2559,-2557l1342917,r3620,l1348085,639r2548,2557l1351276,4740r,3616l1350633,9900r-2548,2557l1346537,13096xem1372778,13096r-3619,l1367611,12457r-2548,-2557l1364420,8356r,-3616l1365063,3196r2548,-2557l1369159,r3619,l1374314,639r2560,2557l1377517,4740r,3616l1376874,9900r-2560,2557l1372778,13096xem1399020,13096r-3620,l1393852,12457r-2560,-2557l1390661,8356r,-3616l1391292,3196r2560,-2557l1395400,r3620,l1400556,639r2559,2557l1403758,4740r,3616l1403115,9900r-2559,2557l1399020,13096xem1425249,13096r-3607,l1420094,12457r-2560,-2557l1416903,8356r,-3616l1417534,3196r2560,-2557l1421642,r3607,l1426797,639r2560,2557l1430000,4740r,3616l1429357,9900r-2560,2557l1425249,13096xem1451490,13096r-3619,l1446335,12457r-2560,-2557l1443132,8356r,-3616l1443775,3196r2560,-2557l1447871,r3619,l1453038,639r2560,2557l1456229,4740r,3616l1455598,9900r-2560,2557l1451490,13096xem1477732,13096r-3620,l1472576,12457r-2559,-2557l1469374,8356r,-3616l1470017,3196r2559,-2557l1474112,r3620,l1479280,639r2548,2557l1482471,4740r,3616l1481828,9900r-2548,2557l1477732,13096xem1503973,13096r-3619,l1498806,12457r-2548,-2557l1495615,8356r,-3616l1496258,3196r2548,-2557l1500354,r3619,l1505509,639r2560,2557l1508712,4740r,3616l1508069,9900r-2560,2557l1503973,13096xem1530215,13096r-3620,l1525047,12457r-2560,-2557l1521856,8356r,-3616l1522487,3196r2560,-2557l1526595,r3620,l1531751,639r2559,2557l1534953,4740r,3616l1534310,9900r-2559,2557l1530215,13096xem1556444,13096r-3608,l1551289,12457r-2560,-2557l1548086,8356r,-3616l1548729,3196r2560,-2557l1552836,r3608,l1557992,639r2560,2557l1561183,4740r,3616l1560552,9900r-2560,2557l1556444,13096xem1582685,13096r-3619,l1577530,12457r-2560,-2557l1574327,8356r,-3616l1574970,3196r2560,-2557l1579066,r3619,l1584233,639r2560,2557l1587424,4740r,3616l1586793,9900r-2560,2557l1582685,13096xem1608927,13096r-3620,l1603760,12457r-2548,-2557l1600569,8356r,-3616l1601212,3196r2548,-2557l1605307,r3620,l1610475,639r2548,2557l1613666,4740r,3616l1613023,9900r-2548,2557l1608927,13096xem1635168,13096r-3619,l1630001,12457r-2548,-2557l1626810,8356r,-3616l1627453,3196r2548,-2557l1631549,r3619,l1636704,639r2560,2557l1639907,4740r,3616l1639264,9900r-2560,2557l1635168,13096xem1661398,13096r-3608,l1656242,12457r-2560,-2557l1653051,8356r,-3616l1653682,3196r2560,-2557l1657790,r3608,l1662945,639r2560,2557l1666148,4740r,3616l1665505,9900r-2560,2557l1661398,13096xem1687639,13096r-3608,l1682484,12457r-2560,-2557l1679281,8356r,-3616l1679924,3196r2560,-2557l1684031,r3608,l1689187,639r2560,2557l1692378,4740r,3616l1691747,9900r-2560,2557l1687639,13096xem1713880,13096r-3619,l1708725,12457r-2560,-2557l1705522,8356r,-3616l1706165,3196r2560,-2557l1710261,r3619,l1715428,639r2548,2557l1718619,4740r,3616l1717976,9900r-2548,2557l1713880,13096xem1740122,13096r-3620,l1734954,12457r-2547,-2557l1731764,8356r,-3616l1732407,3196r2547,-2557l1736502,r3620,l1741658,639r2560,2557l1744860,4740r,3616l1744218,9900r-2560,2557l1740122,13096xem1766363,13096r-3619,l1761196,12457r-2560,-2557l1758005,8356r,-3616l1758636,3196r2560,-2557l1762744,r3619,l1767899,639r2560,2557l1771102,4740r,3616l1770459,9900r-2560,2557l1766363,13096xem1792593,13096r-3608,l1787437,12457r-2560,-2557l1784246,8356r,-3616l1784877,3196r2560,-2557l1788985,r3608,l1794140,639r2560,2557l1797343,4740r,3616l1796700,9900r-2560,2557l1792593,13096xem1818834,13096r-3619,l1813679,12457r-2560,-2557l1810476,8356r,-3616l1811119,3196r2560,-2557l1815215,r3619,l1820382,639r2560,2557l1823573,4740r,3616l1822942,9900r-2560,2557l1818834,13096xem1845075,13096r-3619,l1839920,12457r-2560,-2557l1836717,8356r,-3616l1837360,3196r2560,-2557l1841456,r3619,l1846623,639r2548,2557l1849814,4740r,3616l1849171,9900r-2548,2557l1845075,13096xem1871317,13096r-3620,l1866149,12457r-2547,-2557l1862959,8356r,-3616l1863602,3196r2547,-2557l1867697,r3620,l1872853,639r2560,2557l1876055,4740r,3616l1875413,9900r-2560,2557l1871317,13096xem1897558,13096r-3619,l1892391,12457r-2560,-2557l1889200,8356r,-3616l1889831,3196r2560,-2557l1893939,r3619,l1899094,639r2560,2557l1902297,4740r,3616l1901654,9900r-2560,2557l1897558,13096xem1923788,13096r-3608,l1918632,12457r-2560,-2557l1915429,8356r,-3616l1916072,3196r2560,-2557l1920180,r3608,l1925335,639r2560,2557l1928526,4740r,3616l1927895,9900r-2560,2557l1923788,13096xem1950029,13096r-3620,l1944874,12457r-2560,-2557l1941671,8356r,-3616l1942314,3196r2560,-2557l1946409,r3620,l1951577,639r2560,2557l1954768,4740r,3616l1954137,9900r-2560,2557l1950029,13096xem1976270,13096r-3619,l1971115,12457r-2560,-2557l1967912,8356r,-3616l1968555,3196r2560,-2557l1972651,r3619,l1977818,639r2548,2557l1981009,4740r,3616l1980366,9900r-2548,2557l1976270,13096xem2002512,13096r-3620,l1997344,12457r-2548,-2557l1994154,8356r,-3616l1994796,3196r2548,-2557l1998892,r3620,l2004048,639r2559,2557l2007250,4740r,3616l2006607,9900r-2559,2557l2002512,13096xem2028741,13096r-3607,l2023586,12457r-2560,-2557l2020395,8356r,-3616l2021026,3196r2560,-2557l2025134,r3607,l2030289,639r2560,2557l2033492,4740r,3616l2032849,9900r-2560,2557l2028741,13096xem2054983,13096r-3608,l2049827,12457r-2560,-2557l2046624,8356r,-3616l2047267,3196r2560,-2557l2051375,r3608,l2056530,639r2560,2557l2059721,4740r,3616l2059090,9900r-2560,2557l2054983,13096xem2081224,13096r-3620,l2076069,12457r-2560,-2557l2072866,8356r,-3616l2073509,3196r2560,-2557l2077604,r3620,l2082772,639r2548,2557l2085963,4740r,3616l2085320,9900r-2548,2557l2081224,13096xem2107465,13096r-3619,l2102298,12457r-2548,-2557l2099107,8356r,-3616l2099750,3196r2548,-2557l2103846,r3619,l2109001,639r2560,2557l2112204,4740r,3616l2111561,9900r-2560,2557l2107465,13096xem2133707,13096r-3620,l2128539,12457r-2559,-2557l2125349,8356r,-3616l2125980,3196r2559,-2557l2130087,r3620,l2135243,639r2559,2557l2138445,4740r,3616l2137802,9900r-2559,2557l2133707,13096xem2159936,13096r-3607,l2154781,12457r-2560,-2557l2151590,8356r,-3616l2152221,3196r2560,-2557l2156329,r3607,l2161484,639r2560,2557l2164687,4740r,3616l2164044,9900r-2560,2557l2159936,13096xem2186178,13096r-3620,l2181022,12457r-2560,-2557l2177819,8356r,-3616l2178462,3196r2560,-2557l2182558,r3620,l2187725,639r2560,2557l2190916,4740r,3616l2190285,9900r-2560,2557l2186178,13096xem2212419,13096r-3620,l2207264,12457r-2560,-2557l2204061,8356r,-3616l2204704,3196r2560,-2557l2208799,r3620,l2213967,639r2548,2557l2217158,4740r,3616l2216515,9900r-2548,2557l2212419,13096xem2238660,13096r-3619,l2233493,12457r-2548,-2557l2230302,8356r,-3616l2230945,3196r2548,-2557l2235041,r3619,l2240196,639r2560,2557l2243399,4740r,3616l2242756,9900r-2560,2557l2238660,13096xem2264902,13096r-3620,l2259734,12457r-2559,-2557l2256544,8356r,-3616l2257175,3196r2559,-2557l2261282,r3620,l2266438,639r2559,2557l2269640,4740r,3616l2268997,9900r-2559,2557l2264902,13096xem2291131,13096r-3607,l2285976,12457r-2560,-2557l2282773,8356r,-3616l2283416,3196r2560,-2557l2287524,r3607,l2292679,639r2560,2557l2295870,4740r,3616l2295239,9900r-2560,2557l2291131,13096xem2317373,13096r-3620,l2312217,12457r-2560,-2557l2309014,8356r,-3616l2309657,3196r2560,-2557l2313753,r3620,l2318920,639r2560,2557l2322111,4740r,3616l2321480,9900r-2560,2557l2317373,13096xem2343614,13096r-3620,l2338459,12457r-2560,-2557l2335256,8356r,-3616l2335899,3196r2560,-2557l2339994,r3620,l2345162,639r2548,2557l2348353,4740r,3616l2347710,9900r-2548,2557l2343614,13096xem2369855,13096r-3619,l2364688,12457r-2548,-2557l2361497,8356r,-3616l2362140,3196r2548,-2557l2366236,r3619,l2371391,639r2560,2557l2374594,4740r,3616l2373951,9900r-2560,2557l2369855,13096xem2396097,13096r-3620,l2390929,12457r-2559,-2557l2387738,8356r,-3616l2388370,3196r2559,-2557l2392477,r3620,l2397633,639r2559,2557l2400835,4740r,3616l2400192,9900r-2559,2557l2396097,13096xem2422326,13096r-3607,l2417171,12457r-2560,-2557l2413968,8356r,-3616l2414611,3196r2560,-2557l2418719,r3607,l2423874,639r2560,2557l2427065,4740r,3616l2426434,9900r-2560,2557l2422326,13096xem2448568,13096r-3620,l2443412,12457r-2560,-2557l2440209,8356r,-3616l2440852,3196r2560,-2557l2444948,r3620,l2450115,639r2560,2557l2453306,4740r,3616l2452675,9900r-2560,2557l2448568,13096xem2474809,13096r-3620,l2469642,12457r-2548,-2557l2466451,8356r,-3616l2467094,3196r2548,-2557l2471189,r3620,l2476357,639r2548,2557l2479548,4740r,3616l2478905,9900r-2548,2557l2474809,13096xem2501050,13096r-3619,l2495883,12457r-2560,-2557l2492692,8356r,-3616l2493323,3196r2560,-2557l2497431,r3619,l2502586,639r2560,2557l2505789,4740r,3616l2505146,9900r-2560,2557l2501050,13096xem2527280,13096r-3608,l2522124,12457r-2560,-2557l2518933,8356r,-3616l2519564,3196r2560,-2557l2523672,r3608,l2528828,639r2559,2557l2532030,4740r,3616l2531387,9900r-2559,2557l2527280,13096xem2553521,13096r-3619,l2548366,12457r-2560,-2557l2545163,8356r,-3616l2545806,3196r2560,-2557l2549902,r3619,l2555069,639r2560,2557l2558260,4740r,3616l2557629,9900r-2560,2557l2553521,13096xem2579762,13096r-3619,l2574607,12457r-2560,-2557l2571404,8356r,-3616l2572047,3196r2560,-2557l2576143,r3619,l2581310,639r2548,2557l2584501,4740r,3616l2583858,9900r-2548,2557l2579762,13096xem2606004,13096r-3620,l2600837,12457r-2548,-2557l2597646,8356r,-3616l2598289,3196r2548,-2557l2602384,r3620,l2607540,639r2560,2557l2610743,4740r,3616l2610100,9900r-2560,2557l2606004,13096xem2632245,13096r-3619,l2627078,12457r-2560,-2557l2623887,8356r,-3616l2624518,3196r2560,-2557l2628626,r3619,l2633781,639r2560,2557l2636984,4740r,3616l2636341,9900r-2560,2557l2632245,13096xem2658475,13096r-3608,l2653319,12457r-2560,-2557l2650128,8356r,-3616l2650759,3196r2560,-2557l2654867,r3608,l2660023,639r2559,2557l2663225,4740r,3616l2662582,9900r-2559,2557l2658475,13096xem2684716,13096r-3619,l2679561,12457r-2560,-2557l2676358,8356r,-3616l2677001,3196r2560,-2557l2681097,r3619,l2686264,639r2560,2557l2689455,4740r,3616l2688824,9900r-2560,2557l2684716,13096xem2710957,13096r-3619,l2705802,12457r-2560,-2557l2702599,8356r,-3616l2703242,3196r2560,-2557l2707338,r3619,l2712505,639r2548,2557l2715696,4740r,3616l2715053,9900r-2548,2557l2710957,13096xem2737199,13096r-3620,l2732032,12457r-2548,-2557l2728841,8356r,-3616l2729484,3196r2548,-2557l2733579,r3620,l2738735,639r2560,2557l2741938,4740r,3616l2741295,9900r-2560,2557l2737199,13096xem2763440,13096r-3619,l2758273,12457r-2560,-2557l2755082,8356r,-3616l2755713,3196r2560,-2557l2759821,r3619,l2764976,639r2560,2557l2768179,4740r,3616l2767536,9900r-2560,2557l2763440,13096xem2789670,13096r-3608,l2784514,12457r-2560,-2557l2781311,8356r,-3616l2781954,3196r2560,-2557l2786062,r3608,l2791217,639r2560,2557l2794408,4740r,3616l2793777,9900r-2560,2557l2789670,13096xem2815911,13096r-3619,l2810756,12457r-2560,-2557l2807553,8356r,-3616l2808196,3196r2560,-2557l2812292,r3619,l2817459,639r2560,2557l2820650,4740r,3616l2820019,9900r-2560,2557l2815911,13096xem2842152,13096r-3619,l2836997,12457r-2560,-2557l2833794,8356r,-3616l2834437,3196r2560,-2557l2838533,r3619,l2843700,639r2548,2557l2846891,4740r,3616l2846248,9900r-2548,2557l2842152,13096xem2868394,13096r-3620,l2863226,12457r-2559,-2557l2860036,8356r,-3616l2860667,3196r2559,-2557l2864774,r3620,l2869930,639r2560,2557l2873132,4740r,3616l2872490,9900r-2560,2557l2868394,13096xem2894623,13096r-3607,l2889468,12457r-2560,-2557l2886277,8356r,-3616l2886908,3196r2560,-2557l2891016,r3607,l2896171,639r2560,2557l2899374,4740r,3616l2898731,9900r-2560,2557l2894623,13096xem2920865,13096r-3608,l2915709,12457r-2560,-2557l2912506,8356r,-3616l2913149,3196r2560,-2557l2917257,r3608,l2922412,639r2560,2557l2925603,4740r,3616l2924972,9900r-2560,2557l2920865,13096xem2947106,13096r-3619,l2941951,12457r-2560,-2557l2938748,8356r,-3616l2939391,3196r2560,-2557l2943487,r3619,l2948654,639r2548,2557l2951845,4740r,3616l2951202,9900r-2548,2557l2947106,13096xem2973347,13096r-3619,l2968180,12457r-2548,-2557l2964989,8356r,-3616l2965632,3196r2548,-2557l2969728,r3619,l2974883,639r2560,2557l2978086,4740r,3616l2977443,9900r-2560,2557l2973347,13096xem2999589,13096r-3620,l2994421,12457r-2559,-2557l2991231,8356r,-3616l2991862,3196r2559,-2557l2995969,r3620,l3001125,639r2560,2557l3004327,4740r,3616l3003685,9900r-2560,2557l2999589,13096xem3025818,13096r-3607,l3020663,12457r-2560,-2557l3017472,8356r,-3616l3018103,3196r2560,-2557l3022211,r3607,l3027366,639r2560,2557l3030569,4740r,3616l3029926,9900r-2560,2557l3025818,13096xem3052060,13096r-3620,l3046904,12457r-2560,-2557l3043701,8356r,-3616l3044344,3196r2560,-2557l3048440,r3620,l3053607,639r2560,2557l3056798,4740r,3616l3056167,9900r-2560,2557l3052060,13096xem3078301,13096r-3620,l3073146,12457r-2560,-2557l3069943,8356r,-3616l3070586,3196r2560,-2557l3074681,r3620,l3079849,639r2548,2557l3083040,4740r,3616l3082397,9900r-2548,2557l3078301,13096xem3104542,13096r-3619,l3099375,12457r-2548,-2557l3096184,8356r,-3616l3096827,3196r2548,-2557l3100923,r3619,l3106078,639r2560,2557l3109281,4740r,3616l3108638,9900r-2560,2557l3104542,13096xem3130784,13096r-3620,l3125616,12457r-2559,-2557l3122426,8356r,-3616l3123057,3196r2559,-2557l3127164,r3620,l3132320,639r2559,2557l3135522,4740r,3616l3134879,9900r-2559,2557l3130784,13096xem3157013,13096r-3607,l3151858,12457r-2560,-2557l3148655,8356r,-3616l3149298,3196r2560,-2557l3153406,r3607,l3158561,639r2560,2557l3161752,4740r,3616l3161121,9900r-2560,2557l3157013,13096xem3183255,13096r-3620,l3178099,12457r-2560,-2557l3174896,8356r,-3616l3175539,3196r2560,-2557l3179635,r3620,l3184802,639r2560,2557l3187993,4740r,3616l3187362,9900r-2560,2557l3183255,13096xem3209496,13096r-3620,l3204329,12457r-2548,-2557l3201138,8356r,-3616l3201781,3196r2548,-2557l3205876,r3620,l3211044,639r2548,2557l3214235,4740r,3616l3213592,9900r-2548,2557l3209496,13096xem3235737,13096r-3619,l3230570,12457r-2560,-2557l3227379,8356r,-3616l3228010,3196r2560,-2557l3232118,r3619,l3237273,639r2560,2557l3240476,4740r,3616l3239833,9900r-2560,2557l3235737,13096xem3261967,13096r-3608,l3256811,12457r-2559,-2557l3253621,8356r,-3616l3254252,3196r2559,-2557l3258359,r3608,l3263515,639r2559,2557l3266717,4740r,3616l3266074,9900r-2559,2557l3261967,13096xem3288208,13096r-3607,l3283053,12457r-2560,-2557l3279850,8356r,-3616l3280493,3196r2560,-2557l3284601,r3607,l3289756,639r2560,2557l3292947,4740r,3616l3292316,9900r-2560,2557l3288208,13096xem3314450,13096r-3620,l3309294,12457r-2560,-2557l3306091,8356r,-3616l3306734,3196r2560,-2557l3310830,r3620,l3315997,639r2548,2557l3319188,4740r,3616l3318545,9900r-2548,2557l3314450,13096xem3340691,13096r-3620,l3335524,12457r-2548,-2557l3332333,8356r,-3616l3332976,3196r2548,-2557l3337071,r3620,l3342227,639r2560,2557l3345430,4740r,3616l3344787,9900r-2560,2557l3340691,13096xem3366932,13096r-3619,l3361765,12457r-2560,-2557l3358574,8356r,-3616l3359205,3196r2560,-2557l3363313,r3619,l3368468,639r2560,2557l3371671,4740r,3616l3371028,9900r-2560,2557l3366932,13096xem3393162,13096r-3608,l3388006,12457r-2559,-2557l3384816,8356r,-3616l3385447,3196r2559,-2557l3389554,r3608,l3394710,639r2559,2557l3397912,4740r,3616l3397269,9900r-2559,2557l3393162,13096xem3419403,13096r-3619,l3414248,12457r-2560,-2557l3411045,8356r,-3616l3411688,3196r2560,-2557l3415784,r3619,l3420951,639r2560,2557l3424142,4740r,3616l3423511,9900r-2560,2557l3419403,13096xem3445645,13096r-3620,l3440489,12457r-2560,-2557l3437286,8356r,-3616l3437929,3196r2560,-2557l3442025,r3620,l3447192,639r2548,2557l3450383,4740r,3616l3449740,9900r-2548,2557l3445645,13096xem3471886,13096r-3620,l3466719,12457r-2548,-2557l3463528,8356r,-3616l3464171,3196r2548,-2557l3468266,r3620,l3473422,639r2560,2557l3476625,4740r,3616l3475982,9900r-2560,2557l3471886,13096xem3498127,13096r-3619,l3492960,12457r-2560,-2557l3489769,8356r,-3616l3490400,3196r2560,-2557l3494508,r3619,l3499663,639r2560,2557l3502866,4740r,3616l3502223,9900r-2560,2557l3498127,13096xem3524357,13096r-3608,l3519201,12457r-2559,-2557l3515999,8356r,-3616l3516642,3196r2559,-2557l3520749,r3608,l3525905,639r2559,2557l3529095,4740r,3616l3528464,9900r-2559,2557l3524357,13096xem3550598,13096r-3619,l3545443,12457r-2560,-2557l3542240,8356r,-3616l3542883,3196r2560,-2557l3546979,r3619,l3552146,639r2560,2557l3555337,4740r,3616l3554706,9900r-2560,2557l3550598,13096xem3576840,13096r-3620,l3571684,12457r-2560,-2557l3568481,8356r,-3616l3569124,3196r2560,-2557l3573220,r3620,l3578387,639r2548,2557l3581578,4740r,3616l3580935,9900r-2548,2557l3576840,13096xem3603081,13096r-3620,l3597914,12457r-2548,-2557l3594723,8356r,-3616l3595366,3196r2548,-2557l3599461,r3620,l3604617,639r2560,2557l3607820,4740r,3616l3607177,9900r-2560,2557l3603081,13096xem3629322,13096r-3619,l3624155,12457r-2560,-2557l3620964,8356r,-3616l3621595,3196r2560,-2557l3625703,r3619,l3630858,639r2560,2557l3634061,4740r,3616l3633418,9900r-2560,2557l3629322,13096xem3655552,13096r-3608,l3650396,12457r-2560,-2557l3647194,8356r,-3616l3647836,3196r2560,-2557l3651944,r3608,l3657100,639r2559,2557l3660290,4740r,3616l3659659,9900r-2559,2557l3655552,13096xem3681793,13096r-3619,l3676638,12457r-2560,-2557l3673435,8356r,-3616l3674078,3196r2560,-2557l3678174,r3619,l3683341,639r2560,2557l3686532,4740r,3616l3685901,9900r-2560,2557l3681793,13096xem3708034,13096r-3619,l3702867,12457r-2548,-2557l3699676,8356r,-3616l3700319,3196r2548,-2557l3704415,r3619,l3709582,639r2548,2557l3712773,4740r,3616l3712130,9900r-2548,2557l3708034,13096xem3734276,13096r-3620,l3729109,12457r-2560,-2557l3725918,8356r,-3616l3726549,3196r2560,-2557l3730656,r3620,l3735812,639r2560,2557l3739015,4740r,3616l3738372,9900r-2560,2557l3734276,13096xem3760505,13096r-3607,l3755350,12457r-2560,-2557l3752159,8356r,-3616l3752790,3196r2560,-2557l3756898,r3607,l3762053,639r2560,2557l3765256,4740r,3616l3764613,9900r-2560,2557l3760505,13096xem3786747,13096r-3620,l3781591,12457r-2560,-2557l3778389,8356r,-3616l3779031,3196r2560,-2557l3783127,r3620,l3788295,639r2559,2557l3791485,4740r,3616l3790854,9900r-2559,2557l3786747,13096xem3812988,13096r-3619,l3807833,12457r-2560,-2557l3804630,8356r,-3616l3805273,3196r2560,-2557l3809369,r3619,l3814536,639r2548,2557l3817727,4740r,3616l3817084,9900r-2548,2557l3812988,13096xem3839229,13096r-3619,l3834062,12457r-2548,-2557l3830871,8356r,-3616l3831514,3196r2548,-2557l3835610,r3619,l3840765,639r2560,2557l3843968,4740r,3616l3843325,9900r-2560,2557l3839229,13096xem3865471,13096r-3620,l3860304,12457r-2560,-2557l3857113,8356r,-3616l3857744,3196r2560,-2557l3861851,r3620,l3867007,639r2560,2557l3870210,4740r,3616l3869567,9900r-2560,2557l3865471,13096xem3891700,13096r-3607,l3886545,12457r-2560,-2557l3883342,8356r,-3616l3883985,3196r2560,-2557l3888093,r3607,l3893248,639r2560,2557l3896439,4740r,3616l3895808,9900r-2560,2557l3891700,13096xem3917942,13096r-3620,l3912786,12457r-2560,-2557l3909583,8356r,-3616l3910226,3196r2560,-2557l3914322,r3620,l3919489,639r2560,2557l3922680,4740r,3616l3922049,9900r-2560,2557l3917942,13096xem3944183,13096r-3619,l3939028,12457r-2560,-2557l3935825,8356r,-3616l3936468,3196r2560,-2557l3940564,r3619,l3945731,639r2548,2557l3948922,4740r,3616l3948279,9900r-2548,2557l3944183,13096xem3970424,13096r-3619,l3965257,12457r-2548,-2557l3962066,8356r,-3616l3962709,3196r2548,-2557l3966805,r3619,l3971960,639r2560,2557l3975163,4740r,3616l3974520,9900r-2560,2557l3970424,13096xem3996666,13096r-3620,l3991498,12457r-2559,-2557l3988308,8356r,-3616l3988939,3196r2559,-2557l3993046,r3620,l3998202,639r2560,2557l4001404,4740r,3616l4000762,9900r-2560,2557l3996666,13096xem4022895,13096r-3607,l4017740,12457r-2560,-2557l4014537,8356r,-3616l4015180,3196r2560,-2557l4019288,r3607,l4024443,639r2560,2557l4027634,4740r,3616l4027003,9900r-2560,2557l4022895,13096xem4049137,13096r-3620,l4043981,12457r-2560,-2557l4040778,8356r,-3616l4041421,3196r2560,-2557l4045517,r3620,l4050684,639r2548,2557l4053875,4740r,3616l4053232,9900r-2548,2557l4049137,13096xem4075378,13096r-3619,l4070211,12457r-2548,-2557l4067020,8356r,-3616l4067663,3196r2548,-2557l4071759,r3619,l4076926,639r2548,2557l4080117,4740r,3616l4079474,9900r-2548,2557l4075378,13096xem4101619,13096r-3619,l4096452,12457r-2548,-2557l4093261,8356r,-3616l4093904,3196r2548,-2557l4098000,r3619,l4103155,639r2560,2557l4106358,4740r,3616l4105715,9900r-2560,2557l4101619,13096xem4127849,13096r-3608,l4122693,12457r-2559,-2557l4119503,8356r,-3616l4120134,3196r2559,-2557l4124241,r3608,l4129397,639r2560,2557l4132599,4740r,3616l4131957,9900r-2560,2557l4127849,13096xem4154090,13096r-3619,l4148935,12457r-2560,-2557l4145732,8356r,-3616l4146375,3196r2560,-2557l4150471,r3619,l4155638,639r2560,2557l4158829,4740r,3616l4158198,9900r-2560,2557l4154090,13096xem4180332,13096r-3620,l4175176,12457r-2560,-2557l4171973,8356r,-3616l4172616,3196r2560,-2557l4176712,r3620,l4181879,639r2548,2557l4185070,4740r,3616l4184427,9900r-2548,2557l4180332,13096xem4206573,13096r-3619,l4201406,12457r-2548,-2557l4198215,8356r,-3616l4198858,3196r2548,-2557l4202954,r3619,l4208109,639r2560,2557l4211312,4740r,3616l4210669,9900r-2560,2557l4206573,13096xem4232814,13096r-3619,l4227647,12457r-2560,-2557l4224456,8356r,-3616l4225087,3196r2560,-2557l4229195,r3619,l4234350,639r2560,2557l4237553,4740r,3616l4236910,9900r-2560,2557l4232814,13096xem4259044,13096r-3608,l4253888,12457r-2559,-2557l4250686,8356r,-3616l4251329,3196r2559,-2557l4255436,r3608,l4260592,639r2560,2557l4263783,4740r,3616l4263152,9900r-2560,2557l4259044,13096xem4285285,13096r-3619,l4280130,12457r-2560,-2557l4276927,8356r,-3616l4277570,3196r2560,-2557l4281666,r3619,l4286833,639r2560,2557l4290024,4740r,3616l4289393,9900r-2560,2557l4285285,13096xem4311527,13096r-3620,l4306371,12457r-2560,-2557l4303168,8356r,-3616l4303811,3196r2560,-2557l4307907,r3620,l4313074,639r2548,2557l4316265,4740r,3616l4315622,9900r-2548,2557l4311527,13096xem4337768,13096r-3620,l4332601,12457r-2548,-2557l4329410,8356r,-3616l4330053,3196r2548,-2557l4334148,r3620,l4339304,639r2560,2557l4342507,4740r,3616l4341864,9900r-2560,2557l4337768,13096xem4364009,13096r-3619,l4358842,12457r-2560,-2557l4355651,8356r,-3616l4356282,3196r2560,-2557l4360390,r3619,l4365545,639r2560,2557l4368748,4740r,3616l4368105,9900r-2560,2557l4364009,13096xem4390239,13096r-3608,l4385083,12457r-2559,-2557l4381881,8356r,-3616l4382524,3196r2559,-2557l4386631,r3608,l4391787,639r2559,2557l4394978,4740r,3616l4394346,9900r-2559,2557l4390239,13096xem4416480,13096r-3619,l4411325,12457r-2560,-2557l4408122,8356r,-3616l4408765,3196r2560,-2557l4412861,r3619,l4418028,639r2560,2557l4421219,4740r,3616l4420588,9900r-2560,2557l4416480,13096xem4442722,13096r-3620,l4437566,12457r-2560,-2557l4434363,8356r,-3616l4435006,3196r2560,-2557l4439102,r3620,l4444269,639r2548,2557l4447460,4740r,3616l4446817,9900r-2548,2557l4442722,13096xem4468963,13096r-3620,l4463796,12457r-2548,-2557l4460605,8356r,-3616l4461248,3196r2548,-2557l4465343,r3620,l4470499,639r2560,2557l4473702,4740r,3616l4473059,9900r-2560,2557l4468963,13096xem4495192,13096r-3607,l4490037,12457r-2560,-2557l4486846,8356r,-3616l4487477,3196r2560,-2557l4491585,r3607,l4496740,639r2560,2557l4499943,4740r,3616l4499300,9900r-2560,2557l4495192,13096xem4521434,13096r-3608,l4516278,12457r-2559,-2557l4513076,8356r,-3616l4513719,3196r2559,-2557l4517826,r3608,l4522982,639r2559,2557l4526172,4740r,3616l4525541,9900r-2559,2557l4521434,13096xem4547675,13096r-3619,l4542520,12457r-2560,-2557l4539317,8356r,-3616l4539960,3196r2560,-2557l4544056,r3619,l4549223,639r2548,2557l4552414,4740r,3616l4551771,9900r-2548,2557l4547675,13096xem4573917,13096r-3620,l4568749,12457r-2548,-2557l4565558,8356r,-3616l4566201,3196r2548,-2557l4570297,r3620,l4575452,639r2560,2557l4578655,4740r,3616l4578012,9900r-2560,2557l4573917,13096xem4600158,13096r-3620,l4594991,12457r-2560,-2557l4591800,8356r,-3616l4592431,3196r2560,-2557l4596538,r3620,l4601694,639r2560,2557l4604897,4740r,3616l4604254,9900r-2560,2557l4600158,13096xem4626387,13096r-3607,l4621232,12457r-2560,-2557l4618041,8356r,-3616l4618672,3196r2560,-2557l4622780,r3607,l4627935,639r2560,2557l4631138,4740r,3616l4630495,9900r-2560,2557l4626387,13096xem4652629,13096r-3620,l4647473,12457r-2559,-2557l4644271,8356r,-3616l4644914,3196r2559,-2557l4649009,r3620,l4654177,639r2559,2557l4657367,4740r,3616l4656736,9900r-2559,2557l4652629,13096xem4678870,13096r-3619,l4673715,12457r-2560,-2557l4670512,8356r,-3616l4671155,3196r2560,-2557l4675251,r3619,l4680418,639r2548,2557l4683609,4740r,3616l4682966,9900r-2548,2557l4678870,13096xem4705112,13096r-3620,l4699944,12457r-2548,-2557l4696753,8356r,-3616l4697396,3196r2548,-2557l4701492,r3620,l4706647,639r2560,2557l4709850,4740r,3616l4709207,9900r-2560,2557l4705112,13096xem4731353,13096r-3620,l4726186,12457r-2560,-2557l4722995,8356r,-3616l4723626,3196r2560,-2557l4727733,r3620,l4732889,639r2560,2557l4736092,4740r,3616l4735449,9900r-2560,2557l4731353,13096xem4757582,13096r-3607,l4752427,12457r-2560,-2557l4749224,8356r,-3616l4749867,3196r2560,-2557l4753975,r3607,l4759130,639r2560,2557l4762321,4740r,3616l4761690,9900r-2560,2557l4757582,13096xem4783824,13096r-3620,l4778668,12457r-2560,-2557l4775466,8356r,-3616l4776108,3196r2560,-2557l4780204,r3620,l4785372,639r2559,2557l4788562,4740r,3616l4787931,9900r-2559,2557l4783824,13096xem4810065,13096r-3619,l4804910,12457r-2560,-2557l4801707,8356r,-3616l4802350,3196r2560,-2557l4806446,r3619,l4811613,639r2548,2557l4814804,4740r,3616l4814161,9900r-2548,2557l4810065,13096xem4836306,13096r-3619,l4831139,12457r-2548,-2557l4827948,8356r,-3616l4828591,3196r2548,-2557l4832687,r3619,l4837842,639r2560,2557l4841045,4740r,3616l4840402,9900r-2560,2557l4836306,13096xem4862536,13096r-3608,l4857381,12457r-2560,-2557l4854190,8356r,-3616l4854821,3196r2560,-2557l4858928,r3608,l4864084,639r2560,2557l4867287,4740r,3616l4866644,9900r-2560,2557l4862536,13096xem4888777,13096r-3607,l4883622,12457r-2560,-2557l4880419,8356r,-3616l4881062,3196r2560,-2557l4885170,r3607,l4890325,639r2560,2557l4893516,4740r,3616l4892885,9900r-2560,2557l4888777,13096xem4915019,13096r-3620,l4909863,12457r-2560,-2557l4906661,8356r,-3616l4907303,3196r2560,-2557l4911399,r3620,l4916567,639r2547,2557l4919757,4740r,3616l4919114,9900r-2547,2557l4915019,13096xem4941260,13096r-3619,l4936093,12457r-2548,-2557l4932902,8356r,-3616l4933545,3196r2548,-2557l4937641,r3619,l4942808,639r2548,2557l4945999,4740r,3616l4945356,9900r-2548,2557l494126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4" w:history="1">
            <w:r w:rsidR="006671D6">
              <w:rPr>
                <w:b w:val="0"/>
                <w:i w:val="0"/>
                <w:color w:val="4A3A3C"/>
                <w:sz w:val="20"/>
              </w:rPr>
              <w:t>非功能特</w:t>
            </w:r>
            <w:r w:rsidR="006671D6">
              <w:rPr>
                <w:b w:val="0"/>
                <w:i w:val="0"/>
                <w:color w:val="4A3A3C"/>
                <w:spacing w:val="-10"/>
                <w:sz w:val="20"/>
              </w:rPr>
              <w:t>性</w:t>
            </w:r>
            <w:r w:rsidR="006671D6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6671D6">
              <w:rPr>
                <w:i w:val="0"/>
                <w:color w:val="C70F2E"/>
                <w:spacing w:val="-5"/>
                <w:sz w:val="20"/>
              </w:rPr>
              <w:t>18</w:t>
            </w:r>
          </w:hyperlink>
        </w:p>
        <w:p w14:paraId="2DE21054" w14:textId="77777777" w:rsidR="006671D6" w:rsidRDefault="00000000" w:rsidP="008A2518">
          <w:pPr>
            <w:pStyle w:val="30"/>
            <w:numPr>
              <w:ilvl w:val="0"/>
              <w:numId w:val="6"/>
            </w:numPr>
            <w:tabs>
              <w:tab w:val="left" w:pos="836"/>
              <w:tab w:val="right" w:pos="10146"/>
            </w:tabs>
            <w:spacing w:before="12"/>
            <w:ind w:left="836" w:hanging="327"/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60992" behindDoc="1" locked="0" layoutInCell="1" allowOverlap="1" wp14:anchorId="606503A3" wp14:editId="1E496925">
                    <wp:simplePos x="0" y="0"/>
                    <wp:positionH relativeFrom="page">
                      <wp:posOffset>1635919</wp:posOffset>
                    </wp:positionH>
                    <wp:positionV relativeFrom="paragraph">
                      <wp:posOffset>144874</wp:posOffset>
                    </wp:positionV>
                    <wp:extent cx="4999990" cy="13335"/>
                    <wp:effectExtent l="0" t="0" r="0" b="0"/>
                    <wp:wrapNone/>
                    <wp:docPr id="27" name="Graphic 2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9999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9999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601" y="13096"/>
                                  </a:moveTo>
                                  <a:lnTo>
                                    <a:pt x="30984" y="13096"/>
                                  </a:lnTo>
                                  <a:lnTo>
                                    <a:pt x="29441" y="12457"/>
                                  </a:lnTo>
                                  <a:lnTo>
                                    <a:pt x="26883" y="9900"/>
                                  </a:lnTo>
                                  <a:lnTo>
                                    <a:pt x="26244" y="8356"/>
                                  </a:lnTo>
                                  <a:lnTo>
                                    <a:pt x="26244" y="4740"/>
                                  </a:lnTo>
                                  <a:lnTo>
                                    <a:pt x="26883" y="3196"/>
                                  </a:lnTo>
                                  <a:lnTo>
                                    <a:pt x="29441" y="639"/>
                                  </a:lnTo>
                                  <a:lnTo>
                                    <a:pt x="30984" y="0"/>
                                  </a:lnTo>
                                  <a:lnTo>
                                    <a:pt x="34601" y="0"/>
                                  </a:lnTo>
                                  <a:lnTo>
                                    <a:pt x="36144" y="639"/>
                                  </a:lnTo>
                                  <a:lnTo>
                                    <a:pt x="38702" y="3196"/>
                                  </a:lnTo>
                                  <a:lnTo>
                                    <a:pt x="39341" y="4740"/>
                                  </a:lnTo>
                                  <a:lnTo>
                                    <a:pt x="39341" y="8356"/>
                                  </a:lnTo>
                                  <a:lnTo>
                                    <a:pt x="38702" y="9900"/>
                                  </a:lnTo>
                                  <a:lnTo>
                                    <a:pt x="36144" y="12457"/>
                                  </a:lnTo>
                                  <a:lnTo>
                                    <a:pt x="3460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60845" y="13096"/>
                                  </a:moveTo>
                                  <a:lnTo>
                                    <a:pt x="57229" y="13096"/>
                                  </a:lnTo>
                                  <a:lnTo>
                                    <a:pt x="55685" y="12457"/>
                                  </a:lnTo>
                                  <a:lnTo>
                                    <a:pt x="53128" y="9900"/>
                                  </a:lnTo>
                                  <a:lnTo>
                                    <a:pt x="52489" y="8356"/>
                                  </a:lnTo>
                                  <a:lnTo>
                                    <a:pt x="52489" y="4740"/>
                                  </a:lnTo>
                                  <a:lnTo>
                                    <a:pt x="53128" y="3196"/>
                                  </a:lnTo>
                                  <a:lnTo>
                                    <a:pt x="55685" y="639"/>
                                  </a:lnTo>
                                  <a:lnTo>
                                    <a:pt x="57229" y="0"/>
                                  </a:lnTo>
                                  <a:lnTo>
                                    <a:pt x="60845" y="0"/>
                                  </a:lnTo>
                                  <a:lnTo>
                                    <a:pt x="62389" y="639"/>
                                  </a:lnTo>
                                  <a:lnTo>
                                    <a:pt x="64946" y="3196"/>
                                  </a:lnTo>
                                  <a:lnTo>
                                    <a:pt x="65585" y="4740"/>
                                  </a:lnTo>
                                  <a:lnTo>
                                    <a:pt x="65585" y="8356"/>
                                  </a:lnTo>
                                  <a:lnTo>
                                    <a:pt x="64946" y="9900"/>
                                  </a:lnTo>
                                  <a:lnTo>
                                    <a:pt x="62389" y="12457"/>
                                  </a:lnTo>
                                  <a:lnTo>
                                    <a:pt x="6084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87090" y="13096"/>
                                  </a:moveTo>
                                  <a:lnTo>
                                    <a:pt x="83473" y="13096"/>
                                  </a:lnTo>
                                  <a:lnTo>
                                    <a:pt x="81930" y="12457"/>
                                  </a:lnTo>
                                  <a:lnTo>
                                    <a:pt x="79372" y="9900"/>
                                  </a:lnTo>
                                  <a:lnTo>
                                    <a:pt x="78733" y="8356"/>
                                  </a:lnTo>
                                  <a:lnTo>
                                    <a:pt x="78733" y="4740"/>
                                  </a:lnTo>
                                  <a:lnTo>
                                    <a:pt x="79372" y="3196"/>
                                  </a:lnTo>
                                  <a:lnTo>
                                    <a:pt x="81930" y="639"/>
                                  </a:lnTo>
                                  <a:lnTo>
                                    <a:pt x="83473" y="0"/>
                                  </a:lnTo>
                                  <a:lnTo>
                                    <a:pt x="87090" y="0"/>
                                  </a:lnTo>
                                  <a:lnTo>
                                    <a:pt x="88633" y="639"/>
                                  </a:lnTo>
                                  <a:lnTo>
                                    <a:pt x="91191" y="3196"/>
                                  </a:lnTo>
                                  <a:lnTo>
                                    <a:pt x="91830" y="4740"/>
                                  </a:lnTo>
                                  <a:lnTo>
                                    <a:pt x="91830" y="8356"/>
                                  </a:lnTo>
                                  <a:lnTo>
                                    <a:pt x="91191" y="9900"/>
                                  </a:lnTo>
                                  <a:lnTo>
                                    <a:pt x="88633" y="12457"/>
                                  </a:lnTo>
                                  <a:lnTo>
                                    <a:pt x="8709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13334" y="13096"/>
                                  </a:moveTo>
                                  <a:lnTo>
                                    <a:pt x="109718" y="13096"/>
                                  </a:lnTo>
                                  <a:lnTo>
                                    <a:pt x="108174" y="12457"/>
                                  </a:lnTo>
                                  <a:lnTo>
                                    <a:pt x="105617" y="9900"/>
                                  </a:lnTo>
                                  <a:lnTo>
                                    <a:pt x="104978" y="8356"/>
                                  </a:lnTo>
                                  <a:lnTo>
                                    <a:pt x="104978" y="4740"/>
                                  </a:lnTo>
                                  <a:lnTo>
                                    <a:pt x="105617" y="3196"/>
                                  </a:lnTo>
                                  <a:lnTo>
                                    <a:pt x="108174" y="639"/>
                                  </a:lnTo>
                                  <a:lnTo>
                                    <a:pt x="109718" y="0"/>
                                  </a:lnTo>
                                  <a:lnTo>
                                    <a:pt x="113334" y="0"/>
                                  </a:lnTo>
                                  <a:lnTo>
                                    <a:pt x="114878" y="639"/>
                                  </a:lnTo>
                                  <a:lnTo>
                                    <a:pt x="117435" y="3196"/>
                                  </a:lnTo>
                                  <a:lnTo>
                                    <a:pt x="118074" y="4740"/>
                                  </a:lnTo>
                                  <a:lnTo>
                                    <a:pt x="118074" y="8356"/>
                                  </a:lnTo>
                                  <a:lnTo>
                                    <a:pt x="117435" y="9900"/>
                                  </a:lnTo>
                                  <a:lnTo>
                                    <a:pt x="114878" y="12457"/>
                                  </a:lnTo>
                                  <a:lnTo>
                                    <a:pt x="11333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39579" y="13096"/>
                                  </a:moveTo>
                                  <a:lnTo>
                                    <a:pt x="135962" y="13096"/>
                                  </a:lnTo>
                                  <a:lnTo>
                                    <a:pt x="134419" y="12457"/>
                                  </a:lnTo>
                                  <a:lnTo>
                                    <a:pt x="131861" y="9900"/>
                                  </a:lnTo>
                                  <a:lnTo>
                                    <a:pt x="131222" y="8356"/>
                                  </a:lnTo>
                                  <a:lnTo>
                                    <a:pt x="131222" y="4740"/>
                                  </a:lnTo>
                                  <a:lnTo>
                                    <a:pt x="131861" y="3196"/>
                                  </a:lnTo>
                                  <a:lnTo>
                                    <a:pt x="134419" y="639"/>
                                  </a:lnTo>
                                  <a:lnTo>
                                    <a:pt x="135962" y="0"/>
                                  </a:lnTo>
                                  <a:lnTo>
                                    <a:pt x="139579" y="0"/>
                                  </a:lnTo>
                                  <a:lnTo>
                                    <a:pt x="141122" y="639"/>
                                  </a:lnTo>
                                  <a:lnTo>
                                    <a:pt x="143679" y="3196"/>
                                  </a:lnTo>
                                  <a:lnTo>
                                    <a:pt x="144319" y="4740"/>
                                  </a:lnTo>
                                  <a:lnTo>
                                    <a:pt x="144319" y="8356"/>
                                  </a:lnTo>
                                  <a:lnTo>
                                    <a:pt x="143679" y="9900"/>
                                  </a:lnTo>
                                  <a:lnTo>
                                    <a:pt x="141122" y="12457"/>
                                  </a:lnTo>
                                  <a:lnTo>
                                    <a:pt x="13957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65824" y="13096"/>
                                  </a:moveTo>
                                  <a:lnTo>
                                    <a:pt x="162207" y="13096"/>
                                  </a:lnTo>
                                  <a:lnTo>
                                    <a:pt x="160664" y="12457"/>
                                  </a:lnTo>
                                  <a:lnTo>
                                    <a:pt x="158106" y="9900"/>
                                  </a:lnTo>
                                  <a:lnTo>
                                    <a:pt x="157467" y="8356"/>
                                  </a:lnTo>
                                  <a:lnTo>
                                    <a:pt x="157467" y="4740"/>
                                  </a:lnTo>
                                  <a:lnTo>
                                    <a:pt x="158106" y="3196"/>
                                  </a:lnTo>
                                  <a:lnTo>
                                    <a:pt x="160664" y="639"/>
                                  </a:lnTo>
                                  <a:lnTo>
                                    <a:pt x="162207" y="0"/>
                                  </a:lnTo>
                                  <a:lnTo>
                                    <a:pt x="165824" y="0"/>
                                  </a:lnTo>
                                  <a:lnTo>
                                    <a:pt x="167367" y="639"/>
                                  </a:lnTo>
                                  <a:lnTo>
                                    <a:pt x="169924" y="3196"/>
                                  </a:lnTo>
                                  <a:lnTo>
                                    <a:pt x="170564" y="4740"/>
                                  </a:lnTo>
                                  <a:lnTo>
                                    <a:pt x="170564" y="8356"/>
                                  </a:lnTo>
                                  <a:lnTo>
                                    <a:pt x="169924" y="9900"/>
                                  </a:lnTo>
                                  <a:lnTo>
                                    <a:pt x="167367" y="12457"/>
                                  </a:lnTo>
                                  <a:lnTo>
                                    <a:pt x="16582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92068" y="13096"/>
                                  </a:moveTo>
                                  <a:lnTo>
                                    <a:pt x="188452" y="13096"/>
                                  </a:lnTo>
                                  <a:lnTo>
                                    <a:pt x="186907" y="12457"/>
                                  </a:lnTo>
                                  <a:lnTo>
                                    <a:pt x="184350" y="9900"/>
                                  </a:lnTo>
                                  <a:lnTo>
                                    <a:pt x="183711" y="8356"/>
                                  </a:lnTo>
                                  <a:lnTo>
                                    <a:pt x="183711" y="4740"/>
                                  </a:lnTo>
                                  <a:lnTo>
                                    <a:pt x="184350" y="3196"/>
                                  </a:lnTo>
                                  <a:lnTo>
                                    <a:pt x="186907" y="639"/>
                                  </a:lnTo>
                                  <a:lnTo>
                                    <a:pt x="188452" y="0"/>
                                  </a:lnTo>
                                  <a:lnTo>
                                    <a:pt x="192068" y="0"/>
                                  </a:lnTo>
                                  <a:lnTo>
                                    <a:pt x="193612" y="639"/>
                                  </a:lnTo>
                                  <a:lnTo>
                                    <a:pt x="196168" y="3196"/>
                                  </a:lnTo>
                                  <a:lnTo>
                                    <a:pt x="196807" y="4740"/>
                                  </a:lnTo>
                                  <a:lnTo>
                                    <a:pt x="196807" y="8356"/>
                                  </a:lnTo>
                                  <a:lnTo>
                                    <a:pt x="196168" y="9900"/>
                                  </a:lnTo>
                                  <a:lnTo>
                                    <a:pt x="193612" y="12457"/>
                                  </a:lnTo>
                                  <a:lnTo>
                                    <a:pt x="19206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18313" y="13096"/>
                                  </a:moveTo>
                                  <a:lnTo>
                                    <a:pt x="214695" y="13096"/>
                                  </a:lnTo>
                                  <a:lnTo>
                                    <a:pt x="213152" y="12457"/>
                                  </a:lnTo>
                                  <a:lnTo>
                                    <a:pt x="210595" y="9900"/>
                                  </a:lnTo>
                                  <a:lnTo>
                                    <a:pt x="209956" y="8356"/>
                                  </a:lnTo>
                                  <a:lnTo>
                                    <a:pt x="209956" y="4740"/>
                                  </a:lnTo>
                                  <a:lnTo>
                                    <a:pt x="210595" y="3196"/>
                                  </a:lnTo>
                                  <a:lnTo>
                                    <a:pt x="213152" y="639"/>
                                  </a:lnTo>
                                  <a:lnTo>
                                    <a:pt x="214695" y="0"/>
                                  </a:lnTo>
                                  <a:lnTo>
                                    <a:pt x="218313" y="0"/>
                                  </a:lnTo>
                                  <a:lnTo>
                                    <a:pt x="219856" y="639"/>
                                  </a:lnTo>
                                  <a:lnTo>
                                    <a:pt x="222413" y="3196"/>
                                  </a:lnTo>
                                  <a:lnTo>
                                    <a:pt x="223052" y="4740"/>
                                  </a:lnTo>
                                  <a:lnTo>
                                    <a:pt x="223052" y="8356"/>
                                  </a:lnTo>
                                  <a:lnTo>
                                    <a:pt x="222413" y="9900"/>
                                  </a:lnTo>
                                  <a:lnTo>
                                    <a:pt x="219856" y="12457"/>
                                  </a:lnTo>
                                  <a:lnTo>
                                    <a:pt x="21831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44556" y="13096"/>
                                  </a:moveTo>
                                  <a:lnTo>
                                    <a:pt x="240940" y="13096"/>
                                  </a:lnTo>
                                  <a:lnTo>
                                    <a:pt x="239397" y="12457"/>
                                  </a:lnTo>
                                  <a:lnTo>
                                    <a:pt x="236840" y="9900"/>
                                  </a:lnTo>
                                  <a:lnTo>
                                    <a:pt x="236200" y="8356"/>
                                  </a:lnTo>
                                  <a:lnTo>
                                    <a:pt x="236200" y="4740"/>
                                  </a:lnTo>
                                  <a:lnTo>
                                    <a:pt x="236840" y="3196"/>
                                  </a:lnTo>
                                  <a:lnTo>
                                    <a:pt x="239397" y="639"/>
                                  </a:lnTo>
                                  <a:lnTo>
                                    <a:pt x="240940" y="0"/>
                                  </a:lnTo>
                                  <a:lnTo>
                                    <a:pt x="244556" y="0"/>
                                  </a:lnTo>
                                  <a:lnTo>
                                    <a:pt x="246101" y="639"/>
                                  </a:lnTo>
                                  <a:lnTo>
                                    <a:pt x="248658" y="3196"/>
                                  </a:lnTo>
                                  <a:lnTo>
                                    <a:pt x="249297" y="4740"/>
                                  </a:lnTo>
                                  <a:lnTo>
                                    <a:pt x="249297" y="8356"/>
                                  </a:lnTo>
                                  <a:lnTo>
                                    <a:pt x="248658" y="9900"/>
                                  </a:lnTo>
                                  <a:lnTo>
                                    <a:pt x="246101" y="12457"/>
                                  </a:lnTo>
                                  <a:lnTo>
                                    <a:pt x="24455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70801" y="13096"/>
                                  </a:moveTo>
                                  <a:lnTo>
                                    <a:pt x="267185" y="13096"/>
                                  </a:lnTo>
                                  <a:lnTo>
                                    <a:pt x="265641" y="12457"/>
                                  </a:lnTo>
                                  <a:lnTo>
                                    <a:pt x="263084" y="9900"/>
                                  </a:lnTo>
                                  <a:lnTo>
                                    <a:pt x="262444" y="8356"/>
                                  </a:lnTo>
                                  <a:lnTo>
                                    <a:pt x="262444" y="4740"/>
                                  </a:lnTo>
                                  <a:lnTo>
                                    <a:pt x="263084" y="3196"/>
                                  </a:lnTo>
                                  <a:lnTo>
                                    <a:pt x="265641" y="639"/>
                                  </a:lnTo>
                                  <a:lnTo>
                                    <a:pt x="267185" y="0"/>
                                  </a:lnTo>
                                  <a:lnTo>
                                    <a:pt x="270801" y="0"/>
                                  </a:lnTo>
                                  <a:lnTo>
                                    <a:pt x="272344" y="639"/>
                                  </a:lnTo>
                                  <a:lnTo>
                                    <a:pt x="274902" y="3196"/>
                                  </a:lnTo>
                                  <a:lnTo>
                                    <a:pt x="275541" y="4740"/>
                                  </a:lnTo>
                                  <a:lnTo>
                                    <a:pt x="275541" y="8356"/>
                                  </a:lnTo>
                                  <a:lnTo>
                                    <a:pt x="274902" y="9900"/>
                                  </a:lnTo>
                                  <a:lnTo>
                                    <a:pt x="272344" y="12457"/>
                                  </a:lnTo>
                                  <a:lnTo>
                                    <a:pt x="27080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97046" y="13096"/>
                                  </a:moveTo>
                                  <a:lnTo>
                                    <a:pt x="293429" y="13096"/>
                                  </a:lnTo>
                                  <a:lnTo>
                                    <a:pt x="291886" y="12457"/>
                                  </a:lnTo>
                                  <a:lnTo>
                                    <a:pt x="289329" y="9900"/>
                                  </a:lnTo>
                                  <a:lnTo>
                                    <a:pt x="288689" y="8356"/>
                                  </a:lnTo>
                                  <a:lnTo>
                                    <a:pt x="288689" y="4740"/>
                                  </a:lnTo>
                                  <a:lnTo>
                                    <a:pt x="289329" y="3196"/>
                                  </a:lnTo>
                                  <a:lnTo>
                                    <a:pt x="291886" y="639"/>
                                  </a:lnTo>
                                  <a:lnTo>
                                    <a:pt x="293429" y="0"/>
                                  </a:lnTo>
                                  <a:lnTo>
                                    <a:pt x="297046" y="0"/>
                                  </a:lnTo>
                                  <a:lnTo>
                                    <a:pt x="298589" y="639"/>
                                  </a:lnTo>
                                  <a:lnTo>
                                    <a:pt x="301147" y="3196"/>
                                  </a:lnTo>
                                  <a:lnTo>
                                    <a:pt x="301786" y="4740"/>
                                  </a:lnTo>
                                  <a:lnTo>
                                    <a:pt x="301786" y="8356"/>
                                  </a:lnTo>
                                  <a:lnTo>
                                    <a:pt x="301147" y="9900"/>
                                  </a:lnTo>
                                  <a:lnTo>
                                    <a:pt x="298589" y="12457"/>
                                  </a:lnTo>
                                  <a:lnTo>
                                    <a:pt x="29704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23290" y="13096"/>
                                  </a:moveTo>
                                  <a:lnTo>
                                    <a:pt x="319674" y="13096"/>
                                  </a:lnTo>
                                  <a:lnTo>
                                    <a:pt x="318130" y="12457"/>
                                  </a:lnTo>
                                  <a:lnTo>
                                    <a:pt x="315573" y="9900"/>
                                  </a:lnTo>
                                  <a:lnTo>
                                    <a:pt x="314934" y="8356"/>
                                  </a:lnTo>
                                  <a:lnTo>
                                    <a:pt x="314934" y="4740"/>
                                  </a:lnTo>
                                  <a:lnTo>
                                    <a:pt x="315573" y="3196"/>
                                  </a:lnTo>
                                  <a:lnTo>
                                    <a:pt x="318130" y="639"/>
                                  </a:lnTo>
                                  <a:lnTo>
                                    <a:pt x="319674" y="0"/>
                                  </a:lnTo>
                                  <a:lnTo>
                                    <a:pt x="323290" y="0"/>
                                  </a:lnTo>
                                  <a:lnTo>
                                    <a:pt x="324834" y="639"/>
                                  </a:lnTo>
                                  <a:lnTo>
                                    <a:pt x="327392" y="3196"/>
                                  </a:lnTo>
                                  <a:lnTo>
                                    <a:pt x="328031" y="4740"/>
                                  </a:lnTo>
                                  <a:lnTo>
                                    <a:pt x="328031" y="8356"/>
                                  </a:lnTo>
                                  <a:lnTo>
                                    <a:pt x="327392" y="9900"/>
                                  </a:lnTo>
                                  <a:lnTo>
                                    <a:pt x="324834" y="12457"/>
                                  </a:lnTo>
                                  <a:lnTo>
                                    <a:pt x="32329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9535" y="13096"/>
                                  </a:moveTo>
                                  <a:lnTo>
                                    <a:pt x="345918" y="13096"/>
                                  </a:lnTo>
                                  <a:lnTo>
                                    <a:pt x="344375" y="12457"/>
                                  </a:lnTo>
                                  <a:lnTo>
                                    <a:pt x="341817" y="9900"/>
                                  </a:lnTo>
                                  <a:lnTo>
                                    <a:pt x="341178" y="8356"/>
                                  </a:lnTo>
                                  <a:lnTo>
                                    <a:pt x="341178" y="4740"/>
                                  </a:lnTo>
                                  <a:lnTo>
                                    <a:pt x="341817" y="3196"/>
                                  </a:lnTo>
                                  <a:lnTo>
                                    <a:pt x="344375" y="639"/>
                                  </a:lnTo>
                                  <a:lnTo>
                                    <a:pt x="345918" y="0"/>
                                  </a:lnTo>
                                  <a:lnTo>
                                    <a:pt x="349535" y="0"/>
                                  </a:lnTo>
                                  <a:lnTo>
                                    <a:pt x="351078" y="639"/>
                                  </a:lnTo>
                                  <a:lnTo>
                                    <a:pt x="353635" y="3196"/>
                                  </a:lnTo>
                                  <a:lnTo>
                                    <a:pt x="354275" y="4740"/>
                                  </a:lnTo>
                                  <a:lnTo>
                                    <a:pt x="354275" y="8356"/>
                                  </a:lnTo>
                                  <a:lnTo>
                                    <a:pt x="353635" y="9900"/>
                                  </a:lnTo>
                                  <a:lnTo>
                                    <a:pt x="351078" y="12457"/>
                                  </a:lnTo>
                                  <a:lnTo>
                                    <a:pt x="34953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75780" y="13096"/>
                                  </a:moveTo>
                                  <a:lnTo>
                                    <a:pt x="372163" y="13096"/>
                                  </a:lnTo>
                                  <a:lnTo>
                                    <a:pt x="370620" y="12457"/>
                                  </a:lnTo>
                                  <a:lnTo>
                                    <a:pt x="368062" y="9900"/>
                                  </a:lnTo>
                                  <a:lnTo>
                                    <a:pt x="367423" y="8356"/>
                                  </a:lnTo>
                                  <a:lnTo>
                                    <a:pt x="367423" y="4740"/>
                                  </a:lnTo>
                                  <a:lnTo>
                                    <a:pt x="368062" y="3196"/>
                                  </a:lnTo>
                                  <a:lnTo>
                                    <a:pt x="370620" y="639"/>
                                  </a:lnTo>
                                  <a:lnTo>
                                    <a:pt x="372163" y="0"/>
                                  </a:lnTo>
                                  <a:lnTo>
                                    <a:pt x="375780" y="0"/>
                                  </a:lnTo>
                                  <a:lnTo>
                                    <a:pt x="377323" y="639"/>
                                  </a:lnTo>
                                  <a:lnTo>
                                    <a:pt x="379880" y="3196"/>
                                  </a:lnTo>
                                  <a:lnTo>
                                    <a:pt x="380520" y="4740"/>
                                  </a:lnTo>
                                  <a:lnTo>
                                    <a:pt x="380520" y="8356"/>
                                  </a:lnTo>
                                  <a:lnTo>
                                    <a:pt x="379880" y="9900"/>
                                  </a:lnTo>
                                  <a:lnTo>
                                    <a:pt x="377323" y="12457"/>
                                  </a:lnTo>
                                  <a:lnTo>
                                    <a:pt x="37578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02024" y="13096"/>
                                  </a:moveTo>
                                  <a:lnTo>
                                    <a:pt x="398408" y="13096"/>
                                  </a:lnTo>
                                  <a:lnTo>
                                    <a:pt x="396863" y="12457"/>
                                  </a:lnTo>
                                  <a:lnTo>
                                    <a:pt x="394306" y="9900"/>
                                  </a:lnTo>
                                  <a:lnTo>
                                    <a:pt x="393667" y="8356"/>
                                  </a:lnTo>
                                  <a:lnTo>
                                    <a:pt x="393667" y="4740"/>
                                  </a:lnTo>
                                  <a:lnTo>
                                    <a:pt x="394306" y="3196"/>
                                  </a:lnTo>
                                  <a:lnTo>
                                    <a:pt x="396863" y="639"/>
                                  </a:lnTo>
                                  <a:lnTo>
                                    <a:pt x="398408" y="0"/>
                                  </a:lnTo>
                                  <a:lnTo>
                                    <a:pt x="402024" y="0"/>
                                  </a:lnTo>
                                  <a:lnTo>
                                    <a:pt x="403568" y="639"/>
                                  </a:lnTo>
                                  <a:lnTo>
                                    <a:pt x="406124" y="3196"/>
                                  </a:lnTo>
                                  <a:lnTo>
                                    <a:pt x="406763" y="4740"/>
                                  </a:lnTo>
                                  <a:lnTo>
                                    <a:pt x="406763" y="8356"/>
                                  </a:lnTo>
                                  <a:lnTo>
                                    <a:pt x="406124" y="9900"/>
                                  </a:lnTo>
                                  <a:lnTo>
                                    <a:pt x="403568" y="12457"/>
                                  </a:lnTo>
                                  <a:lnTo>
                                    <a:pt x="40202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28269" y="13096"/>
                                  </a:moveTo>
                                  <a:lnTo>
                                    <a:pt x="424651" y="13096"/>
                                  </a:lnTo>
                                  <a:lnTo>
                                    <a:pt x="423108" y="12457"/>
                                  </a:lnTo>
                                  <a:lnTo>
                                    <a:pt x="420551" y="9900"/>
                                  </a:lnTo>
                                  <a:lnTo>
                                    <a:pt x="419912" y="8356"/>
                                  </a:lnTo>
                                  <a:lnTo>
                                    <a:pt x="419912" y="4740"/>
                                  </a:lnTo>
                                  <a:lnTo>
                                    <a:pt x="420551" y="3196"/>
                                  </a:lnTo>
                                  <a:lnTo>
                                    <a:pt x="423108" y="639"/>
                                  </a:lnTo>
                                  <a:lnTo>
                                    <a:pt x="424651" y="0"/>
                                  </a:lnTo>
                                  <a:lnTo>
                                    <a:pt x="428269" y="0"/>
                                  </a:lnTo>
                                  <a:lnTo>
                                    <a:pt x="429812" y="639"/>
                                  </a:lnTo>
                                  <a:lnTo>
                                    <a:pt x="432369" y="3196"/>
                                  </a:lnTo>
                                  <a:lnTo>
                                    <a:pt x="433008" y="4740"/>
                                  </a:lnTo>
                                  <a:lnTo>
                                    <a:pt x="433008" y="8356"/>
                                  </a:lnTo>
                                  <a:lnTo>
                                    <a:pt x="432369" y="9900"/>
                                  </a:lnTo>
                                  <a:lnTo>
                                    <a:pt x="429812" y="12457"/>
                                  </a:lnTo>
                                  <a:lnTo>
                                    <a:pt x="42826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54512" y="13096"/>
                                  </a:moveTo>
                                  <a:lnTo>
                                    <a:pt x="450896" y="13096"/>
                                  </a:lnTo>
                                  <a:lnTo>
                                    <a:pt x="449353" y="12457"/>
                                  </a:lnTo>
                                  <a:lnTo>
                                    <a:pt x="446796" y="9900"/>
                                  </a:lnTo>
                                  <a:lnTo>
                                    <a:pt x="446156" y="8356"/>
                                  </a:lnTo>
                                  <a:lnTo>
                                    <a:pt x="446156" y="4740"/>
                                  </a:lnTo>
                                  <a:lnTo>
                                    <a:pt x="446796" y="3196"/>
                                  </a:lnTo>
                                  <a:lnTo>
                                    <a:pt x="449353" y="639"/>
                                  </a:lnTo>
                                  <a:lnTo>
                                    <a:pt x="450896" y="0"/>
                                  </a:lnTo>
                                  <a:lnTo>
                                    <a:pt x="454512" y="0"/>
                                  </a:lnTo>
                                  <a:lnTo>
                                    <a:pt x="456057" y="639"/>
                                  </a:lnTo>
                                  <a:lnTo>
                                    <a:pt x="458614" y="3196"/>
                                  </a:lnTo>
                                  <a:lnTo>
                                    <a:pt x="459253" y="4740"/>
                                  </a:lnTo>
                                  <a:lnTo>
                                    <a:pt x="459253" y="8356"/>
                                  </a:lnTo>
                                  <a:lnTo>
                                    <a:pt x="458614" y="9900"/>
                                  </a:lnTo>
                                  <a:lnTo>
                                    <a:pt x="456057" y="12457"/>
                                  </a:lnTo>
                                  <a:lnTo>
                                    <a:pt x="45451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80757" y="13096"/>
                                  </a:moveTo>
                                  <a:lnTo>
                                    <a:pt x="477141" y="13096"/>
                                  </a:lnTo>
                                  <a:lnTo>
                                    <a:pt x="475597" y="12457"/>
                                  </a:lnTo>
                                  <a:lnTo>
                                    <a:pt x="473040" y="9900"/>
                                  </a:lnTo>
                                  <a:lnTo>
                                    <a:pt x="472400" y="8356"/>
                                  </a:lnTo>
                                  <a:lnTo>
                                    <a:pt x="472400" y="4740"/>
                                  </a:lnTo>
                                  <a:lnTo>
                                    <a:pt x="473040" y="3196"/>
                                  </a:lnTo>
                                  <a:lnTo>
                                    <a:pt x="475597" y="639"/>
                                  </a:lnTo>
                                  <a:lnTo>
                                    <a:pt x="477141" y="0"/>
                                  </a:lnTo>
                                  <a:lnTo>
                                    <a:pt x="480757" y="0"/>
                                  </a:lnTo>
                                  <a:lnTo>
                                    <a:pt x="482300" y="639"/>
                                  </a:lnTo>
                                  <a:lnTo>
                                    <a:pt x="484858" y="3196"/>
                                  </a:lnTo>
                                  <a:lnTo>
                                    <a:pt x="485497" y="4740"/>
                                  </a:lnTo>
                                  <a:lnTo>
                                    <a:pt x="485497" y="8356"/>
                                  </a:lnTo>
                                  <a:lnTo>
                                    <a:pt x="484858" y="9900"/>
                                  </a:lnTo>
                                  <a:lnTo>
                                    <a:pt x="482300" y="12457"/>
                                  </a:lnTo>
                                  <a:lnTo>
                                    <a:pt x="48075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507002" y="13096"/>
                                  </a:moveTo>
                                  <a:lnTo>
                                    <a:pt x="503385" y="13096"/>
                                  </a:lnTo>
                                  <a:lnTo>
                                    <a:pt x="501842" y="12457"/>
                                  </a:lnTo>
                                  <a:lnTo>
                                    <a:pt x="499285" y="9900"/>
                                  </a:lnTo>
                                  <a:lnTo>
                                    <a:pt x="498645" y="8356"/>
                                  </a:lnTo>
                                  <a:lnTo>
                                    <a:pt x="498645" y="4740"/>
                                  </a:lnTo>
                                  <a:lnTo>
                                    <a:pt x="499285" y="3196"/>
                                  </a:lnTo>
                                  <a:lnTo>
                                    <a:pt x="501842" y="639"/>
                                  </a:lnTo>
                                  <a:lnTo>
                                    <a:pt x="503385" y="0"/>
                                  </a:lnTo>
                                  <a:lnTo>
                                    <a:pt x="507002" y="0"/>
                                  </a:lnTo>
                                  <a:lnTo>
                                    <a:pt x="508545" y="639"/>
                                  </a:lnTo>
                                  <a:lnTo>
                                    <a:pt x="511103" y="3196"/>
                                  </a:lnTo>
                                  <a:lnTo>
                                    <a:pt x="511742" y="4740"/>
                                  </a:lnTo>
                                  <a:lnTo>
                                    <a:pt x="511742" y="8356"/>
                                  </a:lnTo>
                                  <a:lnTo>
                                    <a:pt x="511103" y="9900"/>
                                  </a:lnTo>
                                  <a:lnTo>
                                    <a:pt x="508545" y="12457"/>
                                  </a:lnTo>
                                  <a:lnTo>
                                    <a:pt x="50700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533246" y="13096"/>
                                  </a:moveTo>
                                  <a:lnTo>
                                    <a:pt x="529630" y="13096"/>
                                  </a:lnTo>
                                  <a:lnTo>
                                    <a:pt x="528086" y="12457"/>
                                  </a:lnTo>
                                  <a:lnTo>
                                    <a:pt x="525529" y="9900"/>
                                  </a:lnTo>
                                  <a:lnTo>
                                    <a:pt x="524890" y="8356"/>
                                  </a:lnTo>
                                  <a:lnTo>
                                    <a:pt x="524890" y="4740"/>
                                  </a:lnTo>
                                  <a:lnTo>
                                    <a:pt x="525529" y="3196"/>
                                  </a:lnTo>
                                  <a:lnTo>
                                    <a:pt x="528086" y="639"/>
                                  </a:lnTo>
                                  <a:lnTo>
                                    <a:pt x="529630" y="0"/>
                                  </a:lnTo>
                                  <a:lnTo>
                                    <a:pt x="533246" y="0"/>
                                  </a:lnTo>
                                  <a:lnTo>
                                    <a:pt x="534790" y="639"/>
                                  </a:lnTo>
                                  <a:lnTo>
                                    <a:pt x="537348" y="3196"/>
                                  </a:lnTo>
                                  <a:lnTo>
                                    <a:pt x="537987" y="4740"/>
                                  </a:lnTo>
                                  <a:lnTo>
                                    <a:pt x="537987" y="8356"/>
                                  </a:lnTo>
                                  <a:lnTo>
                                    <a:pt x="537348" y="9900"/>
                                  </a:lnTo>
                                  <a:lnTo>
                                    <a:pt x="534790" y="12457"/>
                                  </a:lnTo>
                                  <a:lnTo>
                                    <a:pt x="53324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559491" y="13096"/>
                                  </a:moveTo>
                                  <a:lnTo>
                                    <a:pt x="555874" y="13096"/>
                                  </a:lnTo>
                                  <a:lnTo>
                                    <a:pt x="554331" y="12457"/>
                                  </a:lnTo>
                                  <a:lnTo>
                                    <a:pt x="551773" y="9900"/>
                                  </a:lnTo>
                                  <a:lnTo>
                                    <a:pt x="551134" y="8356"/>
                                  </a:lnTo>
                                  <a:lnTo>
                                    <a:pt x="551134" y="4740"/>
                                  </a:lnTo>
                                  <a:lnTo>
                                    <a:pt x="551773" y="3196"/>
                                  </a:lnTo>
                                  <a:lnTo>
                                    <a:pt x="554331" y="639"/>
                                  </a:lnTo>
                                  <a:lnTo>
                                    <a:pt x="555874" y="0"/>
                                  </a:lnTo>
                                  <a:lnTo>
                                    <a:pt x="559491" y="0"/>
                                  </a:lnTo>
                                  <a:lnTo>
                                    <a:pt x="561034" y="639"/>
                                  </a:lnTo>
                                  <a:lnTo>
                                    <a:pt x="563591" y="3196"/>
                                  </a:lnTo>
                                  <a:lnTo>
                                    <a:pt x="564231" y="4740"/>
                                  </a:lnTo>
                                  <a:lnTo>
                                    <a:pt x="564231" y="8356"/>
                                  </a:lnTo>
                                  <a:lnTo>
                                    <a:pt x="563591" y="9900"/>
                                  </a:lnTo>
                                  <a:lnTo>
                                    <a:pt x="561034" y="12457"/>
                                  </a:lnTo>
                                  <a:lnTo>
                                    <a:pt x="55949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585736" y="13096"/>
                                  </a:moveTo>
                                  <a:lnTo>
                                    <a:pt x="582119" y="13096"/>
                                  </a:lnTo>
                                  <a:lnTo>
                                    <a:pt x="580576" y="12457"/>
                                  </a:lnTo>
                                  <a:lnTo>
                                    <a:pt x="578018" y="9900"/>
                                  </a:lnTo>
                                  <a:lnTo>
                                    <a:pt x="577379" y="8356"/>
                                  </a:lnTo>
                                  <a:lnTo>
                                    <a:pt x="577379" y="4740"/>
                                  </a:lnTo>
                                  <a:lnTo>
                                    <a:pt x="578018" y="3196"/>
                                  </a:lnTo>
                                  <a:lnTo>
                                    <a:pt x="580576" y="639"/>
                                  </a:lnTo>
                                  <a:lnTo>
                                    <a:pt x="582119" y="0"/>
                                  </a:lnTo>
                                  <a:lnTo>
                                    <a:pt x="585736" y="0"/>
                                  </a:lnTo>
                                  <a:lnTo>
                                    <a:pt x="587279" y="639"/>
                                  </a:lnTo>
                                  <a:lnTo>
                                    <a:pt x="589836" y="3196"/>
                                  </a:lnTo>
                                  <a:lnTo>
                                    <a:pt x="590476" y="4740"/>
                                  </a:lnTo>
                                  <a:lnTo>
                                    <a:pt x="590476" y="8356"/>
                                  </a:lnTo>
                                  <a:lnTo>
                                    <a:pt x="589836" y="9900"/>
                                  </a:lnTo>
                                  <a:lnTo>
                                    <a:pt x="587279" y="12457"/>
                                  </a:lnTo>
                                  <a:lnTo>
                                    <a:pt x="58573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611980" y="13096"/>
                                  </a:moveTo>
                                  <a:lnTo>
                                    <a:pt x="608364" y="13096"/>
                                  </a:lnTo>
                                  <a:lnTo>
                                    <a:pt x="606819" y="12457"/>
                                  </a:lnTo>
                                  <a:lnTo>
                                    <a:pt x="604262" y="9900"/>
                                  </a:lnTo>
                                  <a:lnTo>
                                    <a:pt x="603623" y="8356"/>
                                  </a:lnTo>
                                  <a:lnTo>
                                    <a:pt x="603623" y="4740"/>
                                  </a:lnTo>
                                  <a:lnTo>
                                    <a:pt x="604262" y="3196"/>
                                  </a:lnTo>
                                  <a:lnTo>
                                    <a:pt x="606819" y="639"/>
                                  </a:lnTo>
                                  <a:lnTo>
                                    <a:pt x="608364" y="0"/>
                                  </a:lnTo>
                                  <a:lnTo>
                                    <a:pt x="611980" y="0"/>
                                  </a:lnTo>
                                  <a:lnTo>
                                    <a:pt x="613524" y="639"/>
                                  </a:lnTo>
                                  <a:lnTo>
                                    <a:pt x="616080" y="3196"/>
                                  </a:lnTo>
                                  <a:lnTo>
                                    <a:pt x="616719" y="4740"/>
                                  </a:lnTo>
                                  <a:lnTo>
                                    <a:pt x="616719" y="8356"/>
                                  </a:lnTo>
                                  <a:lnTo>
                                    <a:pt x="616080" y="9900"/>
                                  </a:lnTo>
                                  <a:lnTo>
                                    <a:pt x="613524" y="12457"/>
                                  </a:lnTo>
                                  <a:lnTo>
                                    <a:pt x="61198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638225" y="13096"/>
                                  </a:moveTo>
                                  <a:lnTo>
                                    <a:pt x="634607" y="13096"/>
                                  </a:lnTo>
                                  <a:lnTo>
                                    <a:pt x="633064" y="12457"/>
                                  </a:lnTo>
                                  <a:lnTo>
                                    <a:pt x="630507" y="9900"/>
                                  </a:lnTo>
                                  <a:lnTo>
                                    <a:pt x="629868" y="8356"/>
                                  </a:lnTo>
                                  <a:lnTo>
                                    <a:pt x="629868" y="4740"/>
                                  </a:lnTo>
                                  <a:lnTo>
                                    <a:pt x="630507" y="3196"/>
                                  </a:lnTo>
                                  <a:lnTo>
                                    <a:pt x="633064" y="639"/>
                                  </a:lnTo>
                                  <a:lnTo>
                                    <a:pt x="634607" y="0"/>
                                  </a:lnTo>
                                  <a:lnTo>
                                    <a:pt x="638225" y="0"/>
                                  </a:lnTo>
                                  <a:lnTo>
                                    <a:pt x="639768" y="639"/>
                                  </a:lnTo>
                                  <a:lnTo>
                                    <a:pt x="642325" y="3196"/>
                                  </a:lnTo>
                                  <a:lnTo>
                                    <a:pt x="642964" y="4740"/>
                                  </a:lnTo>
                                  <a:lnTo>
                                    <a:pt x="642964" y="8356"/>
                                  </a:lnTo>
                                  <a:lnTo>
                                    <a:pt x="642325" y="9900"/>
                                  </a:lnTo>
                                  <a:lnTo>
                                    <a:pt x="639768" y="12457"/>
                                  </a:lnTo>
                                  <a:lnTo>
                                    <a:pt x="63822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664469" y="13096"/>
                                  </a:moveTo>
                                  <a:lnTo>
                                    <a:pt x="660852" y="13096"/>
                                  </a:lnTo>
                                  <a:lnTo>
                                    <a:pt x="659309" y="12457"/>
                                  </a:lnTo>
                                  <a:lnTo>
                                    <a:pt x="656752" y="9900"/>
                                  </a:lnTo>
                                  <a:lnTo>
                                    <a:pt x="656112" y="8356"/>
                                  </a:lnTo>
                                  <a:lnTo>
                                    <a:pt x="656112" y="4740"/>
                                  </a:lnTo>
                                  <a:lnTo>
                                    <a:pt x="656752" y="3196"/>
                                  </a:lnTo>
                                  <a:lnTo>
                                    <a:pt x="659309" y="639"/>
                                  </a:lnTo>
                                  <a:lnTo>
                                    <a:pt x="660852" y="0"/>
                                  </a:lnTo>
                                  <a:lnTo>
                                    <a:pt x="664469" y="0"/>
                                  </a:lnTo>
                                  <a:lnTo>
                                    <a:pt x="666013" y="639"/>
                                  </a:lnTo>
                                  <a:lnTo>
                                    <a:pt x="668570" y="3196"/>
                                  </a:lnTo>
                                  <a:lnTo>
                                    <a:pt x="669209" y="4740"/>
                                  </a:lnTo>
                                  <a:lnTo>
                                    <a:pt x="669209" y="8356"/>
                                  </a:lnTo>
                                  <a:lnTo>
                                    <a:pt x="668570" y="9900"/>
                                  </a:lnTo>
                                  <a:lnTo>
                                    <a:pt x="666013" y="12457"/>
                                  </a:lnTo>
                                  <a:lnTo>
                                    <a:pt x="66446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690713" y="13096"/>
                                  </a:moveTo>
                                  <a:lnTo>
                                    <a:pt x="687097" y="13096"/>
                                  </a:lnTo>
                                  <a:lnTo>
                                    <a:pt x="685553" y="12457"/>
                                  </a:lnTo>
                                  <a:lnTo>
                                    <a:pt x="682996" y="9900"/>
                                  </a:lnTo>
                                  <a:lnTo>
                                    <a:pt x="682356" y="8356"/>
                                  </a:lnTo>
                                  <a:lnTo>
                                    <a:pt x="682356" y="4740"/>
                                  </a:lnTo>
                                  <a:lnTo>
                                    <a:pt x="682996" y="3196"/>
                                  </a:lnTo>
                                  <a:lnTo>
                                    <a:pt x="685553" y="639"/>
                                  </a:lnTo>
                                  <a:lnTo>
                                    <a:pt x="687097" y="0"/>
                                  </a:lnTo>
                                  <a:lnTo>
                                    <a:pt x="690713" y="0"/>
                                  </a:lnTo>
                                  <a:lnTo>
                                    <a:pt x="692257" y="639"/>
                                  </a:lnTo>
                                  <a:lnTo>
                                    <a:pt x="694814" y="3196"/>
                                  </a:lnTo>
                                  <a:lnTo>
                                    <a:pt x="695453" y="4740"/>
                                  </a:lnTo>
                                  <a:lnTo>
                                    <a:pt x="695453" y="8356"/>
                                  </a:lnTo>
                                  <a:lnTo>
                                    <a:pt x="694814" y="9900"/>
                                  </a:lnTo>
                                  <a:lnTo>
                                    <a:pt x="692257" y="12457"/>
                                  </a:lnTo>
                                  <a:lnTo>
                                    <a:pt x="69071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716958" y="13096"/>
                                  </a:moveTo>
                                  <a:lnTo>
                                    <a:pt x="713341" y="13096"/>
                                  </a:lnTo>
                                  <a:lnTo>
                                    <a:pt x="711798" y="12457"/>
                                  </a:lnTo>
                                  <a:lnTo>
                                    <a:pt x="709241" y="9900"/>
                                  </a:lnTo>
                                  <a:lnTo>
                                    <a:pt x="708601" y="8356"/>
                                  </a:lnTo>
                                  <a:lnTo>
                                    <a:pt x="708601" y="4740"/>
                                  </a:lnTo>
                                  <a:lnTo>
                                    <a:pt x="709241" y="3196"/>
                                  </a:lnTo>
                                  <a:lnTo>
                                    <a:pt x="711798" y="639"/>
                                  </a:lnTo>
                                  <a:lnTo>
                                    <a:pt x="713341" y="0"/>
                                  </a:lnTo>
                                  <a:lnTo>
                                    <a:pt x="716958" y="0"/>
                                  </a:lnTo>
                                  <a:lnTo>
                                    <a:pt x="718501" y="639"/>
                                  </a:lnTo>
                                  <a:lnTo>
                                    <a:pt x="721059" y="3196"/>
                                  </a:lnTo>
                                  <a:lnTo>
                                    <a:pt x="721698" y="4740"/>
                                  </a:lnTo>
                                  <a:lnTo>
                                    <a:pt x="721698" y="8356"/>
                                  </a:lnTo>
                                  <a:lnTo>
                                    <a:pt x="721059" y="9900"/>
                                  </a:lnTo>
                                  <a:lnTo>
                                    <a:pt x="718501" y="12457"/>
                                  </a:lnTo>
                                  <a:lnTo>
                                    <a:pt x="71695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743202" y="13096"/>
                                  </a:moveTo>
                                  <a:lnTo>
                                    <a:pt x="739586" y="13096"/>
                                  </a:lnTo>
                                  <a:lnTo>
                                    <a:pt x="738042" y="12457"/>
                                  </a:lnTo>
                                  <a:lnTo>
                                    <a:pt x="735485" y="9900"/>
                                  </a:lnTo>
                                  <a:lnTo>
                                    <a:pt x="734846" y="8356"/>
                                  </a:lnTo>
                                  <a:lnTo>
                                    <a:pt x="734846" y="4740"/>
                                  </a:lnTo>
                                  <a:lnTo>
                                    <a:pt x="735485" y="3196"/>
                                  </a:lnTo>
                                  <a:lnTo>
                                    <a:pt x="738042" y="639"/>
                                  </a:lnTo>
                                  <a:lnTo>
                                    <a:pt x="739586" y="0"/>
                                  </a:lnTo>
                                  <a:lnTo>
                                    <a:pt x="743202" y="0"/>
                                  </a:lnTo>
                                  <a:lnTo>
                                    <a:pt x="744746" y="639"/>
                                  </a:lnTo>
                                  <a:lnTo>
                                    <a:pt x="747304" y="3196"/>
                                  </a:lnTo>
                                  <a:lnTo>
                                    <a:pt x="747943" y="4740"/>
                                  </a:lnTo>
                                  <a:lnTo>
                                    <a:pt x="747943" y="8356"/>
                                  </a:lnTo>
                                  <a:lnTo>
                                    <a:pt x="747304" y="9900"/>
                                  </a:lnTo>
                                  <a:lnTo>
                                    <a:pt x="744746" y="12457"/>
                                  </a:lnTo>
                                  <a:lnTo>
                                    <a:pt x="74320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769447" y="13096"/>
                                  </a:moveTo>
                                  <a:lnTo>
                                    <a:pt x="765830" y="13096"/>
                                  </a:lnTo>
                                  <a:lnTo>
                                    <a:pt x="764287" y="12457"/>
                                  </a:lnTo>
                                  <a:lnTo>
                                    <a:pt x="761729" y="9900"/>
                                  </a:lnTo>
                                  <a:lnTo>
                                    <a:pt x="761090" y="8356"/>
                                  </a:lnTo>
                                  <a:lnTo>
                                    <a:pt x="761090" y="4740"/>
                                  </a:lnTo>
                                  <a:lnTo>
                                    <a:pt x="761729" y="3196"/>
                                  </a:lnTo>
                                  <a:lnTo>
                                    <a:pt x="764287" y="639"/>
                                  </a:lnTo>
                                  <a:lnTo>
                                    <a:pt x="765830" y="0"/>
                                  </a:lnTo>
                                  <a:lnTo>
                                    <a:pt x="769447" y="0"/>
                                  </a:lnTo>
                                  <a:lnTo>
                                    <a:pt x="770990" y="639"/>
                                  </a:lnTo>
                                  <a:lnTo>
                                    <a:pt x="773547" y="3196"/>
                                  </a:lnTo>
                                  <a:lnTo>
                                    <a:pt x="774187" y="4740"/>
                                  </a:lnTo>
                                  <a:lnTo>
                                    <a:pt x="774187" y="8356"/>
                                  </a:lnTo>
                                  <a:lnTo>
                                    <a:pt x="773547" y="9900"/>
                                  </a:lnTo>
                                  <a:lnTo>
                                    <a:pt x="770990" y="12457"/>
                                  </a:lnTo>
                                  <a:lnTo>
                                    <a:pt x="76944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795692" y="13096"/>
                                  </a:moveTo>
                                  <a:lnTo>
                                    <a:pt x="792075" y="13096"/>
                                  </a:lnTo>
                                  <a:lnTo>
                                    <a:pt x="790532" y="12457"/>
                                  </a:lnTo>
                                  <a:lnTo>
                                    <a:pt x="787974" y="9900"/>
                                  </a:lnTo>
                                  <a:lnTo>
                                    <a:pt x="787335" y="8356"/>
                                  </a:lnTo>
                                  <a:lnTo>
                                    <a:pt x="787335" y="4740"/>
                                  </a:lnTo>
                                  <a:lnTo>
                                    <a:pt x="787974" y="3196"/>
                                  </a:lnTo>
                                  <a:lnTo>
                                    <a:pt x="790532" y="639"/>
                                  </a:lnTo>
                                  <a:lnTo>
                                    <a:pt x="792075" y="0"/>
                                  </a:lnTo>
                                  <a:lnTo>
                                    <a:pt x="795692" y="0"/>
                                  </a:lnTo>
                                  <a:lnTo>
                                    <a:pt x="797235" y="639"/>
                                  </a:lnTo>
                                  <a:lnTo>
                                    <a:pt x="799792" y="3196"/>
                                  </a:lnTo>
                                  <a:lnTo>
                                    <a:pt x="800432" y="4740"/>
                                  </a:lnTo>
                                  <a:lnTo>
                                    <a:pt x="800432" y="8356"/>
                                  </a:lnTo>
                                  <a:lnTo>
                                    <a:pt x="799792" y="9900"/>
                                  </a:lnTo>
                                  <a:lnTo>
                                    <a:pt x="797235" y="12457"/>
                                  </a:lnTo>
                                  <a:lnTo>
                                    <a:pt x="79569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821936" y="13096"/>
                                  </a:moveTo>
                                  <a:lnTo>
                                    <a:pt x="818320" y="13096"/>
                                  </a:lnTo>
                                  <a:lnTo>
                                    <a:pt x="816775" y="12457"/>
                                  </a:lnTo>
                                  <a:lnTo>
                                    <a:pt x="814219" y="9900"/>
                                  </a:lnTo>
                                  <a:lnTo>
                                    <a:pt x="813580" y="8356"/>
                                  </a:lnTo>
                                  <a:lnTo>
                                    <a:pt x="813580" y="4740"/>
                                  </a:lnTo>
                                  <a:lnTo>
                                    <a:pt x="814219" y="3196"/>
                                  </a:lnTo>
                                  <a:lnTo>
                                    <a:pt x="816775" y="639"/>
                                  </a:lnTo>
                                  <a:lnTo>
                                    <a:pt x="818320" y="0"/>
                                  </a:lnTo>
                                  <a:lnTo>
                                    <a:pt x="821936" y="0"/>
                                  </a:lnTo>
                                  <a:lnTo>
                                    <a:pt x="823480" y="639"/>
                                  </a:lnTo>
                                  <a:lnTo>
                                    <a:pt x="826037" y="3196"/>
                                  </a:lnTo>
                                  <a:lnTo>
                                    <a:pt x="826677" y="4740"/>
                                  </a:lnTo>
                                  <a:lnTo>
                                    <a:pt x="826677" y="8356"/>
                                  </a:lnTo>
                                  <a:lnTo>
                                    <a:pt x="826037" y="9900"/>
                                  </a:lnTo>
                                  <a:lnTo>
                                    <a:pt x="823480" y="12457"/>
                                  </a:lnTo>
                                  <a:lnTo>
                                    <a:pt x="82193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848181" y="13096"/>
                                  </a:moveTo>
                                  <a:lnTo>
                                    <a:pt x="844563" y="13096"/>
                                  </a:lnTo>
                                  <a:lnTo>
                                    <a:pt x="843020" y="12457"/>
                                  </a:lnTo>
                                  <a:lnTo>
                                    <a:pt x="840463" y="9900"/>
                                  </a:lnTo>
                                  <a:lnTo>
                                    <a:pt x="839824" y="8356"/>
                                  </a:lnTo>
                                  <a:lnTo>
                                    <a:pt x="839824" y="4740"/>
                                  </a:lnTo>
                                  <a:lnTo>
                                    <a:pt x="840463" y="3196"/>
                                  </a:lnTo>
                                  <a:lnTo>
                                    <a:pt x="843020" y="639"/>
                                  </a:lnTo>
                                  <a:lnTo>
                                    <a:pt x="844563" y="0"/>
                                  </a:lnTo>
                                  <a:lnTo>
                                    <a:pt x="848181" y="0"/>
                                  </a:lnTo>
                                  <a:lnTo>
                                    <a:pt x="849724" y="639"/>
                                  </a:lnTo>
                                  <a:lnTo>
                                    <a:pt x="852281" y="3196"/>
                                  </a:lnTo>
                                  <a:lnTo>
                                    <a:pt x="852920" y="4740"/>
                                  </a:lnTo>
                                  <a:lnTo>
                                    <a:pt x="852920" y="8356"/>
                                  </a:lnTo>
                                  <a:lnTo>
                                    <a:pt x="852281" y="9900"/>
                                  </a:lnTo>
                                  <a:lnTo>
                                    <a:pt x="849724" y="12457"/>
                                  </a:lnTo>
                                  <a:lnTo>
                                    <a:pt x="84818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874425" y="13096"/>
                                  </a:moveTo>
                                  <a:lnTo>
                                    <a:pt x="870808" y="13096"/>
                                  </a:lnTo>
                                  <a:lnTo>
                                    <a:pt x="869265" y="12457"/>
                                  </a:lnTo>
                                  <a:lnTo>
                                    <a:pt x="866708" y="9900"/>
                                  </a:lnTo>
                                  <a:lnTo>
                                    <a:pt x="866068" y="8356"/>
                                  </a:lnTo>
                                  <a:lnTo>
                                    <a:pt x="866068" y="4740"/>
                                  </a:lnTo>
                                  <a:lnTo>
                                    <a:pt x="866708" y="3196"/>
                                  </a:lnTo>
                                  <a:lnTo>
                                    <a:pt x="869265" y="639"/>
                                  </a:lnTo>
                                  <a:lnTo>
                                    <a:pt x="870808" y="0"/>
                                  </a:lnTo>
                                  <a:lnTo>
                                    <a:pt x="874425" y="0"/>
                                  </a:lnTo>
                                  <a:lnTo>
                                    <a:pt x="875969" y="639"/>
                                  </a:lnTo>
                                  <a:lnTo>
                                    <a:pt x="878526" y="3196"/>
                                  </a:lnTo>
                                  <a:lnTo>
                                    <a:pt x="879165" y="4740"/>
                                  </a:lnTo>
                                  <a:lnTo>
                                    <a:pt x="879165" y="8356"/>
                                  </a:lnTo>
                                  <a:lnTo>
                                    <a:pt x="878526" y="9900"/>
                                  </a:lnTo>
                                  <a:lnTo>
                                    <a:pt x="875969" y="12457"/>
                                  </a:lnTo>
                                  <a:lnTo>
                                    <a:pt x="87442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900669" y="13096"/>
                                  </a:moveTo>
                                  <a:lnTo>
                                    <a:pt x="897053" y="13096"/>
                                  </a:lnTo>
                                  <a:lnTo>
                                    <a:pt x="895509" y="12457"/>
                                  </a:lnTo>
                                  <a:lnTo>
                                    <a:pt x="892952" y="9900"/>
                                  </a:lnTo>
                                  <a:lnTo>
                                    <a:pt x="892312" y="8356"/>
                                  </a:lnTo>
                                  <a:lnTo>
                                    <a:pt x="892312" y="4740"/>
                                  </a:lnTo>
                                  <a:lnTo>
                                    <a:pt x="892952" y="3196"/>
                                  </a:lnTo>
                                  <a:lnTo>
                                    <a:pt x="895509" y="639"/>
                                  </a:lnTo>
                                  <a:lnTo>
                                    <a:pt x="897053" y="0"/>
                                  </a:lnTo>
                                  <a:lnTo>
                                    <a:pt x="900669" y="0"/>
                                  </a:lnTo>
                                  <a:lnTo>
                                    <a:pt x="902213" y="639"/>
                                  </a:lnTo>
                                  <a:lnTo>
                                    <a:pt x="904770" y="3196"/>
                                  </a:lnTo>
                                  <a:lnTo>
                                    <a:pt x="905409" y="4740"/>
                                  </a:lnTo>
                                  <a:lnTo>
                                    <a:pt x="905409" y="8356"/>
                                  </a:lnTo>
                                  <a:lnTo>
                                    <a:pt x="904770" y="9900"/>
                                  </a:lnTo>
                                  <a:lnTo>
                                    <a:pt x="902213" y="12457"/>
                                  </a:lnTo>
                                  <a:lnTo>
                                    <a:pt x="90066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926914" y="13096"/>
                                  </a:moveTo>
                                  <a:lnTo>
                                    <a:pt x="923297" y="13096"/>
                                  </a:lnTo>
                                  <a:lnTo>
                                    <a:pt x="921754" y="12457"/>
                                  </a:lnTo>
                                  <a:lnTo>
                                    <a:pt x="919197" y="9900"/>
                                  </a:lnTo>
                                  <a:lnTo>
                                    <a:pt x="918557" y="8356"/>
                                  </a:lnTo>
                                  <a:lnTo>
                                    <a:pt x="918557" y="4740"/>
                                  </a:lnTo>
                                  <a:lnTo>
                                    <a:pt x="919197" y="3196"/>
                                  </a:lnTo>
                                  <a:lnTo>
                                    <a:pt x="921754" y="639"/>
                                  </a:lnTo>
                                  <a:lnTo>
                                    <a:pt x="923297" y="0"/>
                                  </a:lnTo>
                                  <a:lnTo>
                                    <a:pt x="926914" y="0"/>
                                  </a:lnTo>
                                  <a:lnTo>
                                    <a:pt x="928457" y="639"/>
                                  </a:lnTo>
                                  <a:lnTo>
                                    <a:pt x="931015" y="3196"/>
                                  </a:lnTo>
                                  <a:lnTo>
                                    <a:pt x="931654" y="4740"/>
                                  </a:lnTo>
                                  <a:lnTo>
                                    <a:pt x="931654" y="8356"/>
                                  </a:lnTo>
                                  <a:lnTo>
                                    <a:pt x="931015" y="9900"/>
                                  </a:lnTo>
                                  <a:lnTo>
                                    <a:pt x="928457" y="12457"/>
                                  </a:lnTo>
                                  <a:lnTo>
                                    <a:pt x="92691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953158" y="13096"/>
                                  </a:moveTo>
                                  <a:lnTo>
                                    <a:pt x="949542" y="13096"/>
                                  </a:lnTo>
                                  <a:lnTo>
                                    <a:pt x="947998" y="12457"/>
                                  </a:lnTo>
                                  <a:lnTo>
                                    <a:pt x="945442" y="9900"/>
                                  </a:lnTo>
                                  <a:lnTo>
                                    <a:pt x="944802" y="8356"/>
                                  </a:lnTo>
                                  <a:lnTo>
                                    <a:pt x="944802" y="4740"/>
                                  </a:lnTo>
                                  <a:lnTo>
                                    <a:pt x="945442" y="3196"/>
                                  </a:lnTo>
                                  <a:lnTo>
                                    <a:pt x="947998" y="639"/>
                                  </a:lnTo>
                                  <a:lnTo>
                                    <a:pt x="949542" y="0"/>
                                  </a:lnTo>
                                  <a:lnTo>
                                    <a:pt x="953158" y="0"/>
                                  </a:lnTo>
                                  <a:lnTo>
                                    <a:pt x="954702" y="639"/>
                                  </a:lnTo>
                                  <a:lnTo>
                                    <a:pt x="957260" y="3196"/>
                                  </a:lnTo>
                                  <a:lnTo>
                                    <a:pt x="957899" y="4740"/>
                                  </a:lnTo>
                                  <a:lnTo>
                                    <a:pt x="957899" y="8356"/>
                                  </a:lnTo>
                                  <a:lnTo>
                                    <a:pt x="957260" y="9900"/>
                                  </a:lnTo>
                                  <a:lnTo>
                                    <a:pt x="954702" y="12457"/>
                                  </a:lnTo>
                                  <a:lnTo>
                                    <a:pt x="95315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979403" y="13096"/>
                                  </a:moveTo>
                                  <a:lnTo>
                                    <a:pt x="975787" y="13096"/>
                                  </a:lnTo>
                                  <a:lnTo>
                                    <a:pt x="974243" y="12457"/>
                                  </a:lnTo>
                                  <a:lnTo>
                                    <a:pt x="971685" y="9900"/>
                                  </a:lnTo>
                                  <a:lnTo>
                                    <a:pt x="971046" y="8356"/>
                                  </a:lnTo>
                                  <a:lnTo>
                                    <a:pt x="971046" y="4740"/>
                                  </a:lnTo>
                                  <a:lnTo>
                                    <a:pt x="971685" y="3196"/>
                                  </a:lnTo>
                                  <a:lnTo>
                                    <a:pt x="974243" y="639"/>
                                  </a:lnTo>
                                  <a:lnTo>
                                    <a:pt x="975787" y="0"/>
                                  </a:lnTo>
                                  <a:lnTo>
                                    <a:pt x="979403" y="0"/>
                                  </a:lnTo>
                                  <a:lnTo>
                                    <a:pt x="980946" y="639"/>
                                  </a:lnTo>
                                  <a:lnTo>
                                    <a:pt x="983503" y="3196"/>
                                  </a:lnTo>
                                  <a:lnTo>
                                    <a:pt x="984143" y="4740"/>
                                  </a:lnTo>
                                  <a:lnTo>
                                    <a:pt x="984143" y="8356"/>
                                  </a:lnTo>
                                  <a:lnTo>
                                    <a:pt x="983503" y="9900"/>
                                  </a:lnTo>
                                  <a:lnTo>
                                    <a:pt x="980946" y="12457"/>
                                  </a:lnTo>
                                  <a:lnTo>
                                    <a:pt x="97940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005648" y="13096"/>
                                  </a:moveTo>
                                  <a:lnTo>
                                    <a:pt x="1002031" y="13096"/>
                                  </a:lnTo>
                                  <a:lnTo>
                                    <a:pt x="1000488" y="12457"/>
                                  </a:lnTo>
                                  <a:lnTo>
                                    <a:pt x="997930" y="9900"/>
                                  </a:lnTo>
                                  <a:lnTo>
                                    <a:pt x="997291" y="8356"/>
                                  </a:lnTo>
                                  <a:lnTo>
                                    <a:pt x="997291" y="4740"/>
                                  </a:lnTo>
                                  <a:lnTo>
                                    <a:pt x="997930" y="3196"/>
                                  </a:lnTo>
                                  <a:lnTo>
                                    <a:pt x="1000488" y="639"/>
                                  </a:lnTo>
                                  <a:lnTo>
                                    <a:pt x="1002031" y="0"/>
                                  </a:lnTo>
                                  <a:lnTo>
                                    <a:pt x="1005648" y="0"/>
                                  </a:lnTo>
                                  <a:lnTo>
                                    <a:pt x="1007191" y="639"/>
                                  </a:lnTo>
                                  <a:lnTo>
                                    <a:pt x="1009748" y="3196"/>
                                  </a:lnTo>
                                  <a:lnTo>
                                    <a:pt x="1010388" y="4740"/>
                                  </a:lnTo>
                                  <a:lnTo>
                                    <a:pt x="1010388" y="8356"/>
                                  </a:lnTo>
                                  <a:lnTo>
                                    <a:pt x="1009748" y="9900"/>
                                  </a:lnTo>
                                  <a:lnTo>
                                    <a:pt x="1007191" y="12457"/>
                                  </a:lnTo>
                                  <a:lnTo>
                                    <a:pt x="100564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031892" y="13096"/>
                                  </a:moveTo>
                                  <a:lnTo>
                                    <a:pt x="1028276" y="13096"/>
                                  </a:lnTo>
                                  <a:lnTo>
                                    <a:pt x="1026731" y="12457"/>
                                  </a:lnTo>
                                  <a:lnTo>
                                    <a:pt x="1024175" y="9900"/>
                                  </a:lnTo>
                                  <a:lnTo>
                                    <a:pt x="1023536" y="8356"/>
                                  </a:lnTo>
                                  <a:lnTo>
                                    <a:pt x="1023536" y="4740"/>
                                  </a:lnTo>
                                  <a:lnTo>
                                    <a:pt x="1024175" y="3196"/>
                                  </a:lnTo>
                                  <a:lnTo>
                                    <a:pt x="1026731" y="639"/>
                                  </a:lnTo>
                                  <a:lnTo>
                                    <a:pt x="1028276" y="0"/>
                                  </a:lnTo>
                                  <a:lnTo>
                                    <a:pt x="1031892" y="0"/>
                                  </a:lnTo>
                                  <a:lnTo>
                                    <a:pt x="1033436" y="639"/>
                                  </a:lnTo>
                                  <a:lnTo>
                                    <a:pt x="1035993" y="3196"/>
                                  </a:lnTo>
                                  <a:lnTo>
                                    <a:pt x="1036633" y="4740"/>
                                  </a:lnTo>
                                  <a:lnTo>
                                    <a:pt x="1036633" y="8356"/>
                                  </a:lnTo>
                                  <a:lnTo>
                                    <a:pt x="1035993" y="9900"/>
                                  </a:lnTo>
                                  <a:lnTo>
                                    <a:pt x="1033436" y="12457"/>
                                  </a:lnTo>
                                  <a:lnTo>
                                    <a:pt x="103189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058137" y="13096"/>
                                  </a:moveTo>
                                  <a:lnTo>
                                    <a:pt x="1054519" y="13096"/>
                                  </a:lnTo>
                                  <a:lnTo>
                                    <a:pt x="1052976" y="12457"/>
                                  </a:lnTo>
                                  <a:lnTo>
                                    <a:pt x="1050419" y="9900"/>
                                  </a:lnTo>
                                  <a:lnTo>
                                    <a:pt x="1049780" y="8356"/>
                                  </a:lnTo>
                                  <a:lnTo>
                                    <a:pt x="1049780" y="4740"/>
                                  </a:lnTo>
                                  <a:lnTo>
                                    <a:pt x="1050419" y="3196"/>
                                  </a:lnTo>
                                  <a:lnTo>
                                    <a:pt x="1052976" y="639"/>
                                  </a:lnTo>
                                  <a:lnTo>
                                    <a:pt x="1054519" y="0"/>
                                  </a:lnTo>
                                  <a:lnTo>
                                    <a:pt x="1058137" y="0"/>
                                  </a:lnTo>
                                  <a:lnTo>
                                    <a:pt x="1059680" y="639"/>
                                  </a:lnTo>
                                  <a:lnTo>
                                    <a:pt x="1062237" y="3196"/>
                                  </a:lnTo>
                                  <a:lnTo>
                                    <a:pt x="1062876" y="4740"/>
                                  </a:lnTo>
                                  <a:lnTo>
                                    <a:pt x="1062876" y="8356"/>
                                  </a:lnTo>
                                  <a:lnTo>
                                    <a:pt x="1062237" y="9900"/>
                                  </a:lnTo>
                                  <a:lnTo>
                                    <a:pt x="1059680" y="12457"/>
                                  </a:lnTo>
                                  <a:lnTo>
                                    <a:pt x="105813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084381" y="13096"/>
                                  </a:moveTo>
                                  <a:lnTo>
                                    <a:pt x="1080764" y="13096"/>
                                  </a:lnTo>
                                  <a:lnTo>
                                    <a:pt x="1079221" y="12457"/>
                                  </a:lnTo>
                                  <a:lnTo>
                                    <a:pt x="1076664" y="9900"/>
                                  </a:lnTo>
                                  <a:lnTo>
                                    <a:pt x="1076024" y="8356"/>
                                  </a:lnTo>
                                  <a:lnTo>
                                    <a:pt x="1076024" y="4740"/>
                                  </a:lnTo>
                                  <a:lnTo>
                                    <a:pt x="1076664" y="3196"/>
                                  </a:lnTo>
                                  <a:lnTo>
                                    <a:pt x="1079221" y="639"/>
                                  </a:lnTo>
                                  <a:lnTo>
                                    <a:pt x="1080764" y="0"/>
                                  </a:lnTo>
                                  <a:lnTo>
                                    <a:pt x="1084381" y="0"/>
                                  </a:lnTo>
                                  <a:lnTo>
                                    <a:pt x="1085925" y="639"/>
                                  </a:lnTo>
                                  <a:lnTo>
                                    <a:pt x="1088482" y="3196"/>
                                  </a:lnTo>
                                  <a:lnTo>
                                    <a:pt x="1089121" y="4740"/>
                                  </a:lnTo>
                                  <a:lnTo>
                                    <a:pt x="1089121" y="8356"/>
                                  </a:lnTo>
                                  <a:lnTo>
                                    <a:pt x="1088482" y="9900"/>
                                  </a:lnTo>
                                  <a:lnTo>
                                    <a:pt x="1085925" y="12457"/>
                                  </a:lnTo>
                                  <a:lnTo>
                                    <a:pt x="108438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110625" y="13096"/>
                                  </a:moveTo>
                                  <a:lnTo>
                                    <a:pt x="1107009" y="13096"/>
                                  </a:lnTo>
                                  <a:lnTo>
                                    <a:pt x="1105465" y="12457"/>
                                  </a:lnTo>
                                  <a:lnTo>
                                    <a:pt x="1102909" y="9900"/>
                                  </a:lnTo>
                                  <a:lnTo>
                                    <a:pt x="1102269" y="8356"/>
                                  </a:lnTo>
                                  <a:lnTo>
                                    <a:pt x="1102269" y="4740"/>
                                  </a:lnTo>
                                  <a:lnTo>
                                    <a:pt x="1102909" y="3196"/>
                                  </a:lnTo>
                                  <a:lnTo>
                                    <a:pt x="1105465" y="639"/>
                                  </a:lnTo>
                                  <a:lnTo>
                                    <a:pt x="1107009" y="0"/>
                                  </a:lnTo>
                                  <a:lnTo>
                                    <a:pt x="1110625" y="0"/>
                                  </a:lnTo>
                                  <a:lnTo>
                                    <a:pt x="1112169" y="639"/>
                                  </a:lnTo>
                                  <a:lnTo>
                                    <a:pt x="1114726" y="3196"/>
                                  </a:lnTo>
                                  <a:lnTo>
                                    <a:pt x="1115365" y="4740"/>
                                  </a:lnTo>
                                  <a:lnTo>
                                    <a:pt x="1115365" y="8356"/>
                                  </a:lnTo>
                                  <a:lnTo>
                                    <a:pt x="1114726" y="9900"/>
                                  </a:lnTo>
                                  <a:lnTo>
                                    <a:pt x="1112169" y="12457"/>
                                  </a:lnTo>
                                  <a:lnTo>
                                    <a:pt x="111062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136870" y="13096"/>
                                  </a:moveTo>
                                  <a:lnTo>
                                    <a:pt x="1133253" y="13096"/>
                                  </a:lnTo>
                                  <a:lnTo>
                                    <a:pt x="1131710" y="12457"/>
                                  </a:lnTo>
                                  <a:lnTo>
                                    <a:pt x="1129153" y="9900"/>
                                  </a:lnTo>
                                  <a:lnTo>
                                    <a:pt x="1128513" y="8356"/>
                                  </a:lnTo>
                                  <a:lnTo>
                                    <a:pt x="1128513" y="4740"/>
                                  </a:lnTo>
                                  <a:lnTo>
                                    <a:pt x="1129153" y="3196"/>
                                  </a:lnTo>
                                  <a:lnTo>
                                    <a:pt x="1131710" y="639"/>
                                  </a:lnTo>
                                  <a:lnTo>
                                    <a:pt x="1133253" y="0"/>
                                  </a:lnTo>
                                  <a:lnTo>
                                    <a:pt x="1136870" y="0"/>
                                  </a:lnTo>
                                  <a:lnTo>
                                    <a:pt x="1138413" y="639"/>
                                  </a:lnTo>
                                  <a:lnTo>
                                    <a:pt x="1140971" y="3196"/>
                                  </a:lnTo>
                                  <a:lnTo>
                                    <a:pt x="1141610" y="4740"/>
                                  </a:lnTo>
                                  <a:lnTo>
                                    <a:pt x="1141610" y="8356"/>
                                  </a:lnTo>
                                  <a:lnTo>
                                    <a:pt x="1140971" y="9900"/>
                                  </a:lnTo>
                                  <a:lnTo>
                                    <a:pt x="1138413" y="12457"/>
                                  </a:lnTo>
                                  <a:lnTo>
                                    <a:pt x="113687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163115" y="13096"/>
                                  </a:moveTo>
                                  <a:lnTo>
                                    <a:pt x="1159498" y="13096"/>
                                  </a:lnTo>
                                  <a:lnTo>
                                    <a:pt x="1157955" y="12457"/>
                                  </a:lnTo>
                                  <a:lnTo>
                                    <a:pt x="1155398" y="9900"/>
                                  </a:lnTo>
                                  <a:lnTo>
                                    <a:pt x="1154758" y="8356"/>
                                  </a:lnTo>
                                  <a:lnTo>
                                    <a:pt x="1154758" y="4740"/>
                                  </a:lnTo>
                                  <a:lnTo>
                                    <a:pt x="1155398" y="3196"/>
                                  </a:lnTo>
                                  <a:lnTo>
                                    <a:pt x="1157955" y="639"/>
                                  </a:lnTo>
                                  <a:lnTo>
                                    <a:pt x="1159498" y="0"/>
                                  </a:lnTo>
                                  <a:lnTo>
                                    <a:pt x="1163115" y="0"/>
                                  </a:lnTo>
                                  <a:lnTo>
                                    <a:pt x="1164658" y="639"/>
                                  </a:lnTo>
                                  <a:lnTo>
                                    <a:pt x="1167216" y="3196"/>
                                  </a:lnTo>
                                  <a:lnTo>
                                    <a:pt x="1167855" y="4740"/>
                                  </a:lnTo>
                                  <a:lnTo>
                                    <a:pt x="1167855" y="8356"/>
                                  </a:lnTo>
                                  <a:lnTo>
                                    <a:pt x="1167216" y="9900"/>
                                  </a:lnTo>
                                  <a:lnTo>
                                    <a:pt x="1164658" y="12457"/>
                                  </a:lnTo>
                                  <a:lnTo>
                                    <a:pt x="116311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189359" y="13096"/>
                                  </a:moveTo>
                                  <a:lnTo>
                                    <a:pt x="1185743" y="13096"/>
                                  </a:lnTo>
                                  <a:lnTo>
                                    <a:pt x="1184199" y="12457"/>
                                  </a:lnTo>
                                  <a:lnTo>
                                    <a:pt x="1181641" y="9900"/>
                                  </a:lnTo>
                                  <a:lnTo>
                                    <a:pt x="1181002" y="8356"/>
                                  </a:lnTo>
                                  <a:lnTo>
                                    <a:pt x="1181002" y="4740"/>
                                  </a:lnTo>
                                  <a:lnTo>
                                    <a:pt x="1181641" y="3196"/>
                                  </a:lnTo>
                                  <a:lnTo>
                                    <a:pt x="1184199" y="639"/>
                                  </a:lnTo>
                                  <a:lnTo>
                                    <a:pt x="1185743" y="0"/>
                                  </a:lnTo>
                                  <a:lnTo>
                                    <a:pt x="1189359" y="0"/>
                                  </a:lnTo>
                                  <a:lnTo>
                                    <a:pt x="1190898" y="639"/>
                                  </a:lnTo>
                                  <a:lnTo>
                                    <a:pt x="1193458" y="3196"/>
                                  </a:lnTo>
                                  <a:lnTo>
                                    <a:pt x="1194101" y="4740"/>
                                  </a:lnTo>
                                  <a:lnTo>
                                    <a:pt x="1194101" y="8356"/>
                                  </a:lnTo>
                                  <a:lnTo>
                                    <a:pt x="1193458" y="9900"/>
                                  </a:lnTo>
                                  <a:lnTo>
                                    <a:pt x="1190898" y="12457"/>
                                  </a:lnTo>
                                  <a:lnTo>
                                    <a:pt x="118935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215604" y="13096"/>
                                  </a:moveTo>
                                  <a:lnTo>
                                    <a:pt x="1211984" y="13096"/>
                                  </a:lnTo>
                                  <a:lnTo>
                                    <a:pt x="1210448" y="12457"/>
                                  </a:lnTo>
                                  <a:lnTo>
                                    <a:pt x="1207889" y="9900"/>
                                  </a:lnTo>
                                  <a:lnTo>
                                    <a:pt x="1207246" y="8356"/>
                                  </a:lnTo>
                                  <a:lnTo>
                                    <a:pt x="1207246" y="4740"/>
                                  </a:lnTo>
                                  <a:lnTo>
                                    <a:pt x="1207889" y="3196"/>
                                  </a:lnTo>
                                  <a:lnTo>
                                    <a:pt x="1210448" y="639"/>
                                  </a:lnTo>
                                  <a:lnTo>
                                    <a:pt x="1211984" y="0"/>
                                  </a:lnTo>
                                  <a:lnTo>
                                    <a:pt x="1215604" y="0"/>
                                  </a:lnTo>
                                  <a:lnTo>
                                    <a:pt x="1217152" y="639"/>
                                  </a:lnTo>
                                  <a:lnTo>
                                    <a:pt x="1219700" y="3196"/>
                                  </a:lnTo>
                                  <a:lnTo>
                                    <a:pt x="1220343" y="4740"/>
                                  </a:lnTo>
                                  <a:lnTo>
                                    <a:pt x="1220343" y="8356"/>
                                  </a:lnTo>
                                  <a:lnTo>
                                    <a:pt x="1219700" y="9900"/>
                                  </a:lnTo>
                                  <a:lnTo>
                                    <a:pt x="1217152" y="12457"/>
                                  </a:lnTo>
                                  <a:lnTo>
                                    <a:pt x="121560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241845" y="13096"/>
                                  </a:moveTo>
                                  <a:lnTo>
                                    <a:pt x="1238226" y="13096"/>
                                  </a:lnTo>
                                  <a:lnTo>
                                    <a:pt x="1236690" y="12457"/>
                                  </a:lnTo>
                                  <a:lnTo>
                                    <a:pt x="1234130" y="9900"/>
                                  </a:lnTo>
                                  <a:lnTo>
                                    <a:pt x="1233487" y="8356"/>
                                  </a:lnTo>
                                  <a:lnTo>
                                    <a:pt x="1233487" y="4740"/>
                                  </a:lnTo>
                                  <a:lnTo>
                                    <a:pt x="1234130" y="3196"/>
                                  </a:lnTo>
                                  <a:lnTo>
                                    <a:pt x="1236690" y="639"/>
                                  </a:lnTo>
                                  <a:lnTo>
                                    <a:pt x="1238226" y="0"/>
                                  </a:lnTo>
                                  <a:lnTo>
                                    <a:pt x="1241845" y="0"/>
                                  </a:lnTo>
                                  <a:lnTo>
                                    <a:pt x="1243393" y="639"/>
                                  </a:lnTo>
                                  <a:lnTo>
                                    <a:pt x="1245953" y="3196"/>
                                  </a:lnTo>
                                  <a:lnTo>
                                    <a:pt x="1246584" y="4740"/>
                                  </a:lnTo>
                                  <a:lnTo>
                                    <a:pt x="1246584" y="8356"/>
                                  </a:lnTo>
                                  <a:lnTo>
                                    <a:pt x="1245953" y="9900"/>
                                  </a:lnTo>
                                  <a:lnTo>
                                    <a:pt x="1243393" y="12457"/>
                                  </a:lnTo>
                                  <a:lnTo>
                                    <a:pt x="124184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268087" y="13096"/>
                                  </a:moveTo>
                                  <a:lnTo>
                                    <a:pt x="1264479" y="13096"/>
                                  </a:lnTo>
                                  <a:lnTo>
                                    <a:pt x="1262931" y="12457"/>
                                  </a:lnTo>
                                  <a:lnTo>
                                    <a:pt x="1260371" y="9900"/>
                                  </a:lnTo>
                                  <a:lnTo>
                                    <a:pt x="1259740" y="8356"/>
                                  </a:lnTo>
                                  <a:lnTo>
                                    <a:pt x="1259740" y="4740"/>
                                  </a:lnTo>
                                  <a:lnTo>
                                    <a:pt x="1260371" y="3196"/>
                                  </a:lnTo>
                                  <a:lnTo>
                                    <a:pt x="1262931" y="639"/>
                                  </a:lnTo>
                                  <a:lnTo>
                                    <a:pt x="1264479" y="0"/>
                                  </a:lnTo>
                                  <a:lnTo>
                                    <a:pt x="1268087" y="0"/>
                                  </a:lnTo>
                                  <a:lnTo>
                                    <a:pt x="1269634" y="639"/>
                                  </a:lnTo>
                                  <a:lnTo>
                                    <a:pt x="1272194" y="3196"/>
                                  </a:lnTo>
                                  <a:lnTo>
                                    <a:pt x="1272837" y="4740"/>
                                  </a:lnTo>
                                  <a:lnTo>
                                    <a:pt x="1272837" y="8356"/>
                                  </a:lnTo>
                                  <a:lnTo>
                                    <a:pt x="1272194" y="9900"/>
                                  </a:lnTo>
                                  <a:lnTo>
                                    <a:pt x="1269634" y="12457"/>
                                  </a:lnTo>
                                  <a:lnTo>
                                    <a:pt x="126808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294340" y="13096"/>
                                  </a:moveTo>
                                  <a:lnTo>
                                    <a:pt x="1290720" y="13096"/>
                                  </a:lnTo>
                                  <a:lnTo>
                                    <a:pt x="1289173" y="12457"/>
                                  </a:lnTo>
                                  <a:lnTo>
                                    <a:pt x="1286625" y="9900"/>
                                  </a:lnTo>
                                  <a:lnTo>
                                    <a:pt x="1285982" y="8356"/>
                                  </a:lnTo>
                                  <a:lnTo>
                                    <a:pt x="1285982" y="4740"/>
                                  </a:lnTo>
                                  <a:lnTo>
                                    <a:pt x="1286625" y="3196"/>
                                  </a:lnTo>
                                  <a:lnTo>
                                    <a:pt x="1289173" y="639"/>
                                  </a:lnTo>
                                  <a:lnTo>
                                    <a:pt x="1290720" y="0"/>
                                  </a:lnTo>
                                  <a:lnTo>
                                    <a:pt x="1294340" y="0"/>
                                  </a:lnTo>
                                  <a:lnTo>
                                    <a:pt x="1295876" y="639"/>
                                  </a:lnTo>
                                  <a:lnTo>
                                    <a:pt x="1298436" y="3196"/>
                                  </a:lnTo>
                                  <a:lnTo>
                                    <a:pt x="1299079" y="4740"/>
                                  </a:lnTo>
                                  <a:lnTo>
                                    <a:pt x="1299079" y="8356"/>
                                  </a:lnTo>
                                  <a:lnTo>
                                    <a:pt x="1298436" y="9900"/>
                                  </a:lnTo>
                                  <a:lnTo>
                                    <a:pt x="1295876" y="12457"/>
                                  </a:lnTo>
                                  <a:lnTo>
                                    <a:pt x="129434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320581" y="13096"/>
                                  </a:moveTo>
                                  <a:lnTo>
                                    <a:pt x="1316962" y="13096"/>
                                  </a:lnTo>
                                  <a:lnTo>
                                    <a:pt x="1315426" y="12457"/>
                                  </a:lnTo>
                                  <a:lnTo>
                                    <a:pt x="1312866" y="9900"/>
                                  </a:lnTo>
                                  <a:lnTo>
                                    <a:pt x="1312223" y="8356"/>
                                  </a:lnTo>
                                  <a:lnTo>
                                    <a:pt x="1312223" y="4740"/>
                                  </a:lnTo>
                                  <a:lnTo>
                                    <a:pt x="1312866" y="3196"/>
                                  </a:lnTo>
                                  <a:lnTo>
                                    <a:pt x="1315426" y="639"/>
                                  </a:lnTo>
                                  <a:lnTo>
                                    <a:pt x="1316962" y="0"/>
                                  </a:lnTo>
                                  <a:lnTo>
                                    <a:pt x="1320581" y="0"/>
                                  </a:lnTo>
                                  <a:lnTo>
                                    <a:pt x="1322129" y="639"/>
                                  </a:lnTo>
                                  <a:lnTo>
                                    <a:pt x="1324677" y="3196"/>
                                  </a:lnTo>
                                  <a:lnTo>
                                    <a:pt x="1325320" y="4740"/>
                                  </a:lnTo>
                                  <a:lnTo>
                                    <a:pt x="1325320" y="8356"/>
                                  </a:lnTo>
                                  <a:lnTo>
                                    <a:pt x="1324677" y="9900"/>
                                  </a:lnTo>
                                  <a:lnTo>
                                    <a:pt x="1322129" y="12457"/>
                                  </a:lnTo>
                                  <a:lnTo>
                                    <a:pt x="132058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346823" y="13096"/>
                                  </a:moveTo>
                                  <a:lnTo>
                                    <a:pt x="1343215" y="13096"/>
                                  </a:lnTo>
                                  <a:lnTo>
                                    <a:pt x="1341667" y="12457"/>
                                  </a:lnTo>
                                  <a:lnTo>
                                    <a:pt x="1339107" y="9900"/>
                                  </a:lnTo>
                                  <a:lnTo>
                                    <a:pt x="1338464" y="8356"/>
                                  </a:lnTo>
                                  <a:lnTo>
                                    <a:pt x="1338464" y="4740"/>
                                  </a:lnTo>
                                  <a:lnTo>
                                    <a:pt x="1339107" y="3196"/>
                                  </a:lnTo>
                                  <a:lnTo>
                                    <a:pt x="1341667" y="639"/>
                                  </a:lnTo>
                                  <a:lnTo>
                                    <a:pt x="1343215" y="0"/>
                                  </a:lnTo>
                                  <a:lnTo>
                                    <a:pt x="1346823" y="0"/>
                                  </a:lnTo>
                                  <a:lnTo>
                                    <a:pt x="1348370" y="639"/>
                                  </a:lnTo>
                                  <a:lnTo>
                                    <a:pt x="1350930" y="3196"/>
                                  </a:lnTo>
                                  <a:lnTo>
                                    <a:pt x="1351561" y="4740"/>
                                  </a:lnTo>
                                  <a:lnTo>
                                    <a:pt x="1351561" y="8356"/>
                                  </a:lnTo>
                                  <a:lnTo>
                                    <a:pt x="1350930" y="9900"/>
                                  </a:lnTo>
                                  <a:lnTo>
                                    <a:pt x="1348370" y="12457"/>
                                  </a:lnTo>
                                  <a:lnTo>
                                    <a:pt x="134682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373076" y="13096"/>
                                  </a:moveTo>
                                  <a:lnTo>
                                    <a:pt x="1369456" y="13096"/>
                                  </a:lnTo>
                                  <a:lnTo>
                                    <a:pt x="1367909" y="12457"/>
                                  </a:lnTo>
                                  <a:lnTo>
                                    <a:pt x="1365349" y="9900"/>
                                  </a:lnTo>
                                  <a:lnTo>
                                    <a:pt x="1364718" y="8356"/>
                                  </a:lnTo>
                                  <a:lnTo>
                                    <a:pt x="1364718" y="4740"/>
                                  </a:lnTo>
                                  <a:lnTo>
                                    <a:pt x="1365349" y="3196"/>
                                  </a:lnTo>
                                  <a:lnTo>
                                    <a:pt x="1367909" y="639"/>
                                  </a:lnTo>
                                  <a:lnTo>
                                    <a:pt x="1369456" y="0"/>
                                  </a:lnTo>
                                  <a:lnTo>
                                    <a:pt x="1373076" y="0"/>
                                  </a:lnTo>
                                  <a:lnTo>
                                    <a:pt x="1374612" y="639"/>
                                  </a:lnTo>
                                  <a:lnTo>
                                    <a:pt x="1377172" y="3196"/>
                                  </a:lnTo>
                                  <a:lnTo>
                                    <a:pt x="1377815" y="4740"/>
                                  </a:lnTo>
                                  <a:lnTo>
                                    <a:pt x="1377815" y="8356"/>
                                  </a:lnTo>
                                  <a:lnTo>
                                    <a:pt x="1377172" y="9900"/>
                                  </a:lnTo>
                                  <a:lnTo>
                                    <a:pt x="1374612" y="12457"/>
                                  </a:lnTo>
                                  <a:lnTo>
                                    <a:pt x="137307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399317" y="13096"/>
                                  </a:moveTo>
                                  <a:lnTo>
                                    <a:pt x="1395698" y="13096"/>
                                  </a:lnTo>
                                  <a:lnTo>
                                    <a:pt x="1394150" y="12457"/>
                                  </a:lnTo>
                                  <a:lnTo>
                                    <a:pt x="1391602" y="9900"/>
                                  </a:lnTo>
                                  <a:lnTo>
                                    <a:pt x="1390959" y="8356"/>
                                  </a:lnTo>
                                  <a:lnTo>
                                    <a:pt x="1390959" y="4740"/>
                                  </a:lnTo>
                                  <a:lnTo>
                                    <a:pt x="1391602" y="3196"/>
                                  </a:lnTo>
                                  <a:lnTo>
                                    <a:pt x="1394150" y="639"/>
                                  </a:lnTo>
                                  <a:lnTo>
                                    <a:pt x="1395698" y="0"/>
                                  </a:lnTo>
                                  <a:lnTo>
                                    <a:pt x="1399317" y="0"/>
                                  </a:lnTo>
                                  <a:lnTo>
                                    <a:pt x="1400853" y="639"/>
                                  </a:lnTo>
                                  <a:lnTo>
                                    <a:pt x="1403413" y="3196"/>
                                  </a:lnTo>
                                  <a:lnTo>
                                    <a:pt x="1404056" y="4740"/>
                                  </a:lnTo>
                                  <a:lnTo>
                                    <a:pt x="1404056" y="8356"/>
                                  </a:lnTo>
                                  <a:lnTo>
                                    <a:pt x="1403413" y="9900"/>
                                  </a:lnTo>
                                  <a:lnTo>
                                    <a:pt x="1400853" y="12457"/>
                                  </a:lnTo>
                                  <a:lnTo>
                                    <a:pt x="139931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425559" y="13096"/>
                                  </a:moveTo>
                                  <a:lnTo>
                                    <a:pt x="1421939" y="13096"/>
                                  </a:lnTo>
                                  <a:lnTo>
                                    <a:pt x="1420403" y="12457"/>
                                  </a:lnTo>
                                  <a:lnTo>
                                    <a:pt x="1417843" y="9900"/>
                                  </a:lnTo>
                                  <a:lnTo>
                                    <a:pt x="1417200" y="8356"/>
                                  </a:lnTo>
                                  <a:lnTo>
                                    <a:pt x="1417200" y="4740"/>
                                  </a:lnTo>
                                  <a:lnTo>
                                    <a:pt x="1417843" y="3196"/>
                                  </a:lnTo>
                                  <a:lnTo>
                                    <a:pt x="1420403" y="639"/>
                                  </a:lnTo>
                                  <a:lnTo>
                                    <a:pt x="1421939" y="0"/>
                                  </a:lnTo>
                                  <a:lnTo>
                                    <a:pt x="1425559" y="0"/>
                                  </a:lnTo>
                                  <a:lnTo>
                                    <a:pt x="1427106" y="639"/>
                                  </a:lnTo>
                                  <a:lnTo>
                                    <a:pt x="1429666" y="3196"/>
                                  </a:lnTo>
                                  <a:lnTo>
                                    <a:pt x="1430297" y="4740"/>
                                  </a:lnTo>
                                  <a:lnTo>
                                    <a:pt x="1430297" y="8356"/>
                                  </a:lnTo>
                                  <a:lnTo>
                                    <a:pt x="1429666" y="9900"/>
                                  </a:lnTo>
                                  <a:lnTo>
                                    <a:pt x="1427106" y="12457"/>
                                  </a:lnTo>
                                  <a:lnTo>
                                    <a:pt x="142555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451800" y="13096"/>
                                  </a:moveTo>
                                  <a:lnTo>
                                    <a:pt x="1448192" y="13096"/>
                                  </a:lnTo>
                                  <a:lnTo>
                                    <a:pt x="1446645" y="12457"/>
                                  </a:lnTo>
                                  <a:lnTo>
                                    <a:pt x="1444085" y="9900"/>
                                  </a:lnTo>
                                  <a:lnTo>
                                    <a:pt x="1443442" y="8356"/>
                                  </a:lnTo>
                                  <a:lnTo>
                                    <a:pt x="1443442" y="4740"/>
                                  </a:lnTo>
                                  <a:lnTo>
                                    <a:pt x="1444085" y="3196"/>
                                  </a:lnTo>
                                  <a:lnTo>
                                    <a:pt x="1446645" y="639"/>
                                  </a:lnTo>
                                  <a:lnTo>
                                    <a:pt x="1448192" y="0"/>
                                  </a:lnTo>
                                  <a:lnTo>
                                    <a:pt x="1451800" y="0"/>
                                  </a:lnTo>
                                  <a:lnTo>
                                    <a:pt x="1453348" y="639"/>
                                  </a:lnTo>
                                  <a:lnTo>
                                    <a:pt x="1455908" y="3196"/>
                                  </a:lnTo>
                                  <a:lnTo>
                                    <a:pt x="1456539" y="4740"/>
                                  </a:lnTo>
                                  <a:lnTo>
                                    <a:pt x="1456539" y="8356"/>
                                  </a:lnTo>
                                  <a:lnTo>
                                    <a:pt x="1455908" y="9900"/>
                                  </a:lnTo>
                                  <a:lnTo>
                                    <a:pt x="1453348" y="12457"/>
                                  </a:lnTo>
                                  <a:lnTo>
                                    <a:pt x="145180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478053" y="13096"/>
                                  </a:moveTo>
                                  <a:lnTo>
                                    <a:pt x="1474434" y="13096"/>
                                  </a:lnTo>
                                  <a:lnTo>
                                    <a:pt x="1472886" y="12457"/>
                                  </a:lnTo>
                                  <a:lnTo>
                                    <a:pt x="1470326" y="9900"/>
                                  </a:lnTo>
                                  <a:lnTo>
                                    <a:pt x="1469695" y="8356"/>
                                  </a:lnTo>
                                  <a:lnTo>
                                    <a:pt x="1469695" y="4740"/>
                                  </a:lnTo>
                                  <a:lnTo>
                                    <a:pt x="1470326" y="3196"/>
                                  </a:lnTo>
                                  <a:lnTo>
                                    <a:pt x="1472886" y="639"/>
                                  </a:lnTo>
                                  <a:lnTo>
                                    <a:pt x="1474434" y="0"/>
                                  </a:lnTo>
                                  <a:lnTo>
                                    <a:pt x="1478053" y="0"/>
                                  </a:lnTo>
                                  <a:lnTo>
                                    <a:pt x="1479589" y="639"/>
                                  </a:lnTo>
                                  <a:lnTo>
                                    <a:pt x="1482149" y="3196"/>
                                  </a:lnTo>
                                  <a:lnTo>
                                    <a:pt x="1482792" y="4740"/>
                                  </a:lnTo>
                                  <a:lnTo>
                                    <a:pt x="1482792" y="8356"/>
                                  </a:lnTo>
                                  <a:lnTo>
                                    <a:pt x="1482149" y="9900"/>
                                  </a:lnTo>
                                  <a:lnTo>
                                    <a:pt x="1479589" y="12457"/>
                                  </a:lnTo>
                                  <a:lnTo>
                                    <a:pt x="147805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504295" y="13096"/>
                                  </a:moveTo>
                                  <a:lnTo>
                                    <a:pt x="1500675" y="13096"/>
                                  </a:lnTo>
                                  <a:lnTo>
                                    <a:pt x="1499127" y="12457"/>
                                  </a:lnTo>
                                  <a:lnTo>
                                    <a:pt x="1496579" y="9900"/>
                                  </a:lnTo>
                                  <a:lnTo>
                                    <a:pt x="1495937" y="8356"/>
                                  </a:lnTo>
                                  <a:lnTo>
                                    <a:pt x="1495937" y="4740"/>
                                  </a:lnTo>
                                  <a:lnTo>
                                    <a:pt x="1496579" y="3196"/>
                                  </a:lnTo>
                                  <a:lnTo>
                                    <a:pt x="1499127" y="639"/>
                                  </a:lnTo>
                                  <a:lnTo>
                                    <a:pt x="1500675" y="0"/>
                                  </a:lnTo>
                                  <a:lnTo>
                                    <a:pt x="1504295" y="0"/>
                                  </a:lnTo>
                                  <a:lnTo>
                                    <a:pt x="1505843" y="639"/>
                                  </a:lnTo>
                                  <a:lnTo>
                                    <a:pt x="1508390" y="3196"/>
                                  </a:lnTo>
                                  <a:lnTo>
                                    <a:pt x="1509033" y="4740"/>
                                  </a:lnTo>
                                  <a:lnTo>
                                    <a:pt x="1509033" y="8356"/>
                                  </a:lnTo>
                                  <a:lnTo>
                                    <a:pt x="1508390" y="9900"/>
                                  </a:lnTo>
                                  <a:lnTo>
                                    <a:pt x="1505843" y="12457"/>
                                  </a:lnTo>
                                  <a:lnTo>
                                    <a:pt x="150429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530536" y="13096"/>
                                  </a:moveTo>
                                  <a:lnTo>
                                    <a:pt x="1526917" y="13096"/>
                                  </a:lnTo>
                                  <a:lnTo>
                                    <a:pt x="1525381" y="12457"/>
                                  </a:lnTo>
                                  <a:lnTo>
                                    <a:pt x="1522821" y="9900"/>
                                  </a:lnTo>
                                  <a:lnTo>
                                    <a:pt x="1522178" y="8356"/>
                                  </a:lnTo>
                                  <a:lnTo>
                                    <a:pt x="1522178" y="4740"/>
                                  </a:lnTo>
                                  <a:lnTo>
                                    <a:pt x="1522821" y="3196"/>
                                  </a:lnTo>
                                  <a:lnTo>
                                    <a:pt x="1525381" y="639"/>
                                  </a:lnTo>
                                  <a:lnTo>
                                    <a:pt x="1526917" y="0"/>
                                  </a:lnTo>
                                  <a:lnTo>
                                    <a:pt x="1530536" y="0"/>
                                  </a:lnTo>
                                  <a:lnTo>
                                    <a:pt x="1532084" y="639"/>
                                  </a:lnTo>
                                  <a:lnTo>
                                    <a:pt x="1534644" y="3196"/>
                                  </a:lnTo>
                                  <a:lnTo>
                                    <a:pt x="1535275" y="4740"/>
                                  </a:lnTo>
                                  <a:lnTo>
                                    <a:pt x="1535275" y="8356"/>
                                  </a:lnTo>
                                  <a:lnTo>
                                    <a:pt x="1534644" y="9900"/>
                                  </a:lnTo>
                                  <a:lnTo>
                                    <a:pt x="1532084" y="12457"/>
                                  </a:lnTo>
                                  <a:lnTo>
                                    <a:pt x="153053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556777" y="13096"/>
                                  </a:moveTo>
                                  <a:lnTo>
                                    <a:pt x="1553170" y="13096"/>
                                  </a:lnTo>
                                  <a:lnTo>
                                    <a:pt x="1551622" y="12457"/>
                                  </a:lnTo>
                                  <a:lnTo>
                                    <a:pt x="1549062" y="9900"/>
                                  </a:lnTo>
                                  <a:lnTo>
                                    <a:pt x="1548431" y="8356"/>
                                  </a:lnTo>
                                  <a:lnTo>
                                    <a:pt x="1548431" y="4740"/>
                                  </a:lnTo>
                                  <a:lnTo>
                                    <a:pt x="1549062" y="3196"/>
                                  </a:lnTo>
                                  <a:lnTo>
                                    <a:pt x="1551622" y="639"/>
                                  </a:lnTo>
                                  <a:lnTo>
                                    <a:pt x="1553170" y="0"/>
                                  </a:lnTo>
                                  <a:lnTo>
                                    <a:pt x="1556777" y="0"/>
                                  </a:lnTo>
                                  <a:lnTo>
                                    <a:pt x="1558325" y="639"/>
                                  </a:lnTo>
                                  <a:lnTo>
                                    <a:pt x="1560885" y="3196"/>
                                  </a:lnTo>
                                  <a:lnTo>
                                    <a:pt x="1561528" y="4740"/>
                                  </a:lnTo>
                                  <a:lnTo>
                                    <a:pt x="1561528" y="8356"/>
                                  </a:lnTo>
                                  <a:lnTo>
                                    <a:pt x="1560885" y="9900"/>
                                  </a:lnTo>
                                  <a:lnTo>
                                    <a:pt x="1558325" y="12457"/>
                                  </a:lnTo>
                                  <a:lnTo>
                                    <a:pt x="155677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583031" y="13096"/>
                                  </a:moveTo>
                                  <a:lnTo>
                                    <a:pt x="1579411" y="13096"/>
                                  </a:lnTo>
                                  <a:lnTo>
                                    <a:pt x="1577863" y="12457"/>
                                  </a:lnTo>
                                  <a:lnTo>
                                    <a:pt x="1575304" y="9900"/>
                                  </a:lnTo>
                                  <a:lnTo>
                                    <a:pt x="1574673" y="8356"/>
                                  </a:lnTo>
                                  <a:lnTo>
                                    <a:pt x="1574673" y="4740"/>
                                  </a:lnTo>
                                  <a:lnTo>
                                    <a:pt x="1575304" y="3196"/>
                                  </a:lnTo>
                                  <a:lnTo>
                                    <a:pt x="1577863" y="639"/>
                                  </a:lnTo>
                                  <a:lnTo>
                                    <a:pt x="1579411" y="0"/>
                                  </a:lnTo>
                                  <a:lnTo>
                                    <a:pt x="1583031" y="0"/>
                                  </a:lnTo>
                                  <a:lnTo>
                                    <a:pt x="1584567" y="639"/>
                                  </a:lnTo>
                                  <a:lnTo>
                                    <a:pt x="1587126" y="3196"/>
                                  </a:lnTo>
                                  <a:lnTo>
                                    <a:pt x="1587769" y="4740"/>
                                  </a:lnTo>
                                  <a:lnTo>
                                    <a:pt x="1587769" y="8356"/>
                                  </a:lnTo>
                                  <a:lnTo>
                                    <a:pt x="1587126" y="9900"/>
                                  </a:lnTo>
                                  <a:lnTo>
                                    <a:pt x="1584567" y="12457"/>
                                  </a:lnTo>
                                  <a:lnTo>
                                    <a:pt x="158303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609272" y="13096"/>
                                  </a:moveTo>
                                  <a:lnTo>
                                    <a:pt x="1605653" y="13096"/>
                                  </a:lnTo>
                                  <a:lnTo>
                                    <a:pt x="1604117" y="12457"/>
                                  </a:lnTo>
                                  <a:lnTo>
                                    <a:pt x="1601557" y="9900"/>
                                  </a:lnTo>
                                  <a:lnTo>
                                    <a:pt x="1600914" y="8356"/>
                                  </a:lnTo>
                                  <a:lnTo>
                                    <a:pt x="1600914" y="4740"/>
                                  </a:lnTo>
                                  <a:lnTo>
                                    <a:pt x="1601557" y="3196"/>
                                  </a:lnTo>
                                  <a:lnTo>
                                    <a:pt x="1604117" y="639"/>
                                  </a:lnTo>
                                  <a:lnTo>
                                    <a:pt x="1605653" y="0"/>
                                  </a:lnTo>
                                  <a:lnTo>
                                    <a:pt x="1609272" y="0"/>
                                  </a:lnTo>
                                  <a:lnTo>
                                    <a:pt x="1610820" y="639"/>
                                  </a:lnTo>
                                  <a:lnTo>
                                    <a:pt x="1613368" y="3196"/>
                                  </a:lnTo>
                                  <a:lnTo>
                                    <a:pt x="1614011" y="4740"/>
                                  </a:lnTo>
                                  <a:lnTo>
                                    <a:pt x="1614011" y="8356"/>
                                  </a:lnTo>
                                  <a:lnTo>
                                    <a:pt x="1613368" y="9900"/>
                                  </a:lnTo>
                                  <a:lnTo>
                                    <a:pt x="1610820" y="12457"/>
                                  </a:lnTo>
                                  <a:lnTo>
                                    <a:pt x="160927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635513" y="13096"/>
                                  </a:moveTo>
                                  <a:lnTo>
                                    <a:pt x="1631894" y="13096"/>
                                  </a:lnTo>
                                  <a:lnTo>
                                    <a:pt x="1630358" y="12457"/>
                                  </a:lnTo>
                                  <a:lnTo>
                                    <a:pt x="1627798" y="9900"/>
                                  </a:lnTo>
                                  <a:lnTo>
                                    <a:pt x="1627155" y="8356"/>
                                  </a:lnTo>
                                  <a:lnTo>
                                    <a:pt x="1627155" y="4740"/>
                                  </a:lnTo>
                                  <a:lnTo>
                                    <a:pt x="1627798" y="3196"/>
                                  </a:lnTo>
                                  <a:lnTo>
                                    <a:pt x="1630358" y="639"/>
                                  </a:lnTo>
                                  <a:lnTo>
                                    <a:pt x="1631894" y="0"/>
                                  </a:lnTo>
                                  <a:lnTo>
                                    <a:pt x="1635513" y="0"/>
                                  </a:lnTo>
                                  <a:lnTo>
                                    <a:pt x="1637061" y="639"/>
                                  </a:lnTo>
                                  <a:lnTo>
                                    <a:pt x="1639621" y="3196"/>
                                  </a:lnTo>
                                  <a:lnTo>
                                    <a:pt x="1640252" y="4740"/>
                                  </a:lnTo>
                                  <a:lnTo>
                                    <a:pt x="1640252" y="8356"/>
                                  </a:lnTo>
                                  <a:lnTo>
                                    <a:pt x="1639621" y="9900"/>
                                  </a:lnTo>
                                  <a:lnTo>
                                    <a:pt x="1637061" y="12457"/>
                                  </a:lnTo>
                                  <a:lnTo>
                                    <a:pt x="163551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661755" y="13096"/>
                                  </a:moveTo>
                                  <a:lnTo>
                                    <a:pt x="1658147" y="13096"/>
                                  </a:lnTo>
                                  <a:lnTo>
                                    <a:pt x="1656599" y="12457"/>
                                  </a:lnTo>
                                  <a:lnTo>
                                    <a:pt x="1654040" y="9900"/>
                                  </a:lnTo>
                                  <a:lnTo>
                                    <a:pt x="1653409" y="8356"/>
                                  </a:lnTo>
                                  <a:lnTo>
                                    <a:pt x="1653409" y="4740"/>
                                  </a:lnTo>
                                  <a:lnTo>
                                    <a:pt x="1654040" y="3196"/>
                                  </a:lnTo>
                                  <a:lnTo>
                                    <a:pt x="1656599" y="639"/>
                                  </a:lnTo>
                                  <a:lnTo>
                                    <a:pt x="1658147" y="0"/>
                                  </a:lnTo>
                                  <a:lnTo>
                                    <a:pt x="1661755" y="0"/>
                                  </a:lnTo>
                                  <a:lnTo>
                                    <a:pt x="1663303" y="639"/>
                                  </a:lnTo>
                                  <a:lnTo>
                                    <a:pt x="1665863" y="3196"/>
                                  </a:lnTo>
                                  <a:lnTo>
                                    <a:pt x="1666505" y="4740"/>
                                  </a:lnTo>
                                  <a:lnTo>
                                    <a:pt x="1666505" y="8356"/>
                                  </a:lnTo>
                                  <a:lnTo>
                                    <a:pt x="1665863" y="9900"/>
                                  </a:lnTo>
                                  <a:lnTo>
                                    <a:pt x="1663303" y="12457"/>
                                  </a:lnTo>
                                  <a:lnTo>
                                    <a:pt x="166175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688008" y="13096"/>
                                  </a:moveTo>
                                  <a:lnTo>
                                    <a:pt x="1684389" y="13096"/>
                                  </a:lnTo>
                                  <a:lnTo>
                                    <a:pt x="1682841" y="12457"/>
                                  </a:lnTo>
                                  <a:lnTo>
                                    <a:pt x="1680293" y="9900"/>
                                  </a:lnTo>
                                  <a:lnTo>
                                    <a:pt x="1679650" y="8356"/>
                                  </a:lnTo>
                                  <a:lnTo>
                                    <a:pt x="1679650" y="4740"/>
                                  </a:lnTo>
                                  <a:lnTo>
                                    <a:pt x="1680293" y="3196"/>
                                  </a:lnTo>
                                  <a:lnTo>
                                    <a:pt x="1682841" y="639"/>
                                  </a:lnTo>
                                  <a:lnTo>
                                    <a:pt x="1684389" y="0"/>
                                  </a:lnTo>
                                  <a:lnTo>
                                    <a:pt x="1688008" y="0"/>
                                  </a:lnTo>
                                  <a:lnTo>
                                    <a:pt x="1689544" y="639"/>
                                  </a:lnTo>
                                  <a:lnTo>
                                    <a:pt x="1692104" y="3196"/>
                                  </a:lnTo>
                                  <a:lnTo>
                                    <a:pt x="1692747" y="4740"/>
                                  </a:lnTo>
                                  <a:lnTo>
                                    <a:pt x="1692747" y="8356"/>
                                  </a:lnTo>
                                  <a:lnTo>
                                    <a:pt x="1692104" y="9900"/>
                                  </a:lnTo>
                                  <a:lnTo>
                                    <a:pt x="1689544" y="12457"/>
                                  </a:lnTo>
                                  <a:lnTo>
                                    <a:pt x="168800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714250" y="13096"/>
                                  </a:moveTo>
                                  <a:lnTo>
                                    <a:pt x="1710630" y="13096"/>
                                  </a:lnTo>
                                  <a:lnTo>
                                    <a:pt x="1709094" y="12457"/>
                                  </a:lnTo>
                                  <a:lnTo>
                                    <a:pt x="1706534" y="9900"/>
                                  </a:lnTo>
                                  <a:lnTo>
                                    <a:pt x="1705891" y="8356"/>
                                  </a:lnTo>
                                  <a:lnTo>
                                    <a:pt x="1705891" y="4740"/>
                                  </a:lnTo>
                                  <a:lnTo>
                                    <a:pt x="1706534" y="3196"/>
                                  </a:lnTo>
                                  <a:lnTo>
                                    <a:pt x="1709094" y="639"/>
                                  </a:lnTo>
                                  <a:lnTo>
                                    <a:pt x="1710630" y="0"/>
                                  </a:lnTo>
                                  <a:lnTo>
                                    <a:pt x="1714250" y="0"/>
                                  </a:lnTo>
                                  <a:lnTo>
                                    <a:pt x="1715797" y="639"/>
                                  </a:lnTo>
                                  <a:lnTo>
                                    <a:pt x="1718345" y="3196"/>
                                  </a:lnTo>
                                  <a:lnTo>
                                    <a:pt x="1718988" y="4740"/>
                                  </a:lnTo>
                                  <a:lnTo>
                                    <a:pt x="1718988" y="8356"/>
                                  </a:lnTo>
                                  <a:lnTo>
                                    <a:pt x="1718345" y="9900"/>
                                  </a:lnTo>
                                  <a:lnTo>
                                    <a:pt x="1715797" y="12457"/>
                                  </a:lnTo>
                                  <a:lnTo>
                                    <a:pt x="171425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740491" y="13096"/>
                                  </a:moveTo>
                                  <a:lnTo>
                                    <a:pt x="1736871" y="13096"/>
                                  </a:lnTo>
                                  <a:lnTo>
                                    <a:pt x="1735335" y="12457"/>
                                  </a:lnTo>
                                  <a:lnTo>
                                    <a:pt x="1732776" y="9900"/>
                                  </a:lnTo>
                                  <a:lnTo>
                                    <a:pt x="1732133" y="8356"/>
                                  </a:lnTo>
                                  <a:lnTo>
                                    <a:pt x="1732133" y="4740"/>
                                  </a:lnTo>
                                  <a:lnTo>
                                    <a:pt x="1732776" y="3196"/>
                                  </a:lnTo>
                                  <a:lnTo>
                                    <a:pt x="1735335" y="639"/>
                                  </a:lnTo>
                                  <a:lnTo>
                                    <a:pt x="1736871" y="0"/>
                                  </a:lnTo>
                                  <a:lnTo>
                                    <a:pt x="1740491" y="0"/>
                                  </a:lnTo>
                                  <a:lnTo>
                                    <a:pt x="1742039" y="639"/>
                                  </a:lnTo>
                                  <a:lnTo>
                                    <a:pt x="1744599" y="3196"/>
                                  </a:lnTo>
                                  <a:lnTo>
                                    <a:pt x="1745230" y="4740"/>
                                  </a:lnTo>
                                  <a:lnTo>
                                    <a:pt x="1745230" y="8356"/>
                                  </a:lnTo>
                                  <a:lnTo>
                                    <a:pt x="1744599" y="9900"/>
                                  </a:lnTo>
                                  <a:lnTo>
                                    <a:pt x="1742039" y="12457"/>
                                  </a:lnTo>
                                  <a:lnTo>
                                    <a:pt x="174049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766744" y="13096"/>
                                  </a:moveTo>
                                  <a:lnTo>
                                    <a:pt x="1763125" y="13096"/>
                                  </a:lnTo>
                                  <a:lnTo>
                                    <a:pt x="1761577" y="12457"/>
                                  </a:lnTo>
                                  <a:lnTo>
                                    <a:pt x="1759017" y="9900"/>
                                  </a:lnTo>
                                  <a:lnTo>
                                    <a:pt x="1758386" y="8356"/>
                                  </a:lnTo>
                                  <a:lnTo>
                                    <a:pt x="1758386" y="4740"/>
                                  </a:lnTo>
                                  <a:lnTo>
                                    <a:pt x="1759017" y="3196"/>
                                  </a:lnTo>
                                  <a:lnTo>
                                    <a:pt x="1761577" y="639"/>
                                  </a:lnTo>
                                  <a:lnTo>
                                    <a:pt x="1763125" y="0"/>
                                  </a:lnTo>
                                  <a:lnTo>
                                    <a:pt x="1766744" y="0"/>
                                  </a:lnTo>
                                  <a:lnTo>
                                    <a:pt x="1768280" y="639"/>
                                  </a:lnTo>
                                  <a:lnTo>
                                    <a:pt x="1770840" y="3196"/>
                                  </a:lnTo>
                                  <a:lnTo>
                                    <a:pt x="1771483" y="4740"/>
                                  </a:lnTo>
                                  <a:lnTo>
                                    <a:pt x="1771483" y="8356"/>
                                  </a:lnTo>
                                  <a:lnTo>
                                    <a:pt x="1770840" y="9900"/>
                                  </a:lnTo>
                                  <a:lnTo>
                                    <a:pt x="1768280" y="12457"/>
                                  </a:lnTo>
                                  <a:lnTo>
                                    <a:pt x="176674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792986" y="13096"/>
                                  </a:moveTo>
                                  <a:lnTo>
                                    <a:pt x="1789366" y="13096"/>
                                  </a:lnTo>
                                  <a:lnTo>
                                    <a:pt x="1787818" y="12457"/>
                                  </a:lnTo>
                                  <a:lnTo>
                                    <a:pt x="1785270" y="9900"/>
                                  </a:lnTo>
                                  <a:lnTo>
                                    <a:pt x="1784627" y="8356"/>
                                  </a:lnTo>
                                  <a:lnTo>
                                    <a:pt x="1784627" y="4740"/>
                                  </a:lnTo>
                                  <a:lnTo>
                                    <a:pt x="1785270" y="3196"/>
                                  </a:lnTo>
                                  <a:lnTo>
                                    <a:pt x="1787818" y="639"/>
                                  </a:lnTo>
                                  <a:lnTo>
                                    <a:pt x="1789366" y="0"/>
                                  </a:lnTo>
                                  <a:lnTo>
                                    <a:pt x="1792986" y="0"/>
                                  </a:lnTo>
                                  <a:lnTo>
                                    <a:pt x="1794521" y="639"/>
                                  </a:lnTo>
                                  <a:lnTo>
                                    <a:pt x="1797081" y="3196"/>
                                  </a:lnTo>
                                  <a:lnTo>
                                    <a:pt x="1797724" y="4740"/>
                                  </a:lnTo>
                                  <a:lnTo>
                                    <a:pt x="1797724" y="8356"/>
                                  </a:lnTo>
                                  <a:lnTo>
                                    <a:pt x="1797081" y="9900"/>
                                  </a:lnTo>
                                  <a:lnTo>
                                    <a:pt x="1794521" y="12457"/>
                                  </a:lnTo>
                                  <a:lnTo>
                                    <a:pt x="179298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819227" y="13096"/>
                                  </a:moveTo>
                                  <a:lnTo>
                                    <a:pt x="1815607" y="13096"/>
                                  </a:lnTo>
                                  <a:lnTo>
                                    <a:pt x="1814072" y="12457"/>
                                  </a:lnTo>
                                  <a:lnTo>
                                    <a:pt x="1811512" y="9900"/>
                                  </a:lnTo>
                                  <a:lnTo>
                                    <a:pt x="1810869" y="8356"/>
                                  </a:lnTo>
                                  <a:lnTo>
                                    <a:pt x="1810869" y="4740"/>
                                  </a:lnTo>
                                  <a:lnTo>
                                    <a:pt x="1811512" y="3196"/>
                                  </a:lnTo>
                                  <a:lnTo>
                                    <a:pt x="1814072" y="639"/>
                                  </a:lnTo>
                                  <a:lnTo>
                                    <a:pt x="1815607" y="0"/>
                                  </a:lnTo>
                                  <a:lnTo>
                                    <a:pt x="1819227" y="0"/>
                                  </a:lnTo>
                                  <a:lnTo>
                                    <a:pt x="1820775" y="639"/>
                                  </a:lnTo>
                                  <a:lnTo>
                                    <a:pt x="1823323" y="3196"/>
                                  </a:lnTo>
                                  <a:lnTo>
                                    <a:pt x="1823966" y="4740"/>
                                  </a:lnTo>
                                  <a:lnTo>
                                    <a:pt x="1823966" y="8356"/>
                                  </a:lnTo>
                                  <a:lnTo>
                                    <a:pt x="1823323" y="9900"/>
                                  </a:lnTo>
                                  <a:lnTo>
                                    <a:pt x="1820775" y="12457"/>
                                  </a:lnTo>
                                  <a:lnTo>
                                    <a:pt x="181922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845468" y="13096"/>
                                  </a:moveTo>
                                  <a:lnTo>
                                    <a:pt x="1841861" y="13096"/>
                                  </a:lnTo>
                                  <a:lnTo>
                                    <a:pt x="1840313" y="12457"/>
                                  </a:lnTo>
                                  <a:lnTo>
                                    <a:pt x="1837753" y="9900"/>
                                  </a:lnTo>
                                  <a:lnTo>
                                    <a:pt x="1837110" y="8356"/>
                                  </a:lnTo>
                                  <a:lnTo>
                                    <a:pt x="1837110" y="4740"/>
                                  </a:lnTo>
                                  <a:lnTo>
                                    <a:pt x="1837753" y="3196"/>
                                  </a:lnTo>
                                  <a:lnTo>
                                    <a:pt x="1840313" y="639"/>
                                  </a:lnTo>
                                  <a:lnTo>
                                    <a:pt x="1841861" y="0"/>
                                  </a:lnTo>
                                  <a:lnTo>
                                    <a:pt x="1845468" y="0"/>
                                  </a:lnTo>
                                  <a:lnTo>
                                    <a:pt x="1847016" y="639"/>
                                  </a:lnTo>
                                  <a:lnTo>
                                    <a:pt x="1849576" y="3196"/>
                                  </a:lnTo>
                                  <a:lnTo>
                                    <a:pt x="1850207" y="4740"/>
                                  </a:lnTo>
                                  <a:lnTo>
                                    <a:pt x="1850207" y="8356"/>
                                  </a:lnTo>
                                  <a:lnTo>
                                    <a:pt x="1849576" y="9900"/>
                                  </a:lnTo>
                                  <a:lnTo>
                                    <a:pt x="1847016" y="12457"/>
                                  </a:lnTo>
                                  <a:lnTo>
                                    <a:pt x="184546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871722" y="13096"/>
                                  </a:moveTo>
                                  <a:lnTo>
                                    <a:pt x="1868102" y="13096"/>
                                  </a:lnTo>
                                  <a:lnTo>
                                    <a:pt x="1866554" y="12457"/>
                                  </a:lnTo>
                                  <a:lnTo>
                                    <a:pt x="1863994" y="9900"/>
                                  </a:lnTo>
                                  <a:lnTo>
                                    <a:pt x="1863363" y="8356"/>
                                  </a:lnTo>
                                  <a:lnTo>
                                    <a:pt x="1863363" y="4740"/>
                                  </a:lnTo>
                                  <a:lnTo>
                                    <a:pt x="1863994" y="3196"/>
                                  </a:lnTo>
                                  <a:lnTo>
                                    <a:pt x="1866554" y="639"/>
                                  </a:lnTo>
                                  <a:lnTo>
                                    <a:pt x="1868102" y="0"/>
                                  </a:lnTo>
                                  <a:lnTo>
                                    <a:pt x="1871722" y="0"/>
                                  </a:lnTo>
                                  <a:lnTo>
                                    <a:pt x="1873257" y="639"/>
                                  </a:lnTo>
                                  <a:lnTo>
                                    <a:pt x="1875817" y="3196"/>
                                  </a:lnTo>
                                  <a:lnTo>
                                    <a:pt x="1876460" y="4740"/>
                                  </a:lnTo>
                                  <a:lnTo>
                                    <a:pt x="1876460" y="8356"/>
                                  </a:lnTo>
                                  <a:lnTo>
                                    <a:pt x="1875817" y="9900"/>
                                  </a:lnTo>
                                  <a:lnTo>
                                    <a:pt x="1873257" y="12457"/>
                                  </a:lnTo>
                                  <a:lnTo>
                                    <a:pt x="187172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897963" y="13096"/>
                                  </a:moveTo>
                                  <a:lnTo>
                                    <a:pt x="1894343" y="13096"/>
                                  </a:lnTo>
                                  <a:lnTo>
                                    <a:pt x="1892796" y="12457"/>
                                  </a:lnTo>
                                  <a:lnTo>
                                    <a:pt x="1890248" y="9900"/>
                                  </a:lnTo>
                                  <a:lnTo>
                                    <a:pt x="1889605" y="8356"/>
                                  </a:lnTo>
                                  <a:lnTo>
                                    <a:pt x="1889605" y="4740"/>
                                  </a:lnTo>
                                  <a:lnTo>
                                    <a:pt x="1890248" y="3196"/>
                                  </a:lnTo>
                                  <a:lnTo>
                                    <a:pt x="1892796" y="639"/>
                                  </a:lnTo>
                                  <a:lnTo>
                                    <a:pt x="1894343" y="0"/>
                                  </a:lnTo>
                                  <a:lnTo>
                                    <a:pt x="1897963" y="0"/>
                                  </a:lnTo>
                                  <a:lnTo>
                                    <a:pt x="1899499" y="639"/>
                                  </a:lnTo>
                                  <a:lnTo>
                                    <a:pt x="1902059" y="3196"/>
                                  </a:lnTo>
                                  <a:lnTo>
                                    <a:pt x="1902702" y="4740"/>
                                  </a:lnTo>
                                  <a:lnTo>
                                    <a:pt x="1902702" y="8356"/>
                                  </a:lnTo>
                                  <a:lnTo>
                                    <a:pt x="1902059" y="9900"/>
                                  </a:lnTo>
                                  <a:lnTo>
                                    <a:pt x="1899499" y="12457"/>
                                  </a:lnTo>
                                  <a:lnTo>
                                    <a:pt x="189796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924204" y="13096"/>
                                  </a:moveTo>
                                  <a:lnTo>
                                    <a:pt x="1920585" y="13096"/>
                                  </a:lnTo>
                                  <a:lnTo>
                                    <a:pt x="1919049" y="12457"/>
                                  </a:lnTo>
                                  <a:lnTo>
                                    <a:pt x="1916489" y="9900"/>
                                  </a:lnTo>
                                  <a:lnTo>
                                    <a:pt x="1915846" y="8356"/>
                                  </a:lnTo>
                                  <a:lnTo>
                                    <a:pt x="1915846" y="4740"/>
                                  </a:lnTo>
                                  <a:lnTo>
                                    <a:pt x="1916489" y="3196"/>
                                  </a:lnTo>
                                  <a:lnTo>
                                    <a:pt x="1919049" y="639"/>
                                  </a:lnTo>
                                  <a:lnTo>
                                    <a:pt x="1920585" y="0"/>
                                  </a:lnTo>
                                  <a:lnTo>
                                    <a:pt x="1924204" y="0"/>
                                  </a:lnTo>
                                  <a:lnTo>
                                    <a:pt x="1925752" y="639"/>
                                  </a:lnTo>
                                  <a:lnTo>
                                    <a:pt x="1928300" y="3196"/>
                                  </a:lnTo>
                                  <a:lnTo>
                                    <a:pt x="1928943" y="4740"/>
                                  </a:lnTo>
                                  <a:lnTo>
                                    <a:pt x="1928943" y="8356"/>
                                  </a:lnTo>
                                  <a:lnTo>
                                    <a:pt x="1928300" y="9900"/>
                                  </a:lnTo>
                                  <a:lnTo>
                                    <a:pt x="1925752" y="12457"/>
                                  </a:lnTo>
                                  <a:lnTo>
                                    <a:pt x="192420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950446" y="13096"/>
                                  </a:moveTo>
                                  <a:lnTo>
                                    <a:pt x="1946838" y="13096"/>
                                  </a:lnTo>
                                  <a:lnTo>
                                    <a:pt x="1945290" y="12457"/>
                                  </a:lnTo>
                                  <a:lnTo>
                                    <a:pt x="1942730" y="9900"/>
                                  </a:lnTo>
                                  <a:lnTo>
                                    <a:pt x="1942088" y="8356"/>
                                  </a:lnTo>
                                  <a:lnTo>
                                    <a:pt x="1942088" y="4740"/>
                                  </a:lnTo>
                                  <a:lnTo>
                                    <a:pt x="1942730" y="3196"/>
                                  </a:lnTo>
                                  <a:lnTo>
                                    <a:pt x="1945290" y="639"/>
                                  </a:lnTo>
                                  <a:lnTo>
                                    <a:pt x="1946838" y="0"/>
                                  </a:lnTo>
                                  <a:lnTo>
                                    <a:pt x="1950446" y="0"/>
                                  </a:lnTo>
                                  <a:lnTo>
                                    <a:pt x="1951994" y="639"/>
                                  </a:lnTo>
                                  <a:lnTo>
                                    <a:pt x="1954553" y="3196"/>
                                  </a:lnTo>
                                  <a:lnTo>
                                    <a:pt x="1955184" y="4740"/>
                                  </a:lnTo>
                                  <a:lnTo>
                                    <a:pt x="1955184" y="8356"/>
                                  </a:lnTo>
                                  <a:lnTo>
                                    <a:pt x="1954553" y="9900"/>
                                  </a:lnTo>
                                  <a:lnTo>
                                    <a:pt x="1951994" y="12457"/>
                                  </a:lnTo>
                                  <a:lnTo>
                                    <a:pt x="195044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976699" y="13096"/>
                                  </a:moveTo>
                                  <a:lnTo>
                                    <a:pt x="1973079" y="13096"/>
                                  </a:lnTo>
                                  <a:lnTo>
                                    <a:pt x="1971532" y="12457"/>
                                  </a:lnTo>
                                  <a:lnTo>
                                    <a:pt x="1968972" y="9900"/>
                                  </a:lnTo>
                                  <a:lnTo>
                                    <a:pt x="1968341" y="8356"/>
                                  </a:lnTo>
                                  <a:lnTo>
                                    <a:pt x="1968341" y="4740"/>
                                  </a:lnTo>
                                  <a:lnTo>
                                    <a:pt x="1968972" y="3196"/>
                                  </a:lnTo>
                                  <a:lnTo>
                                    <a:pt x="1971532" y="639"/>
                                  </a:lnTo>
                                  <a:lnTo>
                                    <a:pt x="1973079" y="0"/>
                                  </a:lnTo>
                                  <a:lnTo>
                                    <a:pt x="1976699" y="0"/>
                                  </a:lnTo>
                                  <a:lnTo>
                                    <a:pt x="1978235" y="639"/>
                                  </a:lnTo>
                                  <a:lnTo>
                                    <a:pt x="1980795" y="3196"/>
                                  </a:lnTo>
                                  <a:lnTo>
                                    <a:pt x="1981438" y="4740"/>
                                  </a:lnTo>
                                  <a:lnTo>
                                    <a:pt x="1981438" y="8356"/>
                                  </a:lnTo>
                                  <a:lnTo>
                                    <a:pt x="1980795" y="9900"/>
                                  </a:lnTo>
                                  <a:lnTo>
                                    <a:pt x="1978235" y="12457"/>
                                  </a:lnTo>
                                  <a:lnTo>
                                    <a:pt x="197669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002940" y="13096"/>
                                  </a:moveTo>
                                  <a:lnTo>
                                    <a:pt x="1999321" y="13096"/>
                                  </a:lnTo>
                                  <a:lnTo>
                                    <a:pt x="1997773" y="12457"/>
                                  </a:lnTo>
                                  <a:lnTo>
                                    <a:pt x="1995225" y="9900"/>
                                  </a:lnTo>
                                  <a:lnTo>
                                    <a:pt x="1994582" y="8356"/>
                                  </a:lnTo>
                                  <a:lnTo>
                                    <a:pt x="1994582" y="4740"/>
                                  </a:lnTo>
                                  <a:lnTo>
                                    <a:pt x="1995225" y="3196"/>
                                  </a:lnTo>
                                  <a:lnTo>
                                    <a:pt x="1997773" y="639"/>
                                  </a:lnTo>
                                  <a:lnTo>
                                    <a:pt x="1999321" y="0"/>
                                  </a:lnTo>
                                  <a:lnTo>
                                    <a:pt x="2002940" y="0"/>
                                  </a:lnTo>
                                  <a:lnTo>
                                    <a:pt x="2004488" y="639"/>
                                  </a:lnTo>
                                  <a:lnTo>
                                    <a:pt x="2007036" y="3196"/>
                                  </a:lnTo>
                                  <a:lnTo>
                                    <a:pt x="2007679" y="4740"/>
                                  </a:lnTo>
                                  <a:lnTo>
                                    <a:pt x="2007679" y="8356"/>
                                  </a:lnTo>
                                  <a:lnTo>
                                    <a:pt x="2007036" y="9900"/>
                                  </a:lnTo>
                                  <a:lnTo>
                                    <a:pt x="2004488" y="12457"/>
                                  </a:lnTo>
                                  <a:lnTo>
                                    <a:pt x="200294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029182" y="13096"/>
                                  </a:moveTo>
                                  <a:lnTo>
                                    <a:pt x="2025562" y="13096"/>
                                  </a:lnTo>
                                  <a:lnTo>
                                    <a:pt x="2024026" y="12457"/>
                                  </a:lnTo>
                                  <a:lnTo>
                                    <a:pt x="2021466" y="9900"/>
                                  </a:lnTo>
                                  <a:lnTo>
                                    <a:pt x="2020824" y="8356"/>
                                  </a:lnTo>
                                  <a:lnTo>
                                    <a:pt x="2020824" y="4740"/>
                                  </a:lnTo>
                                  <a:lnTo>
                                    <a:pt x="2021466" y="3196"/>
                                  </a:lnTo>
                                  <a:lnTo>
                                    <a:pt x="2024026" y="639"/>
                                  </a:lnTo>
                                  <a:lnTo>
                                    <a:pt x="2025562" y="0"/>
                                  </a:lnTo>
                                  <a:lnTo>
                                    <a:pt x="2029182" y="0"/>
                                  </a:lnTo>
                                  <a:lnTo>
                                    <a:pt x="2030730" y="639"/>
                                  </a:lnTo>
                                  <a:lnTo>
                                    <a:pt x="2033289" y="3196"/>
                                  </a:lnTo>
                                  <a:lnTo>
                                    <a:pt x="2033920" y="4740"/>
                                  </a:lnTo>
                                  <a:lnTo>
                                    <a:pt x="2033920" y="8356"/>
                                  </a:lnTo>
                                  <a:lnTo>
                                    <a:pt x="2033289" y="9900"/>
                                  </a:lnTo>
                                  <a:lnTo>
                                    <a:pt x="2030730" y="12457"/>
                                  </a:lnTo>
                                  <a:lnTo>
                                    <a:pt x="202918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055423" y="13096"/>
                                  </a:moveTo>
                                  <a:lnTo>
                                    <a:pt x="2051816" y="13096"/>
                                  </a:lnTo>
                                  <a:lnTo>
                                    <a:pt x="2050268" y="12457"/>
                                  </a:lnTo>
                                  <a:lnTo>
                                    <a:pt x="2047708" y="9900"/>
                                  </a:lnTo>
                                  <a:lnTo>
                                    <a:pt x="2047077" y="8356"/>
                                  </a:lnTo>
                                  <a:lnTo>
                                    <a:pt x="2047077" y="4740"/>
                                  </a:lnTo>
                                  <a:lnTo>
                                    <a:pt x="2047708" y="3196"/>
                                  </a:lnTo>
                                  <a:lnTo>
                                    <a:pt x="2050268" y="639"/>
                                  </a:lnTo>
                                  <a:lnTo>
                                    <a:pt x="2051816" y="0"/>
                                  </a:lnTo>
                                  <a:lnTo>
                                    <a:pt x="2055423" y="0"/>
                                  </a:lnTo>
                                  <a:lnTo>
                                    <a:pt x="2056971" y="639"/>
                                  </a:lnTo>
                                  <a:lnTo>
                                    <a:pt x="2059531" y="3196"/>
                                  </a:lnTo>
                                  <a:lnTo>
                                    <a:pt x="2060174" y="4740"/>
                                  </a:lnTo>
                                  <a:lnTo>
                                    <a:pt x="2060174" y="8356"/>
                                  </a:lnTo>
                                  <a:lnTo>
                                    <a:pt x="2059531" y="9900"/>
                                  </a:lnTo>
                                  <a:lnTo>
                                    <a:pt x="2056971" y="12457"/>
                                  </a:lnTo>
                                  <a:lnTo>
                                    <a:pt x="205542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081676" y="13096"/>
                                  </a:moveTo>
                                  <a:lnTo>
                                    <a:pt x="2078057" y="13096"/>
                                  </a:lnTo>
                                  <a:lnTo>
                                    <a:pt x="2076509" y="12457"/>
                                  </a:lnTo>
                                  <a:lnTo>
                                    <a:pt x="2073949" y="9900"/>
                                  </a:lnTo>
                                  <a:lnTo>
                                    <a:pt x="2073318" y="8356"/>
                                  </a:lnTo>
                                  <a:lnTo>
                                    <a:pt x="2073318" y="4740"/>
                                  </a:lnTo>
                                  <a:lnTo>
                                    <a:pt x="2073949" y="3196"/>
                                  </a:lnTo>
                                  <a:lnTo>
                                    <a:pt x="2076509" y="639"/>
                                  </a:lnTo>
                                  <a:lnTo>
                                    <a:pt x="2078057" y="0"/>
                                  </a:lnTo>
                                  <a:lnTo>
                                    <a:pt x="2081676" y="0"/>
                                  </a:lnTo>
                                  <a:lnTo>
                                    <a:pt x="2083212" y="639"/>
                                  </a:lnTo>
                                  <a:lnTo>
                                    <a:pt x="2085772" y="3196"/>
                                  </a:lnTo>
                                  <a:lnTo>
                                    <a:pt x="2086415" y="4740"/>
                                  </a:lnTo>
                                  <a:lnTo>
                                    <a:pt x="2086415" y="8356"/>
                                  </a:lnTo>
                                  <a:lnTo>
                                    <a:pt x="2085772" y="9900"/>
                                  </a:lnTo>
                                  <a:lnTo>
                                    <a:pt x="2083212" y="12457"/>
                                  </a:lnTo>
                                  <a:lnTo>
                                    <a:pt x="208167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107918" y="13096"/>
                                  </a:moveTo>
                                  <a:lnTo>
                                    <a:pt x="2104298" y="13096"/>
                                  </a:lnTo>
                                  <a:lnTo>
                                    <a:pt x="2102762" y="12457"/>
                                  </a:lnTo>
                                  <a:lnTo>
                                    <a:pt x="2100203" y="9900"/>
                                  </a:lnTo>
                                  <a:lnTo>
                                    <a:pt x="2099560" y="8356"/>
                                  </a:lnTo>
                                  <a:lnTo>
                                    <a:pt x="2099560" y="4740"/>
                                  </a:lnTo>
                                  <a:lnTo>
                                    <a:pt x="2100203" y="3196"/>
                                  </a:lnTo>
                                  <a:lnTo>
                                    <a:pt x="2102762" y="639"/>
                                  </a:lnTo>
                                  <a:lnTo>
                                    <a:pt x="2104298" y="0"/>
                                  </a:lnTo>
                                  <a:lnTo>
                                    <a:pt x="2107918" y="0"/>
                                  </a:lnTo>
                                  <a:lnTo>
                                    <a:pt x="2109466" y="639"/>
                                  </a:lnTo>
                                  <a:lnTo>
                                    <a:pt x="2112014" y="3196"/>
                                  </a:lnTo>
                                  <a:lnTo>
                                    <a:pt x="2112656" y="4740"/>
                                  </a:lnTo>
                                  <a:lnTo>
                                    <a:pt x="2112656" y="8356"/>
                                  </a:lnTo>
                                  <a:lnTo>
                                    <a:pt x="2112014" y="9900"/>
                                  </a:lnTo>
                                  <a:lnTo>
                                    <a:pt x="2109466" y="12457"/>
                                  </a:lnTo>
                                  <a:lnTo>
                                    <a:pt x="210791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134159" y="13096"/>
                                  </a:moveTo>
                                  <a:lnTo>
                                    <a:pt x="2130540" y="13096"/>
                                  </a:lnTo>
                                  <a:lnTo>
                                    <a:pt x="2129004" y="12457"/>
                                  </a:lnTo>
                                  <a:lnTo>
                                    <a:pt x="2126444" y="9900"/>
                                  </a:lnTo>
                                  <a:lnTo>
                                    <a:pt x="2125801" y="8356"/>
                                  </a:lnTo>
                                  <a:lnTo>
                                    <a:pt x="2125801" y="4740"/>
                                  </a:lnTo>
                                  <a:lnTo>
                                    <a:pt x="2126444" y="3196"/>
                                  </a:lnTo>
                                  <a:lnTo>
                                    <a:pt x="2129004" y="639"/>
                                  </a:lnTo>
                                  <a:lnTo>
                                    <a:pt x="2130540" y="0"/>
                                  </a:lnTo>
                                  <a:lnTo>
                                    <a:pt x="2134159" y="0"/>
                                  </a:lnTo>
                                  <a:lnTo>
                                    <a:pt x="2135707" y="639"/>
                                  </a:lnTo>
                                  <a:lnTo>
                                    <a:pt x="2138267" y="3196"/>
                                  </a:lnTo>
                                  <a:lnTo>
                                    <a:pt x="2138898" y="4740"/>
                                  </a:lnTo>
                                  <a:lnTo>
                                    <a:pt x="2138898" y="8356"/>
                                  </a:lnTo>
                                  <a:lnTo>
                                    <a:pt x="2138267" y="9900"/>
                                  </a:lnTo>
                                  <a:lnTo>
                                    <a:pt x="2135707" y="12457"/>
                                  </a:lnTo>
                                  <a:lnTo>
                                    <a:pt x="213415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160401" y="13096"/>
                                  </a:moveTo>
                                  <a:lnTo>
                                    <a:pt x="2156793" y="13096"/>
                                  </a:lnTo>
                                  <a:lnTo>
                                    <a:pt x="2155245" y="12457"/>
                                  </a:lnTo>
                                  <a:lnTo>
                                    <a:pt x="2152685" y="9900"/>
                                  </a:lnTo>
                                  <a:lnTo>
                                    <a:pt x="2152054" y="8356"/>
                                  </a:lnTo>
                                  <a:lnTo>
                                    <a:pt x="2152054" y="4740"/>
                                  </a:lnTo>
                                  <a:lnTo>
                                    <a:pt x="2152685" y="3196"/>
                                  </a:lnTo>
                                  <a:lnTo>
                                    <a:pt x="2155245" y="639"/>
                                  </a:lnTo>
                                  <a:lnTo>
                                    <a:pt x="2156793" y="0"/>
                                  </a:lnTo>
                                  <a:lnTo>
                                    <a:pt x="2160401" y="0"/>
                                  </a:lnTo>
                                  <a:lnTo>
                                    <a:pt x="2161948" y="639"/>
                                  </a:lnTo>
                                  <a:lnTo>
                                    <a:pt x="2164508" y="3196"/>
                                  </a:lnTo>
                                  <a:lnTo>
                                    <a:pt x="2165151" y="4740"/>
                                  </a:lnTo>
                                  <a:lnTo>
                                    <a:pt x="2165151" y="8356"/>
                                  </a:lnTo>
                                  <a:lnTo>
                                    <a:pt x="2164508" y="9900"/>
                                  </a:lnTo>
                                  <a:lnTo>
                                    <a:pt x="2161948" y="12457"/>
                                  </a:lnTo>
                                  <a:lnTo>
                                    <a:pt x="216040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186654" y="13096"/>
                                  </a:moveTo>
                                  <a:lnTo>
                                    <a:pt x="2183034" y="13096"/>
                                  </a:lnTo>
                                  <a:lnTo>
                                    <a:pt x="2181487" y="12457"/>
                                  </a:lnTo>
                                  <a:lnTo>
                                    <a:pt x="2178939" y="9900"/>
                                  </a:lnTo>
                                  <a:lnTo>
                                    <a:pt x="2178296" y="8356"/>
                                  </a:lnTo>
                                  <a:lnTo>
                                    <a:pt x="2178296" y="4740"/>
                                  </a:lnTo>
                                  <a:lnTo>
                                    <a:pt x="2178939" y="3196"/>
                                  </a:lnTo>
                                  <a:lnTo>
                                    <a:pt x="2181487" y="639"/>
                                  </a:lnTo>
                                  <a:lnTo>
                                    <a:pt x="2183034" y="0"/>
                                  </a:lnTo>
                                  <a:lnTo>
                                    <a:pt x="2186654" y="0"/>
                                  </a:lnTo>
                                  <a:lnTo>
                                    <a:pt x="2188190" y="639"/>
                                  </a:lnTo>
                                  <a:lnTo>
                                    <a:pt x="2190750" y="3196"/>
                                  </a:lnTo>
                                  <a:lnTo>
                                    <a:pt x="2191393" y="4740"/>
                                  </a:lnTo>
                                  <a:lnTo>
                                    <a:pt x="2191393" y="8356"/>
                                  </a:lnTo>
                                  <a:lnTo>
                                    <a:pt x="2190750" y="9900"/>
                                  </a:lnTo>
                                  <a:lnTo>
                                    <a:pt x="2188190" y="12457"/>
                                  </a:lnTo>
                                  <a:lnTo>
                                    <a:pt x="218665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212895" y="13096"/>
                                  </a:moveTo>
                                  <a:lnTo>
                                    <a:pt x="2209276" y="13096"/>
                                  </a:lnTo>
                                  <a:lnTo>
                                    <a:pt x="2207740" y="12457"/>
                                  </a:lnTo>
                                  <a:lnTo>
                                    <a:pt x="2205180" y="9900"/>
                                  </a:lnTo>
                                  <a:lnTo>
                                    <a:pt x="2204537" y="8356"/>
                                  </a:lnTo>
                                  <a:lnTo>
                                    <a:pt x="2204537" y="4740"/>
                                  </a:lnTo>
                                  <a:lnTo>
                                    <a:pt x="2205180" y="3196"/>
                                  </a:lnTo>
                                  <a:lnTo>
                                    <a:pt x="2207740" y="639"/>
                                  </a:lnTo>
                                  <a:lnTo>
                                    <a:pt x="2209276" y="0"/>
                                  </a:lnTo>
                                  <a:lnTo>
                                    <a:pt x="2212895" y="0"/>
                                  </a:lnTo>
                                  <a:lnTo>
                                    <a:pt x="2214443" y="639"/>
                                  </a:lnTo>
                                  <a:lnTo>
                                    <a:pt x="2216991" y="3196"/>
                                  </a:lnTo>
                                  <a:lnTo>
                                    <a:pt x="2217634" y="4740"/>
                                  </a:lnTo>
                                  <a:lnTo>
                                    <a:pt x="2217634" y="8356"/>
                                  </a:lnTo>
                                  <a:lnTo>
                                    <a:pt x="2216991" y="9900"/>
                                  </a:lnTo>
                                  <a:lnTo>
                                    <a:pt x="2214443" y="12457"/>
                                  </a:lnTo>
                                  <a:lnTo>
                                    <a:pt x="221289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239137" y="13096"/>
                                  </a:moveTo>
                                  <a:lnTo>
                                    <a:pt x="2235517" y="13096"/>
                                  </a:lnTo>
                                  <a:lnTo>
                                    <a:pt x="2233981" y="12457"/>
                                  </a:lnTo>
                                  <a:lnTo>
                                    <a:pt x="2231421" y="9900"/>
                                  </a:lnTo>
                                  <a:lnTo>
                                    <a:pt x="2230778" y="8356"/>
                                  </a:lnTo>
                                  <a:lnTo>
                                    <a:pt x="2230778" y="4740"/>
                                  </a:lnTo>
                                  <a:lnTo>
                                    <a:pt x="2231421" y="3196"/>
                                  </a:lnTo>
                                  <a:lnTo>
                                    <a:pt x="2233981" y="639"/>
                                  </a:lnTo>
                                  <a:lnTo>
                                    <a:pt x="2235517" y="0"/>
                                  </a:lnTo>
                                  <a:lnTo>
                                    <a:pt x="2239137" y="0"/>
                                  </a:lnTo>
                                  <a:lnTo>
                                    <a:pt x="2240684" y="639"/>
                                  </a:lnTo>
                                  <a:lnTo>
                                    <a:pt x="2243244" y="3196"/>
                                  </a:lnTo>
                                  <a:lnTo>
                                    <a:pt x="2243875" y="4740"/>
                                  </a:lnTo>
                                  <a:lnTo>
                                    <a:pt x="2243875" y="8356"/>
                                  </a:lnTo>
                                  <a:lnTo>
                                    <a:pt x="2243244" y="9900"/>
                                  </a:lnTo>
                                  <a:lnTo>
                                    <a:pt x="2240684" y="12457"/>
                                  </a:lnTo>
                                  <a:lnTo>
                                    <a:pt x="223913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265378" y="13096"/>
                                  </a:moveTo>
                                  <a:lnTo>
                                    <a:pt x="2261770" y="13096"/>
                                  </a:lnTo>
                                  <a:lnTo>
                                    <a:pt x="2260223" y="12457"/>
                                  </a:lnTo>
                                  <a:lnTo>
                                    <a:pt x="2257663" y="9900"/>
                                  </a:lnTo>
                                  <a:lnTo>
                                    <a:pt x="2257032" y="8356"/>
                                  </a:lnTo>
                                  <a:lnTo>
                                    <a:pt x="2257032" y="4740"/>
                                  </a:lnTo>
                                  <a:lnTo>
                                    <a:pt x="2257663" y="3196"/>
                                  </a:lnTo>
                                  <a:lnTo>
                                    <a:pt x="2260223" y="639"/>
                                  </a:lnTo>
                                  <a:lnTo>
                                    <a:pt x="2261770" y="0"/>
                                  </a:lnTo>
                                  <a:lnTo>
                                    <a:pt x="2265378" y="0"/>
                                  </a:lnTo>
                                  <a:lnTo>
                                    <a:pt x="2266926" y="639"/>
                                  </a:lnTo>
                                  <a:lnTo>
                                    <a:pt x="2269486" y="3196"/>
                                  </a:lnTo>
                                  <a:lnTo>
                                    <a:pt x="2270129" y="4740"/>
                                  </a:lnTo>
                                  <a:lnTo>
                                    <a:pt x="2270129" y="8356"/>
                                  </a:lnTo>
                                  <a:lnTo>
                                    <a:pt x="2269486" y="9900"/>
                                  </a:lnTo>
                                  <a:lnTo>
                                    <a:pt x="2266926" y="12457"/>
                                  </a:lnTo>
                                  <a:lnTo>
                                    <a:pt x="226537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291631" y="13096"/>
                                  </a:moveTo>
                                  <a:lnTo>
                                    <a:pt x="2288012" y="13096"/>
                                  </a:lnTo>
                                  <a:lnTo>
                                    <a:pt x="2286464" y="12457"/>
                                  </a:lnTo>
                                  <a:lnTo>
                                    <a:pt x="2283916" y="9900"/>
                                  </a:lnTo>
                                  <a:lnTo>
                                    <a:pt x="2283273" y="8356"/>
                                  </a:lnTo>
                                  <a:lnTo>
                                    <a:pt x="2283273" y="4740"/>
                                  </a:lnTo>
                                  <a:lnTo>
                                    <a:pt x="2283916" y="3196"/>
                                  </a:lnTo>
                                  <a:lnTo>
                                    <a:pt x="2286464" y="639"/>
                                  </a:lnTo>
                                  <a:lnTo>
                                    <a:pt x="2288012" y="0"/>
                                  </a:lnTo>
                                  <a:lnTo>
                                    <a:pt x="2291631" y="0"/>
                                  </a:lnTo>
                                  <a:lnTo>
                                    <a:pt x="2293167" y="639"/>
                                  </a:lnTo>
                                  <a:lnTo>
                                    <a:pt x="2295727" y="3196"/>
                                  </a:lnTo>
                                  <a:lnTo>
                                    <a:pt x="2296370" y="4740"/>
                                  </a:lnTo>
                                  <a:lnTo>
                                    <a:pt x="2296370" y="8356"/>
                                  </a:lnTo>
                                  <a:lnTo>
                                    <a:pt x="2295727" y="9900"/>
                                  </a:lnTo>
                                  <a:lnTo>
                                    <a:pt x="2293167" y="12457"/>
                                  </a:lnTo>
                                  <a:lnTo>
                                    <a:pt x="229163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317873" y="13096"/>
                                  </a:moveTo>
                                  <a:lnTo>
                                    <a:pt x="2314253" y="13096"/>
                                  </a:lnTo>
                                  <a:lnTo>
                                    <a:pt x="2312717" y="12457"/>
                                  </a:lnTo>
                                  <a:lnTo>
                                    <a:pt x="2310157" y="9900"/>
                                  </a:lnTo>
                                  <a:lnTo>
                                    <a:pt x="2309514" y="8356"/>
                                  </a:lnTo>
                                  <a:lnTo>
                                    <a:pt x="2309514" y="4740"/>
                                  </a:lnTo>
                                  <a:lnTo>
                                    <a:pt x="2310157" y="3196"/>
                                  </a:lnTo>
                                  <a:lnTo>
                                    <a:pt x="2312717" y="639"/>
                                  </a:lnTo>
                                  <a:lnTo>
                                    <a:pt x="2314253" y="0"/>
                                  </a:lnTo>
                                  <a:lnTo>
                                    <a:pt x="2317873" y="0"/>
                                  </a:lnTo>
                                  <a:lnTo>
                                    <a:pt x="2319420" y="639"/>
                                  </a:lnTo>
                                  <a:lnTo>
                                    <a:pt x="2321968" y="3196"/>
                                  </a:lnTo>
                                  <a:lnTo>
                                    <a:pt x="2322611" y="4740"/>
                                  </a:lnTo>
                                  <a:lnTo>
                                    <a:pt x="2322611" y="8356"/>
                                  </a:lnTo>
                                  <a:lnTo>
                                    <a:pt x="2321968" y="9900"/>
                                  </a:lnTo>
                                  <a:lnTo>
                                    <a:pt x="2319420" y="12457"/>
                                  </a:lnTo>
                                  <a:lnTo>
                                    <a:pt x="231787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344114" y="13096"/>
                                  </a:moveTo>
                                  <a:lnTo>
                                    <a:pt x="2340506" y="13096"/>
                                  </a:lnTo>
                                  <a:lnTo>
                                    <a:pt x="2338959" y="12457"/>
                                  </a:lnTo>
                                  <a:lnTo>
                                    <a:pt x="2336399" y="9900"/>
                                  </a:lnTo>
                                  <a:lnTo>
                                    <a:pt x="2335756" y="8356"/>
                                  </a:lnTo>
                                  <a:lnTo>
                                    <a:pt x="2335756" y="4740"/>
                                  </a:lnTo>
                                  <a:lnTo>
                                    <a:pt x="2336399" y="3196"/>
                                  </a:lnTo>
                                  <a:lnTo>
                                    <a:pt x="2338959" y="639"/>
                                  </a:lnTo>
                                  <a:lnTo>
                                    <a:pt x="2340506" y="0"/>
                                  </a:lnTo>
                                  <a:lnTo>
                                    <a:pt x="2344114" y="0"/>
                                  </a:lnTo>
                                  <a:lnTo>
                                    <a:pt x="2345662" y="639"/>
                                  </a:lnTo>
                                  <a:lnTo>
                                    <a:pt x="2348222" y="3196"/>
                                  </a:lnTo>
                                  <a:lnTo>
                                    <a:pt x="2348853" y="4740"/>
                                  </a:lnTo>
                                  <a:lnTo>
                                    <a:pt x="2348853" y="8356"/>
                                  </a:lnTo>
                                  <a:lnTo>
                                    <a:pt x="2348222" y="9900"/>
                                  </a:lnTo>
                                  <a:lnTo>
                                    <a:pt x="2345662" y="12457"/>
                                  </a:lnTo>
                                  <a:lnTo>
                                    <a:pt x="234411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370367" y="13096"/>
                                  </a:moveTo>
                                  <a:lnTo>
                                    <a:pt x="2366748" y="13096"/>
                                  </a:lnTo>
                                  <a:lnTo>
                                    <a:pt x="2365200" y="12457"/>
                                  </a:lnTo>
                                  <a:lnTo>
                                    <a:pt x="2362640" y="9900"/>
                                  </a:lnTo>
                                  <a:lnTo>
                                    <a:pt x="2362009" y="8356"/>
                                  </a:lnTo>
                                  <a:lnTo>
                                    <a:pt x="2362009" y="4740"/>
                                  </a:lnTo>
                                  <a:lnTo>
                                    <a:pt x="2362640" y="3196"/>
                                  </a:lnTo>
                                  <a:lnTo>
                                    <a:pt x="2365200" y="639"/>
                                  </a:lnTo>
                                  <a:lnTo>
                                    <a:pt x="2366748" y="0"/>
                                  </a:lnTo>
                                  <a:lnTo>
                                    <a:pt x="2370367" y="0"/>
                                  </a:lnTo>
                                  <a:lnTo>
                                    <a:pt x="2371903" y="639"/>
                                  </a:lnTo>
                                  <a:lnTo>
                                    <a:pt x="2374463" y="3196"/>
                                  </a:lnTo>
                                  <a:lnTo>
                                    <a:pt x="2375106" y="4740"/>
                                  </a:lnTo>
                                  <a:lnTo>
                                    <a:pt x="2375106" y="8356"/>
                                  </a:lnTo>
                                  <a:lnTo>
                                    <a:pt x="2374463" y="9900"/>
                                  </a:lnTo>
                                  <a:lnTo>
                                    <a:pt x="2371903" y="12457"/>
                                  </a:lnTo>
                                  <a:lnTo>
                                    <a:pt x="237036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396609" y="13096"/>
                                  </a:moveTo>
                                  <a:lnTo>
                                    <a:pt x="2392989" y="13096"/>
                                  </a:lnTo>
                                  <a:lnTo>
                                    <a:pt x="2391441" y="12457"/>
                                  </a:lnTo>
                                  <a:lnTo>
                                    <a:pt x="2388893" y="9900"/>
                                  </a:lnTo>
                                  <a:lnTo>
                                    <a:pt x="2388250" y="8356"/>
                                  </a:lnTo>
                                  <a:lnTo>
                                    <a:pt x="2388250" y="4740"/>
                                  </a:lnTo>
                                  <a:lnTo>
                                    <a:pt x="2388893" y="3196"/>
                                  </a:lnTo>
                                  <a:lnTo>
                                    <a:pt x="2391441" y="639"/>
                                  </a:lnTo>
                                  <a:lnTo>
                                    <a:pt x="2392989" y="0"/>
                                  </a:lnTo>
                                  <a:lnTo>
                                    <a:pt x="2396609" y="0"/>
                                  </a:lnTo>
                                  <a:lnTo>
                                    <a:pt x="2398145" y="639"/>
                                  </a:lnTo>
                                  <a:lnTo>
                                    <a:pt x="2400704" y="3196"/>
                                  </a:lnTo>
                                  <a:lnTo>
                                    <a:pt x="2401347" y="4740"/>
                                  </a:lnTo>
                                  <a:lnTo>
                                    <a:pt x="2401347" y="8356"/>
                                  </a:lnTo>
                                  <a:lnTo>
                                    <a:pt x="2400704" y="9900"/>
                                  </a:lnTo>
                                  <a:lnTo>
                                    <a:pt x="2398145" y="12457"/>
                                  </a:lnTo>
                                  <a:lnTo>
                                    <a:pt x="239660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422850" y="13096"/>
                                  </a:moveTo>
                                  <a:lnTo>
                                    <a:pt x="2419231" y="13096"/>
                                  </a:lnTo>
                                  <a:lnTo>
                                    <a:pt x="2417695" y="12457"/>
                                  </a:lnTo>
                                  <a:lnTo>
                                    <a:pt x="2415135" y="9900"/>
                                  </a:lnTo>
                                  <a:lnTo>
                                    <a:pt x="2414492" y="8356"/>
                                  </a:lnTo>
                                  <a:lnTo>
                                    <a:pt x="2414492" y="4740"/>
                                  </a:lnTo>
                                  <a:lnTo>
                                    <a:pt x="2415135" y="3196"/>
                                  </a:lnTo>
                                  <a:lnTo>
                                    <a:pt x="2417695" y="639"/>
                                  </a:lnTo>
                                  <a:lnTo>
                                    <a:pt x="2419231" y="0"/>
                                  </a:lnTo>
                                  <a:lnTo>
                                    <a:pt x="2422850" y="0"/>
                                  </a:lnTo>
                                  <a:lnTo>
                                    <a:pt x="2424398" y="639"/>
                                  </a:lnTo>
                                  <a:lnTo>
                                    <a:pt x="2426946" y="3196"/>
                                  </a:lnTo>
                                  <a:lnTo>
                                    <a:pt x="2427589" y="4740"/>
                                  </a:lnTo>
                                  <a:lnTo>
                                    <a:pt x="2427589" y="8356"/>
                                  </a:lnTo>
                                  <a:lnTo>
                                    <a:pt x="2426946" y="9900"/>
                                  </a:lnTo>
                                  <a:lnTo>
                                    <a:pt x="2424398" y="12457"/>
                                  </a:lnTo>
                                  <a:lnTo>
                                    <a:pt x="242285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449091" y="13096"/>
                                  </a:moveTo>
                                  <a:lnTo>
                                    <a:pt x="2445484" y="13096"/>
                                  </a:lnTo>
                                  <a:lnTo>
                                    <a:pt x="2443936" y="12457"/>
                                  </a:lnTo>
                                  <a:lnTo>
                                    <a:pt x="2441376" y="9900"/>
                                  </a:lnTo>
                                  <a:lnTo>
                                    <a:pt x="2440733" y="8356"/>
                                  </a:lnTo>
                                  <a:lnTo>
                                    <a:pt x="2440733" y="4740"/>
                                  </a:lnTo>
                                  <a:lnTo>
                                    <a:pt x="2441376" y="3196"/>
                                  </a:lnTo>
                                  <a:lnTo>
                                    <a:pt x="2443936" y="639"/>
                                  </a:lnTo>
                                  <a:lnTo>
                                    <a:pt x="2445484" y="0"/>
                                  </a:lnTo>
                                  <a:lnTo>
                                    <a:pt x="2449091" y="0"/>
                                  </a:lnTo>
                                  <a:lnTo>
                                    <a:pt x="2450639" y="639"/>
                                  </a:lnTo>
                                  <a:lnTo>
                                    <a:pt x="2453199" y="3196"/>
                                  </a:lnTo>
                                  <a:lnTo>
                                    <a:pt x="2453830" y="4740"/>
                                  </a:lnTo>
                                  <a:lnTo>
                                    <a:pt x="2453830" y="8356"/>
                                  </a:lnTo>
                                  <a:lnTo>
                                    <a:pt x="2453199" y="9900"/>
                                  </a:lnTo>
                                  <a:lnTo>
                                    <a:pt x="2450639" y="12457"/>
                                  </a:lnTo>
                                  <a:lnTo>
                                    <a:pt x="244909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475345" y="13096"/>
                                  </a:moveTo>
                                  <a:lnTo>
                                    <a:pt x="2471725" y="13096"/>
                                  </a:lnTo>
                                  <a:lnTo>
                                    <a:pt x="2470177" y="12457"/>
                                  </a:lnTo>
                                  <a:lnTo>
                                    <a:pt x="2467618" y="9900"/>
                                  </a:lnTo>
                                  <a:lnTo>
                                    <a:pt x="2466986" y="8356"/>
                                  </a:lnTo>
                                  <a:lnTo>
                                    <a:pt x="2466986" y="4740"/>
                                  </a:lnTo>
                                  <a:lnTo>
                                    <a:pt x="2467618" y="3196"/>
                                  </a:lnTo>
                                  <a:lnTo>
                                    <a:pt x="2470177" y="639"/>
                                  </a:lnTo>
                                  <a:lnTo>
                                    <a:pt x="2471725" y="0"/>
                                  </a:lnTo>
                                  <a:lnTo>
                                    <a:pt x="2475345" y="0"/>
                                  </a:lnTo>
                                  <a:lnTo>
                                    <a:pt x="2476881" y="639"/>
                                  </a:lnTo>
                                  <a:lnTo>
                                    <a:pt x="2479440" y="3196"/>
                                  </a:lnTo>
                                  <a:lnTo>
                                    <a:pt x="2480083" y="4740"/>
                                  </a:lnTo>
                                  <a:lnTo>
                                    <a:pt x="2480083" y="8356"/>
                                  </a:lnTo>
                                  <a:lnTo>
                                    <a:pt x="2479440" y="9900"/>
                                  </a:lnTo>
                                  <a:lnTo>
                                    <a:pt x="2476881" y="12457"/>
                                  </a:lnTo>
                                  <a:lnTo>
                                    <a:pt x="247534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501586" y="13096"/>
                                  </a:moveTo>
                                  <a:lnTo>
                                    <a:pt x="2497967" y="13096"/>
                                  </a:lnTo>
                                  <a:lnTo>
                                    <a:pt x="2496419" y="12457"/>
                                  </a:lnTo>
                                  <a:lnTo>
                                    <a:pt x="2493871" y="9900"/>
                                  </a:lnTo>
                                  <a:lnTo>
                                    <a:pt x="2493228" y="8356"/>
                                  </a:lnTo>
                                  <a:lnTo>
                                    <a:pt x="2493228" y="4740"/>
                                  </a:lnTo>
                                  <a:lnTo>
                                    <a:pt x="2493871" y="3196"/>
                                  </a:lnTo>
                                  <a:lnTo>
                                    <a:pt x="2496419" y="639"/>
                                  </a:lnTo>
                                  <a:lnTo>
                                    <a:pt x="2497967" y="0"/>
                                  </a:lnTo>
                                  <a:lnTo>
                                    <a:pt x="2501586" y="0"/>
                                  </a:lnTo>
                                  <a:lnTo>
                                    <a:pt x="2503134" y="639"/>
                                  </a:lnTo>
                                  <a:lnTo>
                                    <a:pt x="2505682" y="3196"/>
                                  </a:lnTo>
                                  <a:lnTo>
                                    <a:pt x="2506325" y="4740"/>
                                  </a:lnTo>
                                  <a:lnTo>
                                    <a:pt x="2506325" y="8356"/>
                                  </a:lnTo>
                                  <a:lnTo>
                                    <a:pt x="2505682" y="9900"/>
                                  </a:lnTo>
                                  <a:lnTo>
                                    <a:pt x="2503134" y="12457"/>
                                  </a:lnTo>
                                  <a:lnTo>
                                    <a:pt x="250158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527827" y="13096"/>
                                  </a:moveTo>
                                  <a:lnTo>
                                    <a:pt x="2524208" y="13096"/>
                                  </a:lnTo>
                                  <a:lnTo>
                                    <a:pt x="2522672" y="12457"/>
                                  </a:lnTo>
                                  <a:lnTo>
                                    <a:pt x="2520112" y="9900"/>
                                  </a:lnTo>
                                  <a:lnTo>
                                    <a:pt x="2519469" y="8356"/>
                                  </a:lnTo>
                                  <a:lnTo>
                                    <a:pt x="2519469" y="4740"/>
                                  </a:lnTo>
                                  <a:lnTo>
                                    <a:pt x="2520112" y="3196"/>
                                  </a:lnTo>
                                  <a:lnTo>
                                    <a:pt x="2522672" y="639"/>
                                  </a:lnTo>
                                  <a:lnTo>
                                    <a:pt x="2524208" y="0"/>
                                  </a:lnTo>
                                  <a:lnTo>
                                    <a:pt x="2527827" y="0"/>
                                  </a:lnTo>
                                  <a:lnTo>
                                    <a:pt x="2529375" y="639"/>
                                  </a:lnTo>
                                  <a:lnTo>
                                    <a:pt x="2531935" y="3196"/>
                                  </a:lnTo>
                                  <a:lnTo>
                                    <a:pt x="2532566" y="4740"/>
                                  </a:lnTo>
                                  <a:lnTo>
                                    <a:pt x="2532566" y="8356"/>
                                  </a:lnTo>
                                  <a:lnTo>
                                    <a:pt x="2531935" y="9900"/>
                                  </a:lnTo>
                                  <a:lnTo>
                                    <a:pt x="2529375" y="12457"/>
                                  </a:lnTo>
                                  <a:lnTo>
                                    <a:pt x="252782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554069" y="13096"/>
                                  </a:moveTo>
                                  <a:lnTo>
                                    <a:pt x="2550461" y="13096"/>
                                  </a:lnTo>
                                  <a:lnTo>
                                    <a:pt x="2548913" y="12457"/>
                                  </a:lnTo>
                                  <a:lnTo>
                                    <a:pt x="2546354" y="9900"/>
                                  </a:lnTo>
                                  <a:lnTo>
                                    <a:pt x="2545711" y="8356"/>
                                  </a:lnTo>
                                  <a:lnTo>
                                    <a:pt x="2545711" y="4740"/>
                                  </a:lnTo>
                                  <a:lnTo>
                                    <a:pt x="2546354" y="3196"/>
                                  </a:lnTo>
                                  <a:lnTo>
                                    <a:pt x="2548913" y="639"/>
                                  </a:lnTo>
                                  <a:lnTo>
                                    <a:pt x="2550461" y="0"/>
                                  </a:lnTo>
                                  <a:lnTo>
                                    <a:pt x="2554069" y="0"/>
                                  </a:lnTo>
                                  <a:lnTo>
                                    <a:pt x="2555617" y="639"/>
                                  </a:lnTo>
                                  <a:lnTo>
                                    <a:pt x="2558176" y="3196"/>
                                  </a:lnTo>
                                  <a:lnTo>
                                    <a:pt x="2558819" y="4740"/>
                                  </a:lnTo>
                                  <a:lnTo>
                                    <a:pt x="2558819" y="8356"/>
                                  </a:lnTo>
                                  <a:lnTo>
                                    <a:pt x="2558176" y="9900"/>
                                  </a:lnTo>
                                  <a:lnTo>
                                    <a:pt x="2555617" y="12457"/>
                                  </a:lnTo>
                                  <a:lnTo>
                                    <a:pt x="255406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580322" y="13096"/>
                                  </a:moveTo>
                                  <a:lnTo>
                                    <a:pt x="2576703" y="13096"/>
                                  </a:lnTo>
                                  <a:lnTo>
                                    <a:pt x="2575155" y="12457"/>
                                  </a:lnTo>
                                  <a:lnTo>
                                    <a:pt x="2572595" y="9900"/>
                                  </a:lnTo>
                                  <a:lnTo>
                                    <a:pt x="2571964" y="8356"/>
                                  </a:lnTo>
                                  <a:lnTo>
                                    <a:pt x="2571964" y="4740"/>
                                  </a:lnTo>
                                  <a:lnTo>
                                    <a:pt x="2572595" y="3196"/>
                                  </a:lnTo>
                                  <a:lnTo>
                                    <a:pt x="2575155" y="639"/>
                                  </a:lnTo>
                                  <a:lnTo>
                                    <a:pt x="2576703" y="0"/>
                                  </a:lnTo>
                                  <a:lnTo>
                                    <a:pt x="2580322" y="0"/>
                                  </a:lnTo>
                                  <a:lnTo>
                                    <a:pt x="2581858" y="639"/>
                                  </a:lnTo>
                                  <a:lnTo>
                                    <a:pt x="2584418" y="3196"/>
                                  </a:lnTo>
                                  <a:lnTo>
                                    <a:pt x="2585061" y="4740"/>
                                  </a:lnTo>
                                  <a:lnTo>
                                    <a:pt x="2585061" y="8356"/>
                                  </a:lnTo>
                                  <a:lnTo>
                                    <a:pt x="2584418" y="9900"/>
                                  </a:lnTo>
                                  <a:lnTo>
                                    <a:pt x="2581858" y="12457"/>
                                  </a:lnTo>
                                  <a:lnTo>
                                    <a:pt x="258032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606563" y="13096"/>
                                  </a:moveTo>
                                  <a:lnTo>
                                    <a:pt x="2602944" y="13096"/>
                                  </a:lnTo>
                                  <a:lnTo>
                                    <a:pt x="2601396" y="12457"/>
                                  </a:lnTo>
                                  <a:lnTo>
                                    <a:pt x="2598848" y="9900"/>
                                  </a:lnTo>
                                  <a:lnTo>
                                    <a:pt x="2598205" y="8356"/>
                                  </a:lnTo>
                                  <a:lnTo>
                                    <a:pt x="2598205" y="4740"/>
                                  </a:lnTo>
                                  <a:lnTo>
                                    <a:pt x="2598848" y="3196"/>
                                  </a:lnTo>
                                  <a:lnTo>
                                    <a:pt x="2601396" y="639"/>
                                  </a:lnTo>
                                  <a:lnTo>
                                    <a:pt x="2602944" y="0"/>
                                  </a:lnTo>
                                  <a:lnTo>
                                    <a:pt x="2606563" y="0"/>
                                  </a:lnTo>
                                  <a:lnTo>
                                    <a:pt x="2608111" y="639"/>
                                  </a:lnTo>
                                  <a:lnTo>
                                    <a:pt x="2610659" y="3196"/>
                                  </a:lnTo>
                                  <a:lnTo>
                                    <a:pt x="2611302" y="4740"/>
                                  </a:lnTo>
                                  <a:lnTo>
                                    <a:pt x="2611302" y="8356"/>
                                  </a:lnTo>
                                  <a:lnTo>
                                    <a:pt x="2610659" y="9900"/>
                                  </a:lnTo>
                                  <a:lnTo>
                                    <a:pt x="2608111" y="12457"/>
                                  </a:lnTo>
                                  <a:lnTo>
                                    <a:pt x="260656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632805" y="13096"/>
                                  </a:moveTo>
                                  <a:lnTo>
                                    <a:pt x="2629185" y="13096"/>
                                  </a:lnTo>
                                  <a:lnTo>
                                    <a:pt x="2627649" y="12457"/>
                                  </a:lnTo>
                                  <a:lnTo>
                                    <a:pt x="2625090" y="9900"/>
                                  </a:lnTo>
                                  <a:lnTo>
                                    <a:pt x="2624447" y="8356"/>
                                  </a:lnTo>
                                  <a:lnTo>
                                    <a:pt x="2624447" y="4740"/>
                                  </a:lnTo>
                                  <a:lnTo>
                                    <a:pt x="2625090" y="3196"/>
                                  </a:lnTo>
                                  <a:lnTo>
                                    <a:pt x="2627649" y="639"/>
                                  </a:lnTo>
                                  <a:lnTo>
                                    <a:pt x="2629185" y="0"/>
                                  </a:lnTo>
                                  <a:lnTo>
                                    <a:pt x="2632805" y="0"/>
                                  </a:lnTo>
                                  <a:lnTo>
                                    <a:pt x="2634353" y="639"/>
                                  </a:lnTo>
                                  <a:lnTo>
                                    <a:pt x="2636912" y="3196"/>
                                  </a:lnTo>
                                  <a:lnTo>
                                    <a:pt x="2637544" y="4740"/>
                                  </a:lnTo>
                                  <a:lnTo>
                                    <a:pt x="2637544" y="8356"/>
                                  </a:lnTo>
                                  <a:lnTo>
                                    <a:pt x="2636912" y="9900"/>
                                  </a:lnTo>
                                  <a:lnTo>
                                    <a:pt x="2634353" y="12457"/>
                                  </a:lnTo>
                                  <a:lnTo>
                                    <a:pt x="263280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659046" y="13096"/>
                                  </a:moveTo>
                                  <a:lnTo>
                                    <a:pt x="2655439" y="13096"/>
                                  </a:lnTo>
                                  <a:lnTo>
                                    <a:pt x="2653891" y="12457"/>
                                  </a:lnTo>
                                  <a:lnTo>
                                    <a:pt x="2651331" y="9900"/>
                                  </a:lnTo>
                                  <a:lnTo>
                                    <a:pt x="2650700" y="8356"/>
                                  </a:lnTo>
                                  <a:lnTo>
                                    <a:pt x="2650700" y="4740"/>
                                  </a:lnTo>
                                  <a:lnTo>
                                    <a:pt x="2651331" y="3196"/>
                                  </a:lnTo>
                                  <a:lnTo>
                                    <a:pt x="2653891" y="639"/>
                                  </a:lnTo>
                                  <a:lnTo>
                                    <a:pt x="2655439" y="0"/>
                                  </a:lnTo>
                                  <a:lnTo>
                                    <a:pt x="2659046" y="0"/>
                                  </a:lnTo>
                                  <a:lnTo>
                                    <a:pt x="2660594" y="639"/>
                                  </a:lnTo>
                                  <a:lnTo>
                                    <a:pt x="2663154" y="3196"/>
                                  </a:lnTo>
                                  <a:lnTo>
                                    <a:pt x="2663797" y="4740"/>
                                  </a:lnTo>
                                  <a:lnTo>
                                    <a:pt x="2663797" y="8356"/>
                                  </a:lnTo>
                                  <a:lnTo>
                                    <a:pt x="2663154" y="9900"/>
                                  </a:lnTo>
                                  <a:lnTo>
                                    <a:pt x="2660594" y="12457"/>
                                  </a:lnTo>
                                  <a:lnTo>
                                    <a:pt x="265904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685299" y="13096"/>
                                  </a:moveTo>
                                  <a:lnTo>
                                    <a:pt x="2681680" y="13096"/>
                                  </a:lnTo>
                                  <a:lnTo>
                                    <a:pt x="2680132" y="12457"/>
                                  </a:lnTo>
                                  <a:lnTo>
                                    <a:pt x="2677584" y="9900"/>
                                  </a:lnTo>
                                  <a:lnTo>
                                    <a:pt x="2676941" y="8356"/>
                                  </a:lnTo>
                                  <a:lnTo>
                                    <a:pt x="2676941" y="4740"/>
                                  </a:lnTo>
                                  <a:lnTo>
                                    <a:pt x="2677584" y="3196"/>
                                  </a:lnTo>
                                  <a:lnTo>
                                    <a:pt x="2680132" y="639"/>
                                  </a:lnTo>
                                  <a:lnTo>
                                    <a:pt x="2681680" y="0"/>
                                  </a:lnTo>
                                  <a:lnTo>
                                    <a:pt x="2685299" y="0"/>
                                  </a:lnTo>
                                  <a:lnTo>
                                    <a:pt x="2686835" y="639"/>
                                  </a:lnTo>
                                  <a:lnTo>
                                    <a:pt x="2689395" y="3196"/>
                                  </a:lnTo>
                                  <a:lnTo>
                                    <a:pt x="2690038" y="4740"/>
                                  </a:lnTo>
                                  <a:lnTo>
                                    <a:pt x="2690038" y="8356"/>
                                  </a:lnTo>
                                  <a:lnTo>
                                    <a:pt x="2689395" y="9900"/>
                                  </a:lnTo>
                                  <a:lnTo>
                                    <a:pt x="2686835" y="12457"/>
                                  </a:lnTo>
                                  <a:lnTo>
                                    <a:pt x="268529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711541" y="13096"/>
                                  </a:moveTo>
                                  <a:lnTo>
                                    <a:pt x="2707921" y="13096"/>
                                  </a:lnTo>
                                  <a:lnTo>
                                    <a:pt x="2706385" y="12457"/>
                                  </a:lnTo>
                                  <a:lnTo>
                                    <a:pt x="2703826" y="9900"/>
                                  </a:lnTo>
                                  <a:lnTo>
                                    <a:pt x="2703183" y="8356"/>
                                  </a:lnTo>
                                  <a:lnTo>
                                    <a:pt x="2703183" y="4740"/>
                                  </a:lnTo>
                                  <a:lnTo>
                                    <a:pt x="2703826" y="3196"/>
                                  </a:lnTo>
                                  <a:lnTo>
                                    <a:pt x="2706385" y="639"/>
                                  </a:lnTo>
                                  <a:lnTo>
                                    <a:pt x="2707921" y="0"/>
                                  </a:lnTo>
                                  <a:lnTo>
                                    <a:pt x="2711541" y="0"/>
                                  </a:lnTo>
                                  <a:lnTo>
                                    <a:pt x="2713089" y="639"/>
                                  </a:lnTo>
                                  <a:lnTo>
                                    <a:pt x="2715637" y="3196"/>
                                  </a:lnTo>
                                  <a:lnTo>
                                    <a:pt x="2716280" y="4740"/>
                                  </a:lnTo>
                                  <a:lnTo>
                                    <a:pt x="2716280" y="8356"/>
                                  </a:lnTo>
                                  <a:lnTo>
                                    <a:pt x="2715637" y="9900"/>
                                  </a:lnTo>
                                  <a:lnTo>
                                    <a:pt x="2713089" y="12457"/>
                                  </a:lnTo>
                                  <a:lnTo>
                                    <a:pt x="271154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737782" y="13096"/>
                                  </a:moveTo>
                                  <a:lnTo>
                                    <a:pt x="2734163" y="13096"/>
                                  </a:lnTo>
                                  <a:lnTo>
                                    <a:pt x="2732627" y="12457"/>
                                  </a:lnTo>
                                  <a:lnTo>
                                    <a:pt x="2730067" y="9900"/>
                                  </a:lnTo>
                                  <a:lnTo>
                                    <a:pt x="2729424" y="8356"/>
                                  </a:lnTo>
                                  <a:lnTo>
                                    <a:pt x="2729424" y="4740"/>
                                  </a:lnTo>
                                  <a:lnTo>
                                    <a:pt x="2730067" y="3196"/>
                                  </a:lnTo>
                                  <a:lnTo>
                                    <a:pt x="2732627" y="639"/>
                                  </a:lnTo>
                                  <a:lnTo>
                                    <a:pt x="2734163" y="0"/>
                                  </a:lnTo>
                                  <a:lnTo>
                                    <a:pt x="2737782" y="0"/>
                                  </a:lnTo>
                                  <a:lnTo>
                                    <a:pt x="2739330" y="639"/>
                                  </a:lnTo>
                                  <a:lnTo>
                                    <a:pt x="2741890" y="3196"/>
                                  </a:lnTo>
                                  <a:lnTo>
                                    <a:pt x="2742521" y="4740"/>
                                  </a:lnTo>
                                  <a:lnTo>
                                    <a:pt x="2742521" y="8356"/>
                                  </a:lnTo>
                                  <a:lnTo>
                                    <a:pt x="2741890" y="9900"/>
                                  </a:lnTo>
                                  <a:lnTo>
                                    <a:pt x="2739330" y="12457"/>
                                  </a:lnTo>
                                  <a:lnTo>
                                    <a:pt x="273778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764036" y="13096"/>
                                  </a:moveTo>
                                  <a:lnTo>
                                    <a:pt x="2760416" y="13096"/>
                                  </a:lnTo>
                                  <a:lnTo>
                                    <a:pt x="2758868" y="12457"/>
                                  </a:lnTo>
                                  <a:lnTo>
                                    <a:pt x="2756308" y="9900"/>
                                  </a:lnTo>
                                  <a:lnTo>
                                    <a:pt x="2755677" y="8356"/>
                                  </a:lnTo>
                                  <a:lnTo>
                                    <a:pt x="2755677" y="4740"/>
                                  </a:lnTo>
                                  <a:lnTo>
                                    <a:pt x="2756308" y="3196"/>
                                  </a:lnTo>
                                  <a:lnTo>
                                    <a:pt x="2758868" y="639"/>
                                  </a:lnTo>
                                  <a:lnTo>
                                    <a:pt x="2760416" y="0"/>
                                  </a:lnTo>
                                  <a:lnTo>
                                    <a:pt x="2764036" y="0"/>
                                  </a:lnTo>
                                  <a:lnTo>
                                    <a:pt x="2765571" y="639"/>
                                  </a:lnTo>
                                  <a:lnTo>
                                    <a:pt x="2768131" y="3196"/>
                                  </a:lnTo>
                                  <a:lnTo>
                                    <a:pt x="2768774" y="4740"/>
                                  </a:lnTo>
                                  <a:lnTo>
                                    <a:pt x="2768774" y="8356"/>
                                  </a:lnTo>
                                  <a:lnTo>
                                    <a:pt x="2768131" y="9900"/>
                                  </a:lnTo>
                                  <a:lnTo>
                                    <a:pt x="2765571" y="12457"/>
                                  </a:lnTo>
                                  <a:lnTo>
                                    <a:pt x="276403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790277" y="13096"/>
                                  </a:moveTo>
                                  <a:lnTo>
                                    <a:pt x="2786657" y="13096"/>
                                  </a:lnTo>
                                  <a:lnTo>
                                    <a:pt x="2785110" y="12457"/>
                                  </a:lnTo>
                                  <a:lnTo>
                                    <a:pt x="2782562" y="9900"/>
                                  </a:lnTo>
                                  <a:lnTo>
                                    <a:pt x="2781919" y="8356"/>
                                  </a:lnTo>
                                  <a:lnTo>
                                    <a:pt x="2781919" y="4740"/>
                                  </a:lnTo>
                                  <a:lnTo>
                                    <a:pt x="2782562" y="3196"/>
                                  </a:lnTo>
                                  <a:lnTo>
                                    <a:pt x="2785110" y="639"/>
                                  </a:lnTo>
                                  <a:lnTo>
                                    <a:pt x="2786657" y="0"/>
                                  </a:lnTo>
                                  <a:lnTo>
                                    <a:pt x="2790277" y="0"/>
                                  </a:lnTo>
                                  <a:lnTo>
                                    <a:pt x="2791813" y="639"/>
                                  </a:lnTo>
                                  <a:lnTo>
                                    <a:pt x="2794373" y="3196"/>
                                  </a:lnTo>
                                  <a:lnTo>
                                    <a:pt x="2795016" y="4740"/>
                                  </a:lnTo>
                                  <a:lnTo>
                                    <a:pt x="2795016" y="8356"/>
                                  </a:lnTo>
                                  <a:lnTo>
                                    <a:pt x="2794373" y="9900"/>
                                  </a:lnTo>
                                  <a:lnTo>
                                    <a:pt x="2791813" y="12457"/>
                                  </a:lnTo>
                                  <a:lnTo>
                                    <a:pt x="279027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816518" y="13096"/>
                                  </a:moveTo>
                                  <a:lnTo>
                                    <a:pt x="2812899" y="13096"/>
                                  </a:lnTo>
                                  <a:lnTo>
                                    <a:pt x="2811363" y="12457"/>
                                  </a:lnTo>
                                  <a:lnTo>
                                    <a:pt x="2808803" y="9900"/>
                                  </a:lnTo>
                                  <a:lnTo>
                                    <a:pt x="2808160" y="8356"/>
                                  </a:lnTo>
                                  <a:lnTo>
                                    <a:pt x="2808160" y="4740"/>
                                  </a:lnTo>
                                  <a:lnTo>
                                    <a:pt x="2808803" y="3196"/>
                                  </a:lnTo>
                                  <a:lnTo>
                                    <a:pt x="2811363" y="639"/>
                                  </a:lnTo>
                                  <a:lnTo>
                                    <a:pt x="2812899" y="0"/>
                                  </a:lnTo>
                                  <a:lnTo>
                                    <a:pt x="2816518" y="0"/>
                                  </a:lnTo>
                                  <a:lnTo>
                                    <a:pt x="2818066" y="639"/>
                                  </a:lnTo>
                                  <a:lnTo>
                                    <a:pt x="2820614" y="3196"/>
                                  </a:lnTo>
                                  <a:lnTo>
                                    <a:pt x="2821257" y="4740"/>
                                  </a:lnTo>
                                  <a:lnTo>
                                    <a:pt x="2821257" y="8356"/>
                                  </a:lnTo>
                                  <a:lnTo>
                                    <a:pt x="2820614" y="9900"/>
                                  </a:lnTo>
                                  <a:lnTo>
                                    <a:pt x="2818066" y="12457"/>
                                  </a:lnTo>
                                  <a:lnTo>
                                    <a:pt x="281651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842760" y="13096"/>
                                  </a:moveTo>
                                  <a:lnTo>
                                    <a:pt x="2839152" y="13096"/>
                                  </a:lnTo>
                                  <a:lnTo>
                                    <a:pt x="2837604" y="12457"/>
                                  </a:lnTo>
                                  <a:lnTo>
                                    <a:pt x="2835044" y="9900"/>
                                  </a:lnTo>
                                  <a:lnTo>
                                    <a:pt x="2834401" y="8356"/>
                                  </a:lnTo>
                                  <a:lnTo>
                                    <a:pt x="2834401" y="4740"/>
                                  </a:lnTo>
                                  <a:lnTo>
                                    <a:pt x="2835044" y="3196"/>
                                  </a:lnTo>
                                  <a:lnTo>
                                    <a:pt x="2837604" y="639"/>
                                  </a:lnTo>
                                  <a:lnTo>
                                    <a:pt x="2839152" y="0"/>
                                  </a:lnTo>
                                  <a:lnTo>
                                    <a:pt x="2842760" y="0"/>
                                  </a:lnTo>
                                  <a:lnTo>
                                    <a:pt x="2844307" y="639"/>
                                  </a:lnTo>
                                  <a:lnTo>
                                    <a:pt x="2846867" y="3196"/>
                                  </a:lnTo>
                                  <a:lnTo>
                                    <a:pt x="2847498" y="4740"/>
                                  </a:lnTo>
                                  <a:lnTo>
                                    <a:pt x="2847498" y="8356"/>
                                  </a:lnTo>
                                  <a:lnTo>
                                    <a:pt x="2846867" y="9900"/>
                                  </a:lnTo>
                                  <a:lnTo>
                                    <a:pt x="2844307" y="12457"/>
                                  </a:lnTo>
                                  <a:lnTo>
                                    <a:pt x="284276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869013" y="13096"/>
                                  </a:moveTo>
                                  <a:lnTo>
                                    <a:pt x="2865393" y="13096"/>
                                  </a:lnTo>
                                  <a:lnTo>
                                    <a:pt x="2863846" y="12457"/>
                                  </a:lnTo>
                                  <a:lnTo>
                                    <a:pt x="2861286" y="9900"/>
                                  </a:lnTo>
                                  <a:lnTo>
                                    <a:pt x="2860655" y="8356"/>
                                  </a:lnTo>
                                  <a:lnTo>
                                    <a:pt x="2860655" y="4740"/>
                                  </a:lnTo>
                                  <a:lnTo>
                                    <a:pt x="2861286" y="3196"/>
                                  </a:lnTo>
                                  <a:lnTo>
                                    <a:pt x="2863846" y="639"/>
                                  </a:lnTo>
                                  <a:lnTo>
                                    <a:pt x="2865393" y="0"/>
                                  </a:lnTo>
                                  <a:lnTo>
                                    <a:pt x="2869013" y="0"/>
                                  </a:lnTo>
                                  <a:lnTo>
                                    <a:pt x="2870549" y="639"/>
                                  </a:lnTo>
                                  <a:lnTo>
                                    <a:pt x="2873109" y="3196"/>
                                  </a:lnTo>
                                  <a:lnTo>
                                    <a:pt x="2873752" y="4740"/>
                                  </a:lnTo>
                                  <a:lnTo>
                                    <a:pt x="2873752" y="8356"/>
                                  </a:lnTo>
                                  <a:lnTo>
                                    <a:pt x="2873109" y="9900"/>
                                  </a:lnTo>
                                  <a:lnTo>
                                    <a:pt x="2870549" y="12457"/>
                                  </a:lnTo>
                                  <a:lnTo>
                                    <a:pt x="286901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895254" y="13096"/>
                                  </a:moveTo>
                                  <a:lnTo>
                                    <a:pt x="2891635" y="13096"/>
                                  </a:lnTo>
                                  <a:lnTo>
                                    <a:pt x="2890087" y="12457"/>
                                  </a:lnTo>
                                  <a:lnTo>
                                    <a:pt x="2887539" y="9900"/>
                                  </a:lnTo>
                                  <a:lnTo>
                                    <a:pt x="2886896" y="8356"/>
                                  </a:lnTo>
                                  <a:lnTo>
                                    <a:pt x="2886896" y="4740"/>
                                  </a:lnTo>
                                  <a:lnTo>
                                    <a:pt x="2887539" y="3196"/>
                                  </a:lnTo>
                                  <a:lnTo>
                                    <a:pt x="2890087" y="639"/>
                                  </a:lnTo>
                                  <a:lnTo>
                                    <a:pt x="2891635" y="0"/>
                                  </a:lnTo>
                                  <a:lnTo>
                                    <a:pt x="2895254" y="0"/>
                                  </a:lnTo>
                                  <a:lnTo>
                                    <a:pt x="2896790" y="639"/>
                                  </a:lnTo>
                                  <a:lnTo>
                                    <a:pt x="2899350" y="3196"/>
                                  </a:lnTo>
                                  <a:lnTo>
                                    <a:pt x="2899993" y="4740"/>
                                  </a:lnTo>
                                  <a:lnTo>
                                    <a:pt x="2899993" y="8356"/>
                                  </a:lnTo>
                                  <a:lnTo>
                                    <a:pt x="2899350" y="9900"/>
                                  </a:lnTo>
                                  <a:lnTo>
                                    <a:pt x="2896790" y="12457"/>
                                  </a:lnTo>
                                  <a:lnTo>
                                    <a:pt x="289525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921496" y="13096"/>
                                  </a:moveTo>
                                  <a:lnTo>
                                    <a:pt x="2917876" y="13096"/>
                                  </a:lnTo>
                                  <a:lnTo>
                                    <a:pt x="2916340" y="12457"/>
                                  </a:lnTo>
                                  <a:lnTo>
                                    <a:pt x="2913780" y="9900"/>
                                  </a:lnTo>
                                  <a:lnTo>
                                    <a:pt x="2913137" y="8356"/>
                                  </a:lnTo>
                                  <a:lnTo>
                                    <a:pt x="2913137" y="4740"/>
                                  </a:lnTo>
                                  <a:lnTo>
                                    <a:pt x="2913780" y="3196"/>
                                  </a:lnTo>
                                  <a:lnTo>
                                    <a:pt x="2916340" y="639"/>
                                  </a:lnTo>
                                  <a:lnTo>
                                    <a:pt x="2917876" y="0"/>
                                  </a:lnTo>
                                  <a:lnTo>
                                    <a:pt x="2921496" y="0"/>
                                  </a:lnTo>
                                  <a:lnTo>
                                    <a:pt x="2923043" y="639"/>
                                  </a:lnTo>
                                  <a:lnTo>
                                    <a:pt x="2925603" y="3196"/>
                                  </a:lnTo>
                                  <a:lnTo>
                                    <a:pt x="2926234" y="4740"/>
                                  </a:lnTo>
                                  <a:lnTo>
                                    <a:pt x="2926234" y="8356"/>
                                  </a:lnTo>
                                  <a:lnTo>
                                    <a:pt x="2925603" y="9900"/>
                                  </a:lnTo>
                                  <a:lnTo>
                                    <a:pt x="2923043" y="12457"/>
                                  </a:lnTo>
                                  <a:lnTo>
                                    <a:pt x="292149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947737" y="13096"/>
                                  </a:moveTo>
                                  <a:lnTo>
                                    <a:pt x="2944129" y="13096"/>
                                  </a:lnTo>
                                  <a:lnTo>
                                    <a:pt x="2942582" y="12457"/>
                                  </a:lnTo>
                                  <a:lnTo>
                                    <a:pt x="2940022" y="9900"/>
                                  </a:lnTo>
                                  <a:lnTo>
                                    <a:pt x="2939379" y="8356"/>
                                  </a:lnTo>
                                  <a:lnTo>
                                    <a:pt x="2939379" y="4740"/>
                                  </a:lnTo>
                                  <a:lnTo>
                                    <a:pt x="2940022" y="3196"/>
                                  </a:lnTo>
                                  <a:lnTo>
                                    <a:pt x="2942582" y="639"/>
                                  </a:lnTo>
                                  <a:lnTo>
                                    <a:pt x="2944129" y="0"/>
                                  </a:lnTo>
                                  <a:lnTo>
                                    <a:pt x="2947737" y="0"/>
                                  </a:lnTo>
                                  <a:lnTo>
                                    <a:pt x="2949285" y="639"/>
                                  </a:lnTo>
                                  <a:lnTo>
                                    <a:pt x="2951845" y="3196"/>
                                  </a:lnTo>
                                  <a:lnTo>
                                    <a:pt x="2952476" y="4740"/>
                                  </a:lnTo>
                                  <a:lnTo>
                                    <a:pt x="2952476" y="8356"/>
                                  </a:lnTo>
                                  <a:lnTo>
                                    <a:pt x="2951845" y="9900"/>
                                  </a:lnTo>
                                  <a:lnTo>
                                    <a:pt x="2949285" y="12457"/>
                                  </a:lnTo>
                                  <a:lnTo>
                                    <a:pt x="294773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973990" y="13096"/>
                                  </a:moveTo>
                                  <a:lnTo>
                                    <a:pt x="2970371" y="13096"/>
                                  </a:lnTo>
                                  <a:lnTo>
                                    <a:pt x="2968823" y="12457"/>
                                  </a:lnTo>
                                  <a:lnTo>
                                    <a:pt x="2966263" y="9900"/>
                                  </a:lnTo>
                                  <a:lnTo>
                                    <a:pt x="2965632" y="8356"/>
                                  </a:lnTo>
                                  <a:lnTo>
                                    <a:pt x="2965632" y="4740"/>
                                  </a:lnTo>
                                  <a:lnTo>
                                    <a:pt x="2966263" y="3196"/>
                                  </a:lnTo>
                                  <a:lnTo>
                                    <a:pt x="2968823" y="639"/>
                                  </a:lnTo>
                                  <a:lnTo>
                                    <a:pt x="2970371" y="0"/>
                                  </a:lnTo>
                                  <a:lnTo>
                                    <a:pt x="2973990" y="0"/>
                                  </a:lnTo>
                                  <a:lnTo>
                                    <a:pt x="2975526" y="639"/>
                                  </a:lnTo>
                                  <a:lnTo>
                                    <a:pt x="2978086" y="3196"/>
                                  </a:lnTo>
                                  <a:lnTo>
                                    <a:pt x="2978729" y="4740"/>
                                  </a:lnTo>
                                  <a:lnTo>
                                    <a:pt x="2978729" y="8356"/>
                                  </a:lnTo>
                                  <a:lnTo>
                                    <a:pt x="2978086" y="9900"/>
                                  </a:lnTo>
                                  <a:lnTo>
                                    <a:pt x="2975526" y="12457"/>
                                  </a:lnTo>
                                  <a:lnTo>
                                    <a:pt x="297399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000232" y="13096"/>
                                  </a:moveTo>
                                  <a:lnTo>
                                    <a:pt x="2996612" y="13096"/>
                                  </a:lnTo>
                                  <a:lnTo>
                                    <a:pt x="2995064" y="12457"/>
                                  </a:lnTo>
                                  <a:lnTo>
                                    <a:pt x="2992516" y="9900"/>
                                  </a:lnTo>
                                  <a:lnTo>
                                    <a:pt x="2991874" y="8356"/>
                                  </a:lnTo>
                                  <a:lnTo>
                                    <a:pt x="2991874" y="4740"/>
                                  </a:lnTo>
                                  <a:lnTo>
                                    <a:pt x="2992516" y="3196"/>
                                  </a:lnTo>
                                  <a:lnTo>
                                    <a:pt x="2995064" y="639"/>
                                  </a:lnTo>
                                  <a:lnTo>
                                    <a:pt x="2996612" y="0"/>
                                  </a:lnTo>
                                  <a:lnTo>
                                    <a:pt x="3000232" y="0"/>
                                  </a:lnTo>
                                  <a:lnTo>
                                    <a:pt x="3001768" y="639"/>
                                  </a:lnTo>
                                  <a:lnTo>
                                    <a:pt x="3004327" y="3196"/>
                                  </a:lnTo>
                                  <a:lnTo>
                                    <a:pt x="3004970" y="4740"/>
                                  </a:lnTo>
                                  <a:lnTo>
                                    <a:pt x="3004970" y="8356"/>
                                  </a:lnTo>
                                  <a:lnTo>
                                    <a:pt x="3004327" y="9900"/>
                                  </a:lnTo>
                                  <a:lnTo>
                                    <a:pt x="3001768" y="12457"/>
                                  </a:lnTo>
                                  <a:lnTo>
                                    <a:pt x="300023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026473" y="13096"/>
                                  </a:moveTo>
                                  <a:lnTo>
                                    <a:pt x="3022854" y="13096"/>
                                  </a:lnTo>
                                  <a:lnTo>
                                    <a:pt x="3021318" y="12457"/>
                                  </a:lnTo>
                                  <a:lnTo>
                                    <a:pt x="3018758" y="9900"/>
                                  </a:lnTo>
                                  <a:lnTo>
                                    <a:pt x="3018115" y="8356"/>
                                  </a:lnTo>
                                  <a:lnTo>
                                    <a:pt x="3018115" y="4740"/>
                                  </a:lnTo>
                                  <a:lnTo>
                                    <a:pt x="3018758" y="3196"/>
                                  </a:lnTo>
                                  <a:lnTo>
                                    <a:pt x="3021318" y="639"/>
                                  </a:lnTo>
                                  <a:lnTo>
                                    <a:pt x="3022854" y="0"/>
                                  </a:lnTo>
                                  <a:lnTo>
                                    <a:pt x="3026473" y="0"/>
                                  </a:lnTo>
                                  <a:lnTo>
                                    <a:pt x="3028021" y="639"/>
                                  </a:lnTo>
                                  <a:lnTo>
                                    <a:pt x="3030581" y="3196"/>
                                  </a:lnTo>
                                  <a:lnTo>
                                    <a:pt x="3031212" y="4740"/>
                                  </a:lnTo>
                                  <a:lnTo>
                                    <a:pt x="3031212" y="8356"/>
                                  </a:lnTo>
                                  <a:lnTo>
                                    <a:pt x="3030581" y="9900"/>
                                  </a:lnTo>
                                  <a:lnTo>
                                    <a:pt x="3028021" y="12457"/>
                                  </a:lnTo>
                                  <a:lnTo>
                                    <a:pt x="302647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052714" y="13096"/>
                                  </a:moveTo>
                                  <a:lnTo>
                                    <a:pt x="3049107" y="13096"/>
                                  </a:lnTo>
                                  <a:lnTo>
                                    <a:pt x="3047559" y="12457"/>
                                  </a:lnTo>
                                  <a:lnTo>
                                    <a:pt x="3044999" y="9900"/>
                                  </a:lnTo>
                                  <a:lnTo>
                                    <a:pt x="3044368" y="8356"/>
                                  </a:lnTo>
                                  <a:lnTo>
                                    <a:pt x="3044368" y="4740"/>
                                  </a:lnTo>
                                  <a:lnTo>
                                    <a:pt x="3044999" y="3196"/>
                                  </a:lnTo>
                                  <a:lnTo>
                                    <a:pt x="3047559" y="639"/>
                                  </a:lnTo>
                                  <a:lnTo>
                                    <a:pt x="3049107" y="0"/>
                                  </a:lnTo>
                                  <a:lnTo>
                                    <a:pt x="3052714" y="0"/>
                                  </a:lnTo>
                                  <a:lnTo>
                                    <a:pt x="3054262" y="639"/>
                                  </a:lnTo>
                                  <a:lnTo>
                                    <a:pt x="3056822" y="3196"/>
                                  </a:lnTo>
                                  <a:lnTo>
                                    <a:pt x="3057465" y="4740"/>
                                  </a:lnTo>
                                  <a:lnTo>
                                    <a:pt x="3057465" y="8356"/>
                                  </a:lnTo>
                                  <a:lnTo>
                                    <a:pt x="3056822" y="9900"/>
                                  </a:lnTo>
                                  <a:lnTo>
                                    <a:pt x="3054262" y="12457"/>
                                  </a:lnTo>
                                  <a:lnTo>
                                    <a:pt x="305271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078968" y="13096"/>
                                  </a:moveTo>
                                  <a:lnTo>
                                    <a:pt x="3075348" y="13096"/>
                                  </a:lnTo>
                                  <a:lnTo>
                                    <a:pt x="3073800" y="12457"/>
                                  </a:lnTo>
                                  <a:lnTo>
                                    <a:pt x="3071241" y="9900"/>
                                  </a:lnTo>
                                  <a:lnTo>
                                    <a:pt x="3070610" y="8356"/>
                                  </a:lnTo>
                                  <a:lnTo>
                                    <a:pt x="3070610" y="4740"/>
                                  </a:lnTo>
                                  <a:lnTo>
                                    <a:pt x="3071241" y="3196"/>
                                  </a:lnTo>
                                  <a:lnTo>
                                    <a:pt x="3073800" y="639"/>
                                  </a:lnTo>
                                  <a:lnTo>
                                    <a:pt x="3075348" y="0"/>
                                  </a:lnTo>
                                  <a:lnTo>
                                    <a:pt x="3078968" y="0"/>
                                  </a:lnTo>
                                  <a:lnTo>
                                    <a:pt x="3080504" y="639"/>
                                  </a:lnTo>
                                  <a:lnTo>
                                    <a:pt x="3083063" y="3196"/>
                                  </a:lnTo>
                                  <a:lnTo>
                                    <a:pt x="3083706" y="4740"/>
                                  </a:lnTo>
                                  <a:lnTo>
                                    <a:pt x="3083706" y="8356"/>
                                  </a:lnTo>
                                  <a:lnTo>
                                    <a:pt x="3083063" y="9900"/>
                                  </a:lnTo>
                                  <a:lnTo>
                                    <a:pt x="3080504" y="12457"/>
                                  </a:lnTo>
                                  <a:lnTo>
                                    <a:pt x="307896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105209" y="13096"/>
                                  </a:moveTo>
                                  <a:lnTo>
                                    <a:pt x="3101590" y="13096"/>
                                  </a:lnTo>
                                  <a:lnTo>
                                    <a:pt x="3100054" y="12457"/>
                                  </a:lnTo>
                                  <a:lnTo>
                                    <a:pt x="3097494" y="9900"/>
                                  </a:lnTo>
                                  <a:lnTo>
                                    <a:pt x="3096851" y="8356"/>
                                  </a:lnTo>
                                  <a:lnTo>
                                    <a:pt x="3096851" y="4740"/>
                                  </a:lnTo>
                                  <a:lnTo>
                                    <a:pt x="3097494" y="3196"/>
                                  </a:lnTo>
                                  <a:lnTo>
                                    <a:pt x="3100054" y="639"/>
                                  </a:lnTo>
                                  <a:lnTo>
                                    <a:pt x="3101590" y="0"/>
                                  </a:lnTo>
                                  <a:lnTo>
                                    <a:pt x="3105209" y="0"/>
                                  </a:lnTo>
                                  <a:lnTo>
                                    <a:pt x="3106757" y="639"/>
                                  </a:lnTo>
                                  <a:lnTo>
                                    <a:pt x="3109305" y="3196"/>
                                  </a:lnTo>
                                  <a:lnTo>
                                    <a:pt x="3109948" y="4740"/>
                                  </a:lnTo>
                                  <a:lnTo>
                                    <a:pt x="3109948" y="8356"/>
                                  </a:lnTo>
                                  <a:lnTo>
                                    <a:pt x="3109305" y="9900"/>
                                  </a:lnTo>
                                  <a:lnTo>
                                    <a:pt x="3106757" y="12457"/>
                                  </a:lnTo>
                                  <a:lnTo>
                                    <a:pt x="310520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131450" y="13096"/>
                                  </a:moveTo>
                                  <a:lnTo>
                                    <a:pt x="3127831" y="13096"/>
                                  </a:lnTo>
                                  <a:lnTo>
                                    <a:pt x="3126295" y="12457"/>
                                  </a:lnTo>
                                  <a:lnTo>
                                    <a:pt x="3123735" y="9900"/>
                                  </a:lnTo>
                                  <a:lnTo>
                                    <a:pt x="3123092" y="8356"/>
                                  </a:lnTo>
                                  <a:lnTo>
                                    <a:pt x="3123092" y="4740"/>
                                  </a:lnTo>
                                  <a:lnTo>
                                    <a:pt x="3123735" y="3196"/>
                                  </a:lnTo>
                                  <a:lnTo>
                                    <a:pt x="3126295" y="639"/>
                                  </a:lnTo>
                                  <a:lnTo>
                                    <a:pt x="3127831" y="0"/>
                                  </a:lnTo>
                                  <a:lnTo>
                                    <a:pt x="3131450" y="0"/>
                                  </a:lnTo>
                                  <a:lnTo>
                                    <a:pt x="3132998" y="639"/>
                                  </a:lnTo>
                                  <a:lnTo>
                                    <a:pt x="3135558" y="3196"/>
                                  </a:lnTo>
                                  <a:lnTo>
                                    <a:pt x="3136189" y="4740"/>
                                  </a:lnTo>
                                  <a:lnTo>
                                    <a:pt x="3136189" y="8356"/>
                                  </a:lnTo>
                                  <a:lnTo>
                                    <a:pt x="3135558" y="9900"/>
                                  </a:lnTo>
                                  <a:lnTo>
                                    <a:pt x="3132998" y="12457"/>
                                  </a:lnTo>
                                  <a:lnTo>
                                    <a:pt x="313145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157692" y="13096"/>
                                  </a:moveTo>
                                  <a:lnTo>
                                    <a:pt x="3154084" y="13096"/>
                                  </a:lnTo>
                                  <a:lnTo>
                                    <a:pt x="3152536" y="12457"/>
                                  </a:lnTo>
                                  <a:lnTo>
                                    <a:pt x="3149977" y="9900"/>
                                  </a:lnTo>
                                  <a:lnTo>
                                    <a:pt x="3149346" y="8356"/>
                                  </a:lnTo>
                                  <a:lnTo>
                                    <a:pt x="3149346" y="4740"/>
                                  </a:lnTo>
                                  <a:lnTo>
                                    <a:pt x="3149977" y="3196"/>
                                  </a:lnTo>
                                  <a:lnTo>
                                    <a:pt x="3152536" y="639"/>
                                  </a:lnTo>
                                  <a:lnTo>
                                    <a:pt x="3154084" y="0"/>
                                  </a:lnTo>
                                  <a:lnTo>
                                    <a:pt x="3157692" y="0"/>
                                  </a:lnTo>
                                  <a:lnTo>
                                    <a:pt x="3159240" y="639"/>
                                  </a:lnTo>
                                  <a:lnTo>
                                    <a:pt x="3161800" y="3196"/>
                                  </a:lnTo>
                                  <a:lnTo>
                                    <a:pt x="3162442" y="4740"/>
                                  </a:lnTo>
                                  <a:lnTo>
                                    <a:pt x="3162442" y="8356"/>
                                  </a:lnTo>
                                  <a:lnTo>
                                    <a:pt x="3161800" y="9900"/>
                                  </a:lnTo>
                                  <a:lnTo>
                                    <a:pt x="3159240" y="12457"/>
                                  </a:lnTo>
                                  <a:lnTo>
                                    <a:pt x="315769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183945" y="13096"/>
                                  </a:moveTo>
                                  <a:lnTo>
                                    <a:pt x="3180326" y="13096"/>
                                  </a:lnTo>
                                  <a:lnTo>
                                    <a:pt x="3178778" y="12457"/>
                                  </a:lnTo>
                                  <a:lnTo>
                                    <a:pt x="3176230" y="9900"/>
                                  </a:lnTo>
                                  <a:lnTo>
                                    <a:pt x="3175587" y="8356"/>
                                  </a:lnTo>
                                  <a:lnTo>
                                    <a:pt x="3175587" y="4740"/>
                                  </a:lnTo>
                                  <a:lnTo>
                                    <a:pt x="3176230" y="3196"/>
                                  </a:lnTo>
                                  <a:lnTo>
                                    <a:pt x="3178778" y="639"/>
                                  </a:lnTo>
                                  <a:lnTo>
                                    <a:pt x="3180326" y="0"/>
                                  </a:lnTo>
                                  <a:lnTo>
                                    <a:pt x="3183945" y="0"/>
                                  </a:lnTo>
                                  <a:lnTo>
                                    <a:pt x="3185481" y="639"/>
                                  </a:lnTo>
                                  <a:lnTo>
                                    <a:pt x="3188041" y="3196"/>
                                  </a:lnTo>
                                  <a:lnTo>
                                    <a:pt x="3188684" y="4740"/>
                                  </a:lnTo>
                                  <a:lnTo>
                                    <a:pt x="3188684" y="8356"/>
                                  </a:lnTo>
                                  <a:lnTo>
                                    <a:pt x="3188041" y="9900"/>
                                  </a:lnTo>
                                  <a:lnTo>
                                    <a:pt x="3185481" y="12457"/>
                                  </a:lnTo>
                                  <a:lnTo>
                                    <a:pt x="318394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210187" y="13096"/>
                                  </a:moveTo>
                                  <a:lnTo>
                                    <a:pt x="3206567" y="13096"/>
                                  </a:lnTo>
                                  <a:lnTo>
                                    <a:pt x="3205031" y="12457"/>
                                  </a:lnTo>
                                  <a:lnTo>
                                    <a:pt x="3202471" y="9900"/>
                                  </a:lnTo>
                                  <a:lnTo>
                                    <a:pt x="3201828" y="8356"/>
                                  </a:lnTo>
                                  <a:lnTo>
                                    <a:pt x="3201828" y="4740"/>
                                  </a:lnTo>
                                  <a:lnTo>
                                    <a:pt x="3202471" y="3196"/>
                                  </a:lnTo>
                                  <a:lnTo>
                                    <a:pt x="3205031" y="639"/>
                                  </a:lnTo>
                                  <a:lnTo>
                                    <a:pt x="3206567" y="0"/>
                                  </a:lnTo>
                                  <a:lnTo>
                                    <a:pt x="3210187" y="0"/>
                                  </a:lnTo>
                                  <a:lnTo>
                                    <a:pt x="3211734" y="639"/>
                                  </a:lnTo>
                                  <a:lnTo>
                                    <a:pt x="3214282" y="3196"/>
                                  </a:lnTo>
                                  <a:lnTo>
                                    <a:pt x="3214925" y="4740"/>
                                  </a:lnTo>
                                  <a:lnTo>
                                    <a:pt x="3214925" y="8356"/>
                                  </a:lnTo>
                                  <a:lnTo>
                                    <a:pt x="3214282" y="9900"/>
                                  </a:lnTo>
                                  <a:lnTo>
                                    <a:pt x="3211734" y="12457"/>
                                  </a:lnTo>
                                  <a:lnTo>
                                    <a:pt x="321018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236428" y="13096"/>
                                  </a:moveTo>
                                  <a:lnTo>
                                    <a:pt x="3232808" y="13096"/>
                                  </a:lnTo>
                                  <a:lnTo>
                                    <a:pt x="3231273" y="12457"/>
                                  </a:lnTo>
                                  <a:lnTo>
                                    <a:pt x="3228713" y="9900"/>
                                  </a:lnTo>
                                  <a:lnTo>
                                    <a:pt x="3228070" y="8356"/>
                                  </a:lnTo>
                                  <a:lnTo>
                                    <a:pt x="3228070" y="4740"/>
                                  </a:lnTo>
                                  <a:lnTo>
                                    <a:pt x="3228713" y="3196"/>
                                  </a:lnTo>
                                  <a:lnTo>
                                    <a:pt x="3231273" y="639"/>
                                  </a:lnTo>
                                  <a:lnTo>
                                    <a:pt x="3232808" y="0"/>
                                  </a:lnTo>
                                  <a:lnTo>
                                    <a:pt x="3236428" y="0"/>
                                  </a:lnTo>
                                  <a:lnTo>
                                    <a:pt x="3237976" y="639"/>
                                  </a:lnTo>
                                  <a:lnTo>
                                    <a:pt x="3240536" y="3196"/>
                                  </a:lnTo>
                                  <a:lnTo>
                                    <a:pt x="3241167" y="4740"/>
                                  </a:lnTo>
                                  <a:lnTo>
                                    <a:pt x="3241167" y="8356"/>
                                  </a:lnTo>
                                  <a:lnTo>
                                    <a:pt x="3240536" y="9900"/>
                                  </a:lnTo>
                                  <a:lnTo>
                                    <a:pt x="3237976" y="12457"/>
                                  </a:lnTo>
                                  <a:lnTo>
                                    <a:pt x="323642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262681" y="13096"/>
                                  </a:moveTo>
                                  <a:lnTo>
                                    <a:pt x="3259062" y="13096"/>
                                  </a:lnTo>
                                  <a:lnTo>
                                    <a:pt x="3257514" y="12457"/>
                                  </a:lnTo>
                                  <a:lnTo>
                                    <a:pt x="3254954" y="9900"/>
                                  </a:lnTo>
                                  <a:lnTo>
                                    <a:pt x="3254323" y="8356"/>
                                  </a:lnTo>
                                  <a:lnTo>
                                    <a:pt x="3254323" y="4740"/>
                                  </a:lnTo>
                                  <a:lnTo>
                                    <a:pt x="3254954" y="3196"/>
                                  </a:lnTo>
                                  <a:lnTo>
                                    <a:pt x="3257514" y="639"/>
                                  </a:lnTo>
                                  <a:lnTo>
                                    <a:pt x="3259062" y="0"/>
                                  </a:lnTo>
                                  <a:lnTo>
                                    <a:pt x="3262681" y="0"/>
                                  </a:lnTo>
                                  <a:lnTo>
                                    <a:pt x="3264217" y="639"/>
                                  </a:lnTo>
                                  <a:lnTo>
                                    <a:pt x="3266777" y="3196"/>
                                  </a:lnTo>
                                  <a:lnTo>
                                    <a:pt x="3267420" y="4740"/>
                                  </a:lnTo>
                                  <a:lnTo>
                                    <a:pt x="3267420" y="8356"/>
                                  </a:lnTo>
                                  <a:lnTo>
                                    <a:pt x="3266777" y="9900"/>
                                  </a:lnTo>
                                  <a:lnTo>
                                    <a:pt x="3264217" y="12457"/>
                                  </a:lnTo>
                                  <a:lnTo>
                                    <a:pt x="326268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288923" y="13096"/>
                                  </a:moveTo>
                                  <a:lnTo>
                                    <a:pt x="3285303" y="13096"/>
                                  </a:lnTo>
                                  <a:lnTo>
                                    <a:pt x="3283755" y="12457"/>
                                  </a:lnTo>
                                  <a:lnTo>
                                    <a:pt x="3281207" y="9900"/>
                                  </a:lnTo>
                                  <a:lnTo>
                                    <a:pt x="3280564" y="8356"/>
                                  </a:lnTo>
                                  <a:lnTo>
                                    <a:pt x="3280564" y="4740"/>
                                  </a:lnTo>
                                  <a:lnTo>
                                    <a:pt x="3281207" y="3196"/>
                                  </a:lnTo>
                                  <a:lnTo>
                                    <a:pt x="3283755" y="639"/>
                                  </a:lnTo>
                                  <a:lnTo>
                                    <a:pt x="3285303" y="0"/>
                                  </a:lnTo>
                                  <a:lnTo>
                                    <a:pt x="3288923" y="0"/>
                                  </a:lnTo>
                                  <a:lnTo>
                                    <a:pt x="3290458" y="639"/>
                                  </a:lnTo>
                                  <a:lnTo>
                                    <a:pt x="3293018" y="3196"/>
                                  </a:lnTo>
                                  <a:lnTo>
                                    <a:pt x="3293661" y="4740"/>
                                  </a:lnTo>
                                  <a:lnTo>
                                    <a:pt x="3293661" y="8356"/>
                                  </a:lnTo>
                                  <a:lnTo>
                                    <a:pt x="3293018" y="9900"/>
                                  </a:lnTo>
                                  <a:lnTo>
                                    <a:pt x="3290458" y="12457"/>
                                  </a:lnTo>
                                  <a:lnTo>
                                    <a:pt x="328892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315164" y="13096"/>
                                  </a:moveTo>
                                  <a:lnTo>
                                    <a:pt x="3311544" y="13096"/>
                                  </a:lnTo>
                                  <a:lnTo>
                                    <a:pt x="3310009" y="12457"/>
                                  </a:lnTo>
                                  <a:lnTo>
                                    <a:pt x="3307449" y="9900"/>
                                  </a:lnTo>
                                  <a:lnTo>
                                    <a:pt x="3306806" y="8356"/>
                                  </a:lnTo>
                                  <a:lnTo>
                                    <a:pt x="3306806" y="4740"/>
                                  </a:lnTo>
                                  <a:lnTo>
                                    <a:pt x="3307449" y="3196"/>
                                  </a:lnTo>
                                  <a:lnTo>
                                    <a:pt x="3310009" y="639"/>
                                  </a:lnTo>
                                  <a:lnTo>
                                    <a:pt x="3311544" y="0"/>
                                  </a:lnTo>
                                  <a:lnTo>
                                    <a:pt x="3315164" y="0"/>
                                  </a:lnTo>
                                  <a:lnTo>
                                    <a:pt x="3316712" y="639"/>
                                  </a:lnTo>
                                  <a:lnTo>
                                    <a:pt x="3319260" y="3196"/>
                                  </a:lnTo>
                                  <a:lnTo>
                                    <a:pt x="3319903" y="4740"/>
                                  </a:lnTo>
                                  <a:lnTo>
                                    <a:pt x="3319903" y="8356"/>
                                  </a:lnTo>
                                  <a:lnTo>
                                    <a:pt x="3319260" y="9900"/>
                                  </a:lnTo>
                                  <a:lnTo>
                                    <a:pt x="3316712" y="12457"/>
                                  </a:lnTo>
                                  <a:lnTo>
                                    <a:pt x="331516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341405" y="13096"/>
                                  </a:moveTo>
                                  <a:lnTo>
                                    <a:pt x="3337798" y="13096"/>
                                  </a:lnTo>
                                  <a:lnTo>
                                    <a:pt x="3336250" y="12457"/>
                                  </a:lnTo>
                                  <a:lnTo>
                                    <a:pt x="3333690" y="9900"/>
                                  </a:lnTo>
                                  <a:lnTo>
                                    <a:pt x="3333047" y="8356"/>
                                  </a:lnTo>
                                  <a:lnTo>
                                    <a:pt x="3333047" y="4740"/>
                                  </a:lnTo>
                                  <a:lnTo>
                                    <a:pt x="3333690" y="3196"/>
                                  </a:lnTo>
                                  <a:lnTo>
                                    <a:pt x="3336250" y="639"/>
                                  </a:lnTo>
                                  <a:lnTo>
                                    <a:pt x="3337798" y="0"/>
                                  </a:lnTo>
                                  <a:lnTo>
                                    <a:pt x="3341405" y="0"/>
                                  </a:lnTo>
                                  <a:lnTo>
                                    <a:pt x="3342953" y="639"/>
                                  </a:lnTo>
                                  <a:lnTo>
                                    <a:pt x="3345513" y="3196"/>
                                  </a:lnTo>
                                  <a:lnTo>
                                    <a:pt x="3346144" y="4740"/>
                                  </a:lnTo>
                                  <a:lnTo>
                                    <a:pt x="3346144" y="8356"/>
                                  </a:lnTo>
                                  <a:lnTo>
                                    <a:pt x="3345513" y="9900"/>
                                  </a:lnTo>
                                  <a:lnTo>
                                    <a:pt x="3342953" y="12457"/>
                                  </a:lnTo>
                                  <a:lnTo>
                                    <a:pt x="334140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367659" y="13096"/>
                                  </a:moveTo>
                                  <a:lnTo>
                                    <a:pt x="3364039" y="13096"/>
                                  </a:lnTo>
                                  <a:lnTo>
                                    <a:pt x="3362491" y="12457"/>
                                  </a:lnTo>
                                  <a:lnTo>
                                    <a:pt x="3359931" y="9900"/>
                                  </a:lnTo>
                                  <a:lnTo>
                                    <a:pt x="3359300" y="8356"/>
                                  </a:lnTo>
                                  <a:lnTo>
                                    <a:pt x="3359300" y="4740"/>
                                  </a:lnTo>
                                  <a:lnTo>
                                    <a:pt x="3359931" y="3196"/>
                                  </a:lnTo>
                                  <a:lnTo>
                                    <a:pt x="3362491" y="639"/>
                                  </a:lnTo>
                                  <a:lnTo>
                                    <a:pt x="3364039" y="0"/>
                                  </a:lnTo>
                                  <a:lnTo>
                                    <a:pt x="3367659" y="0"/>
                                  </a:lnTo>
                                  <a:lnTo>
                                    <a:pt x="3369195" y="639"/>
                                  </a:lnTo>
                                  <a:lnTo>
                                    <a:pt x="3371754" y="3196"/>
                                  </a:lnTo>
                                  <a:lnTo>
                                    <a:pt x="3372397" y="4740"/>
                                  </a:lnTo>
                                  <a:lnTo>
                                    <a:pt x="3372397" y="8356"/>
                                  </a:lnTo>
                                  <a:lnTo>
                                    <a:pt x="3371754" y="9900"/>
                                  </a:lnTo>
                                  <a:lnTo>
                                    <a:pt x="3369195" y="12457"/>
                                  </a:lnTo>
                                  <a:lnTo>
                                    <a:pt x="336765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393900" y="13096"/>
                                  </a:moveTo>
                                  <a:lnTo>
                                    <a:pt x="3390280" y="13096"/>
                                  </a:lnTo>
                                  <a:lnTo>
                                    <a:pt x="3388733" y="12457"/>
                                  </a:lnTo>
                                  <a:lnTo>
                                    <a:pt x="3386185" y="9900"/>
                                  </a:lnTo>
                                  <a:lnTo>
                                    <a:pt x="3385542" y="8356"/>
                                  </a:lnTo>
                                  <a:lnTo>
                                    <a:pt x="3385542" y="4740"/>
                                  </a:lnTo>
                                  <a:lnTo>
                                    <a:pt x="3386185" y="3196"/>
                                  </a:lnTo>
                                  <a:lnTo>
                                    <a:pt x="3388733" y="639"/>
                                  </a:lnTo>
                                  <a:lnTo>
                                    <a:pt x="3390280" y="0"/>
                                  </a:lnTo>
                                  <a:lnTo>
                                    <a:pt x="3393900" y="0"/>
                                  </a:lnTo>
                                  <a:lnTo>
                                    <a:pt x="3395436" y="639"/>
                                  </a:lnTo>
                                  <a:lnTo>
                                    <a:pt x="3397996" y="3196"/>
                                  </a:lnTo>
                                  <a:lnTo>
                                    <a:pt x="3398639" y="4740"/>
                                  </a:lnTo>
                                  <a:lnTo>
                                    <a:pt x="3398639" y="8356"/>
                                  </a:lnTo>
                                  <a:lnTo>
                                    <a:pt x="3397996" y="9900"/>
                                  </a:lnTo>
                                  <a:lnTo>
                                    <a:pt x="3395436" y="12457"/>
                                  </a:lnTo>
                                  <a:lnTo>
                                    <a:pt x="339390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20141" y="13096"/>
                                  </a:moveTo>
                                  <a:lnTo>
                                    <a:pt x="3416522" y="13096"/>
                                  </a:lnTo>
                                  <a:lnTo>
                                    <a:pt x="3414986" y="12457"/>
                                  </a:lnTo>
                                  <a:lnTo>
                                    <a:pt x="3412426" y="9900"/>
                                  </a:lnTo>
                                  <a:lnTo>
                                    <a:pt x="3411783" y="8356"/>
                                  </a:lnTo>
                                  <a:lnTo>
                                    <a:pt x="3411783" y="4740"/>
                                  </a:lnTo>
                                  <a:lnTo>
                                    <a:pt x="3412426" y="3196"/>
                                  </a:lnTo>
                                  <a:lnTo>
                                    <a:pt x="3414986" y="639"/>
                                  </a:lnTo>
                                  <a:lnTo>
                                    <a:pt x="3416522" y="0"/>
                                  </a:lnTo>
                                  <a:lnTo>
                                    <a:pt x="3420141" y="0"/>
                                  </a:lnTo>
                                  <a:lnTo>
                                    <a:pt x="3421689" y="639"/>
                                  </a:lnTo>
                                  <a:lnTo>
                                    <a:pt x="3424237" y="3196"/>
                                  </a:lnTo>
                                  <a:lnTo>
                                    <a:pt x="3424880" y="4740"/>
                                  </a:lnTo>
                                  <a:lnTo>
                                    <a:pt x="3424880" y="8356"/>
                                  </a:lnTo>
                                  <a:lnTo>
                                    <a:pt x="3424237" y="9900"/>
                                  </a:lnTo>
                                  <a:lnTo>
                                    <a:pt x="3421689" y="12457"/>
                                  </a:lnTo>
                                  <a:lnTo>
                                    <a:pt x="342014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46383" y="13096"/>
                                  </a:moveTo>
                                  <a:lnTo>
                                    <a:pt x="3442775" y="13096"/>
                                  </a:lnTo>
                                  <a:lnTo>
                                    <a:pt x="3441227" y="12457"/>
                                  </a:lnTo>
                                  <a:lnTo>
                                    <a:pt x="3438667" y="9900"/>
                                  </a:lnTo>
                                  <a:lnTo>
                                    <a:pt x="3438025" y="8356"/>
                                  </a:lnTo>
                                  <a:lnTo>
                                    <a:pt x="3438025" y="4740"/>
                                  </a:lnTo>
                                  <a:lnTo>
                                    <a:pt x="3438667" y="3196"/>
                                  </a:lnTo>
                                  <a:lnTo>
                                    <a:pt x="3441227" y="639"/>
                                  </a:lnTo>
                                  <a:lnTo>
                                    <a:pt x="3442775" y="0"/>
                                  </a:lnTo>
                                  <a:lnTo>
                                    <a:pt x="3446383" y="0"/>
                                  </a:lnTo>
                                  <a:lnTo>
                                    <a:pt x="3447931" y="639"/>
                                  </a:lnTo>
                                  <a:lnTo>
                                    <a:pt x="3450490" y="3196"/>
                                  </a:lnTo>
                                  <a:lnTo>
                                    <a:pt x="3451121" y="4740"/>
                                  </a:lnTo>
                                  <a:lnTo>
                                    <a:pt x="3451121" y="8356"/>
                                  </a:lnTo>
                                  <a:lnTo>
                                    <a:pt x="3450490" y="9900"/>
                                  </a:lnTo>
                                  <a:lnTo>
                                    <a:pt x="3447931" y="12457"/>
                                  </a:lnTo>
                                  <a:lnTo>
                                    <a:pt x="344638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72636" y="13096"/>
                                  </a:moveTo>
                                  <a:lnTo>
                                    <a:pt x="3469017" y="13096"/>
                                  </a:lnTo>
                                  <a:lnTo>
                                    <a:pt x="3467469" y="12457"/>
                                  </a:lnTo>
                                  <a:lnTo>
                                    <a:pt x="3464909" y="9900"/>
                                  </a:lnTo>
                                  <a:lnTo>
                                    <a:pt x="3464278" y="8356"/>
                                  </a:lnTo>
                                  <a:lnTo>
                                    <a:pt x="3464278" y="4740"/>
                                  </a:lnTo>
                                  <a:lnTo>
                                    <a:pt x="3464909" y="3196"/>
                                  </a:lnTo>
                                  <a:lnTo>
                                    <a:pt x="3467469" y="639"/>
                                  </a:lnTo>
                                  <a:lnTo>
                                    <a:pt x="3469017" y="0"/>
                                  </a:lnTo>
                                  <a:lnTo>
                                    <a:pt x="3472636" y="0"/>
                                  </a:lnTo>
                                  <a:lnTo>
                                    <a:pt x="3474172" y="639"/>
                                  </a:lnTo>
                                  <a:lnTo>
                                    <a:pt x="3476732" y="3196"/>
                                  </a:lnTo>
                                  <a:lnTo>
                                    <a:pt x="3477375" y="4740"/>
                                  </a:lnTo>
                                  <a:lnTo>
                                    <a:pt x="3477375" y="8356"/>
                                  </a:lnTo>
                                  <a:lnTo>
                                    <a:pt x="3476732" y="9900"/>
                                  </a:lnTo>
                                  <a:lnTo>
                                    <a:pt x="3474172" y="12457"/>
                                  </a:lnTo>
                                  <a:lnTo>
                                    <a:pt x="347263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98877" y="13096"/>
                                  </a:moveTo>
                                  <a:lnTo>
                                    <a:pt x="3495258" y="13096"/>
                                  </a:lnTo>
                                  <a:lnTo>
                                    <a:pt x="3493710" y="12457"/>
                                  </a:lnTo>
                                  <a:lnTo>
                                    <a:pt x="3491162" y="9900"/>
                                  </a:lnTo>
                                  <a:lnTo>
                                    <a:pt x="3490519" y="8356"/>
                                  </a:lnTo>
                                  <a:lnTo>
                                    <a:pt x="3490519" y="4740"/>
                                  </a:lnTo>
                                  <a:lnTo>
                                    <a:pt x="3491162" y="3196"/>
                                  </a:lnTo>
                                  <a:lnTo>
                                    <a:pt x="3493710" y="639"/>
                                  </a:lnTo>
                                  <a:lnTo>
                                    <a:pt x="3495258" y="0"/>
                                  </a:lnTo>
                                  <a:lnTo>
                                    <a:pt x="3498877" y="0"/>
                                  </a:lnTo>
                                  <a:lnTo>
                                    <a:pt x="3500413" y="639"/>
                                  </a:lnTo>
                                  <a:lnTo>
                                    <a:pt x="3502973" y="3196"/>
                                  </a:lnTo>
                                  <a:lnTo>
                                    <a:pt x="3503616" y="4740"/>
                                  </a:lnTo>
                                  <a:lnTo>
                                    <a:pt x="3503616" y="8356"/>
                                  </a:lnTo>
                                  <a:lnTo>
                                    <a:pt x="3502973" y="9900"/>
                                  </a:lnTo>
                                  <a:lnTo>
                                    <a:pt x="3500413" y="12457"/>
                                  </a:lnTo>
                                  <a:lnTo>
                                    <a:pt x="349887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525119" y="13096"/>
                                  </a:moveTo>
                                  <a:lnTo>
                                    <a:pt x="3521499" y="13096"/>
                                  </a:lnTo>
                                  <a:lnTo>
                                    <a:pt x="3519963" y="12457"/>
                                  </a:lnTo>
                                  <a:lnTo>
                                    <a:pt x="3517404" y="9900"/>
                                  </a:lnTo>
                                  <a:lnTo>
                                    <a:pt x="3516761" y="8356"/>
                                  </a:lnTo>
                                  <a:lnTo>
                                    <a:pt x="3516761" y="4740"/>
                                  </a:lnTo>
                                  <a:lnTo>
                                    <a:pt x="3517404" y="3196"/>
                                  </a:lnTo>
                                  <a:lnTo>
                                    <a:pt x="3519963" y="639"/>
                                  </a:lnTo>
                                  <a:lnTo>
                                    <a:pt x="3521499" y="0"/>
                                  </a:lnTo>
                                  <a:lnTo>
                                    <a:pt x="3525119" y="0"/>
                                  </a:lnTo>
                                  <a:lnTo>
                                    <a:pt x="3526667" y="639"/>
                                  </a:lnTo>
                                  <a:lnTo>
                                    <a:pt x="3529226" y="3196"/>
                                  </a:lnTo>
                                  <a:lnTo>
                                    <a:pt x="3529857" y="4740"/>
                                  </a:lnTo>
                                  <a:lnTo>
                                    <a:pt x="3529857" y="8356"/>
                                  </a:lnTo>
                                  <a:lnTo>
                                    <a:pt x="3529226" y="9900"/>
                                  </a:lnTo>
                                  <a:lnTo>
                                    <a:pt x="3526667" y="12457"/>
                                  </a:lnTo>
                                  <a:lnTo>
                                    <a:pt x="352511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551360" y="13096"/>
                                  </a:moveTo>
                                  <a:lnTo>
                                    <a:pt x="3547753" y="13096"/>
                                  </a:lnTo>
                                  <a:lnTo>
                                    <a:pt x="3546205" y="12457"/>
                                  </a:lnTo>
                                  <a:lnTo>
                                    <a:pt x="3543645" y="9900"/>
                                  </a:lnTo>
                                  <a:lnTo>
                                    <a:pt x="3543002" y="8356"/>
                                  </a:lnTo>
                                  <a:lnTo>
                                    <a:pt x="3543002" y="4740"/>
                                  </a:lnTo>
                                  <a:lnTo>
                                    <a:pt x="3543645" y="3196"/>
                                  </a:lnTo>
                                  <a:lnTo>
                                    <a:pt x="3546205" y="639"/>
                                  </a:lnTo>
                                  <a:lnTo>
                                    <a:pt x="3547753" y="0"/>
                                  </a:lnTo>
                                  <a:lnTo>
                                    <a:pt x="3551360" y="0"/>
                                  </a:lnTo>
                                  <a:lnTo>
                                    <a:pt x="3552908" y="639"/>
                                  </a:lnTo>
                                  <a:lnTo>
                                    <a:pt x="3555468" y="3196"/>
                                  </a:lnTo>
                                  <a:lnTo>
                                    <a:pt x="3556099" y="4740"/>
                                  </a:lnTo>
                                  <a:lnTo>
                                    <a:pt x="3556099" y="8356"/>
                                  </a:lnTo>
                                  <a:lnTo>
                                    <a:pt x="3555468" y="9900"/>
                                  </a:lnTo>
                                  <a:lnTo>
                                    <a:pt x="3552908" y="12457"/>
                                  </a:lnTo>
                                  <a:lnTo>
                                    <a:pt x="355136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577613" y="13096"/>
                                  </a:moveTo>
                                  <a:lnTo>
                                    <a:pt x="3573994" y="13096"/>
                                  </a:lnTo>
                                  <a:lnTo>
                                    <a:pt x="3572446" y="12457"/>
                                  </a:lnTo>
                                  <a:lnTo>
                                    <a:pt x="3569886" y="9900"/>
                                  </a:lnTo>
                                  <a:lnTo>
                                    <a:pt x="3569255" y="8356"/>
                                  </a:lnTo>
                                  <a:lnTo>
                                    <a:pt x="3569255" y="4740"/>
                                  </a:lnTo>
                                  <a:lnTo>
                                    <a:pt x="3569886" y="3196"/>
                                  </a:lnTo>
                                  <a:lnTo>
                                    <a:pt x="3572446" y="639"/>
                                  </a:lnTo>
                                  <a:lnTo>
                                    <a:pt x="3573994" y="0"/>
                                  </a:lnTo>
                                  <a:lnTo>
                                    <a:pt x="3577613" y="0"/>
                                  </a:lnTo>
                                  <a:lnTo>
                                    <a:pt x="3579149" y="639"/>
                                  </a:lnTo>
                                  <a:lnTo>
                                    <a:pt x="3581709" y="3196"/>
                                  </a:lnTo>
                                  <a:lnTo>
                                    <a:pt x="3582352" y="4740"/>
                                  </a:lnTo>
                                  <a:lnTo>
                                    <a:pt x="3582352" y="8356"/>
                                  </a:lnTo>
                                  <a:lnTo>
                                    <a:pt x="3581709" y="9900"/>
                                  </a:lnTo>
                                  <a:lnTo>
                                    <a:pt x="3579149" y="12457"/>
                                  </a:lnTo>
                                  <a:lnTo>
                                    <a:pt x="357761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603855" y="13096"/>
                                  </a:moveTo>
                                  <a:lnTo>
                                    <a:pt x="3600235" y="13096"/>
                                  </a:lnTo>
                                  <a:lnTo>
                                    <a:pt x="3598699" y="12457"/>
                                  </a:lnTo>
                                  <a:lnTo>
                                    <a:pt x="3596140" y="9900"/>
                                  </a:lnTo>
                                  <a:lnTo>
                                    <a:pt x="3595497" y="8356"/>
                                  </a:lnTo>
                                  <a:lnTo>
                                    <a:pt x="3595497" y="4740"/>
                                  </a:lnTo>
                                  <a:lnTo>
                                    <a:pt x="3596140" y="3196"/>
                                  </a:lnTo>
                                  <a:lnTo>
                                    <a:pt x="3598699" y="639"/>
                                  </a:lnTo>
                                  <a:lnTo>
                                    <a:pt x="3600235" y="0"/>
                                  </a:lnTo>
                                  <a:lnTo>
                                    <a:pt x="3603855" y="0"/>
                                  </a:lnTo>
                                  <a:lnTo>
                                    <a:pt x="3605403" y="639"/>
                                  </a:lnTo>
                                  <a:lnTo>
                                    <a:pt x="3607951" y="3196"/>
                                  </a:lnTo>
                                  <a:lnTo>
                                    <a:pt x="3608593" y="4740"/>
                                  </a:lnTo>
                                  <a:lnTo>
                                    <a:pt x="3608593" y="8356"/>
                                  </a:lnTo>
                                  <a:lnTo>
                                    <a:pt x="3607951" y="9900"/>
                                  </a:lnTo>
                                  <a:lnTo>
                                    <a:pt x="3605403" y="12457"/>
                                  </a:lnTo>
                                  <a:lnTo>
                                    <a:pt x="360385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630096" y="13096"/>
                                  </a:moveTo>
                                  <a:lnTo>
                                    <a:pt x="3626477" y="13096"/>
                                  </a:lnTo>
                                  <a:lnTo>
                                    <a:pt x="3624941" y="12457"/>
                                  </a:lnTo>
                                  <a:lnTo>
                                    <a:pt x="3622381" y="9900"/>
                                  </a:lnTo>
                                  <a:lnTo>
                                    <a:pt x="3621738" y="8356"/>
                                  </a:lnTo>
                                  <a:lnTo>
                                    <a:pt x="3621738" y="4740"/>
                                  </a:lnTo>
                                  <a:lnTo>
                                    <a:pt x="3622381" y="3196"/>
                                  </a:lnTo>
                                  <a:lnTo>
                                    <a:pt x="3624941" y="639"/>
                                  </a:lnTo>
                                  <a:lnTo>
                                    <a:pt x="3626477" y="0"/>
                                  </a:lnTo>
                                  <a:lnTo>
                                    <a:pt x="3630096" y="0"/>
                                  </a:lnTo>
                                  <a:lnTo>
                                    <a:pt x="3631644" y="639"/>
                                  </a:lnTo>
                                  <a:lnTo>
                                    <a:pt x="3634204" y="3196"/>
                                  </a:lnTo>
                                  <a:lnTo>
                                    <a:pt x="3634835" y="4740"/>
                                  </a:lnTo>
                                  <a:lnTo>
                                    <a:pt x="3634835" y="8356"/>
                                  </a:lnTo>
                                  <a:lnTo>
                                    <a:pt x="3634204" y="9900"/>
                                  </a:lnTo>
                                  <a:lnTo>
                                    <a:pt x="3631644" y="12457"/>
                                  </a:lnTo>
                                  <a:lnTo>
                                    <a:pt x="363009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656338" y="13096"/>
                                  </a:moveTo>
                                  <a:lnTo>
                                    <a:pt x="3652730" y="13096"/>
                                  </a:lnTo>
                                  <a:lnTo>
                                    <a:pt x="3651182" y="12457"/>
                                  </a:lnTo>
                                  <a:lnTo>
                                    <a:pt x="3648622" y="9900"/>
                                  </a:lnTo>
                                  <a:lnTo>
                                    <a:pt x="3647991" y="8356"/>
                                  </a:lnTo>
                                  <a:lnTo>
                                    <a:pt x="3647991" y="4740"/>
                                  </a:lnTo>
                                  <a:lnTo>
                                    <a:pt x="3648622" y="3196"/>
                                  </a:lnTo>
                                  <a:lnTo>
                                    <a:pt x="3651182" y="639"/>
                                  </a:lnTo>
                                  <a:lnTo>
                                    <a:pt x="3652730" y="0"/>
                                  </a:lnTo>
                                  <a:lnTo>
                                    <a:pt x="3656338" y="0"/>
                                  </a:lnTo>
                                  <a:lnTo>
                                    <a:pt x="3657885" y="639"/>
                                  </a:lnTo>
                                  <a:lnTo>
                                    <a:pt x="3660445" y="3196"/>
                                  </a:lnTo>
                                  <a:lnTo>
                                    <a:pt x="3661088" y="4740"/>
                                  </a:lnTo>
                                  <a:lnTo>
                                    <a:pt x="3661088" y="8356"/>
                                  </a:lnTo>
                                  <a:lnTo>
                                    <a:pt x="3660445" y="9900"/>
                                  </a:lnTo>
                                  <a:lnTo>
                                    <a:pt x="3657885" y="12457"/>
                                  </a:lnTo>
                                  <a:lnTo>
                                    <a:pt x="365633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682591" y="13096"/>
                                  </a:moveTo>
                                  <a:lnTo>
                                    <a:pt x="3678971" y="13096"/>
                                  </a:lnTo>
                                  <a:lnTo>
                                    <a:pt x="3677424" y="12457"/>
                                  </a:lnTo>
                                  <a:lnTo>
                                    <a:pt x="3674864" y="9900"/>
                                  </a:lnTo>
                                  <a:lnTo>
                                    <a:pt x="3674233" y="8356"/>
                                  </a:lnTo>
                                  <a:lnTo>
                                    <a:pt x="3674233" y="4740"/>
                                  </a:lnTo>
                                  <a:lnTo>
                                    <a:pt x="3674864" y="3196"/>
                                  </a:lnTo>
                                  <a:lnTo>
                                    <a:pt x="3677424" y="639"/>
                                  </a:lnTo>
                                  <a:lnTo>
                                    <a:pt x="3678971" y="0"/>
                                  </a:lnTo>
                                  <a:lnTo>
                                    <a:pt x="3682591" y="0"/>
                                  </a:lnTo>
                                  <a:lnTo>
                                    <a:pt x="3684127" y="639"/>
                                  </a:lnTo>
                                  <a:lnTo>
                                    <a:pt x="3686687" y="3196"/>
                                  </a:lnTo>
                                  <a:lnTo>
                                    <a:pt x="3687330" y="4740"/>
                                  </a:lnTo>
                                  <a:lnTo>
                                    <a:pt x="3687330" y="8356"/>
                                  </a:lnTo>
                                  <a:lnTo>
                                    <a:pt x="3686687" y="9900"/>
                                  </a:lnTo>
                                  <a:lnTo>
                                    <a:pt x="3684127" y="12457"/>
                                  </a:lnTo>
                                  <a:lnTo>
                                    <a:pt x="368259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708832" y="13096"/>
                                  </a:moveTo>
                                  <a:lnTo>
                                    <a:pt x="3705213" y="13096"/>
                                  </a:lnTo>
                                  <a:lnTo>
                                    <a:pt x="3703677" y="12457"/>
                                  </a:lnTo>
                                  <a:lnTo>
                                    <a:pt x="3701117" y="9900"/>
                                  </a:lnTo>
                                  <a:lnTo>
                                    <a:pt x="3700474" y="8356"/>
                                  </a:lnTo>
                                  <a:lnTo>
                                    <a:pt x="3700474" y="4740"/>
                                  </a:lnTo>
                                  <a:lnTo>
                                    <a:pt x="3701117" y="3196"/>
                                  </a:lnTo>
                                  <a:lnTo>
                                    <a:pt x="3703677" y="639"/>
                                  </a:lnTo>
                                  <a:lnTo>
                                    <a:pt x="3705213" y="0"/>
                                  </a:lnTo>
                                  <a:lnTo>
                                    <a:pt x="3708832" y="0"/>
                                  </a:lnTo>
                                  <a:lnTo>
                                    <a:pt x="3710380" y="639"/>
                                  </a:lnTo>
                                  <a:lnTo>
                                    <a:pt x="3712928" y="3196"/>
                                  </a:lnTo>
                                  <a:lnTo>
                                    <a:pt x="3713571" y="4740"/>
                                  </a:lnTo>
                                  <a:lnTo>
                                    <a:pt x="3713571" y="8356"/>
                                  </a:lnTo>
                                  <a:lnTo>
                                    <a:pt x="3712928" y="9900"/>
                                  </a:lnTo>
                                  <a:lnTo>
                                    <a:pt x="3710380" y="12457"/>
                                  </a:lnTo>
                                  <a:lnTo>
                                    <a:pt x="370883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735074" y="13096"/>
                                  </a:moveTo>
                                  <a:lnTo>
                                    <a:pt x="3731454" y="13096"/>
                                  </a:lnTo>
                                  <a:lnTo>
                                    <a:pt x="3729918" y="12457"/>
                                  </a:lnTo>
                                  <a:lnTo>
                                    <a:pt x="3727358" y="9900"/>
                                  </a:lnTo>
                                  <a:lnTo>
                                    <a:pt x="3726715" y="8356"/>
                                  </a:lnTo>
                                  <a:lnTo>
                                    <a:pt x="3726715" y="4740"/>
                                  </a:lnTo>
                                  <a:lnTo>
                                    <a:pt x="3727358" y="3196"/>
                                  </a:lnTo>
                                  <a:lnTo>
                                    <a:pt x="3729918" y="639"/>
                                  </a:lnTo>
                                  <a:lnTo>
                                    <a:pt x="3731454" y="0"/>
                                  </a:lnTo>
                                  <a:lnTo>
                                    <a:pt x="3735074" y="0"/>
                                  </a:lnTo>
                                  <a:lnTo>
                                    <a:pt x="3736621" y="639"/>
                                  </a:lnTo>
                                  <a:lnTo>
                                    <a:pt x="3739181" y="3196"/>
                                  </a:lnTo>
                                  <a:lnTo>
                                    <a:pt x="3739812" y="4740"/>
                                  </a:lnTo>
                                  <a:lnTo>
                                    <a:pt x="3739812" y="8356"/>
                                  </a:lnTo>
                                  <a:lnTo>
                                    <a:pt x="3739181" y="9900"/>
                                  </a:lnTo>
                                  <a:lnTo>
                                    <a:pt x="3736621" y="12457"/>
                                  </a:lnTo>
                                  <a:lnTo>
                                    <a:pt x="373507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761327" y="13096"/>
                                  </a:moveTo>
                                  <a:lnTo>
                                    <a:pt x="3757707" y="13096"/>
                                  </a:lnTo>
                                  <a:lnTo>
                                    <a:pt x="3756160" y="12457"/>
                                  </a:lnTo>
                                  <a:lnTo>
                                    <a:pt x="3753600" y="9900"/>
                                  </a:lnTo>
                                  <a:lnTo>
                                    <a:pt x="3752969" y="8356"/>
                                  </a:lnTo>
                                  <a:lnTo>
                                    <a:pt x="3752969" y="4740"/>
                                  </a:lnTo>
                                  <a:lnTo>
                                    <a:pt x="3753600" y="3196"/>
                                  </a:lnTo>
                                  <a:lnTo>
                                    <a:pt x="3756160" y="639"/>
                                  </a:lnTo>
                                  <a:lnTo>
                                    <a:pt x="3757707" y="0"/>
                                  </a:lnTo>
                                  <a:lnTo>
                                    <a:pt x="3761327" y="0"/>
                                  </a:lnTo>
                                  <a:lnTo>
                                    <a:pt x="3762863" y="639"/>
                                  </a:lnTo>
                                  <a:lnTo>
                                    <a:pt x="3765423" y="3196"/>
                                  </a:lnTo>
                                  <a:lnTo>
                                    <a:pt x="3766066" y="4740"/>
                                  </a:lnTo>
                                  <a:lnTo>
                                    <a:pt x="3766066" y="8356"/>
                                  </a:lnTo>
                                  <a:lnTo>
                                    <a:pt x="3765423" y="9900"/>
                                  </a:lnTo>
                                  <a:lnTo>
                                    <a:pt x="3762863" y="12457"/>
                                  </a:lnTo>
                                  <a:lnTo>
                                    <a:pt x="376132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787568" y="13096"/>
                                  </a:moveTo>
                                  <a:lnTo>
                                    <a:pt x="3783949" y="13096"/>
                                  </a:lnTo>
                                  <a:lnTo>
                                    <a:pt x="3782401" y="12457"/>
                                  </a:lnTo>
                                  <a:lnTo>
                                    <a:pt x="3779853" y="9900"/>
                                  </a:lnTo>
                                  <a:lnTo>
                                    <a:pt x="3779210" y="8356"/>
                                  </a:lnTo>
                                  <a:lnTo>
                                    <a:pt x="3779210" y="4740"/>
                                  </a:lnTo>
                                  <a:lnTo>
                                    <a:pt x="3779853" y="3196"/>
                                  </a:lnTo>
                                  <a:lnTo>
                                    <a:pt x="3782401" y="639"/>
                                  </a:lnTo>
                                  <a:lnTo>
                                    <a:pt x="3783949" y="0"/>
                                  </a:lnTo>
                                  <a:lnTo>
                                    <a:pt x="3787568" y="0"/>
                                  </a:lnTo>
                                  <a:lnTo>
                                    <a:pt x="3789104" y="639"/>
                                  </a:lnTo>
                                  <a:lnTo>
                                    <a:pt x="3791664" y="3196"/>
                                  </a:lnTo>
                                  <a:lnTo>
                                    <a:pt x="3792307" y="4740"/>
                                  </a:lnTo>
                                  <a:lnTo>
                                    <a:pt x="3792307" y="8356"/>
                                  </a:lnTo>
                                  <a:lnTo>
                                    <a:pt x="3791664" y="9900"/>
                                  </a:lnTo>
                                  <a:lnTo>
                                    <a:pt x="3789104" y="12457"/>
                                  </a:lnTo>
                                  <a:lnTo>
                                    <a:pt x="378756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813810" y="13096"/>
                                  </a:moveTo>
                                  <a:lnTo>
                                    <a:pt x="3810190" y="13096"/>
                                  </a:lnTo>
                                  <a:lnTo>
                                    <a:pt x="3808654" y="12457"/>
                                  </a:lnTo>
                                  <a:lnTo>
                                    <a:pt x="3806094" y="9900"/>
                                  </a:lnTo>
                                  <a:lnTo>
                                    <a:pt x="3805451" y="8356"/>
                                  </a:lnTo>
                                  <a:lnTo>
                                    <a:pt x="3805451" y="4740"/>
                                  </a:lnTo>
                                  <a:lnTo>
                                    <a:pt x="3806094" y="3196"/>
                                  </a:lnTo>
                                  <a:lnTo>
                                    <a:pt x="3808654" y="639"/>
                                  </a:lnTo>
                                  <a:lnTo>
                                    <a:pt x="3810190" y="0"/>
                                  </a:lnTo>
                                  <a:lnTo>
                                    <a:pt x="3813810" y="0"/>
                                  </a:lnTo>
                                  <a:lnTo>
                                    <a:pt x="3815357" y="639"/>
                                  </a:lnTo>
                                  <a:lnTo>
                                    <a:pt x="3817905" y="3196"/>
                                  </a:lnTo>
                                  <a:lnTo>
                                    <a:pt x="3818548" y="4740"/>
                                  </a:lnTo>
                                  <a:lnTo>
                                    <a:pt x="3818548" y="8356"/>
                                  </a:lnTo>
                                  <a:lnTo>
                                    <a:pt x="3817905" y="9900"/>
                                  </a:lnTo>
                                  <a:lnTo>
                                    <a:pt x="3815357" y="12457"/>
                                  </a:lnTo>
                                  <a:lnTo>
                                    <a:pt x="381381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840051" y="13096"/>
                                  </a:moveTo>
                                  <a:lnTo>
                                    <a:pt x="3836443" y="13096"/>
                                  </a:lnTo>
                                  <a:lnTo>
                                    <a:pt x="3834896" y="12457"/>
                                  </a:lnTo>
                                  <a:lnTo>
                                    <a:pt x="3832336" y="9900"/>
                                  </a:lnTo>
                                  <a:lnTo>
                                    <a:pt x="3831693" y="8356"/>
                                  </a:lnTo>
                                  <a:lnTo>
                                    <a:pt x="3831693" y="4740"/>
                                  </a:lnTo>
                                  <a:lnTo>
                                    <a:pt x="3832336" y="3196"/>
                                  </a:lnTo>
                                  <a:lnTo>
                                    <a:pt x="3834896" y="639"/>
                                  </a:lnTo>
                                  <a:lnTo>
                                    <a:pt x="3836443" y="0"/>
                                  </a:lnTo>
                                  <a:lnTo>
                                    <a:pt x="3840051" y="0"/>
                                  </a:lnTo>
                                  <a:lnTo>
                                    <a:pt x="3841599" y="639"/>
                                  </a:lnTo>
                                  <a:lnTo>
                                    <a:pt x="3844159" y="3196"/>
                                  </a:lnTo>
                                  <a:lnTo>
                                    <a:pt x="3844790" y="4740"/>
                                  </a:lnTo>
                                  <a:lnTo>
                                    <a:pt x="3844790" y="8356"/>
                                  </a:lnTo>
                                  <a:lnTo>
                                    <a:pt x="3844159" y="9900"/>
                                  </a:lnTo>
                                  <a:lnTo>
                                    <a:pt x="3841599" y="12457"/>
                                  </a:lnTo>
                                  <a:lnTo>
                                    <a:pt x="384005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866304" y="13096"/>
                                  </a:moveTo>
                                  <a:lnTo>
                                    <a:pt x="3862685" y="13096"/>
                                  </a:lnTo>
                                  <a:lnTo>
                                    <a:pt x="3861137" y="12457"/>
                                  </a:lnTo>
                                  <a:lnTo>
                                    <a:pt x="3858577" y="9900"/>
                                  </a:lnTo>
                                  <a:lnTo>
                                    <a:pt x="3857946" y="8356"/>
                                  </a:lnTo>
                                  <a:lnTo>
                                    <a:pt x="3857946" y="4740"/>
                                  </a:lnTo>
                                  <a:lnTo>
                                    <a:pt x="3858577" y="3196"/>
                                  </a:lnTo>
                                  <a:lnTo>
                                    <a:pt x="3861137" y="639"/>
                                  </a:lnTo>
                                  <a:lnTo>
                                    <a:pt x="3862685" y="0"/>
                                  </a:lnTo>
                                  <a:lnTo>
                                    <a:pt x="3866304" y="0"/>
                                  </a:lnTo>
                                  <a:lnTo>
                                    <a:pt x="3867840" y="639"/>
                                  </a:lnTo>
                                  <a:lnTo>
                                    <a:pt x="3870400" y="3196"/>
                                  </a:lnTo>
                                  <a:lnTo>
                                    <a:pt x="3871043" y="4740"/>
                                  </a:lnTo>
                                  <a:lnTo>
                                    <a:pt x="3871043" y="8356"/>
                                  </a:lnTo>
                                  <a:lnTo>
                                    <a:pt x="3870400" y="9900"/>
                                  </a:lnTo>
                                  <a:lnTo>
                                    <a:pt x="3867840" y="12457"/>
                                  </a:lnTo>
                                  <a:lnTo>
                                    <a:pt x="386630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892546" y="13096"/>
                                  </a:moveTo>
                                  <a:lnTo>
                                    <a:pt x="3888926" y="13096"/>
                                  </a:lnTo>
                                  <a:lnTo>
                                    <a:pt x="3887378" y="12457"/>
                                  </a:lnTo>
                                  <a:lnTo>
                                    <a:pt x="3884830" y="9900"/>
                                  </a:lnTo>
                                  <a:lnTo>
                                    <a:pt x="3884187" y="8356"/>
                                  </a:lnTo>
                                  <a:lnTo>
                                    <a:pt x="3884187" y="4740"/>
                                  </a:lnTo>
                                  <a:lnTo>
                                    <a:pt x="3884830" y="3196"/>
                                  </a:lnTo>
                                  <a:lnTo>
                                    <a:pt x="3887378" y="639"/>
                                  </a:lnTo>
                                  <a:lnTo>
                                    <a:pt x="3888926" y="0"/>
                                  </a:lnTo>
                                  <a:lnTo>
                                    <a:pt x="3892546" y="0"/>
                                  </a:lnTo>
                                  <a:lnTo>
                                    <a:pt x="3894082" y="639"/>
                                  </a:lnTo>
                                  <a:lnTo>
                                    <a:pt x="3896641" y="3196"/>
                                  </a:lnTo>
                                  <a:lnTo>
                                    <a:pt x="3897284" y="4740"/>
                                  </a:lnTo>
                                  <a:lnTo>
                                    <a:pt x="3897284" y="8356"/>
                                  </a:lnTo>
                                  <a:lnTo>
                                    <a:pt x="3896641" y="9900"/>
                                  </a:lnTo>
                                  <a:lnTo>
                                    <a:pt x="3894082" y="12457"/>
                                  </a:lnTo>
                                  <a:lnTo>
                                    <a:pt x="389254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918787" y="13096"/>
                                  </a:moveTo>
                                  <a:lnTo>
                                    <a:pt x="3915168" y="13096"/>
                                  </a:lnTo>
                                  <a:lnTo>
                                    <a:pt x="3913632" y="12457"/>
                                  </a:lnTo>
                                  <a:lnTo>
                                    <a:pt x="3911072" y="9900"/>
                                  </a:lnTo>
                                  <a:lnTo>
                                    <a:pt x="3910429" y="8356"/>
                                  </a:lnTo>
                                  <a:lnTo>
                                    <a:pt x="3910429" y="4740"/>
                                  </a:lnTo>
                                  <a:lnTo>
                                    <a:pt x="3911072" y="3196"/>
                                  </a:lnTo>
                                  <a:lnTo>
                                    <a:pt x="3913632" y="639"/>
                                  </a:lnTo>
                                  <a:lnTo>
                                    <a:pt x="3915168" y="0"/>
                                  </a:lnTo>
                                  <a:lnTo>
                                    <a:pt x="3918787" y="0"/>
                                  </a:lnTo>
                                  <a:lnTo>
                                    <a:pt x="3920335" y="639"/>
                                  </a:lnTo>
                                  <a:lnTo>
                                    <a:pt x="3922883" y="3196"/>
                                  </a:lnTo>
                                  <a:lnTo>
                                    <a:pt x="3923526" y="4740"/>
                                  </a:lnTo>
                                  <a:lnTo>
                                    <a:pt x="3923526" y="8356"/>
                                  </a:lnTo>
                                  <a:lnTo>
                                    <a:pt x="3922883" y="9900"/>
                                  </a:lnTo>
                                  <a:lnTo>
                                    <a:pt x="3920335" y="12457"/>
                                  </a:lnTo>
                                  <a:lnTo>
                                    <a:pt x="391878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945028" y="13096"/>
                                  </a:moveTo>
                                  <a:lnTo>
                                    <a:pt x="3941421" y="13096"/>
                                  </a:lnTo>
                                  <a:lnTo>
                                    <a:pt x="3939873" y="12457"/>
                                  </a:lnTo>
                                  <a:lnTo>
                                    <a:pt x="3937313" y="9900"/>
                                  </a:lnTo>
                                  <a:lnTo>
                                    <a:pt x="3936670" y="8356"/>
                                  </a:lnTo>
                                  <a:lnTo>
                                    <a:pt x="3936670" y="4740"/>
                                  </a:lnTo>
                                  <a:lnTo>
                                    <a:pt x="3937313" y="3196"/>
                                  </a:lnTo>
                                  <a:lnTo>
                                    <a:pt x="3939873" y="639"/>
                                  </a:lnTo>
                                  <a:lnTo>
                                    <a:pt x="3941421" y="0"/>
                                  </a:lnTo>
                                  <a:lnTo>
                                    <a:pt x="3945028" y="0"/>
                                  </a:lnTo>
                                  <a:lnTo>
                                    <a:pt x="3946576" y="639"/>
                                  </a:lnTo>
                                  <a:lnTo>
                                    <a:pt x="3949136" y="3196"/>
                                  </a:lnTo>
                                  <a:lnTo>
                                    <a:pt x="3949767" y="4740"/>
                                  </a:lnTo>
                                  <a:lnTo>
                                    <a:pt x="3949767" y="8356"/>
                                  </a:lnTo>
                                  <a:lnTo>
                                    <a:pt x="3949136" y="9900"/>
                                  </a:lnTo>
                                  <a:lnTo>
                                    <a:pt x="3946576" y="12457"/>
                                  </a:lnTo>
                                  <a:lnTo>
                                    <a:pt x="394502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971282" y="13096"/>
                                  </a:moveTo>
                                  <a:lnTo>
                                    <a:pt x="3967662" y="13096"/>
                                  </a:lnTo>
                                  <a:lnTo>
                                    <a:pt x="3966114" y="12457"/>
                                  </a:lnTo>
                                  <a:lnTo>
                                    <a:pt x="3963555" y="9900"/>
                                  </a:lnTo>
                                  <a:lnTo>
                                    <a:pt x="3962923" y="8356"/>
                                  </a:lnTo>
                                  <a:lnTo>
                                    <a:pt x="3962923" y="4740"/>
                                  </a:lnTo>
                                  <a:lnTo>
                                    <a:pt x="3963555" y="3196"/>
                                  </a:lnTo>
                                  <a:lnTo>
                                    <a:pt x="3966114" y="639"/>
                                  </a:lnTo>
                                  <a:lnTo>
                                    <a:pt x="3967662" y="0"/>
                                  </a:lnTo>
                                  <a:lnTo>
                                    <a:pt x="3971282" y="0"/>
                                  </a:lnTo>
                                  <a:lnTo>
                                    <a:pt x="3972818" y="639"/>
                                  </a:lnTo>
                                  <a:lnTo>
                                    <a:pt x="3975377" y="3196"/>
                                  </a:lnTo>
                                  <a:lnTo>
                                    <a:pt x="3976020" y="4740"/>
                                  </a:lnTo>
                                  <a:lnTo>
                                    <a:pt x="3976020" y="8356"/>
                                  </a:lnTo>
                                  <a:lnTo>
                                    <a:pt x="3975377" y="9900"/>
                                  </a:lnTo>
                                  <a:lnTo>
                                    <a:pt x="3972818" y="12457"/>
                                  </a:lnTo>
                                  <a:lnTo>
                                    <a:pt x="397128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997523" y="13096"/>
                                  </a:moveTo>
                                  <a:lnTo>
                                    <a:pt x="3993904" y="13096"/>
                                  </a:lnTo>
                                  <a:lnTo>
                                    <a:pt x="3992356" y="12457"/>
                                  </a:lnTo>
                                  <a:lnTo>
                                    <a:pt x="3989808" y="9900"/>
                                  </a:lnTo>
                                  <a:lnTo>
                                    <a:pt x="3989165" y="8356"/>
                                  </a:lnTo>
                                  <a:lnTo>
                                    <a:pt x="3989165" y="4740"/>
                                  </a:lnTo>
                                  <a:lnTo>
                                    <a:pt x="3989808" y="3196"/>
                                  </a:lnTo>
                                  <a:lnTo>
                                    <a:pt x="3992356" y="639"/>
                                  </a:lnTo>
                                  <a:lnTo>
                                    <a:pt x="3993904" y="0"/>
                                  </a:lnTo>
                                  <a:lnTo>
                                    <a:pt x="3997523" y="0"/>
                                  </a:lnTo>
                                  <a:lnTo>
                                    <a:pt x="3999059" y="639"/>
                                  </a:lnTo>
                                  <a:lnTo>
                                    <a:pt x="4001619" y="3196"/>
                                  </a:lnTo>
                                  <a:lnTo>
                                    <a:pt x="4002262" y="4740"/>
                                  </a:lnTo>
                                  <a:lnTo>
                                    <a:pt x="4002262" y="8356"/>
                                  </a:lnTo>
                                  <a:lnTo>
                                    <a:pt x="4001619" y="9900"/>
                                  </a:lnTo>
                                  <a:lnTo>
                                    <a:pt x="3999059" y="12457"/>
                                  </a:lnTo>
                                  <a:lnTo>
                                    <a:pt x="399752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023764" y="13096"/>
                                  </a:moveTo>
                                  <a:lnTo>
                                    <a:pt x="4020145" y="13096"/>
                                  </a:lnTo>
                                  <a:lnTo>
                                    <a:pt x="4018609" y="12457"/>
                                  </a:lnTo>
                                  <a:lnTo>
                                    <a:pt x="4016049" y="9900"/>
                                  </a:lnTo>
                                  <a:lnTo>
                                    <a:pt x="4015406" y="8356"/>
                                  </a:lnTo>
                                  <a:lnTo>
                                    <a:pt x="4015406" y="4740"/>
                                  </a:lnTo>
                                  <a:lnTo>
                                    <a:pt x="4016049" y="3196"/>
                                  </a:lnTo>
                                  <a:lnTo>
                                    <a:pt x="4018609" y="639"/>
                                  </a:lnTo>
                                  <a:lnTo>
                                    <a:pt x="4020145" y="0"/>
                                  </a:lnTo>
                                  <a:lnTo>
                                    <a:pt x="4023764" y="0"/>
                                  </a:lnTo>
                                  <a:lnTo>
                                    <a:pt x="4025312" y="639"/>
                                  </a:lnTo>
                                  <a:lnTo>
                                    <a:pt x="4027872" y="3196"/>
                                  </a:lnTo>
                                  <a:lnTo>
                                    <a:pt x="4028503" y="4740"/>
                                  </a:lnTo>
                                  <a:lnTo>
                                    <a:pt x="4028503" y="8356"/>
                                  </a:lnTo>
                                  <a:lnTo>
                                    <a:pt x="4027872" y="9900"/>
                                  </a:lnTo>
                                  <a:lnTo>
                                    <a:pt x="4025312" y="12457"/>
                                  </a:lnTo>
                                  <a:lnTo>
                                    <a:pt x="402376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050006" y="13096"/>
                                  </a:moveTo>
                                  <a:lnTo>
                                    <a:pt x="4046398" y="13096"/>
                                  </a:lnTo>
                                  <a:lnTo>
                                    <a:pt x="4044850" y="12457"/>
                                  </a:lnTo>
                                  <a:lnTo>
                                    <a:pt x="4042291" y="9900"/>
                                  </a:lnTo>
                                  <a:lnTo>
                                    <a:pt x="4041648" y="8356"/>
                                  </a:lnTo>
                                  <a:lnTo>
                                    <a:pt x="4041648" y="4740"/>
                                  </a:lnTo>
                                  <a:lnTo>
                                    <a:pt x="4042291" y="3196"/>
                                  </a:lnTo>
                                  <a:lnTo>
                                    <a:pt x="4044850" y="639"/>
                                  </a:lnTo>
                                  <a:lnTo>
                                    <a:pt x="4046398" y="0"/>
                                  </a:lnTo>
                                  <a:lnTo>
                                    <a:pt x="4050006" y="0"/>
                                  </a:lnTo>
                                  <a:lnTo>
                                    <a:pt x="4051554" y="639"/>
                                  </a:lnTo>
                                  <a:lnTo>
                                    <a:pt x="4054113" y="3196"/>
                                  </a:lnTo>
                                  <a:lnTo>
                                    <a:pt x="4054744" y="4740"/>
                                  </a:lnTo>
                                  <a:lnTo>
                                    <a:pt x="4054744" y="8356"/>
                                  </a:lnTo>
                                  <a:lnTo>
                                    <a:pt x="4054113" y="9900"/>
                                  </a:lnTo>
                                  <a:lnTo>
                                    <a:pt x="4051554" y="12457"/>
                                  </a:lnTo>
                                  <a:lnTo>
                                    <a:pt x="405000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076259" y="13096"/>
                                  </a:moveTo>
                                  <a:lnTo>
                                    <a:pt x="4072640" y="13096"/>
                                  </a:lnTo>
                                  <a:lnTo>
                                    <a:pt x="4071092" y="12457"/>
                                  </a:lnTo>
                                  <a:lnTo>
                                    <a:pt x="4068532" y="9900"/>
                                  </a:lnTo>
                                  <a:lnTo>
                                    <a:pt x="4067901" y="8356"/>
                                  </a:lnTo>
                                  <a:lnTo>
                                    <a:pt x="4067901" y="4740"/>
                                  </a:lnTo>
                                  <a:lnTo>
                                    <a:pt x="4068532" y="3196"/>
                                  </a:lnTo>
                                  <a:lnTo>
                                    <a:pt x="4071092" y="639"/>
                                  </a:lnTo>
                                  <a:lnTo>
                                    <a:pt x="4072640" y="0"/>
                                  </a:lnTo>
                                  <a:lnTo>
                                    <a:pt x="4076259" y="0"/>
                                  </a:lnTo>
                                  <a:lnTo>
                                    <a:pt x="4077795" y="639"/>
                                  </a:lnTo>
                                  <a:lnTo>
                                    <a:pt x="4080355" y="3196"/>
                                  </a:lnTo>
                                  <a:lnTo>
                                    <a:pt x="4080998" y="4740"/>
                                  </a:lnTo>
                                  <a:lnTo>
                                    <a:pt x="4080998" y="8356"/>
                                  </a:lnTo>
                                  <a:lnTo>
                                    <a:pt x="4080355" y="9900"/>
                                  </a:lnTo>
                                  <a:lnTo>
                                    <a:pt x="4077795" y="12457"/>
                                  </a:lnTo>
                                  <a:lnTo>
                                    <a:pt x="407625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102500" y="13096"/>
                                  </a:moveTo>
                                  <a:lnTo>
                                    <a:pt x="4098881" y="13096"/>
                                  </a:lnTo>
                                  <a:lnTo>
                                    <a:pt x="4097345" y="12457"/>
                                  </a:lnTo>
                                  <a:lnTo>
                                    <a:pt x="4094785" y="9900"/>
                                  </a:lnTo>
                                  <a:lnTo>
                                    <a:pt x="4094142" y="8356"/>
                                  </a:lnTo>
                                  <a:lnTo>
                                    <a:pt x="4094142" y="4740"/>
                                  </a:lnTo>
                                  <a:lnTo>
                                    <a:pt x="4094785" y="3196"/>
                                  </a:lnTo>
                                  <a:lnTo>
                                    <a:pt x="4097345" y="639"/>
                                  </a:lnTo>
                                  <a:lnTo>
                                    <a:pt x="4098881" y="0"/>
                                  </a:lnTo>
                                  <a:lnTo>
                                    <a:pt x="4102500" y="0"/>
                                  </a:lnTo>
                                  <a:lnTo>
                                    <a:pt x="4104048" y="639"/>
                                  </a:lnTo>
                                  <a:lnTo>
                                    <a:pt x="4106596" y="3196"/>
                                  </a:lnTo>
                                  <a:lnTo>
                                    <a:pt x="4107239" y="4740"/>
                                  </a:lnTo>
                                  <a:lnTo>
                                    <a:pt x="4107239" y="8356"/>
                                  </a:lnTo>
                                  <a:lnTo>
                                    <a:pt x="4106596" y="9900"/>
                                  </a:lnTo>
                                  <a:lnTo>
                                    <a:pt x="4104048" y="12457"/>
                                  </a:lnTo>
                                  <a:lnTo>
                                    <a:pt x="410250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128742" y="13096"/>
                                  </a:moveTo>
                                  <a:lnTo>
                                    <a:pt x="4125122" y="13096"/>
                                  </a:lnTo>
                                  <a:lnTo>
                                    <a:pt x="4123586" y="12457"/>
                                  </a:lnTo>
                                  <a:lnTo>
                                    <a:pt x="4121027" y="9900"/>
                                  </a:lnTo>
                                  <a:lnTo>
                                    <a:pt x="4120384" y="8356"/>
                                  </a:lnTo>
                                  <a:lnTo>
                                    <a:pt x="4120384" y="4740"/>
                                  </a:lnTo>
                                  <a:lnTo>
                                    <a:pt x="4121027" y="3196"/>
                                  </a:lnTo>
                                  <a:lnTo>
                                    <a:pt x="4123586" y="639"/>
                                  </a:lnTo>
                                  <a:lnTo>
                                    <a:pt x="4125122" y="0"/>
                                  </a:lnTo>
                                  <a:lnTo>
                                    <a:pt x="4128742" y="0"/>
                                  </a:lnTo>
                                  <a:lnTo>
                                    <a:pt x="4130290" y="639"/>
                                  </a:lnTo>
                                  <a:lnTo>
                                    <a:pt x="4132849" y="3196"/>
                                  </a:lnTo>
                                  <a:lnTo>
                                    <a:pt x="4133481" y="4740"/>
                                  </a:lnTo>
                                  <a:lnTo>
                                    <a:pt x="4133481" y="8356"/>
                                  </a:lnTo>
                                  <a:lnTo>
                                    <a:pt x="4132849" y="9900"/>
                                  </a:lnTo>
                                  <a:lnTo>
                                    <a:pt x="4130290" y="12457"/>
                                  </a:lnTo>
                                  <a:lnTo>
                                    <a:pt x="412874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154983" y="13096"/>
                                  </a:moveTo>
                                  <a:lnTo>
                                    <a:pt x="4151376" y="13096"/>
                                  </a:lnTo>
                                  <a:lnTo>
                                    <a:pt x="4149828" y="12457"/>
                                  </a:lnTo>
                                  <a:lnTo>
                                    <a:pt x="4147268" y="9900"/>
                                  </a:lnTo>
                                  <a:lnTo>
                                    <a:pt x="4146637" y="8356"/>
                                  </a:lnTo>
                                  <a:lnTo>
                                    <a:pt x="4146637" y="4740"/>
                                  </a:lnTo>
                                  <a:lnTo>
                                    <a:pt x="4147268" y="3196"/>
                                  </a:lnTo>
                                  <a:lnTo>
                                    <a:pt x="4149828" y="639"/>
                                  </a:lnTo>
                                  <a:lnTo>
                                    <a:pt x="4151376" y="0"/>
                                  </a:lnTo>
                                  <a:lnTo>
                                    <a:pt x="4154983" y="0"/>
                                  </a:lnTo>
                                  <a:lnTo>
                                    <a:pt x="4156531" y="639"/>
                                  </a:lnTo>
                                  <a:lnTo>
                                    <a:pt x="4159091" y="3196"/>
                                  </a:lnTo>
                                  <a:lnTo>
                                    <a:pt x="4159734" y="4740"/>
                                  </a:lnTo>
                                  <a:lnTo>
                                    <a:pt x="4159734" y="8356"/>
                                  </a:lnTo>
                                  <a:lnTo>
                                    <a:pt x="4159091" y="9900"/>
                                  </a:lnTo>
                                  <a:lnTo>
                                    <a:pt x="4156531" y="12457"/>
                                  </a:lnTo>
                                  <a:lnTo>
                                    <a:pt x="415498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181236" y="13096"/>
                                  </a:moveTo>
                                  <a:lnTo>
                                    <a:pt x="4177617" y="13096"/>
                                  </a:lnTo>
                                  <a:lnTo>
                                    <a:pt x="4176069" y="12457"/>
                                  </a:lnTo>
                                  <a:lnTo>
                                    <a:pt x="4173509" y="9900"/>
                                  </a:lnTo>
                                  <a:lnTo>
                                    <a:pt x="4172878" y="8356"/>
                                  </a:lnTo>
                                  <a:lnTo>
                                    <a:pt x="4172878" y="4740"/>
                                  </a:lnTo>
                                  <a:lnTo>
                                    <a:pt x="4173509" y="3196"/>
                                  </a:lnTo>
                                  <a:lnTo>
                                    <a:pt x="4176069" y="639"/>
                                  </a:lnTo>
                                  <a:lnTo>
                                    <a:pt x="4177617" y="0"/>
                                  </a:lnTo>
                                  <a:lnTo>
                                    <a:pt x="4181236" y="0"/>
                                  </a:lnTo>
                                  <a:lnTo>
                                    <a:pt x="4182772" y="639"/>
                                  </a:lnTo>
                                  <a:lnTo>
                                    <a:pt x="4185332" y="3196"/>
                                  </a:lnTo>
                                  <a:lnTo>
                                    <a:pt x="4185975" y="4740"/>
                                  </a:lnTo>
                                  <a:lnTo>
                                    <a:pt x="4185975" y="8356"/>
                                  </a:lnTo>
                                  <a:lnTo>
                                    <a:pt x="4185332" y="9900"/>
                                  </a:lnTo>
                                  <a:lnTo>
                                    <a:pt x="4182772" y="12457"/>
                                  </a:lnTo>
                                  <a:lnTo>
                                    <a:pt x="418123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207478" y="13096"/>
                                  </a:moveTo>
                                  <a:lnTo>
                                    <a:pt x="4203858" y="13096"/>
                                  </a:lnTo>
                                  <a:lnTo>
                                    <a:pt x="4202322" y="12457"/>
                                  </a:lnTo>
                                  <a:lnTo>
                                    <a:pt x="4199763" y="9900"/>
                                  </a:lnTo>
                                  <a:lnTo>
                                    <a:pt x="4199120" y="8356"/>
                                  </a:lnTo>
                                  <a:lnTo>
                                    <a:pt x="4199120" y="4740"/>
                                  </a:lnTo>
                                  <a:lnTo>
                                    <a:pt x="4199763" y="3196"/>
                                  </a:lnTo>
                                  <a:lnTo>
                                    <a:pt x="4202322" y="639"/>
                                  </a:lnTo>
                                  <a:lnTo>
                                    <a:pt x="4203858" y="0"/>
                                  </a:lnTo>
                                  <a:lnTo>
                                    <a:pt x="4207478" y="0"/>
                                  </a:lnTo>
                                  <a:lnTo>
                                    <a:pt x="4209026" y="639"/>
                                  </a:lnTo>
                                  <a:lnTo>
                                    <a:pt x="4211574" y="3196"/>
                                  </a:lnTo>
                                  <a:lnTo>
                                    <a:pt x="4212217" y="4740"/>
                                  </a:lnTo>
                                  <a:lnTo>
                                    <a:pt x="4212217" y="8356"/>
                                  </a:lnTo>
                                  <a:lnTo>
                                    <a:pt x="4211574" y="9900"/>
                                  </a:lnTo>
                                  <a:lnTo>
                                    <a:pt x="4209026" y="12457"/>
                                  </a:lnTo>
                                  <a:lnTo>
                                    <a:pt x="420747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233719" y="13096"/>
                                  </a:moveTo>
                                  <a:lnTo>
                                    <a:pt x="4230100" y="13096"/>
                                  </a:lnTo>
                                  <a:lnTo>
                                    <a:pt x="4228564" y="12457"/>
                                  </a:lnTo>
                                  <a:lnTo>
                                    <a:pt x="4226004" y="9900"/>
                                  </a:lnTo>
                                  <a:lnTo>
                                    <a:pt x="4225361" y="8356"/>
                                  </a:lnTo>
                                  <a:lnTo>
                                    <a:pt x="4225361" y="4740"/>
                                  </a:lnTo>
                                  <a:lnTo>
                                    <a:pt x="4226004" y="3196"/>
                                  </a:lnTo>
                                  <a:lnTo>
                                    <a:pt x="4228564" y="639"/>
                                  </a:lnTo>
                                  <a:lnTo>
                                    <a:pt x="4230100" y="0"/>
                                  </a:lnTo>
                                  <a:lnTo>
                                    <a:pt x="4233719" y="0"/>
                                  </a:lnTo>
                                  <a:lnTo>
                                    <a:pt x="4235267" y="639"/>
                                  </a:lnTo>
                                  <a:lnTo>
                                    <a:pt x="4237827" y="3196"/>
                                  </a:lnTo>
                                  <a:lnTo>
                                    <a:pt x="4238458" y="4740"/>
                                  </a:lnTo>
                                  <a:lnTo>
                                    <a:pt x="4238458" y="8356"/>
                                  </a:lnTo>
                                  <a:lnTo>
                                    <a:pt x="4237827" y="9900"/>
                                  </a:lnTo>
                                  <a:lnTo>
                                    <a:pt x="4235267" y="12457"/>
                                  </a:lnTo>
                                  <a:lnTo>
                                    <a:pt x="423371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259961" y="13096"/>
                                  </a:moveTo>
                                  <a:lnTo>
                                    <a:pt x="4256353" y="13096"/>
                                  </a:lnTo>
                                  <a:lnTo>
                                    <a:pt x="4254805" y="12457"/>
                                  </a:lnTo>
                                  <a:lnTo>
                                    <a:pt x="4252245" y="9900"/>
                                  </a:lnTo>
                                  <a:lnTo>
                                    <a:pt x="4251614" y="8356"/>
                                  </a:lnTo>
                                  <a:lnTo>
                                    <a:pt x="4251614" y="4740"/>
                                  </a:lnTo>
                                  <a:lnTo>
                                    <a:pt x="4252245" y="3196"/>
                                  </a:lnTo>
                                  <a:lnTo>
                                    <a:pt x="4254805" y="639"/>
                                  </a:lnTo>
                                  <a:lnTo>
                                    <a:pt x="4256353" y="0"/>
                                  </a:lnTo>
                                  <a:lnTo>
                                    <a:pt x="4259961" y="0"/>
                                  </a:lnTo>
                                  <a:lnTo>
                                    <a:pt x="4261508" y="639"/>
                                  </a:lnTo>
                                  <a:lnTo>
                                    <a:pt x="4264068" y="3196"/>
                                  </a:lnTo>
                                  <a:lnTo>
                                    <a:pt x="4264711" y="4740"/>
                                  </a:lnTo>
                                  <a:lnTo>
                                    <a:pt x="4264711" y="8356"/>
                                  </a:lnTo>
                                  <a:lnTo>
                                    <a:pt x="4264068" y="9900"/>
                                  </a:lnTo>
                                  <a:lnTo>
                                    <a:pt x="4261508" y="12457"/>
                                  </a:lnTo>
                                  <a:lnTo>
                                    <a:pt x="425996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286214" y="13096"/>
                                  </a:moveTo>
                                  <a:lnTo>
                                    <a:pt x="4282594" y="13096"/>
                                  </a:lnTo>
                                  <a:lnTo>
                                    <a:pt x="4281047" y="12457"/>
                                  </a:lnTo>
                                  <a:lnTo>
                                    <a:pt x="4278499" y="9900"/>
                                  </a:lnTo>
                                  <a:lnTo>
                                    <a:pt x="4277856" y="8356"/>
                                  </a:lnTo>
                                  <a:lnTo>
                                    <a:pt x="4277856" y="4740"/>
                                  </a:lnTo>
                                  <a:lnTo>
                                    <a:pt x="4278499" y="3196"/>
                                  </a:lnTo>
                                  <a:lnTo>
                                    <a:pt x="4281047" y="639"/>
                                  </a:lnTo>
                                  <a:lnTo>
                                    <a:pt x="4282594" y="0"/>
                                  </a:lnTo>
                                  <a:lnTo>
                                    <a:pt x="4286214" y="0"/>
                                  </a:lnTo>
                                  <a:lnTo>
                                    <a:pt x="4287750" y="639"/>
                                  </a:lnTo>
                                  <a:lnTo>
                                    <a:pt x="4290310" y="3196"/>
                                  </a:lnTo>
                                  <a:lnTo>
                                    <a:pt x="4290953" y="4740"/>
                                  </a:lnTo>
                                  <a:lnTo>
                                    <a:pt x="4290953" y="8356"/>
                                  </a:lnTo>
                                  <a:lnTo>
                                    <a:pt x="4290310" y="9900"/>
                                  </a:lnTo>
                                  <a:lnTo>
                                    <a:pt x="4287750" y="12457"/>
                                  </a:lnTo>
                                  <a:lnTo>
                                    <a:pt x="428621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312455" y="13096"/>
                                  </a:moveTo>
                                  <a:lnTo>
                                    <a:pt x="4308836" y="13096"/>
                                  </a:lnTo>
                                  <a:lnTo>
                                    <a:pt x="4307300" y="12457"/>
                                  </a:lnTo>
                                  <a:lnTo>
                                    <a:pt x="4304740" y="9900"/>
                                  </a:lnTo>
                                  <a:lnTo>
                                    <a:pt x="4304097" y="8356"/>
                                  </a:lnTo>
                                  <a:lnTo>
                                    <a:pt x="4304097" y="4740"/>
                                  </a:lnTo>
                                  <a:lnTo>
                                    <a:pt x="4304740" y="3196"/>
                                  </a:lnTo>
                                  <a:lnTo>
                                    <a:pt x="4307300" y="639"/>
                                  </a:lnTo>
                                  <a:lnTo>
                                    <a:pt x="4308836" y="0"/>
                                  </a:lnTo>
                                  <a:lnTo>
                                    <a:pt x="4312455" y="0"/>
                                  </a:lnTo>
                                  <a:lnTo>
                                    <a:pt x="4314003" y="639"/>
                                  </a:lnTo>
                                  <a:lnTo>
                                    <a:pt x="4316551" y="3196"/>
                                  </a:lnTo>
                                  <a:lnTo>
                                    <a:pt x="4317194" y="4740"/>
                                  </a:lnTo>
                                  <a:lnTo>
                                    <a:pt x="4317194" y="8356"/>
                                  </a:lnTo>
                                  <a:lnTo>
                                    <a:pt x="4316551" y="9900"/>
                                  </a:lnTo>
                                  <a:lnTo>
                                    <a:pt x="4314003" y="12457"/>
                                  </a:lnTo>
                                  <a:lnTo>
                                    <a:pt x="431245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338697" y="13096"/>
                                  </a:moveTo>
                                  <a:lnTo>
                                    <a:pt x="4335089" y="13096"/>
                                  </a:lnTo>
                                  <a:lnTo>
                                    <a:pt x="4333541" y="12457"/>
                                  </a:lnTo>
                                  <a:lnTo>
                                    <a:pt x="4330981" y="9900"/>
                                  </a:lnTo>
                                  <a:lnTo>
                                    <a:pt x="4330338" y="8356"/>
                                  </a:lnTo>
                                  <a:lnTo>
                                    <a:pt x="4330338" y="4740"/>
                                  </a:lnTo>
                                  <a:lnTo>
                                    <a:pt x="4330981" y="3196"/>
                                  </a:lnTo>
                                  <a:lnTo>
                                    <a:pt x="4333541" y="639"/>
                                  </a:lnTo>
                                  <a:lnTo>
                                    <a:pt x="4335089" y="0"/>
                                  </a:lnTo>
                                  <a:lnTo>
                                    <a:pt x="4338697" y="0"/>
                                  </a:lnTo>
                                  <a:lnTo>
                                    <a:pt x="4340244" y="639"/>
                                  </a:lnTo>
                                  <a:lnTo>
                                    <a:pt x="4342804" y="3196"/>
                                  </a:lnTo>
                                  <a:lnTo>
                                    <a:pt x="4343435" y="4740"/>
                                  </a:lnTo>
                                  <a:lnTo>
                                    <a:pt x="4343435" y="8356"/>
                                  </a:lnTo>
                                  <a:lnTo>
                                    <a:pt x="4342804" y="9900"/>
                                  </a:lnTo>
                                  <a:lnTo>
                                    <a:pt x="4340244" y="12457"/>
                                  </a:lnTo>
                                  <a:lnTo>
                                    <a:pt x="433869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364950" y="13096"/>
                                  </a:moveTo>
                                  <a:lnTo>
                                    <a:pt x="4361330" y="13096"/>
                                  </a:lnTo>
                                  <a:lnTo>
                                    <a:pt x="4359783" y="12457"/>
                                  </a:lnTo>
                                  <a:lnTo>
                                    <a:pt x="4357223" y="9900"/>
                                  </a:lnTo>
                                  <a:lnTo>
                                    <a:pt x="4356592" y="8356"/>
                                  </a:lnTo>
                                  <a:lnTo>
                                    <a:pt x="4356592" y="4740"/>
                                  </a:lnTo>
                                  <a:lnTo>
                                    <a:pt x="4357223" y="3196"/>
                                  </a:lnTo>
                                  <a:lnTo>
                                    <a:pt x="4359783" y="639"/>
                                  </a:lnTo>
                                  <a:lnTo>
                                    <a:pt x="4361330" y="0"/>
                                  </a:lnTo>
                                  <a:lnTo>
                                    <a:pt x="4364950" y="0"/>
                                  </a:lnTo>
                                  <a:lnTo>
                                    <a:pt x="4366486" y="639"/>
                                  </a:lnTo>
                                  <a:lnTo>
                                    <a:pt x="4369046" y="3196"/>
                                  </a:lnTo>
                                  <a:lnTo>
                                    <a:pt x="4369689" y="4740"/>
                                  </a:lnTo>
                                  <a:lnTo>
                                    <a:pt x="4369689" y="8356"/>
                                  </a:lnTo>
                                  <a:lnTo>
                                    <a:pt x="4369046" y="9900"/>
                                  </a:lnTo>
                                  <a:lnTo>
                                    <a:pt x="4366486" y="12457"/>
                                  </a:lnTo>
                                  <a:lnTo>
                                    <a:pt x="436495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391191" y="13096"/>
                                  </a:moveTo>
                                  <a:lnTo>
                                    <a:pt x="4387572" y="13096"/>
                                  </a:lnTo>
                                  <a:lnTo>
                                    <a:pt x="4386024" y="12457"/>
                                  </a:lnTo>
                                  <a:lnTo>
                                    <a:pt x="4383476" y="9900"/>
                                  </a:lnTo>
                                  <a:lnTo>
                                    <a:pt x="4382833" y="8356"/>
                                  </a:lnTo>
                                  <a:lnTo>
                                    <a:pt x="4382833" y="4740"/>
                                  </a:lnTo>
                                  <a:lnTo>
                                    <a:pt x="4383476" y="3196"/>
                                  </a:lnTo>
                                  <a:lnTo>
                                    <a:pt x="4386024" y="639"/>
                                  </a:lnTo>
                                  <a:lnTo>
                                    <a:pt x="4387572" y="0"/>
                                  </a:lnTo>
                                  <a:lnTo>
                                    <a:pt x="4391191" y="0"/>
                                  </a:lnTo>
                                  <a:lnTo>
                                    <a:pt x="4392727" y="639"/>
                                  </a:lnTo>
                                  <a:lnTo>
                                    <a:pt x="4395287" y="3196"/>
                                  </a:lnTo>
                                  <a:lnTo>
                                    <a:pt x="4395930" y="4740"/>
                                  </a:lnTo>
                                  <a:lnTo>
                                    <a:pt x="4395930" y="8356"/>
                                  </a:lnTo>
                                  <a:lnTo>
                                    <a:pt x="4395287" y="9900"/>
                                  </a:lnTo>
                                  <a:lnTo>
                                    <a:pt x="4392727" y="12457"/>
                                  </a:lnTo>
                                  <a:lnTo>
                                    <a:pt x="439119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417433" y="13096"/>
                                  </a:moveTo>
                                  <a:lnTo>
                                    <a:pt x="4413813" y="13096"/>
                                  </a:lnTo>
                                  <a:lnTo>
                                    <a:pt x="4412277" y="12457"/>
                                  </a:lnTo>
                                  <a:lnTo>
                                    <a:pt x="4409717" y="9900"/>
                                  </a:lnTo>
                                  <a:lnTo>
                                    <a:pt x="4409075" y="8356"/>
                                  </a:lnTo>
                                  <a:lnTo>
                                    <a:pt x="4409075" y="4740"/>
                                  </a:lnTo>
                                  <a:lnTo>
                                    <a:pt x="4409717" y="3196"/>
                                  </a:lnTo>
                                  <a:lnTo>
                                    <a:pt x="4412277" y="639"/>
                                  </a:lnTo>
                                  <a:lnTo>
                                    <a:pt x="4413813" y="0"/>
                                  </a:lnTo>
                                  <a:lnTo>
                                    <a:pt x="4417433" y="0"/>
                                  </a:lnTo>
                                  <a:lnTo>
                                    <a:pt x="4418981" y="639"/>
                                  </a:lnTo>
                                  <a:lnTo>
                                    <a:pt x="4421528" y="3196"/>
                                  </a:lnTo>
                                  <a:lnTo>
                                    <a:pt x="4422171" y="4740"/>
                                  </a:lnTo>
                                  <a:lnTo>
                                    <a:pt x="4422171" y="8356"/>
                                  </a:lnTo>
                                  <a:lnTo>
                                    <a:pt x="4421528" y="9900"/>
                                  </a:lnTo>
                                  <a:lnTo>
                                    <a:pt x="4418981" y="12457"/>
                                  </a:lnTo>
                                  <a:lnTo>
                                    <a:pt x="441743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443674" y="13096"/>
                                  </a:moveTo>
                                  <a:lnTo>
                                    <a:pt x="4440066" y="13096"/>
                                  </a:lnTo>
                                  <a:lnTo>
                                    <a:pt x="4438519" y="12457"/>
                                  </a:lnTo>
                                  <a:lnTo>
                                    <a:pt x="4435959" y="9900"/>
                                  </a:lnTo>
                                  <a:lnTo>
                                    <a:pt x="4435316" y="8356"/>
                                  </a:lnTo>
                                  <a:lnTo>
                                    <a:pt x="4435316" y="4740"/>
                                  </a:lnTo>
                                  <a:lnTo>
                                    <a:pt x="4435959" y="3196"/>
                                  </a:lnTo>
                                  <a:lnTo>
                                    <a:pt x="4438519" y="639"/>
                                  </a:lnTo>
                                  <a:lnTo>
                                    <a:pt x="4440066" y="0"/>
                                  </a:lnTo>
                                  <a:lnTo>
                                    <a:pt x="4443674" y="0"/>
                                  </a:lnTo>
                                  <a:lnTo>
                                    <a:pt x="4445222" y="639"/>
                                  </a:lnTo>
                                  <a:lnTo>
                                    <a:pt x="4447782" y="3196"/>
                                  </a:lnTo>
                                  <a:lnTo>
                                    <a:pt x="4448413" y="4740"/>
                                  </a:lnTo>
                                  <a:lnTo>
                                    <a:pt x="4448413" y="8356"/>
                                  </a:lnTo>
                                  <a:lnTo>
                                    <a:pt x="4447782" y="9900"/>
                                  </a:lnTo>
                                  <a:lnTo>
                                    <a:pt x="4445222" y="12457"/>
                                  </a:lnTo>
                                  <a:lnTo>
                                    <a:pt x="444367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469927" y="13096"/>
                                  </a:moveTo>
                                  <a:lnTo>
                                    <a:pt x="4466308" y="13096"/>
                                  </a:lnTo>
                                  <a:lnTo>
                                    <a:pt x="4464760" y="12457"/>
                                  </a:lnTo>
                                  <a:lnTo>
                                    <a:pt x="4462200" y="9900"/>
                                  </a:lnTo>
                                  <a:lnTo>
                                    <a:pt x="4461569" y="8356"/>
                                  </a:lnTo>
                                  <a:lnTo>
                                    <a:pt x="4461569" y="4740"/>
                                  </a:lnTo>
                                  <a:lnTo>
                                    <a:pt x="4462200" y="3196"/>
                                  </a:lnTo>
                                  <a:lnTo>
                                    <a:pt x="4464760" y="639"/>
                                  </a:lnTo>
                                  <a:lnTo>
                                    <a:pt x="4466308" y="0"/>
                                  </a:lnTo>
                                  <a:lnTo>
                                    <a:pt x="4469927" y="0"/>
                                  </a:lnTo>
                                  <a:lnTo>
                                    <a:pt x="4471463" y="639"/>
                                  </a:lnTo>
                                  <a:lnTo>
                                    <a:pt x="4474023" y="3196"/>
                                  </a:lnTo>
                                  <a:lnTo>
                                    <a:pt x="4474666" y="4740"/>
                                  </a:lnTo>
                                  <a:lnTo>
                                    <a:pt x="4474666" y="8356"/>
                                  </a:lnTo>
                                  <a:lnTo>
                                    <a:pt x="4474023" y="9900"/>
                                  </a:lnTo>
                                  <a:lnTo>
                                    <a:pt x="4471463" y="12457"/>
                                  </a:lnTo>
                                  <a:lnTo>
                                    <a:pt x="446992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496169" y="13096"/>
                                  </a:moveTo>
                                  <a:lnTo>
                                    <a:pt x="4492549" y="13096"/>
                                  </a:lnTo>
                                  <a:lnTo>
                                    <a:pt x="4491001" y="12457"/>
                                  </a:lnTo>
                                  <a:lnTo>
                                    <a:pt x="4488453" y="9900"/>
                                  </a:lnTo>
                                  <a:lnTo>
                                    <a:pt x="4487811" y="8356"/>
                                  </a:lnTo>
                                  <a:lnTo>
                                    <a:pt x="4487811" y="4740"/>
                                  </a:lnTo>
                                  <a:lnTo>
                                    <a:pt x="4488453" y="3196"/>
                                  </a:lnTo>
                                  <a:lnTo>
                                    <a:pt x="4491001" y="639"/>
                                  </a:lnTo>
                                  <a:lnTo>
                                    <a:pt x="4492549" y="0"/>
                                  </a:lnTo>
                                  <a:lnTo>
                                    <a:pt x="4496169" y="0"/>
                                  </a:lnTo>
                                  <a:lnTo>
                                    <a:pt x="4497705" y="639"/>
                                  </a:lnTo>
                                  <a:lnTo>
                                    <a:pt x="4500264" y="3196"/>
                                  </a:lnTo>
                                  <a:lnTo>
                                    <a:pt x="4500907" y="4740"/>
                                  </a:lnTo>
                                  <a:lnTo>
                                    <a:pt x="4500907" y="8356"/>
                                  </a:lnTo>
                                  <a:lnTo>
                                    <a:pt x="4500264" y="9900"/>
                                  </a:lnTo>
                                  <a:lnTo>
                                    <a:pt x="4497705" y="12457"/>
                                  </a:lnTo>
                                  <a:lnTo>
                                    <a:pt x="449616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522410" y="13096"/>
                                  </a:moveTo>
                                  <a:lnTo>
                                    <a:pt x="4518791" y="13096"/>
                                  </a:lnTo>
                                  <a:lnTo>
                                    <a:pt x="4517255" y="12457"/>
                                  </a:lnTo>
                                  <a:lnTo>
                                    <a:pt x="4514695" y="9900"/>
                                  </a:lnTo>
                                  <a:lnTo>
                                    <a:pt x="4514052" y="8356"/>
                                  </a:lnTo>
                                  <a:lnTo>
                                    <a:pt x="4514052" y="4740"/>
                                  </a:lnTo>
                                  <a:lnTo>
                                    <a:pt x="4514695" y="3196"/>
                                  </a:lnTo>
                                  <a:lnTo>
                                    <a:pt x="4517255" y="639"/>
                                  </a:lnTo>
                                  <a:lnTo>
                                    <a:pt x="4518791" y="0"/>
                                  </a:lnTo>
                                  <a:lnTo>
                                    <a:pt x="4522410" y="0"/>
                                  </a:lnTo>
                                  <a:lnTo>
                                    <a:pt x="4523958" y="639"/>
                                  </a:lnTo>
                                  <a:lnTo>
                                    <a:pt x="4526518" y="3196"/>
                                  </a:lnTo>
                                  <a:lnTo>
                                    <a:pt x="4527149" y="4740"/>
                                  </a:lnTo>
                                  <a:lnTo>
                                    <a:pt x="4527149" y="8356"/>
                                  </a:lnTo>
                                  <a:lnTo>
                                    <a:pt x="4526518" y="9900"/>
                                  </a:lnTo>
                                  <a:lnTo>
                                    <a:pt x="4523958" y="12457"/>
                                  </a:lnTo>
                                  <a:lnTo>
                                    <a:pt x="452241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548651" y="13096"/>
                                  </a:moveTo>
                                  <a:lnTo>
                                    <a:pt x="4545044" y="13096"/>
                                  </a:lnTo>
                                  <a:lnTo>
                                    <a:pt x="4543496" y="12457"/>
                                  </a:lnTo>
                                  <a:lnTo>
                                    <a:pt x="4540936" y="9900"/>
                                  </a:lnTo>
                                  <a:lnTo>
                                    <a:pt x="4540293" y="8356"/>
                                  </a:lnTo>
                                  <a:lnTo>
                                    <a:pt x="4540293" y="4740"/>
                                  </a:lnTo>
                                  <a:lnTo>
                                    <a:pt x="4540936" y="3196"/>
                                  </a:lnTo>
                                  <a:lnTo>
                                    <a:pt x="4543496" y="639"/>
                                  </a:lnTo>
                                  <a:lnTo>
                                    <a:pt x="4545044" y="0"/>
                                  </a:lnTo>
                                  <a:lnTo>
                                    <a:pt x="4548651" y="0"/>
                                  </a:lnTo>
                                  <a:lnTo>
                                    <a:pt x="4550199" y="639"/>
                                  </a:lnTo>
                                  <a:lnTo>
                                    <a:pt x="4552759" y="3196"/>
                                  </a:lnTo>
                                  <a:lnTo>
                                    <a:pt x="4553390" y="4740"/>
                                  </a:lnTo>
                                  <a:lnTo>
                                    <a:pt x="4553390" y="8356"/>
                                  </a:lnTo>
                                  <a:lnTo>
                                    <a:pt x="4552759" y="9900"/>
                                  </a:lnTo>
                                  <a:lnTo>
                                    <a:pt x="4550199" y="12457"/>
                                  </a:lnTo>
                                  <a:lnTo>
                                    <a:pt x="454865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574905" y="13096"/>
                                  </a:moveTo>
                                  <a:lnTo>
                                    <a:pt x="4571285" y="13096"/>
                                  </a:lnTo>
                                  <a:lnTo>
                                    <a:pt x="4569737" y="12457"/>
                                  </a:lnTo>
                                  <a:lnTo>
                                    <a:pt x="4567178" y="9900"/>
                                  </a:lnTo>
                                  <a:lnTo>
                                    <a:pt x="4566547" y="8356"/>
                                  </a:lnTo>
                                  <a:lnTo>
                                    <a:pt x="4566547" y="4740"/>
                                  </a:lnTo>
                                  <a:lnTo>
                                    <a:pt x="4567178" y="3196"/>
                                  </a:lnTo>
                                  <a:lnTo>
                                    <a:pt x="4569737" y="639"/>
                                  </a:lnTo>
                                  <a:lnTo>
                                    <a:pt x="4571285" y="0"/>
                                  </a:lnTo>
                                  <a:lnTo>
                                    <a:pt x="4574905" y="0"/>
                                  </a:lnTo>
                                  <a:lnTo>
                                    <a:pt x="4576441" y="639"/>
                                  </a:lnTo>
                                  <a:lnTo>
                                    <a:pt x="4579001" y="3196"/>
                                  </a:lnTo>
                                  <a:lnTo>
                                    <a:pt x="4579643" y="4740"/>
                                  </a:lnTo>
                                  <a:lnTo>
                                    <a:pt x="4579643" y="8356"/>
                                  </a:lnTo>
                                  <a:lnTo>
                                    <a:pt x="4579001" y="9900"/>
                                  </a:lnTo>
                                  <a:lnTo>
                                    <a:pt x="4576441" y="12457"/>
                                  </a:lnTo>
                                  <a:lnTo>
                                    <a:pt x="457490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601146" y="13096"/>
                                  </a:moveTo>
                                  <a:lnTo>
                                    <a:pt x="4597527" y="13096"/>
                                  </a:lnTo>
                                  <a:lnTo>
                                    <a:pt x="4595979" y="12457"/>
                                  </a:lnTo>
                                  <a:lnTo>
                                    <a:pt x="4593431" y="9900"/>
                                  </a:lnTo>
                                  <a:lnTo>
                                    <a:pt x="4592788" y="8356"/>
                                  </a:lnTo>
                                  <a:lnTo>
                                    <a:pt x="4592788" y="4740"/>
                                  </a:lnTo>
                                  <a:lnTo>
                                    <a:pt x="4593431" y="3196"/>
                                  </a:lnTo>
                                  <a:lnTo>
                                    <a:pt x="4595979" y="639"/>
                                  </a:lnTo>
                                  <a:lnTo>
                                    <a:pt x="4597527" y="0"/>
                                  </a:lnTo>
                                  <a:lnTo>
                                    <a:pt x="4601146" y="0"/>
                                  </a:lnTo>
                                  <a:lnTo>
                                    <a:pt x="4602694" y="639"/>
                                  </a:lnTo>
                                  <a:lnTo>
                                    <a:pt x="4605242" y="3196"/>
                                  </a:lnTo>
                                  <a:lnTo>
                                    <a:pt x="4605885" y="4740"/>
                                  </a:lnTo>
                                  <a:lnTo>
                                    <a:pt x="4605885" y="8356"/>
                                  </a:lnTo>
                                  <a:lnTo>
                                    <a:pt x="4605242" y="9900"/>
                                  </a:lnTo>
                                  <a:lnTo>
                                    <a:pt x="4602694" y="12457"/>
                                  </a:lnTo>
                                  <a:lnTo>
                                    <a:pt x="460114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627388" y="13096"/>
                                  </a:moveTo>
                                  <a:lnTo>
                                    <a:pt x="4623768" y="13096"/>
                                  </a:lnTo>
                                  <a:lnTo>
                                    <a:pt x="4622232" y="12457"/>
                                  </a:lnTo>
                                  <a:lnTo>
                                    <a:pt x="4619672" y="9900"/>
                                  </a:lnTo>
                                  <a:lnTo>
                                    <a:pt x="4619029" y="8356"/>
                                  </a:lnTo>
                                  <a:lnTo>
                                    <a:pt x="4619029" y="4740"/>
                                  </a:lnTo>
                                  <a:lnTo>
                                    <a:pt x="4619672" y="3196"/>
                                  </a:lnTo>
                                  <a:lnTo>
                                    <a:pt x="4622232" y="639"/>
                                  </a:lnTo>
                                  <a:lnTo>
                                    <a:pt x="4623768" y="0"/>
                                  </a:lnTo>
                                  <a:lnTo>
                                    <a:pt x="4627388" y="0"/>
                                  </a:lnTo>
                                  <a:lnTo>
                                    <a:pt x="4628935" y="639"/>
                                  </a:lnTo>
                                  <a:lnTo>
                                    <a:pt x="4631495" y="3196"/>
                                  </a:lnTo>
                                  <a:lnTo>
                                    <a:pt x="4632126" y="4740"/>
                                  </a:lnTo>
                                  <a:lnTo>
                                    <a:pt x="4632126" y="8356"/>
                                  </a:lnTo>
                                  <a:lnTo>
                                    <a:pt x="4631495" y="9900"/>
                                  </a:lnTo>
                                  <a:lnTo>
                                    <a:pt x="4628935" y="12457"/>
                                  </a:lnTo>
                                  <a:lnTo>
                                    <a:pt x="462738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653629" y="13096"/>
                                  </a:moveTo>
                                  <a:lnTo>
                                    <a:pt x="4650021" y="13096"/>
                                  </a:lnTo>
                                  <a:lnTo>
                                    <a:pt x="4648473" y="12457"/>
                                  </a:lnTo>
                                  <a:lnTo>
                                    <a:pt x="4645914" y="9900"/>
                                  </a:lnTo>
                                  <a:lnTo>
                                    <a:pt x="4645283" y="8356"/>
                                  </a:lnTo>
                                  <a:lnTo>
                                    <a:pt x="4645283" y="4740"/>
                                  </a:lnTo>
                                  <a:lnTo>
                                    <a:pt x="4645914" y="3196"/>
                                  </a:lnTo>
                                  <a:lnTo>
                                    <a:pt x="4648473" y="639"/>
                                  </a:lnTo>
                                  <a:lnTo>
                                    <a:pt x="4650021" y="0"/>
                                  </a:lnTo>
                                  <a:lnTo>
                                    <a:pt x="4653629" y="0"/>
                                  </a:lnTo>
                                  <a:lnTo>
                                    <a:pt x="4655177" y="639"/>
                                  </a:lnTo>
                                  <a:lnTo>
                                    <a:pt x="4657737" y="3196"/>
                                  </a:lnTo>
                                  <a:lnTo>
                                    <a:pt x="4658379" y="4740"/>
                                  </a:lnTo>
                                  <a:lnTo>
                                    <a:pt x="4658379" y="8356"/>
                                  </a:lnTo>
                                  <a:lnTo>
                                    <a:pt x="4657737" y="9900"/>
                                  </a:lnTo>
                                  <a:lnTo>
                                    <a:pt x="4655177" y="12457"/>
                                  </a:lnTo>
                                  <a:lnTo>
                                    <a:pt x="465362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679882" y="13096"/>
                                  </a:moveTo>
                                  <a:lnTo>
                                    <a:pt x="4676263" y="13096"/>
                                  </a:lnTo>
                                  <a:lnTo>
                                    <a:pt x="4674715" y="12457"/>
                                  </a:lnTo>
                                  <a:lnTo>
                                    <a:pt x="4672155" y="9900"/>
                                  </a:lnTo>
                                  <a:lnTo>
                                    <a:pt x="4671524" y="8356"/>
                                  </a:lnTo>
                                  <a:lnTo>
                                    <a:pt x="4671524" y="4740"/>
                                  </a:lnTo>
                                  <a:lnTo>
                                    <a:pt x="4672155" y="3196"/>
                                  </a:lnTo>
                                  <a:lnTo>
                                    <a:pt x="4674715" y="639"/>
                                  </a:lnTo>
                                  <a:lnTo>
                                    <a:pt x="4676263" y="0"/>
                                  </a:lnTo>
                                  <a:lnTo>
                                    <a:pt x="4679882" y="0"/>
                                  </a:lnTo>
                                  <a:lnTo>
                                    <a:pt x="4681418" y="639"/>
                                  </a:lnTo>
                                  <a:lnTo>
                                    <a:pt x="4683978" y="3196"/>
                                  </a:lnTo>
                                  <a:lnTo>
                                    <a:pt x="4684621" y="4740"/>
                                  </a:lnTo>
                                  <a:lnTo>
                                    <a:pt x="4684621" y="8356"/>
                                  </a:lnTo>
                                  <a:lnTo>
                                    <a:pt x="4683978" y="9900"/>
                                  </a:lnTo>
                                  <a:lnTo>
                                    <a:pt x="4681418" y="12457"/>
                                  </a:lnTo>
                                  <a:lnTo>
                                    <a:pt x="467988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706124" y="13096"/>
                                  </a:moveTo>
                                  <a:lnTo>
                                    <a:pt x="4702504" y="13096"/>
                                  </a:lnTo>
                                  <a:lnTo>
                                    <a:pt x="4700968" y="12457"/>
                                  </a:lnTo>
                                  <a:lnTo>
                                    <a:pt x="4698408" y="9900"/>
                                  </a:lnTo>
                                  <a:lnTo>
                                    <a:pt x="4697765" y="8356"/>
                                  </a:lnTo>
                                  <a:lnTo>
                                    <a:pt x="4697765" y="4740"/>
                                  </a:lnTo>
                                  <a:lnTo>
                                    <a:pt x="4698408" y="3196"/>
                                  </a:lnTo>
                                  <a:lnTo>
                                    <a:pt x="4700968" y="639"/>
                                  </a:lnTo>
                                  <a:lnTo>
                                    <a:pt x="4702504" y="0"/>
                                  </a:lnTo>
                                  <a:lnTo>
                                    <a:pt x="4706124" y="0"/>
                                  </a:lnTo>
                                  <a:lnTo>
                                    <a:pt x="4707671" y="639"/>
                                  </a:lnTo>
                                  <a:lnTo>
                                    <a:pt x="4710219" y="3196"/>
                                  </a:lnTo>
                                  <a:lnTo>
                                    <a:pt x="4710862" y="4740"/>
                                  </a:lnTo>
                                  <a:lnTo>
                                    <a:pt x="4710862" y="8356"/>
                                  </a:lnTo>
                                  <a:lnTo>
                                    <a:pt x="4710219" y="9900"/>
                                  </a:lnTo>
                                  <a:lnTo>
                                    <a:pt x="4707671" y="12457"/>
                                  </a:lnTo>
                                  <a:lnTo>
                                    <a:pt x="470612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732365" y="13096"/>
                                  </a:moveTo>
                                  <a:lnTo>
                                    <a:pt x="4728745" y="13096"/>
                                  </a:lnTo>
                                  <a:lnTo>
                                    <a:pt x="4727210" y="12457"/>
                                  </a:lnTo>
                                  <a:lnTo>
                                    <a:pt x="4724650" y="9900"/>
                                  </a:lnTo>
                                  <a:lnTo>
                                    <a:pt x="4724007" y="8356"/>
                                  </a:lnTo>
                                  <a:lnTo>
                                    <a:pt x="4724007" y="4740"/>
                                  </a:lnTo>
                                  <a:lnTo>
                                    <a:pt x="4724650" y="3196"/>
                                  </a:lnTo>
                                  <a:lnTo>
                                    <a:pt x="4727210" y="639"/>
                                  </a:lnTo>
                                  <a:lnTo>
                                    <a:pt x="4728745" y="0"/>
                                  </a:lnTo>
                                  <a:lnTo>
                                    <a:pt x="4732365" y="0"/>
                                  </a:lnTo>
                                  <a:lnTo>
                                    <a:pt x="4733913" y="639"/>
                                  </a:lnTo>
                                  <a:lnTo>
                                    <a:pt x="4736473" y="3196"/>
                                  </a:lnTo>
                                  <a:lnTo>
                                    <a:pt x="4737104" y="4740"/>
                                  </a:lnTo>
                                  <a:lnTo>
                                    <a:pt x="4737104" y="8356"/>
                                  </a:lnTo>
                                  <a:lnTo>
                                    <a:pt x="4736473" y="9900"/>
                                  </a:lnTo>
                                  <a:lnTo>
                                    <a:pt x="4733913" y="12457"/>
                                  </a:lnTo>
                                  <a:lnTo>
                                    <a:pt x="473236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758606" y="13096"/>
                                  </a:moveTo>
                                  <a:lnTo>
                                    <a:pt x="4754999" y="13096"/>
                                  </a:lnTo>
                                  <a:lnTo>
                                    <a:pt x="4753451" y="12457"/>
                                  </a:lnTo>
                                  <a:lnTo>
                                    <a:pt x="4750891" y="9900"/>
                                  </a:lnTo>
                                  <a:lnTo>
                                    <a:pt x="4750260" y="8356"/>
                                  </a:lnTo>
                                  <a:lnTo>
                                    <a:pt x="4750260" y="4740"/>
                                  </a:lnTo>
                                  <a:lnTo>
                                    <a:pt x="4750891" y="3196"/>
                                  </a:lnTo>
                                  <a:lnTo>
                                    <a:pt x="4753451" y="639"/>
                                  </a:lnTo>
                                  <a:lnTo>
                                    <a:pt x="4754999" y="0"/>
                                  </a:lnTo>
                                  <a:lnTo>
                                    <a:pt x="4758606" y="0"/>
                                  </a:lnTo>
                                  <a:lnTo>
                                    <a:pt x="4760154" y="639"/>
                                  </a:lnTo>
                                  <a:lnTo>
                                    <a:pt x="4762714" y="3196"/>
                                  </a:lnTo>
                                  <a:lnTo>
                                    <a:pt x="4763357" y="4740"/>
                                  </a:lnTo>
                                  <a:lnTo>
                                    <a:pt x="4763357" y="8356"/>
                                  </a:lnTo>
                                  <a:lnTo>
                                    <a:pt x="4762714" y="9900"/>
                                  </a:lnTo>
                                  <a:lnTo>
                                    <a:pt x="4760154" y="12457"/>
                                  </a:lnTo>
                                  <a:lnTo>
                                    <a:pt x="475860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784860" y="13096"/>
                                  </a:moveTo>
                                  <a:lnTo>
                                    <a:pt x="4781240" y="13096"/>
                                  </a:lnTo>
                                  <a:lnTo>
                                    <a:pt x="4779692" y="12457"/>
                                  </a:lnTo>
                                  <a:lnTo>
                                    <a:pt x="4777144" y="9900"/>
                                  </a:lnTo>
                                  <a:lnTo>
                                    <a:pt x="4776501" y="8356"/>
                                  </a:lnTo>
                                  <a:lnTo>
                                    <a:pt x="4776501" y="4740"/>
                                  </a:lnTo>
                                  <a:lnTo>
                                    <a:pt x="4777144" y="3196"/>
                                  </a:lnTo>
                                  <a:lnTo>
                                    <a:pt x="4779692" y="639"/>
                                  </a:lnTo>
                                  <a:lnTo>
                                    <a:pt x="4781240" y="0"/>
                                  </a:lnTo>
                                  <a:lnTo>
                                    <a:pt x="4784860" y="0"/>
                                  </a:lnTo>
                                  <a:lnTo>
                                    <a:pt x="4786395" y="639"/>
                                  </a:lnTo>
                                  <a:lnTo>
                                    <a:pt x="4788955" y="3196"/>
                                  </a:lnTo>
                                  <a:lnTo>
                                    <a:pt x="4789598" y="4740"/>
                                  </a:lnTo>
                                  <a:lnTo>
                                    <a:pt x="4789598" y="8356"/>
                                  </a:lnTo>
                                  <a:lnTo>
                                    <a:pt x="4788955" y="9900"/>
                                  </a:lnTo>
                                  <a:lnTo>
                                    <a:pt x="4786395" y="12457"/>
                                  </a:lnTo>
                                  <a:lnTo>
                                    <a:pt x="478486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811101" y="13096"/>
                                  </a:moveTo>
                                  <a:lnTo>
                                    <a:pt x="4807481" y="13096"/>
                                  </a:lnTo>
                                  <a:lnTo>
                                    <a:pt x="4805946" y="12457"/>
                                  </a:lnTo>
                                  <a:lnTo>
                                    <a:pt x="4803386" y="9900"/>
                                  </a:lnTo>
                                  <a:lnTo>
                                    <a:pt x="4802743" y="8356"/>
                                  </a:lnTo>
                                  <a:lnTo>
                                    <a:pt x="4802743" y="4740"/>
                                  </a:lnTo>
                                  <a:lnTo>
                                    <a:pt x="4803386" y="3196"/>
                                  </a:lnTo>
                                  <a:lnTo>
                                    <a:pt x="4805946" y="639"/>
                                  </a:lnTo>
                                  <a:lnTo>
                                    <a:pt x="4807481" y="0"/>
                                  </a:lnTo>
                                  <a:lnTo>
                                    <a:pt x="4811101" y="0"/>
                                  </a:lnTo>
                                  <a:lnTo>
                                    <a:pt x="4812649" y="639"/>
                                  </a:lnTo>
                                  <a:lnTo>
                                    <a:pt x="4815197" y="3196"/>
                                  </a:lnTo>
                                  <a:lnTo>
                                    <a:pt x="4815840" y="4740"/>
                                  </a:lnTo>
                                  <a:lnTo>
                                    <a:pt x="4815840" y="8356"/>
                                  </a:lnTo>
                                  <a:lnTo>
                                    <a:pt x="4815197" y="9900"/>
                                  </a:lnTo>
                                  <a:lnTo>
                                    <a:pt x="4812649" y="12457"/>
                                  </a:lnTo>
                                  <a:lnTo>
                                    <a:pt x="481110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837342" y="13096"/>
                                  </a:moveTo>
                                  <a:lnTo>
                                    <a:pt x="4833735" y="13096"/>
                                  </a:lnTo>
                                  <a:lnTo>
                                    <a:pt x="4832187" y="12457"/>
                                  </a:lnTo>
                                  <a:lnTo>
                                    <a:pt x="4829627" y="9900"/>
                                  </a:lnTo>
                                  <a:lnTo>
                                    <a:pt x="4828984" y="8356"/>
                                  </a:lnTo>
                                  <a:lnTo>
                                    <a:pt x="4828984" y="4740"/>
                                  </a:lnTo>
                                  <a:lnTo>
                                    <a:pt x="4829627" y="3196"/>
                                  </a:lnTo>
                                  <a:lnTo>
                                    <a:pt x="4832187" y="639"/>
                                  </a:lnTo>
                                  <a:lnTo>
                                    <a:pt x="4833735" y="0"/>
                                  </a:lnTo>
                                  <a:lnTo>
                                    <a:pt x="4837342" y="0"/>
                                  </a:lnTo>
                                  <a:lnTo>
                                    <a:pt x="4838890" y="639"/>
                                  </a:lnTo>
                                  <a:lnTo>
                                    <a:pt x="4841450" y="3196"/>
                                  </a:lnTo>
                                  <a:lnTo>
                                    <a:pt x="4842081" y="4740"/>
                                  </a:lnTo>
                                  <a:lnTo>
                                    <a:pt x="4842081" y="8356"/>
                                  </a:lnTo>
                                  <a:lnTo>
                                    <a:pt x="4841450" y="9900"/>
                                  </a:lnTo>
                                  <a:lnTo>
                                    <a:pt x="4838890" y="12457"/>
                                  </a:lnTo>
                                  <a:lnTo>
                                    <a:pt x="483734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863596" y="13096"/>
                                  </a:moveTo>
                                  <a:lnTo>
                                    <a:pt x="4859976" y="13096"/>
                                  </a:lnTo>
                                  <a:lnTo>
                                    <a:pt x="4858428" y="12457"/>
                                  </a:lnTo>
                                  <a:lnTo>
                                    <a:pt x="4855868" y="9900"/>
                                  </a:lnTo>
                                  <a:lnTo>
                                    <a:pt x="4855237" y="8356"/>
                                  </a:lnTo>
                                  <a:lnTo>
                                    <a:pt x="4855237" y="4740"/>
                                  </a:lnTo>
                                  <a:lnTo>
                                    <a:pt x="4855868" y="3196"/>
                                  </a:lnTo>
                                  <a:lnTo>
                                    <a:pt x="4858428" y="639"/>
                                  </a:lnTo>
                                  <a:lnTo>
                                    <a:pt x="4859976" y="0"/>
                                  </a:lnTo>
                                  <a:lnTo>
                                    <a:pt x="4863596" y="0"/>
                                  </a:lnTo>
                                  <a:lnTo>
                                    <a:pt x="4865132" y="639"/>
                                  </a:lnTo>
                                  <a:lnTo>
                                    <a:pt x="4867691" y="3196"/>
                                  </a:lnTo>
                                  <a:lnTo>
                                    <a:pt x="4868334" y="4740"/>
                                  </a:lnTo>
                                  <a:lnTo>
                                    <a:pt x="4868334" y="8356"/>
                                  </a:lnTo>
                                  <a:lnTo>
                                    <a:pt x="4867691" y="9900"/>
                                  </a:lnTo>
                                  <a:lnTo>
                                    <a:pt x="4865132" y="12457"/>
                                  </a:lnTo>
                                  <a:lnTo>
                                    <a:pt x="486359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889837" y="13096"/>
                                  </a:moveTo>
                                  <a:lnTo>
                                    <a:pt x="4886217" y="13096"/>
                                  </a:lnTo>
                                  <a:lnTo>
                                    <a:pt x="4884670" y="12457"/>
                                  </a:lnTo>
                                  <a:lnTo>
                                    <a:pt x="4882122" y="9900"/>
                                  </a:lnTo>
                                  <a:lnTo>
                                    <a:pt x="4881479" y="8356"/>
                                  </a:lnTo>
                                  <a:lnTo>
                                    <a:pt x="4881479" y="4740"/>
                                  </a:lnTo>
                                  <a:lnTo>
                                    <a:pt x="4882122" y="3196"/>
                                  </a:lnTo>
                                  <a:lnTo>
                                    <a:pt x="4884670" y="639"/>
                                  </a:lnTo>
                                  <a:lnTo>
                                    <a:pt x="4886217" y="0"/>
                                  </a:lnTo>
                                  <a:lnTo>
                                    <a:pt x="4889837" y="0"/>
                                  </a:lnTo>
                                  <a:lnTo>
                                    <a:pt x="4891373" y="639"/>
                                  </a:lnTo>
                                  <a:lnTo>
                                    <a:pt x="4893933" y="3196"/>
                                  </a:lnTo>
                                  <a:lnTo>
                                    <a:pt x="4894576" y="4740"/>
                                  </a:lnTo>
                                  <a:lnTo>
                                    <a:pt x="4894576" y="8356"/>
                                  </a:lnTo>
                                  <a:lnTo>
                                    <a:pt x="4893933" y="9900"/>
                                  </a:lnTo>
                                  <a:lnTo>
                                    <a:pt x="4891373" y="12457"/>
                                  </a:lnTo>
                                  <a:lnTo>
                                    <a:pt x="488983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916078" y="13096"/>
                                  </a:moveTo>
                                  <a:lnTo>
                                    <a:pt x="4912459" y="13096"/>
                                  </a:lnTo>
                                  <a:lnTo>
                                    <a:pt x="4910923" y="12457"/>
                                  </a:lnTo>
                                  <a:lnTo>
                                    <a:pt x="4908363" y="9900"/>
                                  </a:lnTo>
                                  <a:lnTo>
                                    <a:pt x="4907720" y="8356"/>
                                  </a:lnTo>
                                  <a:lnTo>
                                    <a:pt x="4907720" y="4740"/>
                                  </a:lnTo>
                                  <a:lnTo>
                                    <a:pt x="4908363" y="3196"/>
                                  </a:lnTo>
                                  <a:lnTo>
                                    <a:pt x="4910923" y="639"/>
                                  </a:lnTo>
                                  <a:lnTo>
                                    <a:pt x="4912459" y="0"/>
                                  </a:lnTo>
                                  <a:lnTo>
                                    <a:pt x="4916078" y="0"/>
                                  </a:lnTo>
                                  <a:lnTo>
                                    <a:pt x="4917626" y="639"/>
                                  </a:lnTo>
                                  <a:lnTo>
                                    <a:pt x="4920174" y="3196"/>
                                  </a:lnTo>
                                  <a:lnTo>
                                    <a:pt x="4920817" y="4740"/>
                                  </a:lnTo>
                                  <a:lnTo>
                                    <a:pt x="4920817" y="8356"/>
                                  </a:lnTo>
                                  <a:lnTo>
                                    <a:pt x="4920174" y="9900"/>
                                  </a:lnTo>
                                  <a:lnTo>
                                    <a:pt x="4917626" y="12457"/>
                                  </a:lnTo>
                                  <a:lnTo>
                                    <a:pt x="491607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942320" y="13096"/>
                                  </a:moveTo>
                                  <a:lnTo>
                                    <a:pt x="4938712" y="13096"/>
                                  </a:lnTo>
                                  <a:lnTo>
                                    <a:pt x="4937164" y="12457"/>
                                  </a:lnTo>
                                  <a:lnTo>
                                    <a:pt x="4934604" y="9900"/>
                                  </a:lnTo>
                                  <a:lnTo>
                                    <a:pt x="4933962" y="8356"/>
                                  </a:lnTo>
                                  <a:lnTo>
                                    <a:pt x="4933962" y="4740"/>
                                  </a:lnTo>
                                  <a:lnTo>
                                    <a:pt x="4934604" y="3196"/>
                                  </a:lnTo>
                                  <a:lnTo>
                                    <a:pt x="4937164" y="639"/>
                                  </a:lnTo>
                                  <a:lnTo>
                                    <a:pt x="4938712" y="0"/>
                                  </a:lnTo>
                                  <a:lnTo>
                                    <a:pt x="4942320" y="0"/>
                                  </a:lnTo>
                                  <a:lnTo>
                                    <a:pt x="4943868" y="639"/>
                                  </a:lnTo>
                                  <a:lnTo>
                                    <a:pt x="4946427" y="3196"/>
                                  </a:lnTo>
                                  <a:lnTo>
                                    <a:pt x="4947058" y="4740"/>
                                  </a:lnTo>
                                  <a:lnTo>
                                    <a:pt x="4947058" y="8356"/>
                                  </a:lnTo>
                                  <a:lnTo>
                                    <a:pt x="4946427" y="9900"/>
                                  </a:lnTo>
                                  <a:lnTo>
                                    <a:pt x="4943868" y="12457"/>
                                  </a:lnTo>
                                  <a:lnTo>
                                    <a:pt x="494232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968573" y="13096"/>
                                  </a:moveTo>
                                  <a:lnTo>
                                    <a:pt x="4964954" y="13096"/>
                                  </a:lnTo>
                                  <a:lnTo>
                                    <a:pt x="4963406" y="12457"/>
                                  </a:lnTo>
                                  <a:lnTo>
                                    <a:pt x="4960846" y="9900"/>
                                  </a:lnTo>
                                  <a:lnTo>
                                    <a:pt x="4960215" y="8356"/>
                                  </a:lnTo>
                                  <a:lnTo>
                                    <a:pt x="4960215" y="4740"/>
                                  </a:lnTo>
                                  <a:lnTo>
                                    <a:pt x="4960846" y="3196"/>
                                  </a:lnTo>
                                  <a:lnTo>
                                    <a:pt x="4963406" y="639"/>
                                  </a:lnTo>
                                  <a:lnTo>
                                    <a:pt x="4964954" y="0"/>
                                  </a:lnTo>
                                  <a:lnTo>
                                    <a:pt x="4968573" y="0"/>
                                  </a:lnTo>
                                  <a:lnTo>
                                    <a:pt x="4970109" y="639"/>
                                  </a:lnTo>
                                  <a:lnTo>
                                    <a:pt x="4972669" y="3196"/>
                                  </a:lnTo>
                                  <a:lnTo>
                                    <a:pt x="4973312" y="4740"/>
                                  </a:lnTo>
                                  <a:lnTo>
                                    <a:pt x="4973312" y="8356"/>
                                  </a:lnTo>
                                  <a:lnTo>
                                    <a:pt x="4972669" y="9900"/>
                                  </a:lnTo>
                                  <a:lnTo>
                                    <a:pt x="4970109" y="12457"/>
                                  </a:lnTo>
                                  <a:lnTo>
                                    <a:pt x="496857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994814" y="13096"/>
                                  </a:moveTo>
                                  <a:lnTo>
                                    <a:pt x="4991195" y="13096"/>
                                  </a:lnTo>
                                  <a:lnTo>
                                    <a:pt x="4989647" y="12457"/>
                                  </a:lnTo>
                                  <a:lnTo>
                                    <a:pt x="4987099" y="9900"/>
                                  </a:lnTo>
                                  <a:lnTo>
                                    <a:pt x="4986456" y="8356"/>
                                  </a:lnTo>
                                  <a:lnTo>
                                    <a:pt x="4986456" y="4740"/>
                                  </a:lnTo>
                                  <a:lnTo>
                                    <a:pt x="4987099" y="3196"/>
                                  </a:lnTo>
                                  <a:lnTo>
                                    <a:pt x="4989647" y="639"/>
                                  </a:lnTo>
                                  <a:lnTo>
                                    <a:pt x="4991195" y="0"/>
                                  </a:lnTo>
                                  <a:lnTo>
                                    <a:pt x="4994814" y="0"/>
                                  </a:lnTo>
                                  <a:lnTo>
                                    <a:pt x="4996350" y="639"/>
                                  </a:lnTo>
                                  <a:lnTo>
                                    <a:pt x="4998910" y="3196"/>
                                  </a:lnTo>
                                  <a:lnTo>
                                    <a:pt x="4999553" y="4740"/>
                                  </a:lnTo>
                                  <a:lnTo>
                                    <a:pt x="4999553" y="8356"/>
                                  </a:lnTo>
                                  <a:lnTo>
                                    <a:pt x="4998910" y="9900"/>
                                  </a:lnTo>
                                  <a:lnTo>
                                    <a:pt x="4996350" y="12457"/>
                                  </a:lnTo>
                                  <a:lnTo>
                                    <a:pt x="4994814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7DD0068" id="Graphic 27" o:spid="_x0000_s1026" style="position:absolute;margin-left:128.8pt;margin-top:11.4pt;width:393.7pt;height:1.05pt;z-index:-178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999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" path="m8356,13096r-3616,l3196,12457,639,9900,,8356,,4740,639,3196,3196,639,4740,,8356,,9900,639r2557,2557l13096,4740r,3616l12457,9900,9900,12457r-1544,639xem34601,13096r-3617,l29441,12457,26883,9900,26244,8356r,-3616l26883,3196,29441,639,30984,r3617,l36144,639r2558,2557l39341,4740r,3616l38702,9900r-2558,2557l34601,13096xem60845,13096r-3616,l55685,12457,53128,9900,52489,8356r,-3616l53128,3196,55685,639,57229,r3616,l62389,639r2557,2557l65585,4740r,3616l64946,9900r-2557,2557l60845,13096xem87090,13096r-3617,l81930,12457,79372,9900,78733,8356r,-3616l79372,3196,81930,639,83473,r3617,l88633,639r2558,2557l91830,4740r,3616l91191,9900r-2558,2557l87090,13096xem113334,13096r-3616,l108174,12457,105617,9900r-639,-1544l104978,4740r639,-1544l108174,639,109718,r3616,l114878,639r2557,2557l118074,4740r,3616l117435,9900r-2557,2557l113334,13096xem139579,13096r-3617,l134419,12457,131861,9900r-639,-1544l131222,4740r639,-1544l134419,639,135962,r3617,l141122,639r2557,2557l144319,4740r,3616l143679,9900r-2557,2557l139579,13096xem165824,13096r-3617,l160664,12457,158106,9900r-639,-1544l157467,4740r639,-1544l160664,639,162207,r3617,l167367,639r2557,2557l170564,4740r,3616l169924,9900r-2557,2557l165824,13096xem192068,13096r-3616,l186907,12457,184350,9900r-639,-1544l183711,4740r639,-1544l186907,639,188452,r3616,l193612,639r2556,2557l196807,4740r,3616l196168,9900r-2556,2557l192068,13096xem218313,13096r-3618,l213152,12457,210595,9900r-639,-1544l209956,4740r639,-1544l213152,639,214695,r3618,l219856,639r2557,2557l223052,4740r,3616l222413,9900r-2557,2557l218313,13096xem244556,13096r-3616,l239397,12457,236840,9900r-640,-1544l236200,4740r640,-1544l239397,639,240940,r3616,l246101,639r2557,2557l249297,4740r,3616l248658,9900r-2557,2557l244556,13096xem270801,13096r-3616,l265641,12457,263084,9900r-640,-1544l262444,4740r640,-1544l265641,639,267185,r3616,l272344,639r2558,2557l275541,4740r,3616l274902,9900r-2558,2557l270801,13096xem297046,13096r-3617,l291886,12457,289329,9900r-640,-1544l288689,4740r640,-1544l291886,639,293429,r3617,l298589,639r2558,2557l301786,4740r,3616l301147,9900r-2558,2557l297046,13096xem323290,13096r-3616,l318130,12457,315573,9900r-639,-1544l314934,4740r639,-1544l318130,639,319674,r3616,l324834,639r2558,2557l328031,4740r,3616l327392,9900r-2558,2557l323290,13096xem349535,13096r-3617,l344375,12457,341817,9900r-639,-1544l341178,4740r639,-1544l344375,639,345918,r3617,l351078,639r2557,2557l354275,4740r,3616l353635,9900r-2557,2557l349535,13096xem375780,13096r-3617,l370620,12457,368062,9900r-639,-1544l367423,4740r639,-1544l370620,639,372163,r3617,l377323,639r2557,2557l380520,4740r,3616l379880,9900r-2557,2557l375780,13096xem402024,13096r-3616,l396863,12457,394306,9900r-639,-1544l393667,4740r639,-1544l396863,639,398408,r3616,l403568,639r2556,2557l406763,4740r,3616l406124,9900r-2556,2557l402024,13096xem428269,13096r-3618,l423108,12457,420551,9900r-639,-1544l419912,4740r639,-1544l423108,639,424651,r3618,l429812,639r2557,2557l433008,4740r,3616l432369,9900r-2557,2557l428269,13096xem454512,13096r-3616,l449353,12457,446796,9900r-640,-1544l446156,4740r640,-1544l449353,639,450896,r3616,l456057,639r2557,2557l459253,4740r,3616l458614,9900r-2557,2557l454512,13096xem480757,13096r-3616,l475597,12457,473040,9900r-640,-1544l472400,4740r640,-1544l475597,639,477141,r3616,l482300,639r2558,2557l485497,4740r,3616l484858,9900r-2558,2557l480757,13096xem507002,13096r-3617,l501842,12457,499285,9900r-640,-1544l498645,4740r640,-1544l501842,639,503385,r3617,l508545,639r2558,2557l511742,4740r,3616l511103,9900r-2558,2557l507002,13096xem533246,13096r-3616,l528086,12457,525529,9900r-639,-1544l524890,4740r639,-1544l528086,639,529630,r3616,l534790,639r2558,2557l537987,4740r,3616l537348,9900r-2558,2557l533246,13096xem559491,13096r-3617,l554331,12457,551773,9900r-639,-1544l551134,4740r639,-1544l554331,639,555874,r3617,l561034,639r2557,2557l564231,4740r,3616l563591,9900r-2557,2557l559491,13096xem585736,13096r-3617,l580576,12457,578018,9900r-639,-1544l577379,4740r639,-1544l580576,639,582119,r3617,l587279,639r2557,2557l590476,4740r,3616l589836,9900r-2557,2557l585736,13096xem611980,13096r-3616,l606819,12457,604262,9900r-639,-1544l603623,4740r639,-1544l606819,639,608364,r3616,l613524,639r2556,2557l616719,4740r,3616l616080,9900r-2556,2557l611980,13096xem638225,13096r-3618,l633064,12457,630507,9900r-639,-1544l629868,4740r639,-1544l633064,639,634607,r3618,l639768,639r2557,2557l642964,4740r,3616l642325,9900r-2557,2557l638225,13096xem664469,13096r-3617,l659309,12457,656752,9900r-640,-1544l656112,4740r640,-1544l659309,639,660852,r3617,l666013,639r2557,2557l669209,4740r,3616l668570,9900r-2557,2557l664469,13096xem690713,13096r-3616,l685553,12457,682996,9900r-640,-1544l682356,4740r640,-1544l685553,639,687097,r3616,l692257,639r2557,2557l695453,4740r,3616l694814,9900r-2557,2557l690713,13096xem716958,13096r-3617,l711798,12457,709241,9900r-640,-1544l708601,4740r640,-1544l711798,639,713341,r3617,l718501,639r2558,2557l721698,4740r,3616l721059,9900r-2558,2557l716958,13096xem743202,13096r-3616,l738042,12457,735485,9900r-639,-1544l734846,4740r639,-1544l738042,639,739586,r3616,l744746,639r2558,2557l747943,4740r,3616l747304,9900r-2558,2557l743202,13096xem769447,13096r-3617,l764287,12457,761729,9900r-639,-1544l761090,4740r639,-1544l764287,639,765830,r3617,l770990,639r2557,2557l774187,4740r,3616l773547,9900r-2557,2557l769447,13096xem795692,13096r-3617,l790532,12457,787974,9900r-639,-1544l787335,4740r639,-1544l790532,639,792075,r3617,l797235,639r2557,2557l800432,4740r,3616l799792,9900r-2557,2557l795692,13096xem821936,13096r-3616,l816775,12457,814219,9900r-639,-1544l813580,4740r639,-1544l816775,639,818320,r3616,l823480,639r2557,2557l826677,4740r,3616l826037,9900r-2557,2557l821936,13096xem848181,13096r-3618,l843020,12457,840463,9900r-639,-1544l839824,4740r639,-1544l843020,639,844563,r3618,l849724,639r2557,2557l852920,4740r,3616l852281,9900r-2557,2557l848181,13096xem874425,13096r-3617,l869265,12457,866708,9900r-640,-1544l866068,4740r640,-1544l869265,639,870808,r3617,l875969,639r2557,2557l879165,4740r,3616l878526,9900r-2557,2557l874425,13096xem900669,13096r-3616,l895509,12457,892952,9900r-640,-1544l892312,4740r640,-1544l895509,639,897053,r3616,l902213,639r2557,2557l905409,4740r,3616l904770,9900r-2557,2557l900669,13096xem926914,13096r-3617,l921754,12457,919197,9900r-640,-1544l918557,4740r640,-1544l921754,639,923297,r3617,l928457,639r2558,2557l931654,4740r,3616l931015,9900r-2558,2557l926914,13096xem953158,13096r-3616,l947998,12457,945442,9900r-640,-1544l944802,4740r640,-1544l947998,639,949542,r3616,l954702,639r2558,2557l957899,4740r,3616l957260,9900r-2558,2557l953158,13096xem979403,13096r-3616,l974243,12457,971685,9900r-639,-1544l971046,4740r639,-1544l974243,639,975787,r3616,l980946,639r2557,2557l984143,4740r,3616l983503,9900r-2557,2557l979403,13096xem1005648,13096r-3617,l1000488,12457,997930,9900r-639,-1544l997291,4740r639,-1544l1000488,639,1002031,r3617,l1007191,639r2557,2557l1010388,4740r,3616l1009748,9900r-2557,2557l1005648,13096xem1031892,13096r-3616,l1026731,12457r-2556,-2557l1023536,8356r,-3616l1024175,3196r2556,-2557l1028276,r3616,l1033436,639r2557,2557l1036633,4740r,3616l1035993,9900r-2557,2557l1031892,13096xem1058137,13096r-3618,l1052976,12457r-2557,-2557l1049780,8356r,-3616l1050419,3196r2557,-2557l1054519,r3618,l1059680,639r2557,2557l1062876,4740r,3616l1062237,9900r-2557,2557l1058137,13096xem1084381,13096r-3617,l1079221,12457r-2557,-2557l1076024,8356r,-3616l1076664,3196r2557,-2557l1080764,r3617,l1085925,639r2557,2557l1089121,4740r,3616l1088482,9900r-2557,2557l1084381,13096xem1110625,13096r-3616,l1105465,12457r-2556,-2557l1102269,8356r,-3616l1102909,3196r2556,-2557l1107009,r3616,l1112169,639r2557,2557l1115365,4740r,3616l1114726,9900r-2557,2557l1110625,13096xem1136870,13096r-3617,l1131710,12457r-2557,-2557l1128513,8356r,-3616l1129153,3196r2557,-2557l1133253,r3617,l1138413,639r2558,2557l1141610,4740r,3616l1140971,9900r-2558,2557l1136870,13096xem1163115,13096r-3617,l1157955,12457r-2557,-2557l1154758,8356r,-3616l1155398,3196r2557,-2557l1159498,r3617,l1164658,639r2558,2557l1167855,4740r,3616l1167216,9900r-2558,2557l1163115,13096xem1189359,13096r-3616,l1184199,12457r-2558,-2557l1181002,8356r,-3616l1181641,3196r2558,-2557l1185743,r3616,l1190898,639r2560,2557l1194101,4740r,3616l1193458,9900r-2560,2557l1189359,13096xem1215604,13096r-3620,l1210448,12457r-2559,-2557l1207246,8356r,-3616l1207889,3196r2559,-2557l1211984,r3620,l1217152,639r2548,2557l1220343,4740r,3616l1219700,9900r-2548,2557l1215604,13096xem1241845,13096r-3619,l1236690,12457r-2560,-2557l1233487,8356r,-3616l1234130,3196r2560,-2557l1238226,r3619,l1243393,639r2560,2557l1246584,4740r,3616l1245953,9900r-2560,2557l1241845,13096xem1268087,13096r-3608,l1262931,12457r-2560,-2557l1259740,8356r,-3616l1260371,3196r2560,-2557l1264479,r3608,l1269634,639r2560,2557l1272837,4740r,3616l1272194,9900r-2560,2557l1268087,13096xem1294340,13096r-3620,l1289173,12457r-2548,-2557l1285982,8356r,-3616l1286625,3196r2548,-2557l1290720,r3620,l1295876,639r2560,2557l1299079,4740r,3616l1298436,9900r-2560,2557l1294340,13096xem1320581,13096r-3619,l1315426,12457r-2560,-2557l1312223,8356r,-3616l1312866,3196r2560,-2557l1316962,r3619,l1322129,639r2548,2557l1325320,4740r,3616l1324677,9900r-2548,2557l1320581,13096xem1346823,13096r-3608,l1341667,12457r-2560,-2557l1338464,8356r,-3616l1339107,3196r2560,-2557l1343215,r3608,l1348370,639r2560,2557l1351561,4740r,3616l1350930,9900r-2560,2557l1346823,13096xem1373076,13096r-3620,l1367909,12457r-2560,-2557l1364718,8356r,-3616l1365349,3196r2560,-2557l1369456,r3620,l1374612,639r2560,2557l1377815,4740r,3616l1377172,9900r-2560,2557l1373076,13096xem1399317,13096r-3619,l1394150,12457r-2548,-2557l1390959,8356r,-3616l1391602,3196r2548,-2557l1395698,r3619,l1400853,639r2560,2557l1404056,4740r,3616l1403413,9900r-2560,2557l1399317,13096xem1425559,13096r-3620,l1420403,12457r-2560,-2557l1417200,8356r,-3616l1417843,3196r2560,-2557l1421939,r3620,l1427106,639r2560,2557l1430297,4740r,3616l1429666,9900r-2560,2557l1425559,13096xem1451800,13096r-3608,l1446645,12457r-2560,-2557l1443442,8356r,-3616l1444085,3196r2560,-2557l1448192,r3608,l1453348,639r2560,2557l1456539,4740r,3616l1455908,9900r-2560,2557l1451800,13096xem1478053,13096r-3619,l1472886,12457r-2560,-2557l1469695,8356r,-3616l1470326,3196r2560,-2557l1474434,r3619,l1479589,639r2560,2557l1482792,4740r,3616l1482149,9900r-2560,2557l1478053,13096xem1504295,13096r-3620,l1499127,12457r-2548,-2557l1495937,8356r,-3616l1496579,3196r2548,-2557l1500675,r3620,l1505843,639r2547,2557l1509033,4740r,3616l1508390,9900r-2547,2557l1504295,13096xem1530536,13096r-3619,l1525381,12457r-2560,-2557l1522178,8356r,-3616l1522821,3196r2560,-2557l1526917,r3619,l1532084,639r2560,2557l1535275,4740r,3616l1534644,9900r-2560,2557l1530536,13096xem1556777,13096r-3607,l1551622,12457r-2560,-2557l1548431,8356r,-3616l1549062,3196r2560,-2557l1553170,r3607,l1558325,639r2560,2557l1561528,4740r,3616l1560885,9900r-2560,2557l1556777,13096xem1583031,13096r-3620,l1577863,12457r-2559,-2557l1574673,8356r,-3616l1575304,3196r2559,-2557l1579411,r3620,l1584567,639r2559,2557l1587769,4740r,3616l1587126,9900r-2559,2557l1583031,13096xem1609272,13096r-3619,l1604117,12457r-2560,-2557l1600914,8356r,-3616l1601557,3196r2560,-2557l1605653,r3619,l1610820,639r2548,2557l1614011,4740r,3616l1613368,9900r-2548,2557l1609272,13096xem1635513,13096r-3619,l1630358,12457r-2560,-2557l1627155,8356r,-3616l1627798,3196r2560,-2557l1631894,r3619,l1637061,639r2560,2557l1640252,4740r,3616l1639621,9900r-2560,2557l1635513,13096xem1661755,13096r-3608,l1656599,12457r-2559,-2557l1653409,8356r,-3616l1654040,3196r2559,-2557l1658147,r3608,l1663303,639r2560,2557l1666505,4740r,3616l1665863,9900r-2560,2557l1661755,13096xem1688008,13096r-3619,l1682841,12457r-2548,-2557l1679650,8356r,-3616l1680293,3196r2548,-2557l1684389,r3619,l1689544,639r2560,2557l1692747,4740r,3616l1692104,9900r-2560,2557l1688008,13096xem1714250,13096r-3620,l1709094,12457r-2560,-2557l1705891,8356r,-3616l1706534,3196r2560,-2557l1710630,r3620,l1715797,639r2548,2557l1718988,4740r,3616l1718345,9900r-2548,2557l1714250,13096xem1740491,13096r-3620,l1735335,12457r-2559,-2557l1732133,8356r,-3616l1732776,3196r2559,-2557l1736871,r3620,l1742039,639r2560,2557l1745230,4740r,3616l1744599,9900r-2560,2557l1740491,13096xem1766744,13096r-3619,l1761577,12457r-2560,-2557l1758386,8356r,-3616l1759017,3196r2560,-2557l1763125,r3619,l1768280,639r2560,2557l1771483,4740r,3616l1770840,9900r-2560,2557l1766744,13096xem1792986,13096r-3620,l1787818,12457r-2548,-2557l1784627,8356r,-3616l1785270,3196r2548,-2557l1789366,r3620,l1794521,639r2560,2557l1797724,4740r,3616l1797081,9900r-2560,2557l1792986,13096xem1819227,13096r-3620,l1814072,12457r-2560,-2557l1810869,8356r,-3616l1811512,3196r2560,-2557l1815607,r3620,l1820775,639r2548,2557l1823966,4740r,3616l1823323,9900r-2548,2557l1819227,13096xem1845468,13096r-3607,l1840313,12457r-2560,-2557l1837110,8356r,-3616l1837753,3196r2560,-2557l1841861,r3607,l1847016,639r2560,2557l1850207,4740r,3616l1849576,9900r-2560,2557l1845468,13096xem1871722,13096r-3620,l1866554,12457r-2560,-2557l1863363,8356r,-3616l1863994,3196r2560,-2557l1868102,r3620,l1873257,639r2560,2557l1876460,4740r,3616l1875817,9900r-2560,2557l1871722,13096xem1897963,13096r-3620,l1892796,12457r-2548,-2557l1889605,8356r,-3616l1890248,3196r2548,-2557l1894343,r3620,l1899499,639r2560,2557l1902702,4740r,3616l1902059,9900r-2560,2557l1897963,13096xem1924204,13096r-3619,l1919049,12457r-2560,-2557l1915846,8356r,-3616l1916489,3196r2560,-2557l1920585,r3619,l1925752,639r2548,2557l1928943,4740r,3616l1928300,9900r-2548,2557l1924204,13096xem1950446,13096r-3608,l1945290,12457r-2560,-2557l1942088,8356r,-3616l1942730,3196r2560,-2557l1946838,r3608,l1951994,639r2559,2557l1955184,4740r,3616l1954553,9900r-2559,2557l1950446,13096xem1976699,13096r-3620,l1971532,12457r-2560,-2557l1968341,8356r,-3616l1968972,3196r2560,-2557l1973079,r3620,l1978235,639r2560,2557l1981438,4740r,3616l1980795,9900r-2560,2557l1976699,13096xem2002940,13096r-3619,l1997773,12457r-2548,-2557l1994582,8356r,-3616l1995225,3196r2548,-2557l1999321,r3619,l2004488,639r2548,2557l2007679,4740r,3616l2007036,9900r-2548,2557l2002940,13096xem2029182,13096r-3620,l2024026,12457r-2560,-2557l2020824,8356r,-3616l2021466,3196r2560,-2557l2025562,r3620,l2030730,639r2559,2557l2033920,4740r,3616l2033289,9900r-2559,2557l2029182,13096xem2055423,13096r-3607,l2050268,12457r-2560,-2557l2047077,8356r,-3616l2047708,3196r2560,-2557l2051816,r3607,l2056971,639r2560,2557l2060174,4740r,3616l2059531,9900r-2560,2557l2055423,13096xem2081676,13096r-3619,l2076509,12457r-2560,-2557l2073318,8356r,-3616l2073949,3196r2560,-2557l2078057,r3619,l2083212,639r2560,2557l2086415,4740r,3616l2085772,9900r-2560,2557l2081676,13096xem2107918,13096r-3620,l2102762,12457r-2559,-2557l2099560,8356r,-3616l2100203,3196r2559,-2557l2104298,r3620,l2109466,639r2548,2557l2112656,4740r,3616l2112014,9900r-2548,2557l2107918,13096xem2134159,13096r-3619,l2129004,12457r-2560,-2557l2125801,8356r,-3616l2126444,3196r2560,-2557l2130540,r3619,l2135707,639r2560,2557l2138898,4740r,3616l2138267,9900r-2560,2557l2134159,13096xem2160401,13096r-3608,l2155245,12457r-2560,-2557l2152054,8356r,-3616l2152685,3196r2560,-2557l2156793,r3608,l2161948,639r2560,2557l2165151,4740r,3616l2164508,9900r-2560,2557l2160401,13096xem2186654,13096r-3620,l2181487,12457r-2548,-2557l2178296,8356r,-3616l2178939,3196r2548,-2557l2183034,r3620,l2188190,639r2560,2557l2191393,4740r,3616l2190750,9900r-2560,2557l2186654,13096xem2212895,13096r-3619,l2207740,12457r-2560,-2557l2204537,8356r,-3616l2205180,3196r2560,-2557l2209276,r3619,l2214443,639r2548,2557l2217634,4740r,3616l2216991,9900r-2548,2557l2212895,13096xem2239137,13096r-3620,l2233981,12457r-2560,-2557l2230778,8356r,-3616l2231421,3196r2560,-2557l2235517,r3620,l2240684,639r2560,2557l2243875,4740r,3616l2243244,9900r-2560,2557l2239137,13096xem2265378,13096r-3608,l2260223,12457r-2560,-2557l2257032,8356r,-3616l2257663,3196r2560,-2557l2261770,r3608,l2266926,639r2560,2557l2270129,4740r,3616l2269486,9900r-2560,2557l2265378,13096xem2291631,13096r-3619,l2286464,12457r-2548,-2557l2283273,8356r,-3616l2283916,3196r2548,-2557l2288012,r3619,l2293167,639r2560,2557l2296370,4740r,3616l2295727,9900r-2560,2557l2291631,13096xem2317873,13096r-3620,l2312717,12457r-2560,-2557l2309514,8356r,-3616l2310157,3196r2560,-2557l2314253,r3620,l2319420,639r2548,2557l2322611,4740r,3616l2321968,9900r-2548,2557l2317873,13096xem2344114,13096r-3608,l2338959,12457r-2560,-2557l2335756,8356r,-3616l2336399,3196r2560,-2557l2340506,r3608,l2345662,639r2560,2557l2348853,4740r,3616l2348222,9900r-2560,2557l2344114,13096xem2370367,13096r-3619,l2365200,12457r-2560,-2557l2362009,8356r,-3616l2362640,3196r2560,-2557l2366748,r3619,l2371903,639r2560,2557l2375106,4740r,3616l2374463,9900r-2560,2557l2370367,13096xem2396609,13096r-3620,l2391441,12457r-2548,-2557l2388250,8356r,-3616l2388893,3196r2548,-2557l2392989,r3620,l2398145,639r2559,2557l2401347,4740r,3616l2400704,9900r-2559,2557l2396609,13096xem2422850,13096r-3619,l2417695,12457r-2560,-2557l2414492,8356r,-3616l2415135,3196r2560,-2557l2419231,r3619,l2424398,639r2548,2557l2427589,4740r,3616l2426946,9900r-2548,2557l2422850,13096xem2449091,13096r-3607,l2443936,12457r-2560,-2557l2440733,8356r,-3616l2441376,3196r2560,-2557l2445484,r3607,l2450639,639r2560,2557l2453830,4740r,3616l2453199,9900r-2560,2557l2449091,13096xem2475345,13096r-3620,l2470177,12457r-2559,-2557l2466986,8356r,-3616l2467618,3196r2559,-2557l2471725,r3620,l2476881,639r2559,2557l2480083,4740r,3616l2479440,9900r-2559,2557l2475345,13096xem2501586,13096r-3619,l2496419,12457r-2548,-2557l2493228,8356r,-3616l2493871,3196r2548,-2557l2497967,r3619,l2503134,639r2548,2557l2506325,4740r,3616l2505682,9900r-2548,2557l2501586,13096xem2527827,13096r-3619,l2522672,12457r-2560,-2557l2519469,8356r,-3616l2520112,3196r2560,-2557l2524208,r3619,l2529375,639r2560,2557l2532566,4740r,3616l2531935,9900r-2560,2557l2527827,13096xem2554069,13096r-3608,l2548913,12457r-2559,-2557l2545711,8356r,-3616l2546354,3196r2559,-2557l2550461,r3608,l2555617,639r2559,2557l2558819,4740r,3616l2558176,9900r-2559,2557l2554069,13096xem2580322,13096r-3619,l2575155,12457r-2560,-2557l2571964,8356r,-3616l2572595,3196r2560,-2557l2576703,r3619,l2581858,639r2560,2557l2585061,4740r,3616l2584418,9900r-2560,2557l2580322,13096xem2606563,13096r-3619,l2601396,12457r-2548,-2557l2598205,8356r,-3616l2598848,3196r2548,-2557l2602944,r3619,l2608111,639r2548,2557l2611302,4740r,3616l2610659,9900r-2548,2557l2606563,13096xem2632805,13096r-3620,l2627649,12457r-2559,-2557l2624447,8356r,-3616l2625090,3196r2559,-2557l2629185,r3620,l2634353,639r2559,2557l2637544,4740r,3616l2636912,9900r-2559,2557l2632805,13096xem2659046,13096r-3607,l2653891,12457r-2560,-2557l2650700,8356r,-3616l2651331,3196r2560,-2557l2655439,r3607,l2660594,639r2560,2557l2663797,4740r,3616l2663154,9900r-2560,2557l2659046,13096xem2685299,13096r-3619,l2680132,12457r-2548,-2557l2676941,8356r,-3616l2677584,3196r2548,-2557l2681680,r3619,l2686835,639r2560,2557l2690038,4740r,3616l2689395,9900r-2560,2557l2685299,13096xem2711541,13096r-3620,l2706385,12457r-2559,-2557l2703183,8356r,-3616l2703826,3196r2559,-2557l2707921,r3620,l2713089,639r2548,2557l2716280,4740r,3616l2715637,9900r-2548,2557l2711541,13096xem2737782,13096r-3619,l2732627,12457r-2560,-2557l2729424,8356r,-3616l2730067,3196r2560,-2557l2734163,r3619,l2739330,639r2560,2557l2742521,4740r,3616l2741890,9900r-2560,2557l2737782,13096xem2764036,13096r-3620,l2758868,12457r-2560,-2557l2755677,8356r,-3616l2756308,3196r2560,-2557l2760416,r3620,l2765571,639r2560,2557l2768774,4740r,3616l2768131,9900r-2560,2557l2764036,13096xem2790277,13096r-3620,l2785110,12457r-2548,-2557l2781919,8356r,-3616l2782562,3196r2548,-2557l2786657,r3620,l2791813,639r2560,2557l2795016,4740r,3616l2794373,9900r-2560,2557l2790277,13096xem2816518,13096r-3619,l2811363,12457r-2560,-2557l2808160,8356r,-3616l2808803,3196r2560,-2557l2812899,r3619,l2818066,639r2548,2557l2821257,4740r,3616l2820614,9900r-2548,2557l2816518,13096xem2842760,13096r-3608,l2837604,12457r-2560,-2557l2834401,8356r,-3616l2835044,3196r2560,-2557l2839152,r3608,l2844307,639r2560,2557l2847498,4740r,3616l2846867,9900r-2560,2557l2842760,13096xem2869013,13096r-3620,l2863846,12457r-2560,-2557l2860655,8356r,-3616l2861286,3196r2560,-2557l2865393,r3620,l2870549,639r2560,2557l2873752,4740r,3616l2873109,9900r-2560,2557l2869013,13096xem2895254,13096r-3619,l2890087,12457r-2548,-2557l2886896,8356r,-3616l2887539,3196r2548,-2557l2891635,r3619,l2896790,639r2560,2557l2899993,4740r,3616l2899350,9900r-2560,2557l2895254,13096xem2921496,13096r-3620,l2916340,12457r-2560,-2557l2913137,8356r,-3616l2913780,3196r2560,-2557l2917876,r3620,l2923043,639r2560,2557l2926234,4740r,3616l2925603,9900r-2560,2557l2921496,13096xem2947737,13096r-3608,l2942582,12457r-2560,-2557l2939379,8356r,-3616l2940022,3196r2560,-2557l2944129,r3608,l2949285,639r2560,2557l2952476,4740r,3616l2951845,9900r-2560,2557l2947737,13096xem2973990,13096r-3619,l2968823,12457r-2560,-2557l2965632,8356r,-3616l2966263,3196r2560,-2557l2970371,r3619,l2975526,639r2560,2557l2978729,4740r,3616l2978086,9900r-2560,2557l2973990,13096xem3000232,13096r-3620,l2995064,12457r-2548,-2557l2991874,8356r,-3616l2992516,3196r2548,-2557l2996612,r3620,l3001768,639r2559,2557l3004970,4740r,3616l3004327,9900r-2559,2557l3000232,13096xem3026473,13096r-3619,l3021318,12457r-2560,-2557l3018115,8356r,-3616l3018758,3196r2560,-2557l3022854,r3619,l3028021,639r2560,2557l3031212,4740r,3616l3030581,9900r-2560,2557l3026473,13096xem3052714,13096r-3607,l3047559,12457r-2560,-2557l3044368,8356r,-3616l3044999,3196r2560,-2557l3049107,r3607,l3054262,639r2560,2557l3057465,4740r,3616l3056822,9900r-2560,2557l3052714,13096xem3078968,13096r-3620,l3073800,12457r-2559,-2557l3070610,8356r,-3616l3071241,3196r2559,-2557l3075348,r3620,l3080504,639r2559,2557l3083706,4740r,3616l3083063,9900r-2559,2557l3078968,13096xem3105209,13096r-3619,l3100054,12457r-2560,-2557l3096851,8356r,-3616l3097494,3196r2560,-2557l3101590,r3619,l3106757,639r2548,2557l3109948,4740r,3616l3109305,9900r-2548,2557l3105209,13096xem3131450,13096r-3619,l3126295,12457r-2560,-2557l3123092,8356r,-3616l3123735,3196r2560,-2557l3127831,r3619,l3132998,639r2560,2557l3136189,4740r,3616l3135558,9900r-2560,2557l3131450,13096xem3157692,13096r-3608,l3152536,12457r-2559,-2557l3149346,8356r,-3616l3149977,3196r2559,-2557l3154084,r3608,l3159240,639r2560,2557l3162442,4740r,3616l3161800,9900r-2560,2557l3157692,13096xem3183945,13096r-3619,l3178778,12457r-2548,-2557l3175587,8356r,-3616l3176230,3196r2548,-2557l3180326,r3619,l3185481,639r2560,2557l3188684,4740r,3616l3188041,9900r-2560,2557l3183945,13096xem3210187,13096r-3620,l3205031,12457r-2560,-2557l3201828,8356r,-3616l3202471,3196r2560,-2557l3206567,r3620,l3211734,639r2548,2557l3214925,4740r,3616l3214282,9900r-2548,2557l3210187,13096xem3236428,13096r-3620,l3231273,12457r-2560,-2557l3228070,8356r,-3616l3228713,3196r2560,-2557l3232808,r3620,l3237976,639r2560,2557l3241167,4740r,3616l3240536,9900r-2560,2557l3236428,13096xem3262681,13096r-3619,l3257514,12457r-2560,-2557l3254323,8356r,-3616l3254954,3196r2560,-2557l3259062,r3619,l3264217,639r2560,2557l3267420,4740r,3616l3266777,9900r-2560,2557l3262681,13096xem3288923,13096r-3620,l3283755,12457r-2548,-2557l3280564,8356r,-3616l3281207,3196r2548,-2557l3285303,r3620,l3290458,639r2560,2557l3293661,4740r,3616l3293018,9900r-2560,2557l3288923,13096xem3315164,13096r-3620,l3310009,12457r-2560,-2557l3306806,8356r,-3616l3307449,3196r2560,-2557l3311544,r3620,l3316712,639r2548,2557l3319903,4740r,3616l3319260,9900r-2548,2557l3315164,13096xem3341405,13096r-3607,l3336250,12457r-2560,-2557l3333047,8356r,-3616l3333690,3196r2560,-2557l3337798,r3607,l3342953,639r2560,2557l3346144,4740r,3616l3345513,9900r-2560,2557l3341405,13096xem3367659,13096r-3620,l3362491,12457r-2560,-2557l3359300,8356r,-3616l3359931,3196r2560,-2557l3364039,r3620,l3369195,639r2559,2557l3372397,4740r,3616l3371754,9900r-2559,2557l3367659,13096xem3393900,13096r-3620,l3388733,12457r-2548,-2557l3385542,8356r,-3616l3386185,3196r2548,-2557l3390280,r3620,l3395436,639r2560,2557l3398639,4740r,3616l3397996,9900r-2560,2557l3393900,13096xem3420141,13096r-3619,l3414986,12457r-2560,-2557l3411783,8356r,-3616l3412426,3196r2560,-2557l3416522,r3619,l3421689,639r2548,2557l3424880,4740r,3616l3424237,9900r-2548,2557l3420141,13096xem3446383,13096r-3608,l3441227,12457r-2560,-2557l3438025,8356r,-3616l3438667,3196r2560,-2557l3442775,r3608,l3447931,639r2559,2557l3451121,4740r,3616l3450490,9900r-2559,2557l3446383,13096xem3472636,13096r-3619,l3467469,12457r-2560,-2557l3464278,8356r,-3616l3464909,3196r2560,-2557l3469017,r3619,l3474172,639r2560,2557l3477375,4740r,3616l3476732,9900r-2560,2557l3472636,13096xem3498877,13096r-3619,l3493710,12457r-2548,-2557l3490519,8356r,-3616l3491162,3196r2548,-2557l3495258,r3619,l3500413,639r2560,2557l3503616,4740r,3616l3502973,9900r-2560,2557l3498877,13096xem3525119,13096r-3620,l3519963,12457r-2559,-2557l3516761,8356r,-3616l3517404,3196r2559,-2557l3521499,r3620,l3526667,639r2559,2557l3529857,4740r,3616l3529226,9900r-2559,2557l3525119,13096xem3551360,13096r-3607,l3546205,12457r-2560,-2557l3543002,8356r,-3616l3543645,3196r2560,-2557l3547753,r3607,l3552908,639r2560,2557l3556099,4740r,3616l3555468,9900r-2560,2557l3551360,13096xem3577613,13096r-3619,l3572446,12457r-2560,-2557l3569255,8356r,-3616l3569886,3196r2560,-2557l3573994,r3619,l3579149,639r2560,2557l3582352,4740r,3616l3581709,9900r-2560,2557l3577613,13096xem3603855,13096r-3620,l3598699,12457r-2559,-2557l3595497,8356r,-3616l3596140,3196r2559,-2557l3600235,r3620,l3605403,639r2548,2557l3608593,4740r,3616l3607951,9900r-2548,2557l3603855,13096xem3630096,13096r-3619,l3624941,12457r-2560,-2557l3621738,8356r,-3616l3622381,3196r2560,-2557l3626477,r3619,l3631644,639r2560,2557l3634835,4740r,3616l3634204,9900r-2560,2557l3630096,13096xem3656338,13096r-3608,l3651182,12457r-2560,-2557l3647991,8356r,-3616l3648622,3196r2560,-2557l3652730,r3608,l3657885,639r2560,2557l3661088,4740r,3616l3660445,9900r-2560,2557l3656338,13096xem3682591,13096r-3620,l3677424,12457r-2560,-2557l3674233,8356r,-3616l3674864,3196r2560,-2557l3678971,r3620,l3684127,639r2560,2557l3687330,4740r,3616l3686687,9900r-2560,2557l3682591,13096xem3708832,13096r-3619,l3703677,12457r-2560,-2557l3700474,8356r,-3616l3701117,3196r2560,-2557l3705213,r3619,l3710380,639r2548,2557l3713571,4740r,3616l3712928,9900r-2548,2557l3708832,13096xem3735074,13096r-3620,l3729918,12457r-2560,-2557l3726715,8356r,-3616l3727358,3196r2560,-2557l3731454,r3620,l3736621,639r2560,2557l3739812,4740r,3616l3739181,9900r-2560,2557l3735074,13096xem3761327,13096r-3620,l3756160,12457r-2560,-2557l3752969,8356r,-3616l3753600,3196r2560,-2557l3757707,r3620,l3762863,639r2560,2557l3766066,4740r,3616l3765423,9900r-2560,2557l3761327,13096xem3787568,13096r-3619,l3782401,12457r-2548,-2557l3779210,8356r,-3616l3779853,3196r2548,-2557l3783949,r3619,l3789104,639r2560,2557l3792307,4740r,3616l3791664,9900r-2560,2557l3787568,13096xem3813810,13096r-3620,l3808654,12457r-2560,-2557l3805451,8356r,-3616l3806094,3196r2560,-2557l3810190,r3620,l3815357,639r2548,2557l3818548,4740r,3616l3817905,9900r-2548,2557l3813810,13096xem3840051,13096r-3608,l3834896,12457r-2560,-2557l3831693,8356r,-3616l3832336,3196r2560,-2557l3836443,r3608,l3841599,639r2560,2557l3844790,4740r,3616l3844159,9900r-2560,2557l3840051,13096xem3866304,13096r-3619,l3861137,12457r-2560,-2557l3857946,8356r,-3616l3858577,3196r2560,-2557l3862685,r3619,l3867840,639r2560,2557l3871043,4740r,3616l3870400,9900r-2560,2557l3866304,13096xem3892546,13096r-3620,l3887378,12457r-2548,-2557l3884187,8356r,-3616l3884830,3196r2548,-2557l3888926,r3620,l3894082,639r2559,2557l3897284,4740r,3616l3896641,9900r-2559,2557l3892546,13096xem3918787,13096r-3619,l3913632,12457r-2560,-2557l3910429,8356r,-3616l3911072,3196r2560,-2557l3915168,r3619,l3920335,639r2548,2557l3923526,4740r,3616l3922883,9900r-2548,2557l3918787,13096xem3945028,13096r-3607,l3939873,12457r-2560,-2557l3936670,8356r,-3616l3937313,3196r2560,-2557l3941421,r3607,l3946576,639r2560,2557l3949767,4740r,3616l3949136,9900r-2560,2557l3945028,13096xem3971282,13096r-3620,l3966114,12457r-2559,-2557l3962923,8356r,-3616l3963555,3196r2559,-2557l3967662,r3620,l3972818,639r2559,2557l3976020,4740r,3616l3975377,9900r-2559,2557l3971282,13096xem3997523,13096r-3619,l3992356,12457r-2548,-2557l3989165,8356r,-3616l3989808,3196r2548,-2557l3993904,r3619,l3999059,639r2560,2557l4002262,4740r,3616l4001619,9900r-2560,2557l3997523,13096xem4023764,13096r-3619,l4018609,12457r-2560,-2557l4015406,8356r,-3616l4016049,3196r2560,-2557l4020145,r3619,l4025312,639r2560,2557l4028503,4740r,3616l4027872,9900r-2560,2557l4023764,13096xem4050006,13096r-3608,l4044850,12457r-2559,-2557l4041648,8356r,-3616l4042291,3196r2559,-2557l4046398,r3608,l4051554,639r2559,2557l4054744,4740r,3616l4054113,9900r-2559,2557l4050006,13096xem4076259,13096r-3619,l4071092,12457r-2560,-2557l4067901,8356r,-3616l4068532,3196r2560,-2557l4072640,r3619,l4077795,639r2560,2557l4080998,4740r,3616l4080355,9900r-2560,2557l4076259,13096xem4102500,13096r-3619,l4097345,12457r-2560,-2557l4094142,8356r,-3616l4094785,3196r2560,-2557l4098881,r3619,l4104048,639r2548,2557l4107239,4740r,3616l4106596,9900r-2548,2557l4102500,13096xem4128742,13096r-3620,l4123586,12457r-2559,-2557l4120384,8356r,-3616l4121027,3196r2559,-2557l4125122,r3620,l4130290,639r2559,2557l4133481,4740r,3616l4132849,9900r-2559,2557l4128742,13096xem4154983,13096r-3607,l4149828,12457r-2560,-2557l4146637,8356r,-3616l4147268,3196r2560,-2557l4151376,r3607,l4156531,639r2560,2557l4159734,4740r,3616l4159091,9900r-2560,2557l4154983,13096xem4181236,13096r-3619,l4176069,12457r-2560,-2557l4172878,8356r,-3616l4173509,3196r2560,-2557l4177617,r3619,l4182772,639r2560,2557l4185975,4740r,3616l4185332,9900r-2560,2557l4181236,13096xem4207478,13096r-3620,l4202322,12457r-2559,-2557l4199120,8356r,-3616l4199763,3196r2559,-2557l4203858,r3620,l4209026,639r2548,2557l4212217,4740r,3616l4211574,9900r-2548,2557l4207478,13096xem4233719,13096r-3619,l4228564,12457r-2560,-2557l4225361,8356r,-3616l4226004,3196r2560,-2557l4230100,r3619,l4235267,639r2560,2557l4238458,4740r,3616l4237827,9900r-2560,2557l4233719,13096xem4259961,13096r-3608,l4254805,12457r-2560,-2557l4251614,8356r,-3616l4252245,3196r2560,-2557l4256353,r3608,l4261508,639r2560,2557l4264711,4740r,3616l4264068,9900r-2560,2557l4259961,13096xem4286214,13096r-3620,l4281047,12457r-2548,-2557l4277856,8356r,-3616l4278499,3196r2548,-2557l4282594,r3620,l4287750,639r2560,2557l4290953,4740r,3616l4290310,9900r-2560,2557l4286214,13096xem4312455,13096r-3619,l4307300,12457r-2560,-2557l4304097,8356r,-3616l4304740,3196r2560,-2557l4308836,r3619,l4314003,639r2548,2557l4317194,4740r,3616l4316551,9900r-2548,2557l4312455,13096xem4338697,13096r-3608,l4333541,12457r-2560,-2557l4330338,8356r,-3616l4330981,3196r2560,-2557l4335089,r3608,l4340244,639r2560,2557l4343435,4740r,3616l4342804,9900r-2560,2557l4338697,13096xem4364950,13096r-3620,l4359783,12457r-2560,-2557l4356592,8356r,-3616l4357223,3196r2560,-2557l4361330,r3620,l4366486,639r2560,2557l4369689,4740r,3616l4369046,9900r-2560,2557l4364950,13096xem4391191,13096r-3619,l4386024,12457r-2548,-2557l4382833,8356r,-3616l4383476,3196r2548,-2557l4387572,r3619,l4392727,639r2560,2557l4395930,4740r,3616l4395287,9900r-2560,2557l4391191,13096xem4417433,13096r-3620,l4412277,12457r-2560,-2557l4409075,8356r,-3616l4409717,3196r2560,-2557l4413813,r3620,l4418981,639r2547,2557l4422171,4740r,3616l4421528,9900r-2547,2557l4417433,13096xem4443674,13096r-3608,l4438519,12457r-2560,-2557l4435316,8356r,-3616l4435959,3196r2560,-2557l4440066,r3608,l4445222,639r2560,2557l4448413,4740r,3616l4447782,9900r-2560,2557l4443674,13096xem4469927,13096r-3619,l4464760,12457r-2560,-2557l4461569,8356r,-3616l4462200,3196r2560,-2557l4466308,r3619,l4471463,639r2560,2557l4474666,4740r,3616l4474023,9900r-2560,2557l4469927,13096xem4496169,13096r-3620,l4491001,12457r-2548,-2557l4487811,8356r,-3616l4488453,3196r2548,-2557l4492549,r3620,l4497705,639r2559,2557l4500907,4740r,3616l4500264,9900r-2559,2557l4496169,13096xem4522410,13096r-3619,l4517255,12457r-2560,-2557l4514052,8356r,-3616l4514695,3196r2560,-2557l4518791,r3619,l4523958,639r2560,2557l4527149,4740r,3616l4526518,9900r-2560,2557l4522410,13096xem4548651,13096r-3607,l4543496,12457r-2560,-2557l4540293,8356r,-3616l4540936,3196r2560,-2557l4545044,r3607,l4550199,639r2560,2557l4553390,4740r,3616l4552759,9900r-2560,2557l4548651,13096xem4574905,13096r-3620,l4569737,12457r-2559,-2557l4566547,8356r,-3616l4567178,3196r2559,-2557l4571285,r3620,l4576441,639r2560,2557l4579643,4740r,3616l4579001,9900r-2560,2557l4574905,13096xem4601146,13096r-3619,l4595979,12457r-2548,-2557l4592788,8356r,-3616l4593431,3196r2548,-2557l4597527,r3619,l4602694,639r2548,2557l4605885,4740r,3616l4605242,9900r-2548,2557l4601146,13096xem4627388,13096r-3620,l4622232,12457r-2560,-2557l4619029,8356r,-3616l4619672,3196r2560,-2557l4623768,r3620,l4628935,639r2560,2557l4632126,4740r,3616l4631495,9900r-2560,2557l4627388,13096xem4653629,13096r-3608,l4648473,12457r-2559,-2557l4645283,8356r,-3616l4645914,3196r2559,-2557l4650021,r3608,l4655177,639r2560,2557l4658379,4740r,3616l4657737,9900r-2560,2557l4653629,13096xem4679882,13096r-3619,l4674715,12457r-2560,-2557l4671524,8356r,-3616l4672155,3196r2560,-2557l4676263,r3619,l4681418,639r2560,2557l4684621,4740r,3616l4683978,9900r-2560,2557l4679882,13096xem4706124,13096r-3620,l4700968,12457r-2560,-2557l4697765,8356r,-3616l4698408,3196r2560,-2557l4702504,r3620,l4707671,639r2548,2557l4710862,4740r,3616l4710219,9900r-2548,2557l4706124,13096xem4732365,13096r-3620,l4727210,12457r-2560,-2557l4724007,8356r,-3616l4724650,3196r2560,-2557l4728745,r3620,l4733913,639r2560,2557l4737104,4740r,3616l4736473,9900r-2560,2557l4732365,13096xem4758606,13096r-3607,l4753451,12457r-2560,-2557l4750260,8356r,-3616l4750891,3196r2560,-2557l4754999,r3607,l4760154,639r2560,2557l4763357,4740r,3616l4762714,9900r-2560,2557l4758606,13096xem4784860,13096r-3620,l4779692,12457r-2548,-2557l4776501,8356r,-3616l4777144,3196r2548,-2557l4781240,r3620,l4786395,639r2560,2557l4789598,4740r,3616l4788955,9900r-2560,2557l4784860,13096xem4811101,13096r-3620,l4805946,12457r-2560,-2557l4802743,8356r,-3616l4803386,3196r2560,-2557l4807481,r3620,l4812649,639r2548,2557l4815840,4740r,3616l4815197,9900r-2548,2557l4811101,13096xem4837342,13096r-3607,l4832187,12457r-2560,-2557l4828984,8356r,-3616l4829627,3196r2560,-2557l4833735,r3607,l4838890,639r2560,2557l4842081,4740r,3616l4841450,9900r-2560,2557l4837342,13096xem4863596,13096r-3620,l4858428,12457r-2560,-2557l4855237,8356r,-3616l4855868,3196r2560,-2557l4859976,r3620,l4865132,639r2559,2557l4868334,4740r,3616l4867691,9900r-2559,2557l4863596,13096xem4889837,13096r-3620,l4884670,12457r-2548,-2557l4881479,8356r,-3616l4882122,3196r2548,-2557l4886217,r3620,l4891373,639r2560,2557l4894576,4740r,3616l4893933,9900r-2560,2557l4889837,13096xem4916078,13096r-3619,l4910923,12457r-2560,-2557l4907720,8356r,-3616l4908363,3196r2560,-2557l4912459,r3619,l4917626,639r2548,2557l4920817,4740r,3616l4920174,9900r-2548,2557l4916078,13096xem4942320,13096r-3608,l4937164,12457r-2560,-2557l4933962,8356r,-3616l4934604,3196r2560,-2557l4938712,r3608,l4943868,639r2559,2557l4947058,4740r,3616l4946427,9900r-2559,2557l4942320,13096xem4968573,13096r-3619,l4963406,12457r-2560,-2557l4960215,8356r,-3616l4960846,3196r2560,-2557l4964954,r3619,l4970109,639r2560,2557l4973312,4740r,3616l4972669,9900r-2560,2557l4968573,13096xem4994814,13096r-3619,l4989647,12457r-2548,-2557l4986456,8356r,-3616l4987099,3196r2548,-2557l4991195,r3619,l4996350,639r2560,2557l4999553,4740r,3616l4998910,9900r-2560,2557l4994814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3" w:history="1">
            <w:r w:rsidR="006671D6">
              <w:rPr>
                <w:b w:val="0"/>
                <w:i w:val="0"/>
                <w:color w:val="4A3A3C"/>
                <w:sz w:val="20"/>
              </w:rPr>
              <w:t>後續演</w:t>
            </w:r>
            <w:r w:rsidR="006671D6">
              <w:rPr>
                <w:b w:val="0"/>
                <w:i w:val="0"/>
                <w:color w:val="4A3A3C"/>
                <w:spacing w:val="-10"/>
                <w:sz w:val="20"/>
              </w:rPr>
              <w:t>進</w:t>
            </w:r>
            <w:r w:rsidR="006671D6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6671D6">
              <w:rPr>
                <w:i w:val="0"/>
                <w:color w:val="C70F2E"/>
                <w:spacing w:val="-5"/>
                <w:sz w:val="20"/>
              </w:rPr>
              <w:t>20</w:t>
            </w:r>
          </w:hyperlink>
        </w:p>
        <w:p w14:paraId="54993F4E" w14:textId="77777777" w:rsidR="006671D6" w:rsidRDefault="00000000">
          <w:pPr>
            <w:pStyle w:val="20"/>
            <w:tabs>
              <w:tab w:val="right" w:pos="10146"/>
            </w:tabs>
            <w:rPr>
              <w:b/>
              <w:lang w:eastAsia="zh-TW"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61504" behindDoc="1" locked="0" layoutInCell="1" allowOverlap="1" wp14:anchorId="01537D9F" wp14:editId="7B06F3AE">
                    <wp:simplePos x="0" y="0"/>
                    <wp:positionH relativeFrom="page">
                      <wp:posOffset>2270522</wp:posOffset>
                    </wp:positionH>
                    <wp:positionV relativeFrom="paragraph">
                      <wp:posOffset>144205</wp:posOffset>
                    </wp:positionV>
                    <wp:extent cx="4365625" cy="13335"/>
                    <wp:effectExtent l="0" t="0" r="0" b="0"/>
                    <wp:wrapNone/>
                    <wp:docPr id="28" name="Graphic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36562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6562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4574" y="13096"/>
                                  </a:moveTo>
                                  <a:lnTo>
                                    <a:pt x="30957" y="13096"/>
                                  </a:lnTo>
                                  <a:lnTo>
                                    <a:pt x="29414" y="12457"/>
                                  </a:lnTo>
                                  <a:lnTo>
                                    <a:pt x="26857" y="9900"/>
                                  </a:lnTo>
                                  <a:lnTo>
                                    <a:pt x="26217" y="8356"/>
                                  </a:lnTo>
                                  <a:lnTo>
                                    <a:pt x="26217" y="4740"/>
                                  </a:lnTo>
                                  <a:lnTo>
                                    <a:pt x="26857" y="3196"/>
                                  </a:lnTo>
                                  <a:lnTo>
                                    <a:pt x="29414" y="639"/>
                                  </a:lnTo>
                                  <a:lnTo>
                                    <a:pt x="30957" y="0"/>
                                  </a:lnTo>
                                  <a:lnTo>
                                    <a:pt x="34574" y="0"/>
                                  </a:lnTo>
                                  <a:lnTo>
                                    <a:pt x="36117" y="639"/>
                                  </a:lnTo>
                                  <a:lnTo>
                                    <a:pt x="38675" y="3196"/>
                                  </a:lnTo>
                                  <a:lnTo>
                                    <a:pt x="39314" y="4740"/>
                                  </a:lnTo>
                                  <a:lnTo>
                                    <a:pt x="39314" y="8356"/>
                                  </a:lnTo>
                                  <a:lnTo>
                                    <a:pt x="38675" y="9900"/>
                                  </a:lnTo>
                                  <a:lnTo>
                                    <a:pt x="36117" y="12457"/>
                                  </a:lnTo>
                                  <a:lnTo>
                                    <a:pt x="3457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60792" y="13096"/>
                                  </a:moveTo>
                                  <a:lnTo>
                                    <a:pt x="57175" y="13096"/>
                                  </a:lnTo>
                                  <a:lnTo>
                                    <a:pt x="55632" y="12457"/>
                                  </a:lnTo>
                                  <a:lnTo>
                                    <a:pt x="53074" y="9900"/>
                                  </a:lnTo>
                                  <a:lnTo>
                                    <a:pt x="52435" y="8356"/>
                                  </a:lnTo>
                                  <a:lnTo>
                                    <a:pt x="52435" y="4740"/>
                                  </a:lnTo>
                                  <a:lnTo>
                                    <a:pt x="53074" y="3196"/>
                                  </a:lnTo>
                                  <a:lnTo>
                                    <a:pt x="55632" y="639"/>
                                  </a:lnTo>
                                  <a:lnTo>
                                    <a:pt x="57175" y="0"/>
                                  </a:lnTo>
                                  <a:lnTo>
                                    <a:pt x="60792" y="0"/>
                                  </a:lnTo>
                                  <a:lnTo>
                                    <a:pt x="62335" y="639"/>
                                  </a:lnTo>
                                  <a:lnTo>
                                    <a:pt x="64892" y="3196"/>
                                  </a:lnTo>
                                  <a:lnTo>
                                    <a:pt x="65532" y="4740"/>
                                  </a:lnTo>
                                  <a:lnTo>
                                    <a:pt x="65532" y="8356"/>
                                  </a:lnTo>
                                  <a:lnTo>
                                    <a:pt x="64892" y="9900"/>
                                  </a:lnTo>
                                  <a:lnTo>
                                    <a:pt x="62335" y="12457"/>
                                  </a:lnTo>
                                  <a:lnTo>
                                    <a:pt x="6079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87009" y="13096"/>
                                  </a:moveTo>
                                  <a:lnTo>
                                    <a:pt x="83393" y="13096"/>
                                  </a:lnTo>
                                  <a:lnTo>
                                    <a:pt x="81849" y="12457"/>
                                  </a:lnTo>
                                  <a:lnTo>
                                    <a:pt x="79292" y="9900"/>
                                  </a:lnTo>
                                  <a:lnTo>
                                    <a:pt x="78653" y="8356"/>
                                  </a:lnTo>
                                  <a:lnTo>
                                    <a:pt x="78653" y="4740"/>
                                  </a:lnTo>
                                  <a:lnTo>
                                    <a:pt x="79292" y="3196"/>
                                  </a:lnTo>
                                  <a:lnTo>
                                    <a:pt x="81849" y="639"/>
                                  </a:lnTo>
                                  <a:lnTo>
                                    <a:pt x="83393" y="0"/>
                                  </a:lnTo>
                                  <a:lnTo>
                                    <a:pt x="87009" y="0"/>
                                  </a:lnTo>
                                  <a:lnTo>
                                    <a:pt x="88553" y="639"/>
                                  </a:lnTo>
                                  <a:lnTo>
                                    <a:pt x="91110" y="3196"/>
                                  </a:lnTo>
                                  <a:lnTo>
                                    <a:pt x="91750" y="4740"/>
                                  </a:lnTo>
                                  <a:lnTo>
                                    <a:pt x="91750" y="8356"/>
                                  </a:lnTo>
                                  <a:lnTo>
                                    <a:pt x="91110" y="9900"/>
                                  </a:lnTo>
                                  <a:lnTo>
                                    <a:pt x="88553" y="12457"/>
                                  </a:lnTo>
                                  <a:lnTo>
                                    <a:pt x="8700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13227" y="13096"/>
                                  </a:moveTo>
                                  <a:lnTo>
                                    <a:pt x="109610" y="13096"/>
                                  </a:lnTo>
                                  <a:lnTo>
                                    <a:pt x="108067" y="12457"/>
                                  </a:lnTo>
                                  <a:lnTo>
                                    <a:pt x="105510" y="9900"/>
                                  </a:lnTo>
                                  <a:lnTo>
                                    <a:pt x="104870" y="8356"/>
                                  </a:lnTo>
                                  <a:lnTo>
                                    <a:pt x="104870" y="4740"/>
                                  </a:lnTo>
                                  <a:lnTo>
                                    <a:pt x="105510" y="3196"/>
                                  </a:lnTo>
                                  <a:lnTo>
                                    <a:pt x="108067" y="639"/>
                                  </a:lnTo>
                                  <a:lnTo>
                                    <a:pt x="109610" y="0"/>
                                  </a:lnTo>
                                  <a:lnTo>
                                    <a:pt x="113227" y="0"/>
                                  </a:lnTo>
                                  <a:lnTo>
                                    <a:pt x="114771" y="639"/>
                                  </a:lnTo>
                                  <a:lnTo>
                                    <a:pt x="117328" y="3196"/>
                                  </a:lnTo>
                                  <a:lnTo>
                                    <a:pt x="117967" y="4740"/>
                                  </a:lnTo>
                                  <a:lnTo>
                                    <a:pt x="117967" y="8356"/>
                                  </a:lnTo>
                                  <a:lnTo>
                                    <a:pt x="117328" y="9900"/>
                                  </a:lnTo>
                                  <a:lnTo>
                                    <a:pt x="114771" y="12457"/>
                                  </a:lnTo>
                                  <a:lnTo>
                                    <a:pt x="11322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39444" y="13096"/>
                                  </a:moveTo>
                                  <a:lnTo>
                                    <a:pt x="135828" y="13096"/>
                                  </a:lnTo>
                                  <a:lnTo>
                                    <a:pt x="134284" y="12457"/>
                                  </a:lnTo>
                                  <a:lnTo>
                                    <a:pt x="131728" y="9900"/>
                                  </a:lnTo>
                                  <a:lnTo>
                                    <a:pt x="131089" y="8356"/>
                                  </a:lnTo>
                                  <a:lnTo>
                                    <a:pt x="131089" y="4740"/>
                                  </a:lnTo>
                                  <a:lnTo>
                                    <a:pt x="131728" y="3196"/>
                                  </a:lnTo>
                                  <a:lnTo>
                                    <a:pt x="134284" y="639"/>
                                  </a:lnTo>
                                  <a:lnTo>
                                    <a:pt x="135828" y="0"/>
                                  </a:lnTo>
                                  <a:lnTo>
                                    <a:pt x="139444" y="0"/>
                                  </a:lnTo>
                                  <a:lnTo>
                                    <a:pt x="140989" y="639"/>
                                  </a:lnTo>
                                  <a:lnTo>
                                    <a:pt x="143546" y="3196"/>
                                  </a:lnTo>
                                  <a:lnTo>
                                    <a:pt x="144185" y="4740"/>
                                  </a:lnTo>
                                  <a:lnTo>
                                    <a:pt x="144185" y="8356"/>
                                  </a:lnTo>
                                  <a:lnTo>
                                    <a:pt x="143546" y="9900"/>
                                  </a:lnTo>
                                  <a:lnTo>
                                    <a:pt x="140989" y="12457"/>
                                  </a:lnTo>
                                  <a:lnTo>
                                    <a:pt x="13944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65663" y="13096"/>
                                  </a:moveTo>
                                  <a:lnTo>
                                    <a:pt x="162046" y="13096"/>
                                  </a:lnTo>
                                  <a:lnTo>
                                    <a:pt x="160503" y="12457"/>
                                  </a:lnTo>
                                  <a:lnTo>
                                    <a:pt x="157945" y="9900"/>
                                  </a:lnTo>
                                  <a:lnTo>
                                    <a:pt x="157306" y="8356"/>
                                  </a:lnTo>
                                  <a:lnTo>
                                    <a:pt x="157306" y="4740"/>
                                  </a:lnTo>
                                  <a:lnTo>
                                    <a:pt x="157945" y="3196"/>
                                  </a:lnTo>
                                  <a:lnTo>
                                    <a:pt x="160503" y="639"/>
                                  </a:lnTo>
                                  <a:lnTo>
                                    <a:pt x="162046" y="0"/>
                                  </a:lnTo>
                                  <a:lnTo>
                                    <a:pt x="165663" y="0"/>
                                  </a:lnTo>
                                  <a:lnTo>
                                    <a:pt x="167206" y="639"/>
                                  </a:lnTo>
                                  <a:lnTo>
                                    <a:pt x="169764" y="3196"/>
                                  </a:lnTo>
                                  <a:lnTo>
                                    <a:pt x="170403" y="4740"/>
                                  </a:lnTo>
                                  <a:lnTo>
                                    <a:pt x="170403" y="8356"/>
                                  </a:lnTo>
                                  <a:lnTo>
                                    <a:pt x="169764" y="9900"/>
                                  </a:lnTo>
                                  <a:lnTo>
                                    <a:pt x="167206" y="12457"/>
                                  </a:lnTo>
                                  <a:lnTo>
                                    <a:pt x="16566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91881" y="13096"/>
                                  </a:moveTo>
                                  <a:lnTo>
                                    <a:pt x="188264" y="13096"/>
                                  </a:lnTo>
                                  <a:lnTo>
                                    <a:pt x="186720" y="12457"/>
                                  </a:lnTo>
                                  <a:lnTo>
                                    <a:pt x="184163" y="9900"/>
                                  </a:lnTo>
                                  <a:lnTo>
                                    <a:pt x="183524" y="8356"/>
                                  </a:lnTo>
                                  <a:lnTo>
                                    <a:pt x="183524" y="4740"/>
                                  </a:lnTo>
                                  <a:lnTo>
                                    <a:pt x="184163" y="3196"/>
                                  </a:lnTo>
                                  <a:lnTo>
                                    <a:pt x="186720" y="639"/>
                                  </a:lnTo>
                                  <a:lnTo>
                                    <a:pt x="188264" y="0"/>
                                  </a:lnTo>
                                  <a:lnTo>
                                    <a:pt x="191881" y="0"/>
                                  </a:lnTo>
                                  <a:lnTo>
                                    <a:pt x="193424" y="639"/>
                                  </a:lnTo>
                                  <a:lnTo>
                                    <a:pt x="195981" y="3196"/>
                                  </a:lnTo>
                                  <a:lnTo>
                                    <a:pt x="196621" y="4740"/>
                                  </a:lnTo>
                                  <a:lnTo>
                                    <a:pt x="196621" y="8356"/>
                                  </a:lnTo>
                                  <a:lnTo>
                                    <a:pt x="195981" y="9900"/>
                                  </a:lnTo>
                                  <a:lnTo>
                                    <a:pt x="193424" y="12457"/>
                                  </a:lnTo>
                                  <a:lnTo>
                                    <a:pt x="19188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18098" y="13096"/>
                                  </a:moveTo>
                                  <a:lnTo>
                                    <a:pt x="214481" y="13096"/>
                                  </a:lnTo>
                                  <a:lnTo>
                                    <a:pt x="212938" y="12457"/>
                                  </a:lnTo>
                                  <a:lnTo>
                                    <a:pt x="210381" y="9900"/>
                                  </a:lnTo>
                                  <a:lnTo>
                                    <a:pt x="209741" y="8356"/>
                                  </a:lnTo>
                                  <a:lnTo>
                                    <a:pt x="209741" y="4740"/>
                                  </a:lnTo>
                                  <a:lnTo>
                                    <a:pt x="210381" y="3196"/>
                                  </a:lnTo>
                                  <a:lnTo>
                                    <a:pt x="212938" y="639"/>
                                  </a:lnTo>
                                  <a:lnTo>
                                    <a:pt x="214481" y="0"/>
                                  </a:lnTo>
                                  <a:lnTo>
                                    <a:pt x="218098" y="0"/>
                                  </a:lnTo>
                                  <a:lnTo>
                                    <a:pt x="219641" y="639"/>
                                  </a:lnTo>
                                  <a:lnTo>
                                    <a:pt x="222199" y="3196"/>
                                  </a:lnTo>
                                  <a:lnTo>
                                    <a:pt x="222838" y="4740"/>
                                  </a:lnTo>
                                  <a:lnTo>
                                    <a:pt x="222838" y="8356"/>
                                  </a:lnTo>
                                  <a:lnTo>
                                    <a:pt x="222199" y="9900"/>
                                  </a:lnTo>
                                  <a:lnTo>
                                    <a:pt x="219641" y="12457"/>
                                  </a:lnTo>
                                  <a:lnTo>
                                    <a:pt x="21809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44316" y="13096"/>
                                  </a:moveTo>
                                  <a:lnTo>
                                    <a:pt x="240699" y="13096"/>
                                  </a:lnTo>
                                  <a:lnTo>
                                    <a:pt x="239156" y="12457"/>
                                  </a:lnTo>
                                  <a:lnTo>
                                    <a:pt x="236598" y="9900"/>
                                  </a:lnTo>
                                  <a:lnTo>
                                    <a:pt x="235959" y="8356"/>
                                  </a:lnTo>
                                  <a:lnTo>
                                    <a:pt x="235959" y="4740"/>
                                  </a:lnTo>
                                  <a:lnTo>
                                    <a:pt x="236598" y="3196"/>
                                  </a:lnTo>
                                  <a:lnTo>
                                    <a:pt x="239156" y="639"/>
                                  </a:lnTo>
                                  <a:lnTo>
                                    <a:pt x="240699" y="0"/>
                                  </a:lnTo>
                                  <a:lnTo>
                                    <a:pt x="244316" y="0"/>
                                  </a:lnTo>
                                  <a:lnTo>
                                    <a:pt x="245859" y="639"/>
                                  </a:lnTo>
                                  <a:lnTo>
                                    <a:pt x="248416" y="3196"/>
                                  </a:lnTo>
                                  <a:lnTo>
                                    <a:pt x="249056" y="4740"/>
                                  </a:lnTo>
                                  <a:lnTo>
                                    <a:pt x="249056" y="8356"/>
                                  </a:lnTo>
                                  <a:lnTo>
                                    <a:pt x="248416" y="9900"/>
                                  </a:lnTo>
                                  <a:lnTo>
                                    <a:pt x="245859" y="12457"/>
                                  </a:lnTo>
                                  <a:lnTo>
                                    <a:pt x="24431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70533" y="13096"/>
                                  </a:moveTo>
                                  <a:lnTo>
                                    <a:pt x="266916" y="13096"/>
                                  </a:lnTo>
                                  <a:lnTo>
                                    <a:pt x="265373" y="12457"/>
                                  </a:lnTo>
                                  <a:lnTo>
                                    <a:pt x="262816" y="9900"/>
                                  </a:lnTo>
                                  <a:lnTo>
                                    <a:pt x="262176" y="8356"/>
                                  </a:lnTo>
                                  <a:lnTo>
                                    <a:pt x="262176" y="4740"/>
                                  </a:lnTo>
                                  <a:lnTo>
                                    <a:pt x="262816" y="3196"/>
                                  </a:lnTo>
                                  <a:lnTo>
                                    <a:pt x="265373" y="639"/>
                                  </a:lnTo>
                                  <a:lnTo>
                                    <a:pt x="266916" y="0"/>
                                  </a:lnTo>
                                  <a:lnTo>
                                    <a:pt x="270533" y="0"/>
                                  </a:lnTo>
                                  <a:lnTo>
                                    <a:pt x="272076" y="639"/>
                                  </a:lnTo>
                                  <a:lnTo>
                                    <a:pt x="274634" y="3196"/>
                                  </a:lnTo>
                                  <a:lnTo>
                                    <a:pt x="275273" y="4740"/>
                                  </a:lnTo>
                                  <a:lnTo>
                                    <a:pt x="275273" y="8356"/>
                                  </a:lnTo>
                                  <a:lnTo>
                                    <a:pt x="274634" y="9900"/>
                                  </a:lnTo>
                                  <a:lnTo>
                                    <a:pt x="272076" y="12457"/>
                                  </a:lnTo>
                                  <a:lnTo>
                                    <a:pt x="27053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96751" y="13096"/>
                                  </a:moveTo>
                                  <a:lnTo>
                                    <a:pt x="293135" y="13096"/>
                                  </a:lnTo>
                                  <a:lnTo>
                                    <a:pt x="291591" y="12457"/>
                                  </a:lnTo>
                                  <a:lnTo>
                                    <a:pt x="289033" y="9900"/>
                                  </a:lnTo>
                                  <a:lnTo>
                                    <a:pt x="288394" y="8356"/>
                                  </a:lnTo>
                                  <a:lnTo>
                                    <a:pt x="288394" y="4740"/>
                                  </a:lnTo>
                                  <a:lnTo>
                                    <a:pt x="289033" y="3196"/>
                                  </a:lnTo>
                                  <a:lnTo>
                                    <a:pt x="291591" y="639"/>
                                  </a:lnTo>
                                  <a:lnTo>
                                    <a:pt x="293135" y="0"/>
                                  </a:lnTo>
                                  <a:lnTo>
                                    <a:pt x="296751" y="0"/>
                                  </a:lnTo>
                                  <a:lnTo>
                                    <a:pt x="298294" y="639"/>
                                  </a:lnTo>
                                  <a:lnTo>
                                    <a:pt x="300851" y="3196"/>
                                  </a:lnTo>
                                  <a:lnTo>
                                    <a:pt x="301491" y="4740"/>
                                  </a:lnTo>
                                  <a:lnTo>
                                    <a:pt x="301491" y="8356"/>
                                  </a:lnTo>
                                  <a:lnTo>
                                    <a:pt x="300851" y="9900"/>
                                  </a:lnTo>
                                  <a:lnTo>
                                    <a:pt x="298294" y="12457"/>
                                  </a:lnTo>
                                  <a:lnTo>
                                    <a:pt x="29675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22968" y="13096"/>
                                  </a:moveTo>
                                  <a:lnTo>
                                    <a:pt x="319353" y="13096"/>
                                  </a:lnTo>
                                  <a:lnTo>
                                    <a:pt x="317808" y="12457"/>
                                  </a:lnTo>
                                  <a:lnTo>
                                    <a:pt x="315251" y="9900"/>
                                  </a:lnTo>
                                  <a:lnTo>
                                    <a:pt x="314611" y="8356"/>
                                  </a:lnTo>
                                  <a:lnTo>
                                    <a:pt x="314611" y="4740"/>
                                  </a:lnTo>
                                  <a:lnTo>
                                    <a:pt x="315251" y="3196"/>
                                  </a:lnTo>
                                  <a:lnTo>
                                    <a:pt x="317808" y="639"/>
                                  </a:lnTo>
                                  <a:lnTo>
                                    <a:pt x="319353" y="0"/>
                                  </a:lnTo>
                                  <a:lnTo>
                                    <a:pt x="322968" y="0"/>
                                  </a:lnTo>
                                  <a:lnTo>
                                    <a:pt x="324513" y="639"/>
                                  </a:lnTo>
                                  <a:lnTo>
                                    <a:pt x="327069" y="3196"/>
                                  </a:lnTo>
                                  <a:lnTo>
                                    <a:pt x="327708" y="4740"/>
                                  </a:lnTo>
                                  <a:lnTo>
                                    <a:pt x="327708" y="8356"/>
                                  </a:lnTo>
                                  <a:lnTo>
                                    <a:pt x="327069" y="9900"/>
                                  </a:lnTo>
                                  <a:lnTo>
                                    <a:pt x="324513" y="12457"/>
                                  </a:lnTo>
                                  <a:lnTo>
                                    <a:pt x="32296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49186" y="13096"/>
                                  </a:moveTo>
                                  <a:lnTo>
                                    <a:pt x="345570" y="13096"/>
                                  </a:lnTo>
                                  <a:lnTo>
                                    <a:pt x="344026" y="12457"/>
                                  </a:lnTo>
                                  <a:lnTo>
                                    <a:pt x="341470" y="9900"/>
                                  </a:lnTo>
                                  <a:lnTo>
                                    <a:pt x="340830" y="8356"/>
                                  </a:lnTo>
                                  <a:lnTo>
                                    <a:pt x="340830" y="4740"/>
                                  </a:lnTo>
                                  <a:lnTo>
                                    <a:pt x="341470" y="3196"/>
                                  </a:lnTo>
                                  <a:lnTo>
                                    <a:pt x="344026" y="639"/>
                                  </a:lnTo>
                                  <a:lnTo>
                                    <a:pt x="345570" y="0"/>
                                  </a:lnTo>
                                  <a:lnTo>
                                    <a:pt x="349186" y="0"/>
                                  </a:lnTo>
                                  <a:lnTo>
                                    <a:pt x="350730" y="639"/>
                                  </a:lnTo>
                                  <a:lnTo>
                                    <a:pt x="353288" y="3196"/>
                                  </a:lnTo>
                                  <a:lnTo>
                                    <a:pt x="353927" y="4740"/>
                                  </a:lnTo>
                                  <a:lnTo>
                                    <a:pt x="353927" y="8356"/>
                                  </a:lnTo>
                                  <a:lnTo>
                                    <a:pt x="353288" y="9900"/>
                                  </a:lnTo>
                                  <a:lnTo>
                                    <a:pt x="350730" y="12457"/>
                                  </a:lnTo>
                                  <a:lnTo>
                                    <a:pt x="34918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75404" y="13096"/>
                                  </a:moveTo>
                                  <a:lnTo>
                                    <a:pt x="371788" y="13096"/>
                                  </a:lnTo>
                                  <a:lnTo>
                                    <a:pt x="370245" y="12457"/>
                                  </a:lnTo>
                                  <a:lnTo>
                                    <a:pt x="367687" y="9900"/>
                                  </a:lnTo>
                                  <a:lnTo>
                                    <a:pt x="367048" y="8356"/>
                                  </a:lnTo>
                                  <a:lnTo>
                                    <a:pt x="367048" y="4740"/>
                                  </a:lnTo>
                                  <a:lnTo>
                                    <a:pt x="367687" y="3196"/>
                                  </a:lnTo>
                                  <a:lnTo>
                                    <a:pt x="370245" y="639"/>
                                  </a:lnTo>
                                  <a:lnTo>
                                    <a:pt x="371788" y="0"/>
                                  </a:lnTo>
                                  <a:lnTo>
                                    <a:pt x="375404" y="0"/>
                                  </a:lnTo>
                                  <a:lnTo>
                                    <a:pt x="376948" y="639"/>
                                  </a:lnTo>
                                  <a:lnTo>
                                    <a:pt x="379505" y="3196"/>
                                  </a:lnTo>
                                  <a:lnTo>
                                    <a:pt x="380145" y="4740"/>
                                  </a:lnTo>
                                  <a:lnTo>
                                    <a:pt x="380145" y="8356"/>
                                  </a:lnTo>
                                  <a:lnTo>
                                    <a:pt x="379505" y="9900"/>
                                  </a:lnTo>
                                  <a:lnTo>
                                    <a:pt x="376948" y="12457"/>
                                  </a:lnTo>
                                  <a:lnTo>
                                    <a:pt x="37540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01622" y="13096"/>
                                  </a:moveTo>
                                  <a:lnTo>
                                    <a:pt x="398005" y="13096"/>
                                  </a:lnTo>
                                  <a:lnTo>
                                    <a:pt x="396462" y="12457"/>
                                  </a:lnTo>
                                  <a:lnTo>
                                    <a:pt x="393905" y="9900"/>
                                  </a:lnTo>
                                  <a:lnTo>
                                    <a:pt x="393265" y="8356"/>
                                  </a:lnTo>
                                  <a:lnTo>
                                    <a:pt x="393265" y="4740"/>
                                  </a:lnTo>
                                  <a:lnTo>
                                    <a:pt x="393905" y="3196"/>
                                  </a:lnTo>
                                  <a:lnTo>
                                    <a:pt x="396462" y="639"/>
                                  </a:lnTo>
                                  <a:lnTo>
                                    <a:pt x="398005" y="0"/>
                                  </a:lnTo>
                                  <a:lnTo>
                                    <a:pt x="401622" y="0"/>
                                  </a:lnTo>
                                  <a:lnTo>
                                    <a:pt x="403165" y="639"/>
                                  </a:lnTo>
                                  <a:lnTo>
                                    <a:pt x="405723" y="3196"/>
                                  </a:lnTo>
                                  <a:lnTo>
                                    <a:pt x="406362" y="4740"/>
                                  </a:lnTo>
                                  <a:lnTo>
                                    <a:pt x="406362" y="8356"/>
                                  </a:lnTo>
                                  <a:lnTo>
                                    <a:pt x="405723" y="9900"/>
                                  </a:lnTo>
                                  <a:lnTo>
                                    <a:pt x="403165" y="12457"/>
                                  </a:lnTo>
                                  <a:lnTo>
                                    <a:pt x="40162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27840" y="13096"/>
                                  </a:moveTo>
                                  <a:lnTo>
                                    <a:pt x="424223" y="13096"/>
                                  </a:lnTo>
                                  <a:lnTo>
                                    <a:pt x="422680" y="12457"/>
                                  </a:lnTo>
                                  <a:lnTo>
                                    <a:pt x="420122" y="9900"/>
                                  </a:lnTo>
                                  <a:lnTo>
                                    <a:pt x="419483" y="8356"/>
                                  </a:lnTo>
                                  <a:lnTo>
                                    <a:pt x="419483" y="4740"/>
                                  </a:lnTo>
                                  <a:lnTo>
                                    <a:pt x="420122" y="3196"/>
                                  </a:lnTo>
                                  <a:lnTo>
                                    <a:pt x="422680" y="639"/>
                                  </a:lnTo>
                                  <a:lnTo>
                                    <a:pt x="424223" y="0"/>
                                  </a:lnTo>
                                  <a:lnTo>
                                    <a:pt x="427840" y="0"/>
                                  </a:lnTo>
                                  <a:lnTo>
                                    <a:pt x="429383" y="639"/>
                                  </a:lnTo>
                                  <a:lnTo>
                                    <a:pt x="431940" y="3196"/>
                                  </a:lnTo>
                                  <a:lnTo>
                                    <a:pt x="432580" y="4740"/>
                                  </a:lnTo>
                                  <a:lnTo>
                                    <a:pt x="432580" y="8356"/>
                                  </a:lnTo>
                                  <a:lnTo>
                                    <a:pt x="431940" y="9900"/>
                                  </a:lnTo>
                                  <a:lnTo>
                                    <a:pt x="429383" y="12457"/>
                                  </a:lnTo>
                                  <a:lnTo>
                                    <a:pt x="42784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54057" y="13096"/>
                                  </a:moveTo>
                                  <a:lnTo>
                                    <a:pt x="450440" y="13096"/>
                                  </a:lnTo>
                                  <a:lnTo>
                                    <a:pt x="448897" y="12457"/>
                                  </a:lnTo>
                                  <a:lnTo>
                                    <a:pt x="446340" y="9900"/>
                                  </a:lnTo>
                                  <a:lnTo>
                                    <a:pt x="445700" y="8356"/>
                                  </a:lnTo>
                                  <a:lnTo>
                                    <a:pt x="445700" y="4740"/>
                                  </a:lnTo>
                                  <a:lnTo>
                                    <a:pt x="446340" y="3196"/>
                                  </a:lnTo>
                                  <a:lnTo>
                                    <a:pt x="448897" y="639"/>
                                  </a:lnTo>
                                  <a:lnTo>
                                    <a:pt x="450440" y="0"/>
                                  </a:lnTo>
                                  <a:lnTo>
                                    <a:pt x="454057" y="0"/>
                                  </a:lnTo>
                                  <a:lnTo>
                                    <a:pt x="455601" y="639"/>
                                  </a:lnTo>
                                  <a:lnTo>
                                    <a:pt x="458158" y="3196"/>
                                  </a:lnTo>
                                  <a:lnTo>
                                    <a:pt x="458797" y="4740"/>
                                  </a:lnTo>
                                  <a:lnTo>
                                    <a:pt x="458797" y="8356"/>
                                  </a:lnTo>
                                  <a:lnTo>
                                    <a:pt x="458158" y="9900"/>
                                  </a:lnTo>
                                  <a:lnTo>
                                    <a:pt x="455601" y="12457"/>
                                  </a:lnTo>
                                  <a:lnTo>
                                    <a:pt x="45405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80275" y="13096"/>
                                  </a:moveTo>
                                  <a:lnTo>
                                    <a:pt x="476658" y="13096"/>
                                  </a:lnTo>
                                  <a:lnTo>
                                    <a:pt x="475115" y="12457"/>
                                  </a:lnTo>
                                  <a:lnTo>
                                    <a:pt x="472557" y="9900"/>
                                  </a:lnTo>
                                  <a:lnTo>
                                    <a:pt x="471918" y="8356"/>
                                  </a:lnTo>
                                  <a:lnTo>
                                    <a:pt x="471918" y="4740"/>
                                  </a:lnTo>
                                  <a:lnTo>
                                    <a:pt x="472557" y="3196"/>
                                  </a:lnTo>
                                  <a:lnTo>
                                    <a:pt x="475115" y="639"/>
                                  </a:lnTo>
                                  <a:lnTo>
                                    <a:pt x="476658" y="0"/>
                                  </a:lnTo>
                                  <a:lnTo>
                                    <a:pt x="480275" y="0"/>
                                  </a:lnTo>
                                  <a:lnTo>
                                    <a:pt x="481818" y="639"/>
                                  </a:lnTo>
                                  <a:lnTo>
                                    <a:pt x="484376" y="3196"/>
                                  </a:lnTo>
                                  <a:lnTo>
                                    <a:pt x="485015" y="4740"/>
                                  </a:lnTo>
                                  <a:lnTo>
                                    <a:pt x="485015" y="8356"/>
                                  </a:lnTo>
                                  <a:lnTo>
                                    <a:pt x="484376" y="9900"/>
                                  </a:lnTo>
                                  <a:lnTo>
                                    <a:pt x="481818" y="12457"/>
                                  </a:lnTo>
                                  <a:lnTo>
                                    <a:pt x="48027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506493" y="13096"/>
                                  </a:moveTo>
                                  <a:lnTo>
                                    <a:pt x="502875" y="13096"/>
                                  </a:lnTo>
                                  <a:lnTo>
                                    <a:pt x="501332" y="12457"/>
                                  </a:lnTo>
                                  <a:lnTo>
                                    <a:pt x="498775" y="9900"/>
                                  </a:lnTo>
                                  <a:lnTo>
                                    <a:pt x="498136" y="8356"/>
                                  </a:lnTo>
                                  <a:lnTo>
                                    <a:pt x="498136" y="4740"/>
                                  </a:lnTo>
                                  <a:lnTo>
                                    <a:pt x="498775" y="3196"/>
                                  </a:lnTo>
                                  <a:lnTo>
                                    <a:pt x="501332" y="639"/>
                                  </a:lnTo>
                                  <a:lnTo>
                                    <a:pt x="502875" y="0"/>
                                  </a:lnTo>
                                  <a:lnTo>
                                    <a:pt x="506493" y="0"/>
                                  </a:lnTo>
                                  <a:lnTo>
                                    <a:pt x="508036" y="639"/>
                                  </a:lnTo>
                                  <a:lnTo>
                                    <a:pt x="510593" y="3196"/>
                                  </a:lnTo>
                                  <a:lnTo>
                                    <a:pt x="511232" y="4740"/>
                                  </a:lnTo>
                                  <a:lnTo>
                                    <a:pt x="511232" y="8356"/>
                                  </a:lnTo>
                                  <a:lnTo>
                                    <a:pt x="510593" y="9900"/>
                                  </a:lnTo>
                                  <a:lnTo>
                                    <a:pt x="508036" y="12457"/>
                                  </a:lnTo>
                                  <a:lnTo>
                                    <a:pt x="50649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532710" y="13096"/>
                                  </a:moveTo>
                                  <a:lnTo>
                                    <a:pt x="529094" y="13096"/>
                                  </a:lnTo>
                                  <a:lnTo>
                                    <a:pt x="527550" y="12457"/>
                                  </a:lnTo>
                                  <a:lnTo>
                                    <a:pt x="524993" y="9900"/>
                                  </a:lnTo>
                                  <a:lnTo>
                                    <a:pt x="524353" y="8356"/>
                                  </a:lnTo>
                                  <a:lnTo>
                                    <a:pt x="524353" y="4740"/>
                                  </a:lnTo>
                                  <a:lnTo>
                                    <a:pt x="524993" y="3196"/>
                                  </a:lnTo>
                                  <a:lnTo>
                                    <a:pt x="527550" y="639"/>
                                  </a:lnTo>
                                  <a:lnTo>
                                    <a:pt x="529094" y="0"/>
                                  </a:lnTo>
                                  <a:lnTo>
                                    <a:pt x="532710" y="0"/>
                                  </a:lnTo>
                                  <a:lnTo>
                                    <a:pt x="534253" y="639"/>
                                  </a:lnTo>
                                  <a:lnTo>
                                    <a:pt x="536811" y="3196"/>
                                  </a:lnTo>
                                  <a:lnTo>
                                    <a:pt x="537450" y="4740"/>
                                  </a:lnTo>
                                  <a:lnTo>
                                    <a:pt x="537450" y="8356"/>
                                  </a:lnTo>
                                  <a:lnTo>
                                    <a:pt x="536811" y="9900"/>
                                  </a:lnTo>
                                  <a:lnTo>
                                    <a:pt x="534253" y="12457"/>
                                  </a:lnTo>
                                  <a:lnTo>
                                    <a:pt x="53271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558928" y="13096"/>
                                  </a:moveTo>
                                  <a:lnTo>
                                    <a:pt x="555312" y="13096"/>
                                  </a:lnTo>
                                  <a:lnTo>
                                    <a:pt x="553768" y="12457"/>
                                  </a:lnTo>
                                  <a:lnTo>
                                    <a:pt x="551210" y="9900"/>
                                  </a:lnTo>
                                  <a:lnTo>
                                    <a:pt x="550572" y="8356"/>
                                  </a:lnTo>
                                  <a:lnTo>
                                    <a:pt x="550572" y="4740"/>
                                  </a:lnTo>
                                  <a:lnTo>
                                    <a:pt x="551210" y="3196"/>
                                  </a:lnTo>
                                  <a:lnTo>
                                    <a:pt x="553768" y="639"/>
                                  </a:lnTo>
                                  <a:lnTo>
                                    <a:pt x="555312" y="0"/>
                                  </a:lnTo>
                                  <a:lnTo>
                                    <a:pt x="558928" y="0"/>
                                  </a:lnTo>
                                  <a:lnTo>
                                    <a:pt x="560472" y="639"/>
                                  </a:lnTo>
                                  <a:lnTo>
                                    <a:pt x="563029" y="3196"/>
                                  </a:lnTo>
                                  <a:lnTo>
                                    <a:pt x="563669" y="4740"/>
                                  </a:lnTo>
                                  <a:lnTo>
                                    <a:pt x="563669" y="8356"/>
                                  </a:lnTo>
                                  <a:lnTo>
                                    <a:pt x="563029" y="9900"/>
                                  </a:lnTo>
                                  <a:lnTo>
                                    <a:pt x="560472" y="12457"/>
                                  </a:lnTo>
                                  <a:lnTo>
                                    <a:pt x="55892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585145" y="13096"/>
                                  </a:moveTo>
                                  <a:lnTo>
                                    <a:pt x="581529" y="13096"/>
                                  </a:lnTo>
                                  <a:lnTo>
                                    <a:pt x="579985" y="12457"/>
                                  </a:lnTo>
                                  <a:lnTo>
                                    <a:pt x="577429" y="9900"/>
                                  </a:lnTo>
                                  <a:lnTo>
                                    <a:pt x="576789" y="8356"/>
                                  </a:lnTo>
                                  <a:lnTo>
                                    <a:pt x="576789" y="4740"/>
                                  </a:lnTo>
                                  <a:lnTo>
                                    <a:pt x="577429" y="3196"/>
                                  </a:lnTo>
                                  <a:lnTo>
                                    <a:pt x="579985" y="639"/>
                                  </a:lnTo>
                                  <a:lnTo>
                                    <a:pt x="581529" y="0"/>
                                  </a:lnTo>
                                  <a:lnTo>
                                    <a:pt x="585145" y="0"/>
                                  </a:lnTo>
                                  <a:lnTo>
                                    <a:pt x="586690" y="639"/>
                                  </a:lnTo>
                                  <a:lnTo>
                                    <a:pt x="589247" y="3196"/>
                                  </a:lnTo>
                                  <a:lnTo>
                                    <a:pt x="589886" y="4740"/>
                                  </a:lnTo>
                                  <a:lnTo>
                                    <a:pt x="589886" y="8356"/>
                                  </a:lnTo>
                                  <a:lnTo>
                                    <a:pt x="589247" y="9900"/>
                                  </a:lnTo>
                                  <a:lnTo>
                                    <a:pt x="586690" y="12457"/>
                                  </a:lnTo>
                                  <a:lnTo>
                                    <a:pt x="58514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611363" y="13096"/>
                                  </a:moveTo>
                                  <a:lnTo>
                                    <a:pt x="607747" y="13096"/>
                                  </a:lnTo>
                                  <a:lnTo>
                                    <a:pt x="606204" y="12457"/>
                                  </a:lnTo>
                                  <a:lnTo>
                                    <a:pt x="603646" y="9900"/>
                                  </a:lnTo>
                                  <a:lnTo>
                                    <a:pt x="603007" y="8356"/>
                                  </a:lnTo>
                                  <a:lnTo>
                                    <a:pt x="603007" y="4740"/>
                                  </a:lnTo>
                                  <a:lnTo>
                                    <a:pt x="603646" y="3196"/>
                                  </a:lnTo>
                                  <a:lnTo>
                                    <a:pt x="606204" y="639"/>
                                  </a:lnTo>
                                  <a:lnTo>
                                    <a:pt x="607747" y="0"/>
                                  </a:lnTo>
                                  <a:lnTo>
                                    <a:pt x="611363" y="0"/>
                                  </a:lnTo>
                                  <a:lnTo>
                                    <a:pt x="612907" y="639"/>
                                  </a:lnTo>
                                  <a:lnTo>
                                    <a:pt x="615465" y="3196"/>
                                  </a:lnTo>
                                  <a:lnTo>
                                    <a:pt x="616104" y="4740"/>
                                  </a:lnTo>
                                  <a:lnTo>
                                    <a:pt x="616104" y="8356"/>
                                  </a:lnTo>
                                  <a:lnTo>
                                    <a:pt x="615465" y="9900"/>
                                  </a:lnTo>
                                  <a:lnTo>
                                    <a:pt x="612907" y="12457"/>
                                  </a:lnTo>
                                  <a:lnTo>
                                    <a:pt x="61136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637582" y="13096"/>
                                  </a:moveTo>
                                  <a:lnTo>
                                    <a:pt x="633964" y="13096"/>
                                  </a:lnTo>
                                  <a:lnTo>
                                    <a:pt x="632421" y="12457"/>
                                  </a:lnTo>
                                  <a:lnTo>
                                    <a:pt x="629864" y="9900"/>
                                  </a:lnTo>
                                  <a:lnTo>
                                    <a:pt x="629225" y="8356"/>
                                  </a:lnTo>
                                  <a:lnTo>
                                    <a:pt x="629225" y="4740"/>
                                  </a:lnTo>
                                  <a:lnTo>
                                    <a:pt x="629864" y="3196"/>
                                  </a:lnTo>
                                  <a:lnTo>
                                    <a:pt x="632421" y="639"/>
                                  </a:lnTo>
                                  <a:lnTo>
                                    <a:pt x="633964" y="0"/>
                                  </a:lnTo>
                                  <a:lnTo>
                                    <a:pt x="637582" y="0"/>
                                  </a:lnTo>
                                  <a:lnTo>
                                    <a:pt x="639125" y="639"/>
                                  </a:lnTo>
                                  <a:lnTo>
                                    <a:pt x="641682" y="3196"/>
                                  </a:lnTo>
                                  <a:lnTo>
                                    <a:pt x="642321" y="4740"/>
                                  </a:lnTo>
                                  <a:lnTo>
                                    <a:pt x="642321" y="8356"/>
                                  </a:lnTo>
                                  <a:lnTo>
                                    <a:pt x="641682" y="9900"/>
                                  </a:lnTo>
                                  <a:lnTo>
                                    <a:pt x="639125" y="12457"/>
                                  </a:lnTo>
                                  <a:lnTo>
                                    <a:pt x="63758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663799" y="13096"/>
                                  </a:moveTo>
                                  <a:lnTo>
                                    <a:pt x="660182" y="13096"/>
                                  </a:lnTo>
                                  <a:lnTo>
                                    <a:pt x="658639" y="12457"/>
                                  </a:lnTo>
                                  <a:lnTo>
                                    <a:pt x="656082" y="9900"/>
                                  </a:lnTo>
                                  <a:lnTo>
                                    <a:pt x="655442" y="8356"/>
                                  </a:lnTo>
                                  <a:lnTo>
                                    <a:pt x="655442" y="4740"/>
                                  </a:lnTo>
                                  <a:lnTo>
                                    <a:pt x="656082" y="3196"/>
                                  </a:lnTo>
                                  <a:lnTo>
                                    <a:pt x="658639" y="639"/>
                                  </a:lnTo>
                                  <a:lnTo>
                                    <a:pt x="660182" y="0"/>
                                  </a:lnTo>
                                  <a:lnTo>
                                    <a:pt x="663799" y="0"/>
                                  </a:lnTo>
                                  <a:lnTo>
                                    <a:pt x="665342" y="639"/>
                                  </a:lnTo>
                                  <a:lnTo>
                                    <a:pt x="667900" y="3196"/>
                                  </a:lnTo>
                                  <a:lnTo>
                                    <a:pt x="668539" y="4740"/>
                                  </a:lnTo>
                                  <a:lnTo>
                                    <a:pt x="668539" y="8356"/>
                                  </a:lnTo>
                                  <a:lnTo>
                                    <a:pt x="667900" y="9900"/>
                                  </a:lnTo>
                                  <a:lnTo>
                                    <a:pt x="665342" y="12457"/>
                                  </a:lnTo>
                                  <a:lnTo>
                                    <a:pt x="66379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690017" y="13096"/>
                                  </a:moveTo>
                                  <a:lnTo>
                                    <a:pt x="686400" y="13096"/>
                                  </a:lnTo>
                                  <a:lnTo>
                                    <a:pt x="684857" y="12457"/>
                                  </a:lnTo>
                                  <a:lnTo>
                                    <a:pt x="682299" y="9900"/>
                                  </a:lnTo>
                                  <a:lnTo>
                                    <a:pt x="681660" y="8356"/>
                                  </a:lnTo>
                                  <a:lnTo>
                                    <a:pt x="681660" y="4740"/>
                                  </a:lnTo>
                                  <a:lnTo>
                                    <a:pt x="682299" y="3196"/>
                                  </a:lnTo>
                                  <a:lnTo>
                                    <a:pt x="684857" y="639"/>
                                  </a:lnTo>
                                  <a:lnTo>
                                    <a:pt x="686400" y="0"/>
                                  </a:lnTo>
                                  <a:lnTo>
                                    <a:pt x="690017" y="0"/>
                                  </a:lnTo>
                                  <a:lnTo>
                                    <a:pt x="691560" y="639"/>
                                  </a:lnTo>
                                  <a:lnTo>
                                    <a:pt x="694117" y="3196"/>
                                  </a:lnTo>
                                  <a:lnTo>
                                    <a:pt x="694757" y="4740"/>
                                  </a:lnTo>
                                  <a:lnTo>
                                    <a:pt x="694757" y="8356"/>
                                  </a:lnTo>
                                  <a:lnTo>
                                    <a:pt x="694117" y="9900"/>
                                  </a:lnTo>
                                  <a:lnTo>
                                    <a:pt x="691560" y="12457"/>
                                  </a:lnTo>
                                  <a:lnTo>
                                    <a:pt x="69001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716234" y="13096"/>
                                  </a:moveTo>
                                  <a:lnTo>
                                    <a:pt x="712617" y="13096"/>
                                  </a:lnTo>
                                  <a:lnTo>
                                    <a:pt x="711074" y="12457"/>
                                  </a:lnTo>
                                  <a:lnTo>
                                    <a:pt x="708517" y="9900"/>
                                  </a:lnTo>
                                  <a:lnTo>
                                    <a:pt x="707877" y="8356"/>
                                  </a:lnTo>
                                  <a:lnTo>
                                    <a:pt x="707877" y="4740"/>
                                  </a:lnTo>
                                  <a:lnTo>
                                    <a:pt x="708517" y="3196"/>
                                  </a:lnTo>
                                  <a:lnTo>
                                    <a:pt x="711074" y="639"/>
                                  </a:lnTo>
                                  <a:lnTo>
                                    <a:pt x="712617" y="0"/>
                                  </a:lnTo>
                                  <a:lnTo>
                                    <a:pt x="716234" y="0"/>
                                  </a:lnTo>
                                  <a:lnTo>
                                    <a:pt x="717777" y="639"/>
                                  </a:lnTo>
                                  <a:lnTo>
                                    <a:pt x="720335" y="3196"/>
                                  </a:lnTo>
                                  <a:lnTo>
                                    <a:pt x="720974" y="4740"/>
                                  </a:lnTo>
                                  <a:lnTo>
                                    <a:pt x="720974" y="8356"/>
                                  </a:lnTo>
                                  <a:lnTo>
                                    <a:pt x="720335" y="9900"/>
                                  </a:lnTo>
                                  <a:lnTo>
                                    <a:pt x="717777" y="12457"/>
                                  </a:lnTo>
                                  <a:lnTo>
                                    <a:pt x="71623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742452" y="13096"/>
                                  </a:moveTo>
                                  <a:lnTo>
                                    <a:pt x="738836" y="13096"/>
                                  </a:lnTo>
                                  <a:lnTo>
                                    <a:pt x="737292" y="12457"/>
                                  </a:lnTo>
                                  <a:lnTo>
                                    <a:pt x="734734" y="9900"/>
                                  </a:lnTo>
                                  <a:lnTo>
                                    <a:pt x="734095" y="8356"/>
                                  </a:lnTo>
                                  <a:lnTo>
                                    <a:pt x="734095" y="4740"/>
                                  </a:lnTo>
                                  <a:lnTo>
                                    <a:pt x="734734" y="3196"/>
                                  </a:lnTo>
                                  <a:lnTo>
                                    <a:pt x="737292" y="639"/>
                                  </a:lnTo>
                                  <a:lnTo>
                                    <a:pt x="738836" y="0"/>
                                  </a:lnTo>
                                  <a:lnTo>
                                    <a:pt x="742452" y="0"/>
                                  </a:lnTo>
                                  <a:lnTo>
                                    <a:pt x="743995" y="639"/>
                                  </a:lnTo>
                                  <a:lnTo>
                                    <a:pt x="746552" y="3196"/>
                                  </a:lnTo>
                                  <a:lnTo>
                                    <a:pt x="747192" y="4740"/>
                                  </a:lnTo>
                                  <a:lnTo>
                                    <a:pt x="747192" y="8356"/>
                                  </a:lnTo>
                                  <a:lnTo>
                                    <a:pt x="746552" y="9900"/>
                                  </a:lnTo>
                                  <a:lnTo>
                                    <a:pt x="743995" y="12457"/>
                                  </a:lnTo>
                                  <a:lnTo>
                                    <a:pt x="74245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768669" y="13096"/>
                                  </a:moveTo>
                                  <a:lnTo>
                                    <a:pt x="765053" y="13096"/>
                                  </a:lnTo>
                                  <a:lnTo>
                                    <a:pt x="763509" y="12457"/>
                                  </a:lnTo>
                                  <a:lnTo>
                                    <a:pt x="760952" y="9900"/>
                                  </a:lnTo>
                                  <a:lnTo>
                                    <a:pt x="760314" y="8356"/>
                                  </a:lnTo>
                                  <a:lnTo>
                                    <a:pt x="760314" y="4740"/>
                                  </a:lnTo>
                                  <a:lnTo>
                                    <a:pt x="760952" y="3196"/>
                                  </a:lnTo>
                                  <a:lnTo>
                                    <a:pt x="763509" y="639"/>
                                  </a:lnTo>
                                  <a:lnTo>
                                    <a:pt x="765053" y="0"/>
                                  </a:lnTo>
                                  <a:lnTo>
                                    <a:pt x="768669" y="0"/>
                                  </a:lnTo>
                                  <a:lnTo>
                                    <a:pt x="770214" y="639"/>
                                  </a:lnTo>
                                  <a:lnTo>
                                    <a:pt x="772771" y="3196"/>
                                  </a:lnTo>
                                  <a:lnTo>
                                    <a:pt x="773410" y="4740"/>
                                  </a:lnTo>
                                  <a:lnTo>
                                    <a:pt x="773410" y="8356"/>
                                  </a:lnTo>
                                  <a:lnTo>
                                    <a:pt x="772771" y="9900"/>
                                  </a:lnTo>
                                  <a:lnTo>
                                    <a:pt x="770214" y="12457"/>
                                  </a:lnTo>
                                  <a:lnTo>
                                    <a:pt x="76866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794887" y="13096"/>
                                  </a:moveTo>
                                  <a:lnTo>
                                    <a:pt x="791271" y="13096"/>
                                  </a:lnTo>
                                  <a:lnTo>
                                    <a:pt x="789727" y="12457"/>
                                  </a:lnTo>
                                  <a:lnTo>
                                    <a:pt x="787171" y="9900"/>
                                  </a:lnTo>
                                  <a:lnTo>
                                    <a:pt x="786531" y="8356"/>
                                  </a:lnTo>
                                  <a:lnTo>
                                    <a:pt x="786531" y="4740"/>
                                  </a:lnTo>
                                  <a:lnTo>
                                    <a:pt x="787171" y="3196"/>
                                  </a:lnTo>
                                  <a:lnTo>
                                    <a:pt x="789727" y="639"/>
                                  </a:lnTo>
                                  <a:lnTo>
                                    <a:pt x="791271" y="0"/>
                                  </a:lnTo>
                                  <a:lnTo>
                                    <a:pt x="794887" y="0"/>
                                  </a:lnTo>
                                  <a:lnTo>
                                    <a:pt x="796431" y="639"/>
                                  </a:lnTo>
                                  <a:lnTo>
                                    <a:pt x="798989" y="3196"/>
                                  </a:lnTo>
                                  <a:lnTo>
                                    <a:pt x="799628" y="4740"/>
                                  </a:lnTo>
                                  <a:lnTo>
                                    <a:pt x="799628" y="8356"/>
                                  </a:lnTo>
                                  <a:lnTo>
                                    <a:pt x="798989" y="9900"/>
                                  </a:lnTo>
                                  <a:lnTo>
                                    <a:pt x="796431" y="12457"/>
                                  </a:lnTo>
                                  <a:lnTo>
                                    <a:pt x="79488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821105" y="13096"/>
                                  </a:moveTo>
                                  <a:lnTo>
                                    <a:pt x="817489" y="13096"/>
                                  </a:lnTo>
                                  <a:lnTo>
                                    <a:pt x="815946" y="12457"/>
                                  </a:lnTo>
                                  <a:lnTo>
                                    <a:pt x="813388" y="9900"/>
                                  </a:lnTo>
                                  <a:lnTo>
                                    <a:pt x="812749" y="8356"/>
                                  </a:lnTo>
                                  <a:lnTo>
                                    <a:pt x="812749" y="4740"/>
                                  </a:lnTo>
                                  <a:lnTo>
                                    <a:pt x="813388" y="3196"/>
                                  </a:lnTo>
                                  <a:lnTo>
                                    <a:pt x="815946" y="639"/>
                                  </a:lnTo>
                                  <a:lnTo>
                                    <a:pt x="817489" y="0"/>
                                  </a:lnTo>
                                  <a:lnTo>
                                    <a:pt x="821105" y="0"/>
                                  </a:lnTo>
                                  <a:lnTo>
                                    <a:pt x="822649" y="639"/>
                                  </a:lnTo>
                                  <a:lnTo>
                                    <a:pt x="825206" y="3196"/>
                                  </a:lnTo>
                                  <a:lnTo>
                                    <a:pt x="825846" y="4740"/>
                                  </a:lnTo>
                                  <a:lnTo>
                                    <a:pt x="825846" y="8356"/>
                                  </a:lnTo>
                                  <a:lnTo>
                                    <a:pt x="825206" y="9900"/>
                                  </a:lnTo>
                                  <a:lnTo>
                                    <a:pt x="822649" y="12457"/>
                                  </a:lnTo>
                                  <a:lnTo>
                                    <a:pt x="82110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847323" y="13096"/>
                                  </a:moveTo>
                                  <a:lnTo>
                                    <a:pt x="843706" y="13096"/>
                                  </a:lnTo>
                                  <a:lnTo>
                                    <a:pt x="842163" y="12457"/>
                                  </a:lnTo>
                                  <a:lnTo>
                                    <a:pt x="839606" y="9900"/>
                                  </a:lnTo>
                                  <a:lnTo>
                                    <a:pt x="838966" y="8356"/>
                                  </a:lnTo>
                                  <a:lnTo>
                                    <a:pt x="838966" y="4740"/>
                                  </a:lnTo>
                                  <a:lnTo>
                                    <a:pt x="839606" y="3196"/>
                                  </a:lnTo>
                                  <a:lnTo>
                                    <a:pt x="842163" y="639"/>
                                  </a:lnTo>
                                  <a:lnTo>
                                    <a:pt x="843706" y="0"/>
                                  </a:lnTo>
                                  <a:lnTo>
                                    <a:pt x="847323" y="0"/>
                                  </a:lnTo>
                                  <a:lnTo>
                                    <a:pt x="848866" y="639"/>
                                  </a:lnTo>
                                  <a:lnTo>
                                    <a:pt x="851424" y="3196"/>
                                  </a:lnTo>
                                  <a:lnTo>
                                    <a:pt x="852063" y="4740"/>
                                  </a:lnTo>
                                  <a:lnTo>
                                    <a:pt x="852063" y="8356"/>
                                  </a:lnTo>
                                  <a:lnTo>
                                    <a:pt x="851424" y="9900"/>
                                  </a:lnTo>
                                  <a:lnTo>
                                    <a:pt x="848866" y="12457"/>
                                  </a:lnTo>
                                  <a:lnTo>
                                    <a:pt x="84732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873541" y="13096"/>
                                  </a:moveTo>
                                  <a:lnTo>
                                    <a:pt x="869924" y="13096"/>
                                  </a:lnTo>
                                  <a:lnTo>
                                    <a:pt x="868381" y="12457"/>
                                  </a:lnTo>
                                  <a:lnTo>
                                    <a:pt x="865823" y="9900"/>
                                  </a:lnTo>
                                  <a:lnTo>
                                    <a:pt x="865184" y="8356"/>
                                  </a:lnTo>
                                  <a:lnTo>
                                    <a:pt x="865184" y="4740"/>
                                  </a:lnTo>
                                  <a:lnTo>
                                    <a:pt x="865823" y="3196"/>
                                  </a:lnTo>
                                  <a:lnTo>
                                    <a:pt x="868381" y="639"/>
                                  </a:lnTo>
                                  <a:lnTo>
                                    <a:pt x="869924" y="0"/>
                                  </a:lnTo>
                                  <a:lnTo>
                                    <a:pt x="873541" y="0"/>
                                  </a:lnTo>
                                  <a:lnTo>
                                    <a:pt x="875084" y="639"/>
                                  </a:lnTo>
                                  <a:lnTo>
                                    <a:pt x="877641" y="3196"/>
                                  </a:lnTo>
                                  <a:lnTo>
                                    <a:pt x="878281" y="4740"/>
                                  </a:lnTo>
                                  <a:lnTo>
                                    <a:pt x="878281" y="8356"/>
                                  </a:lnTo>
                                  <a:lnTo>
                                    <a:pt x="877641" y="9900"/>
                                  </a:lnTo>
                                  <a:lnTo>
                                    <a:pt x="875084" y="12457"/>
                                  </a:lnTo>
                                  <a:lnTo>
                                    <a:pt x="87354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899758" y="13096"/>
                                  </a:moveTo>
                                  <a:lnTo>
                                    <a:pt x="896141" y="13096"/>
                                  </a:lnTo>
                                  <a:lnTo>
                                    <a:pt x="894598" y="12457"/>
                                  </a:lnTo>
                                  <a:lnTo>
                                    <a:pt x="892041" y="9900"/>
                                  </a:lnTo>
                                  <a:lnTo>
                                    <a:pt x="891401" y="8356"/>
                                  </a:lnTo>
                                  <a:lnTo>
                                    <a:pt x="891401" y="4740"/>
                                  </a:lnTo>
                                  <a:lnTo>
                                    <a:pt x="892041" y="3196"/>
                                  </a:lnTo>
                                  <a:lnTo>
                                    <a:pt x="894598" y="639"/>
                                  </a:lnTo>
                                  <a:lnTo>
                                    <a:pt x="896141" y="0"/>
                                  </a:lnTo>
                                  <a:lnTo>
                                    <a:pt x="899758" y="0"/>
                                  </a:lnTo>
                                  <a:lnTo>
                                    <a:pt x="901301" y="639"/>
                                  </a:lnTo>
                                  <a:lnTo>
                                    <a:pt x="903859" y="3196"/>
                                  </a:lnTo>
                                  <a:lnTo>
                                    <a:pt x="904498" y="4740"/>
                                  </a:lnTo>
                                  <a:lnTo>
                                    <a:pt x="904498" y="8356"/>
                                  </a:lnTo>
                                  <a:lnTo>
                                    <a:pt x="903859" y="9900"/>
                                  </a:lnTo>
                                  <a:lnTo>
                                    <a:pt x="901301" y="12457"/>
                                  </a:lnTo>
                                  <a:lnTo>
                                    <a:pt x="89975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925976" y="13096"/>
                                  </a:moveTo>
                                  <a:lnTo>
                                    <a:pt x="922359" y="13096"/>
                                  </a:lnTo>
                                  <a:lnTo>
                                    <a:pt x="920816" y="12457"/>
                                  </a:lnTo>
                                  <a:lnTo>
                                    <a:pt x="918258" y="9900"/>
                                  </a:lnTo>
                                  <a:lnTo>
                                    <a:pt x="917619" y="8356"/>
                                  </a:lnTo>
                                  <a:lnTo>
                                    <a:pt x="917619" y="4740"/>
                                  </a:lnTo>
                                  <a:lnTo>
                                    <a:pt x="918258" y="3196"/>
                                  </a:lnTo>
                                  <a:lnTo>
                                    <a:pt x="920816" y="639"/>
                                  </a:lnTo>
                                  <a:lnTo>
                                    <a:pt x="922359" y="0"/>
                                  </a:lnTo>
                                  <a:lnTo>
                                    <a:pt x="925976" y="0"/>
                                  </a:lnTo>
                                  <a:lnTo>
                                    <a:pt x="927519" y="639"/>
                                  </a:lnTo>
                                  <a:lnTo>
                                    <a:pt x="930076" y="3196"/>
                                  </a:lnTo>
                                  <a:lnTo>
                                    <a:pt x="930716" y="4740"/>
                                  </a:lnTo>
                                  <a:lnTo>
                                    <a:pt x="930716" y="8356"/>
                                  </a:lnTo>
                                  <a:lnTo>
                                    <a:pt x="930076" y="9900"/>
                                  </a:lnTo>
                                  <a:lnTo>
                                    <a:pt x="927519" y="12457"/>
                                  </a:lnTo>
                                  <a:lnTo>
                                    <a:pt x="92597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952194" y="13096"/>
                                  </a:moveTo>
                                  <a:lnTo>
                                    <a:pt x="948578" y="13096"/>
                                  </a:lnTo>
                                  <a:lnTo>
                                    <a:pt x="947033" y="12457"/>
                                  </a:lnTo>
                                  <a:lnTo>
                                    <a:pt x="944476" y="9900"/>
                                  </a:lnTo>
                                  <a:lnTo>
                                    <a:pt x="943837" y="8356"/>
                                  </a:lnTo>
                                  <a:lnTo>
                                    <a:pt x="943837" y="4740"/>
                                  </a:lnTo>
                                  <a:lnTo>
                                    <a:pt x="944476" y="3196"/>
                                  </a:lnTo>
                                  <a:lnTo>
                                    <a:pt x="947033" y="639"/>
                                  </a:lnTo>
                                  <a:lnTo>
                                    <a:pt x="948578" y="0"/>
                                  </a:lnTo>
                                  <a:lnTo>
                                    <a:pt x="952194" y="0"/>
                                  </a:lnTo>
                                  <a:lnTo>
                                    <a:pt x="953737" y="639"/>
                                  </a:lnTo>
                                  <a:lnTo>
                                    <a:pt x="956294" y="3196"/>
                                  </a:lnTo>
                                  <a:lnTo>
                                    <a:pt x="956933" y="4740"/>
                                  </a:lnTo>
                                  <a:lnTo>
                                    <a:pt x="956933" y="8356"/>
                                  </a:lnTo>
                                  <a:lnTo>
                                    <a:pt x="956294" y="9900"/>
                                  </a:lnTo>
                                  <a:lnTo>
                                    <a:pt x="953737" y="12457"/>
                                  </a:lnTo>
                                  <a:lnTo>
                                    <a:pt x="95219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978411" y="13096"/>
                                  </a:moveTo>
                                  <a:lnTo>
                                    <a:pt x="974795" y="13096"/>
                                  </a:lnTo>
                                  <a:lnTo>
                                    <a:pt x="973251" y="12457"/>
                                  </a:lnTo>
                                  <a:lnTo>
                                    <a:pt x="970693" y="9900"/>
                                  </a:lnTo>
                                  <a:lnTo>
                                    <a:pt x="970054" y="8356"/>
                                  </a:lnTo>
                                  <a:lnTo>
                                    <a:pt x="970054" y="4740"/>
                                  </a:lnTo>
                                  <a:lnTo>
                                    <a:pt x="970693" y="3196"/>
                                  </a:lnTo>
                                  <a:lnTo>
                                    <a:pt x="973251" y="639"/>
                                  </a:lnTo>
                                  <a:lnTo>
                                    <a:pt x="974795" y="0"/>
                                  </a:lnTo>
                                  <a:lnTo>
                                    <a:pt x="978411" y="0"/>
                                  </a:lnTo>
                                  <a:lnTo>
                                    <a:pt x="979955" y="639"/>
                                  </a:lnTo>
                                  <a:lnTo>
                                    <a:pt x="982512" y="3196"/>
                                  </a:lnTo>
                                  <a:lnTo>
                                    <a:pt x="983151" y="4740"/>
                                  </a:lnTo>
                                  <a:lnTo>
                                    <a:pt x="983151" y="8356"/>
                                  </a:lnTo>
                                  <a:lnTo>
                                    <a:pt x="982512" y="9900"/>
                                  </a:lnTo>
                                  <a:lnTo>
                                    <a:pt x="979955" y="12457"/>
                                  </a:lnTo>
                                  <a:lnTo>
                                    <a:pt x="97841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004629" y="13096"/>
                                  </a:moveTo>
                                  <a:lnTo>
                                    <a:pt x="1001013" y="13096"/>
                                  </a:lnTo>
                                  <a:lnTo>
                                    <a:pt x="999468" y="12457"/>
                                  </a:lnTo>
                                  <a:lnTo>
                                    <a:pt x="996912" y="9900"/>
                                  </a:lnTo>
                                  <a:lnTo>
                                    <a:pt x="996273" y="8356"/>
                                  </a:lnTo>
                                  <a:lnTo>
                                    <a:pt x="996273" y="4740"/>
                                  </a:lnTo>
                                  <a:lnTo>
                                    <a:pt x="996912" y="3196"/>
                                  </a:lnTo>
                                  <a:lnTo>
                                    <a:pt x="999468" y="639"/>
                                  </a:lnTo>
                                  <a:lnTo>
                                    <a:pt x="1001013" y="0"/>
                                  </a:lnTo>
                                  <a:lnTo>
                                    <a:pt x="1004629" y="0"/>
                                  </a:lnTo>
                                  <a:lnTo>
                                    <a:pt x="1006173" y="639"/>
                                  </a:lnTo>
                                  <a:lnTo>
                                    <a:pt x="1008730" y="3196"/>
                                  </a:lnTo>
                                  <a:lnTo>
                                    <a:pt x="1009370" y="4740"/>
                                  </a:lnTo>
                                  <a:lnTo>
                                    <a:pt x="1009370" y="8356"/>
                                  </a:lnTo>
                                  <a:lnTo>
                                    <a:pt x="1008730" y="9900"/>
                                  </a:lnTo>
                                  <a:lnTo>
                                    <a:pt x="1006173" y="12457"/>
                                  </a:lnTo>
                                  <a:lnTo>
                                    <a:pt x="100462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030846" y="13096"/>
                                  </a:moveTo>
                                  <a:lnTo>
                                    <a:pt x="1027230" y="13096"/>
                                  </a:lnTo>
                                  <a:lnTo>
                                    <a:pt x="1025687" y="12457"/>
                                  </a:lnTo>
                                  <a:lnTo>
                                    <a:pt x="1023130" y="9900"/>
                                  </a:lnTo>
                                  <a:lnTo>
                                    <a:pt x="1022490" y="8356"/>
                                  </a:lnTo>
                                  <a:lnTo>
                                    <a:pt x="1022490" y="4740"/>
                                  </a:lnTo>
                                  <a:lnTo>
                                    <a:pt x="1023130" y="3196"/>
                                  </a:lnTo>
                                  <a:lnTo>
                                    <a:pt x="1025687" y="639"/>
                                  </a:lnTo>
                                  <a:lnTo>
                                    <a:pt x="1027230" y="0"/>
                                  </a:lnTo>
                                  <a:lnTo>
                                    <a:pt x="1030846" y="0"/>
                                  </a:lnTo>
                                  <a:lnTo>
                                    <a:pt x="1032390" y="639"/>
                                  </a:lnTo>
                                  <a:lnTo>
                                    <a:pt x="1034948" y="3196"/>
                                  </a:lnTo>
                                  <a:lnTo>
                                    <a:pt x="1035587" y="4740"/>
                                  </a:lnTo>
                                  <a:lnTo>
                                    <a:pt x="1035587" y="8356"/>
                                  </a:lnTo>
                                  <a:lnTo>
                                    <a:pt x="1034948" y="9900"/>
                                  </a:lnTo>
                                  <a:lnTo>
                                    <a:pt x="1032390" y="12457"/>
                                  </a:lnTo>
                                  <a:lnTo>
                                    <a:pt x="103084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057065" y="13096"/>
                                  </a:moveTo>
                                  <a:lnTo>
                                    <a:pt x="1053448" y="13096"/>
                                  </a:lnTo>
                                  <a:lnTo>
                                    <a:pt x="1051905" y="12457"/>
                                  </a:lnTo>
                                  <a:lnTo>
                                    <a:pt x="1049347" y="9900"/>
                                  </a:lnTo>
                                  <a:lnTo>
                                    <a:pt x="1048708" y="8356"/>
                                  </a:lnTo>
                                  <a:lnTo>
                                    <a:pt x="1048708" y="4740"/>
                                  </a:lnTo>
                                  <a:lnTo>
                                    <a:pt x="1049347" y="3196"/>
                                  </a:lnTo>
                                  <a:lnTo>
                                    <a:pt x="1051905" y="639"/>
                                  </a:lnTo>
                                  <a:lnTo>
                                    <a:pt x="1053448" y="0"/>
                                  </a:lnTo>
                                  <a:lnTo>
                                    <a:pt x="1057065" y="0"/>
                                  </a:lnTo>
                                  <a:lnTo>
                                    <a:pt x="1058608" y="639"/>
                                  </a:lnTo>
                                  <a:lnTo>
                                    <a:pt x="1061165" y="3196"/>
                                  </a:lnTo>
                                  <a:lnTo>
                                    <a:pt x="1061805" y="4740"/>
                                  </a:lnTo>
                                  <a:lnTo>
                                    <a:pt x="1061805" y="8356"/>
                                  </a:lnTo>
                                  <a:lnTo>
                                    <a:pt x="1061165" y="9900"/>
                                  </a:lnTo>
                                  <a:lnTo>
                                    <a:pt x="1058608" y="12457"/>
                                  </a:lnTo>
                                  <a:lnTo>
                                    <a:pt x="105706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083283" y="13096"/>
                                  </a:moveTo>
                                  <a:lnTo>
                                    <a:pt x="1079665" y="13096"/>
                                  </a:lnTo>
                                  <a:lnTo>
                                    <a:pt x="1078122" y="12457"/>
                                  </a:lnTo>
                                  <a:lnTo>
                                    <a:pt x="1075565" y="9900"/>
                                  </a:lnTo>
                                  <a:lnTo>
                                    <a:pt x="1074926" y="8356"/>
                                  </a:lnTo>
                                  <a:lnTo>
                                    <a:pt x="1074926" y="4740"/>
                                  </a:lnTo>
                                  <a:lnTo>
                                    <a:pt x="1075565" y="3196"/>
                                  </a:lnTo>
                                  <a:lnTo>
                                    <a:pt x="1078122" y="639"/>
                                  </a:lnTo>
                                  <a:lnTo>
                                    <a:pt x="1079665" y="0"/>
                                  </a:lnTo>
                                  <a:lnTo>
                                    <a:pt x="1083283" y="0"/>
                                  </a:lnTo>
                                  <a:lnTo>
                                    <a:pt x="1084826" y="639"/>
                                  </a:lnTo>
                                  <a:lnTo>
                                    <a:pt x="1087383" y="3196"/>
                                  </a:lnTo>
                                  <a:lnTo>
                                    <a:pt x="1088022" y="4740"/>
                                  </a:lnTo>
                                  <a:lnTo>
                                    <a:pt x="1088022" y="8356"/>
                                  </a:lnTo>
                                  <a:lnTo>
                                    <a:pt x="1087383" y="9900"/>
                                  </a:lnTo>
                                  <a:lnTo>
                                    <a:pt x="1084826" y="12457"/>
                                  </a:lnTo>
                                  <a:lnTo>
                                    <a:pt x="108328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109500" y="13096"/>
                                  </a:moveTo>
                                  <a:lnTo>
                                    <a:pt x="1105883" y="13096"/>
                                  </a:lnTo>
                                  <a:lnTo>
                                    <a:pt x="1104340" y="12457"/>
                                  </a:lnTo>
                                  <a:lnTo>
                                    <a:pt x="1101782" y="9900"/>
                                  </a:lnTo>
                                  <a:lnTo>
                                    <a:pt x="1101143" y="8356"/>
                                  </a:lnTo>
                                  <a:lnTo>
                                    <a:pt x="1101143" y="4740"/>
                                  </a:lnTo>
                                  <a:lnTo>
                                    <a:pt x="1101782" y="3196"/>
                                  </a:lnTo>
                                  <a:lnTo>
                                    <a:pt x="1104340" y="639"/>
                                  </a:lnTo>
                                  <a:lnTo>
                                    <a:pt x="1105883" y="0"/>
                                  </a:lnTo>
                                  <a:lnTo>
                                    <a:pt x="1109500" y="0"/>
                                  </a:lnTo>
                                  <a:lnTo>
                                    <a:pt x="1111043" y="639"/>
                                  </a:lnTo>
                                  <a:lnTo>
                                    <a:pt x="1113601" y="3196"/>
                                  </a:lnTo>
                                  <a:lnTo>
                                    <a:pt x="1114240" y="4740"/>
                                  </a:lnTo>
                                  <a:lnTo>
                                    <a:pt x="1114240" y="8356"/>
                                  </a:lnTo>
                                  <a:lnTo>
                                    <a:pt x="1113601" y="9900"/>
                                  </a:lnTo>
                                  <a:lnTo>
                                    <a:pt x="1111043" y="12457"/>
                                  </a:lnTo>
                                  <a:lnTo>
                                    <a:pt x="110950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135718" y="13096"/>
                                  </a:moveTo>
                                  <a:lnTo>
                                    <a:pt x="1132101" y="13096"/>
                                  </a:lnTo>
                                  <a:lnTo>
                                    <a:pt x="1130558" y="12457"/>
                                  </a:lnTo>
                                  <a:lnTo>
                                    <a:pt x="1128000" y="9900"/>
                                  </a:lnTo>
                                  <a:lnTo>
                                    <a:pt x="1127361" y="8356"/>
                                  </a:lnTo>
                                  <a:lnTo>
                                    <a:pt x="1127361" y="4740"/>
                                  </a:lnTo>
                                  <a:lnTo>
                                    <a:pt x="1128000" y="3196"/>
                                  </a:lnTo>
                                  <a:lnTo>
                                    <a:pt x="1130558" y="639"/>
                                  </a:lnTo>
                                  <a:lnTo>
                                    <a:pt x="1132101" y="0"/>
                                  </a:lnTo>
                                  <a:lnTo>
                                    <a:pt x="1135718" y="0"/>
                                  </a:lnTo>
                                  <a:lnTo>
                                    <a:pt x="1137261" y="639"/>
                                  </a:lnTo>
                                  <a:lnTo>
                                    <a:pt x="1139818" y="3196"/>
                                  </a:lnTo>
                                  <a:lnTo>
                                    <a:pt x="1140458" y="4740"/>
                                  </a:lnTo>
                                  <a:lnTo>
                                    <a:pt x="1140458" y="8356"/>
                                  </a:lnTo>
                                  <a:lnTo>
                                    <a:pt x="1139818" y="9900"/>
                                  </a:lnTo>
                                  <a:lnTo>
                                    <a:pt x="1137261" y="12457"/>
                                  </a:lnTo>
                                  <a:lnTo>
                                    <a:pt x="113571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161935" y="13096"/>
                                  </a:moveTo>
                                  <a:lnTo>
                                    <a:pt x="1158319" y="13096"/>
                                  </a:lnTo>
                                  <a:lnTo>
                                    <a:pt x="1156775" y="12457"/>
                                  </a:lnTo>
                                  <a:lnTo>
                                    <a:pt x="1154218" y="9900"/>
                                  </a:lnTo>
                                  <a:lnTo>
                                    <a:pt x="1153578" y="8356"/>
                                  </a:lnTo>
                                  <a:lnTo>
                                    <a:pt x="1153578" y="4740"/>
                                  </a:lnTo>
                                  <a:lnTo>
                                    <a:pt x="1154218" y="3196"/>
                                  </a:lnTo>
                                  <a:lnTo>
                                    <a:pt x="1156775" y="639"/>
                                  </a:lnTo>
                                  <a:lnTo>
                                    <a:pt x="1158319" y="0"/>
                                  </a:lnTo>
                                  <a:lnTo>
                                    <a:pt x="1161935" y="0"/>
                                  </a:lnTo>
                                  <a:lnTo>
                                    <a:pt x="1163478" y="639"/>
                                  </a:lnTo>
                                  <a:lnTo>
                                    <a:pt x="1166036" y="3196"/>
                                  </a:lnTo>
                                  <a:lnTo>
                                    <a:pt x="1166675" y="4740"/>
                                  </a:lnTo>
                                  <a:lnTo>
                                    <a:pt x="1166675" y="8356"/>
                                  </a:lnTo>
                                  <a:lnTo>
                                    <a:pt x="1166036" y="9900"/>
                                  </a:lnTo>
                                  <a:lnTo>
                                    <a:pt x="1163478" y="12457"/>
                                  </a:lnTo>
                                  <a:lnTo>
                                    <a:pt x="116193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188153" y="13096"/>
                                  </a:moveTo>
                                  <a:lnTo>
                                    <a:pt x="1184537" y="13096"/>
                                  </a:lnTo>
                                  <a:lnTo>
                                    <a:pt x="1182993" y="12457"/>
                                  </a:lnTo>
                                  <a:lnTo>
                                    <a:pt x="1180435" y="9900"/>
                                  </a:lnTo>
                                  <a:lnTo>
                                    <a:pt x="1179796" y="8356"/>
                                  </a:lnTo>
                                  <a:lnTo>
                                    <a:pt x="1179796" y="4740"/>
                                  </a:lnTo>
                                  <a:lnTo>
                                    <a:pt x="1180435" y="3196"/>
                                  </a:lnTo>
                                  <a:lnTo>
                                    <a:pt x="1182993" y="639"/>
                                  </a:lnTo>
                                  <a:lnTo>
                                    <a:pt x="1184537" y="0"/>
                                  </a:lnTo>
                                  <a:lnTo>
                                    <a:pt x="1188153" y="0"/>
                                  </a:lnTo>
                                  <a:lnTo>
                                    <a:pt x="1189696" y="639"/>
                                  </a:lnTo>
                                  <a:lnTo>
                                    <a:pt x="1192256" y="3196"/>
                                  </a:lnTo>
                                  <a:lnTo>
                                    <a:pt x="1192899" y="4740"/>
                                  </a:lnTo>
                                  <a:lnTo>
                                    <a:pt x="1192899" y="8356"/>
                                  </a:lnTo>
                                  <a:lnTo>
                                    <a:pt x="1192256" y="9900"/>
                                  </a:lnTo>
                                  <a:lnTo>
                                    <a:pt x="1189696" y="12457"/>
                                  </a:lnTo>
                                  <a:lnTo>
                                    <a:pt x="118815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214366" y="13096"/>
                                  </a:moveTo>
                                  <a:lnTo>
                                    <a:pt x="1210758" y="13096"/>
                                  </a:lnTo>
                                  <a:lnTo>
                                    <a:pt x="1209210" y="12457"/>
                                  </a:lnTo>
                                  <a:lnTo>
                                    <a:pt x="1206650" y="9900"/>
                                  </a:lnTo>
                                  <a:lnTo>
                                    <a:pt x="1206019" y="8356"/>
                                  </a:lnTo>
                                  <a:lnTo>
                                    <a:pt x="1206019" y="4740"/>
                                  </a:lnTo>
                                  <a:lnTo>
                                    <a:pt x="1206650" y="3196"/>
                                  </a:lnTo>
                                  <a:lnTo>
                                    <a:pt x="1209210" y="639"/>
                                  </a:lnTo>
                                  <a:lnTo>
                                    <a:pt x="1210758" y="0"/>
                                  </a:lnTo>
                                  <a:lnTo>
                                    <a:pt x="1214366" y="0"/>
                                  </a:lnTo>
                                  <a:lnTo>
                                    <a:pt x="1215913" y="639"/>
                                  </a:lnTo>
                                  <a:lnTo>
                                    <a:pt x="1218473" y="3196"/>
                                  </a:lnTo>
                                  <a:lnTo>
                                    <a:pt x="1219116" y="4740"/>
                                  </a:lnTo>
                                  <a:lnTo>
                                    <a:pt x="1219116" y="8356"/>
                                  </a:lnTo>
                                  <a:lnTo>
                                    <a:pt x="1218473" y="9900"/>
                                  </a:lnTo>
                                  <a:lnTo>
                                    <a:pt x="1215913" y="12457"/>
                                  </a:lnTo>
                                  <a:lnTo>
                                    <a:pt x="121436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240583" y="13096"/>
                                  </a:moveTo>
                                  <a:lnTo>
                                    <a:pt x="1236976" y="13096"/>
                                  </a:lnTo>
                                  <a:lnTo>
                                    <a:pt x="1235428" y="12457"/>
                                  </a:lnTo>
                                  <a:lnTo>
                                    <a:pt x="1232868" y="9900"/>
                                  </a:lnTo>
                                  <a:lnTo>
                                    <a:pt x="1232237" y="8356"/>
                                  </a:lnTo>
                                  <a:lnTo>
                                    <a:pt x="1232237" y="4740"/>
                                  </a:lnTo>
                                  <a:lnTo>
                                    <a:pt x="1232868" y="3196"/>
                                  </a:lnTo>
                                  <a:lnTo>
                                    <a:pt x="1235428" y="639"/>
                                  </a:lnTo>
                                  <a:lnTo>
                                    <a:pt x="1236976" y="0"/>
                                  </a:lnTo>
                                  <a:lnTo>
                                    <a:pt x="1240583" y="0"/>
                                  </a:lnTo>
                                  <a:lnTo>
                                    <a:pt x="1242131" y="639"/>
                                  </a:lnTo>
                                  <a:lnTo>
                                    <a:pt x="1244691" y="3196"/>
                                  </a:lnTo>
                                  <a:lnTo>
                                    <a:pt x="1245334" y="4740"/>
                                  </a:lnTo>
                                  <a:lnTo>
                                    <a:pt x="1245334" y="8356"/>
                                  </a:lnTo>
                                  <a:lnTo>
                                    <a:pt x="1244691" y="9900"/>
                                  </a:lnTo>
                                  <a:lnTo>
                                    <a:pt x="1242131" y="12457"/>
                                  </a:lnTo>
                                  <a:lnTo>
                                    <a:pt x="124058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266801" y="13096"/>
                                  </a:moveTo>
                                  <a:lnTo>
                                    <a:pt x="1263193" y="13096"/>
                                  </a:lnTo>
                                  <a:lnTo>
                                    <a:pt x="1261645" y="12457"/>
                                  </a:lnTo>
                                  <a:lnTo>
                                    <a:pt x="1259085" y="9900"/>
                                  </a:lnTo>
                                  <a:lnTo>
                                    <a:pt x="1258454" y="8356"/>
                                  </a:lnTo>
                                  <a:lnTo>
                                    <a:pt x="1258454" y="4740"/>
                                  </a:lnTo>
                                  <a:lnTo>
                                    <a:pt x="1259085" y="3196"/>
                                  </a:lnTo>
                                  <a:lnTo>
                                    <a:pt x="1261645" y="639"/>
                                  </a:lnTo>
                                  <a:lnTo>
                                    <a:pt x="1263193" y="0"/>
                                  </a:lnTo>
                                  <a:lnTo>
                                    <a:pt x="1266801" y="0"/>
                                  </a:lnTo>
                                  <a:lnTo>
                                    <a:pt x="1268349" y="639"/>
                                  </a:lnTo>
                                  <a:lnTo>
                                    <a:pt x="1270908" y="3196"/>
                                  </a:lnTo>
                                  <a:lnTo>
                                    <a:pt x="1271551" y="4740"/>
                                  </a:lnTo>
                                  <a:lnTo>
                                    <a:pt x="1271551" y="8356"/>
                                  </a:lnTo>
                                  <a:lnTo>
                                    <a:pt x="1270908" y="9900"/>
                                  </a:lnTo>
                                  <a:lnTo>
                                    <a:pt x="1268349" y="12457"/>
                                  </a:lnTo>
                                  <a:lnTo>
                                    <a:pt x="126680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293018" y="13096"/>
                                  </a:moveTo>
                                  <a:lnTo>
                                    <a:pt x="1289411" y="13096"/>
                                  </a:lnTo>
                                  <a:lnTo>
                                    <a:pt x="1287863" y="12457"/>
                                  </a:lnTo>
                                  <a:lnTo>
                                    <a:pt x="1285303" y="9900"/>
                                  </a:lnTo>
                                  <a:lnTo>
                                    <a:pt x="1284672" y="8356"/>
                                  </a:lnTo>
                                  <a:lnTo>
                                    <a:pt x="1284672" y="4740"/>
                                  </a:lnTo>
                                  <a:lnTo>
                                    <a:pt x="1285303" y="3196"/>
                                  </a:lnTo>
                                  <a:lnTo>
                                    <a:pt x="1287863" y="639"/>
                                  </a:lnTo>
                                  <a:lnTo>
                                    <a:pt x="1289411" y="0"/>
                                  </a:lnTo>
                                  <a:lnTo>
                                    <a:pt x="1293018" y="0"/>
                                  </a:lnTo>
                                  <a:lnTo>
                                    <a:pt x="1294566" y="639"/>
                                  </a:lnTo>
                                  <a:lnTo>
                                    <a:pt x="1297126" y="3196"/>
                                  </a:lnTo>
                                  <a:lnTo>
                                    <a:pt x="1297769" y="4740"/>
                                  </a:lnTo>
                                  <a:lnTo>
                                    <a:pt x="1297769" y="8356"/>
                                  </a:lnTo>
                                  <a:lnTo>
                                    <a:pt x="1297126" y="9900"/>
                                  </a:lnTo>
                                  <a:lnTo>
                                    <a:pt x="1294566" y="12457"/>
                                  </a:lnTo>
                                  <a:lnTo>
                                    <a:pt x="129301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319236" y="13096"/>
                                  </a:moveTo>
                                  <a:lnTo>
                                    <a:pt x="1315628" y="13096"/>
                                  </a:lnTo>
                                  <a:lnTo>
                                    <a:pt x="1314080" y="12457"/>
                                  </a:lnTo>
                                  <a:lnTo>
                                    <a:pt x="1311521" y="9900"/>
                                  </a:lnTo>
                                  <a:lnTo>
                                    <a:pt x="1310890" y="8356"/>
                                  </a:lnTo>
                                  <a:lnTo>
                                    <a:pt x="1310890" y="4740"/>
                                  </a:lnTo>
                                  <a:lnTo>
                                    <a:pt x="1311521" y="3196"/>
                                  </a:lnTo>
                                  <a:lnTo>
                                    <a:pt x="1314080" y="639"/>
                                  </a:lnTo>
                                  <a:lnTo>
                                    <a:pt x="1315628" y="0"/>
                                  </a:lnTo>
                                  <a:lnTo>
                                    <a:pt x="1319236" y="0"/>
                                  </a:lnTo>
                                  <a:lnTo>
                                    <a:pt x="1320784" y="639"/>
                                  </a:lnTo>
                                  <a:lnTo>
                                    <a:pt x="1323344" y="3196"/>
                                  </a:lnTo>
                                  <a:lnTo>
                                    <a:pt x="1323986" y="4740"/>
                                  </a:lnTo>
                                  <a:lnTo>
                                    <a:pt x="1323986" y="8356"/>
                                  </a:lnTo>
                                  <a:lnTo>
                                    <a:pt x="1323344" y="9900"/>
                                  </a:lnTo>
                                  <a:lnTo>
                                    <a:pt x="1320784" y="12457"/>
                                  </a:lnTo>
                                  <a:lnTo>
                                    <a:pt x="131923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345453" y="13096"/>
                                  </a:moveTo>
                                  <a:lnTo>
                                    <a:pt x="1341846" y="13096"/>
                                  </a:lnTo>
                                  <a:lnTo>
                                    <a:pt x="1340298" y="12457"/>
                                  </a:lnTo>
                                  <a:lnTo>
                                    <a:pt x="1337738" y="9900"/>
                                  </a:lnTo>
                                  <a:lnTo>
                                    <a:pt x="1337107" y="8356"/>
                                  </a:lnTo>
                                  <a:lnTo>
                                    <a:pt x="1337107" y="4740"/>
                                  </a:lnTo>
                                  <a:lnTo>
                                    <a:pt x="1337738" y="3196"/>
                                  </a:lnTo>
                                  <a:lnTo>
                                    <a:pt x="1340298" y="639"/>
                                  </a:lnTo>
                                  <a:lnTo>
                                    <a:pt x="1341846" y="0"/>
                                  </a:lnTo>
                                  <a:lnTo>
                                    <a:pt x="1345453" y="0"/>
                                  </a:lnTo>
                                  <a:lnTo>
                                    <a:pt x="1347001" y="639"/>
                                  </a:lnTo>
                                  <a:lnTo>
                                    <a:pt x="1349561" y="3196"/>
                                  </a:lnTo>
                                  <a:lnTo>
                                    <a:pt x="1350204" y="4740"/>
                                  </a:lnTo>
                                  <a:lnTo>
                                    <a:pt x="1350204" y="8356"/>
                                  </a:lnTo>
                                  <a:lnTo>
                                    <a:pt x="1349561" y="9900"/>
                                  </a:lnTo>
                                  <a:lnTo>
                                    <a:pt x="1347001" y="12457"/>
                                  </a:lnTo>
                                  <a:lnTo>
                                    <a:pt x="134545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371671" y="13096"/>
                                  </a:moveTo>
                                  <a:lnTo>
                                    <a:pt x="1368063" y="13096"/>
                                  </a:lnTo>
                                  <a:lnTo>
                                    <a:pt x="1366516" y="12457"/>
                                  </a:lnTo>
                                  <a:lnTo>
                                    <a:pt x="1363956" y="9900"/>
                                  </a:lnTo>
                                  <a:lnTo>
                                    <a:pt x="1363325" y="8356"/>
                                  </a:lnTo>
                                  <a:lnTo>
                                    <a:pt x="1363325" y="4740"/>
                                  </a:lnTo>
                                  <a:lnTo>
                                    <a:pt x="1363956" y="3196"/>
                                  </a:lnTo>
                                  <a:lnTo>
                                    <a:pt x="1366516" y="639"/>
                                  </a:lnTo>
                                  <a:lnTo>
                                    <a:pt x="1368063" y="0"/>
                                  </a:lnTo>
                                  <a:lnTo>
                                    <a:pt x="1371671" y="0"/>
                                  </a:lnTo>
                                  <a:lnTo>
                                    <a:pt x="1373219" y="639"/>
                                  </a:lnTo>
                                  <a:lnTo>
                                    <a:pt x="1375779" y="3196"/>
                                  </a:lnTo>
                                  <a:lnTo>
                                    <a:pt x="1376422" y="4740"/>
                                  </a:lnTo>
                                  <a:lnTo>
                                    <a:pt x="1376422" y="8356"/>
                                  </a:lnTo>
                                  <a:lnTo>
                                    <a:pt x="1375779" y="9900"/>
                                  </a:lnTo>
                                  <a:lnTo>
                                    <a:pt x="1373219" y="12457"/>
                                  </a:lnTo>
                                  <a:lnTo>
                                    <a:pt x="137167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397900" y="13096"/>
                                  </a:moveTo>
                                  <a:lnTo>
                                    <a:pt x="1394281" y="13096"/>
                                  </a:lnTo>
                                  <a:lnTo>
                                    <a:pt x="1392733" y="12457"/>
                                  </a:lnTo>
                                  <a:lnTo>
                                    <a:pt x="1390173" y="9900"/>
                                  </a:lnTo>
                                  <a:lnTo>
                                    <a:pt x="1389542" y="8356"/>
                                  </a:lnTo>
                                  <a:lnTo>
                                    <a:pt x="1389542" y="4740"/>
                                  </a:lnTo>
                                  <a:lnTo>
                                    <a:pt x="1390173" y="3196"/>
                                  </a:lnTo>
                                  <a:lnTo>
                                    <a:pt x="1392733" y="639"/>
                                  </a:lnTo>
                                  <a:lnTo>
                                    <a:pt x="1394281" y="0"/>
                                  </a:lnTo>
                                  <a:lnTo>
                                    <a:pt x="1397900" y="0"/>
                                  </a:lnTo>
                                  <a:lnTo>
                                    <a:pt x="1399436" y="639"/>
                                  </a:lnTo>
                                  <a:lnTo>
                                    <a:pt x="1401996" y="3196"/>
                                  </a:lnTo>
                                  <a:lnTo>
                                    <a:pt x="1402639" y="4740"/>
                                  </a:lnTo>
                                  <a:lnTo>
                                    <a:pt x="1402639" y="8356"/>
                                  </a:lnTo>
                                  <a:lnTo>
                                    <a:pt x="1401996" y="9900"/>
                                  </a:lnTo>
                                  <a:lnTo>
                                    <a:pt x="1399436" y="12457"/>
                                  </a:lnTo>
                                  <a:lnTo>
                                    <a:pt x="139790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424118" y="13096"/>
                                  </a:moveTo>
                                  <a:lnTo>
                                    <a:pt x="1420499" y="13096"/>
                                  </a:lnTo>
                                  <a:lnTo>
                                    <a:pt x="1418951" y="12457"/>
                                  </a:lnTo>
                                  <a:lnTo>
                                    <a:pt x="1416391" y="9900"/>
                                  </a:lnTo>
                                  <a:lnTo>
                                    <a:pt x="1415760" y="8356"/>
                                  </a:lnTo>
                                  <a:lnTo>
                                    <a:pt x="1415760" y="4740"/>
                                  </a:lnTo>
                                  <a:lnTo>
                                    <a:pt x="1416391" y="3196"/>
                                  </a:lnTo>
                                  <a:lnTo>
                                    <a:pt x="1418951" y="639"/>
                                  </a:lnTo>
                                  <a:lnTo>
                                    <a:pt x="1420499" y="0"/>
                                  </a:lnTo>
                                  <a:lnTo>
                                    <a:pt x="1424118" y="0"/>
                                  </a:lnTo>
                                  <a:lnTo>
                                    <a:pt x="1425654" y="639"/>
                                  </a:lnTo>
                                  <a:lnTo>
                                    <a:pt x="1428214" y="3196"/>
                                  </a:lnTo>
                                  <a:lnTo>
                                    <a:pt x="1428857" y="4740"/>
                                  </a:lnTo>
                                  <a:lnTo>
                                    <a:pt x="1428857" y="8356"/>
                                  </a:lnTo>
                                  <a:lnTo>
                                    <a:pt x="1428214" y="9900"/>
                                  </a:lnTo>
                                  <a:lnTo>
                                    <a:pt x="1425654" y="12457"/>
                                  </a:lnTo>
                                  <a:lnTo>
                                    <a:pt x="142411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450336" y="13096"/>
                                  </a:moveTo>
                                  <a:lnTo>
                                    <a:pt x="1446716" y="13096"/>
                                  </a:lnTo>
                                  <a:lnTo>
                                    <a:pt x="1445168" y="12457"/>
                                  </a:lnTo>
                                  <a:lnTo>
                                    <a:pt x="1442608" y="9900"/>
                                  </a:lnTo>
                                  <a:lnTo>
                                    <a:pt x="1441977" y="8356"/>
                                  </a:lnTo>
                                  <a:lnTo>
                                    <a:pt x="1441977" y="4740"/>
                                  </a:lnTo>
                                  <a:lnTo>
                                    <a:pt x="1442608" y="3196"/>
                                  </a:lnTo>
                                  <a:lnTo>
                                    <a:pt x="1445168" y="639"/>
                                  </a:lnTo>
                                  <a:lnTo>
                                    <a:pt x="1446716" y="0"/>
                                  </a:lnTo>
                                  <a:lnTo>
                                    <a:pt x="1450336" y="0"/>
                                  </a:lnTo>
                                  <a:lnTo>
                                    <a:pt x="1451871" y="639"/>
                                  </a:lnTo>
                                  <a:lnTo>
                                    <a:pt x="1454431" y="3196"/>
                                  </a:lnTo>
                                  <a:lnTo>
                                    <a:pt x="1455074" y="4740"/>
                                  </a:lnTo>
                                  <a:lnTo>
                                    <a:pt x="1455074" y="8356"/>
                                  </a:lnTo>
                                  <a:lnTo>
                                    <a:pt x="1454431" y="9900"/>
                                  </a:lnTo>
                                  <a:lnTo>
                                    <a:pt x="1451871" y="12457"/>
                                  </a:lnTo>
                                  <a:lnTo>
                                    <a:pt x="145033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476553" y="13096"/>
                                  </a:moveTo>
                                  <a:lnTo>
                                    <a:pt x="1472934" y="13096"/>
                                  </a:lnTo>
                                  <a:lnTo>
                                    <a:pt x="1471386" y="12457"/>
                                  </a:lnTo>
                                  <a:lnTo>
                                    <a:pt x="1468826" y="9900"/>
                                  </a:lnTo>
                                  <a:lnTo>
                                    <a:pt x="1468195" y="8356"/>
                                  </a:lnTo>
                                  <a:lnTo>
                                    <a:pt x="1468195" y="4740"/>
                                  </a:lnTo>
                                  <a:lnTo>
                                    <a:pt x="1468826" y="3196"/>
                                  </a:lnTo>
                                  <a:lnTo>
                                    <a:pt x="1471386" y="639"/>
                                  </a:lnTo>
                                  <a:lnTo>
                                    <a:pt x="1472934" y="0"/>
                                  </a:lnTo>
                                  <a:lnTo>
                                    <a:pt x="1476553" y="0"/>
                                  </a:lnTo>
                                  <a:lnTo>
                                    <a:pt x="1478089" y="639"/>
                                  </a:lnTo>
                                  <a:lnTo>
                                    <a:pt x="1480649" y="3196"/>
                                  </a:lnTo>
                                  <a:lnTo>
                                    <a:pt x="1481292" y="4740"/>
                                  </a:lnTo>
                                  <a:lnTo>
                                    <a:pt x="1481292" y="8356"/>
                                  </a:lnTo>
                                  <a:lnTo>
                                    <a:pt x="1480649" y="9900"/>
                                  </a:lnTo>
                                  <a:lnTo>
                                    <a:pt x="1478089" y="12457"/>
                                  </a:lnTo>
                                  <a:lnTo>
                                    <a:pt x="147655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502771" y="13096"/>
                                  </a:moveTo>
                                  <a:lnTo>
                                    <a:pt x="1499151" y="13096"/>
                                  </a:lnTo>
                                  <a:lnTo>
                                    <a:pt x="1497603" y="12457"/>
                                  </a:lnTo>
                                  <a:lnTo>
                                    <a:pt x="1495044" y="9900"/>
                                  </a:lnTo>
                                  <a:lnTo>
                                    <a:pt x="1494413" y="8356"/>
                                  </a:lnTo>
                                  <a:lnTo>
                                    <a:pt x="1494413" y="4740"/>
                                  </a:lnTo>
                                  <a:lnTo>
                                    <a:pt x="1495044" y="3196"/>
                                  </a:lnTo>
                                  <a:lnTo>
                                    <a:pt x="1497603" y="639"/>
                                  </a:lnTo>
                                  <a:lnTo>
                                    <a:pt x="1499151" y="0"/>
                                  </a:lnTo>
                                  <a:lnTo>
                                    <a:pt x="1502771" y="0"/>
                                  </a:lnTo>
                                  <a:lnTo>
                                    <a:pt x="1504307" y="639"/>
                                  </a:lnTo>
                                  <a:lnTo>
                                    <a:pt x="1506866" y="3196"/>
                                  </a:lnTo>
                                  <a:lnTo>
                                    <a:pt x="1507509" y="4740"/>
                                  </a:lnTo>
                                  <a:lnTo>
                                    <a:pt x="1507509" y="8356"/>
                                  </a:lnTo>
                                  <a:lnTo>
                                    <a:pt x="1506866" y="9900"/>
                                  </a:lnTo>
                                  <a:lnTo>
                                    <a:pt x="1504307" y="12457"/>
                                  </a:lnTo>
                                  <a:lnTo>
                                    <a:pt x="150277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528988" y="13096"/>
                                  </a:moveTo>
                                  <a:lnTo>
                                    <a:pt x="1525369" y="13096"/>
                                  </a:lnTo>
                                  <a:lnTo>
                                    <a:pt x="1523821" y="12457"/>
                                  </a:lnTo>
                                  <a:lnTo>
                                    <a:pt x="1521261" y="9900"/>
                                  </a:lnTo>
                                  <a:lnTo>
                                    <a:pt x="1520630" y="8356"/>
                                  </a:lnTo>
                                  <a:lnTo>
                                    <a:pt x="1520630" y="4740"/>
                                  </a:lnTo>
                                  <a:lnTo>
                                    <a:pt x="1521261" y="3196"/>
                                  </a:lnTo>
                                  <a:lnTo>
                                    <a:pt x="1523821" y="639"/>
                                  </a:lnTo>
                                  <a:lnTo>
                                    <a:pt x="1525369" y="0"/>
                                  </a:lnTo>
                                  <a:lnTo>
                                    <a:pt x="1528988" y="0"/>
                                  </a:lnTo>
                                  <a:lnTo>
                                    <a:pt x="1530524" y="639"/>
                                  </a:lnTo>
                                  <a:lnTo>
                                    <a:pt x="1533084" y="3196"/>
                                  </a:lnTo>
                                  <a:lnTo>
                                    <a:pt x="1533727" y="4740"/>
                                  </a:lnTo>
                                  <a:lnTo>
                                    <a:pt x="1533727" y="8356"/>
                                  </a:lnTo>
                                  <a:lnTo>
                                    <a:pt x="1533084" y="9900"/>
                                  </a:lnTo>
                                  <a:lnTo>
                                    <a:pt x="1530524" y="12457"/>
                                  </a:lnTo>
                                  <a:lnTo>
                                    <a:pt x="152898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555206" y="13096"/>
                                  </a:moveTo>
                                  <a:lnTo>
                                    <a:pt x="1551586" y="13096"/>
                                  </a:lnTo>
                                  <a:lnTo>
                                    <a:pt x="1550039" y="12457"/>
                                  </a:lnTo>
                                  <a:lnTo>
                                    <a:pt x="1547479" y="9900"/>
                                  </a:lnTo>
                                  <a:lnTo>
                                    <a:pt x="1546848" y="8356"/>
                                  </a:lnTo>
                                  <a:lnTo>
                                    <a:pt x="1546848" y="4740"/>
                                  </a:lnTo>
                                  <a:lnTo>
                                    <a:pt x="1547479" y="3196"/>
                                  </a:lnTo>
                                  <a:lnTo>
                                    <a:pt x="1550039" y="639"/>
                                  </a:lnTo>
                                  <a:lnTo>
                                    <a:pt x="1551586" y="0"/>
                                  </a:lnTo>
                                  <a:lnTo>
                                    <a:pt x="1555206" y="0"/>
                                  </a:lnTo>
                                  <a:lnTo>
                                    <a:pt x="1556742" y="639"/>
                                  </a:lnTo>
                                  <a:lnTo>
                                    <a:pt x="1559302" y="3196"/>
                                  </a:lnTo>
                                  <a:lnTo>
                                    <a:pt x="1559945" y="4740"/>
                                  </a:lnTo>
                                  <a:lnTo>
                                    <a:pt x="1559945" y="8356"/>
                                  </a:lnTo>
                                  <a:lnTo>
                                    <a:pt x="1559302" y="9900"/>
                                  </a:lnTo>
                                  <a:lnTo>
                                    <a:pt x="1556742" y="12457"/>
                                  </a:lnTo>
                                  <a:lnTo>
                                    <a:pt x="155520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581423" y="13096"/>
                                  </a:moveTo>
                                  <a:lnTo>
                                    <a:pt x="1577804" y="13096"/>
                                  </a:lnTo>
                                  <a:lnTo>
                                    <a:pt x="1576256" y="12457"/>
                                  </a:lnTo>
                                  <a:lnTo>
                                    <a:pt x="1573696" y="9900"/>
                                  </a:lnTo>
                                  <a:lnTo>
                                    <a:pt x="1573065" y="8356"/>
                                  </a:lnTo>
                                  <a:lnTo>
                                    <a:pt x="1573065" y="4740"/>
                                  </a:lnTo>
                                  <a:lnTo>
                                    <a:pt x="1573696" y="3196"/>
                                  </a:lnTo>
                                  <a:lnTo>
                                    <a:pt x="1576256" y="639"/>
                                  </a:lnTo>
                                  <a:lnTo>
                                    <a:pt x="1577804" y="0"/>
                                  </a:lnTo>
                                  <a:lnTo>
                                    <a:pt x="1581423" y="0"/>
                                  </a:lnTo>
                                  <a:lnTo>
                                    <a:pt x="1582959" y="639"/>
                                  </a:lnTo>
                                  <a:lnTo>
                                    <a:pt x="1585519" y="3196"/>
                                  </a:lnTo>
                                  <a:lnTo>
                                    <a:pt x="1586162" y="4740"/>
                                  </a:lnTo>
                                  <a:lnTo>
                                    <a:pt x="1586162" y="8356"/>
                                  </a:lnTo>
                                  <a:lnTo>
                                    <a:pt x="1585519" y="9900"/>
                                  </a:lnTo>
                                  <a:lnTo>
                                    <a:pt x="1582959" y="12457"/>
                                  </a:lnTo>
                                  <a:lnTo>
                                    <a:pt x="158142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607641" y="13096"/>
                                  </a:moveTo>
                                  <a:lnTo>
                                    <a:pt x="1604021" y="13096"/>
                                  </a:lnTo>
                                  <a:lnTo>
                                    <a:pt x="1602474" y="12457"/>
                                  </a:lnTo>
                                  <a:lnTo>
                                    <a:pt x="1599914" y="9900"/>
                                  </a:lnTo>
                                  <a:lnTo>
                                    <a:pt x="1599283" y="8356"/>
                                  </a:lnTo>
                                  <a:lnTo>
                                    <a:pt x="1599283" y="4740"/>
                                  </a:lnTo>
                                  <a:lnTo>
                                    <a:pt x="1599914" y="3196"/>
                                  </a:lnTo>
                                  <a:lnTo>
                                    <a:pt x="1602474" y="639"/>
                                  </a:lnTo>
                                  <a:lnTo>
                                    <a:pt x="1604021" y="0"/>
                                  </a:lnTo>
                                  <a:lnTo>
                                    <a:pt x="1607641" y="0"/>
                                  </a:lnTo>
                                  <a:lnTo>
                                    <a:pt x="1609177" y="639"/>
                                  </a:lnTo>
                                  <a:lnTo>
                                    <a:pt x="1611737" y="3196"/>
                                  </a:lnTo>
                                  <a:lnTo>
                                    <a:pt x="1612380" y="4740"/>
                                  </a:lnTo>
                                  <a:lnTo>
                                    <a:pt x="1612380" y="8356"/>
                                  </a:lnTo>
                                  <a:lnTo>
                                    <a:pt x="1611737" y="9900"/>
                                  </a:lnTo>
                                  <a:lnTo>
                                    <a:pt x="1609177" y="12457"/>
                                  </a:lnTo>
                                  <a:lnTo>
                                    <a:pt x="160764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633859" y="13096"/>
                                  </a:moveTo>
                                  <a:lnTo>
                                    <a:pt x="1630239" y="13096"/>
                                  </a:lnTo>
                                  <a:lnTo>
                                    <a:pt x="1628691" y="12457"/>
                                  </a:lnTo>
                                  <a:lnTo>
                                    <a:pt x="1626131" y="9900"/>
                                  </a:lnTo>
                                  <a:lnTo>
                                    <a:pt x="1625500" y="8356"/>
                                  </a:lnTo>
                                  <a:lnTo>
                                    <a:pt x="1625500" y="4740"/>
                                  </a:lnTo>
                                  <a:lnTo>
                                    <a:pt x="1626131" y="3196"/>
                                  </a:lnTo>
                                  <a:lnTo>
                                    <a:pt x="1628691" y="639"/>
                                  </a:lnTo>
                                  <a:lnTo>
                                    <a:pt x="1630239" y="0"/>
                                  </a:lnTo>
                                  <a:lnTo>
                                    <a:pt x="1633859" y="0"/>
                                  </a:lnTo>
                                  <a:lnTo>
                                    <a:pt x="1635394" y="639"/>
                                  </a:lnTo>
                                  <a:lnTo>
                                    <a:pt x="1637954" y="3196"/>
                                  </a:lnTo>
                                  <a:lnTo>
                                    <a:pt x="1638597" y="4740"/>
                                  </a:lnTo>
                                  <a:lnTo>
                                    <a:pt x="1638597" y="8356"/>
                                  </a:lnTo>
                                  <a:lnTo>
                                    <a:pt x="1637954" y="9900"/>
                                  </a:lnTo>
                                  <a:lnTo>
                                    <a:pt x="1635394" y="12457"/>
                                  </a:lnTo>
                                  <a:lnTo>
                                    <a:pt x="163385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660076" y="13096"/>
                                  </a:moveTo>
                                  <a:lnTo>
                                    <a:pt x="1656457" y="13096"/>
                                  </a:lnTo>
                                  <a:lnTo>
                                    <a:pt x="1654909" y="12457"/>
                                  </a:lnTo>
                                  <a:lnTo>
                                    <a:pt x="1652349" y="9900"/>
                                  </a:lnTo>
                                  <a:lnTo>
                                    <a:pt x="1651718" y="8356"/>
                                  </a:lnTo>
                                  <a:lnTo>
                                    <a:pt x="1651718" y="4740"/>
                                  </a:lnTo>
                                  <a:lnTo>
                                    <a:pt x="1652349" y="3196"/>
                                  </a:lnTo>
                                  <a:lnTo>
                                    <a:pt x="1654909" y="639"/>
                                  </a:lnTo>
                                  <a:lnTo>
                                    <a:pt x="1656457" y="0"/>
                                  </a:lnTo>
                                  <a:lnTo>
                                    <a:pt x="1660076" y="0"/>
                                  </a:lnTo>
                                  <a:lnTo>
                                    <a:pt x="1661612" y="639"/>
                                  </a:lnTo>
                                  <a:lnTo>
                                    <a:pt x="1664172" y="3196"/>
                                  </a:lnTo>
                                  <a:lnTo>
                                    <a:pt x="1664815" y="4740"/>
                                  </a:lnTo>
                                  <a:lnTo>
                                    <a:pt x="1664815" y="8356"/>
                                  </a:lnTo>
                                  <a:lnTo>
                                    <a:pt x="1664172" y="9900"/>
                                  </a:lnTo>
                                  <a:lnTo>
                                    <a:pt x="1661612" y="12457"/>
                                  </a:lnTo>
                                  <a:lnTo>
                                    <a:pt x="166007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686294" y="13096"/>
                                  </a:moveTo>
                                  <a:lnTo>
                                    <a:pt x="1682674" y="13096"/>
                                  </a:lnTo>
                                  <a:lnTo>
                                    <a:pt x="1681126" y="12457"/>
                                  </a:lnTo>
                                  <a:lnTo>
                                    <a:pt x="1678566" y="9900"/>
                                  </a:lnTo>
                                  <a:lnTo>
                                    <a:pt x="1677935" y="8356"/>
                                  </a:lnTo>
                                  <a:lnTo>
                                    <a:pt x="1677935" y="4740"/>
                                  </a:lnTo>
                                  <a:lnTo>
                                    <a:pt x="1678566" y="3196"/>
                                  </a:lnTo>
                                  <a:lnTo>
                                    <a:pt x="1681126" y="639"/>
                                  </a:lnTo>
                                  <a:lnTo>
                                    <a:pt x="1682674" y="0"/>
                                  </a:lnTo>
                                  <a:lnTo>
                                    <a:pt x="1686294" y="0"/>
                                  </a:lnTo>
                                  <a:lnTo>
                                    <a:pt x="1687830" y="639"/>
                                  </a:lnTo>
                                  <a:lnTo>
                                    <a:pt x="1690389" y="3196"/>
                                  </a:lnTo>
                                  <a:lnTo>
                                    <a:pt x="1691032" y="4740"/>
                                  </a:lnTo>
                                  <a:lnTo>
                                    <a:pt x="1691032" y="8356"/>
                                  </a:lnTo>
                                  <a:lnTo>
                                    <a:pt x="1690389" y="9900"/>
                                  </a:lnTo>
                                  <a:lnTo>
                                    <a:pt x="1687830" y="12457"/>
                                  </a:lnTo>
                                  <a:lnTo>
                                    <a:pt x="168629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712511" y="13096"/>
                                  </a:moveTo>
                                  <a:lnTo>
                                    <a:pt x="1708892" y="13096"/>
                                  </a:lnTo>
                                  <a:lnTo>
                                    <a:pt x="1707344" y="12457"/>
                                  </a:lnTo>
                                  <a:lnTo>
                                    <a:pt x="1704784" y="9900"/>
                                  </a:lnTo>
                                  <a:lnTo>
                                    <a:pt x="1704153" y="8356"/>
                                  </a:lnTo>
                                  <a:lnTo>
                                    <a:pt x="1704153" y="4740"/>
                                  </a:lnTo>
                                  <a:lnTo>
                                    <a:pt x="1704784" y="3196"/>
                                  </a:lnTo>
                                  <a:lnTo>
                                    <a:pt x="1707344" y="639"/>
                                  </a:lnTo>
                                  <a:lnTo>
                                    <a:pt x="1708892" y="0"/>
                                  </a:lnTo>
                                  <a:lnTo>
                                    <a:pt x="1712511" y="0"/>
                                  </a:lnTo>
                                  <a:lnTo>
                                    <a:pt x="1714047" y="639"/>
                                  </a:lnTo>
                                  <a:lnTo>
                                    <a:pt x="1716607" y="3196"/>
                                  </a:lnTo>
                                  <a:lnTo>
                                    <a:pt x="1717250" y="4740"/>
                                  </a:lnTo>
                                  <a:lnTo>
                                    <a:pt x="1717250" y="8356"/>
                                  </a:lnTo>
                                  <a:lnTo>
                                    <a:pt x="1716607" y="9900"/>
                                  </a:lnTo>
                                  <a:lnTo>
                                    <a:pt x="1714047" y="12457"/>
                                  </a:lnTo>
                                  <a:lnTo>
                                    <a:pt x="171251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738729" y="13096"/>
                                  </a:moveTo>
                                  <a:lnTo>
                                    <a:pt x="1735109" y="13096"/>
                                  </a:lnTo>
                                  <a:lnTo>
                                    <a:pt x="1733561" y="12457"/>
                                  </a:lnTo>
                                  <a:lnTo>
                                    <a:pt x="1731002" y="9900"/>
                                  </a:lnTo>
                                  <a:lnTo>
                                    <a:pt x="1730371" y="8356"/>
                                  </a:lnTo>
                                  <a:lnTo>
                                    <a:pt x="1730371" y="4740"/>
                                  </a:lnTo>
                                  <a:lnTo>
                                    <a:pt x="1731002" y="3196"/>
                                  </a:lnTo>
                                  <a:lnTo>
                                    <a:pt x="1733561" y="639"/>
                                  </a:lnTo>
                                  <a:lnTo>
                                    <a:pt x="1735109" y="0"/>
                                  </a:lnTo>
                                  <a:lnTo>
                                    <a:pt x="1738729" y="0"/>
                                  </a:lnTo>
                                  <a:lnTo>
                                    <a:pt x="1740265" y="639"/>
                                  </a:lnTo>
                                  <a:lnTo>
                                    <a:pt x="1742825" y="3196"/>
                                  </a:lnTo>
                                  <a:lnTo>
                                    <a:pt x="1743467" y="4740"/>
                                  </a:lnTo>
                                  <a:lnTo>
                                    <a:pt x="1743467" y="8356"/>
                                  </a:lnTo>
                                  <a:lnTo>
                                    <a:pt x="1742825" y="9900"/>
                                  </a:lnTo>
                                  <a:lnTo>
                                    <a:pt x="1740265" y="12457"/>
                                  </a:lnTo>
                                  <a:lnTo>
                                    <a:pt x="173872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764946" y="13096"/>
                                  </a:moveTo>
                                  <a:lnTo>
                                    <a:pt x="1761327" y="13096"/>
                                  </a:lnTo>
                                  <a:lnTo>
                                    <a:pt x="1759779" y="12457"/>
                                  </a:lnTo>
                                  <a:lnTo>
                                    <a:pt x="1757219" y="9900"/>
                                  </a:lnTo>
                                  <a:lnTo>
                                    <a:pt x="1756588" y="8356"/>
                                  </a:lnTo>
                                  <a:lnTo>
                                    <a:pt x="1756588" y="4740"/>
                                  </a:lnTo>
                                  <a:lnTo>
                                    <a:pt x="1757219" y="3196"/>
                                  </a:lnTo>
                                  <a:lnTo>
                                    <a:pt x="1759779" y="639"/>
                                  </a:lnTo>
                                  <a:lnTo>
                                    <a:pt x="1761327" y="0"/>
                                  </a:lnTo>
                                  <a:lnTo>
                                    <a:pt x="1764946" y="0"/>
                                  </a:lnTo>
                                  <a:lnTo>
                                    <a:pt x="1766482" y="639"/>
                                  </a:lnTo>
                                  <a:lnTo>
                                    <a:pt x="1769042" y="3196"/>
                                  </a:lnTo>
                                  <a:lnTo>
                                    <a:pt x="1769685" y="4740"/>
                                  </a:lnTo>
                                  <a:lnTo>
                                    <a:pt x="1769685" y="8356"/>
                                  </a:lnTo>
                                  <a:lnTo>
                                    <a:pt x="1769042" y="9900"/>
                                  </a:lnTo>
                                  <a:lnTo>
                                    <a:pt x="1766482" y="12457"/>
                                  </a:lnTo>
                                  <a:lnTo>
                                    <a:pt x="176494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791164" y="13096"/>
                                  </a:moveTo>
                                  <a:lnTo>
                                    <a:pt x="1787544" y="13096"/>
                                  </a:lnTo>
                                  <a:lnTo>
                                    <a:pt x="1785997" y="12457"/>
                                  </a:lnTo>
                                  <a:lnTo>
                                    <a:pt x="1783449" y="9900"/>
                                  </a:lnTo>
                                  <a:lnTo>
                                    <a:pt x="1782806" y="8356"/>
                                  </a:lnTo>
                                  <a:lnTo>
                                    <a:pt x="1782806" y="4740"/>
                                  </a:lnTo>
                                  <a:lnTo>
                                    <a:pt x="1783449" y="3196"/>
                                  </a:lnTo>
                                  <a:lnTo>
                                    <a:pt x="1785997" y="639"/>
                                  </a:lnTo>
                                  <a:lnTo>
                                    <a:pt x="1787544" y="0"/>
                                  </a:lnTo>
                                  <a:lnTo>
                                    <a:pt x="1791164" y="0"/>
                                  </a:lnTo>
                                  <a:lnTo>
                                    <a:pt x="1792700" y="639"/>
                                  </a:lnTo>
                                  <a:lnTo>
                                    <a:pt x="1795260" y="3196"/>
                                  </a:lnTo>
                                  <a:lnTo>
                                    <a:pt x="1795903" y="4740"/>
                                  </a:lnTo>
                                  <a:lnTo>
                                    <a:pt x="1795903" y="8356"/>
                                  </a:lnTo>
                                  <a:lnTo>
                                    <a:pt x="1795260" y="9900"/>
                                  </a:lnTo>
                                  <a:lnTo>
                                    <a:pt x="1792700" y="12457"/>
                                  </a:lnTo>
                                  <a:lnTo>
                                    <a:pt x="179116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817381" y="13096"/>
                                  </a:moveTo>
                                  <a:lnTo>
                                    <a:pt x="1813762" y="13096"/>
                                  </a:lnTo>
                                  <a:lnTo>
                                    <a:pt x="1812214" y="12457"/>
                                  </a:lnTo>
                                  <a:lnTo>
                                    <a:pt x="1809666" y="9900"/>
                                  </a:lnTo>
                                  <a:lnTo>
                                    <a:pt x="1809023" y="8356"/>
                                  </a:lnTo>
                                  <a:lnTo>
                                    <a:pt x="1809023" y="4740"/>
                                  </a:lnTo>
                                  <a:lnTo>
                                    <a:pt x="1809666" y="3196"/>
                                  </a:lnTo>
                                  <a:lnTo>
                                    <a:pt x="1812214" y="639"/>
                                  </a:lnTo>
                                  <a:lnTo>
                                    <a:pt x="1813762" y="0"/>
                                  </a:lnTo>
                                  <a:lnTo>
                                    <a:pt x="1817381" y="0"/>
                                  </a:lnTo>
                                  <a:lnTo>
                                    <a:pt x="1818917" y="639"/>
                                  </a:lnTo>
                                  <a:lnTo>
                                    <a:pt x="1821477" y="3196"/>
                                  </a:lnTo>
                                  <a:lnTo>
                                    <a:pt x="1822120" y="4740"/>
                                  </a:lnTo>
                                  <a:lnTo>
                                    <a:pt x="1822120" y="8356"/>
                                  </a:lnTo>
                                  <a:lnTo>
                                    <a:pt x="1821477" y="9900"/>
                                  </a:lnTo>
                                  <a:lnTo>
                                    <a:pt x="1818917" y="12457"/>
                                  </a:lnTo>
                                  <a:lnTo>
                                    <a:pt x="181738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843599" y="13096"/>
                                  </a:moveTo>
                                  <a:lnTo>
                                    <a:pt x="1839980" y="13096"/>
                                  </a:lnTo>
                                  <a:lnTo>
                                    <a:pt x="1838432" y="12457"/>
                                  </a:lnTo>
                                  <a:lnTo>
                                    <a:pt x="1835884" y="9900"/>
                                  </a:lnTo>
                                  <a:lnTo>
                                    <a:pt x="1835241" y="8356"/>
                                  </a:lnTo>
                                  <a:lnTo>
                                    <a:pt x="1835241" y="4740"/>
                                  </a:lnTo>
                                  <a:lnTo>
                                    <a:pt x="1835884" y="3196"/>
                                  </a:lnTo>
                                  <a:lnTo>
                                    <a:pt x="1838432" y="639"/>
                                  </a:lnTo>
                                  <a:lnTo>
                                    <a:pt x="1839980" y="0"/>
                                  </a:lnTo>
                                  <a:lnTo>
                                    <a:pt x="1843599" y="0"/>
                                  </a:lnTo>
                                  <a:lnTo>
                                    <a:pt x="1845135" y="639"/>
                                  </a:lnTo>
                                  <a:lnTo>
                                    <a:pt x="1847695" y="3196"/>
                                  </a:lnTo>
                                  <a:lnTo>
                                    <a:pt x="1848338" y="4740"/>
                                  </a:lnTo>
                                  <a:lnTo>
                                    <a:pt x="1848338" y="8356"/>
                                  </a:lnTo>
                                  <a:lnTo>
                                    <a:pt x="1847695" y="9900"/>
                                  </a:lnTo>
                                  <a:lnTo>
                                    <a:pt x="1845135" y="12457"/>
                                  </a:lnTo>
                                  <a:lnTo>
                                    <a:pt x="184359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869817" y="13096"/>
                                  </a:moveTo>
                                  <a:lnTo>
                                    <a:pt x="1866197" y="13096"/>
                                  </a:lnTo>
                                  <a:lnTo>
                                    <a:pt x="1864649" y="12457"/>
                                  </a:lnTo>
                                  <a:lnTo>
                                    <a:pt x="1862101" y="9900"/>
                                  </a:lnTo>
                                  <a:lnTo>
                                    <a:pt x="1861458" y="8356"/>
                                  </a:lnTo>
                                  <a:lnTo>
                                    <a:pt x="1861458" y="4740"/>
                                  </a:lnTo>
                                  <a:lnTo>
                                    <a:pt x="1862101" y="3196"/>
                                  </a:lnTo>
                                  <a:lnTo>
                                    <a:pt x="1864649" y="639"/>
                                  </a:lnTo>
                                  <a:lnTo>
                                    <a:pt x="1866197" y="0"/>
                                  </a:lnTo>
                                  <a:lnTo>
                                    <a:pt x="1869817" y="0"/>
                                  </a:lnTo>
                                  <a:lnTo>
                                    <a:pt x="1871352" y="639"/>
                                  </a:lnTo>
                                  <a:lnTo>
                                    <a:pt x="1873912" y="3196"/>
                                  </a:lnTo>
                                  <a:lnTo>
                                    <a:pt x="1874555" y="4740"/>
                                  </a:lnTo>
                                  <a:lnTo>
                                    <a:pt x="1874555" y="8356"/>
                                  </a:lnTo>
                                  <a:lnTo>
                                    <a:pt x="1873912" y="9900"/>
                                  </a:lnTo>
                                  <a:lnTo>
                                    <a:pt x="1871352" y="12457"/>
                                  </a:lnTo>
                                  <a:lnTo>
                                    <a:pt x="186981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896034" y="13096"/>
                                  </a:moveTo>
                                  <a:lnTo>
                                    <a:pt x="1892415" y="13096"/>
                                  </a:lnTo>
                                  <a:lnTo>
                                    <a:pt x="1890867" y="12457"/>
                                  </a:lnTo>
                                  <a:lnTo>
                                    <a:pt x="1888319" y="9900"/>
                                  </a:lnTo>
                                  <a:lnTo>
                                    <a:pt x="1887676" y="8356"/>
                                  </a:lnTo>
                                  <a:lnTo>
                                    <a:pt x="1887676" y="4740"/>
                                  </a:lnTo>
                                  <a:lnTo>
                                    <a:pt x="1888319" y="3196"/>
                                  </a:lnTo>
                                  <a:lnTo>
                                    <a:pt x="1890867" y="639"/>
                                  </a:lnTo>
                                  <a:lnTo>
                                    <a:pt x="1892415" y="0"/>
                                  </a:lnTo>
                                  <a:lnTo>
                                    <a:pt x="1896034" y="0"/>
                                  </a:lnTo>
                                  <a:lnTo>
                                    <a:pt x="1897570" y="639"/>
                                  </a:lnTo>
                                  <a:lnTo>
                                    <a:pt x="1900130" y="3196"/>
                                  </a:lnTo>
                                  <a:lnTo>
                                    <a:pt x="1900773" y="4740"/>
                                  </a:lnTo>
                                  <a:lnTo>
                                    <a:pt x="1900773" y="8356"/>
                                  </a:lnTo>
                                  <a:lnTo>
                                    <a:pt x="1900130" y="9900"/>
                                  </a:lnTo>
                                  <a:lnTo>
                                    <a:pt x="1897570" y="12457"/>
                                  </a:lnTo>
                                  <a:lnTo>
                                    <a:pt x="189603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922252" y="13096"/>
                                  </a:moveTo>
                                  <a:lnTo>
                                    <a:pt x="1918632" y="13096"/>
                                  </a:lnTo>
                                  <a:lnTo>
                                    <a:pt x="1917084" y="12457"/>
                                  </a:lnTo>
                                  <a:lnTo>
                                    <a:pt x="1914536" y="9900"/>
                                  </a:lnTo>
                                  <a:lnTo>
                                    <a:pt x="1913894" y="8356"/>
                                  </a:lnTo>
                                  <a:lnTo>
                                    <a:pt x="1913894" y="4740"/>
                                  </a:lnTo>
                                  <a:lnTo>
                                    <a:pt x="1914536" y="3196"/>
                                  </a:lnTo>
                                  <a:lnTo>
                                    <a:pt x="1917084" y="639"/>
                                  </a:lnTo>
                                  <a:lnTo>
                                    <a:pt x="1918632" y="0"/>
                                  </a:lnTo>
                                  <a:lnTo>
                                    <a:pt x="1922252" y="0"/>
                                  </a:lnTo>
                                  <a:lnTo>
                                    <a:pt x="1923788" y="639"/>
                                  </a:lnTo>
                                  <a:lnTo>
                                    <a:pt x="1926347" y="3196"/>
                                  </a:lnTo>
                                  <a:lnTo>
                                    <a:pt x="1926990" y="4740"/>
                                  </a:lnTo>
                                  <a:lnTo>
                                    <a:pt x="1926990" y="8356"/>
                                  </a:lnTo>
                                  <a:lnTo>
                                    <a:pt x="1926347" y="9900"/>
                                  </a:lnTo>
                                  <a:lnTo>
                                    <a:pt x="1923788" y="12457"/>
                                  </a:lnTo>
                                  <a:lnTo>
                                    <a:pt x="192225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948469" y="13096"/>
                                  </a:moveTo>
                                  <a:lnTo>
                                    <a:pt x="1944850" y="13096"/>
                                  </a:lnTo>
                                  <a:lnTo>
                                    <a:pt x="1943302" y="12457"/>
                                  </a:lnTo>
                                  <a:lnTo>
                                    <a:pt x="1940754" y="9900"/>
                                  </a:lnTo>
                                  <a:lnTo>
                                    <a:pt x="1940111" y="8356"/>
                                  </a:lnTo>
                                  <a:lnTo>
                                    <a:pt x="1940111" y="4740"/>
                                  </a:lnTo>
                                  <a:lnTo>
                                    <a:pt x="1940754" y="3196"/>
                                  </a:lnTo>
                                  <a:lnTo>
                                    <a:pt x="1943302" y="639"/>
                                  </a:lnTo>
                                  <a:lnTo>
                                    <a:pt x="1944850" y="0"/>
                                  </a:lnTo>
                                  <a:lnTo>
                                    <a:pt x="1948469" y="0"/>
                                  </a:lnTo>
                                  <a:lnTo>
                                    <a:pt x="1950005" y="639"/>
                                  </a:lnTo>
                                  <a:lnTo>
                                    <a:pt x="1952565" y="3196"/>
                                  </a:lnTo>
                                  <a:lnTo>
                                    <a:pt x="1953208" y="4740"/>
                                  </a:lnTo>
                                  <a:lnTo>
                                    <a:pt x="1953208" y="8356"/>
                                  </a:lnTo>
                                  <a:lnTo>
                                    <a:pt x="1952565" y="9900"/>
                                  </a:lnTo>
                                  <a:lnTo>
                                    <a:pt x="1950005" y="12457"/>
                                  </a:lnTo>
                                  <a:lnTo>
                                    <a:pt x="194846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1974687" y="13096"/>
                                  </a:moveTo>
                                  <a:lnTo>
                                    <a:pt x="1971067" y="13096"/>
                                  </a:lnTo>
                                  <a:lnTo>
                                    <a:pt x="1969520" y="12457"/>
                                  </a:lnTo>
                                  <a:lnTo>
                                    <a:pt x="1966972" y="9900"/>
                                  </a:lnTo>
                                  <a:lnTo>
                                    <a:pt x="1966329" y="8356"/>
                                  </a:lnTo>
                                  <a:lnTo>
                                    <a:pt x="1966329" y="4740"/>
                                  </a:lnTo>
                                  <a:lnTo>
                                    <a:pt x="1966972" y="3196"/>
                                  </a:lnTo>
                                  <a:lnTo>
                                    <a:pt x="1969520" y="639"/>
                                  </a:lnTo>
                                  <a:lnTo>
                                    <a:pt x="1971067" y="0"/>
                                  </a:lnTo>
                                  <a:lnTo>
                                    <a:pt x="1974687" y="0"/>
                                  </a:lnTo>
                                  <a:lnTo>
                                    <a:pt x="1976223" y="639"/>
                                  </a:lnTo>
                                  <a:lnTo>
                                    <a:pt x="1978783" y="3196"/>
                                  </a:lnTo>
                                  <a:lnTo>
                                    <a:pt x="1979426" y="4740"/>
                                  </a:lnTo>
                                  <a:lnTo>
                                    <a:pt x="1979426" y="8356"/>
                                  </a:lnTo>
                                  <a:lnTo>
                                    <a:pt x="1978783" y="9900"/>
                                  </a:lnTo>
                                  <a:lnTo>
                                    <a:pt x="1976223" y="12457"/>
                                  </a:lnTo>
                                  <a:lnTo>
                                    <a:pt x="197468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000904" y="13096"/>
                                  </a:moveTo>
                                  <a:lnTo>
                                    <a:pt x="1997285" y="13096"/>
                                  </a:lnTo>
                                  <a:lnTo>
                                    <a:pt x="1995737" y="12457"/>
                                  </a:lnTo>
                                  <a:lnTo>
                                    <a:pt x="1993189" y="9900"/>
                                  </a:lnTo>
                                  <a:lnTo>
                                    <a:pt x="1992546" y="8356"/>
                                  </a:lnTo>
                                  <a:lnTo>
                                    <a:pt x="1992546" y="4740"/>
                                  </a:lnTo>
                                  <a:lnTo>
                                    <a:pt x="1993189" y="3196"/>
                                  </a:lnTo>
                                  <a:lnTo>
                                    <a:pt x="1995737" y="639"/>
                                  </a:lnTo>
                                  <a:lnTo>
                                    <a:pt x="1997285" y="0"/>
                                  </a:lnTo>
                                  <a:lnTo>
                                    <a:pt x="2000904" y="0"/>
                                  </a:lnTo>
                                  <a:lnTo>
                                    <a:pt x="2002440" y="639"/>
                                  </a:lnTo>
                                  <a:lnTo>
                                    <a:pt x="2005000" y="3196"/>
                                  </a:lnTo>
                                  <a:lnTo>
                                    <a:pt x="2005643" y="4740"/>
                                  </a:lnTo>
                                  <a:lnTo>
                                    <a:pt x="2005643" y="8356"/>
                                  </a:lnTo>
                                  <a:lnTo>
                                    <a:pt x="2005000" y="9900"/>
                                  </a:lnTo>
                                  <a:lnTo>
                                    <a:pt x="2002440" y="12457"/>
                                  </a:lnTo>
                                  <a:lnTo>
                                    <a:pt x="200090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027122" y="13096"/>
                                  </a:moveTo>
                                  <a:lnTo>
                                    <a:pt x="2023502" y="13096"/>
                                  </a:lnTo>
                                  <a:lnTo>
                                    <a:pt x="2021955" y="12457"/>
                                  </a:lnTo>
                                  <a:lnTo>
                                    <a:pt x="2019407" y="9900"/>
                                  </a:lnTo>
                                  <a:lnTo>
                                    <a:pt x="2018764" y="8356"/>
                                  </a:lnTo>
                                  <a:lnTo>
                                    <a:pt x="2018764" y="4740"/>
                                  </a:lnTo>
                                  <a:lnTo>
                                    <a:pt x="2019407" y="3196"/>
                                  </a:lnTo>
                                  <a:lnTo>
                                    <a:pt x="2021955" y="639"/>
                                  </a:lnTo>
                                  <a:lnTo>
                                    <a:pt x="2023502" y="0"/>
                                  </a:lnTo>
                                  <a:lnTo>
                                    <a:pt x="2027122" y="0"/>
                                  </a:lnTo>
                                  <a:lnTo>
                                    <a:pt x="2028658" y="639"/>
                                  </a:lnTo>
                                  <a:lnTo>
                                    <a:pt x="2031218" y="3196"/>
                                  </a:lnTo>
                                  <a:lnTo>
                                    <a:pt x="2031861" y="4740"/>
                                  </a:lnTo>
                                  <a:lnTo>
                                    <a:pt x="2031861" y="8356"/>
                                  </a:lnTo>
                                  <a:lnTo>
                                    <a:pt x="2031218" y="9900"/>
                                  </a:lnTo>
                                  <a:lnTo>
                                    <a:pt x="2028658" y="12457"/>
                                  </a:lnTo>
                                  <a:lnTo>
                                    <a:pt x="202712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053340" y="13096"/>
                                  </a:moveTo>
                                  <a:lnTo>
                                    <a:pt x="2049720" y="13096"/>
                                  </a:lnTo>
                                  <a:lnTo>
                                    <a:pt x="2048172" y="12457"/>
                                  </a:lnTo>
                                  <a:lnTo>
                                    <a:pt x="2045624" y="9900"/>
                                  </a:lnTo>
                                  <a:lnTo>
                                    <a:pt x="2044981" y="8356"/>
                                  </a:lnTo>
                                  <a:lnTo>
                                    <a:pt x="2044981" y="4740"/>
                                  </a:lnTo>
                                  <a:lnTo>
                                    <a:pt x="2045624" y="3196"/>
                                  </a:lnTo>
                                  <a:lnTo>
                                    <a:pt x="2048172" y="639"/>
                                  </a:lnTo>
                                  <a:lnTo>
                                    <a:pt x="2049720" y="0"/>
                                  </a:lnTo>
                                  <a:lnTo>
                                    <a:pt x="2053340" y="0"/>
                                  </a:lnTo>
                                  <a:lnTo>
                                    <a:pt x="2054875" y="639"/>
                                  </a:lnTo>
                                  <a:lnTo>
                                    <a:pt x="2057435" y="3196"/>
                                  </a:lnTo>
                                  <a:lnTo>
                                    <a:pt x="2058078" y="4740"/>
                                  </a:lnTo>
                                  <a:lnTo>
                                    <a:pt x="2058078" y="8356"/>
                                  </a:lnTo>
                                  <a:lnTo>
                                    <a:pt x="2057435" y="9900"/>
                                  </a:lnTo>
                                  <a:lnTo>
                                    <a:pt x="2054875" y="12457"/>
                                  </a:lnTo>
                                  <a:lnTo>
                                    <a:pt x="205334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079557" y="13096"/>
                                  </a:moveTo>
                                  <a:lnTo>
                                    <a:pt x="2075938" y="13096"/>
                                  </a:lnTo>
                                  <a:lnTo>
                                    <a:pt x="2074390" y="12457"/>
                                  </a:lnTo>
                                  <a:lnTo>
                                    <a:pt x="2071842" y="9900"/>
                                  </a:lnTo>
                                  <a:lnTo>
                                    <a:pt x="2071199" y="8356"/>
                                  </a:lnTo>
                                  <a:lnTo>
                                    <a:pt x="2071199" y="4740"/>
                                  </a:lnTo>
                                  <a:lnTo>
                                    <a:pt x="2071842" y="3196"/>
                                  </a:lnTo>
                                  <a:lnTo>
                                    <a:pt x="2074390" y="639"/>
                                  </a:lnTo>
                                  <a:lnTo>
                                    <a:pt x="2075938" y="0"/>
                                  </a:lnTo>
                                  <a:lnTo>
                                    <a:pt x="2079557" y="0"/>
                                  </a:lnTo>
                                  <a:lnTo>
                                    <a:pt x="2081093" y="639"/>
                                  </a:lnTo>
                                  <a:lnTo>
                                    <a:pt x="2083653" y="3196"/>
                                  </a:lnTo>
                                  <a:lnTo>
                                    <a:pt x="2084296" y="4740"/>
                                  </a:lnTo>
                                  <a:lnTo>
                                    <a:pt x="2084296" y="8356"/>
                                  </a:lnTo>
                                  <a:lnTo>
                                    <a:pt x="2083653" y="9900"/>
                                  </a:lnTo>
                                  <a:lnTo>
                                    <a:pt x="2081093" y="12457"/>
                                  </a:lnTo>
                                  <a:lnTo>
                                    <a:pt x="207955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105775" y="13096"/>
                                  </a:moveTo>
                                  <a:lnTo>
                                    <a:pt x="2102155" y="13096"/>
                                  </a:lnTo>
                                  <a:lnTo>
                                    <a:pt x="2100607" y="12457"/>
                                  </a:lnTo>
                                  <a:lnTo>
                                    <a:pt x="2098059" y="9900"/>
                                  </a:lnTo>
                                  <a:lnTo>
                                    <a:pt x="2097416" y="8356"/>
                                  </a:lnTo>
                                  <a:lnTo>
                                    <a:pt x="2097416" y="4740"/>
                                  </a:lnTo>
                                  <a:lnTo>
                                    <a:pt x="2098059" y="3196"/>
                                  </a:lnTo>
                                  <a:lnTo>
                                    <a:pt x="2100607" y="639"/>
                                  </a:lnTo>
                                  <a:lnTo>
                                    <a:pt x="2102155" y="0"/>
                                  </a:lnTo>
                                  <a:lnTo>
                                    <a:pt x="2105775" y="0"/>
                                  </a:lnTo>
                                  <a:lnTo>
                                    <a:pt x="2107311" y="639"/>
                                  </a:lnTo>
                                  <a:lnTo>
                                    <a:pt x="2109870" y="3196"/>
                                  </a:lnTo>
                                  <a:lnTo>
                                    <a:pt x="2110513" y="4740"/>
                                  </a:lnTo>
                                  <a:lnTo>
                                    <a:pt x="2110513" y="8356"/>
                                  </a:lnTo>
                                  <a:lnTo>
                                    <a:pt x="2109870" y="9900"/>
                                  </a:lnTo>
                                  <a:lnTo>
                                    <a:pt x="2107311" y="12457"/>
                                  </a:lnTo>
                                  <a:lnTo>
                                    <a:pt x="210577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131992" y="13096"/>
                                  </a:moveTo>
                                  <a:lnTo>
                                    <a:pt x="2128373" y="13096"/>
                                  </a:lnTo>
                                  <a:lnTo>
                                    <a:pt x="2126825" y="12457"/>
                                  </a:lnTo>
                                  <a:lnTo>
                                    <a:pt x="2124277" y="9900"/>
                                  </a:lnTo>
                                  <a:lnTo>
                                    <a:pt x="2123634" y="8356"/>
                                  </a:lnTo>
                                  <a:lnTo>
                                    <a:pt x="2123634" y="4740"/>
                                  </a:lnTo>
                                  <a:lnTo>
                                    <a:pt x="2124277" y="3196"/>
                                  </a:lnTo>
                                  <a:lnTo>
                                    <a:pt x="2126825" y="639"/>
                                  </a:lnTo>
                                  <a:lnTo>
                                    <a:pt x="2128373" y="0"/>
                                  </a:lnTo>
                                  <a:lnTo>
                                    <a:pt x="2131992" y="0"/>
                                  </a:lnTo>
                                  <a:lnTo>
                                    <a:pt x="2133528" y="639"/>
                                  </a:lnTo>
                                  <a:lnTo>
                                    <a:pt x="2136088" y="3196"/>
                                  </a:lnTo>
                                  <a:lnTo>
                                    <a:pt x="2136731" y="4740"/>
                                  </a:lnTo>
                                  <a:lnTo>
                                    <a:pt x="2136731" y="8356"/>
                                  </a:lnTo>
                                  <a:lnTo>
                                    <a:pt x="2136088" y="9900"/>
                                  </a:lnTo>
                                  <a:lnTo>
                                    <a:pt x="2133528" y="12457"/>
                                  </a:lnTo>
                                  <a:lnTo>
                                    <a:pt x="213199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158210" y="13096"/>
                                  </a:moveTo>
                                  <a:lnTo>
                                    <a:pt x="2154590" y="13096"/>
                                  </a:lnTo>
                                  <a:lnTo>
                                    <a:pt x="2153042" y="12457"/>
                                  </a:lnTo>
                                  <a:lnTo>
                                    <a:pt x="2150495" y="9900"/>
                                  </a:lnTo>
                                  <a:lnTo>
                                    <a:pt x="2149852" y="8356"/>
                                  </a:lnTo>
                                  <a:lnTo>
                                    <a:pt x="2149852" y="4740"/>
                                  </a:lnTo>
                                  <a:lnTo>
                                    <a:pt x="2150495" y="3196"/>
                                  </a:lnTo>
                                  <a:lnTo>
                                    <a:pt x="2153042" y="639"/>
                                  </a:lnTo>
                                  <a:lnTo>
                                    <a:pt x="2154590" y="0"/>
                                  </a:lnTo>
                                  <a:lnTo>
                                    <a:pt x="2158210" y="0"/>
                                  </a:lnTo>
                                  <a:lnTo>
                                    <a:pt x="2159758" y="639"/>
                                  </a:lnTo>
                                  <a:lnTo>
                                    <a:pt x="2162306" y="3196"/>
                                  </a:lnTo>
                                  <a:lnTo>
                                    <a:pt x="2162948" y="4740"/>
                                  </a:lnTo>
                                  <a:lnTo>
                                    <a:pt x="2162948" y="8356"/>
                                  </a:lnTo>
                                  <a:lnTo>
                                    <a:pt x="2162306" y="9900"/>
                                  </a:lnTo>
                                  <a:lnTo>
                                    <a:pt x="2159758" y="12457"/>
                                  </a:lnTo>
                                  <a:lnTo>
                                    <a:pt x="215821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184427" y="13096"/>
                                  </a:moveTo>
                                  <a:lnTo>
                                    <a:pt x="2180808" y="13096"/>
                                  </a:lnTo>
                                  <a:lnTo>
                                    <a:pt x="2179260" y="12457"/>
                                  </a:lnTo>
                                  <a:lnTo>
                                    <a:pt x="2176712" y="9900"/>
                                  </a:lnTo>
                                  <a:lnTo>
                                    <a:pt x="2176069" y="8356"/>
                                  </a:lnTo>
                                  <a:lnTo>
                                    <a:pt x="2176069" y="4740"/>
                                  </a:lnTo>
                                  <a:lnTo>
                                    <a:pt x="2176712" y="3196"/>
                                  </a:lnTo>
                                  <a:lnTo>
                                    <a:pt x="2179260" y="639"/>
                                  </a:lnTo>
                                  <a:lnTo>
                                    <a:pt x="2180808" y="0"/>
                                  </a:lnTo>
                                  <a:lnTo>
                                    <a:pt x="2184427" y="0"/>
                                  </a:lnTo>
                                  <a:lnTo>
                                    <a:pt x="2185975" y="639"/>
                                  </a:lnTo>
                                  <a:lnTo>
                                    <a:pt x="2188523" y="3196"/>
                                  </a:lnTo>
                                  <a:lnTo>
                                    <a:pt x="2189166" y="4740"/>
                                  </a:lnTo>
                                  <a:lnTo>
                                    <a:pt x="2189166" y="8356"/>
                                  </a:lnTo>
                                  <a:lnTo>
                                    <a:pt x="2188523" y="9900"/>
                                  </a:lnTo>
                                  <a:lnTo>
                                    <a:pt x="2185975" y="12457"/>
                                  </a:lnTo>
                                  <a:lnTo>
                                    <a:pt x="218442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210645" y="13096"/>
                                  </a:moveTo>
                                  <a:lnTo>
                                    <a:pt x="2207025" y="13096"/>
                                  </a:lnTo>
                                  <a:lnTo>
                                    <a:pt x="2205478" y="12457"/>
                                  </a:lnTo>
                                  <a:lnTo>
                                    <a:pt x="2202930" y="9900"/>
                                  </a:lnTo>
                                  <a:lnTo>
                                    <a:pt x="2202287" y="8356"/>
                                  </a:lnTo>
                                  <a:lnTo>
                                    <a:pt x="2202287" y="4740"/>
                                  </a:lnTo>
                                  <a:lnTo>
                                    <a:pt x="2202930" y="3196"/>
                                  </a:lnTo>
                                  <a:lnTo>
                                    <a:pt x="2205478" y="639"/>
                                  </a:lnTo>
                                  <a:lnTo>
                                    <a:pt x="2207025" y="0"/>
                                  </a:lnTo>
                                  <a:lnTo>
                                    <a:pt x="2210645" y="0"/>
                                  </a:lnTo>
                                  <a:lnTo>
                                    <a:pt x="2212193" y="639"/>
                                  </a:lnTo>
                                  <a:lnTo>
                                    <a:pt x="2214741" y="3196"/>
                                  </a:lnTo>
                                  <a:lnTo>
                                    <a:pt x="2215384" y="4740"/>
                                  </a:lnTo>
                                  <a:lnTo>
                                    <a:pt x="2215384" y="8356"/>
                                  </a:lnTo>
                                  <a:lnTo>
                                    <a:pt x="2214741" y="9900"/>
                                  </a:lnTo>
                                  <a:lnTo>
                                    <a:pt x="2212193" y="12457"/>
                                  </a:lnTo>
                                  <a:lnTo>
                                    <a:pt x="221064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236862" y="13096"/>
                                  </a:moveTo>
                                  <a:lnTo>
                                    <a:pt x="2233243" y="13096"/>
                                  </a:lnTo>
                                  <a:lnTo>
                                    <a:pt x="2231695" y="12457"/>
                                  </a:lnTo>
                                  <a:lnTo>
                                    <a:pt x="2229147" y="9900"/>
                                  </a:lnTo>
                                  <a:lnTo>
                                    <a:pt x="2228504" y="8356"/>
                                  </a:lnTo>
                                  <a:lnTo>
                                    <a:pt x="2228504" y="4740"/>
                                  </a:lnTo>
                                  <a:lnTo>
                                    <a:pt x="2229147" y="3196"/>
                                  </a:lnTo>
                                  <a:lnTo>
                                    <a:pt x="2231695" y="639"/>
                                  </a:lnTo>
                                  <a:lnTo>
                                    <a:pt x="2233243" y="0"/>
                                  </a:lnTo>
                                  <a:lnTo>
                                    <a:pt x="2236862" y="0"/>
                                  </a:lnTo>
                                  <a:lnTo>
                                    <a:pt x="2238410" y="639"/>
                                  </a:lnTo>
                                  <a:lnTo>
                                    <a:pt x="2240958" y="3196"/>
                                  </a:lnTo>
                                  <a:lnTo>
                                    <a:pt x="2241601" y="4740"/>
                                  </a:lnTo>
                                  <a:lnTo>
                                    <a:pt x="2241601" y="8356"/>
                                  </a:lnTo>
                                  <a:lnTo>
                                    <a:pt x="2240958" y="9900"/>
                                  </a:lnTo>
                                  <a:lnTo>
                                    <a:pt x="2238410" y="12457"/>
                                  </a:lnTo>
                                  <a:lnTo>
                                    <a:pt x="223686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263080" y="13096"/>
                                  </a:moveTo>
                                  <a:lnTo>
                                    <a:pt x="2259461" y="13096"/>
                                  </a:lnTo>
                                  <a:lnTo>
                                    <a:pt x="2257925" y="12457"/>
                                  </a:lnTo>
                                  <a:lnTo>
                                    <a:pt x="2255365" y="9900"/>
                                  </a:lnTo>
                                  <a:lnTo>
                                    <a:pt x="2254722" y="8356"/>
                                  </a:lnTo>
                                  <a:lnTo>
                                    <a:pt x="2254722" y="4740"/>
                                  </a:lnTo>
                                  <a:lnTo>
                                    <a:pt x="2255365" y="3196"/>
                                  </a:lnTo>
                                  <a:lnTo>
                                    <a:pt x="2257925" y="639"/>
                                  </a:lnTo>
                                  <a:lnTo>
                                    <a:pt x="2259461" y="0"/>
                                  </a:lnTo>
                                  <a:lnTo>
                                    <a:pt x="2263080" y="0"/>
                                  </a:lnTo>
                                  <a:lnTo>
                                    <a:pt x="2264628" y="639"/>
                                  </a:lnTo>
                                  <a:lnTo>
                                    <a:pt x="2267176" y="3196"/>
                                  </a:lnTo>
                                  <a:lnTo>
                                    <a:pt x="2267819" y="4740"/>
                                  </a:lnTo>
                                  <a:lnTo>
                                    <a:pt x="2267819" y="8356"/>
                                  </a:lnTo>
                                  <a:lnTo>
                                    <a:pt x="2267176" y="9900"/>
                                  </a:lnTo>
                                  <a:lnTo>
                                    <a:pt x="2264628" y="12457"/>
                                  </a:lnTo>
                                  <a:lnTo>
                                    <a:pt x="226308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289298" y="13096"/>
                                  </a:moveTo>
                                  <a:lnTo>
                                    <a:pt x="2285678" y="13096"/>
                                  </a:lnTo>
                                  <a:lnTo>
                                    <a:pt x="2284142" y="12457"/>
                                  </a:lnTo>
                                  <a:lnTo>
                                    <a:pt x="2281582" y="9900"/>
                                  </a:lnTo>
                                  <a:lnTo>
                                    <a:pt x="2280939" y="8356"/>
                                  </a:lnTo>
                                  <a:lnTo>
                                    <a:pt x="2280939" y="4740"/>
                                  </a:lnTo>
                                  <a:lnTo>
                                    <a:pt x="2281582" y="3196"/>
                                  </a:lnTo>
                                  <a:lnTo>
                                    <a:pt x="2284142" y="639"/>
                                  </a:lnTo>
                                  <a:lnTo>
                                    <a:pt x="2285678" y="0"/>
                                  </a:lnTo>
                                  <a:lnTo>
                                    <a:pt x="2289298" y="0"/>
                                  </a:lnTo>
                                  <a:lnTo>
                                    <a:pt x="2290845" y="639"/>
                                  </a:lnTo>
                                  <a:lnTo>
                                    <a:pt x="2293393" y="3196"/>
                                  </a:lnTo>
                                  <a:lnTo>
                                    <a:pt x="2294036" y="4740"/>
                                  </a:lnTo>
                                  <a:lnTo>
                                    <a:pt x="2294036" y="8356"/>
                                  </a:lnTo>
                                  <a:lnTo>
                                    <a:pt x="2293393" y="9900"/>
                                  </a:lnTo>
                                  <a:lnTo>
                                    <a:pt x="2290845" y="12457"/>
                                  </a:lnTo>
                                  <a:lnTo>
                                    <a:pt x="228929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315515" y="13096"/>
                                  </a:moveTo>
                                  <a:lnTo>
                                    <a:pt x="2311896" y="13096"/>
                                  </a:lnTo>
                                  <a:lnTo>
                                    <a:pt x="2310360" y="12457"/>
                                  </a:lnTo>
                                  <a:lnTo>
                                    <a:pt x="2307800" y="9900"/>
                                  </a:lnTo>
                                  <a:lnTo>
                                    <a:pt x="2307157" y="8356"/>
                                  </a:lnTo>
                                  <a:lnTo>
                                    <a:pt x="2307157" y="4740"/>
                                  </a:lnTo>
                                  <a:lnTo>
                                    <a:pt x="2307800" y="3196"/>
                                  </a:lnTo>
                                  <a:lnTo>
                                    <a:pt x="2310360" y="639"/>
                                  </a:lnTo>
                                  <a:lnTo>
                                    <a:pt x="2311896" y="0"/>
                                  </a:lnTo>
                                  <a:lnTo>
                                    <a:pt x="2315515" y="0"/>
                                  </a:lnTo>
                                  <a:lnTo>
                                    <a:pt x="2317063" y="639"/>
                                  </a:lnTo>
                                  <a:lnTo>
                                    <a:pt x="2319611" y="3196"/>
                                  </a:lnTo>
                                  <a:lnTo>
                                    <a:pt x="2320254" y="4740"/>
                                  </a:lnTo>
                                  <a:lnTo>
                                    <a:pt x="2320254" y="8356"/>
                                  </a:lnTo>
                                  <a:lnTo>
                                    <a:pt x="2319611" y="9900"/>
                                  </a:lnTo>
                                  <a:lnTo>
                                    <a:pt x="2317063" y="12457"/>
                                  </a:lnTo>
                                  <a:lnTo>
                                    <a:pt x="231551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341733" y="13096"/>
                                  </a:moveTo>
                                  <a:lnTo>
                                    <a:pt x="2338113" y="13096"/>
                                  </a:lnTo>
                                  <a:lnTo>
                                    <a:pt x="2336577" y="12457"/>
                                  </a:lnTo>
                                  <a:lnTo>
                                    <a:pt x="2334017" y="9900"/>
                                  </a:lnTo>
                                  <a:lnTo>
                                    <a:pt x="2333375" y="8356"/>
                                  </a:lnTo>
                                  <a:lnTo>
                                    <a:pt x="2333375" y="4740"/>
                                  </a:lnTo>
                                  <a:lnTo>
                                    <a:pt x="2334017" y="3196"/>
                                  </a:lnTo>
                                  <a:lnTo>
                                    <a:pt x="2336577" y="639"/>
                                  </a:lnTo>
                                  <a:lnTo>
                                    <a:pt x="2338113" y="0"/>
                                  </a:lnTo>
                                  <a:lnTo>
                                    <a:pt x="2341733" y="0"/>
                                  </a:lnTo>
                                  <a:lnTo>
                                    <a:pt x="2343281" y="639"/>
                                  </a:lnTo>
                                  <a:lnTo>
                                    <a:pt x="2345828" y="3196"/>
                                  </a:lnTo>
                                  <a:lnTo>
                                    <a:pt x="2346471" y="4740"/>
                                  </a:lnTo>
                                  <a:lnTo>
                                    <a:pt x="2346471" y="8356"/>
                                  </a:lnTo>
                                  <a:lnTo>
                                    <a:pt x="2345828" y="9900"/>
                                  </a:lnTo>
                                  <a:lnTo>
                                    <a:pt x="2343281" y="12457"/>
                                  </a:lnTo>
                                  <a:lnTo>
                                    <a:pt x="234173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367950" y="13096"/>
                                  </a:moveTo>
                                  <a:lnTo>
                                    <a:pt x="2364331" y="13096"/>
                                  </a:lnTo>
                                  <a:lnTo>
                                    <a:pt x="2362795" y="12457"/>
                                  </a:lnTo>
                                  <a:lnTo>
                                    <a:pt x="2360235" y="9900"/>
                                  </a:lnTo>
                                  <a:lnTo>
                                    <a:pt x="2359592" y="8356"/>
                                  </a:lnTo>
                                  <a:lnTo>
                                    <a:pt x="2359592" y="4740"/>
                                  </a:lnTo>
                                  <a:lnTo>
                                    <a:pt x="2360235" y="3196"/>
                                  </a:lnTo>
                                  <a:lnTo>
                                    <a:pt x="2362795" y="639"/>
                                  </a:lnTo>
                                  <a:lnTo>
                                    <a:pt x="2364331" y="0"/>
                                  </a:lnTo>
                                  <a:lnTo>
                                    <a:pt x="2367950" y="0"/>
                                  </a:lnTo>
                                  <a:lnTo>
                                    <a:pt x="2369498" y="639"/>
                                  </a:lnTo>
                                  <a:lnTo>
                                    <a:pt x="2372046" y="3196"/>
                                  </a:lnTo>
                                  <a:lnTo>
                                    <a:pt x="2372689" y="4740"/>
                                  </a:lnTo>
                                  <a:lnTo>
                                    <a:pt x="2372689" y="8356"/>
                                  </a:lnTo>
                                  <a:lnTo>
                                    <a:pt x="2372046" y="9900"/>
                                  </a:lnTo>
                                  <a:lnTo>
                                    <a:pt x="2369498" y="12457"/>
                                  </a:lnTo>
                                  <a:lnTo>
                                    <a:pt x="236795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394168" y="13096"/>
                                  </a:moveTo>
                                  <a:lnTo>
                                    <a:pt x="2390548" y="13096"/>
                                  </a:lnTo>
                                  <a:lnTo>
                                    <a:pt x="2389012" y="12457"/>
                                  </a:lnTo>
                                  <a:lnTo>
                                    <a:pt x="2386453" y="9900"/>
                                  </a:lnTo>
                                  <a:lnTo>
                                    <a:pt x="2385810" y="8356"/>
                                  </a:lnTo>
                                  <a:lnTo>
                                    <a:pt x="2385810" y="4740"/>
                                  </a:lnTo>
                                  <a:lnTo>
                                    <a:pt x="2386453" y="3196"/>
                                  </a:lnTo>
                                  <a:lnTo>
                                    <a:pt x="2389012" y="639"/>
                                  </a:lnTo>
                                  <a:lnTo>
                                    <a:pt x="2390548" y="0"/>
                                  </a:lnTo>
                                  <a:lnTo>
                                    <a:pt x="2394168" y="0"/>
                                  </a:lnTo>
                                  <a:lnTo>
                                    <a:pt x="2395716" y="639"/>
                                  </a:lnTo>
                                  <a:lnTo>
                                    <a:pt x="2398264" y="3196"/>
                                  </a:lnTo>
                                  <a:lnTo>
                                    <a:pt x="2398907" y="4740"/>
                                  </a:lnTo>
                                  <a:lnTo>
                                    <a:pt x="2398907" y="8356"/>
                                  </a:lnTo>
                                  <a:lnTo>
                                    <a:pt x="2398264" y="9900"/>
                                  </a:lnTo>
                                  <a:lnTo>
                                    <a:pt x="2395716" y="12457"/>
                                  </a:lnTo>
                                  <a:lnTo>
                                    <a:pt x="239416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420385" y="13096"/>
                                  </a:moveTo>
                                  <a:lnTo>
                                    <a:pt x="2416766" y="13096"/>
                                  </a:lnTo>
                                  <a:lnTo>
                                    <a:pt x="2415230" y="12457"/>
                                  </a:lnTo>
                                  <a:lnTo>
                                    <a:pt x="2412670" y="9900"/>
                                  </a:lnTo>
                                  <a:lnTo>
                                    <a:pt x="2412027" y="8356"/>
                                  </a:lnTo>
                                  <a:lnTo>
                                    <a:pt x="2412027" y="4740"/>
                                  </a:lnTo>
                                  <a:lnTo>
                                    <a:pt x="2412670" y="3196"/>
                                  </a:lnTo>
                                  <a:lnTo>
                                    <a:pt x="2415230" y="639"/>
                                  </a:lnTo>
                                  <a:lnTo>
                                    <a:pt x="2416766" y="0"/>
                                  </a:lnTo>
                                  <a:lnTo>
                                    <a:pt x="2420385" y="0"/>
                                  </a:lnTo>
                                  <a:lnTo>
                                    <a:pt x="2421933" y="639"/>
                                  </a:lnTo>
                                  <a:lnTo>
                                    <a:pt x="2424481" y="3196"/>
                                  </a:lnTo>
                                  <a:lnTo>
                                    <a:pt x="2425124" y="4740"/>
                                  </a:lnTo>
                                  <a:lnTo>
                                    <a:pt x="2425124" y="8356"/>
                                  </a:lnTo>
                                  <a:lnTo>
                                    <a:pt x="2424481" y="9900"/>
                                  </a:lnTo>
                                  <a:lnTo>
                                    <a:pt x="2421933" y="12457"/>
                                  </a:lnTo>
                                  <a:lnTo>
                                    <a:pt x="242038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446603" y="13096"/>
                                  </a:moveTo>
                                  <a:lnTo>
                                    <a:pt x="2442983" y="13096"/>
                                  </a:lnTo>
                                  <a:lnTo>
                                    <a:pt x="2441448" y="12457"/>
                                  </a:lnTo>
                                  <a:lnTo>
                                    <a:pt x="2438888" y="9900"/>
                                  </a:lnTo>
                                  <a:lnTo>
                                    <a:pt x="2438245" y="8356"/>
                                  </a:lnTo>
                                  <a:lnTo>
                                    <a:pt x="2438245" y="4740"/>
                                  </a:lnTo>
                                  <a:lnTo>
                                    <a:pt x="2438888" y="3196"/>
                                  </a:lnTo>
                                  <a:lnTo>
                                    <a:pt x="2441448" y="639"/>
                                  </a:lnTo>
                                  <a:lnTo>
                                    <a:pt x="2442983" y="0"/>
                                  </a:lnTo>
                                  <a:lnTo>
                                    <a:pt x="2446603" y="0"/>
                                  </a:lnTo>
                                  <a:lnTo>
                                    <a:pt x="2448151" y="639"/>
                                  </a:lnTo>
                                  <a:lnTo>
                                    <a:pt x="2450699" y="3196"/>
                                  </a:lnTo>
                                  <a:lnTo>
                                    <a:pt x="2451342" y="4740"/>
                                  </a:lnTo>
                                  <a:lnTo>
                                    <a:pt x="2451342" y="8356"/>
                                  </a:lnTo>
                                  <a:lnTo>
                                    <a:pt x="2450699" y="9900"/>
                                  </a:lnTo>
                                  <a:lnTo>
                                    <a:pt x="2448151" y="12457"/>
                                  </a:lnTo>
                                  <a:lnTo>
                                    <a:pt x="244660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472821" y="13096"/>
                                  </a:moveTo>
                                  <a:lnTo>
                                    <a:pt x="2469201" y="13096"/>
                                  </a:lnTo>
                                  <a:lnTo>
                                    <a:pt x="2467665" y="12457"/>
                                  </a:lnTo>
                                  <a:lnTo>
                                    <a:pt x="2465105" y="9900"/>
                                  </a:lnTo>
                                  <a:lnTo>
                                    <a:pt x="2464462" y="8356"/>
                                  </a:lnTo>
                                  <a:lnTo>
                                    <a:pt x="2464462" y="4740"/>
                                  </a:lnTo>
                                  <a:lnTo>
                                    <a:pt x="2465105" y="3196"/>
                                  </a:lnTo>
                                  <a:lnTo>
                                    <a:pt x="2467665" y="639"/>
                                  </a:lnTo>
                                  <a:lnTo>
                                    <a:pt x="2469201" y="0"/>
                                  </a:lnTo>
                                  <a:lnTo>
                                    <a:pt x="2472821" y="0"/>
                                  </a:lnTo>
                                  <a:lnTo>
                                    <a:pt x="2474368" y="639"/>
                                  </a:lnTo>
                                  <a:lnTo>
                                    <a:pt x="2476916" y="3196"/>
                                  </a:lnTo>
                                  <a:lnTo>
                                    <a:pt x="2477559" y="4740"/>
                                  </a:lnTo>
                                  <a:lnTo>
                                    <a:pt x="2477559" y="8356"/>
                                  </a:lnTo>
                                  <a:lnTo>
                                    <a:pt x="2476916" y="9900"/>
                                  </a:lnTo>
                                  <a:lnTo>
                                    <a:pt x="2474368" y="12457"/>
                                  </a:lnTo>
                                  <a:lnTo>
                                    <a:pt x="247282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499038" y="13096"/>
                                  </a:moveTo>
                                  <a:lnTo>
                                    <a:pt x="2495419" y="13096"/>
                                  </a:lnTo>
                                  <a:lnTo>
                                    <a:pt x="2493883" y="12457"/>
                                  </a:lnTo>
                                  <a:lnTo>
                                    <a:pt x="2491323" y="9900"/>
                                  </a:lnTo>
                                  <a:lnTo>
                                    <a:pt x="2490680" y="8356"/>
                                  </a:lnTo>
                                  <a:lnTo>
                                    <a:pt x="2490680" y="4740"/>
                                  </a:lnTo>
                                  <a:lnTo>
                                    <a:pt x="2491323" y="3196"/>
                                  </a:lnTo>
                                  <a:lnTo>
                                    <a:pt x="2493883" y="639"/>
                                  </a:lnTo>
                                  <a:lnTo>
                                    <a:pt x="2495419" y="0"/>
                                  </a:lnTo>
                                  <a:lnTo>
                                    <a:pt x="2499038" y="0"/>
                                  </a:lnTo>
                                  <a:lnTo>
                                    <a:pt x="2500586" y="639"/>
                                  </a:lnTo>
                                  <a:lnTo>
                                    <a:pt x="2503134" y="3196"/>
                                  </a:lnTo>
                                  <a:lnTo>
                                    <a:pt x="2503777" y="4740"/>
                                  </a:lnTo>
                                  <a:lnTo>
                                    <a:pt x="2503777" y="8356"/>
                                  </a:lnTo>
                                  <a:lnTo>
                                    <a:pt x="2503134" y="9900"/>
                                  </a:lnTo>
                                  <a:lnTo>
                                    <a:pt x="2500586" y="12457"/>
                                  </a:lnTo>
                                  <a:lnTo>
                                    <a:pt x="249903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525256" y="13096"/>
                                  </a:moveTo>
                                  <a:lnTo>
                                    <a:pt x="2521636" y="13096"/>
                                  </a:lnTo>
                                  <a:lnTo>
                                    <a:pt x="2520100" y="12457"/>
                                  </a:lnTo>
                                  <a:lnTo>
                                    <a:pt x="2517540" y="9900"/>
                                  </a:lnTo>
                                  <a:lnTo>
                                    <a:pt x="2516897" y="8356"/>
                                  </a:lnTo>
                                  <a:lnTo>
                                    <a:pt x="2516897" y="4740"/>
                                  </a:lnTo>
                                  <a:lnTo>
                                    <a:pt x="2517540" y="3196"/>
                                  </a:lnTo>
                                  <a:lnTo>
                                    <a:pt x="2520100" y="639"/>
                                  </a:lnTo>
                                  <a:lnTo>
                                    <a:pt x="2521636" y="0"/>
                                  </a:lnTo>
                                  <a:lnTo>
                                    <a:pt x="2525256" y="0"/>
                                  </a:lnTo>
                                  <a:lnTo>
                                    <a:pt x="2526803" y="639"/>
                                  </a:lnTo>
                                  <a:lnTo>
                                    <a:pt x="2529351" y="3196"/>
                                  </a:lnTo>
                                  <a:lnTo>
                                    <a:pt x="2529994" y="4740"/>
                                  </a:lnTo>
                                  <a:lnTo>
                                    <a:pt x="2529994" y="8356"/>
                                  </a:lnTo>
                                  <a:lnTo>
                                    <a:pt x="2529351" y="9900"/>
                                  </a:lnTo>
                                  <a:lnTo>
                                    <a:pt x="2526803" y="12457"/>
                                  </a:lnTo>
                                  <a:lnTo>
                                    <a:pt x="252525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551473" y="13096"/>
                                  </a:moveTo>
                                  <a:lnTo>
                                    <a:pt x="2547854" y="13096"/>
                                  </a:lnTo>
                                  <a:lnTo>
                                    <a:pt x="2546318" y="12457"/>
                                  </a:lnTo>
                                  <a:lnTo>
                                    <a:pt x="2543758" y="9900"/>
                                  </a:lnTo>
                                  <a:lnTo>
                                    <a:pt x="2543115" y="8356"/>
                                  </a:lnTo>
                                  <a:lnTo>
                                    <a:pt x="2543115" y="4740"/>
                                  </a:lnTo>
                                  <a:lnTo>
                                    <a:pt x="2543758" y="3196"/>
                                  </a:lnTo>
                                  <a:lnTo>
                                    <a:pt x="2546318" y="639"/>
                                  </a:lnTo>
                                  <a:lnTo>
                                    <a:pt x="2547854" y="0"/>
                                  </a:lnTo>
                                  <a:lnTo>
                                    <a:pt x="2551473" y="0"/>
                                  </a:lnTo>
                                  <a:lnTo>
                                    <a:pt x="2553021" y="639"/>
                                  </a:lnTo>
                                  <a:lnTo>
                                    <a:pt x="2555569" y="3196"/>
                                  </a:lnTo>
                                  <a:lnTo>
                                    <a:pt x="2556212" y="4740"/>
                                  </a:lnTo>
                                  <a:lnTo>
                                    <a:pt x="2556212" y="8356"/>
                                  </a:lnTo>
                                  <a:lnTo>
                                    <a:pt x="2555569" y="9900"/>
                                  </a:lnTo>
                                  <a:lnTo>
                                    <a:pt x="2553021" y="12457"/>
                                  </a:lnTo>
                                  <a:lnTo>
                                    <a:pt x="255147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577691" y="13096"/>
                                  </a:moveTo>
                                  <a:lnTo>
                                    <a:pt x="2574071" y="13096"/>
                                  </a:lnTo>
                                  <a:lnTo>
                                    <a:pt x="2572535" y="12457"/>
                                  </a:lnTo>
                                  <a:lnTo>
                                    <a:pt x="2569976" y="9900"/>
                                  </a:lnTo>
                                  <a:lnTo>
                                    <a:pt x="2569333" y="8356"/>
                                  </a:lnTo>
                                  <a:lnTo>
                                    <a:pt x="2569333" y="4740"/>
                                  </a:lnTo>
                                  <a:lnTo>
                                    <a:pt x="2569976" y="3196"/>
                                  </a:lnTo>
                                  <a:lnTo>
                                    <a:pt x="2572535" y="639"/>
                                  </a:lnTo>
                                  <a:lnTo>
                                    <a:pt x="2574071" y="0"/>
                                  </a:lnTo>
                                  <a:lnTo>
                                    <a:pt x="2577691" y="0"/>
                                  </a:lnTo>
                                  <a:lnTo>
                                    <a:pt x="2579239" y="639"/>
                                  </a:lnTo>
                                  <a:lnTo>
                                    <a:pt x="2581787" y="3196"/>
                                  </a:lnTo>
                                  <a:lnTo>
                                    <a:pt x="2582429" y="4740"/>
                                  </a:lnTo>
                                  <a:lnTo>
                                    <a:pt x="2582429" y="8356"/>
                                  </a:lnTo>
                                  <a:lnTo>
                                    <a:pt x="2581787" y="9900"/>
                                  </a:lnTo>
                                  <a:lnTo>
                                    <a:pt x="2579239" y="12457"/>
                                  </a:lnTo>
                                  <a:lnTo>
                                    <a:pt x="257769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603908" y="13096"/>
                                  </a:moveTo>
                                  <a:lnTo>
                                    <a:pt x="2600289" y="13096"/>
                                  </a:lnTo>
                                  <a:lnTo>
                                    <a:pt x="2598753" y="12457"/>
                                  </a:lnTo>
                                  <a:lnTo>
                                    <a:pt x="2596193" y="9900"/>
                                  </a:lnTo>
                                  <a:lnTo>
                                    <a:pt x="2595550" y="8356"/>
                                  </a:lnTo>
                                  <a:lnTo>
                                    <a:pt x="2595550" y="4740"/>
                                  </a:lnTo>
                                  <a:lnTo>
                                    <a:pt x="2596193" y="3196"/>
                                  </a:lnTo>
                                  <a:lnTo>
                                    <a:pt x="2598753" y="639"/>
                                  </a:lnTo>
                                  <a:lnTo>
                                    <a:pt x="2600289" y="0"/>
                                  </a:lnTo>
                                  <a:lnTo>
                                    <a:pt x="2603908" y="0"/>
                                  </a:lnTo>
                                  <a:lnTo>
                                    <a:pt x="2605456" y="639"/>
                                  </a:lnTo>
                                  <a:lnTo>
                                    <a:pt x="2608004" y="3196"/>
                                  </a:lnTo>
                                  <a:lnTo>
                                    <a:pt x="2608647" y="4740"/>
                                  </a:lnTo>
                                  <a:lnTo>
                                    <a:pt x="2608647" y="8356"/>
                                  </a:lnTo>
                                  <a:lnTo>
                                    <a:pt x="2608004" y="9900"/>
                                  </a:lnTo>
                                  <a:lnTo>
                                    <a:pt x="2605456" y="12457"/>
                                  </a:lnTo>
                                  <a:lnTo>
                                    <a:pt x="260390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630126" y="13096"/>
                                  </a:moveTo>
                                  <a:lnTo>
                                    <a:pt x="2626506" y="13096"/>
                                  </a:lnTo>
                                  <a:lnTo>
                                    <a:pt x="2624971" y="12457"/>
                                  </a:lnTo>
                                  <a:lnTo>
                                    <a:pt x="2622411" y="9900"/>
                                  </a:lnTo>
                                  <a:lnTo>
                                    <a:pt x="2621768" y="8356"/>
                                  </a:lnTo>
                                  <a:lnTo>
                                    <a:pt x="2621768" y="4740"/>
                                  </a:lnTo>
                                  <a:lnTo>
                                    <a:pt x="2622411" y="3196"/>
                                  </a:lnTo>
                                  <a:lnTo>
                                    <a:pt x="2624971" y="639"/>
                                  </a:lnTo>
                                  <a:lnTo>
                                    <a:pt x="2626506" y="0"/>
                                  </a:lnTo>
                                  <a:lnTo>
                                    <a:pt x="2630126" y="0"/>
                                  </a:lnTo>
                                  <a:lnTo>
                                    <a:pt x="2631674" y="639"/>
                                  </a:lnTo>
                                  <a:lnTo>
                                    <a:pt x="2634222" y="3196"/>
                                  </a:lnTo>
                                  <a:lnTo>
                                    <a:pt x="2634865" y="4740"/>
                                  </a:lnTo>
                                  <a:lnTo>
                                    <a:pt x="2634865" y="8356"/>
                                  </a:lnTo>
                                  <a:lnTo>
                                    <a:pt x="2634222" y="9900"/>
                                  </a:lnTo>
                                  <a:lnTo>
                                    <a:pt x="2631674" y="12457"/>
                                  </a:lnTo>
                                  <a:lnTo>
                                    <a:pt x="263012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656343" y="13096"/>
                                  </a:moveTo>
                                  <a:lnTo>
                                    <a:pt x="2652724" y="13096"/>
                                  </a:lnTo>
                                  <a:lnTo>
                                    <a:pt x="2651188" y="12457"/>
                                  </a:lnTo>
                                  <a:lnTo>
                                    <a:pt x="2648628" y="9900"/>
                                  </a:lnTo>
                                  <a:lnTo>
                                    <a:pt x="2647985" y="8356"/>
                                  </a:lnTo>
                                  <a:lnTo>
                                    <a:pt x="2647985" y="4740"/>
                                  </a:lnTo>
                                  <a:lnTo>
                                    <a:pt x="2648628" y="3196"/>
                                  </a:lnTo>
                                  <a:lnTo>
                                    <a:pt x="2651188" y="639"/>
                                  </a:lnTo>
                                  <a:lnTo>
                                    <a:pt x="2652724" y="0"/>
                                  </a:lnTo>
                                  <a:lnTo>
                                    <a:pt x="2656343" y="0"/>
                                  </a:lnTo>
                                  <a:lnTo>
                                    <a:pt x="2657891" y="639"/>
                                  </a:lnTo>
                                  <a:lnTo>
                                    <a:pt x="2660451" y="3196"/>
                                  </a:lnTo>
                                  <a:lnTo>
                                    <a:pt x="2661082" y="4740"/>
                                  </a:lnTo>
                                  <a:lnTo>
                                    <a:pt x="2661082" y="8356"/>
                                  </a:lnTo>
                                  <a:lnTo>
                                    <a:pt x="2660451" y="9900"/>
                                  </a:lnTo>
                                  <a:lnTo>
                                    <a:pt x="2657891" y="12457"/>
                                  </a:lnTo>
                                  <a:lnTo>
                                    <a:pt x="265634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682561" y="13096"/>
                                  </a:moveTo>
                                  <a:lnTo>
                                    <a:pt x="2678942" y="13096"/>
                                  </a:lnTo>
                                  <a:lnTo>
                                    <a:pt x="2677406" y="12457"/>
                                  </a:lnTo>
                                  <a:lnTo>
                                    <a:pt x="2674846" y="9900"/>
                                  </a:lnTo>
                                  <a:lnTo>
                                    <a:pt x="2674203" y="8356"/>
                                  </a:lnTo>
                                  <a:lnTo>
                                    <a:pt x="2674203" y="4740"/>
                                  </a:lnTo>
                                  <a:lnTo>
                                    <a:pt x="2674846" y="3196"/>
                                  </a:lnTo>
                                  <a:lnTo>
                                    <a:pt x="2677406" y="639"/>
                                  </a:lnTo>
                                  <a:lnTo>
                                    <a:pt x="2678942" y="0"/>
                                  </a:lnTo>
                                  <a:lnTo>
                                    <a:pt x="2682561" y="0"/>
                                  </a:lnTo>
                                  <a:lnTo>
                                    <a:pt x="2684109" y="639"/>
                                  </a:lnTo>
                                  <a:lnTo>
                                    <a:pt x="2686669" y="3196"/>
                                  </a:lnTo>
                                  <a:lnTo>
                                    <a:pt x="2687300" y="4740"/>
                                  </a:lnTo>
                                  <a:lnTo>
                                    <a:pt x="2687300" y="8356"/>
                                  </a:lnTo>
                                  <a:lnTo>
                                    <a:pt x="2686669" y="9900"/>
                                  </a:lnTo>
                                  <a:lnTo>
                                    <a:pt x="2684109" y="12457"/>
                                  </a:lnTo>
                                  <a:lnTo>
                                    <a:pt x="268256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708779" y="13096"/>
                                  </a:moveTo>
                                  <a:lnTo>
                                    <a:pt x="2705159" y="13096"/>
                                  </a:lnTo>
                                  <a:lnTo>
                                    <a:pt x="2703623" y="12457"/>
                                  </a:lnTo>
                                  <a:lnTo>
                                    <a:pt x="2701063" y="9900"/>
                                  </a:lnTo>
                                  <a:lnTo>
                                    <a:pt x="2700420" y="8356"/>
                                  </a:lnTo>
                                  <a:lnTo>
                                    <a:pt x="2700420" y="4740"/>
                                  </a:lnTo>
                                  <a:lnTo>
                                    <a:pt x="2701063" y="3196"/>
                                  </a:lnTo>
                                  <a:lnTo>
                                    <a:pt x="2703623" y="639"/>
                                  </a:lnTo>
                                  <a:lnTo>
                                    <a:pt x="2705159" y="0"/>
                                  </a:lnTo>
                                  <a:lnTo>
                                    <a:pt x="2708779" y="0"/>
                                  </a:lnTo>
                                  <a:lnTo>
                                    <a:pt x="2710326" y="639"/>
                                  </a:lnTo>
                                  <a:lnTo>
                                    <a:pt x="2712886" y="3196"/>
                                  </a:lnTo>
                                  <a:lnTo>
                                    <a:pt x="2713517" y="4740"/>
                                  </a:lnTo>
                                  <a:lnTo>
                                    <a:pt x="2713517" y="8356"/>
                                  </a:lnTo>
                                  <a:lnTo>
                                    <a:pt x="2712886" y="9900"/>
                                  </a:lnTo>
                                  <a:lnTo>
                                    <a:pt x="2710326" y="12457"/>
                                  </a:lnTo>
                                  <a:lnTo>
                                    <a:pt x="270877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734996" y="13096"/>
                                  </a:moveTo>
                                  <a:lnTo>
                                    <a:pt x="2731377" y="13096"/>
                                  </a:lnTo>
                                  <a:lnTo>
                                    <a:pt x="2729841" y="12457"/>
                                  </a:lnTo>
                                  <a:lnTo>
                                    <a:pt x="2727281" y="9900"/>
                                  </a:lnTo>
                                  <a:lnTo>
                                    <a:pt x="2726638" y="8356"/>
                                  </a:lnTo>
                                  <a:lnTo>
                                    <a:pt x="2726638" y="4740"/>
                                  </a:lnTo>
                                  <a:lnTo>
                                    <a:pt x="2727281" y="3196"/>
                                  </a:lnTo>
                                  <a:lnTo>
                                    <a:pt x="2729841" y="639"/>
                                  </a:lnTo>
                                  <a:lnTo>
                                    <a:pt x="2731377" y="0"/>
                                  </a:lnTo>
                                  <a:lnTo>
                                    <a:pt x="2734996" y="0"/>
                                  </a:lnTo>
                                  <a:lnTo>
                                    <a:pt x="2736544" y="639"/>
                                  </a:lnTo>
                                  <a:lnTo>
                                    <a:pt x="2739104" y="3196"/>
                                  </a:lnTo>
                                  <a:lnTo>
                                    <a:pt x="2739735" y="4740"/>
                                  </a:lnTo>
                                  <a:lnTo>
                                    <a:pt x="2739735" y="8356"/>
                                  </a:lnTo>
                                  <a:lnTo>
                                    <a:pt x="2739104" y="9900"/>
                                  </a:lnTo>
                                  <a:lnTo>
                                    <a:pt x="2736544" y="12457"/>
                                  </a:lnTo>
                                  <a:lnTo>
                                    <a:pt x="273499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761214" y="13096"/>
                                  </a:moveTo>
                                  <a:lnTo>
                                    <a:pt x="2757594" y="13096"/>
                                  </a:lnTo>
                                  <a:lnTo>
                                    <a:pt x="2756058" y="12457"/>
                                  </a:lnTo>
                                  <a:lnTo>
                                    <a:pt x="2753498" y="9900"/>
                                  </a:lnTo>
                                  <a:lnTo>
                                    <a:pt x="2752856" y="8356"/>
                                  </a:lnTo>
                                  <a:lnTo>
                                    <a:pt x="2752856" y="4740"/>
                                  </a:lnTo>
                                  <a:lnTo>
                                    <a:pt x="2753498" y="3196"/>
                                  </a:lnTo>
                                  <a:lnTo>
                                    <a:pt x="2756058" y="639"/>
                                  </a:lnTo>
                                  <a:lnTo>
                                    <a:pt x="2757594" y="0"/>
                                  </a:lnTo>
                                  <a:lnTo>
                                    <a:pt x="2761214" y="0"/>
                                  </a:lnTo>
                                  <a:lnTo>
                                    <a:pt x="2762762" y="639"/>
                                  </a:lnTo>
                                  <a:lnTo>
                                    <a:pt x="2765321" y="3196"/>
                                  </a:lnTo>
                                  <a:lnTo>
                                    <a:pt x="2765952" y="4740"/>
                                  </a:lnTo>
                                  <a:lnTo>
                                    <a:pt x="2765952" y="8356"/>
                                  </a:lnTo>
                                  <a:lnTo>
                                    <a:pt x="2765321" y="9900"/>
                                  </a:lnTo>
                                  <a:lnTo>
                                    <a:pt x="2762762" y="12457"/>
                                  </a:lnTo>
                                  <a:lnTo>
                                    <a:pt x="276121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787431" y="13096"/>
                                  </a:moveTo>
                                  <a:lnTo>
                                    <a:pt x="2783812" y="13096"/>
                                  </a:lnTo>
                                  <a:lnTo>
                                    <a:pt x="2782276" y="12457"/>
                                  </a:lnTo>
                                  <a:lnTo>
                                    <a:pt x="2779716" y="9900"/>
                                  </a:lnTo>
                                  <a:lnTo>
                                    <a:pt x="2779073" y="8356"/>
                                  </a:lnTo>
                                  <a:lnTo>
                                    <a:pt x="2779073" y="4740"/>
                                  </a:lnTo>
                                  <a:lnTo>
                                    <a:pt x="2779716" y="3196"/>
                                  </a:lnTo>
                                  <a:lnTo>
                                    <a:pt x="2782276" y="639"/>
                                  </a:lnTo>
                                  <a:lnTo>
                                    <a:pt x="2783812" y="0"/>
                                  </a:lnTo>
                                  <a:lnTo>
                                    <a:pt x="2787431" y="0"/>
                                  </a:lnTo>
                                  <a:lnTo>
                                    <a:pt x="2788979" y="639"/>
                                  </a:lnTo>
                                  <a:lnTo>
                                    <a:pt x="2791539" y="3196"/>
                                  </a:lnTo>
                                  <a:lnTo>
                                    <a:pt x="2792170" y="4740"/>
                                  </a:lnTo>
                                  <a:lnTo>
                                    <a:pt x="2792170" y="8356"/>
                                  </a:lnTo>
                                  <a:lnTo>
                                    <a:pt x="2791539" y="9900"/>
                                  </a:lnTo>
                                  <a:lnTo>
                                    <a:pt x="2788979" y="12457"/>
                                  </a:lnTo>
                                  <a:lnTo>
                                    <a:pt x="278743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813649" y="13096"/>
                                  </a:moveTo>
                                  <a:lnTo>
                                    <a:pt x="2810029" y="13096"/>
                                  </a:lnTo>
                                  <a:lnTo>
                                    <a:pt x="2808493" y="12457"/>
                                  </a:lnTo>
                                  <a:lnTo>
                                    <a:pt x="2805934" y="9900"/>
                                  </a:lnTo>
                                  <a:lnTo>
                                    <a:pt x="2805291" y="8356"/>
                                  </a:lnTo>
                                  <a:lnTo>
                                    <a:pt x="2805291" y="4740"/>
                                  </a:lnTo>
                                  <a:lnTo>
                                    <a:pt x="2805934" y="3196"/>
                                  </a:lnTo>
                                  <a:lnTo>
                                    <a:pt x="2808493" y="639"/>
                                  </a:lnTo>
                                  <a:lnTo>
                                    <a:pt x="2810029" y="0"/>
                                  </a:lnTo>
                                  <a:lnTo>
                                    <a:pt x="2813649" y="0"/>
                                  </a:lnTo>
                                  <a:lnTo>
                                    <a:pt x="2815197" y="639"/>
                                  </a:lnTo>
                                  <a:lnTo>
                                    <a:pt x="2817757" y="3196"/>
                                  </a:lnTo>
                                  <a:lnTo>
                                    <a:pt x="2818388" y="4740"/>
                                  </a:lnTo>
                                  <a:lnTo>
                                    <a:pt x="2818388" y="8356"/>
                                  </a:lnTo>
                                  <a:lnTo>
                                    <a:pt x="2817757" y="9900"/>
                                  </a:lnTo>
                                  <a:lnTo>
                                    <a:pt x="2815197" y="12457"/>
                                  </a:lnTo>
                                  <a:lnTo>
                                    <a:pt x="281364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839866" y="13096"/>
                                  </a:moveTo>
                                  <a:lnTo>
                                    <a:pt x="2836247" y="13096"/>
                                  </a:lnTo>
                                  <a:lnTo>
                                    <a:pt x="2834711" y="12457"/>
                                  </a:lnTo>
                                  <a:lnTo>
                                    <a:pt x="2832151" y="9900"/>
                                  </a:lnTo>
                                  <a:lnTo>
                                    <a:pt x="2831508" y="8356"/>
                                  </a:lnTo>
                                  <a:lnTo>
                                    <a:pt x="2831508" y="4740"/>
                                  </a:lnTo>
                                  <a:lnTo>
                                    <a:pt x="2832151" y="3196"/>
                                  </a:lnTo>
                                  <a:lnTo>
                                    <a:pt x="2834711" y="639"/>
                                  </a:lnTo>
                                  <a:lnTo>
                                    <a:pt x="2836247" y="0"/>
                                  </a:lnTo>
                                  <a:lnTo>
                                    <a:pt x="2839866" y="0"/>
                                  </a:lnTo>
                                  <a:lnTo>
                                    <a:pt x="2841414" y="639"/>
                                  </a:lnTo>
                                  <a:lnTo>
                                    <a:pt x="2843974" y="3196"/>
                                  </a:lnTo>
                                  <a:lnTo>
                                    <a:pt x="2844605" y="4740"/>
                                  </a:lnTo>
                                  <a:lnTo>
                                    <a:pt x="2844605" y="8356"/>
                                  </a:lnTo>
                                  <a:lnTo>
                                    <a:pt x="2843974" y="9900"/>
                                  </a:lnTo>
                                  <a:lnTo>
                                    <a:pt x="2841414" y="12457"/>
                                  </a:lnTo>
                                  <a:lnTo>
                                    <a:pt x="283986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866084" y="13096"/>
                                  </a:moveTo>
                                  <a:lnTo>
                                    <a:pt x="2862464" y="13096"/>
                                  </a:lnTo>
                                  <a:lnTo>
                                    <a:pt x="2860929" y="12457"/>
                                  </a:lnTo>
                                  <a:lnTo>
                                    <a:pt x="2858369" y="9900"/>
                                  </a:lnTo>
                                  <a:lnTo>
                                    <a:pt x="2857726" y="8356"/>
                                  </a:lnTo>
                                  <a:lnTo>
                                    <a:pt x="2857726" y="4740"/>
                                  </a:lnTo>
                                  <a:lnTo>
                                    <a:pt x="2858369" y="3196"/>
                                  </a:lnTo>
                                  <a:lnTo>
                                    <a:pt x="2860929" y="639"/>
                                  </a:lnTo>
                                  <a:lnTo>
                                    <a:pt x="2862464" y="0"/>
                                  </a:lnTo>
                                  <a:lnTo>
                                    <a:pt x="2866084" y="0"/>
                                  </a:lnTo>
                                  <a:lnTo>
                                    <a:pt x="2867632" y="639"/>
                                  </a:lnTo>
                                  <a:lnTo>
                                    <a:pt x="2870192" y="3196"/>
                                  </a:lnTo>
                                  <a:lnTo>
                                    <a:pt x="2870823" y="4740"/>
                                  </a:lnTo>
                                  <a:lnTo>
                                    <a:pt x="2870823" y="8356"/>
                                  </a:lnTo>
                                  <a:lnTo>
                                    <a:pt x="2870192" y="9900"/>
                                  </a:lnTo>
                                  <a:lnTo>
                                    <a:pt x="2867632" y="12457"/>
                                  </a:lnTo>
                                  <a:lnTo>
                                    <a:pt x="286608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892302" y="13096"/>
                                  </a:moveTo>
                                  <a:lnTo>
                                    <a:pt x="2888682" y="13096"/>
                                  </a:lnTo>
                                  <a:lnTo>
                                    <a:pt x="2887146" y="12457"/>
                                  </a:lnTo>
                                  <a:lnTo>
                                    <a:pt x="2884586" y="9900"/>
                                  </a:lnTo>
                                  <a:lnTo>
                                    <a:pt x="2883943" y="8356"/>
                                  </a:lnTo>
                                  <a:lnTo>
                                    <a:pt x="2883943" y="4740"/>
                                  </a:lnTo>
                                  <a:lnTo>
                                    <a:pt x="2884586" y="3196"/>
                                  </a:lnTo>
                                  <a:lnTo>
                                    <a:pt x="2887146" y="639"/>
                                  </a:lnTo>
                                  <a:lnTo>
                                    <a:pt x="2888682" y="0"/>
                                  </a:lnTo>
                                  <a:lnTo>
                                    <a:pt x="2892302" y="0"/>
                                  </a:lnTo>
                                  <a:lnTo>
                                    <a:pt x="2893849" y="639"/>
                                  </a:lnTo>
                                  <a:lnTo>
                                    <a:pt x="2896409" y="3196"/>
                                  </a:lnTo>
                                  <a:lnTo>
                                    <a:pt x="2897040" y="4740"/>
                                  </a:lnTo>
                                  <a:lnTo>
                                    <a:pt x="2897040" y="8356"/>
                                  </a:lnTo>
                                  <a:lnTo>
                                    <a:pt x="2896409" y="9900"/>
                                  </a:lnTo>
                                  <a:lnTo>
                                    <a:pt x="2893849" y="12457"/>
                                  </a:lnTo>
                                  <a:lnTo>
                                    <a:pt x="289230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918519" y="13096"/>
                                  </a:moveTo>
                                  <a:lnTo>
                                    <a:pt x="2914900" y="13096"/>
                                  </a:lnTo>
                                  <a:lnTo>
                                    <a:pt x="2913364" y="12457"/>
                                  </a:lnTo>
                                  <a:lnTo>
                                    <a:pt x="2910804" y="9900"/>
                                  </a:lnTo>
                                  <a:lnTo>
                                    <a:pt x="2910161" y="8356"/>
                                  </a:lnTo>
                                  <a:lnTo>
                                    <a:pt x="2910161" y="4740"/>
                                  </a:lnTo>
                                  <a:lnTo>
                                    <a:pt x="2910804" y="3196"/>
                                  </a:lnTo>
                                  <a:lnTo>
                                    <a:pt x="2913364" y="639"/>
                                  </a:lnTo>
                                  <a:lnTo>
                                    <a:pt x="2914900" y="0"/>
                                  </a:lnTo>
                                  <a:lnTo>
                                    <a:pt x="2918519" y="0"/>
                                  </a:lnTo>
                                  <a:lnTo>
                                    <a:pt x="2920067" y="639"/>
                                  </a:lnTo>
                                  <a:lnTo>
                                    <a:pt x="2922627" y="3196"/>
                                  </a:lnTo>
                                  <a:lnTo>
                                    <a:pt x="2923258" y="4740"/>
                                  </a:lnTo>
                                  <a:lnTo>
                                    <a:pt x="2923258" y="8356"/>
                                  </a:lnTo>
                                  <a:lnTo>
                                    <a:pt x="2922627" y="9900"/>
                                  </a:lnTo>
                                  <a:lnTo>
                                    <a:pt x="2920067" y="12457"/>
                                  </a:lnTo>
                                  <a:lnTo>
                                    <a:pt x="291851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944737" y="13096"/>
                                  </a:moveTo>
                                  <a:lnTo>
                                    <a:pt x="2941117" y="13096"/>
                                  </a:lnTo>
                                  <a:lnTo>
                                    <a:pt x="2939581" y="12457"/>
                                  </a:lnTo>
                                  <a:lnTo>
                                    <a:pt x="2937021" y="9900"/>
                                  </a:lnTo>
                                  <a:lnTo>
                                    <a:pt x="2936378" y="8356"/>
                                  </a:lnTo>
                                  <a:lnTo>
                                    <a:pt x="2936378" y="4740"/>
                                  </a:lnTo>
                                  <a:lnTo>
                                    <a:pt x="2937021" y="3196"/>
                                  </a:lnTo>
                                  <a:lnTo>
                                    <a:pt x="2939581" y="639"/>
                                  </a:lnTo>
                                  <a:lnTo>
                                    <a:pt x="2941117" y="0"/>
                                  </a:lnTo>
                                  <a:lnTo>
                                    <a:pt x="2944737" y="0"/>
                                  </a:lnTo>
                                  <a:lnTo>
                                    <a:pt x="2946284" y="639"/>
                                  </a:lnTo>
                                  <a:lnTo>
                                    <a:pt x="2948844" y="3196"/>
                                  </a:lnTo>
                                  <a:lnTo>
                                    <a:pt x="2949475" y="4740"/>
                                  </a:lnTo>
                                  <a:lnTo>
                                    <a:pt x="2949475" y="8356"/>
                                  </a:lnTo>
                                  <a:lnTo>
                                    <a:pt x="2948844" y="9900"/>
                                  </a:lnTo>
                                  <a:lnTo>
                                    <a:pt x="2946284" y="12457"/>
                                  </a:lnTo>
                                  <a:lnTo>
                                    <a:pt x="294473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970954" y="13096"/>
                                  </a:moveTo>
                                  <a:lnTo>
                                    <a:pt x="2967335" y="13096"/>
                                  </a:lnTo>
                                  <a:lnTo>
                                    <a:pt x="2965799" y="12457"/>
                                  </a:lnTo>
                                  <a:lnTo>
                                    <a:pt x="2963239" y="9900"/>
                                  </a:lnTo>
                                  <a:lnTo>
                                    <a:pt x="2962596" y="8356"/>
                                  </a:lnTo>
                                  <a:lnTo>
                                    <a:pt x="2962596" y="4740"/>
                                  </a:lnTo>
                                  <a:lnTo>
                                    <a:pt x="2963239" y="3196"/>
                                  </a:lnTo>
                                  <a:lnTo>
                                    <a:pt x="2965799" y="639"/>
                                  </a:lnTo>
                                  <a:lnTo>
                                    <a:pt x="2967335" y="0"/>
                                  </a:lnTo>
                                  <a:lnTo>
                                    <a:pt x="2970954" y="0"/>
                                  </a:lnTo>
                                  <a:lnTo>
                                    <a:pt x="2972502" y="639"/>
                                  </a:lnTo>
                                  <a:lnTo>
                                    <a:pt x="2975062" y="3196"/>
                                  </a:lnTo>
                                  <a:lnTo>
                                    <a:pt x="2975693" y="4740"/>
                                  </a:lnTo>
                                  <a:lnTo>
                                    <a:pt x="2975693" y="8356"/>
                                  </a:lnTo>
                                  <a:lnTo>
                                    <a:pt x="2975062" y="9900"/>
                                  </a:lnTo>
                                  <a:lnTo>
                                    <a:pt x="2972502" y="12457"/>
                                  </a:lnTo>
                                  <a:lnTo>
                                    <a:pt x="297095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2997172" y="13096"/>
                                  </a:moveTo>
                                  <a:lnTo>
                                    <a:pt x="2993552" y="13096"/>
                                  </a:lnTo>
                                  <a:lnTo>
                                    <a:pt x="2992016" y="12457"/>
                                  </a:lnTo>
                                  <a:lnTo>
                                    <a:pt x="2989457" y="9900"/>
                                  </a:lnTo>
                                  <a:lnTo>
                                    <a:pt x="2988814" y="8356"/>
                                  </a:lnTo>
                                  <a:lnTo>
                                    <a:pt x="2988814" y="4740"/>
                                  </a:lnTo>
                                  <a:lnTo>
                                    <a:pt x="2989457" y="3196"/>
                                  </a:lnTo>
                                  <a:lnTo>
                                    <a:pt x="2992016" y="639"/>
                                  </a:lnTo>
                                  <a:lnTo>
                                    <a:pt x="2993552" y="0"/>
                                  </a:lnTo>
                                  <a:lnTo>
                                    <a:pt x="2997172" y="0"/>
                                  </a:lnTo>
                                  <a:lnTo>
                                    <a:pt x="2998720" y="639"/>
                                  </a:lnTo>
                                  <a:lnTo>
                                    <a:pt x="3001279" y="3196"/>
                                  </a:lnTo>
                                  <a:lnTo>
                                    <a:pt x="3001910" y="4740"/>
                                  </a:lnTo>
                                  <a:lnTo>
                                    <a:pt x="3001910" y="8356"/>
                                  </a:lnTo>
                                  <a:lnTo>
                                    <a:pt x="3001279" y="9900"/>
                                  </a:lnTo>
                                  <a:lnTo>
                                    <a:pt x="2998720" y="12457"/>
                                  </a:lnTo>
                                  <a:lnTo>
                                    <a:pt x="299717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023389" y="13096"/>
                                  </a:moveTo>
                                  <a:lnTo>
                                    <a:pt x="3019782" y="13096"/>
                                  </a:lnTo>
                                  <a:lnTo>
                                    <a:pt x="3018234" y="12457"/>
                                  </a:lnTo>
                                  <a:lnTo>
                                    <a:pt x="3015674" y="9900"/>
                                  </a:lnTo>
                                  <a:lnTo>
                                    <a:pt x="3015031" y="8356"/>
                                  </a:lnTo>
                                  <a:lnTo>
                                    <a:pt x="3015031" y="4740"/>
                                  </a:lnTo>
                                  <a:lnTo>
                                    <a:pt x="3015674" y="3196"/>
                                  </a:lnTo>
                                  <a:lnTo>
                                    <a:pt x="3018234" y="639"/>
                                  </a:lnTo>
                                  <a:lnTo>
                                    <a:pt x="3019782" y="0"/>
                                  </a:lnTo>
                                  <a:lnTo>
                                    <a:pt x="3023389" y="0"/>
                                  </a:lnTo>
                                  <a:lnTo>
                                    <a:pt x="3024937" y="639"/>
                                  </a:lnTo>
                                  <a:lnTo>
                                    <a:pt x="3027497" y="3196"/>
                                  </a:lnTo>
                                  <a:lnTo>
                                    <a:pt x="3028128" y="4740"/>
                                  </a:lnTo>
                                  <a:lnTo>
                                    <a:pt x="3028128" y="8356"/>
                                  </a:lnTo>
                                  <a:lnTo>
                                    <a:pt x="3027497" y="9900"/>
                                  </a:lnTo>
                                  <a:lnTo>
                                    <a:pt x="3024937" y="12457"/>
                                  </a:lnTo>
                                  <a:lnTo>
                                    <a:pt x="302338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049607" y="13096"/>
                                  </a:moveTo>
                                  <a:lnTo>
                                    <a:pt x="3045999" y="13096"/>
                                  </a:lnTo>
                                  <a:lnTo>
                                    <a:pt x="3044452" y="12457"/>
                                  </a:lnTo>
                                  <a:lnTo>
                                    <a:pt x="3041892" y="9900"/>
                                  </a:lnTo>
                                  <a:lnTo>
                                    <a:pt x="3041249" y="8356"/>
                                  </a:lnTo>
                                  <a:lnTo>
                                    <a:pt x="3041249" y="4740"/>
                                  </a:lnTo>
                                  <a:lnTo>
                                    <a:pt x="3041892" y="3196"/>
                                  </a:lnTo>
                                  <a:lnTo>
                                    <a:pt x="3044452" y="639"/>
                                  </a:lnTo>
                                  <a:lnTo>
                                    <a:pt x="3045999" y="0"/>
                                  </a:lnTo>
                                  <a:lnTo>
                                    <a:pt x="3049607" y="0"/>
                                  </a:lnTo>
                                  <a:lnTo>
                                    <a:pt x="3051155" y="639"/>
                                  </a:lnTo>
                                  <a:lnTo>
                                    <a:pt x="3053715" y="3196"/>
                                  </a:lnTo>
                                  <a:lnTo>
                                    <a:pt x="3054346" y="4740"/>
                                  </a:lnTo>
                                  <a:lnTo>
                                    <a:pt x="3054346" y="8356"/>
                                  </a:lnTo>
                                  <a:lnTo>
                                    <a:pt x="3053715" y="9900"/>
                                  </a:lnTo>
                                  <a:lnTo>
                                    <a:pt x="3051155" y="12457"/>
                                  </a:lnTo>
                                  <a:lnTo>
                                    <a:pt x="304960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075824" y="13096"/>
                                  </a:moveTo>
                                  <a:lnTo>
                                    <a:pt x="3072217" y="13096"/>
                                  </a:lnTo>
                                  <a:lnTo>
                                    <a:pt x="3070669" y="12457"/>
                                  </a:lnTo>
                                  <a:lnTo>
                                    <a:pt x="3068109" y="9900"/>
                                  </a:lnTo>
                                  <a:lnTo>
                                    <a:pt x="3067466" y="8356"/>
                                  </a:lnTo>
                                  <a:lnTo>
                                    <a:pt x="3067466" y="4740"/>
                                  </a:lnTo>
                                  <a:lnTo>
                                    <a:pt x="3068109" y="3196"/>
                                  </a:lnTo>
                                  <a:lnTo>
                                    <a:pt x="3070669" y="639"/>
                                  </a:lnTo>
                                  <a:lnTo>
                                    <a:pt x="3072217" y="0"/>
                                  </a:lnTo>
                                  <a:lnTo>
                                    <a:pt x="3075824" y="0"/>
                                  </a:lnTo>
                                  <a:lnTo>
                                    <a:pt x="3077372" y="639"/>
                                  </a:lnTo>
                                  <a:lnTo>
                                    <a:pt x="3079932" y="3196"/>
                                  </a:lnTo>
                                  <a:lnTo>
                                    <a:pt x="3080563" y="4740"/>
                                  </a:lnTo>
                                  <a:lnTo>
                                    <a:pt x="3080563" y="8356"/>
                                  </a:lnTo>
                                  <a:lnTo>
                                    <a:pt x="3079932" y="9900"/>
                                  </a:lnTo>
                                  <a:lnTo>
                                    <a:pt x="3077372" y="12457"/>
                                  </a:lnTo>
                                  <a:lnTo>
                                    <a:pt x="307582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102042" y="13096"/>
                                  </a:moveTo>
                                  <a:lnTo>
                                    <a:pt x="3098434" y="13096"/>
                                  </a:lnTo>
                                  <a:lnTo>
                                    <a:pt x="3096887" y="12457"/>
                                  </a:lnTo>
                                  <a:lnTo>
                                    <a:pt x="3094327" y="9900"/>
                                  </a:lnTo>
                                  <a:lnTo>
                                    <a:pt x="3093684" y="8356"/>
                                  </a:lnTo>
                                  <a:lnTo>
                                    <a:pt x="3093684" y="4740"/>
                                  </a:lnTo>
                                  <a:lnTo>
                                    <a:pt x="3094327" y="3196"/>
                                  </a:lnTo>
                                  <a:lnTo>
                                    <a:pt x="3096887" y="639"/>
                                  </a:lnTo>
                                  <a:lnTo>
                                    <a:pt x="3098434" y="0"/>
                                  </a:lnTo>
                                  <a:lnTo>
                                    <a:pt x="3102042" y="0"/>
                                  </a:lnTo>
                                  <a:lnTo>
                                    <a:pt x="3103590" y="639"/>
                                  </a:lnTo>
                                  <a:lnTo>
                                    <a:pt x="3106150" y="3196"/>
                                  </a:lnTo>
                                  <a:lnTo>
                                    <a:pt x="3106781" y="4740"/>
                                  </a:lnTo>
                                  <a:lnTo>
                                    <a:pt x="3106781" y="8356"/>
                                  </a:lnTo>
                                  <a:lnTo>
                                    <a:pt x="3106150" y="9900"/>
                                  </a:lnTo>
                                  <a:lnTo>
                                    <a:pt x="3103590" y="12457"/>
                                  </a:lnTo>
                                  <a:lnTo>
                                    <a:pt x="310204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128260" y="13096"/>
                                  </a:moveTo>
                                  <a:lnTo>
                                    <a:pt x="3124652" y="13096"/>
                                  </a:lnTo>
                                  <a:lnTo>
                                    <a:pt x="3123104" y="12457"/>
                                  </a:lnTo>
                                  <a:lnTo>
                                    <a:pt x="3120544" y="9900"/>
                                  </a:lnTo>
                                  <a:lnTo>
                                    <a:pt x="3119901" y="8356"/>
                                  </a:lnTo>
                                  <a:lnTo>
                                    <a:pt x="3119901" y="4740"/>
                                  </a:lnTo>
                                  <a:lnTo>
                                    <a:pt x="3120544" y="3196"/>
                                  </a:lnTo>
                                  <a:lnTo>
                                    <a:pt x="3123104" y="639"/>
                                  </a:lnTo>
                                  <a:lnTo>
                                    <a:pt x="3124652" y="0"/>
                                  </a:lnTo>
                                  <a:lnTo>
                                    <a:pt x="3128260" y="0"/>
                                  </a:lnTo>
                                  <a:lnTo>
                                    <a:pt x="3129807" y="639"/>
                                  </a:lnTo>
                                  <a:lnTo>
                                    <a:pt x="3132367" y="3196"/>
                                  </a:lnTo>
                                  <a:lnTo>
                                    <a:pt x="3132998" y="4740"/>
                                  </a:lnTo>
                                  <a:lnTo>
                                    <a:pt x="3132998" y="8356"/>
                                  </a:lnTo>
                                  <a:lnTo>
                                    <a:pt x="3132367" y="9900"/>
                                  </a:lnTo>
                                  <a:lnTo>
                                    <a:pt x="3129807" y="12457"/>
                                  </a:lnTo>
                                  <a:lnTo>
                                    <a:pt x="312826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154477" y="13096"/>
                                  </a:moveTo>
                                  <a:lnTo>
                                    <a:pt x="3150870" y="13096"/>
                                  </a:lnTo>
                                  <a:lnTo>
                                    <a:pt x="3149322" y="12457"/>
                                  </a:lnTo>
                                  <a:lnTo>
                                    <a:pt x="3146762" y="9900"/>
                                  </a:lnTo>
                                  <a:lnTo>
                                    <a:pt x="3146119" y="8356"/>
                                  </a:lnTo>
                                  <a:lnTo>
                                    <a:pt x="3146119" y="4740"/>
                                  </a:lnTo>
                                  <a:lnTo>
                                    <a:pt x="3146762" y="3196"/>
                                  </a:lnTo>
                                  <a:lnTo>
                                    <a:pt x="3149322" y="639"/>
                                  </a:lnTo>
                                  <a:lnTo>
                                    <a:pt x="3150870" y="0"/>
                                  </a:lnTo>
                                  <a:lnTo>
                                    <a:pt x="3154477" y="0"/>
                                  </a:lnTo>
                                  <a:lnTo>
                                    <a:pt x="3156025" y="639"/>
                                  </a:lnTo>
                                  <a:lnTo>
                                    <a:pt x="3158585" y="3196"/>
                                  </a:lnTo>
                                  <a:lnTo>
                                    <a:pt x="3159216" y="4740"/>
                                  </a:lnTo>
                                  <a:lnTo>
                                    <a:pt x="3159216" y="8356"/>
                                  </a:lnTo>
                                  <a:lnTo>
                                    <a:pt x="3158585" y="9900"/>
                                  </a:lnTo>
                                  <a:lnTo>
                                    <a:pt x="3156025" y="12457"/>
                                  </a:lnTo>
                                  <a:lnTo>
                                    <a:pt x="315447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180695" y="13096"/>
                                  </a:moveTo>
                                  <a:lnTo>
                                    <a:pt x="3177087" y="13096"/>
                                  </a:lnTo>
                                  <a:lnTo>
                                    <a:pt x="3175539" y="12457"/>
                                  </a:lnTo>
                                  <a:lnTo>
                                    <a:pt x="3172980" y="9900"/>
                                  </a:lnTo>
                                  <a:lnTo>
                                    <a:pt x="3172337" y="8356"/>
                                  </a:lnTo>
                                  <a:lnTo>
                                    <a:pt x="3172337" y="4740"/>
                                  </a:lnTo>
                                  <a:lnTo>
                                    <a:pt x="3172980" y="3196"/>
                                  </a:lnTo>
                                  <a:lnTo>
                                    <a:pt x="3175539" y="639"/>
                                  </a:lnTo>
                                  <a:lnTo>
                                    <a:pt x="3177087" y="0"/>
                                  </a:lnTo>
                                  <a:lnTo>
                                    <a:pt x="3180695" y="0"/>
                                  </a:lnTo>
                                  <a:lnTo>
                                    <a:pt x="3182243" y="639"/>
                                  </a:lnTo>
                                  <a:lnTo>
                                    <a:pt x="3184802" y="3196"/>
                                  </a:lnTo>
                                  <a:lnTo>
                                    <a:pt x="3185433" y="4740"/>
                                  </a:lnTo>
                                  <a:lnTo>
                                    <a:pt x="3185433" y="8356"/>
                                  </a:lnTo>
                                  <a:lnTo>
                                    <a:pt x="3184802" y="9900"/>
                                  </a:lnTo>
                                  <a:lnTo>
                                    <a:pt x="3182243" y="12457"/>
                                  </a:lnTo>
                                  <a:lnTo>
                                    <a:pt x="318069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206912" y="13096"/>
                                  </a:moveTo>
                                  <a:lnTo>
                                    <a:pt x="3203305" y="13096"/>
                                  </a:lnTo>
                                  <a:lnTo>
                                    <a:pt x="3201757" y="12457"/>
                                  </a:lnTo>
                                  <a:lnTo>
                                    <a:pt x="3199197" y="9900"/>
                                  </a:lnTo>
                                  <a:lnTo>
                                    <a:pt x="3198554" y="8356"/>
                                  </a:lnTo>
                                  <a:lnTo>
                                    <a:pt x="3198554" y="4740"/>
                                  </a:lnTo>
                                  <a:lnTo>
                                    <a:pt x="3199197" y="3196"/>
                                  </a:lnTo>
                                  <a:lnTo>
                                    <a:pt x="3201757" y="639"/>
                                  </a:lnTo>
                                  <a:lnTo>
                                    <a:pt x="3203305" y="0"/>
                                  </a:lnTo>
                                  <a:lnTo>
                                    <a:pt x="3206912" y="0"/>
                                  </a:lnTo>
                                  <a:lnTo>
                                    <a:pt x="3208460" y="639"/>
                                  </a:lnTo>
                                  <a:lnTo>
                                    <a:pt x="3211020" y="3196"/>
                                  </a:lnTo>
                                  <a:lnTo>
                                    <a:pt x="3211651" y="4740"/>
                                  </a:lnTo>
                                  <a:lnTo>
                                    <a:pt x="3211651" y="8356"/>
                                  </a:lnTo>
                                  <a:lnTo>
                                    <a:pt x="3211020" y="9900"/>
                                  </a:lnTo>
                                  <a:lnTo>
                                    <a:pt x="3208460" y="12457"/>
                                  </a:lnTo>
                                  <a:lnTo>
                                    <a:pt x="320691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233130" y="13096"/>
                                  </a:moveTo>
                                  <a:lnTo>
                                    <a:pt x="3229522" y="13096"/>
                                  </a:lnTo>
                                  <a:lnTo>
                                    <a:pt x="3227974" y="12457"/>
                                  </a:lnTo>
                                  <a:lnTo>
                                    <a:pt x="3225415" y="9900"/>
                                  </a:lnTo>
                                  <a:lnTo>
                                    <a:pt x="3224772" y="8356"/>
                                  </a:lnTo>
                                  <a:lnTo>
                                    <a:pt x="3224772" y="4740"/>
                                  </a:lnTo>
                                  <a:lnTo>
                                    <a:pt x="3225415" y="3196"/>
                                  </a:lnTo>
                                  <a:lnTo>
                                    <a:pt x="3227974" y="639"/>
                                  </a:lnTo>
                                  <a:lnTo>
                                    <a:pt x="3229522" y="0"/>
                                  </a:lnTo>
                                  <a:lnTo>
                                    <a:pt x="3233130" y="0"/>
                                  </a:lnTo>
                                  <a:lnTo>
                                    <a:pt x="3234678" y="639"/>
                                  </a:lnTo>
                                  <a:lnTo>
                                    <a:pt x="3237238" y="3196"/>
                                  </a:lnTo>
                                  <a:lnTo>
                                    <a:pt x="3237869" y="4740"/>
                                  </a:lnTo>
                                  <a:lnTo>
                                    <a:pt x="3237869" y="8356"/>
                                  </a:lnTo>
                                  <a:lnTo>
                                    <a:pt x="3237238" y="9900"/>
                                  </a:lnTo>
                                  <a:lnTo>
                                    <a:pt x="3234678" y="12457"/>
                                  </a:lnTo>
                                  <a:lnTo>
                                    <a:pt x="323313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259347" y="13096"/>
                                  </a:moveTo>
                                  <a:lnTo>
                                    <a:pt x="3255740" y="13096"/>
                                  </a:lnTo>
                                  <a:lnTo>
                                    <a:pt x="3254192" y="12457"/>
                                  </a:lnTo>
                                  <a:lnTo>
                                    <a:pt x="3251632" y="9900"/>
                                  </a:lnTo>
                                  <a:lnTo>
                                    <a:pt x="3250989" y="8356"/>
                                  </a:lnTo>
                                  <a:lnTo>
                                    <a:pt x="3250989" y="4740"/>
                                  </a:lnTo>
                                  <a:lnTo>
                                    <a:pt x="3251632" y="3196"/>
                                  </a:lnTo>
                                  <a:lnTo>
                                    <a:pt x="3254192" y="639"/>
                                  </a:lnTo>
                                  <a:lnTo>
                                    <a:pt x="3255740" y="0"/>
                                  </a:lnTo>
                                  <a:lnTo>
                                    <a:pt x="3259347" y="0"/>
                                  </a:lnTo>
                                  <a:lnTo>
                                    <a:pt x="3260895" y="639"/>
                                  </a:lnTo>
                                  <a:lnTo>
                                    <a:pt x="3263455" y="3196"/>
                                  </a:lnTo>
                                  <a:lnTo>
                                    <a:pt x="3264086" y="4740"/>
                                  </a:lnTo>
                                  <a:lnTo>
                                    <a:pt x="3264086" y="8356"/>
                                  </a:lnTo>
                                  <a:lnTo>
                                    <a:pt x="3263455" y="9900"/>
                                  </a:lnTo>
                                  <a:lnTo>
                                    <a:pt x="3260895" y="12457"/>
                                  </a:lnTo>
                                  <a:lnTo>
                                    <a:pt x="325934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285565" y="13096"/>
                                  </a:moveTo>
                                  <a:lnTo>
                                    <a:pt x="3281957" y="13096"/>
                                  </a:lnTo>
                                  <a:lnTo>
                                    <a:pt x="3280410" y="12457"/>
                                  </a:lnTo>
                                  <a:lnTo>
                                    <a:pt x="3277850" y="9900"/>
                                  </a:lnTo>
                                  <a:lnTo>
                                    <a:pt x="3277219" y="8356"/>
                                  </a:lnTo>
                                  <a:lnTo>
                                    <a:pt x="3277219" y="4740"/>
                                  </a:lnTo>
                                  <a:lnTo>
                                    <a:pt x="3277850" y="3196"/>
                                  </a:lnTo>
                                  <a:lnTo>
                                    <a:pt x="3280410" y="639"/>
                                  </a:lnTo>
                                  <a:lnTo>
                                    <a:pt x="3281957" y="0"/>
                                  </a:lnTo>
                                  <a:lnTo>
                                    <a:pt x="3285565" y="0"/>
                                  </a:lnTo>
                                  <a:lnTo>
                                    <a:pt x="3287113" y="639"/>
                                  </a:lnTo>
                                  <a:lnTo>
                                    <a:pt x="3289673" y="3196"/>
                                  </a:lnTo>
                                  <a:lnTo>
                                    <a:pt x="3290304" y="4740"/>
                                  </a:lnTo>
                                  <a:lnTo>
                                    <a:pt x="3290304" y="8356"/>
                                  </a:lnTo>
                                  <a:lnTo>
                                    <a:pt x="3289673" y="9900"/>
                                  </a:lnTo>
                                  <a:lnTo>
                                    <a:pt x="3287113" y="12457"/>
                                  </a:lnTo>
                                  <a:lnTo>
                                    <a:pt x="328556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311783" y="13096"/>
                                  </a:moveTo>
                                  <a:lnTo>
                                    <a:pt x="3308175" y="13096"/>
                                  </a:lnTo>
                                  <a:lnTo>
                                    <a:pt x="3306627" y="12457"/>
                                  </a:lnTo>
                                  <a:lnTo>
                                    <a:pt x="3304067" y="9900"/>
                                  </a:lnTo>
                                  <a:lnTo>
                                    <a:pt x="3303424" y="8356"/>
                                  </a:lnTo>
                                  <a:lnTo>
                                    <a:pt x="3303424" y="4740"/>
                                  </a:lnTo>
                                  <a:lnTo>
                                    <a:pt x="3304067" y="3196"/>
                                  </a:lnTo>
                                  <a:lnTo>
                                    <a:pt x="3306627" y="639"/>
                                  </a:lnTo>
                                  <a:lnTo>
                                    <a:pt x="3308175" y="0"/>
                                  </a:lnTo>
                                  <a:lnTo>
                                    <a:pt x="3311783" y="0"/>
                                  </a:lnTo>
                                  <a:lnTo>
                                    <a:pt x="3313330" y="639"/>
                                  </a:lnTo>
                                  <a:lnTo>
                                    <a:pt x="3315890" y="3196"/>
                                  </a:lnTo>
                                  <a:lnTo>
                                    <a:pt x="3316533" y="4740"/>
                                  </a:lnTo>
                                  <a:lnTo>
                                    <a:pt x="3316533" y="8356"/>
                                  </a:lnTo>
                                  <a:lnTo>
                                    <a:pt x="3315890" y="9900"/>
                                  </a:lnTo>
                                  <a:lnTo>
                                    <a:pt x="3313330" y="12457"/>
                                  </a:lnTo>
                                  <a:lnTo>
                                    <a:pt x="331178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338000" y="13096"/>
                                  </a:moveTo>
                                  <a:lnTo>
                                    <a:pt x="3334393" y="13096"/>
                                  </a:lnTo>
                                  <a:lnTo>
                                    <a:pt x="3332845" y="12457"/>
                                  </a:lnTo>
                                  <a:lnTo>
                                    <a:pt x="3330285" y="9900"/>
                                  </a:lnTo>
                                  <a:lnTo>
                                    <a:pt x="3329654" y="8356"/>
                                  </a:lnTo>
                                  <a:lnTo>
                                    <a:pt x="3329654" y="4740"/>
                                  </a:lnTo>
                                  <a:lnTo>
                                    <a:pt x="3330285" y="3196"/>
                                  </a:lnTo>
                                  <a:lnTo>
                                    <a:pt x="3332845" y="639"/>
                                  </a:lnTo>
                                  <a:lnTo>
                                    <a:pt x="3334393" y="0"/>
                                  </a:lnTo>
                                  <a:lnTo>
                                    <a:pt x="3338000" y="0"/>
                                  </a:lnTo>
                                  <a:lnTo>
                                    <a:pt x="3339548" y="639"/>
                                  </a:lnTo>
                                  <a:lnTo>
                                    <a:pt x="3342108" y="3196"/>
                                  </a:lnTo>
                                  <a:lnTo>
                                    <a:pt x="3342751" y="4740"/>
                                  </a:lnTo>
                                  <a:lnTo>
                                    <a:pt x="3342751" y="8356"/>
                                  </a:lnTo>
                                  <a:lnTo>
                                    <a:pt x="3342108" y="9900"/>
                                  </a:lnTo>
                                  <a:lnTo>
                                    <a:pt x="3339548" y="12457"/>
                                  </a:lnTo>
                                  <a:lnTo>
                                    <a:pt x="333800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364218" y="13096"/>
                                  </a:moveTo>
                                  <a:lnTo>
                                    <a:pt x="3360610" y="13096"/>
                                  </a:lnTo>
                                  <a:lnTo>
                                    <a:pt x="3359062" y="12457"/>
                                  </a:lnTo>
                                  <a:lnTo>
                                    <a:pt x="3356502" y="9900"/>
                                  </a:lnTo>
                                  <a:lnTo>
                                    <a:pt x="3355871" y="8356"/>
                                  </a:lnTo>
                                  <a:lnTo>
                                    <a:pt x="3355871" y="4740"/>
                                  </a:lnTo>
                                  <a:lnTo>
                                    <a:pt x="3356502" y="3196"/>
                                  </a:lnTo>
                                  <a:lnTo>
                                    <a:pt x="3359062" y="639"/>
                                  </a:lnTo>
                                  <a:lnTo>
                                    <a:pt x="3360610" y="0"/>
                                  </a:lnTo>
                                  <a:lnTo>
                                    <a:pt x="3364218" y="0"/>
                                  </a:lnTo>
                                  <a:lnTo>
                                    <a:pt x="3365766" y="639"/>
                                  </a:lnTo>
                                  <a:lnTo>
                                    <a:pt x="3368325" y="3196"/>
                                  </a:lnTo>
                                  <a:lnTo>
                                    <a:pt x="3368968" y="4740"/>
                                  </a:lnTo>
                                  <a:lnTo>
                                    <a:pt x="3368968" y="8356"/>
                                  </a:lnTo>
                                  <a:lnTo>
                                    <a:pt x="3368325" y="9900"/>
                                  </a:lnTo>
                                  <a:lnTo>
                                    <a:pt x="3365766" y="12457"/>
                                  </a:lnTo>
                                  <a:lnTo>
                                    <a:pt x="336421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390435" y="13096"/>
                                  </a:moveTo>
                                  <a:lnTo>
                                    <a:pt x="3386828" y="13096"/>
                                  </a:lnTo>
                                  <a:lnTo>
                                    <a:pt x="3385280" y="12457"/>
                                  </a:lnTo>
                                  <a:lnTo>
                                    <a:pt x="3382720" y="9900"/>
                                  </a:lnTo>
                                  <a:lnTo>
                                    <a:pt x="3382089" y="8356"/>
                                  </a:lnTo>
                                  <a:lnTo>
                                    <a:pt x="3382089" y="4740"/>
                                  </a:lnTo>
                                  <a:lnTo>
                                    <a:pt x="3382720" y="3196"/>
                                  </a:lnTo>
                                  <a:lnTo>
                                    <a:pt x="3385280" y="639"/>
                                  </a:lnTo>
                                  <a:lnTo>
                                    <a:pt x="3386828" y="0"/>
                                  </a:lnTo>
                                  <a:lnTo>
                                    <a:pt x="3390435" y="0"/>
                                  </a:lnTo>
                                  <a:lnTo>
                                    <a:pt x="3391983" y="639"/>
                                  </a:lnTo>
                                  <a:lnTo>
                                    <a:pt x="3394543" y="3196"/>
                                  </a:lnTo>
                                  <a:lnTo>
                                    <a:pt x="3395186" y="4740"/>
                                  </a:lnTo>
                                  <a:lnTo>
                                    <a:pt x="3395186" y="8356"/>
                                  </a:lnTo>
                                  <a:lnTo>
                                    <a:pt x="3394543" y="9900"/>
                                  </a:lnTo>
                                  <a:lnTo>
                                    <a:pt x="3391983" y="12457"/>
                                  </a:lnTo>
                                  <a:lnTo>
                                    <a:pt x="339043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416653" y="13096"/>
                                  </a:moveTo>
                                  <a:lnTo>
                                    <a:pt x="3413045" y="13096"/>
                                  </a:lnTo>
                                  <a:lnTo>
                                    <a:pt x="3411497" y="12457"/>
                                  </a:lnTo>
                                  <a:lnTo>
                                    <a:pt x="3408938" y="9900"/>
                                  </a:lnTo>
                                  <a:lnTo>
                                    <a:pt x="3408307" y="8356"/>
                                  </a:lnTo>
                                  <a:lnTo>
                                    <a:pt x="3408307" y="4740"/>
                                  </a:lnTo>
                                  <a:lnTo>
                                    <a:pt x="3408938" y="3196"/>
                                  </a:lnTo>
                                  <a:lnTo>
                                    <a:pt x="3411497" y="639"/>
                                  </a:lnTo>
                                  <a:lnTo>
                                    <a:pt x="3413045" y="0"/>
                                  </a:lnTo>
                                  <a:lnTo>
                                    <a:pt x="3416653" y="0"/>
                                  </a:lnTo>
                                  <a:lnTo>
                                    <a:pt x="3418201" y="639"/>
                                  </a:lnTo>
                                  <a:lnTo>
                                    <a:pt x="3420760" y="3196"/>
                                  </a:lnTo>
                                  <a:lnTo>
                                    <a:pt x="3421403" y="4740"/>
                                  </a:lnTo>
                                  <a:lnTo>
                                    <a:pt x="3421403" y="8356"/>
                                  </a:lnTo>
                                  <a:lnTo>
                                    <a:pt x="3420760" y="9900"/>
                                  </a:lnTo>
                                  <a:lnTo>
                                    <a:pt x="3418201" y="12457"/>
                                  </a:lnTo>
                                  <a:lnTo>
                                    <a:pt x="341665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442870" y="13096"/>
                                  </a:moveTo>
                                  <a:lnTo>
                                    <a:pt x="3439263" y="13096"/>
                                  </a:lnTo>
                                  <a:lnTo>
                                    <a:pt x="3437715" y="12457"/>
                                  </a:lnTo>
                                  <a:lnTo>
                                    <a:pt x="3435155" y="9900"/>
                                  </a:lnTo>
                                  <a:lnTo>
                                    <a:pt x="3434524" y="8356"/>
                                  </a:lnTo>
                                  <a:lnTo>
                                    <a:pt x="3434524" y="4740"/>
                                  </a:lnTo>
                                  <a:lnTo>
                                    <a:pt x="3435155" y="3196"/>
                                  </a:lnTo>
                                  <a:lnTo>
                                    <a:pt x="3437715" y="639"/>
                                  </a:lnTo>
                                  <a:lnTo>
                                    <a:pt x="3439263" y="0"/>
                                  </a:lnTo>
                                  <a:lnTo>
                                    <a:pt x="3442870" y="0"/>
                                  </a:lnTo>
                                  <a:lnTo>
                                    <a:pt x="3444418" y="639"/>
                                  </a:lnTo>
                                  <a:lnTo>
                                    <a:pt x="3446978" y="3196"/>
                                  </a:lnTo>
                                  <a:lnTo>
                                    <a:pt x="3447621" y="4740"/>
                                  </a:lnTo>
                                  <a:lnTo>
                                    <a:pt x="3447621" y="8356"/>
                                  </a:lnTo>
                                  <a:lnTo>
                                    <a:pt x="3446978" y="9900"/>
                                  </a:lnTo>
                                  <a:lnTo>
                                    <a:pt x="3444418" y="12457"/>
                                  </a:lnTo>
                                  <a:lnTo>
                                    <a:pt x="344287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469088" y="13096"/>
                                  </a:moveTo>
                                  <a:lnTo>
                                    <a:pt x="3465480" y="13096"/>
                                  </a:lnTo>
                                  <a:lnTo>
                                    <a:pt x="3463933" y="12457"/>
                                  </a:lnTo>
                                  <a:lnTo>
                                    <a:pt x="3461373" y="9900"/>
                                  </a:lnTo>
                                  <a:lnTo>
                                    <a:pt x="3460742" y="8356"/>
                                  </a:lnTo>
                                  <a:lnTo>
                                    <a:pt x="3460742" y="4740"/>
                                  </a:lnTo>
                                  <a:lnTo>
                                    <a:pt x="3461373" y="3196"/>
                                  </a:lnTo>
                                  <a:lnTo>
                                    <a:pt x="3463933" y="639"/>
                                  </a:lnTo>
                                  <a:lnTo>
                                    <a:pt x="3465480" y="0"/>
                                  </a:lnTo>
                                  <a:lnTo>
                                    <a:pt x="3469088" y="0"/>
                                  </a:lnTo>
                                  <a:lnTo>
                                    <a:pt x="3470636" y="639"/>
                                  </a:lnTo>
                                  <a:lnTo>
                                    <a:pt x="3473196" y="3196"/>
                                  </a:lnTo>
                                  <a:lnTo>
                                    <a:pt x="3473839" y="4740"/>
                                  </a:lnTo>
                                  <a:lnTo>
                                    <a:pt x="3473839" y="8356"/>
                                  </a:lnTo>
                                  <a:lnTo>
                                    <a:pt x="3473196" y="9900"/>
                                  </a:lnTo>
                                  <a:lnTo>
                                    <a:pt x="3470636" y="12457"/>
                                  </a:lnTo>
                                  <a:lnTo>
                                    <a:pt x="346908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495306" y="13096"/>
                                  </a:moveTo>
                                  <a:lnTo>
                                    <a:pt x="3491698" y="13096"/>
                                  </a:lnTo>
                                  <a:lnTo>
                                    <a:pt x="3490150" y="12457"/>
                                  </a:lnTo>
                                  <a:lnTo>
                                    <a:pt x="3487590" y="9900"/>
                                  </a:lnTo>
                                  <a:lnTo>
                                    <a:pt x="3486959" y="8356"/>
                                  </a:lnTo>
                                  <a:lnTo>
                                    <a:pt x="3486959" y="4740"/>
                                  </a:lnTo>
                                  <a:lnTo>
                                    <a:pt x="3487590" y="3196"/>
                                  </a:lnTo>
                                  <a:lnTo>
                                    <a:pt x="3490150" y="639"/>
                                  </a:lnTo>
                                  <a:lnTo>
                                    <a:pt x="3491698" y="0"/>
                                  </a:lnTo>
                                  <a:lnTo>
                                    <a:pt x="3495306" y="0"/>
                                  </a:lnTo>
                                  <a:lnTo>
                                    <a:pt x="3496853" y="639"/>
                                  </a:lnTo>
                                  <a:lnTo>
                                    <a:pt x="3499413" y="3196"/>
                                  </a:lnTo>
                                  <a:lnTo>
                                    <a:pt x="3500056" y="4740"/>
                                  </a:lnTo>
                                  <a:lnTo>
                                    <a:pt x="3500056" y="8356"/>
                                  </a:lnTo>
                                  <a:lnTo>
                                    <a:pt x="3499413" y="9900"/>
                                  </a:lnTo>
                                  <a:lnTo>
                                    <a:pt x="3496853" y="12457"/>
                                  </a:lnTo>
                                  <a:lnTo>
                                    <a:pt x="349530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521523" y="13096"/>
                                  </a:moveTo>
                                  <a:lnTo>
                                    <a:pt x="3517915" y="13096"/>
                                  </a:lnTo>
                                  <a:lnTo>
                                    <a:pt x="3516368" y="12457"/>
                                  </a:lnTo>
                                  <a:lnTo>
                                    <a:pt x="3513808" y="9900"/>
                                  </a:lnTo>
                                  <a:lnTo>
                                    <a:pt x="3513177" y="8356"/>
                                  </a:lnTo>
                                  <a:lnTo>
                                    <a:pt x="3513177" y="4740"/>
                                  </a:lnTo>
                                  <a:lnTo>
                                    <a:pt x="3513808" y="3196"/>
                                  </a:lnTo>
                                  <a:lnTo>
                                    <a:pt x="3516368" y="639"/>
                                  </a:lnTo>
                                  <a:lnTo>
                                    <a:pt x="3517915" y="0"/>
                                  </a:lnTo>
                                  <a:lnTo>
                                    <a:pt x="3521523" y="0"/>
                                  </a:lnTo>
                                  <a:lnTo>
                                    <a:pt x="3523071" y="639"/>
                                  </a:lnTo>
                                  <a:lnTo>
                                    <a:pt x="3525631" y="3196"/>
                                  </a:lnTo>
                                  <a:lnTo>
                                    <a:pt x="3526274" y="4740"/>
                                  </a:lnTo>
                                  <a:lnTo>
                                    <a:pt x="3526274" y="8356"/>
                                  </a:lnTo>
                                  <a:lnTo>
                                    <a:pt x="3525631" y="9900"/>
                                  </a:lnTo>
                                  <a:lnTo>
                                    <a:pt x="3523071" y="12457"/>
                                  </a:lnTo>
                                  <a:lnTo>
                                    <a:pt x="352152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547753" y="13096"/>
                                  </a:moveTo>
                                  <a:lnTo>
                                    <a:pt x="3544133" y="13096"/>
                                  </a:lnTo>
                                  <a:lnTo>
                                    <a:pt x="3542585" y="12457"/>
                                  </a:lnTo>
                                  <a:lnTo>
                                    <a:pt x="3540025" y="9900"/>
                                  </a:lnTo>
                                  <a:lnTo>
                                    <a:pt x="3539394" y="8356"/>
                                  </a:lnTo>
                                  <a:lnTo>
                                    <a:pt x="3539394" y="4740"/>
                                  </a:lnTo>
                                  <a:lnTo>
                                    <a:pt x="3540025" y="3196"/>
                                  </a:lnTo>
                                  <a:lnTo>
                                    <a:pt x="3542585" y="639"/>
                                  </a:lnTo>
                                  <a:lnTo>
                                    <a:pt x="3544133" y="0"/>
                                  </a:lnTo>
                                  <a:lnTo>
                                    <a:pt x="3547753" y="0"/>
                                  </a:lnTo>
                                  <a:lnTo>
                                    <a:pt x="3549288" y="639"/>
                                  </a:lnTo>
                                  <a:lnTo>
                                    <a:pt x="3551848" y="3196"/>
                                  </a:lnTo>
                                  <a:lnTo>
                                    <a:pt x="3552491" y="4740"/>
                                  </a:lnTo>
                                  <a:lnTo>
                                    <a:pt x="3552491" y="8356"/>
                                  </a:lnTo>
                                  <a:lnTo>
                                    <a:pt x="3551848" y="9900"/>
                                  </a:lnTo>
                                  <a:lnTo>
                                    <a:pt x="3549288" y="12457"/>
                                  </a:lnTo>
                                  <a:lnTo>
                                    <a:pt x="354775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573958" y="13096"/>
                                  </a:moveTo>
                                  <a:lnTo>
                                    <a:pt x="3570351" y="13096"/>
                                  </a:lnTo>
                                  <a:lnTo>
                                    <a:pt x="3568803" y="12457"/>
                                  </a:lnTo>
                                  <a:lnTo>
                                    <a:pt x="3566243" y="9900"/>
                                  </a:lnTo>
                                  <a:lnTo>
                                    <a:pt x="3565612" y="8356"/>
                                  </a:lnTo>
                                  <a:lnTo>
                                    <a:pt x="3565612" y="4740"/>
                                  </a:lnTo>
                                  <a:lnTo>
                                    <a:pt x="3566243" y="3196"/>
                                  </a:lnTo>
                                  <a:lnTo>
                                    <a:pt x="3568803" y="639"/>
                                  </a:lnTo>
                                  <a:lnTo>
                                    <a:pt x="3570351" y="0"/>
                                  </a:lnTo>
                                  <a:lnTo>
                                    <a:pt x="3573958" y="0"/>
                                  </a:lnTo>
                                  <a:lnTo>
                                    <a:pt x="3575506" y="639"/>
                                  </a:lnTo>
                                  <a:lnTo>
                                    <a:pt x="3578066" y="3196"/>
                                  </a:lnTo>
                                  <a:lnTo>
                                    <a:pt x="3578709" y="4740"/>
                                  </a:lnTo>
                                  <a:lnTo>
                                    <a:pt x="3578709" y="8356"/>
                                  </a:lnTo>
                                  <a:lnTo>
                                    <a:pt x="3578066" y="9900"/>
                                  </a:lnTo>
                                  <a:lnTo>
                                    <a:pt x="3575506" y="12457"/>
                                  </a:lnTo>
                                  <a:lnTo>
                                    <a:pt x="357395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600188" y="13096"/>
                                  </a:moveTo>
                                  <a:lnTo>
                                    <a:pt x="3596568" y="13096"/>
                                  </a:lnTo>
                                  <a:lnTo>
                                    <a:pt x="3595020" y="12457"/>
                                  </a:lnTo>
                                  <a:lnTo>
                                    <a:pt x="3592461" y="9900"/>
                                  </a:lnTo>
                                  <a:lnTo>
                                    <a:pt x="3591829" y="8356"/>
                                  </a:lnTo>
                                  <a:lnTo>
                                    <a:pt x="3591829" y="4740"/>
                                  </a:lnTo>
                                  <a:lnTo>
                                    <a:pt x="3592461" y="3196"/>
                                  </a:lnTo>
                                  <a:lnTo>
                                    <a:pt x="3595020" y="639"/>
                                  </a:lnTo>
                                  <a:lnTo>
                                    <a:pt x="3596568" y="0"/>
                                  </a:lnTo>
                                  <a:lnTo>
                                    <a:pt x="3600188" y="0"/>
                                  </a:lnTo>
                                  <a:lnTo>
                                    <a:pt x="3601724" y="639"/>
                                  </a:lnTo>
                                  <a:lnTo>
                                    <a:pt x="3604283" y="3196"/>
                                  </a:lnTo>
                                  <a:lnTo>
                                    <a:pt x="3604926" y="4740"/>
                                  </a:lnTo>
                                  <a:lnTo>
                                    <a:pt x="3604926" y="8356"/>
                                  </a:lnTo>
                                  <a:lnTo>
                                    <a:pt x="3604283" y="9900"/>
                                  </a:lnTo>
                                  <a:lnTo>
                                    <a:pt x="3601724" y="12457"/>
                                  </a:lnTo>
                                  <a:lnTo>
                                    <a:pt x="360018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626405" y="13096"/>
                                  </a:moveTo>
                                  <a:lnTo>
                                    <a:pt x="3622786" y="13096"/>
                                  </a:lnTo>
                                  <a:lnTo>
                                    <a:pt x="3621238" y="12457"/>
                                  </a:lnTo>
                                  <a:lnTo>
                                    <a:pt x="3618678" y="9900"/>
                                  </a:lnTo>
                                  <a:lnTo>
                                    <a:pt x="3618047" y="8356"/>
                                  </a:lnTo>
                                  <a:lnTo>
                                    <a:pt x="3618047" y="4740"/>
                                  </a:lnTo>
                                  <a:lnTo>
                                    <a:pt x="3618678" y="3196"/>
                                  </a:lnTo>
                                  <a:lnTo>
                                    <a:pt x="3621238" y="639"/>
                                  </a:lnTo>
                                  <a:lnTo>
                                    <a:pt x="3622786" y="0"/>
                                  </a:lnTo>
                                  <a:lnTo>
                                    <a:pt x="3626405" y="0"/>
                                  </a:lnTo>
                                  <a:lnTo>
                                    <a:pt x="3627941" y="639"/>
                                  </a:lnTo>
                                  <a:lnTo>
                                    <a:pt x="3630501" y="3196"/>
                                  </a:lnTo>
                                  <a:lnTo>
                                    <a:pt x="3631144" y="4740"/>
                                  </a:lnTo>
                                  <a:lnTo>
                                    <a:pt x="3631144" y="8356"/>
                                  </a:lnTo>
                                  <a:lnTo>
                                    <a:pt x="3630501" y="9900"/>
                                  </a:lnTo>
                                  <a:lnTo>
                                    <a:pt x="3627941" y="12457"/>
                                  </a:lnTo>
                                  <a:lnTo>
                                    <a:pt x="362640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652623" y="13096"/>
                                  </a:moveTo>
                                  <a:lnTo>
                                    <a:pt x="3649003" y="13096"/>
                                  </a:lnTo>
                                  <a:lnTo>
                                    <a:pt x="3647455" y="12457"/>
                                  </a:lnTo>
                                  <a:lnTo>
                                    <a:pt x="3644896" y="9900"/>
                                  </a:lnTo>
                                  <a:lnTo>
                                    <a:pt x="3644265" y="8356"/>
                                  </a:lnTo>
                                  <a:lnTo>
                                    <a:pt x="3644265" y="4740"/>
                                  </a:lnTo>
                                  <a:lnTo>
                                    <a:pt x="3644896" y="3196"/>
                                  </a:lnTo>
                                  <a:lnTo>
                                    <a:pt x="3647455" y="639"/>
                                  </a:lnTo>
                                  <a:lnTo>
                                    <a:pt x="3649003" y="0"/>
                                  </a:lnTo>
                                  <a:lnTo>
                                    <a:pt x="3652623" y="0"/>
                                  </a:lnTo>
                                  <a:lnTo>
                                    <a:pt x="3654159" y="639"/>
                                  </a:lnTo>
                                  <a:lnTo>
                                    <a:pt x="3656719" y="3196"/>
                                  </a:lnTo>
                                  <a:lnTo>
                                    <a:pt x="3657361" y="4740"/>
                                  </a:lnTo>
                                  <a:lnTo>
                                    <a:pt x="3657361" y="8356"/>
                                  </a:lnTo>
                                  <a:lnTo>
                                    <a:pt x="3656719" y="9900"/>
                                  </a:lnTo>
                                  <a:lnTo>
                                    <a:pt x="3654159" y="12457"/>
                                  </a:lnTo>
                                  <a:lnTo>
                                    <a:pt x="365262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678840" y="13096"/>
                                  </a:moveTo>
                                  <a:lnTo>
                                    <a:pt x="3675221" y="13096"/>
                                  </a:lnTo>
                                  <a:lnTo>
                                    <a:pt x="3673673" y="12457"/>
                                  </a:lnTo>
                                  <a:lnTo>
                                    <a:pt x="3671113" y="9900"/>
                                  </a:lnTo>
                                  <a:lnTo>
                                    <a:pt x="3670482" y="8356"/>
                                  </a:lnTo>
                                  <a:lnTo>
                                    <a:pt x="3670482" y="4740"/>
                                  </a:lnTo>
                                  <a:lnTo>
                                    <a:pt x="3671113" y="3196"/>
                                  </a:lnTo>
                                  <a:lnTo>
                                    <a:pt x="3673673" y="639"/>
                                  </a:lnTo>
                                  <a:lnTo>
                                    <a:pt x="3675221" y="0"/>
                                  </a:lnTo>
                                  <a:lnTo>
                                    <a:pt x="3678840" y="0"/>
                                  </a:lnTo>
                                  <a:lnTo>
                                    <a:pt x="3680376" y="639"/>
                                  </a:lnTo>
                                  <a:lnTo>
                                    <a:pt x="3682936" y="3196"/>
                                  </a:lnTo>
                                  <a:lnTo>
                                    <a:pt x="3683579" y="4740"/>
                                  </a:lnTo>
                                  <a:lnTo>
                                    <a:pt x="3683579" y="8356"/>
                                  </a:lnTo>
                                  <a:lnTo>
                                    <a:pt x="3682936" y="9900"/>
                                  </a:lnTo>
                                  <a:lnTo>
                                    <a:pt x="3680376" y="12457"/>
                                  </a:lnTo>
                                  <a:lnTo>
                                    <a:pt x="3678840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705058" y="13096"/>
                                  </a:moveTo>
                                  <a:lnTo>
                                    <a:pt x="3701438" y="13096"/>
                                  </a:lnTo>
                                  <a:lnTo>
                                    <a:pt x="3699891" y="12457"/>
                                  </a:lnTo>
                                  <a:lnTo>
                                    <a:pt x="3697331" y="9900"/>
                                  </a:lnTo>
                                  <a:lnTo>
                                    <a:pt x="3696700" y="8356"/>
                                  </a:lnTo>
                                  <a:lnTo>
                                    <a:pt x="3696700" y="4740"/>
                                  </a:lnTo>
                                  <a:lnTo>
                                    <a:pt x="3697331" y="3196"/>
                                  </a:lnTo>
                                  <a:lnTo>
                                    <a:pt x="3699891" y="639"/>
                                  </a:lnTo>
                                  <a:lnTo>
                                    <a:pt x="3701438" y="0"/>
                                  </a:lnTo>
                                  <a:lnTo>
                                    <a:pt x="3705058" y="0"/>
                                  </a:lnTo>
                                  <a:lnTo>
                                    <a:pt x="3706594" y="639"/>
                                  </a:lnTo>
                                  <a:lnTo>
                                    <a:pt x="3709154" y="3196"/>
                                  </a:lnTo>
                                  <a:lnTo>
                                    <a:pt x="3709797" y="4740"/>
                                  </a:lnTo>
                                  <a:lnTo>
                                    <a:pt x="3709797" y="8356"/>
                                  </a:lnTo>
                                  <a:lnTo>
                                    <a:pt x="3709154" y="9900"/>
                                  </a:lnTo>
                                  <a:lnTo>
                                    <a:pt x="3706594" y="12457"/>
                                  </a:lnTo>
                                  <a:lnTo>
                                    <a:pt x="370505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731275" y="13096"/>
                                  </a:moveTo>
                                  <a:lnTo>
                                    <a:pt x="3727656" y="13096"/>
                                  </a:lnTo>
                                  <a:lnTo>
                                    <a:pt x="3726108" y="12457"/>
                                  </a:lnTo>
                                  <a:lnTo>
                                    <a:pt x="3723548" y="9900"/>
                                  </a:lnTo>
                                  <a:lnTo>
                                    <a:pt x="3722917" y="8356"/>
                                  </a:lnTo>
                                  <a:lnTo>
                                    <a:pt x="3722917" y="4740"/>
                                  </a:lnTo>
                                  <a:lnTo>
                                    <a:pt x="3723548" y="3196"/>
                                  </a:lnTo>
                                  <a:lnTo>
                                    <a:pt x="3726108" y="639"/>
                                  </a:lnTo>
                                  <a:lnTo>
                                    <a:pt x="3727656" y="0"/>
                                  </a:lnTo>
                                  <a:lnTo>
                                    <a:pt x="3731275" y="0"/>
                                  </a:lnTo>
                                  <a:lnTo>
                                    <a:pt x="3732811" y="639"/>
                                  </a:lnTo>
                                  <a:lnTo>
                                    <a:pt x="3735371" y="3196"/>
                                  </a:lnTo>
                                  <a:lnTo>
                                    <a:pt x="3736014" y="4740"/>
                                  </a:lnTo>
                                  <a:lnTo>
                                    <a:pt x="3736014" y="8356"/>
                                  </a:lnTo>
                                  <a:lnTo>
                                    <a:pt x="3735371" y="9900"/>
                                  </a:lnTo>
                                  <a:lnTo>
                                    <a:pt x="3732811" y="12457"/>
                                  </a:lnTo>
                                  <a:lnTo>
                                    <a:pt x="3731275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757493" y="13096"/>
                                  </a:moveTo>
                                  <a:lnTo>
                                    <a:pt x="3753874" y="13096"/>
                                  </a:lnTo>
                                  <a:lnTo>
                                    <a:pt x="3752326" y="12457"/>
                                  </a:lnTo>
                                  <a:lnTo>
                                    <a:pt x="3749766" y="9900"/>
                                  </a:lnTo>
                                  <a:lnTo>
                                    <a:pt x="3749135" y="8356"/>
                                  </a:lnTo>
                                  <a:lnTo>
                                    <a:pt x="3749135" y="4740"/>
                                  </a:lnTo>
                                  <a:lnTo>
                                    <a:pt x="3749766" y="3196"/>
                                  </a:lnTo>
                                  <a:lnTo>
                                    <a:pt x="3752326" y="639"/>
                                  </a:lnTo>
                                  <a:lnTo>
                                    <a:pt x="3753874" y="0"/>
                                  </a:lnTo>
                                  <a:lnTo>
                                    <a:pt x="3757493" y="0"/>
                                  </a:lnTo>
                                  <a:lnTo>
                                    <a:pt x="3759029" y="639"/>
                                  </a:lnTo>
                                  <a:lnTo>
                                    <a:pt x="3761589" y="3196"/>
                                  </a:lnTo>
                                  <a:lnTo>
                                    <a:pt x="3762232" y="4740"/>
                                  </a:lnTo>
                                  <a:lnTo>
                                    <a:pt x="3762232" y="8356"/>
                                  </a:lnTo>
                                  <a:lnTo>
                                    <a:pt x="3761589" y="9900"/>
                                  </a:lnTo>
                                  <a:lnTo>
                                    <a:pt x="3759029" y="12457"/>
                                  </a:lnTo>
                                  <a:lnTo>
                                    <a:pt x="375749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783711" y="13096"/>
                                  </a:moveTo>
                                  <a:lnTo>
                                    <a:pt x="3780091" y="13096"/>
                                  </a:lnTo>
                                  <a:lnTo>
                                    <a:pt x="3778543" y="12457"/>
                                  </a:lnTo>
                                  <a:lnTo>
                                    <a:pt x="3775983" y="9900"/>
                                  </a:lnTo>
                                  <a:lnTo>
                                    <a:pt x="3775352" y="8356"/>
                                  </a:lnTo>
                                  <a:lnTo>
                                    <a:pt x="3775352" y="4740"/>
                                  </a:lnTo>
                                  <a:lnTo>
                                    <a:pt x="3775983" y="3196"/>
                                  </a:lnTo>
                                  <a:lnTo>
                                    <a:pt x="3778543" y="639"/>
                                  </a:lnTo>
                                  <a:lnTo>
                                    <a:pt x="3780091" y="0"/>
                                  </a:lnTo>
                                  <a:lnTo>
                                    <a:pt x="3783711" y="0"/>
                                  </a:lnTo>
                                  <a:lnTo>
                                    <a:pt x="3785247" y="639"/>
                                  </a:lnTo>
                                  <a:lnTo>
                                    <a:pt x="3787806" y="3196"/>
                                  </a:lnTo>
                                  <a:lnTo>
                                    <a:pt x="3788449" y="4740"/>
                                  </a:lnTo>
                                  <a:lnTo>
                                    <a:pt x="3788449" y="8356"/>
                                  </a:lnTo>
                                  <a:lnTo>
                                    <a:pt x="3787806" y="9900"/>
                                  </a:lnTo>
                                  <a:lnTo>
                                    <a:pt x="3785247" y="12457"/>
                                  </a:lnTo>
                                  <a:lnTo>
                                    <a:pt x="378371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809928" y="13096"/>
                                  </a:moveTo>
                                  <a:lnTo>
                                    <a:pt x="3806309" y="13096"/>
                                  </a:lnTo>
                                  <a:lnTo>
                                    <a:pt x="3804761" y="12457"/>
                                  </a:lnTo>
                                  <a:lnTo>
                                    <a:pt x="3802201" y="9900"/>
                                  </a:lnTo>
                                  <a:lnTo>
                                    <a:pt x="3801570" y="8356"/>
                                  </a:lnTo>
                                  <a:lnTo>
                                    <a:pt x="3801570" y="4740"/>
                                  </a:lnTo>
                                  <a:lnTo>
                                    <a:pt x="3802201" y="3196"/>
                                  </a:lnTo>
                                  <a:lnTo>
                                    <a:pt x="3804761" y="639"/>
                                  </a:lnTo>
                                  <a:lnTo>
                                    <a:pt x="3806309" y="0"/>
                                  </a:lnTo>
                                  <a:lnTo>
                                    <a:pt x="3809928" y="0"/>
                                  </a:lnTo>
                                  <a:lnTo>
                                    <a:pt x="3811464" y="639"/>
                                  </a:lnTo>
                                  <a:lnTo>
                                    <a:pt x="3814024" y="3196"/>
                                  </a:lnTo>
                                  <a:lnTo>
                                    <a:pt x="3814667" y="4740"/>
                                  </a:lnTo>
                                  <a:lnTo>
                                    <a:pt x="3814667" y="8356"/>
                                  </a:lnTo>
                                  <a:lnTo>
                                    <a:pt x="3814024" y="9900"/>
                                  </a:lnTo>
                                  <a:lnTo>
                                    <a:pt x="3811464" y="12457"/>
                                  </a:lnTo>
                                  <a:lnTo>
                                    <a:pt x="380992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836146" y="13096"/>
                                  </a:moveTo>
                                  <a:lnTo>
                                    <a:pt x="3832526" y="13096"/>
                                  </a:lnTo>
                                  <a:lnTo>
                                    <a:pt x="3830978" y="12457"/>
                                  </a:lnTo>
                                  <a:lnTo>
                                    <a:pt x="3828419" y="9900"/>
                                  </a:lnTo>
                                  <a:lnTo>
                                    <a:pt x="3827788" y="8356"/>
                                  </a:lnTo>
                                  <a:lnTo>
                                    <a:pt x="3827788" y="4740"/>
                                  </a:lnTo>
                                  <a:lnTo>
                                    <a:pt x="3828419" y="3196"/>
                                  </a:lnTo>
                                  <a:lnTo>
                                    <a:pt x="3830978" y="639"/>
                                  </a:lnTo>
                                  <a:lnTo>
                                    <a:pt x="3832526" y="0"/>
                                  </a:lnTo>
                                  <a:lnTo>
                                    <a:pt x="3836146" y="0"/>
                                  </a:lnTo>
                                  <a:lnTo>
                                    <a:pt x="3837682" y="639"/>
                                  </a:lnTo>
                                  <a:lnTo>
                                    <a:pt x="3840241" y="3196"/>
                                  </a:lnTo>
                                  <a:lnTo>
                                    <a:pt x="3840884" y="4740"/>
                                  </a:lnTo>
                                  <a:lnTo>
                                    <a:pt x="3840884" y="8356"/>
                                  </a:lnTo>
                                  <a:lnTo>
                                    <a:pt x="3840241" y="9900"/>
                                  </a:lnTo>
                                  <a:lnTo>
                                    <a:pt x="3837682" y="12457"/>
                                  </a:lnTo>
                                  <a:lnTo>
                                    <a:pt x="383614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862363" y="13096"/>
                                  </a:moveTo>
                                  <a:lnTo>
                                    <a:pt x="3858744" y="13096"/>
                                  </a:lnTo>
                                  <a:lnTo>
                                    <a:pt x="3857196" y="12457"/>
                                  </a:lnTo>
                                  <a:lnTo>
                                    <a:pt x="3854636" y="9900"/>
                                  </a:lnTo>
                                  <a:lnTo>
                                    <a:pt x="3854005" y="8356"/>
                                  </a:lnTo>
                                  <a:lnTo>
                                    <a:pt x="3854005" y="4740"/>
                                  </a:lnTo>
                                  <a:lnTo>
                                    <a:pt x="3854636" y="3196"/>
                                  </a:lnTo>
                                  <a:lnTo>
                                    <a:pt x="3857196" y="639"/>
                                  </a:lnTo>
                                  <a:lnTo>
                                    <a:pt x="3858744" y="0"/>
                                  </a:lnTo>
                                  <a:lnTo>
                                    <a:pt x="3862363" y="0"/>
                                  </a:lnTo>
                                  <a:lnTo>
                                    <a:pt x="3863899" y="639"/>
                                  </a:lnTo>
                                  <a:lnTo>
                                    <a:pt x="3866459" y="3196"/>
                                  </a:lnTo>
                                  <a:lnTo>
                                    <a:pt x="3867102" y="4740"/>
                                  </a:lnTo>
                                  <a:lnTo>
                                    <a:pt x="3867102" y="8356"/>
                                  </a:lnTo>
                                  <a:lnTo>
                                    <a:pt x="3866459" y="9900"/>
                                  </a:lnTo>
                                  <a:lnTo>
                                    <a:pt x="3863899" y="12457"/>
                                  </a:lnTo>
                                  <a:lnTo>
                                    <a:pt x="3862363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888581" y="13096"/>
                                  </a:moveTo>
                                  <a:lnTo>
                                    <a:pt x="3884961" y="13096"/>
                                  </a:lnTo>
                                  <a:lnTo>
                                    <a:pt x="3883414" y="12457"/>
                                  </a:lnTo>
                                  <a:lnTo>
                                    <a:pt x="3880854" y="9900"/>
                                  </a:lnTo>
                                  <a:lnTo>
                                    <a:pt x="3880223" y="8356"/>
                                  </a:lnTo>
                                  <a:lnTo>
                                    <a:pt x="3880223" y="4740"/>
                                  </a:lnTo>
                                  <a:lnTo>
                                    <a:pt x="3880854" y="3196"/>
                                  </a:lnTo>
                                  <a:lnTo>
                                    <a:pt x="3883414" y="639"/>
                                  </a:lnTo>
                                  <a:lnTo>
                                    <a:pt x="3884961" y="0"/>
                                  </a:lnTo>
                                  <a:lnTo>
                                    <a:pt x="3888581" y="0"/>
                                  </a:lnTo>
                                  <a:lnTo>
                                    <a:pt x="3890117" y="639"/>
                                  </a:lnTo>
                                  <a:lnTo>
                                    <a:pt x="3892677" y="3196"/>
                                  </a:lnTo>
                                  <a:lnTo>
                                    <a:pt x="3893320" y="4740"/>
                                  </a:lnTo>
                                  <a:lnTo>
                                    <a:pt x="3893320" y="8356"/>
                                  </a:lnTo>
                                  <a:lnTo>
                                    <a:pt x="3892677" y="9900"/>
                                  </a:lnTo>
                                  <a:lnTo>
                                    <a:pt x="3890117" y="12457"/>
                                  </a:lnTo>
                                  <a:lnTo>
                                    <a:pt x="388858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914798" y="13096"/>
                                  </a:moveTo>
                                  <a:lnTo>
                                    <a:pt x="3911179" y="13096"/>
                                  </a:lnTo>
                                  <a:lnTo>
                                    <a:pt x="3909631" y="12457"/>
                                  </a:lnTo>
                                  <a:lnTo>
                                    <a:pt x="3907071" y="9900"/>
                                  </a:lnTo>
                                  <a:lnTo>
                                    <a:pt x="3906440" y="8356"/>
                                  </a:lnTo>
                                  <a:lnTo>
                                    <a:pt x="3906440" y="4740"/>
                                  </a:lnTo>
                                  <a:lnTo>
                                    <a:pt x="3907071" y="3196"/>
                                  </a:lnTo>
                                  <a:lnTo>
                                    <a:pt x="3909631" y="639"/>
                                  </a:lnTo>
                                  <a:lnTo>
                                    <a:pt x="3911179" y="0"/>
                                  </a:lnTo>
                                  <a:lnTo>
                                    <a:pt x="3914798" y="0"/>
                                  </a:lnTo>
                                  <a:lnTo>
                                    <a:pt x="3916334" y="639"/>
                                  </a:lnTo>
                                  <a:lnTo>
                                    <a:pt x="3918894" y="3196"/>
                                  </a:lnTo>
                                  <a:lnTo>
                                    <a:pt x="3919537" y="4740"/>
                                  </a:lnTo>
                                  <a:lnTo>
                                    <a:pt x="3919537" y="8356"/>
                                  </a:lnTo>
                                  <a:lnTo>
                                    <a:pt x="3918894" y="9900"/>
                                  </a:lnTo>
                                  <a:lnTo>
                                    <a:pt x="3916334" y="12457"/>
                                  </a:lnTo>
                                  <a:lnTo>
                                    <a:pt x="3914798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941016" y="13096"/>
                                  </a:moveTo>
                                  <a:lnTo>
                                    <a:pt x="3937396" y="13096"/>
                                  </a:lnTo>
                                  <a:lnTo>
                                    <a:pt x="3935849" y="12457"/>
                                  </a:lnTo>
                                  <a:lnTo>
                                    <a:pt x="3933289" y="9900"/>
                                  </a:lnTo>
                                  <a:lnTo>
                                    <a:pt x="3932658" y="8356"/>
                                  </a:lnTo>
                                  <a:lnTo>
                                    <a:pt x="3932658" y="4740"/>
                                  </a:lnTo>
                                  <a:lnTo>
                                    <a:pt x="3933289" y="3196"/>
                                  </a:lnTo>
                                  <a:lnTo>
                                    <a:pt x="3935849" y="639"/>
                                  </a:lnTo>
                                  <a:lnTo>
                                    <a:pt x="3937396" y="0"/>
                                  </a:lnTo>
                                  <a:lnTo>
                                    <a:pt x="3941016" y="0"/>
                                  </a:lnTo>
                                  <a:lnTo>
                                    <a:pt x="3942552" y="639"/>
                                  </a:lnTo>
                                  <a:lnTo>
                                    <a:pt x="3945112" y="3196"/>
                                  </a:lnTo>
                                  <a:lnTo>
                                    <a:pt x="3945755" y="4740"/>
                                  </a:lnTo>
                                  <a:lnTo>
                                    <a:pt x="3945755" y="8356"/>
                                  </a:lnTo>
                                  <a:lnTo>
                                    <a:pt x="3945112" y="9900"/>
                                  </a:lnTo>
                                  <a:lnTo>
                                    <a:pt x="3942552" y="12457"/>
                                  </a:lnTo>
                                  <a:lnTo>
                                    <a:pt x="394101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967234" y="13096"/>
                                  </a:moveTo>
                                  <a:lnTo>
                                    <a:pt x="3963614" y="13096"/>
                                  </a:lnTo>
                                  <a:lnTo>
                                    <a:pt x="3962066" y="12457"/>
                                  </a:lnTo>
                                  <a:lnTo>
                                    <a:pt x="3959506" y="9900"/>
                                  </a:lnTo>
                                  <a:lnTo>
                                    <a:pt x="3958875" y="8356"/>
                                  </a:lnTo>
                                  <a:lnTo>
                                    <a:pt x="3958875" y="4740"/>
                                  </a:lnTo>
                                  <a:lnTo>
                                    <a:pt x="3959506" y="3196"/>
                                  </a:lnTo>
                                  <a:lnTo>
                                    <a:pt x="3962066" y="639"/>
                                  </a:lnTo>
                                  <a:lnTo>
                                    <a:pt x="3963614" y="0"/>
                                  </a:lnTo>
                                  <a:lnTo>
                                    <a:pt x="3967234" y="0"/>
                                  </a:lnTo>
                                  <a:lnTo>
                                    <a:pt x="3968769" y="639"/>
                                  </a:lnTo>
                                  <a:lnTo>
                                    <a:pt x="3971329" y="3196"/>
                                  </a:lnTo>
                                  <a:lnTo>
                                    <a:pt x="3971972" y="4740"/>
                                  </a:lnTo>
                                  <a:lnTo>
                                    <a:pt x="3971972" y="8356"/>
                                  </a:lnTo>
                                  <a:lnTo>
                                    <a:pt x="3971329" y="9900"/>
                                  </a:lnTo>
                                  <a:lnTo>
                                    <a:pt x="3968769" y="12457"/>
                                  </a:lnTo>
                                  <a:lnTo>
                                    <a:pt x="396723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3993451" y="13096"/>
                                  </a:moveTo>
                                  <a:lnTo>
                                    <a:pt x="3989832" y="13096"/>
                                  </a:lnTo>
                                  <a:lnTo>
                                    <a:pt x="3988284" y="12457"/>
                                  </a:lnTo>
                                  <a:lnTo>
                                    <a:pt x="3985736" y="9900"/>
                                  </a:lnTo>
                                  <a:lnTo>
                                    <a:pt x="3985093" y="8356"/>
                                  </a:lnTo>
                                  <a:lnTo>
                                    <a:pt x="3985093" y="4740"/>
                                  </a:lnTo>
                                  <a:lnTo>
                                    <a:pt x="3985736" y="3196"/>
                                  </a:lnTo>
                                  <a:lnTo>
                                    <a:pt x="3988284" y="639"/>
                                  </a:lnTo>
                                  <a:lnTo>
                                    <a:pt x="3989832" y="0"/>
                                  </a:lnTo>
                                  <a:lnTo>
                                    <a:pt x="3993451" y="0"/>
                                  </a:lnTo>
                                  <a:lnTo>
                                    <a:pt x="3994987" y="639"/>
                                  </a:lnTo>
                                  <a:lnTo>
                                    <a:pt x="3997547" y="3196"/>
                                  </a:lnTo>
                                  <a:lnTo>
                                    <a:pt x="3998190" y="4740"/>
                                  </a:lnTo>
                                  <a:lnTo>
                                    <a:pt x="3998190" y="8356"/>
                                  </a:lnTo>
                                  <a:lnTo>
                                    <a:pt x="3997547" y="9900"/>
                                  </a:lnTo>
                                  <a:lnTo>
                                    <a:pt x="3994987" y="12457"/>
                                  </a:lnTo>
                                  <a:lnTo>
                                    <a:pt x="399345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019669" y="13096"/>
                                  </a:moveTo>
                                  <a:lnTo>
                                    <a:pt x="4016049" y="13096"/>
                                  </a:lnTo>
                                  <a:lnTo>
                                    <a:pt x="4014501" y="12457"/>
                                  </a:lnTo>
                                  <a:lnTo>
                                    <a:pt x="4011942" y="9900"/>
                                  </a:lnTo>
                                  <a:lnTo>
                                    <a:pt x="4011310" y="8356"/>
                                  </a:lnTo>
                                  <a:lnTo>
                                    <a:pt x="4011310" y="4740"/>
                                  </a:lnTo>
                                  <a:lnTo>
                                    <a:pt x="4011942" y="3196"/>
                                  </a:lnTo>
                                  <a:lnTo>
                                    <a:pt x="4014501" y="639"/>
                                  </a:lnTo>
                                  <a:lnTo>
                                    <a:pt x="4016049" y="0"/>
                                  </a:lnTo>
                                  <a:lnTo>
                                    <a:pt x="4019669" y="0"/>
                                  </a:lnTo>
                                  <a:lnTo>
                                    <a:pt x="4021205" y="639"/>
                                  </a:lnTo>
                                  <a:lnTo>
                                    <a:pt x="4023764" y="3196"/>
                                  </a:lnTo>
                                  <a:lnTo>
                                    <a:pt x="4024407" y="4740"/>
                                  </a:lnTo>
                                  <a:lnTo>
                                    <a:pt x="4024407" y="8356"/>
                                  </a:lnTo>
                                  <a:lnTo>
                                    <a:pt x="4023764" y="9900"/>
                                  </a:lnTo>
                                  <a:lnTo>
                                    <a:pt x="4021205" y="12457"/>
                                  </a:lnTo>
                                  <a:lnTo>
                                    <a:pt x="401966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045886" y="13096"/>
                                  </a:moveTo>
                                  <a:lnTo>
                                    <a:pt x="4042267" y="13096"/>
                                  </a:lnTo>
                                  <a:lnTo>
                                    <a:pt x="4040719" y="12457"/>
                                  </a:lnTo>
                                  <a:lnTo>
                                    <a:pt x="4038171" y="9900"/>
                                  </a:lnTo>
                                  <a:lnTo>
                                    <a:pt x="4037528" y="8356"/>
                                  </a:lnTo>
                                  <a:lnTo>
                                    <a:pt x="4037528" y="4740"/>
                                  </a:lnTo>
                                  <a:lnTo>
                                    <a:pt x="4038171" y="3196"/>
                                  </a:lnTo>
                                  <a:lnTo>
                                    <a:pt x="4040719" y="639"/>
                                  </a:lnTo>
                                  <a:lnTo>
                                    <a:pt x="4042267" y="0"/>
                                  </a:lnTo>
                                  <a:lnTo>
                                    <a:pt x="4045886" y="0"/>
                                  </a:lnTo>
                                  <a:lnTo>
                                    <a:pt x="4047422" y="639"/>
                                  </a:lnTo>
                                  <a:lnTo>
                                    <a:pt x="4049982" y="3196"/>
                                  </a:lnTo>
                                  <a:lnTo>
                                    <a:pt x="4050625" y="4740"/>
                                  </a:lnTo>
                                  <a:lnTo>
                                    <a:pt x="4050625" y="8356"/>
                                  </a:lnTo>
                                  <a:lnTo>
                                    <a:pt x="4049982" y="9900"/>
                                  </a:lnTo>
                                  <a:lnTo>
                                    <a:pt x="4047422" y="12457"/>
                                  </a:lnTo>
                                  <a:lnTo>
                                    <a:pt x="404588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072104" y="13096"/>
                                  </a:moveTo>
                                  <a:lnTo>
                                    <a:pt x="4068484" y="13096"/>
                                  </a:lnTo>
                                  <a:lnTo>
                                    <a:pt x="4066936" y="12457"/>
                                  </a:lnTo>
                                  <a:lnTo>
                                    <a:pt x="4064389" y="9900"/>
                                  </a:lnTo>
                                  <a:lnTo>
                                    <a:pt x="4063746" y="8356"/>
                                  </a:lnTo>
                                  <a:lnTo>
                                    <a:pt x="4063746" y="4740"/>
                                  </a:lnTo>
                                  <a:lnTo>
                                    <a:pt x="4064389" y="3196"/>
                                  </a:lnTo>
                                  <a:lnTo>
                                    <a:pt x="4066936" y="639"/>
                                  </a:lnTo>
                                  <a:lnTo>
                                    <a:pt x="4068484" y="0"/>
                                  </a:lnTo>
                                  <a:lnTo>
                                    <a:pt x="4072104" y="0"/>
                                  </a:lnTo>
                                  <a:lnTo>
                                    <a:pt x="4073640" y="639"/>
                                  </a:lnTo>
                                  <a:lnTo>
                                    <a:pt x="4076200" y="3196"/>
                                  </a:lnTo>
                                  <a:lnTo>
                                    <a:pt x="4076842" y="4740"/>
                                  </a:lnTo>
                                  <a:lnTo>
                                    <a:pt x="4076842" y="8356"/>
                                  </a:lnTo>
                                  <a:lnTo>
                                    <a:pt x="4076200" y="9900"/>
                                  </a:lnTo>
                                  <a:lnTo>
                                    <a:pt x="4073640" y="12457"/>
                                  </a:lnTo>
                                  <a:lnTo>
                                    <a:pt x="407210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098321" y="13096"/>
                                  </a:moveTo>
                                  <a:lnTo>
                                    <a:pt x="4094702" y="13096"/>
                                  </a:lnTo>
                                  <a:lnTo>
                                    <a:pt x="4093154" y="12457"/>
                                  </a:lnTo>
                                  <a:lnTo>
                                    <a:pt x="4090606" y="9900"/>
                                  </a:lnTo>
                                  <a:lnTo>
                                    <a:pt x="4089963" y="8356"/>
                                  </a:lnTo>
                                  <a:lnTo>
                                    <a:pt x="4089963" y="4740"/>
                                  </a:lnTo>
                                  <a:lnTo>
                                    <a:pt x="4090606" y="3196"/>
                                  </a:lnTo>
                                  <a:lnTo>
                                    <a:pt x="4093154" y="639"/>
                                  </a:lnTo>
                                  <a:lnTo>
                                    <a:pt x="4094702" y="0"/>
                                  </a:lnTo>
                                  <a:lnTo>
                                    <a:pt x="4098321" y="0"/>
                                  </a:lnTo>
                                  <a:lnTo>
                                    <a:pt x="4099857" y="639"/>
                                  </a:lnTo>
                                  <a:lnTo>
                                    <a:pt x="4102417" y="3196"/>
                                  </a:lnTo>
                                  <a:lnTo>
                                    <a:pt x="4103060" y="4740"/>
                                  </a:lnTo>
                                  <a:lnTo>
                                    <a:pt x="4103060" y="8356"/>
                                  </a:lnTo>
                                  <a:lnTo>
                                    <a:pt x="4102417" y="9900"/>
                                  </a:lnTo>
                                  <a:lnTo>
                                    <a:pt x="4099857" y="12457"/>
                                  </a:lnTo>
                                  <a:lnTo>
                                    <a:pt x="4098321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124539" y="13096"/>
                                  </a:moveTo>
                                  <a:lnTo>
                                    <a:pt x="4120919" y="13096"/>
                                  </a:lnTo>
                                  <a:lnTo>
                                    <a:pt x="4119372" y="12457"/>
                                  </a:lnTo>
                                  <a:lnTo>
                                    <a:pt x="4116824" y="9900"/>
                                  </a:lnTo>
                                  <a:lnTo>
                                    <a:pt x="4116181" y="8356"/>
                                  </a:lnTo>
                                  <a:lnTo>
                                    <a:pt x="4116181" y="4740"/>
                                  </a:lnTo>
                                  <a:lnTo>
                                    <a:pt x="4116824" y="3196"/>
                                  </a:lnTo>
                                  <a:lnTo>
                                    <a:pt x="4119372" y="639"/>
                                  </a:lnTo>
                                  <a:lnTo>
                                    <a:pt x="4120919" y="0"/>
                                  </a:lnTo>
                                  <a:lnTo>
                                    <a:pt x="4124539" y="0"/>
                                  </a:lnTo>
                                  <a:lnTo>
                                    <a:pt x="4126075" y="639"/>
                                  </a:lnTo>
                                  <a:lnTo>
                                    <a:pt x="4128635" y="3196"/>
                                  </a:lnTo>
                                  <a:lnTo>
                                    <a:pt x="4129278" y="4740"/>
                                  </a:lnTo>
                                  <a:lnTo>
                                    <a:pt x="4129278" y="8356"/>
                                  </a:lnTo>
                                  <a:lnTo>
                                    <a:pt x="4128635" y="9900"/>
                                  </a:lnTo>
                                  <a:lnTo>
                                    <a:pt x="4126075" y="12457"/>
                                  </a:lnTo>
                                  <a:lnTo>
                                    <a:pt x="412453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150756" y="13096"/>
                                  </a:moveTo>
                                  <a:lnTo>
                                    <a:pt x="4147137" y="13096"/>
                                  </a:lnTo>
                                  <a:lnTo>
                                    <a:pt x="4145589" y="12457"/>
                                  </a:lnTo>
                                  <a:lnTo>
                                    <a:pt x="4143041" y="9900"/>
                                  </a:lnTo>
                                  <a:lnTo>
                                    <a:pt x="4142398" y="8356"/>
                                  </a:lnTo>
                                  <a:lnTo>
                                    <a:pt x="4142398" y="4740"/>
                                  </a:lnTo>
                                  <a:lnTo>
                                    <a:pt x="4143041" y="3196"/>
                                  </a:lnTo>
                                  <a:lnTo>
                                    <a:pt x="4145589" y="639"/>
                                  </a:lnTo>
                                  <a:lnTo>
                                    <a:pt x="4147137" y="0"/>
                                  </a:lnTo>
                                  <a:lnTo>
                                    <a:pt x="4150756" y="0"/>
                                  </a:lnTo>
                                  <a:lnTo>
                                    <a:pt x="4152292" y="639"/>
                                  </a:lnTo>
                                  <a:lnTo>
                                    <a:pt x="4154852" y="3196"/>
                                  </a:lnTo>
                                  <a:lnTo>
                                    <a:pt x="4155495" y="4740"/>
                                  </a:lnTo>
                                  <a:lnTo>
                                    <a:pt x="4155495" y="8356"/>
                                  </a:lnTo>
                                  <a:lnTo>
                                    <a:pt x="4154852" y="9900"/>
                                  </a:lnTo>
                                  <a:lnTo>
                                    <a:pt x="4152292" y="12457"/>
                                  </a:lnTo>
                                  <a:lnTo>
                                    <a:pt x="4150756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176974" y="13096"/>
                                  </a:moveTo>
                                  <a:lnTo>
                                    <a:pt x="4173355" y="13096"/>
                                  </a:lnTo>
                                  <a:lnTo>
                                    <a:pt x="4171807" y="12457"/>
                                  </a:lnTo>
                                  <a:lnTo>
                                    <a:pt x="4169259" y="9900"/>
                                  </a:lnTo>
                                  <a:lnTo>
                                    <a:pt x="4168616" y="8356"/>
                                  </a:lnTo>
                                  <a:lnTo>
                                    <a:pt x="4168616" y="4740"/>
                                  </a:lnTo>
                                  <a:lnTo>
                                    <a:pt x="4169259" y="3196"/>
                                  </a:lnTo>
                                  <a:lnTo>
                                    <a:pt x="4171807" y="639"/>
                                  </a:lnTo>
                                  <a:lnTo>
                                    <a:pt x="4173355" y="0"/>
                                  </a:lnTo>
                                  <a:lnTo>
                                    <a:pt x="4176974" y="0"/>
                                  </a:lnTo>
                                  <a:lnTo>
                                    <a:pt x="4178510" y="639"/>
                                  </a:lnTo>
                                  <a:lnTo>
                                    <a:pt x="4181070" y="3196"/>
                                  </a:lnTo>
                                  <a:lnTo>
                                    <a:pt x="4181713" y="4740"/>
                                  </a:lnTo>
                                  <a:lnTo>
                                    <a:pt x="4181713" y="8356"/>
                                  </a:lnTo>
                                  <a:lnTo>
                                    <a:pt x="4181070" y="9900"/>
                                  </a:lnTo>
                                  <a:lnTo>
                                    <a:pt x="4178510" y="12457"/>
                                  </a:lnTo>
                                  <a:lnTo>
                                    <a:pt x="417697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203192" y="13096"/>
                                  </a:moveTo>
                                  <a:lnTo>
                                    <a:pt x="4199572" y="13096"/>
                                  </a:lnTo>
                                  <a:lnTo>
                                    <a:pt x="4198024" y="12457"/>
                                  </a:lnTo>
                                  <a:lnTo>
                                    <a:pt x="4195476" y="9900"/>
                                  </a:lnTo>
                                  <a:lnTo>
                                    <a:pt x="4194833" y="8356"/>
                                  </a:lnTo>
                                  <a:lnTo>
                                    <a:pt x="4194833" y="4740"/>
                                  </a:lnTo>
                                  <a:lnTo>
                                    <a:pt x="4195476" y="3196"/>
                                  </a:lnTo>
                                  <a:lnTo>
                                    <a:pt x="4198024" y="639"/>
                                  </a:lnTo>
                                  <a:lnTo>
                                    <a:pt x="4199572" y="0"/>
                                  </a:lnTo>
                                  <a:lnTo>
                                    <a:pt x="4203192" y="0"/>
                                  </a:lnTo>
                                  <a:lnTo>
                                    <a:pt x="4204728" y="639"/>
                                  </a:lnTo>
                                  <a:lnTo>
                                    <a:pt x="4207287" y="3196"/>
                                  </a:lnTo>
                                  <a:lnTo>
                                    <a:pt x="4207930" y="4740"/>
                                  </a:lnTo>
                                  <a:lnTo>
                                    <a:pt x="4207930" y="8356"/>
                                  </a:lnTo>
                                  <a:lnTo>
                                    <a:pt x="4207287" y="9900"/>
                                  </a:lnTo>
                                  <a:lnTo>
                                    <a:pt x="4204728" y="12457"/>
                                  </a:lnTo>
                                  <a:lnTo>
                                    <a:pt x="420319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229409" y="13096"/>
                                  </a:moveTo>
                                  <a:lnTo>
                                    <a:pt x="4225790" y="13096"/>
                                  </a:lnTo>
                                  <a:lnTo>
                                    <a:pt x="4224242" y="12457"/>
                                  </a:lnTo>
                                  <a:lnTo>
                                    <a:pt x="4221694" y="9900"/>
                                  </a:lnTo>
                                  <a:lnTo>
                                    <a:pt x="4221051" y="8356"/>
                                  </a:lnTo>
                                  <a:lnTo>
                                    <a:pt x="4221051" y="4740"/>
                                  </a:lnTo>
                                  <a:lnTo>
                                    <a:pt x="4221694" y="3196"/>
                                  </a:lnTo>
                                  <a:lnTo>
                                    <a:pt x="4224242" y="639"/>
                                  </a:lnTo>
                                  <a:lnTo>
                                    <a:pt x="4225790" y="0"/>
                                  </a:lnTo>
                                  <a:lnTo>
                                    <a:pt x="4229409" y="0"/>
                                  </a:lnTo>
                                  <a:lnTo>
                                    <a:pt x="4230945" y="639"/>
                                  </a:lnTo>
                                  <a:lnTo>
                                    <a:pt x="4233505" y="3196"/>
                                  </a:lnTo>
                                  <a:lnTo>
                                    <a:pt x="4234148" y="4740"/>
                                  </a:lnTo>
                                  <a:lnTo>
                                    <a:pt x="4234148" y="8356"/>
                                  </a:lnTo>
                                  <a:lnTo>
                                    <a:pt x="4233505" y="9900"/>
                                  </a:lnTo>
                                  <a:lnTo>
                                    <a:pt x="4230945" y="12457"/>
                                  </a:lnTo>
                                  <a:lnTo>
                                    <a:pt x="422940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255627" y="13096"/>
                                  </a:moveTo>
                                  <a:lnTo>
                                    <a:pt x="4252007" y="13096"/>
                                  </a:lnTo>
                                  <a:lnTo>
                                    <a:pt x="4250459" y="12457"/>
                                  </a:lnTo>
                                  <a:lnTo>
                                    <a:pt x="4247912" y="9900"/>
                                  </a:lnTo>
                                  <a:lnTo>
                                    <a:pt x="4247269" y="8356"/>
                                  </a:lnTo>
                                  <a:lnTo>
                                    <a:pt x="4247269" y="4740"/>
                                  </a:lnTo>
                                  <a:lnTo>
                                    <a:pt x="4247912" y="3196"/>
                                  </a:lnTo>
                                  <a:lnTo>
                                    <a:pt x="4250459" y="639"/>
                                  </a:lnTo>
                                  <a:lnTo>
                                    <a:pt x="4252007" y="0"/>
                                  </a:lnTo>
                                  <a:lnTo>
                                    <a:pt x="4255627" y="0"/>
                                  </a:lnTo>
                                  <a:lnTo>
                                    <a:pt x="4257163" y="639"/>
                                  </a:lnTo>
                                  <a:lnTo>
                                    <a:pt x="4259723" y="3196"/>
                                  </a:lnTo>
                                  <a:lnTo>
                                    <a:pt x="4260365" y="4740"/>
                                  </a:lnTo>
                                  <a:lnTo>
                                    <a:pt x="4260365" y="8356"/>
                                  </a:lnTo>
                                  <a:lnTo>
                                    <a:pt x="4259723" y="9900"/>
                                  </a:lnTo>
                                  <a:lnTo>
                                    <a:pt x="4257163" y="12457"/>
                                  </a:lnTo>
                                  <a:lnTo>
                                    <a:pt x="4255627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281844" y="13096"/>
                                  </a:moveTo>
                                  <a:lnTo>
                                    <a:pt x="4278225" y="13096"/>
                                  </a:lnTo>
                                  <a:lnTo>
                                    <a:pt x="4276677" y="12457"/>
                                  </a:lnTo>
                                  <a:lnTo>
                                    <a:pt x="4274129" y="9900"/>
                                  </a:lnTo>
                                  <a:lnTo>
                                    <a:pt x="4273486" y="8356"/>
                                  </a:lnTo>
                                  <a:lnTo>
                                    <a:pt x="4273486" y="4740"/>
                                  </a:lnTo>
                                  <a:lnTo>
                                    <a:pt x="4274129" y="3196"/>
                                  </a:lnTo>
                                  <a:lnTo>
                                    <a:pt x="4276677" y="639"/>
                                  </a:lnTo>
                                  <a:lnTo>
                                    <a:pt x="4278225" y="0"/>
                                  </a:lnTo>
                                  <a:lnTo>
                                    <a:pt x="4281844" y="0"/>
                                  </a:lnTo>
                                  <a:lnTo>
                                    <a:pt x="4283380" y="639"/>
                                  </a:lnTo>
                                  <a:lnTo>
                                    <a:pt x="4285940" y="3196"/>
                                  </a:lnTo>
                                  <a:lnTo>
                                    <a:pt x="4286583" y="4740"/>
                                  </a:lnTo>
                                  <a:lnTo>
                                    <a:pt x="4286583" y="8356"/>
                                  </a:lnTo>
                                  <a:lnTo>
                                    <a:pt x="4285940" y="9900"/>
                                  </a:lnTo>
                                  <a:lnTo>
                                    <a:pt x="4283380" y="12457"/>
                                  </a:lnTo>
                                  <a:lnTo>
                                    <a:pt x="4281844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308062" y="13096"/>
                                  </a:moveTo>
                                  <a:lnTo>
                                    <a:pt x="4304442" y="13096"/>
                                  </a:lnTo>
                                  <a:lnTo>
                                    <a:pt x="4302895" y="12457"/>
                                  </a:lnTo>
                                  <a:lnTo>
                                    <a:pt x="4300347" y="9900"/>
                                  </a:lnTo>
                                  <a:lnTo>
                                    <a:pt x="4299704" y="8356"/>
                                  </a:lnTo>
                                  <a:lnTo>
                                    <a:pt x="4299704" y="4740"/>
                                  </a:lnTo>
                                  <a:lnTo>
                                    <a:pt x="4300347" y="3196"/>
                                  </a:lnTo>
                                  <a:lnTo>
                                    <a:pt x="4302895" y="639"/>
                                  </a:lnTo>
                                  <a:lnTo>
                                    <a:pt x="4304442" y="0"/>
                                  </a:lnTo>
                                  <a:lnTo>
                                    <a:pt x="4308062" y="0"/>
                                  </a:lnTo>
                                  <a:lnTo>
                                    <a:pt x="4309598" y="639"/>
                                  </a:lnTo>
                                  <a:lnTo>
                                    <a:pt x="4312158" y="3196"/>
                                  </a:lnTo>
                                  <a:lnTo>
                                    <a:pt x="4312801" y="4740"/>
                                  </a:lnTo>
                                  <a:lnTo>
                                    <a:pt x="4312801" y="8356"/>
                                  </a:lnTo>
                                  <a:lnTo>
                                    <a:pt x="4312158" y="9900"/>
                                  </a:lnTo>
                                  <a:lnTo>
                                    <a:pt x="4309598" y="12457"/>
                                  </a:lnTo>
                                  <a:lnTo>
                                    <a:pt x="4308062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334279" y="13096"/>
                                  </a:moveTo>
                                  <a:lnTo>
                                    <a:pt x="4330660" y="13096"/>
                                  </a:lnTo>
                                  <a:lnTo>
                                    <a:pt x="4329112" y="12457"/>
                                  </a:lnTo>
                                  <a:lnTo>
                                    <a:pt x="4326564" y="9900"/>
                                  </a:lnTo>
                                  <a:lnTo>
                                    <a:pt x="4325921" y="8356"/>
                                  </a:lnTo>
                                  <a:lnTo>
                                    <a:pt x="4325921" y="4740"/>
                                  </a:lnTo>
                                  <a:lnTo>
                                    <a:pt x="4326564" y="3196"/>
                                  </a:lnTo>
                                  <a:lnTo>
                                    <a:pt x="4329112" y="639"/>
                                  </a:lnTo>
                                  <a:lnTo>
                                    <a:pt x="4330660" y="0"/>
                                  </a:lnTo>
                                  <a:lnTo>
                                    <a:pt x="4334279" y="0"/>
                                  </a:lnTo>
                                  <a:lnTo>
                                    <a:pt x="4335815" y="639"/>
                                  </a:lnTo>
                                  <a:lnTo>
                                    <a:pt x="4338375" y="3196"/>
                                  </a:lnTo>
                                  <a:lnTo>
                                    <a:pt x="4339018" y="4740"/>
                                  </a:lnTo>
                                  <a:lnTo>
                                    <a:pt x="4339018" y="8356"/>
                                  </a:lnTo>
                                  <a:lnTo>
                                    <a:pt x="4338375" y="9900"/>
                                  </a:lnTo>
                                  <a:lnTo>
                                    <a:pt x="4335815" y="12457"/>
                                  </a:lnTo>
                                  <a:lnTo>
                                    <a:pt x="4334279" y="13096"/>
                                  </a:lnTo>
                                  <a:close/>
                                </a:path>
                                <a:path w="4365625" h="13335">
                                  <a:moveTo>
                                    <a:pt x="4360497" y="13096"/>
                                  </a:moveTo>
                                  <a:lnTo>
                                    <a:pt x="4356878" y="13096"/>
                                  </a:lnTo>
                                  <a:lnTo>
                                    <a:pt x="4355330" y="12457"/>
                                  </a:lnTo>
                                  <a:lnTo>
                                    <a:pt x="4352782" y="9900"/>
                                  </a:lnTo>
                                  <a:lnTo>
                                    <a:pt x="4352139" y="8356"/>
                                  </a:lnTo>
                                  <a:lnTo>
                                    <a:pt x="4352139" y="4740"/>
                                  </a:lnTo>
                                  <a:lnTo>
                                    <a:pt x="4352782" y="3196"/>
                                  </a:lnTo>
                                  <a:lnTo>
                                    <a:pt x="4355330" y="639"/>
                                  </a:lnTo>
                                  <a:lnTo>
                                    <a:pt x="4356878" y="0"/>
                                  </a:lnTo>
                                  <a:lnTo>
                                    <a:pt x="4360497" y="0"/>
                                  </a:lnTo>
                                  <a:lnTo>
                                    <a:pt x="4362045" y="639"/>
                                  </a:lnTo>
                                  <a:lnTo>
                                    <a:pt x="4364593" y="3196"/>
                                  </a:lnTo>
                                  <a:lnTo>
                                    <a:pt x="4365236" y="4740"/>
                                  </a:lnTo>
                                  <a:lnTo>
                                    <a:pt x="4365236" y="8356"/>
                                  </a:lnTo>
                                  <a:lnTo>
                                    <a:pt x="4364593" y="9900"/>
                                  </a:lnTo>
                                  <a:lnTo>
                                    <a:pt x="4362045" y="12457"/>
                                  </a:lnTo>
                                  <a:lnTo>
                                    <a:pt x="436049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AE56A22" id="Graphic 28" o:spid="_x0000_s1026" style="position:absolute;margin-left:178.8pt;margin-top:11.35pt;width:343.75pt;height:1.05pt;z-index:-178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562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" path="m8356,13096r-3616,l3196,12457,639,9900,,8356,,4740,639,3196,3196,639,4740,,8356,,9900,639r2557,2557l13096,4740r,3616l12457,9900,9900,12457r-1544,639xem34574,13096r-3617,l29414,12457,26857,9900,26217,8356r,-3616l26857,3196,29414,639,30957,r3617,l36117,639r2558,2557l39314,4740r,3616l38675,9900r-2558,2557l34574,13096xem60792,13096r-3617,l55632,12457,53074,9900,52435,8356r,-3616l53074,3196,55632,639,57175,r3617,l62335,639r2557,2557l65532,4740r,3616l64892,9900r-2557,2557l60792,13096xem87009,13096r-3616,l81849,12457,79292,9900,78653,8356r,-3616l79292,3196,81849,639,83393,r3616,l88553,639r2557,2557l91750,4740r,3616l91110,9900r-2557,2557l87009,13096xem113227,13096r-3617,l108067,12457,105510,9900r-640,-1544l104870,4740r640,-1544l108067,639,109610,r3617,l114771,639r2557,2557l117967,4740r,3616l117328,9900r-2557,2557l113227,13096xem139444,13096r-3616,l134284,12457,131728,9900r-639,-1544l131089,4740r639,-1544l134284,639,135828,r3616,l140989,639r2557,2557l144185,4740r,3616l143546,9900r-2557,2557l139444,13096xem165663,13096r-3617,l160503,12457,157945,9900r-639,-1544l157306,4740r639,-1544l160503,639,162046,r3617,l167206,639r2558,2557l170403,4740r,3616l169764,9900r-2558,2557l165663,13096xem191881,13096r-3617,l186720,12457,184163,9900r-639,-1544l183524,4740r639,-1544l186720,639,188264,r3617,l193424,639r2557,2557l196621,4740r,3616l195981,9900r-2557,2557l191881,13096xem218098,13096r-3617,l212938,12457,210381,9900r-640,-1544l209741,4740r640,-1544l212938,639,214481,r3617,l219641,639r2558,2557l222838,4740r,3616l222199,9900r-2558,2557l218098,13096xem244316,13096r-3617,l239156,12457,236598,9900r-639,-1544l235959,4740r639,-1544l239156,639,240699,r3617,l245859,639r2557,2557l249056,4740r,3616l248416,9900r-2557,2557l244316,13096xem270533,13096r-3617,l265373,12457,262816,9900r-640,-1544l262176,4740r640,-1544l265373,639,266916,r3617,l272076,639r2558,2557l275273,4740r,3616l274634,9900r-2558,2557l270533,13096xem296751,13096r-3616,l291591,12457,289033,9900r-639,-1544l288394,4740r639,-1544l291591,639,293135,r3616,l298294,639r2557,2557l301491,4740r,3616l300851,9900r-2557,2557l296751,13096xem322968,13096r-3615,l317808,12457,315251,9900r-640,-1544l314611,4740r640,-1544l317808,639,319353,r3615,l324513,639r2556,2557l327708,4740r,3616l327069,9900r-2556,2557l322968,13096xem349186,13096r-3616,l344026,12457,341470,9900r-640,-1544l340830,4740r640,-1544l344026,639,345570,r3616,l350730,639r2558,2557l353927,4740r,3616l353288,9900r-2558,2557l349186,13096xem375404,13096r-3616,l370245,12457,367687,9900r-639,-1544l367048,4740r639,-1544l370245,639,371788,r3616,l376948,639r2557,2557l380145,4740r,3616l379505,9900r-2557,2557l375404,13096xem401622,13096r-3617,l396462,12457,393905,9900r-640,-1544l393265,4740r640,-1544l396462,639,398005,r3617,l403165,639r2558,2557l406362,4740r,3616l405723,9900r-2558,2557l401622,13096xem427840,13096r-3617,l422680,12457,420122,9900r-639,-1544l419483,4740r639,-1544l422680,639,424223,r3617,l429383,639r2557,2557l432580,4740r,3616l431940,9900r-2557,2557l427840,13096xem454057,13096r-3617,l448897,12457,446340,9900r-640,-1544l445700,4740r640,-1544l448897,639,450440,r3617,l455601,639r2557,2557l458797,4740r,3616l458158,9900r-2557,2557l454057,13096xem480275,13096r-3617,l475115,12457,472557,9900r-639,-1544l471918,4740r639,-1544l475115,639,476658,r3617,l481818,639r2558,2557l485015,4740r,3616l484376,9900r-2558,2557l480275,13096xem506493,13096r-3618,l501332,12457,498775,9900r-639,-1544l498136,4740r639,-1544l501332,639,502875,r3618,l508036,639r2557,2557l511232,4740r,3616l510593,9900r-2557,2557l506493,13096xem532710,13096r-3616,l527550,12457,524993,9900r-640,-1544l524353,4740r640,-1544l527550,639,529094,r3616,l534253,639r2558,2557l537450,4740r,3616l536811,9900r-2558,2557l532710,13096xem558928,13096r-3616,l553768,12457,551210,9900r-638,-1544l550572,4740r638,-1544l553768,639,555312,r3616,l560472,639r2557,2557l563669,4740r,3616l563029,9900r-2557,2557l558928,13096xem585145,13096r-3616,l579985,12457,577429,9900r-640,-1544l576789,4740r640,-1544l579985,639,581529,r3616,l586690,639r2557,2557l589886,4740r,3616l589247,9900r-2557,2557l585145,13096xem611363,13096r-3616,l606204,12457,603646,9900r-639,-1544l603007,4740r639,-1544l606204,639,607747,r3616,l612907,639r2558,2557l616104,4740r,3616l615465,9900r-2558,2557l611363,13096xem637582,13096r-3618,l632421,12457,629864,9900r-639,-1544l629225,4740r639,-1544l632421,639,633964,r3618,l639125,639r2557,2557l642321,4740r,3616l641682,9900r-2557,2557l637582,13096xem663799,13096r-3617,l658639,12457,656082,9900r-640,-1544l655442,4740r640,-1544l658639,639,660182,r3617,l665342,639r2558,2557l668539,4740r,3616l667900,9900r-2558,2557l663799,13096xem690017,13096r-3617,l684857,12457,682299,9900r-639,-1544l681660,4740r639,-1544l684857,639,686400,r3617,l691560,639r2557,2557l694757,4740r,3616l694117,9900r-2557,2557l690017,13096xem716234,13096r-3617,l711074,12457,708517,9900r-640,-1544l707877,4740r640,-1544l711074,639,712617,r3617,l717777,639r2558,2557l720974,4740r,3616l720335,9900r-2558,2557l716234,13096xem742452,13096r-3616,l737292,12457,734734,9900r-639,-1544l734095,4740r639,-1544l737292,639,738836,r3616,l743995,639r2557,2557l747192,4740r,3616l746552,9900r-2557,2557l742452,13096xem768669,13096r-3616,l763509,12457,760952,9900r-638,-1544l760314,4740r638,-1544l763509,639,765053,r3616,l770214,639r2557,2557l773410,4740r,3616l772771,9900r-2557,2557l768669,13096xem794887,13096r-3616,l789727,12457,787171,9900r-640,-1544l786531,4740r640,-1544l789727,639,791271,r3616,l796431,639r2558,2557l799628,4740r,3616l798989,9900r-2558,2557l794887,13096xem821105,13096r-3616,l815946,12457,813388,9900r-639,-1544l812749,4740r639,-1544l815946,639,817489,r3616,l822649,639r2557,2557l825846,4740r,3616l825206,9900r-2557,2557l821105,13096xem847323,13096r-3617,l842163,12457,839606,9900r-640,-1544l838966,4740r640,-1544l842163,639,843706,r3617,l848866,639r2558,2557l852063,4740r,3616l851424,9900r-2558,2557l847323,13096xem873541,13096r-3617,l868381,12457,865823,9900r-639,-1544l865184,4740r639,-1544l868381,639,869924,r3617,l875084,639r2557,2557l878281,4740r,3616l877641,9900r-2557,2557l873541,13096xem899758,13096r-3617,l894598,12457,892041,9900r-640,-1544l891401,4740r640,-1544l894598,639,896141,r3617,l901301,639r2558,2557l904498,4740r,3616l903859,9900r-2558,2557l899758,13096xem925976,13096r-3617,l920816,12457,918258,9900r-639,-1544l917619,4740r639,-1544l920816,639,922359,r3617,l927519,639r2557,2557l930716,4740r,3616l930076,9900r-2557,2557l925976,13096xem952194,13096r-3616,l947033,12457,944476,9900r-639,-1544l943837,4740r639,-1544l947033,639,948578,r3616,l953737,639r2557,2557l956933,4740r,3616l956294,9900r-2557,2557l952194,13096xem978411,13096r-3616,l973251,12457,970693,9900r-639,-1544l970054,4740r639,-1544l973251,639,974795,r3616,l979955,639r2557,2557l983151,4740r,3616l982512,9900r-2557,2557l978411,13096xem1004629,13096r-3616,l999468,12457,996912,9900r-639,-1544l996273,4740r639,-1544l999468,639,1001013,r3616,l1006173,639r2557,2557l1009370,4740r,3616l1008730,9900r-2557,2557l1004629,13096xem1030846,13096r-3616,l1025687,12457r-2557,-2557l1022490,8356r,-3616l1023130,3196r2557,-2557l1027230,r3616,l1032390,639r2558,2557l1035587,4740r,3616l1034948,9900r-2558,2557l1030846,13096xem1057065,13096r-3617,l1051905,12457r-2558,-2557l1048708,8356r,-3616l1049347,3196r2558,-2557l1053448,r3617,l1058608,639r2557,2557l1061805,4740r,3616l1061165,9900r-2557,2557l1057065,13096xem1083283,13096r-3618,l1078122,12457r-2557,-2557l1074926,8356r,-3616l1075565,3196r2557,-2557l1079665,r3618,l1084826,639r2557,2557l1088022,4740r,3616l1087383,9900r-2557,2557l1083283,13096xem1109500,13096r-3617,l1104340,12457r-2558,-2557l1101143,8356r,-3616l1101782,3196r2558,-2557l1105883,r3617,l1111043,639r2558,2557l1114240,4740r,3616l1113601,9900r-2558,2557l1109500,13096xem1135718,13096r-3617,l1130558,12457r-2558,-2557l1127361,8356r,-3616l1128000,3196r2558,-2557l1132101,r3617,l1137261,639r2557,2557l1140458,4740r,3616l1139818,9900r-2557,2557l1135718,13096xem1161935,13096r-3616,l1156775,12457r-2557,-2557l1153578,8356r,-3616l1154218,3196r2557,-2557l1158319,r3616,l1163478,639r2558,2557l1166675,4740r,3616l1166036,9900r-2558,2557l1161935,13096xem1188153,13096r-3616,l1182993,12457r-2558,-2557l1179796,8356r,-3616l1180435,3196r2558,-2557l1184537,r3616,l1189696,639r2560,2557l1192899,4740r,3616l1192256,9900r-2560,2557l1188153,13096xem1214366,13096r-3608,l1209210,12457r-2560,-2557l1206019,8356r,-3616l1206650,3196r2560,-2557l1210758,r3608,l1215913,639r2560,2557l1219116,4740r,3616l1218473,9900r-2560,2557l1214366,13096xem1240583,13096r-3607,l1235428,12457r-2560,-2557l1232237,8356r,-3616l1232868,3196r2560,-2557l1236976,r3607,l1242131,639r2560,2557l1245334,4740r,3616l1244691,9900r-2560,2557l1240583,13096xem1266801,13096r-3608,l1261645,12457r-2560,-2557l1258454,8356r,-3616l1259085,3196r2560,-2557l1263193,r3608,l1268349,639r2559,2557l1271551,4740r,3616l1270908,9900r-2559,2557l1266801,13096xem1293018,13096r-3607,l1287863,12457r-2560,-2557l1284672,8356r,-3616l1285303,3196r2560,-2557l1289411,r3607,l1294566,639r2560,2557l1297769,4740r,3616l1297126,9900r-2560,2557l1293018,13096xem1319236,13096r-3608,l1314080,12457r-2559,-2557l1310890,8356r,-3616l1311521,3196r2559,-2557l1315628,r3608,l1320784,639r2560,2557l1323986,4740r,3616l1323344,9900r-2560,2557l1319236,13096xem1345453,13096r-3607,l1340298,12457r-2560,-2557l1337107,8356r,-3616l1337738,3196r2560,-2557l1341846,r3607,l1347001,639r2560,2557l1350204,4740r,3616l1349561,9900r-2560,2557l1345453,13096xem1371671,13096r-3608,l1366516,12457r-2560,-2557l1363325,8356r,-3616l1363956,3196r2560,-2557l1368063,r3608,l1373219,639r2560,2557l1376422,4740r,3616l1375779,9900r-2560,2557l1371671,13096xem1397900,13096r-3619,l1392733,12457r-2560,-2557l1389542,8356r,-3616l1390173,3196r2560,-2557l1394281,r3619,l1399436,639r2560,2557l1402639,4740r,3616l1401996,9900r-2560,2557l1397900,13096xem1424118,13096r-3619,l1418951,12457r-2560,-2557l1415760,8356r,-3616l1416391,3196r2560,-2557l1420499,r3619,l1425654,639r2560,2557l1428857,4740r,3616l1428214,9900r-2560,2557l1424118,13096xem1450336,13096r-3620,l1445168,12457r-2560,-2557l1441977,8356r,-3616l1442608,3196r2560,-2557l1446716,r3620,l1451871,639r2560,2557l1455074,4740r,3616l1454431,9900r-2560,2557l1450336,13096xem1476553,13096r-3619,l1471386,12457r-2560,-2557l1468195,8356r,-3616l1468826,3196r2560,-2557l1472934,r3619,l1478089,639r2560,2557l1481292,4740r,3616l1480649,9900r-2560,2557l1476553,13096xem1502771,13096r-3620,l1497603,12457r-2559,-2557l1494413,8356r,-3616l1495044,3196r2559,-2557l1499151,r3620,l1504307,639r2559,2557l1507509,4740r,3616l1506866,9900r-2559,2557l1502771,13096xem1528988,13096r-3619,l1523821,12457r-2560,-2557l1520630,8356r,-3616l1521261,3196r2560,-2557l1525369,r3619,l1530524,639r2560,2557l1533727,4740r,3616l1533084,9900r-2560,2557l1528988,13096xem1555206,13096r-3620,l1550039,12457r-2560,-2557l1546848,8356r,-3616l1547479,3196r2560,-2557l1551586,r3620,l1556742,639r2560,2557l1559945,4740r,3616l1559302,9900r-2560,2557l1555206,13096xem1581423,13096r-3619,l1576256,12457r-2560,-2557l1573065,8356r,-3616l1573696,3196r2560,-2557l1577804,r3619,l1582959,639r2560,2557l1586162,4740r,3616l1585519,9900r-2560,2557l1581423,13096xem1607641,13096r-3620,l1602474,12457r-2560,-2557l1599283,8356r,-3616l1599914,3196r2560,-2557l1604021,r3620,l1609177,639r2560,2557l1612380,4740r,3616l1611737,9900r-2560,2557l1607641,13096xem1633859,13096r-3620,l1628691,12457r-2560,-2557l1625500,8356r,-3616l1626131,3196r2560,-2557l1630239,r3620,l1635394,639r2560,2557l1638597,4740r,3616l1637954,9900r-2560,2557l1633859,13096xem1660076,13096r-3619,l1654909,12457r-2560,-2557l1651718,8356r,-3616l1652349,3196r2560,-2557l1656457,r3619,l1661612,639r2560,2557l1664815,4740r,3616l1664172,9900r-2560,2557l1660076,13096xem1686294,13096r-3620,l1681126,12457r-2560,-2557l1677935,8356r,-3616l1678566,3196r2560,-2557l1682674,r3620,l1687830,639r2559,2557l1691032,4740r,3616l1690389,9900r-2559,2557l1686294,13096xem1712511,13096r-3619,l1707344,12457r-2560,-2557l1704153,8356r,-3616l1704784,3196r2560,-2557l1708892,r3619,l1714047,639r2560,2557l1717250,4740r,3616l1716607,9900r-2560,2557l1712511,13096xem1738729,13096r-3620,l1733561,12457r-2559,-2557l1730371,8356r,-3616l1731002,3196r2559,-2557l1735109,r3620,l1740265,639r2560,2557l1743467,4740r,3616l1742825,9900r-2560,2557l1738729,13096xem1764946,13096r-3619,l1759779,12457r-2560,-2557l1756588,8356r,-3616l1757219,3196r2560,-2557l1761327,r3619,l1766482,639r2560,2557l1769685,4740r,3616l1769042,9900r-2560,2557l1764946,13096xem1791164,13096r-3620,l1785997,12457r-2548,-2557l1782806,8356r,-3616l1783449,3196r2548,-2557l1787544,r3620,l1792700,639r2560,2557l1795903,4740r,3616l1795260,9900r-2560,2557l1791164,13096xem1817381,13096r-3619,l1812214,12457r-2548,-2557l1809023,8356r,-3616l1809666,3196r2548,-2557l1813762,r3619,l1818917,639r2560,2557l1822120,4740r,3616l1821477,9900r-2560,2557l1817381,13096xem1843599,13096r-3619,l1838432,12457r-2548,-2557l1835241,8356r,-3616l1835884,3196r2548,-2557l1839980,r3619,l1845135,639r2560,2557l1848338,4740r,3616l1847695,9900r-2560,2557l1843599,13096xem1869817,13096r-3620,l1864649,12457r-2548,-2557l1861458,8356r,-3616l1862101,3196r2548,-2557l1866197,r3620,l1871352,639r2560,2557l1874555,4740r,3616l1873912,9900r-2560,2557l1869817,13096xem1896034,13096r-3619,l1890867,12457r-2548,-2557l1887676,8356r,-3616l1888319,3196r2548,-2557l1892415,r3619,l1897570,639r2560,2557l1900773,4740r,3616l1900130,9900r-2560,2557l1896034,13096xem1922252,13096r-3620,l1917084,12457r-2548,-2557l1913894,8356r,-3616l1914536,3196r2548,-2557l1918632,r3620,l1923788,639r2559,2557l1926990,4740r,3616l1926347,9900r-2559,2557l1922252,13096xem1948469,13096r-3619,l1943302,12457r-2548,-2557l1940111,8356r,-3616l1940754,3196r2548,-2557l1944850,r3619,l1950005,639r2560,2557l1953208,4740r,3616l1952565,9900r-2560,2557l1948469,13096xem1974687,13096r-3620,l1969520,12457r-2548,-2557l1966329,8356r,-3616l1966972,3196r2548,-2557l1971067,r3620,l1976223,639r2560,2557l1979426,4740r,3616l1978783,9900r-2560,2557l1974687,13096xem2000904,13096r-3619,l1995737,12457r-2548,-2557l1992546,8356r,-3616l1993189,3196r2548,-2557l1997285,r3619,l2002440,639r2560,2557l2005643,4740r,3616l2005000,9900r-2560,2557l2000904,13096xem2027122,13096r-3620,l2021955,12457r-2548,-2557l2018764,8356r,-3616l2019407,3196r2548,-2557l2023502,r3620,l2028658,639r2560,2557l2031861,4740r,3616l2031218,9900r-2560,2557l2027122,13096xem2053340,13096r-3620,l2048172,12457r-2548,-2557l2044981,8356r,-3616l2045624,3196r2548,-2557l2049720,r3620,l2054875,639r2560,2557l2058078,4740r,3616l2057435,9900r-2560,2557l2053340,13096xem2079557,13096r-3619,l2074390,12457r-2548,-2557l2071199,8356r,-3616l2071842,3196r2548,-2557l2075938,r3619,l2081093,639r2560,2557l2084296,4740r,3616l2083653,9900r-2560,2557l2079557,13096xem2105775,13096r-3620,l2100607,12457r-2548,-2557l2097416,8356r,-3616l2098059,3196r2548,-2557l2102155,r3620,l2107311,639r2559,2557l2110513,4740r,3616l2109870,9900r-2559,2557l2105775,13096xem2131992,13096r-3619,l2126825,12457r-2548,-2557l2123634,8356r,-3616l2124277,3196r2548,-2557l2128373,r3619,l2133528,639r2560,2557l2136731,4740r,3616l2136088,9900r-2560,2557l2131992,13096xem2158210,13096r-3620,l2153042,12457r-2547,-2557l2149852,8356r,-3616l2150495,3196r2547,-2557l2154590,r3620,l2159758,639r2548,2557l2162948,4740r,3616l2162306,9900r-2548,2557l2158210,13096xem2184427,13096r-3619,l2179260,12457r-2548,-2557l2176069,8356r,-3616l2176712,3196r2548,-2557l2180808,r3619,l2185975,639r2548,2557l2189166,4740r,3616l2188523,9900r-2548,2557l2184427,13096xem2210645,13096r-3620,l2205478,12457r-2548,-2557l2202287,8356r,-3616l2202930,3196r2548,-2557l2207025,r3620,l2212193,639r2548,2557l2215384,4740r,3616l2214741,9900r-2548,2557l2210645,13096xem2236862,13096r-3619,l2231695,12457r-2548,-2557l2228504,8356r,-3616l2229147,3196r2548,-2557l2233243,r3619,l2238410,639r2548,2557l2241601,4740r,3616l2240958,9900r-2548,2557l2236862,13096xem2263080,13096r-3619,l2257925,12457r-2560,-2557l2254722,8356r,-3616l2255365,3196r2560,-2557l2259461,r3619,l2264628,639r2548,2557l2267819,4740r,3616l2267176,9900r-2548,2557l2263080,13096xem2289298,13096r-3620,l2284142,12457r-2560,-2557l2280939,8356r,-3616l2281582,3196r2560,-2557l2285678,r3620,l2290845,639r2548,2557l2294036,4740r,3616l2293393,9900r-2548,2557l2289298,13096xem2315515,13096r-3619,l2310360,12457r-2560,-2557l2307157,8356r,-3616l2307800,3196r2560,-2557l2311896,r3619,l2317063,639r2548,2557l2320254,4740r,3616l2319611,9900r-2548,2557l2315515,13096xem2341733,13096r-3620,l2336577,12457r-2560,-2557l2333375,8356r,-3616l2334017,3196r2560,-2557l2338113,r3620,l2343281,639r2547,2557l2346471,4740r,3616l2345828,9900r-2547,2557l2341733,13096xem2367950,13096r-3619,l2362795,12457r-2560,-2557l2359592,8356r,-3616l2360235,3196r2560,-2557l2364331,r3619,l2369498,639r2548,2557l2372689,4740r,3616l2372046,9900r-2548,2557l2367950,13096xem2394168,13096r-3620,l2389012,12457r-2559,-2557l2385810,8356r,-3616l2386453,3196r2559,-2557l2390548,r3620,l2395716,639r2548,2557l2398907,4740r,3616l2398264,9900r-2548,2557l2394168,13096xem2420385,13096r-3619,l2415230,12457r-2560,-2557l2412027,8356r,-3616l2412670,3196r2560,-2557l2416766,r3619,l2421933,639r2548,2557l2425124,4740r,3616l2424481,9900r-2548,2557l2420385,13096xem2446603,13096r-3620,l2441448,12457r-2560,-2557l2438245,8356r,-3616l2438888,3196r2560,-2557l2442983,r3620,l2448151,639r2548,2557l2451342,4740r,3616l2450699,9900r-2548,2557l2446603,13096xem2472821,13096r-3620,l2467665,12457r-2560,-2557l2464462,8356r,-3616l2465105,3196r2560,-2557l2469201,r3620,l2474368,639r2548,2557l2477559,4740r,3616l2476916,9900r-2548,2557l2472821,13096xem2499038,13096r-3619,l2493883,12457r-2560,-2557l2490680,8356r,-3616l2491323,3196r2560,-2557l2495419,r3619,l2500586,639r2548,2557l2503777,4740r,3616l2503134,9900r-2548,2557l2499038,13096xem2525256,13096r-3620,l2520100,12457r-2560,-2557l2516897,8356r,-3616l2517540,3196r2560,-2557l2521636,r3620,l2526803,639r2548,2557l2529994,4740r,3616l2529351,9900r-2548,2557l2525256,13096xem2551473,13096r-3619,l2546318,12457r-2560,-2557l2543115,8356r,-3616l2543758,3196r2560,-2557l2547854,r3619,l2553021,639r2548,2557l2556212,4740r,3616l2555569,9900r-2548,2557l2551473,13096xem2577691,13096r-3620,l2572535,12457r-2559,-2557l2569333,8356r,-3616l2569976,3196r2559,-2557l2574071,r3620,l2579239,639r2548,2557l2582429,4740r,3616l2581787,9900r-2548,2557l2577691,13096xem2603908,13096r-3619,l2598753,12457r-2560,-2557l2595550,8356r,-3616l2596193,3196r2560,-2557l2600289,r3619,l2605456,639r2548,2557l2608647,4740r,3616l2608004,9900r-2548,2557l2603908,13096xem2630126,13096r-3620,l2624971,12457r-2560,-2557l2621768,8356r,-3616l2622411,3196r2560,-2557l2626506,r3620,l2631674,639r2548,2557l2634865,4740r,3616l2634222,9900r-2548,2557l2630126,13096xem2656343,13096r-3619,l2651188,12457r-2560,-2557l2647985,8356r,-3616l2648628,3196r2560,-2557l2652724,r3619,l2657891,639r2560,2557l2661082,4740r,3616l2660451,9900r-2560,2557l2656343,13096xem2682561,13096r-3619,l2677406,12457r-2560,-2557l2674203,8356r,-3616l2674846,3196r2560,-2557l2678942,r3619,l2684109,639r2560,2557l2687300,4740r,3616l2686669,9900r-2560,2557l2682561,13096xem2708779,13096r-3620,l2703623,12457r-2560,-2557l2700420,8356r,-3616l2701063,3196r2560,-2557l2705159,r3620,l2710326,639r2560,2557l2713517,4740r,3616l2712886,9900r-2560,2557l2708779,13096xem2734996,13096r-3619,l2729841,12457r-2560,-2557l2726638,8356r,-3616l2727281,3196r2560,-2557l2731377,r3619,l2736544,639r2560,2557l2739735,4740r,3616l2739104,9900r-2560,2557l2734996,13096xem2761214,13096r-3620,l2756058,12457r-2560,-2557l2752856,8356r,-3616l2753498,3196r2560,-2557l2757594,r3620,l2762762,639r2559,2557l2765952,4740r,3616l2765321,9900r-2559,2557l2761214,13096xem2787431,13096r-3619,l2782276,12457r-2560,-2557l2779073,8356r,-3616l2779716,3196r2560,-2557l2783812,r3619,l2788979,639r2560,2557l2792170,4740r,3616l2791539,9900r-2560,2557l2787431,13096xem2813649,13096r-3620,l2808493,12457r-2559,-2557l2805291,8356r,-3616l2805934,3196r2559,-2557l2810029,r3620,l2815197,639r2560,2557l2818388,4740r,3616l2817757,9900r-2560,2557l2813649,13096xem2839866,13096r-3619,l2834711,12457r-2560,-2557l2831508,8356r,-3616l2832151,3196r2560,-2557l2836247,r3619,l2841414,639r2560,2557l2844605,4740r,3616l2843974,9900r-2560,2557l2839866,13096xem2866084,13096r-3620,l2860929,12457r-2560,-2557l2857726,8356r,-3616l2858369,3196r2560,-2557l2862464,r3620,l2867632,639r2560,2557l2870823,4740r,3616l2870192,9900r-2560,2557l2866084,13096xem2892302,13096r-3620,l2887146,12457r-2560,-2557l2883943,8356r,-3616l2884586,3196r2560,-2557l2888682,r3620,l2893849,639r2560,2557l2897040,4740r,3616l2896409,9900r-2560,2557l2892302,13096xem2918519,13096r-3619,l2913364,12457r-2560,-2557l2910161,8356r,-3616l2910804,3196r2560,-2557l2914900,r3619,l2920067,639r2560,2557l2923258,4740r,3616l2922627,9900r-2560,2557l2918519,13096xem2944737,13096r-3620,l2939581,12457r-2560,-2557l2936378,8356r,-3616l2937021,3196r2560,-2557l2941117,r3620,l2946284,639r2560,2557l2949475,4740r,3616l2948844,9900r-2560,2557l2944737,13096xem2970954,13096r-3619,l2965799,12457r-2560,-2557l2962596,8356r,-3616l2963239,3196r2560,-2557l2967335,r3619,l2972502,639r2560,2557l2975693,4740r,3616l2975062,9900r-2560,2557l2970954,13096xem2997172,13096r-3620,l2992016,12457r-2559,-2557l2988814,8356r,-3616l2989457,3196r2559,-2557l2993552,r3620,l2998720,639r2559,2557l3001910,4740r,3616l3001279,9900r-2559,2557l2997172,13096xem3023389,13096r-3607,l3018234,12457r-2560,-2557l3015031,8356r,-3616l3015674,3196r2560,-2557l3019782,r3607,l3024937,639r2560,2557l3028128,4740r,3616l3027497,9900r-2560,2557l3023389,13096xem3049607,13096r-3608,l3044452,12457r-2560,-2557l3041249,8356r,-3616l3041892,3196r2560,-2557l3045999,r3608,l3051155,639r2560,2557l3054346,4740r,3616l3053715,9900r-2560,2557l3049607,13096xem3075824,13096r-3607,l3070669,12457r-2560,-2557l3067466,8356r,-3616l3068109,3196r2560,-2557l3072217,r3607,l3077372,639r2560,2557l3080563,4740r,3616l3079932,9900r-2560,2557l3075824,13096xem3102042,13096r-3608,l3096887,12457r-2560,-2557l3093684,8356r,-3616l3094327,3196r2560,-2557l3098434,r3608,l3103590,639r2560,2557l3106781,4740r,3616l3106150,9900r-2560,2557l3102042,13096xem3128260,13096r-3608,l3123104,12457r-2560,-2557l3119901,8356r,-3616l3120544,3196r2560,-2557l3124652,r3608,l3129807,639r2560,2557l3132998,4740r,3616l3132367,9900r-2560,2557l3128260,13096xem3154477,13096r-3607,l3149322,12457r-2560,-2557l3146119,8356r,-3616l3146762,3196r2560,-2557l3150870,r3607,l3156025,639r2560,2557l3159216,4740r,3616l3158585,9900r-2560,2557l3154477,13096xem3180695,13096r-3608,l3175539,12457r-2559,-2557l3172337,8356r,-3616l3172980,3196r2559,-2557l3177087,r3608,l3182243,639r2559,2557l3185433,4740r,3616l3184802,9900r-2559,2557l3180695,13096xem3206912,13096r-3607,l3201757,12457r-2560,-2557l3198554,8356r,-3616l3199197,3196r2560,-2557l3203305,r3607,l3208460,639r2560,2557l3211651,4740r,3616l3211020,9900r-2560,2557l3206912,13096xem3233130,13096r-3608,l3227974,12457r-2559,-2557l3224772,8356r,-3616l3225415,3196r2559,-2557l3229522,r3608,l3234678,639r2560,2557l3237869,4740r,3616l3237238,9900r-2560,2557l3233130,13096xem3259347,13096r-3607,l3254192,12457r-2560,-2557l3250989,8356r,-3616l3251632,3196r2560,-2557l3255740,r3607,l3260895,639r2560,2557l3264086,4740r,3616l3263455,9900r-2560,2557l3259347,13096xem3285565,13096r-3608,l3280410,12457r-2560,-2557l3277219,8356r,-3616l3277850,3196r2560,-2557l3281957,r3608,l3287113,639r2560,2557l3290304,4740r,3616l3289673,9900r-2560,2557l3285565,13096xem3311783,13096r-3608,l3306627,12457r-2560,-2557l3303424,8356r,-3616l3304067,3196r2560,-2557l3308175,r3608,l3313330,639r2560,2557l3316533,4740r,3616l3315890,9900r-2560,2557l3311783,13096xem3338000,13096r-3607,l3332845,12457r-2560,-2557l3329654,8356r,-3616l3330285,3196r2560,-2557l3334393,r3607,l3339548,639r2560,2557l3342751,4740r,3616l3342108,9900r-2560,2557l3338000,13096xem3364218,13096r-3608,l3359062,12457r-2560,-2557l3355871,8356r,-3616l3356502,3196r2560,-2557l3360610,r3608,l3365766,639r2559,2557l3368968,4740r,3616l3368325,9900r-2559,2557l3364218,13096xem3390435,13096r-3607,l3385280,12457r-2560,-2557l3382089,8356r,-3616l3382720,3196r2560,-2557l3386828,r3607,l3391983,639r2560,2557l3395186,4740r,3616l3394543,9900r-2560,2557l3390435,13096xem3416653,13096r-3608,l3411497,12457r-2559,-2557l3408307,8356r,-3616l3408938,3196r2559,-2557l3413045,r3608,l3418201,639r2559,2557l3421403,4740r,3616l3420760,9900r-2559,2557l3416653,13096xem3442870,13096r-3607,l3437715,12457r-2560,-2557l3434524,8356r,-3616l3435155,3196r2560,-2557l3439263,r3607,l3444418,639r2560,2557l3447621,4740r,3616l3446978,9900r-2560,2557l3442870,13096xem3469088,13096r-3608,l3463933,12457r-2560,-2557l3460742,8356r,-3616l3461373,3196r2560,-2557l3465480,r3608,l3470636,639r2560,2557l3473839,4740r,3616l3473196,9900r-2560,2557l3469088,13096xem3495306,13096r-3608,l3490150,12457r-2560,-2557l3486959,8356r,-3616l3487590,3196r2560,-2557l3491698,r3608,l3496853,639r2560,2557l3500056,4740r,3616l3499413,9900r-2560,2557l3495306,13096xem3521523,13096r-3608,l3516368,12457r-2560,-2557l3513177,8356r,-3616l3513808,3196r2560,-2557l3517915,r3608,l3523071,639r2560,2557l3526274,4740r,3616l3525631,9900r-2560,2557l3521523,13096xem3547753,13096r-3620,l3542585,12457r-2560,-2557l3539394,8356r,-3616l3540025,3196r2560,-2557l3544133,r3620,l3549288,639r2560,2557l3552491,4740r,3616l3551848,9900r-2560,2557l3547753,13096xem3573958,13096r-3607,l3568803,12457r-2560,-2557l3565612,8356r,-3616l3566243,3196r2560,-2557l3570351,r3607,l3575506,639r2560,2557l3578709,4740r,3616l3578066,9900r-2560,2557l3573958,13096xem3600188,13096r-3620,l3595020,12457r-2559,-2557l3591829,8356r,-3616l3592461,3196r2559,-2557l3596568,r3620,l3601724,639r2559,2557l3604926,4740r,3616l3604283,9900r-2559,2557l3600188,13096xem3626405,13096r-3619,l3621238,12457r-2560,-2557l3618047,8356r,-3616l3618678,3196r2560,-2557l3622786,r3619,l3627941,639r2560,2557l3631144,4740r,3616l3630501,9900r-2560,2557l3626405,13096xem3652623,13096r-3620,l3647455,12457r-2559,-2557l3644265,8356r,-3616l3644896,3196r2559,-2557l3649003,r3620,l3654159,639r2560,2557l3657361,4740r,3616l3656719,9900r-2560,2557l3652623,13096xem3678840,13096r-3619,l3673673,12457r-2560,-2557l3670482,8356r,-3616l3671113,3196r2560,-2557l3675221,r3619,l3680376,639r2560,2557l3683579,4740r,3616l3682936,9900r-2560,2557l3678840,13096xem3705058,13096r-3620,l3699891,12457r-2560,-2557l3696700,8356r,-3616l3697331,3196r2560,-2557l3701438,r3620,l3706594,639r2560,2557l3709797,4740r,3616l3709154,9900r-2560,2557l3705058,13096xem3731275,13096r-3619,l3726108,12457r-2560,-2557l3722917,8356r,-3616l3723548,3196r2560,-2557l3727656,r3619,l3732811,639r2560,2557l3736014,4740r,3616l3735371,9900r-2560,2557l3731275,13096xem3757493,13096r-3619,l3752326,12457r-2560,-2557l3749135,8356r,-3616l3749766,3196r2560,-2557l3753874,r3619,l3759029,639r2560,2557l3762232,4740r,3616l3761589,9900r-2560,2557l3757493,13096xem3783711,13096r-3620,l3778543,12457r-2560,-2557l3775352,8356r,-3616l3775983,3196r2560,-2557l3780091,r3620,l3785247,639r2559,2557l3788449,4740r,3616l3787806,9900r-2559,2557l3783711,13096xem3809928,13096r-3619,l3804761,12457r-2560,-2557l3801570,8356r,-3616l3802201,3196r2560,-2557l3806309,r3619,l3811464,639r2560,2557l3814667,4740r,3616l3814024,9900r-2560,2557l3809928,13096xem3836146,13096r-3620,l3830978,12457r-2559,-2557l3827788,8356r,-3616l3828419,3196r2559,-2557l3832526,r3620,l3837682,639r2559,2557l3840884,4740r,3616l3840241,9900r-2559,2557l3836146,13096xem3862363,13096r-3619,l3857196,12457r-2560,-2557l3854005,8356r,-3616l3854636,3196r2560,-2557l3858744,r3619,l3863899,639r2560,2557l3867102,4740r,3616l3866459,9900r-2560,2557l3862363,13096xem3888581,13096r-3620,l3883414,12457r-2560,-2557l3880223,8356r,-3616l3880854,3196r2560,-2557l3884961,r3620,l3890117,639r2560,2557l3893320,4740r,3616l3892677,9900r-2560,2557l3888581,13096xem3914798,13096r-3619,l3909631,12457r-2560,-2557l3906440,8356r,-3616l3907071,3196r2560,-2557l3911179,r3619,l3916334,639r2560,2557l3919537,4740r,3616l3918894,9900r-2560,2557l3914798,13096xem3941016,13096r-3620,l3935849,12457r-2560,-2557l3932658,8356r,-3616l3933289,3196r2560,-2557l3937396,r3620,l3942552,639r2560,2557l3945755,4740r,3616l3945112,9900r-2560,2557l3941016,13096xem3967234,13096r-3620,l3962066,12457r-2560,-2557l3958875,8356r,-3616l3959506,3196r2560,-2557l3963614,r3620,l3968769,639r2560,2557l3971972,4740r,3616l3971329,9900r-2560,2557l3967234,13096xem3993451,13096r-3619,l3988284,12457r-2548,-2557l3985093,8356r,-3616l3985736,3196r2548,-2557l3989832,r3619,l3994987,639r2560,2557l3998190,4740r,3616l3997547,9900r-2560,2557l3993451,13096xem4019669,13096r-3620,l4014501,12457r-2559,-2557l4011310,8356r,-3616l4011942,3196r2559,-2557l4016049,r3620,l4021205,639r2559,2557l4024407,4740r,3616l4023764,9900r-2559,2557l4019669,13096xem4045886,13096r-3619,l4040719,12457r-2548,-2557l4037528,8356r,-3616l4038171,3196r2548,-2557l4042267,r3619,l4047422,639r2560,2557l4050625,4740r,3616l4049982,9900r-2560,2557l4045886,13096xem4072104,13096r-3620,l4066936,12457r-2547,-2557l4063746,8356r,-3616l4064389,3196r2547,-2557l4068484,r3620,l4073640,639r2560,2557l4076842,4740r,3616l4076200,9900r-2560,2557l4072104,13096xem4098321,13096r-3619,l4093154,12457r-2548,-2557l4089963,8356r,-3616l4090606,3196r2548,-2557l4094702,r3619,l4099857,639r2560,2557l4103060,4740r,3616l4102417,9900r-2560,2557l4098321,13096xem4124539,13096r-3620,l4119372,12457r-2548,-2557l4116181,8356r,-3616l4116824,3196r2548,-2557l4120919,r3620,l4126075,639r2560,2557l4129278,4740r,3616l4128635,9900r-2560,2557l4124539,13096xem4150756,13096r-3619,l4145589,12457r-2548,-2557l4142398,8356r,-3616l4143041,3196r2548,-2557l4147137,r3619,l4152292,639r2560,2557l4155495,4740r,3616l4154852,9900r-2560,2557l4150756,13096xem4176974,13096r-3619,l4171807,12457r-2548,-2557l4168616,8356r,-3616l4169259,3196r2548,-2557l4173355,r3619,l4178510,639r2560,2557l4181713,4740r,3616l4181070,9900r-2560,2557l4176974,13096xem4203192,13096r-3620,l4198024,12457r-2548,-2557l4194833,8356r,-3616l4195476,3196r2548,-2557l4199572,r3620,l4204728,639r2559,2557l4207930,4740r,3616l4207287,9900r-2559,2557l4203192,13096xem4229409,13096r-3619,l4224242,12457r-2548,-2557l4221051,8356r,-3616l4221694,3196r2548,-2557l4225790,r3619,l4230945,639r2560,2557l4234148,4740r,3616l4233505,9900r-2560,2557l4229409,13096xem4255627,13096r-3620,l4250459,12457r-2547,-2557l4247269,8356r,-3616l4247912,3196r2547,-2557l4252007,r3620,l4257163,639r2560,2557l4260365,4740r,3616l4259723,9900r-2560,2557l4255627,13096xem4281844,13096r-3619,l4276677,12457r-2548,-2557l4273486,8356r,-3616l4274129,3196r2548,-2557l4278225,r3619,l4283380,639r2560,2557l4286583,4740r,3616l4285940,9900r-2560,2557l4281844,13096xem4308062,13096r-3620,l4302895,12457r-2548,-2557l4299704,8356r,-3616l4300347,3196r2548,-2557l4304442,r3620,l4309598,639r2560,2557l4312801,4740r,3616l4312158,9900r-2560,2557l4308062,13096xem4334279,13096r-3619,l4329112,12457r-2548,-2557l4325921,8356r,-3616l4326564,3196r2548,-2557l4330660,r3619,l4335815,639r2560,2557l4339018,4740r,3616l4338375,9900r-2560,2557l4334279,13096xem4360497,13096r-3619,l4355330,12457r-2548,-2557l4352139,8356r,-3616l4352782,3196r2548,-2557l4356878,r3619,l4362045,639r2548,2557l4365236,4740r,3616l4364593,9900r-2548,2557l4360497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2" w:history="1">
            <w:r w:rsidR="006671D6">
              <w:rPr>
                <w:color w:val="4A3A3C"/>
                <w:lang w:eastAsia="zh-TW"/>
              </w:rPr>
              <w:t xml:space="preserve">附錄 A：資料模型 ER </w:t>
            </w:r>
            <w:r w:rsidR="006671D6">
              <w:rPr>
                <w:color w:val="4A3A3C"/>
                <w:spacing w:val="-10"/>
                <w:lang w:eastAsia="zh-TW"/>
              </w:rPr>
              <w:t>圖</w:t>
            </w:r>
            <w:r w:rsidR="006671D6">
              <w:rPr>
                <w:rFonts w:ascii="Times New Roman" w:eastAsia="Times New Roman"/>
                <w:color w:val="4A3A3C"/>
                <w:lang w:eastAsia="zh-TW"/>
              </w:rPr>
              <w:tab/>
            </w:r>
            <w:r w:rsidR="006671D6">
              <w:rPr>
                <w:b/>
                <w:color w:val="C70F2E"/>
                <w:spacing w:val="-5"/>
                <w:lang w:eastAsia="zh-TW"/>
              </w:rPr>
              <w:t>22</w:t>
            </w:r>
          </w:hyperlink>
        </w:p>
        <w:p w14:paraId="161E768B" w14:textId="77777777" w:rsidR="006671D6" w:rsidRDefault="00000000">
          <w:pPr>
            <w:pStyle w:val="20"/>
            <w:tabs>
              <w:tab w:val="right" w:pos="10146"/>
            </w:tabs>
            <w:spacing w:before="13"/>
            <w:rPr>
              <w:b/>
              <w:lang w:eastAsia="zh-TW"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62016" behindDoc="1" locked="0" layoutInCell="1" allowOverlap="1" wp14:anchorId="54BF5FE2" wp14:editId="4CCE4847">
                    <wp:simplePos x="0" y="0"/>
                    <wp:positionH relativeFrom="page">
                      <wp:posOffset>3274222</wp:posOffset>
                    </wp:positionH>
                    <wp:positionV relativeFrom="paragraph">
                      <wp:posOffset>145390</wp:posOffset>
                    </wp:positionV>
                    <wp:extent cx="3362325" cy="13335"/>
                    <wp:effectExtent l="0" t="0" r="0" b="0"/>
                    <wp:wrapNone/>
                    <wp:docPr id="29" name="Graphic 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36232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6232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4520" y="13096"/>
                                  </a:moveTo>
                                  <a:lnTo>
                                    <a:pt x="30903" y="13096"/>
                                  </a:lnTo>
                                  <a:lnTo>
                                    <a:pt x="29359" y="12457"/>
                                  </a:lnTo>
                                  <a:lnTo>
                                    <a:pt x="26802" y="9900"/>
                                  </a:lnTo>
                                  <a:lnTo>
                                    <a:pt x="26163" y="8356"/>
                                  </a:lnTo>
                                  <a:lnTo>
                                    <a:pt x="26163" y="4740"/>
                                  </a:lnTo>
                                  <a:lnTo>
                                    <a:pt x="26802" y="3196"/>
                                  </a:lnTo>
                                  <a:lnTo>
                                    <a:pt x="29359" y="639"/>
                                  </a:lnTo>
                                  <a:lnTo>
                                    <a:pt x="30903" y="0"/>
                                  </a:lnTo>
                                  <a:lnTo>
                                    <a:pt x="34520" y="0"/>
                                  </a:lnTo>
                                  <a:lnTo>
                                    <a:pt x="36063" y="639"/>
                                  </a:lnTo>
                                  <a:lnTo>
                                    <a:pt x="38620" y="3196"/>
                                  </a:lnTo>
                                  <a:lnTo>
                                    <a:pt x="39260" y="4740"/>
                                  </a:lnTo>
                                  <a:lnTo>
                                    <a:pt x="39260" y="8356"/>
                                  </a:lnTo>
                                  <a:lnTo>
                                    <a:pt x="38620" y="9900"/>
                                  </a:lnTo>
                                  <a:lnTo>
                                    <a:pt x="36063" y="12457"/>
                                  </a:lnTo>
                                  <a:lnTo>
                                    <a:pt x="34520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60683" y="13096"/>
                                  </a:moveTo>
                                  <a:lnTo>
                                    <a:pt x="57066" y="13096"/>
                                  </a:lnTo>
                                  <a:lnTo>
                                    <a:pt x="55523" y="12457"/>
                                  </a:lnTo>
                                  <a:lnTo>
                                    <a:pt x="52965" y="9900"/>
                                  </a:lnTo>
                                  <a:lnTo>
                                    <a:pt x="52326" y="8356"/>
                                  </a:lnTo>
                                  <a:lnTo>
                                    <a:pt x="52326" y="4740"/>
                                  </a:lnTo>
                                  <a:lnTo>
                                    <a:pt x="52965" y="3196"/>
                                  </a:lnTo>
                                  <a:lnTo>
                                    <a:pt x="55523" y="639"/>
                                  </a:lnTo>
                                  <a:lnTo>
                                    <a:pt x="57066" y="0"/>
                                  </a:lnTo>
                                  <a:lnTo>
                                    <a:pt x="60683" y="0"/>
                                  </a:lnTo>
                                  <a:lnTo>
                                    <a:pt x="62226" y="639"/>
                                  </a:lnTo>
                                  <a:lnTo>
                                    <a:pt x="64784" y="3196"/>
                                  </a:lnTo>
                                  <a:lnTo>
                                    <a:pt x="65423" y="4740"/>
                                  </a:lnTo>
                                  <a:lnTo>
                                    <a:pt x="65423" y="8356"/>
                                  </a:lnTo>
                                  <a:lnTo>
                                    <a:pt x="64784" y="9900"/>
                                  </a:lnTo>
                                  <a:lnTo>
                                    <a:pt x="62226" y="12457"/>
                                  </a:lnTo>
                                  <a:lnTo>
                                    <a:pt x="6068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86846" y="13096"/>
                                  </a:moveTo>
                                  <a:lnTo>
                                    <a:pt x="83229" y="13096"/>
                                  </a:lnTo>
                                  <a:lnTo>
                                    <a:pt x="81686" y="12457"/>
                                  </a:lnTo>
                                  <a:lnTo>
                                    <a:pt x="79129" y="9900"/>
                                  </a:lnTo>
                                  <a:lnTo>
                                    <a:pt x="78489" y="8356"/>
                                  </a:lnTo>
                                  <a:lnTo>
                                    <a:pt x="78489" y="4740"/>
                                  </a:lnTo>
                                  <a:lnTo>
                                    <a:pt x="79129" y="3196"/>
                                  </a:lnTo>
                                  <a:lnTo>
                                    <a:pt x="81686" y="639"/>
                                  </a:lnTo>
                                  <a:lnTo>
                                    <a:pt x="83229" y="0"/>
                                  </a:lnTo>
                                  <a:lnTo>
                                    <a:pt x="86846" y="0"/>
                                  </a:lnTo>
                                  <a:lnTo>
                                    <a:pt x="88389" y="639"/>
                                  </a:lnTo>
                                  <a:lnTo>
                                    <a:pt x="90947" y="3196"/>
                                  </a:lnTo>
                                  <a:lnTo>
                                    <a:pt x="91586" y="4740"/>
                                  </a:lnTo>
                                  <a:lnTo>
                                    <a:pt x="91586" y="8356"/>
                                  </a:lnTo>
                                  <a:lnTo>
                                    <a:pt x="90947" y="9900"/>
                                  </a:lnTo>
                                  <a:lnTo>
                                    <a:pt x="88389" y="12457"/>
                                  </a:lnTo>
                                  <a:lnTo>
                                    <a:pt x="86846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13009" y="13096"/>
                                  </a:moveTo>
                                  <a:lnTo>
                                    <a:pt x="109393" y="13096"/>
                                  </a:lnTo>
                                  <a:lnTo>
                                    <a:pt x="107849" y="12457"/>
                                  </a:lnTo>
                                  <a:lnTo>
                                    <a:pt x="105292" y="9900"/>
                                  </a:lnTo>
                                  <a:lnTo>
                                    <a:pt x="104652" y="8356"/>
                                  </a:lnTo>
                                  <a:lnTo>
                                    <a:pt x="104652" y="4740"/>
                                  </a:lnTo>
                                  <a:lnTo>
                                    <a:pt x="105292" y="3196"/>
                                  </a:lnTo>
                                  <a:lnTo>
                                    <a:pt x="107849" y="639"/>
                                  </a:lnTo>
                                  <a:lnTo>
                                    <a:pt x="109393" y="0"/>
                                  </a:lnTo>
                                  <a:lnTo>
                                    <a:pt x="113009" y="0"/>
                                  </a:lnTo>
                                  <a:lnTo>
                                    <a:pt x="114553" y="639"/>
                                  </a:lnTo>
                                  <a:lnTo>
                                    <a:pt x="117110" y="3196"/>
                                  </a:lnTo>
                                  <a:lnTo>
                                    <a:pt x="117749" y="4740"/>
                                  </a:lnTo>
                                  <a:lnTo>
                                    <a:pt x="117749" y="8356"/>
                                  </a:lnTo>
                                  <a:lnTo>
                                    <a:pt x="117110" y="9900"/>
                                  </a:lnTo>
                                  <a:lnTo>
                                    <a:pt x="114553" y="12457"/>
                                  </a:lnTo>
                                  <a:lnTo>
                                    <a:pt x="11300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39173" y="13096"/>
                                  </a:moveTo>
                                  <a:lnTo>
                                    <a:pt x="135556" y="13096"/>
                                  </a:lnTo>
                                  <a:lnTo>
                                    <a:pt x="134013" y="12457"/>
                                  </a:lnTo>
                                  <a:lnTo>
                                    <a:pt x="131455" y="9900"/>
                                  </a:lnTo>
                                  <a:lnTo>
                                    <a:pt x="130816" y="8356"/>
                                  </a:lnTo>
                                  <a:lnTo>
                                    <a:pt x="130816" y="4740"/>
                                  </a:lnTo>
                                  <a:lnTo>
                                    <a:pt x="131455" y="3196"/>
                                  </a:lnTo>
                                  <a:lnTo>
                                    <a:pt x="134013" y="639"/>
                                  </a:lnTo>
                                  <a:lnTo>
                                    <a:pt x="135556" y="0"/>
                                  </a:lnTo>
                                  <a:lnTo>
                                    <a:pt x="139173" y="0"/>
                                  </a:lnTo>
                                  <a:lnTo>
                                    <a:pt x="140716" y="639"/>
                                  </a:lnTo>
                                  <a:lnTo>
                                    <a:pt x="143273" y="3196"/>
                                  </a:lnTo>
                                  <a:lnTo>
                                    <a:pt x="143913" y="4740"/>
                                  </a:lnTo>
                                  <a:lnTo>
                                    <a:pt x="143913" y="8356"/>
                                  </a:lnTo>
                                  <a:lnTo>
                                    <a:pt x="143273" y="9900"/>
                                  </a:lnTo>
                                  <a:lnTo>
                                    <a:pt x="140716" y="12457"/>
                                  </a:lnTo>
                                  <a:lnTo>
                                    <a:pt x="13917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65336" y="13096"/>
                                  </a:moveTo>
                                  <a:lnTo>
                                    <a:pt x="161719" y="13096"/>
                                  </a:lnTo>
                                  <a:lnTo>
                                    <a:pt x="160175" y="12457"/>
                                  </a:lnTo>
                                  <a:lnTo>
                                    <a:pt x="157618" y="9900"/>
                                  </a:lnTo>
                                  <a:lnTo>
                                    <a:pt x="156979" y="8356"/>
                                  </a:lnTo>
                                  <a:lnTo>
                                    <a:pt x="156979" y="4740"/>
                                  </a:lnTo>
                                  <a:lnTo>
                                    <a:pt x="157618" y="3196"/>
                                  </a:lnTo>
                                  <a:lnTo>
                                    <a:pt x="160175" y="639"/>
                                  </a:lnTo>
                                  <a:lnTo>
                                    <a:pt x="161719" y="0"/>
                                  </a:lnTo>
                                  <a:lnTo>
                                    <a:pt x="165336" y="0"/>
                                  </a:lnTo>
                                  <a:lnTo>
                                    <a:pt x="166879" y="639"/>
                                  </a:lnTo>
                                  <a:lnTo>
                                    <a:pt x="169436" y="3196"/>
                                  </a:lnTo>
                                  <a:lnTo>
                                    <a:pt x="170076" y="4740"/>
                                  </a:lnTo>
                                  <a:lnTo>
                                    <a:pt x="170076" y="8356"/>
                                  </a:lnTo>
                                  <a:lnTo>
                                    <a:pt x="169436" y="9900"/>
                                  </a:lnTo>
                                  <a:lnTo>
                                    <a:pt x="166879" y="12457"/>
                                  </a:lnTo>
                                  <a:lnTo>
                                    <a:pt x="165336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91498" y="13096"/>
                                  </a:moveTo>
                                  <a:lnTo>
                                    <a:pt x="187883" y="13096"/>
                                  </a:lnTo>
                                  <a:lnTo>
                                    <a:pt x="186338" y="12457"/>
                                  </a:lnTo>
                                  <a:lnTo>
                                    <a:pt x="183782" y="9900"/>
                                  </a:lnTo>
                                  <a:lnTo>
                                    <a:pt x="183143" y="8356"/>
                                  </a:lnTo>
                                  <a:lnTo>
                                    <a:pt x="183143" y="4740"/>
                                  </a:lnTo>
                                  <a:lnTo>
                                    <a:pt x="183782" y="3196"/>
                                  </a:lnTo>
                                  <a:lnTo>
                                    <a:pt x="186338" y="639"/>
                                  </a:lnTo>
                                  <a:lnTo>
                                    <a:pt x="187883" y="0"/>
                                  </a:lnTo>
                                  <a:lnTo>
                                    <a:pt x="191498" y="0"/>
                                  </a:lnTo>
                                  <a:lnTo>
                                    <a:pt x="193043" y="639"/>
                                  </a:lnTo>
                                  <a:lnTo>
                                    <a:pt x="195600" y="3196"/>
                                  </a:lnTo>
                                  <a:lnTo>
                                    <a:pt x="196240" y="4740"/>
                                  </a:lnTo>
                                  <a:lnTo>
                                    <a:pt x="196240" y="8356"/>
                                  </a:lnTo>
                                  <a:lnTo>
                                    <a:pt x="195600" y="9900"/>
                                  </a:lnTo>
                                  <a:lnTo>
                                    <a:pt x="193043" y="12457"/>
                                  </a:lnTo>
                                  <a:lnTo>
                                    <a:pt x="191498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17662" y="13096"/>
                                  </a:moveTo>
                                  <a:lnTo>
                                    <a:pt x="214045" y="13096"/>
                                  </a:lnTo>
                                  <a:lnTo>
                                    <a:pt x="212502" y="12457"/>
                                  </a:lnTo>
                                  <a:lnTo>
                                    <a:pt x="209945" y="9900"/>
                                  </a:lnTo>
                                  <a:lnTo>
                                    <a:pt x="209305" y="8356"/>
                                  </a:lnTo>
                                  <a:lnTo>
                                    <a:pt x="209305" y="4740"/>
                                  </a:lnTo>
                                  <a:lnTo>
                                    <a:pt x="209945" y="3196"/>
                                  </a:lnTo>
                                  <a:lnTo>
                                    <a:pt x="212502" y="639"/>
                                  </a:lnTo>
                                  <a:lnTo>
                                    <a:pt x="214045" y="0"/>
                                  </a:lnTo>
                                  <a:lnTo>
                                    <a:pt x="217662" y="0"/>
                                  </a:lnTo>
                                  <a:lnTo>
                                    <a:pt x="219205" y="639"/>
                                  </a:lnTo>
                                  <a:lnTo>
                                    <a:pt x="221763" y="3196"/>
                                  </a:lnTo>
                                  <a:lnTo>
                                    <a:pt x="222402" y="4740"/>
                                  </a:lnTo>
                                  <a:lnTo>
                                    <a:pt x="222402" y="8356"/>
                                  </a:lnTo>
                                  <a:lnTo>
                                    <a:pt x="221763" y="9900"/>
                                  </a:lnTo>
                                  <a:lnTo>
                                    <a:pt x="219205" y="12457"/>
                                  </a:lnTo>
                                  <a:lnTo>
                                    <a:pt x="217662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43825" y="13096"/>
                                  </a:moveTo>
                                  <a:lnTo>
                                    <a:pt x="240209" y="13096"/>
                                  </a:lnTo>
                                  <a:lnTo>
                                    <a:pt x="238665" y="12457"/>
                                  </a:lnTo>
                                  <a:lnTo>
                                    <a:pt x="236108" y="9900"/>
                                  </a:lnTo>
                                  <a:lnTo>
                                    <a:pt x="235468" y="8356"/>
                                  </a:lnTo>
                                  <a:lnTo>
                                    <a:pt x="235468" y="4740"/>
                                  </a:lnTo>
                                  <a:lnTo>
                                    <a:pt x="236108" y="3196"/>
                                  </a:lnTo>
                                  <a:lnTo>
                                    <a:pt x="238665" y="639"/>
                                  </a:lnTo>
                                  <a:lnTo>
                                    <a:pt x="240209" y="0"/>
                                  </a:lnTo>
                                  <a:lnTo>
                                    <a:pt x="243825" y="0"/>
                                  </a:lnTo>
                                  <a:lnTo>
                                    <a:pt x="245368" y="639"/>
                                  </a:lnTo>
                                  <a:lnTo>
                                    <a:pt x="247926" y="3196"/>
                                  </a:lnTo>
                                  <a:lnTo>
                                    <a:pt x="248565" y="4740"/>
                                  </a:lnTo>
                                  <a:lnTo>
                                    <a:pt x="248565" y="8356"/>
                                  </a:lnTo>
                                  <a:lnTo>
                                    <a:pt x="247926" y="9900"/>
                                  </a:lnTo>
                                  <a:lnTo>
                                    <a:pt x="245368" y="12457"/>
                                  </a:lnTo>
                                  <a:lnTo>
                                    <a:pt x="24382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69989" y="13096"/>
                                  </a:moveTo>
                                  <a:lnTo>
                                    <a:pt x="266372" y="13096"/>
                                  </a:lnTo>
                                  <a:lnTo>
                                    <a:pt x="264829" y="12457"/>
                                  </a:lnTo>
                                  <a:lnTo>
                                    <a:pt x="262272" y="9900"/>
                                  </a:lnTo>
                                  <a:lnTo>
                                    <a:pt x="261632" y="8356"/>
                                  </a:lnTo>
                                  <a:lnTo>
                                    <a:pt x="261632" y="4740"/>
                                  </a:lnTo>
                                  <a:lnTo>
                                    <a:pt x="262272" y="3196"/>
                                  </a:lnTo>
                                  <a:lnTo>
                                    <a:pt x="264829" y="639"/>
                                  </a:lnTo>
                                  <a:lnTo>
                                    <a:pt x="266372" y="0"/>
                                  </a:lnTo>
                                  <a:lnTo>
                                    <a:pt x="269989" y="0"/>
                                  </a:lnTo>
                                  <a:lnTo>
                                    <a:pt x="271532" y="639"/>
                                  </a:lnTo>
                                  <a:lnTo>
                                    <a:pt x="274090" y="3196"/>
                                  </a:lnTo>
                                  <a:lnTo>
                                    <a:pt x="274729" y="4740"/>
                                  </a:lnTo>
                                  <a:lnTo>
                                    <a:pt x="274729" y="8356"/>
                                  </a:lnTo>
                                  <a:lnTo>
                                    <a:pt x="274090" y="9900"/>
                                  </a:lnTo>
                                  <a:lnTo>
                                    <a:pt x="271532" y="12457"/>
                                  </a:lnTo>
                                  <a:lnTo>
                                    <a:pt x="26998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96152" y="13096"/>
                                  </a:moveTo>
                                  <a:lnTo>
                                    <a:pt x="292535" y="13096"/>
                                  </a:lnTo>
                                  <a:lnTo>
                                    <a:pt x="290992" y="12457"/>
                                  </a:lnTo>
                                  <a:lnTo>
                                    <a:pt x="288434" y="9900"/>
                                  </a:lnTo>
                                  <a:lnTo>
                                    <a:pt x="287795" y="8356"/>
                                  </a:lnTo>
                                  <a:lnTo>
                                    <a:pt x="287795" y="4740"/>
                                  </a:lnTo>
                                  <a:lnTo>
                                    <a:pt x="288434" y="3196"/>
                                  </a:lnTo>
                                  <a:lnTo>
                                    <a:pt x="290992" y="639"/>
                                  </a:lnTo>
                                  <a:lnTo>
                                    <a:pt x="292535" y="0"/>
                                  </a:lnTo>
                                  <a:lnTo>
                                    <a:pt x="296152" y="0"/>
                                  </a:lnTo>
                                  <a:lnTo>
                                    <a:pt x="297695" y="639"/>
                                  </a:lnTo>
                                  <a:lnTo>
                                    <a:pt x="300253" y="3196"/>
                                  </a:lnTo>
                                  <a:lnTo>
                                    <a:pt x="300892" y="4740"/>
                                  </a:lnTo>
                                  <a:lnTo>
                                    <a:pt x="300892" y="8356"/>
                                  </a:lnTo>
                                  <a:lnTo>
                                    <a:pt x="300253" y="9900"/>
                                  </a:lnTo>
                                  <a:lnTo>
                                    <a:pt x="297695" y="12457"/>
                                  </a:lnTo>
                                  <a:lnTo>
                                    <a:pt x="296152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22315" y="13096"/>
                                  </a:moveTo>
                                  <a:lnTo>
                                    <a:pt x="318699" y="13096"/>
                                  </a:lnTo>
                                  <a:lnTo>
                                    <a:pt x="317155" y="12457"/>
                                  </a:lnTo>
                                  <a:lnTo>
                                    <a:pt x="314597" y="9900"/>
                                  </a:lnTo>
                                  <a:lnTo>
                                    <a:pt x="313958" y="8356"/>
                                  </a:lnTo>
                                  <a:lnTo>
                                    <a:pt x="313958" y="4740"/>
                                  </a:lnTo>
                                  <a:lnTo>
                                    <a:pt x="314597" y="3196"/>
                                  </a:lnTo>
                                  <a:lnTo>
                                    <a:pt x="317155" y="639"/>
                                  </a:lnTo>
                                  <a:lnTo>
                                    <a:pt x="318699" y="0"/>
                                  </a:lnTo>
                                  <a:lnTo>
                                    <a:pt x="322315" y="0"/>
                                  </a:lnTo>
                                  <a:lnTo>
                                    <a:pt x="323859" y="639"/>
                                  </a:lnTo>
                                  <a:lnTo>
                                    <a:pt x="326416" y="3196"/>
                                  </a:lnTo>
                                  <a:lnTo>
                                    <a:pt x="327055" y="4740"/>
                                  </a:lnTo>
                                  <a:lnTo>
                                    <a:pt x="327055" y="8356"/>
                                  </a:lnTo>
                                  <a:lnTo>
                                    <a:pt x="326416" y="9900"/>
                                  </a:lnTo>
                                  <a:lnTo>
                                    <a:pt x="323859" y="12457"/>
                                  </a:lnTo>
                                  <a:lnTo>
                                    <a:pt x="32231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48479" y="13096"/>
                                  </a:moveTo>
                                  <a:lnTo>
                                    <a:pt x="344862" y="13096"/>
                                  </a:lnTo>
                                  <a:lnTo>
                                    <a:pt x="343319" y="12457"/>
                                  </a:lnTo>
                                  <a:lnTo>
                                    <a:pt x="340761" y="9900"/>
                                  </a:lnTo>
                                  <a:lnTo>
                                    <a:pt x="340122" y="8356"/>
                                  </a:lnTo>
                                  <a:lnTo>
                                    <a:pt x="340122" y="4740"/>
                                  </a:lnTo>
                                  <a:lnTo>
                                    <a:pt x="340761" y="3196"/>
                                  </a:lnTo>
                                  <a:lnTo>
                                    <a:pt x="343319" y="639"/>
                                  </a:lnTo>
                                  <a:lnTo>
                                    <a:pt x="344862" y="0"/>
                                  </a:lnTo>
                                  <a:lnTo>
                                    <a:pt x="348479" y="0"/>
                                  </a:lnTo>
                                  <a:lnTo>
                                    <a:pt x="350022" y="639"/>
                                  </a:lnTo>
                                  <a:lnTo>
                                    <a:pt x="352579" y="3196"/>
                                  </a:lnTo>
                                  <a:lnTo>
                                    <a:pt x="353219" y="4740"/>
                                  </a:lnTo>
                                  <a:lnTo>
                                    <a:pt x="353219" y="8356"/>
                                  </a:lnTo>
                                  <a:lnTo>
                                    <a:pt x="352579" y="9900"/>
                                  </a:lnTo>
                                  <a:lnTo>
                                    <a:pt x="350022" y="12457"/>
                                  </a:lnTo>
                                  <a:lnTo>
                                    <a:pt x="34847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74642" y="13096"/>
                                  </a:moveTo>
                                  <a:lnTo>
                                    <a:pt x="371024" y="13096"/>
                                  </a:lnTo>
                                  <a:lnTo>
                                    <a:pt x="369481" y="12457"/>
                                  </a:lnTo>
                                  <a:lnTo>
                                    <a:pt x="366924" y="9900"/>
                                  </a:lnTo>
                                  <a:lnTo>
                                    <a:pt x="366285" y="8356"/>
                                  </a:lnTo>
                                  <a:lnTo>
                                    <a:pt x="366285" y="4740"/>
                                  </a:lnTo>
                                  <a:lnTo>
                                    <a:pt x="366924" y="3196"/>
                                  </a:lnTo>
                                  <a:lnTo>
                                    <a:pt x="369481" y="639"/>
                                  </a:lnTo>
                                  <a:lnTo>
                                    <a:pt x="371024" y="0"/>
                                  </a:lnTo>
                                  <a:lnTo>
                                    <a:pt x="374642" y="0"/>
                                  </a:lnTo>
                                  <a:lnTo>
                                    <a:pt x="376185" y="639"/>
                                  </a:lnTo>
                                  <a:lnTo>
                                    <a:pt x="378742" y="3196"/>
                                  </a:lnTo>
                                  <a:lnTo>
                                    <a:pt x="379381" y="4740"/>
                                  </a:lnTo>
                                  <a:lnTo>
                                    <a:pt x="379381" y="8356"/>
                                  </a:lnTo>
                                  <a:lnTo>
                                    <a:pt x="378742" y="9900"/>
                                  </a:lnTo>
                                  <a:lnTo>
                                    <a:pt x="376185" y="12457"/>
                                  </a:lnTo>
                                  <a:lnTo>
                                    <a:pt x="374642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400804" y="13096"/>
                                  </a:moveTo>
                                  <a:lnTo>
                                    <a:pt x="397188" y="13096"/>
                                  </a:lnTo>
                                  <a:lnTo>
                                    <a:pt x="395644" y="12457"/>
                                  </a:lnTo>
                                  <a:lnTo>
                                    <a:pt x="393088" y="9900"/>
                                  </a:lnTo>
                                  <a:lnTo>
                                    <a:pt x="392449" y="8356"/>
                                  </a:lnTo>
                                  <a:lnTo>
                                    <a:pt x="392449" y="4740"/>
                                  </a:lnTo>
                                  <a:lnTo>
                                    <a:pt x="393088" y="3196"/>
                                  </a:lnTo>
                                  <a:lnTo>
                                    <a:pt x="395644" y="639"/>
                                  </a:lnTo>
                                  <a:lnTo>
                                    <a:pt x="397188" y="0"/>
                                  </a:lnTo>
                                  <a:lnTo>
                                    <a:pt x="400804" y="0"/>
                                  </a:lnTo>
                                  <a:lnTo>
                                    <a:pt x="402349" y="639"/>
                                  </a:lnTo>
                                  <a:lnTo>
                                    <a:pt x="404906" y="3196"/>
                                  </a:lnTo>
                                  <a:lnTo>
                                    <a:pt x="405545" y="4740"/>
                                  </a:lnTo>
                                  <a:lnTo>
                                    <a:pt x="405545" y="8356"/>
                                  </a:lnTo>
                                  <a:lnTo>
                                    <a:pt x="404906" y="9900"/>
                                  </a:lnTo>
                                  <a:lnTo>
                                    <a:pt x="402349" y="12457"/>
                                  </a:lnTo>
                                  <a:lnTo>
                                    <a:pt x="400804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426968" y="13096"/>
                                  </a:moveTo>
                                  <a:lnTo>
                                    <a:pt x="423351" y="13096"/>
                                  </a:lnTo>
                                  <a:lnTo>
                                    <a:pt x="421808" y="12457"/>
                                  </a:lnTo>
                                  <a:lnTo>
                                    <a:pt x="419251" y="9900"/>
                                  </a:lnTo>
                                  <a:lnTo>
                                    <a:pt x="418611" y="8356"/>
                                  </a:lnTo>
                                  <a:lnTo>
                                    <a:pt x="418611" y="4740"/>
                                  </a:lnTo>
                                  <a:lnTo>
                                    <a:pt x="419251" y="3196"/>
                                  </a:lnTo>
                                  <a:lnTo>
                                    <a:pt x="421808" y="639"/>
                                  </a:lnTo>
                                  <a:lnTo>
                                    <a:pt x="423351" y="0"/>
                                  </a:lnTo>
                                  <a:lnTo>
                                    <a:pt x="426968" y="0"/>
                                  </a:lnTo>
                                  <a:lnTo>
                                    <a:pt x="428511" y="639"/>
                                  </a:lnTo>
                                  <a:lnTo>
                                    <a:pt x="431069" y="3196"/>
                                  </a:lnTo>
                                  <a:lnTo>
                                    <a:pt x="431708" y="4740"/>
                                  </a:lnTo>
                                  <a:lnTo>
                                    <a:pt x="431708" y="8356"/>
                                  </a:lnTo>
                                  <a:lnTo>
                                    <a:pt x="431069" y="9900"/>
                                  </a:lnTo>
                                  <a:lnTo>
                                    <a:pt x="428511" y="12457"/>
                                  </a:lnTo>
                                  <a:lnTo>
                                    <a:pt x="426968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453131" y="13096"/>
                                  </a:moveTo>
                                  <a:lnTo>
                                    <a:pt x="449515" y="13096"/>
                                  </a:lnTo>
                                  <a:lnTo>
                                    <a:pt x="447971" y="12457"/>
                                  </a:lnTo>
                                  <a:lnTo>
                                    <a:pt x="445414" y="9900"/>
                                  </a:lnTo>
                                  <a:lnTo>
                                    <a:pt x="444774" y="8356"/>
                                  </a:lnTo>
                                  <a:lnTo>
                                    <a:pt x="444774" y="4740"/>
                                  </a:lnTo>
                                  <a:lnTo>
                                    <a:pt x="445414" y="3196"/>
                                  </a:lnTo>
                                  <a:lnTo>
                                    <a:pt x="447971" y="639"/>
                                  </a:lnTo>
                                  <a:lnTo>
                                    <a:pt x="449515" y="0"/>
                                  </a:lnTo>
                                  <a:lnTo>
                                    <a:pt x="453131" y="0"/>
                                  </a:lnTo>
                                  <a:lnTo>
                                    <a:pt x="454674" y="639"/>
                                  </a:lnTo>
                                  <a:lnTo>
                                    <a:pt x="457232" y="3196"/>
                                  </a:lnTo>
                                  <a:lnTo>
                                    <a:pt x="457871" y="4740"/>
                                  </a:lnTo>
                                  <a:lnTo>
                                    <a:pt x="457871" y="8356"/>
                                  </a:lnTo>
                                  <a:lnTo>
                                    <a:pt x="457232" y="9900"/>
                                  </a:lnTo>
                                  <a:lnTo>
                                    <a:pt x="454674" y="12457"/>
                                  </a:lnTo>
                                  <a:lnTo>
                                    <a:pt x="45313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479294" y="13096"/>
                                  </a:moveTo>
                                  <a:lnTo>
                                    <a:pt x="475678" y="13096"/>
                                  </a:lnTo>
                                  <a:lnTo>
                                    <a:pt x="474135" y="12457"/>
                                  </a:lnTo>
                                  <a:lnTo>
                                    <a:pt x="471578" y="9900"/>
                                  </a:lnTo>
                                  <a:lnTo>
                                    <a:pt x="470938" y="8356"/>
                                  </a:lnTo>
                                  <a:lnTo>
                                    <a:pt x="470938" y="4740"/>
                                  </a:lnTo>
                                  <a:lnTo>
                                    <a:pt x="471578" y="3196"/>
                                  </a:lnTo>
                                  <a:lnTo>
                                    <a:pt x="474135" y="639"/>
                                  </a:lnTo>
                                  <a:lnTo>
                                    <a:pt x="475678" y="0"/>
                                  </a:lnTo>
                                  <a:lnTo>
                                    <a:pt x="479294" y="0"/>
                                  </a:lnTo>
                                  <a:lnTo>
                                    <a:pt x="480838" y="639"/>
                                  </a:lnTo>
                                  <a:lnTo>
                                    <a:pt x="483396" y="3196"/>
                                  </a:lnTo>
                                  <a:lnTo>
                                    <a:pt x="484035" y="4740"/>
                                  </a:lnTo>
                                  <a:lnTo>
                                    <a:pt x="484035" y="8356"/>
                                  </a:lnTo>
                                  <a:lnTo>
                                    <a:pt x="483396" y="9900"/>
                                  </a:lnTo>
                                  <a:lnTo>
                                    <a:pt x="480838" y="12457"/>
                                  </a:lnTo>
                                  <a:lnTo>
                                    <a:pt x="479294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505458" y="13096"/>
                                  </a:moveTo>
                                  <a:lnTo>
                                    <a:pt x="501841" y="13096"/>
                                  </a:lnTo>
                                  <a:lnTo>
                                    <a:pt x="500298" y="12457"/>
                                  </a:lnTo>
                                  <a:lnTo>
                                    <a:pt x="497740" y="9900"/>
                                  </a:lnTo>
                                  <a:lnTo>
                                    <a:pt x="497101" y="8356"/>
                                  </a:lnTo>
                                  <a:lnTo>
                                    <a:pt x="497101" y="4740"/>
                                  </a:lnTo>
                                  <a:lnTo>
                                    <a:pt x="497740" y="3196"/>
                                  </a:lnTo>
                                  <a:lnTo>
                                    <a:pt x="500298" y="639"/>
                                  </a:lnTo>
                                  <a:lnTo>
                                    <a:pt x="501841" y="0"/>
                                  </a:lnTo>
                                  <a:lnTo>
                                    <a:pt x="505458" y="0"/>
                                  </a:lnTo>
                                  <a:lnTo>
                                    <a:pt x="507001" y="639"/>
                                  </a:lnTo>
                                  <a:lnTo>
                                    <a:pt x="509558" y="3196"/>
                                  </a:lnTo>
                                  <a:lnTo>
                                    <a:pt x="510198" y="4740"/>
                                  </a:lnTo>
                                  <a:lnTo>
                                    <a:pt x="510198" y="8356"/>
                                  </a:lnTo>
                                  <a:lnTo>
                                    <a:pt x="509558" y="9900"/>
                                  </a:lnTo>
                                  <a:lnTo>
                                    <a:pt x="507001" y="12457"/>
                                  </a:lnTo>
                                  <a:lnTo>
                                    <a:pt x="505458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531621" y="13096"/>
                                  </a:moveTo>
                                  <a:lnTo>
                                    <a:pt x="528005" y="13096"/>
                                  </a:lnTo>
                                  <a:lnTo>
                                    <a:pt x="526461" y="12457"/>
                                  </a:lnTo>
                                  <a:lnTo>
                                    <a:pt x="523903" y="9900"/>
                                  </a:lnTo>
                                  <a:lnTo>
                                    <a:pt x="523264" y="8356"/>
                                  </a:lnTo>
                                  <a:lnTo>
                                    <a:pt x="523264" y="4740"/>
                                  </a:lnTo>
                                  <a:lnTo>
                                    <a:pt x="523903" y="3196"/>
                                  </a:lnTo>
                                  <a:lnTo>
                                    <a:pt x="526461" y="639"/>
                                  </a:lnTo>
                                  <a:lnTo>
                                    <a:pt x="528005" y="0"/>
                                  </a:lnTo>
                                  <a:lnTo>
                                    <a:pt x="531621" y="0"/>
                                  </a:lnTo>
                                  <a:lnTo>
                                    <a:pt x="533165" y="639"/>
                                  </a:lnTo>
                                  <a:lnTo>
                                    <a:pt x="535721" y="3196"/>
                                  </a:lnTo>
                                  <a:lnTo>
                                    <a:pt x="536361" y="4740"/>
                                  </a:lnTo>
                                  <a:lnTo>
                                    <a:pt x="536361" y="8356"/>
                                  </a:lnTo>
                                  <a:lnTo>
                                    <a:pt x="535721" y="9900"/>
                                  </a:lnTo>
                                  <a:lnTo>
                                    <a:pt x="533165" y="12457"/>
                                  </a:lnTo>
                                  <a:lnTo>
                                    <a:pt x="53162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557785" y="13096"/>
                                  </a:moveTo>
                                  <a:lnTo>
                                    <a:pt x="554168" y="13096"/>
                                  </a:lnTo>
                                  <a:lnTo>
                                    <a:pt x="552625" y="12457"/>
                                  </a:lnTo>
                                  <a:lnTo>
                                    <a:pt x="550067" y="9900"/>
                                  </a:lnTo>
                                  <a:lnTo>
                                    <a:pt x="549428" y="8356"/>
                                  </a:lnTo>
                                  <a:lnTo>
                                    <a:pt x="549428" y="4740"/>
                                  </a:lnTo>
                                  <a:lnTo>
                                    <a:pt x="550067" y="3196"/>
                                  </a:lnTo>
                                  <a:lnTo>
                                    <a:pt x="552625" y="639"/>
                                  </a:lnTo>
                                  <a:lnTo>
                                    <a:pt x="554168" y="0"/>
                                  </a:lnTo>
                                  <a:lnTo>
                                    <a:pt x="557785" y="0"/>
                                  </a:lnTo>
                                  <a:lnTo>
                                    <a:pt x="559328" y="639"/>
                                  </a:lnTo>
                                  <a:lnTo>
                                    <a:pt x="561885" y="3196"/>
                                  </a:lnTo>
                                  <a:lnTo>
                                    <a:pt x="562525" y="4740"/>
                                  </a:lnTo>
                                  <a:lnTo>
                                    <a:pt x="562525" y="8356"/>
                                  </a:lnTo>
                                  <a:lnTo>
                                    <a:pt x="561885" y="9900"/>
                                  </a:lnTo>
                                  <a:lnTo>
                                    <a:pt x="559328" y="12457"/>
                                  </a:lnTo>
                                  <a:lnTo>
                                    <a:pt x="55778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583948" y="13096"/>
                                  </a:moveTo>
                                  <a:lnTo>
                                    <a:pt x="580330" y="13096"/>
                                  </a:lnTo>
                                  <a:lnTo>
                                    <a:pt x="578787" y="12457"/>
                                  </a:lnTo>
                                  <a:lnTo>
                                    <a:pt x="576230" y="9900"/>
                                  </a:lnTo>
                                  <a:lnTo>
                                    <a:pt x="575591" y="8356"/>
                                  </a:lnTo>
                                  <a:lnTo>
                                    <a:pt x="575591" y="4740"/>
                                  </a:lnTo>
                                  <a:lnTo>
                                    <a:pt x="576230" y="3196"/>
                                  </a:lnTo>
                                  <a:lnTo>
                                    <a:pt x="578787" y="639"/>
                                  </a:lnTo>
                                  <a:lnTo>
                                    <a:pt x="580330" y="0"/>
                                  </a:lnTo>
                                  <a:lnTo>
                                    <a:pt x="583948" y="0"/>
                                  </a:lnTo>
                                  <a:lnTo>
                                    <a:pt x="585491" y="639"/>
                                  </a:lnTo>
                                  <a:lnTo>
                                    <a:pt x="588048" y="3196"/>
                                  </a:lnTo>
                                  <a:lnTo>
                                    <a:pt x="588687" y="4740"/>
                                  </a:lnTo>
                                  <a:lnTo>
                                    <a:pt x="588687" y="8356"/>
                                  </a:lnTo>
                                  <a:lnTo>
                                    <a:pt x="588048" y="9900"/>
                                  </a:lnTo>
                                  <a:lnTo>
                                    <a:pt x="585491" y="12457"/>
                                  </a:lnTo>
                                  <a:lnTo>
                                    <a:pt x="583948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610110" y="13096"/>
                                  </a:moveTo>
                                  <a:lnTo>
                                    <a:pt x="606494" y="13096"/>
                                  </a:lnTo>
                                  <a:lnTo>
                                    <a:pt x="604950" y="12457"/>
                                  </a:lnTo>
                                  <a:lnTo>
                                    <a:pt x="602394" y="9900"/>
                                  </a:lnTo>
                                  <a:lnTo>
                                    <a:pt x="601754" y="8356"/>
                                  </a:lnTo>
                                  <a:lnTo>
                                    <a:pt x="601754" y="4740"/>
                                  </a:lnTo>
                                  <a:lnTo>
                                    <a:pt x="602394" y="3196"/>
                                  </a:lnTo>
                                  <a:lnTo>
                                    <a:pt x="604950" y="639"/>
                                  </a:lnTo>
                                  <a:lnTo>
                                    <a:pt x="606494" y="0"/>
                                  </a:lnTo>
                                  <a:lnTo>
                                    <a:pt x="610110" y="0"/>
                                  </a:lnTo>
                                  <a:lnTo>
                                    <a:pt x="611655" y="639"/>
                                  </a:lnTo>
                                  <a:lnTo>
                                    <a:pt x="614212" y="3196"/>
                                  </a:lnTo>
                                  <a:lnTo>
                                    <a:pt x="614851" y="4740"/>
                                  </a:lnTo>
                                  <a:lnTo>
                                    <a:pt x="614851" y="8356"/>
                                  </a:lnTo>
                                  <a:lnTo>
                                    <a:pt x="614212" y="9900"/>
                                  </a:lnTo>
                                  <a:lnTo>
                                    <a:pt x="611655" y="12457"/>
                                  </a:lnTo>
                                  <a:lnTo>
                                    <a:pt x="610110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636274" y="13096"/>
                                  </a:moveTo>
                                  <a:lnTo>
                                    <a:pt x="632657" y="13096"/>
                                  </a:lnTo>
                                  <a:lnTo>
                                    <a:pt x="631114" y="12457"/>
                                  </a:lnTo>
                                  <a:lnTo>
                                    <a:pt x="628557" y="9900"/>
                                  </a:lnTo>
                                  <a:lnTo>
                                    <a:pt x="627917" y="8356"/>
                                  </a:lnTo>
                                  <a:lnTo>
                                    <a:pt x="627917" y="4740"/>
                                  </a:lnTo>
                                  <a:lnTo>
                                    <a:pt x="628557" y="3196"/>
                                  </a:lnTo>
                                  <a:lnTo>
                                    <a:pt x="631114" y="639"/>
                                  </a:lnTo>
                                  <a:lnTo>
                                    <a:pt x="632657" y="0"/>
                                  </a:lnTo>
                                  <a:lnTo>
                                    <a:pt x="636274" y="0"/>
                                  </a:lnTo>
                                  <a:lnTo>
                                    <a:pt x="637817" y="639"/>
                                  </a:lnTo>
                                  <a:lnTo>
                                    <a:pt x="640375" y="3196"/>
                                  </a:lnTo>
                                  <a:lnTo>
                                    <a:pt x="641014" y="4740"/>
                                  </a:lnTo>
                                  <a:lnTo>
                                    <a:pt x="641014" y="8356"/>
                                  </a:lnTo>
                                  <a:lnTo>
                                    <a:pt x="640375" y="9900"/>
                                  </a:lnTo>
                                  <a:lnTo>
                                    <a:pt x="637817" y="12457"/>
                                  </a:lnTo>
                                  <a:lnTo>
                                    <a:pt x="636274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662437" y="13096"/>
                                  </a:moveTo>
                                  <a:lnTo>
                                    <a:pt x="658821" y="13096"/>
                                  </a:lnTo>
                                  <a:lnTo>
                                    <a:pt x="657277" y="12457"/>
                                  </a:lnTo>
                                  <a:lnTo>
                                    <a:pt x="654719" y="9900"/>
                                  </a:lnTo>
                                  <a:lnTo>
                                    <a:pt x="654080" y="8356"/>
                                  </a:lnTo>
                                  <a:lnTo>
                                    <a:pt x="654080" y="4740"/>
                                  </a:lnTo>
                                  <a:lnTo>
                                    <a:pt x="654719" y="3196"/>
                                  </a:lnTo>
                                  <a:lnTo>
                                    <a:pt x="657277" y="639"/>
                                  </a:lnTo>
                                  <a:lnTo>
                                    <a:pt x="658821" y="0"/>
                                  </a:lnTo>
                                  <a:lnTo>
                                    <a:pt x="662437" y="0"/>
                                  </a:lnTo>
                                  <a:lnTo>
                                    <a:pt x="663981" y="639"/>
                                  </a:lnTo>
                                  <a:lnTo>
                                    <a:pt x="666538" y="3196"/>
                                  </a:lnTo>
                                  <a:lnTo>
                                    <a:pt x="667177" y="4740"/>
                                  </a:lnTo>
                                  <a:lnTo>
                                    <a:pt x="667177" y="8356"/>
                                  </a:lnTo>
                                  <a:lnTo>
                                    <a:pt x="666538" y="9900"/>
                                  </a:lnTo>
                                  <a:lnTo>
                                    <a:pt x="663981" y="12457"/>
                                  </a:lnTo>
                                  <a:lnTo>
                                    <a:pt x="66243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688600" y="13096"/>
                                  </a:moveTo>
                                  <a:lnTo>
                                    <a:pt x="684984" y="13096"/>
                                  </a:lnTo>
                                  <a:lnTo>
                                    <a:pt x="683441" y="12457"/>
                                  </a:lnTo>
                                  <a:lnTo>
                                    <a:pt x="680883" y="9900"/>
                                  </a:lnTo>
                                  <a:lnTo>
                                    <a:pt x="680244" y="8356"/>
                                  </a:lnTo>
                                  <a:lnTo>
                                    <a:pt x="680244" y="4740"/>
                                  </a:lnTo>
                                  <a:lnTo>
                                    <a:pt x="680883" y="3196"/>
                                  </a:lnTo>
                                  <a:lnTo>
                                    <a:pt x="683441" y="639"/>
                                  </a:lnTo>
                                  <a:lnTo>
                                    <a:pt x="684984" y="0"/>
                                  </a:lnTo>
                                  <a:lnTo>
                                    <a:pt x="688600" y="0"/>
                                  </a:lnTo>
                                  <a:lnTo>
                                    <a:pt x="690144" y="639"/>
                                  </a:lnTo>
                                  <a:lnTo>
                                    <a:pt x="692702" y="3196"/>
                                  </a:lnTo>
                                  <a:lnTo>
                                    <a:pt x="693341" y="4740"/>
                                  </a:lnTo>
                                  <a:lnTo>
                                    <a:pt x="693341" y="8356"/>
                                  </a:lnTo>
                                  <a:lnTo>
                                    <a:pt x="692702" y="9900"/>
                                  </a:lnTo>
                                  <a:lnTo>
                                    <a:pt x="690144" y="12457"/>
                                  </a:lnTo>
                                  <a:lnTo>
                                    <a:pt x="688600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714764" y="13096"/>
                                  </a:moveTo>
                                  <a:lnTo>
                                    <a:pt x="711147" y="13096"/>
                                  </a:lnTo>
                                  <a:lnTo>
                                    <a:pt x="709604" y="12457"/>
                                  </a:lnTo>
                                  <a:lnTo>
                                    <a:pt x="707046" y="9900"/>
                                  </a:lnTo>
                                  <a:lnTo>
                                    <a:pt x="706407" y="8356"/>
                                  </a:lnTo>
                                  <a:lnTo>
                                    <a:pt x="706407" y="4740"/>
                                  </a:lnTo>
                                  <a:lnTo>
                                    <a:pt x="707046" y="3196"/>
                                  </a:lnTo>
                                  <a:lnTo>
                                    <a:pt x="709604" y="639"/>
                                  </a:lnTo>
                                  <a:lnTo>
                                    <a:pt x="711147" y="0"/>
                                  </a:lnTo>
                                  <a:lnTo>
                                    <a:pt x="714764" y="0"/>
                                  </a:lnTo>
                                  <a:lnTo>
                                    <a:pt x="716307" y="639"/>
                                  </a:lnTo>
                                  <a:lnTo>
                                    <a:pt x="718864" y="3196"/>
                                  </a:lnTo>
                                  <a:lnTo>
                                    <a:pt x="719504" y="4740"/>
                                  </a:lnTo>
                                  <a:lnTo>
                                    <a:pt x="719504" y="8356"/>
                                  </a:lnTo>
                                  <a:lnTo>
                                    <a:pt x="718864" y="9900"/>
                                  </a:lnTo>
                                  <a:lnTo>
                                    <a:pt x="716307" y="12457"/>
                                  </a:lnTo>
                                  <a:lnTo>
                                    <a:pt x="714764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740927" y="13096"/>
                                  </a:moveTo>
                                  <a:lnTo>
                                    <a:pt x="737311" y="13096"/>
                                  </a:lnTo>
                                  <a:lnTo>
                                    <a:pt x="735766" y="12457"/>
                                  </a:lnTo>
                                  <a:lnTo>
                                    <a:pt x="733209" y="9900"/>
                                  </a:lnTo>
                                  <a:lnTo>
                                    <a:pt x="732570" y="8356"/>
                                  </a:lnTo>
                                  <a:lnTo>
                                    <a:pt x="732570" y="4740"/>
                                  </a:lnTo>
                                  <a:lnTo>
                                    <a:pt x="733209" y="3196"/>
                                  </a:lnTo>
                                  <a:lnTo>
                                    <a:pt x="735766" y="639"/>
                                  </a:lnTo>
                                  <a:lnTo>
                                    <a:pt x="737311" y="0"/>
                                  </a:lnTo>
                                  <a:lnTo>
                                    <a:pt x="740927" y="0"/>
                                  </a:lnTo>
                                  <a:lnTo>
                                    <a:pt x="742471" y="639"/>
                                  </a:lnTo>
                                  <a:lnTo>
                                    <a:pt x="745027" y="3196"/>
                                  </a:lnTo>
                                  <a:lnTo>
                                    <a:pt x="745667" y="4740"/>
                                  </a:lnTo>
                                  <a:lnTo>
                                    <a:pt x="745667" y="8356"/>
                                  </a:lnTo>
                                  <a:lnTo>
                                    <a:pt x="745027" y="9900"/>
                                  </a:lnTo>
                                  <a:lnTo>
                                    <a:pt x="742471" y="12457"/>
                                  </a:lnTo>
                                  <a:lnTo>
                                    <a:pt x="74092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767091" y="13096"/>
                                  </a:moveTo>
                                  <a:lnTo>
                                    <a:pt x="763474" y="13096"/>
                                  </a:lnTo>
                                  <a:lnTo>
                                    <a:pt x="761930" y="12457"/>
                                  </a:lnTo>
                                  <a:lnTo>
                                    <a:pt x="759373" y="9900"/>
                                  </a:lnTo>
                                  <a:lnTo>
                                    <a:pt x="758734" y="8356"/>
                                  </a:lnTo>
                                  <a:lnTo>
                                    <a:pt x="758734" y="4740"/>
                                  </a:lnTo>
                                  <a:lnTo>
                                    <a:pt x="759373" y="3196"/>
                                  </a:lnTo>
                                  <a:lnTo>
                                    <a:pt x="761930" y="639"/>
                                  </a:lnTo>
                                  <a:lnTo>
                                    <a:pt x="763474" y="0"/>
                                  </a:lnTo>
                                  <a:lnTo>
                                    <a:pt x="767091" y="0"/>
                                  </a:lnTo>
                                  <a:lnTo>
                                    <a:pt x="768634" y="639"/>
                                  </a:lnTo>
                                  <a:lnTo>
                                    <a:pt x="771191" y="3196"/>
                                  </a:lnTo>
                                  <a:lnTo>
                                    <a:pt x="771831" y="4740"/>
                                  </a:lnTo>
                                  <a:lnTo>
                                    <a:pt x="771831" y="8356"/>
                                  </a:lnTo>
                                  <a:lnTo>
                                    <a:pt x="771191" y="9900"/>
                                  </a:lnTo>
                                  <a:lnTo>
                                    <a:pt x="768634" y="12457"/>
                                  </a:lnTo>
                                  <a:lnTo>
                                    <a:pt x="76709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793253" y="13096"/>
                                  </a:moveTo>
                                  <a:lnTo>
                                    <a:pt x="789636" y="13096"/>
                                  </a:lnTo>
                                  <a:lnTo>
                                    <a:pt x="788093" y="12457"/>
                                  </a:lnTo>
                                  <a:lnTo>
                                    <a:pt x="785536" y="9900"/>
                                  </a:lnTo>
                                  <a:lnTo>
                                    <a:pt x="784896" y="8356"/>
                                  </a:lnTo>
                                  <a:lnTo>
                                    <a:pt x="784896" y="4740"/>
                                  </a:lnTo>
                                  <a:lnTo>
                                    <a:pt x="785536" y="3196"/>
                                  </a:lnTo>
                                  <a:lnTo>
                                    <a:pt x="788093" y="639"/>
                                  </a:lnTo>
                                  <a:lnTo>
                                    <a:pt x="789636" y="0"/>
                                  </a:lnTo>
                                  <a:lnTo>
                                    <a:pt x="793253" y="0"/>
                                  </a:lnTo>
                                  <a:lnTo>
                                    <a:pt x="794796" y="639"/>
                                  </a:lnTo>
                                  <a:lnTo>
                                    <a:pt x="797354" y="3196"/>
                                  </a:lnTo>
                                  <a:lnTo>
                                    <a:pt x="797993" y="4740"/>
                                  </a:lnTo>
                                  <a:lnTo>
                                    <a:pt x="797993" y="8356"/>
                                  </a:lnTo>
                                  <a:lnTo>
                                    <a:pt x="797354" y="9900"/>
                                  </a:lnTo>
                                  <a:lnTo>
                                    <a:pt x="794796" y="12457"/>
                                  </a:lnTo>
                                  <a:lnTo>
                                    <a:pt x="79325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819416" y="13096"/>
                                  </a:moveTo>
                                  <a:lnTo>
                                    <a:pt x="815800" y="13096"/>
                                  </a:lnTo>
                                  <a:lnTo>
                                    <a:pt x="814256" y="12457"/>
                                  </a:lnTo>
                                  <a:lnTo>
                                    <a:pt x="811700" y="9900"/>
                                  </a:lnTo>
                                  <a:lnTo>
                                    <a:pt x="811060" y="8356"/>
                                  </a:lnTo>
                                  <a:lnTo>
                                    <a:pt x="811060" y="4740"/>
                                  </a:lnTo>
                                  <a:lnTo>
                                    <a:pt x="811700" y="3196"/>
                                  </a:lnTo>
                                  <a:lnTo>
                                    <a:pt x="814256" y="639"/>
                                  </a:lnTo>
                                  <a:lnTo>
                                    <a:pt x="815800" y="0"/>
                                  </a:lnTo>
                                  <a:lnTo>
                                    <a:pt x="819416" y="0"/>
                                  </a:lnTo>
                                  <a:lnTo>
                                    <a:pt x="820960" y="639"/>
                                  </a:lnTo>
                                  <a:lnTo>
                                    <a:pt x="823518" y="3196"/>
                                  </a:lnTo>
                                  <a:lnTo>
                                    <a:pt x="824157" y="4740"/>
                                  </a:lnTo>
                                  <a:lnTo>
                                    <a:pt x="824157" y="8356"/>
                                  </a:lnTo>
                                  <a:lnTo>
                                    <a:pt x="823518" y="9900"/>
                                  </a:lnTo>
                                  <a:lnTo>
                                    <a:pt x="820960" y="12457"/>
                                  </a:lnTo>
                                  <a:lnTo>
                                    <a:pt x="819416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845580" y="13096"/>
                                  </a:moveTo>
                                  <a:lnTo>
                                    <a:pt x="841963" y="13096"/>
                                  </a:lnTo>
                                  <a:lnTo>
                                    <a:pt x="840420" y="12457"/>
                                  </a:lnTo>
                                  <a:lnTo>
                                    <a:pt x="837863" y="9900"/>
                                  </a:lnTo>
                                  <a:lnTo>
                                    <a:pt x="837223" y="8356"/>
                                  </a:lnTo>
                                  <a:lnTo>
                                    <a:pt x="837223" y="4740"/>
                                  </a:lnTo>
                                  <a:lnTo>
                                    <a:pt x="837863" y="3196"/>
                                  </a:lnTo>
                                  <a:lnTo>
                                    <a:pt x="840420" y="639"/>
                                  </a:lnTo>
                                  <a:lnTo>
                                    <a:pt x="841963" y="0"/>
                                  </a:lnTo>
                                  <a:lnTo>
                                    <a:pt x="845580" y="0"/>
                                  </a:lnTo>
                                  <a:lnTo>
                                    <a:pt x="847123" y="639"/>
                                  </a:lnTo>
                                  <a:lnTo>
                                    <a:pt x="849681" y="3196"/>
                                  </a:lnTo>
                                  <a:lnTo>
                                    <a:pt x="850320" y="4740"/>
                                  </a:lnTo>
                                  <a:lnTo>
                                    <a:pt x="850320" y="8356"/>
                                  </a:lnTo>
                                  <a:lnTo>
                                    <a:pt x="849681" y="9900"/>
                                  </a:lnTo>
                                  <a:lnTo>
                                    <a:pt x="847123" y="12457"/>
                                  </a:lnTo>
                                  <a:lnTo>
                                    <a:pt x="845580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871743" y="13096"/>
                                  </a:moveTo>
                                  <a:lnTo>
                                    <a:pt x="868126" y="13096"/>
                                  </a:lnTo>
                                  <a:lnTo>
                                    <a:pt x="866583" y="12457"/>
                                  </a:lnTo>
                                  <a:lnTo>
                                    <a:pt x="864025" y="9900"/>
                                  </a:lnTo>
                                  <a:lnTo>
                                    <a:pt x="863386" y="8356"/>
                                  </a:lnTo>
                                  <a:lnTo>
                                    <a:pt x="863386" y="4740"/>
                                  </a:lnTo>
                                  <a:lnTo>
                                    <a:pt x="864025" y="3196"/>
                                  </a:lnTo>
                                  <a:lnTo>
                                    <a:pt x="866583" y="639"/>
                                  </a:lnTo>
                                  <a:lnTo>
                                    <a:pt x="868126" y="0"/>
                                  </a:lnTo>
                                  <a:lnTo>
                                    <a:pt x="871743" y="0"/>
                                  </a:lnTo>
                                  <a:lnTo>
                                    <a:pt x="873286" y="639"/>
                                  </a:lnTo>
                                  <a:lnTo>
                                    <a:pt x="875844" y="3196"/>
                                  </a:lnTo>
                                  <a:lnTo>
                                    <a:pt x="876483" y="4740"/>
                                  </a:lnTo>
                                  <a:lnTo>
                                    <a:pt x="876483" y="8356"/>
                                  </a:lnTo>
                                  <a:lnTo>
                                    <a:pt x="875844" y="9900"/>
                                  </a:lnTo>
                                  <a:lnTo>
                                    <a:pt x="873286" y="12457"/>
                                  </a:lnTo>
                                  <a:lnTo>
                                    <a:pt x="87174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897906" y="13096"/>
                                  </a:moveTo>
                                  <a:lnTo>
                                    <a:pt x="894290" y="13096"/>
                                  </a:lnTo>
                                  <a:lnTo>
                                    <a:pt x="892746" y="12457"/>
                                  </a:lnTo>
                                  <a:lnTo>
                                    <a:pt x="890189" y="9900"/>
                                  </a:lnTo>
                                  <a:lnTo>
                                    <a:pt x="889550" y="8356"/>
                                  </a:lnTo>
                                  <a:lnTo>
                                    <a:pt x="889550" y="4740"/>
                                  </a:lnTo>
                                  <a:lnTo>
                                    <a:pt x="890189" y="3196"/>
                                  </a:lnTo>
                                  <a:lnTo>
                                    <a:pt x="892746" y="639"/>
                                  </a:lnTo>
                                  <a:lnTo>
                                    <a:pt x="894290" y="0"/>
                                  </a:lnTo>
                                  <a:lnTo>
                                    <a:pt x="897906" y="0"/>
                                  </a:lnTo>
                                  <a:lnTo>
                                    <a:pt x="899450" y="639"/>
                                  </a:lnTo>
                                  <a:lnTo>
                                    <a:pt x="902008" y="3196"/>
                                  </a:lnTo>
                                  <a:lnTo>
                                    <a:pt x="902647" y="4740"/>
                                  </a:lnTo>
                                  <a:lnTo>
                                    <a:pt x="902647" y="8356"/>
                                  </a:lnTo>
                                  <a:lnTo>
                                    <a:pt x="902008" y="9900"/>
                                  </a:lnTo>
                                  <a:lnTo>
                                    <a:pt x="899450" y="12457"/>
                                  </a:lnTo>
                                  <a:lnTo>
                                    <a:pt x="897906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924070" y="13096"/>
                                  </a:moveTo>
                                  <a:lnTo>
                                    <a:pt x="920453" y="13096"/>
                                  </a:lnTo>
                                  <a:lnTo>
                                    <a:pt x="918910" y="12457"/>
                                  </a:lnTo>
                                  <a:lnTo>
                                    <a:pt x="916352" y="9900"/>
                                  </a:lnTo>
                                  <a:lnTo>
                                    <a:pt x="915713" y="8356"/>
                                  </a:lnTo>
                                  <a:lnTo>
                                    <a:pt x="915713" y="4740"/>
                                  </a:lnTo>
                                  <a:lnTo>
                                    <a:pt x="916352" y="3196"/>
                                  </a:lnTo>
                                  <a:lnTo>
                                    <a:pt x="918910" y="639"/>
                                  </a:lnTo>
                                  <a:lnTo>
                                    <a:pt x="920453" y="0"/>
                                  </a:lnTo>
                                  <a:lnTo>
                                    <a:pt x="924070" y="0"/>
                                  </a:lnTo>
                                  <a:lnTo>
                                    <a:pt x="925613" y="639"/>
                                  </a:lnTo>
                                  <a:lnTo>
                                    <a:pt x="928170" y="3196"/>
                                  </a:lnTo>
                                  <a:lnTo>
                                    <a:pt x="928810" y="4740"/>
                                  </a:lnTo>
                                  <a:lnTo>
                                    <a:pt x="928810" y="8356"/>
                                  </a:lnTo>
                                  <a:lnTo>
                                    <a:pt x="928170" y="9900"/>
                                  </a:lnTo>
                                  <a:lnTo>
                                    <a:pt x="925613" y="12457"/>
                                  </a:lnTo>
                                  <a:lnTo>
                                    <a:pt x="924070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950233" y="13096"/>
                                  </a:moveTo>
                                  <a:lnTo>
                                    <a:pt x="946617" y="13096"/>
                                  </a:lnTo>
                                  <a:lnTo>
                                    <a:pt x="945072" y="12457"/>
                                  </a:lnTo>
                                  <a:lnTo>
                                    <a:pt x="942515" y="9900"/>
                                  </a:lnTo>
                                  <a:lnTo>
                                    <a:pt x="941876" y="8356"/>
                                  </a:lnTo>
                                  <a:lnTo>
                                    <a:pt x="941876" y="4740"/>
                                  </a:lnTo>
                                  <a:lnTo>
                                    <a:pt x="942515" y="3196"/>
                                  </a:lnTo>
                                  <a:lnTo>
                                    <a:pt x="945072" y="639"/>
                                  </a:lnTo>
                                  <a:lnTo>
                                    <a:pt x="946617" y="0"/>
                                  </a:lnTo>
                                  <a:lnTo>
                                    <a:pt x="950233" y="0"/>
                                  </a:lnTo>
                                  <a:lnTo>
                                    <a:pt x="951777" y="639"/>
                                  </a:lnTo>
                                  <a:lnTo>
                                    <a:pt x="954333" y="3196"/>
                                  </a:lnTo>
                                  <a:lnTo>
                                    <a:pt x="954972" y="4740"/>
                                  </a:lnTo>
                                  <a:lnTo>
                                    <a:pt x="954972" y="8356"/>
                                  </a:lnTo>
                                  <a:lnTo>
                                    <a:pt x="954333" y="9900"/>
                                  </a:lnTo>
                                  <a:lnTo>
                                    <a:pt x="951777" y="12457"/>
                                  </a:lnTo>
                                  <a:lnTo>
                                    <a:pt x="95023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976397" y="13096"/>
                                  </a:moveTo>
                                  <a:lnTo>
                                    <a:pt x="972779" y="13096"/>
                                  </a:lnTo>
                                  <a:lnTo>
                                    <a:pt x="971236" y="12457"/>
                                  </a:lnTo>
                                  <a:lnTo>
                                    <a:pt x="968679" y="9900"/>
                                  </a:lnTo>
                                  <a:lnTo>
                                    <a:pt x="968040" y="8356"/>
                                  </a:lnTo>
                                  <a:lnTo>
                                    <a:pt x="968040" y="4740"/>
                                  </a:lnTo>
                                  <a:lnTo>
                                    <a:pt x="968679" y="3196"/>
                                  </a:lnTo>
                                  <a:lnTo>
                                    <a:pt x="971236" y="639"/>
                                  </a:lnTo>
                                  <a:lnTo>
                                    <a:pt x="972779" y="0"/>
                                  </a:lnTo>
                                  <a:lnTo>
                                    <a:pt x="976397" y="0"/>
                                  </a:lnTo>
                                  <a:lnTo>
                                    <a:pt x="977940" y="639"/>
                                  </a:lnTo>
                                  <a:lnTo>
                                    <a:pt x="980497" y="3196"/>
                                  </a:lnTo>
                                  <a:lnTo>
                                    <a:pt x="981136" y="4740"/>
                                  </a:lnTo>
                                  <a:lnTo>
                                    <a:pt x="981136" y="8356"/>
                                  </a:lnTo>
                                  <a:lnTo>
                                    <a:pt x="980497" y="9900"/>
                                  </a:lnTo>
                                  <a:lnTo>
                                    <a:pt x="977940" y="12457"/>
                                  </a:lnTo>
                                  <a:lnTo>
                                    <a:pt x="97639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002559" y="13096"/>
                                  </a:moveTo>
                                  <a:lnTo>
                                    <a:pt x="998942" y="13096"/>
                                  </a:lnTo>
                                  <a:lnTo>
                                    <a:pt x="997399" y="12457"/>
                                  </a:lnTo>
                                  <a:lnTo>
                                    <a:pt x="994842" y="9900"/>
                                  </a:lnTo>
                                  <a:lnTo>
                                    <a:pt x="994202" y="8356"/>
                                  </a:lnTo>
                                  <a:lnTo>
                                    <a:pt x="994202" y="4740"/>
                                  </a:lnTo>
                                  <a:lnTo>
                                    <a:pt x="994842" y="3196"/>
                                  </a:lnTo>
                                  <a:lnTo>
                                    <a:pt x="997399" y="639"/>
                                  </a:lnTo>
                                  <a:lnTo>
                                    <a:pt x="998942" y="0"/>
                                  </a:lnTo>
                                  <a:lnTo>
                                    <a:pt x="1002559" y="0"/>
                                  </a:lnTo>
                                  <a:lnTo>
                                    <a:pt x="1004102" y="639"/>
                                  </a:lnTo>
                                  <a:lnTo>
                                    <a:pt x="1006660" y="3196"/>
                                  </a:lnTo>
                                  <a:lnTo>
                                    <a:pt x="1007299" y="4740"/>
                                  </a:lnTo>
                                  <a:lnTo>
                                    <a:pt x="1007299" y="8356"/>
                                  </a:lnTo>
                                  <a:lnTo>
                                    <a:pt x="1006660" y="9900"/>
                                  </a:lnTo>
                                  <a:lnTo>
                                    <a:pt x="1004102" y="12457"/>
                                  </a:lnTo>
                                  <a:lnTo>
                                    <a:pt x="100255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028722" y="13096"/>
                                  </a:moveTo>
                                  <a:lnTo>
                                    <a:pt x="1025106" y="13096"/>
                                  </a:lnTo>
                                  <a:lnTo>
                                    <a:pt x="1023562" y="12457"/>
                                  </a:lnTo>
                                  <a:lnTo>
                                    <a:pt x="1021005" y="9900"/>
                                  </a:lnTo>
                                  <a:lnTo>
                                    <a:pt x="1020365" y="8356"/>
                                  </a:lnTo>
                                  <a:lnTo>
                                    <a:pt x="1020365" y="4740"/>
                                  </a:lnTo>
                                  <a:lnTo>
                                    <a:pt x="1021005" y="3196"/>
                                  </a:lnTo>
                                  <a:lnTo>
                                    <a:pt x="1023562" y="639"/>
                                  </a:lnTo>
                                  <a:lnTo>
                                    <a:pt x="1025106" y="0"/>
                                  </a:lnTo>
                                  <a:lnTo>
                                    <a:pt x="1028722" y="0"/>
                                  </a:lnTo>
                                  <a:lnTo>
                                    <a:pt x="1030266" y="639"/>
                                  </a:lnTo>
                                  <a:lnTo>
                                    <a:pt x="1032823" y="3196"/>
                                  </a:lnTo>
                                  <a:lnTo>
                                    <a:pt x="1033462" y="4740"/>
                                  </a:lnTo>
                                  <a:lnTo>
                                    <a:pt x="1033462" y="8356"/>
                                  </a:lnTo>
                                  <a:lnTo>
                                    <a:pt x="1032823" y="9900"/>
                                  </a:lnTo>
                                  <a:lnTo>
                                    <a:pt x="1030266" y="12457"/>
                                  </a:lnTo>
                                  <a:lnTo>
                                    <a:pt x="1028722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054886" y="13096"/>
                                  </a:moveTo>
                                  <a:lnTo>
                                    <a:pt x="1051269" y="13096"/>
                                  </a:lnTo>
                                  <a:lnTo>
                                    <a:pt x="1049726" y="12457"/>
                                  </a:lnTo>
                                  <a:lnTo>
                                    <a:pt x="1047169" y="9900"/>
                                  </a:lnTo>
                                  <a:lnTo>
                                    <a:pt x="1046529" y="8356"/>
                                  </a:lnTo>
                                  <a:lnTo>
                                    <a:pt x="1046529" y="4740"/>
                                  </a:lnTo>
                                  <a:lnTo>
                                    <a:pt x="1047169" y="3196"/>
                                  </a:lnTo>
                                  <a:lnTo>
                                    <a:pt x="1049726" y="639"/>
                                  </a:lnTo>
                                  <a:lnTo>
                                    <a:pt x="1051269" y="0"/>
                                  </a:lnTo>
                                  <a:lnTo>
                                    <a:pt x="1054886" y="0"/>
                                  </a:lnTo>
                                  <a:lnTo>
                                    <a:pt x="1056429" y="639"/>
                                  </a:lnTo>
                                  <a:lnTo>
                                    <a:pt x="1058987" y="3196"/>
                                  </a:lnTo>
                                  <a:lnTo>
                                    <a:pt x="1059626" y="4740"/>
                                  </a:lnTo>
                                  <a:lnTo>
                                    <a:pt x="1059626" y="8356"/>
                                  </a:lnTo>
                                  <a:lnTo>
                                    <a:pt x="1058987" y="9900"/>
                                  </a:lnTo>
                                  <a:lnTo>
                                    <a:pt x="1056429" y="12457"/>
                                  </a:lnTo>
                                  <a:lnTo>
                                    <a:pt x="1054886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081049" y="13096"/>
                                  </a:moveTo>
                                  <a:lnTo>
                                    <a:pt x="1077432" y="13096"/>
                                  </a:lnTo>
                                  <a:lnTo>
                                    <a:pt x="1075889" y="12457"/>
                                  </a:lnTo>
                                  <a:lnTo>
                                    <a:pt x="1073331" y="9900"/>
                                  </a:lnTo>
                                  <a:lnTo>
                                    <a:pt x="1072692" y="8356"/>
                                  </a:lnTo>
                                  <a:lnTo>
                                    <a:pt x="1072692" y="4740"/>
                                  </a:lnTo>
                                  <a:lnTo>
                                    <a:pt x="1073331" y="3196"/>
                                  </a:lnTo>
                                  <a:lnTo>
                                    <a:pt x="1075889" y="639"/>
                                  </a:lnTo>
                                  <a:lnTo>
                                    <a:pt x="1077432" y="0"/>
                                  </a:lnTo>
                                  <a:lnTo>
                                    <a:pt x="1081049" y="0"/>
                                  </a:lnTo>
                                  <a:lnTo>
                                    <a:pt x="1082592" y="639"/>
                                  </a:lnTo>
                                  <a:lnTo>
                                    <a:pt x="1085149" y="3196"/>
                                  </a:lnTo>
                                  <a:lnTo>
                                    <a:pt x="1085789" y="4740"/>
                                  </a:lnTo>
                                  <a:lnTo>
                                    <a:pt x="1085789" y="8356"/>
                                  </a:lnTo>
                                  <a:lnTo>
                                    <a:pt x="1085149" y="9900"/>
                                  </a:lnTo>
                                  <a:lnTo>
                                    <a:pt x="1082592" y="12457"/>
                                  </a:lnTo>
                                  <a:lnTo>
                                    <a:pt x="108104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107212" y="13096"/>
                                  </a:moveTo>
                                  <a:lnTo>
                                    <a:pt x="1103596" y="13096"/>
                                  </a:lnTo>
                                  <a:lnTo>
                                    <a:pt x="1102053" y="12457"/>
                                  </a:lnTo>
                                  <a:lnTo>
                                    <a:pt x="1099495" y="9900"/>
                                  </a:lnTo>
                                  <a:lnTo>
                                    <a:pt x="1098856" y="8356"/>
                                  </a:lnTo>
                                  <a:lnTo>
                                    <a:pt x="1098856" y="4740"/>
                                  </a:lnTo>
                                  <a:lnTo>
                                    <a:pt x="1099495" y="3196"/>
                                  </a:lnTo>
                                  <a:lnTo>
                                    <a:pt x="1102053" y="639"/>
                                  </a:lnTo>
                                  <a:lnTo>
                                    <a:pt x="1103596" y="0"/>
                                  </a:lnTo>
                                  <a:lnTo>
                                    <a:pt x="1107212" y="0"/>
                                  </a:lnTo>
                                  <a:lnTo>
                                    <a:pt x="1108756" y="639"/>
                                  </a:lnTo>
                                  <a:lnTo>
                                    <a:pt x="1111313" y="3196"/>
                                  </a:lnTo>
                                  <a:lnTo>
                                    <a:pt x="1111953" y="4740"/>
                                  </a:lnTo>
                                  <a:lnTo>
                                    <a:pt x="1111953" y="8356"/>
                                  </a:lnTo>
                                  <a:lnTo>
                                    <a:pt x="1111313" y="9900"/>
                                  </a:lnTo>
                                  <a:lnTo>
                                    <a:pt x="1108756" y="12457"/>
                                  </a:lnTo>
                                  <a:lnTo>
                                    <a:pt x="1107212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133376" y="13096"/>
                                  </a:moveTo>
                                  <a:lnTo>
                                    <a:pt x="1129759" y="13096"/>
                                  </a:lnTo>
                                  <a:lnTo>
                                    <a:pt x="1128216" y="12457"/>
                                  </a:lnTo>
                                  <a:lnTo>
                                    <a:pt x="1125658" y="9900"/>
                                  </a:lnTo>
                                  <a:lnTo>
                                    <a:pt x="1125019" y="8356"/>
                                  </a:lnTo>
                                  <a:lnTo>
                                    <a:pt x="1125019" y="4740"/>
                                  </a:lnTo>
                                  <a:lnTo>
                                    <a:pt x="1125658" y="3196"/>
                                  </a:lnTo>
                                  <a:lnTo>
                                    <a:pt x="1128216" y="639"/>
                                  </a:lnTo>
                                  <a:lnTo>
                                    <a:pt x="1129759" y="0"/>
                                  </a:lnTo>
                                  <a:lnTo>
                                    <a:pt x="1133376" y="0"/>
                                  </a:lnTo>
                                  <a:lnTo>
                                    <a:pt x="1134919" y="639"/>
                                  </a:lnTo>
                                  <a:lnTo>
                                    <a:pt x="1137476" y="3196"/>
                                  </a:lnTo>
                                  <a:lnTo>
                                    <a:pt x="1138116" y="4740"/>
                                  </a:lnTo>
                                  <a:lnTo>
                                    <a:pt x="1138116" y="8356"/>
                                  </a:lnTo>
                                  <a:lnTo>
                                    <a:pt x="1137476" y="9900"/>
                                  </a:lnTo>
                                  <a:lnTo>
                                    <a:pt x="1134919" y="12457"/>
                                  </a:lnTo>
                                  <a:lnTo>
                                    <a:pt x="1133376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159539" y="13096"/>
                                  </a:moveTo>
                                  <a:lnTo>
                                    <a:pt x="1155923" y="13096"/>
                                  </a:lnTo>
                                  <a:lnTo>
                                    <a:pt x="1154378" y="12457"/>
                                  </a:lnTo>
                                  <a:lnTo>
                                    <a:pt x="1151821" y="9900"/>
                                  </a:lnTo>
                                  <a:lnTo>
                                    <a:pt x="1151182" y="8356"/>
                                  </a:lnTo>
                                  <a:lnTo>
                                    <a:pt x="1151182" y="4740"/>
                                  </a:lnTo>
                                  <a:lnTo>
                                    <a:pt x="1151821" y="3196"/>
                                  </a:lnTo>
                                  <a:lnTo>
                                    <a:pt x="1154378" y="639"/>
                                  </a:lnTo>
                                  <a:lnTo>
                                    <a:pt x="1155923" y="0"/>
                                  </a:lnTo>
                                  <a:lnTo>
                                    <a:pt x="1159539" y="0"/>
                                  </a:lnTo>
                                  <a:lnTo>
                                    <a:pt x="1161082" y="639"/>
                                  </a:lnTo>
                                  <a:lnTo>
                                    <a:pt x="1163639" y="3196"/>
                                  </a:lnTo>
                                  <a:lnTo>
                                    <a:pt x="1164278" y="4740"/>
                                  </a:lnTo>
                                  <a:lnTo>
                                    <a:pt x="1164278" y="8356"/>
                                  </a:lnTo>
                                  <a:lnTo>
                                    <a:pt x="1163639" y="9900"/>
                                  </a:lnTo>
                                  <a:lnTo>
                                    <a:pt x="1161082" y="12457"/>
                                  </a:lnTo>
                                  <a:lnTo>
                                    <a:pt x="115953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185702" y="13096"/>
                                  </a:moveTo>
                                  <a:lnTo>
                                    <a:pt x="1182085" y="13096"/>
                                  </a:lnTo>
                                  <a:lnTo>
                                    <a:pt x="1180542" y="12457"/>
                                  </a:lnTo>
                                  <a:lnTo>
                                    <a:pt x="1177985" y="9900"/>
                                  </a:lnTo>
                                  <a:lnTo>
                                    <a:pt x="1177345" y="8356"/>
                                  </a:lnTo>
                                  <a:lnTo>
                                    <a:pt x="1177345" y="4740"/>
                                  </a:lnTo>
                                  <a:lnTo>
                                    <a:pt x="1177985" y="3196"/>
                                  </a:lnTo>
                                  <a:lnTo>
                                    <a:pt x="1180542" y="639"/>
                                  </a:lnTo>
                                  <a:lnTo>
                                    <a:pt x="1182085" y="0"/>
                                  </a:lnTo>
                                  <a:lnTo>
                                    <a:pt x="1185702" y="0"/>
                                  </a:lnTo>
                                  <a:lnTo>
                                    <a:pt x="1187246" y="639"/>
                                  </a:lnTo>
                                  <a:lnTo>
                                    <a:pt x="1189803" y="3196"/>
                                  </a:lnTo>
                                  <a:lnTo>
                                    <a:pt x="1190442" y="4740"/>
                                  </a:lnTo>
                                  <a:lnTo>
                                    <a:pt x="1190442" y="8356"/>
                                  </a:lnTo>
                                  <a:lnTo>
                                    <a:pt x="1189803" y="9900"/>
                                  </a:lnTo>
                                  <a:lnTo>
                                    <a:pt x="1187246" y="12457"/>
                                  </a:lnTo>
                                  <a:lnTo>
                                    <a:pt x="1185702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211865" y="13096"/>
                                  </a:moveTo>
                                  <a:lnTo>
                                    <a:pt x="1208246" y="13096"/>
                                  </a:lnTo>
                                  <a:lnTo>
                                    <a:pt x="1206710" y="12457"/>
                                  </a:lnTo>
                                  <a:lnTo>
                                    <a:pt x="1204150" y="9900"/>
                                  </a:lnTo>
                                  <a:lnTo>
                                    <a:pt x="1203507" y="8356"/>
                                  </a:lnTo>
                                  <a:lnTo>
                                    <a:pt x="1203507" y="4740"/>
                                  </a:lnTo>
                                  <a:lnTo>
                                    <a:pt x="1204150" y="3196"/>
                                  </a:lnTo>
                                  <a:lnTo>
                                    <a:pt x="1206710" y="639"/>
                                  </a:lnTo>
                                  <a:lnTo>
                                    <a:pt x="1208246" y="0"/>
                                  </a:lnTo>
                                  <a:lnTo>
                                    <a:pt x="1211865" y="0"/>
                                  </a:lnTo>
                                  <a:lnTo>
                                    <a:pt x="1213413" y="639"/>
                                  </a:lnTo>
                                  <a:lnTo>
                                    <a:pt x="1215961" y="3196"/>
                                  </a:lnTo>
                                  <a:lnTo>
                                    <a:pt x="1216604" y="4740"/>
                                  </a:lnTo>
                                  <a:lnTo>
                                    <a:pt x="1216604" y="8356"/>
                                  </a:lnTo>
                                  <a:lnTo>
                                    <a:pt x="1215961" y="9900"/>
                                  </a:lnTo>
                                  <a:lnTo>
                                    <a:pt x="1213413" y="12457"/>
                                  </a:lnTo>
                                  <a:lnTo>
                                    <a:pt x="121186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238023" y="13096"/>
                                  </a:moveTo>
                                  <a:lnTo>
                                    <a:pt x="1234416" y="13096"/>
                                  </a:lnTo>
                                  <a:lnTo>
                                    <a:pt x="1232868" y="12457"/>
                                  </a:lnTo>
                                  <a:lnTo>
                                    <a:pt x="1230308" y="9900"/>
                                  </a:lnTo>
                                  <a:lnTo>
                                    <a:pt x="1229677" y="8356"/>
                                  </a:lnTo>
                                  <a:lnTo>
                                    <a:pt x="1229677" y="4740"/>
                                  </a:lnTo>
                                  <a:lnTo>
                                    <a:pt x="1230308" y="3196"/>
                                  </a:lnTo>
                                  <a:lnTo>
                                    <a:pt x="1232868" y="639"/>
                                  </a:lnTo>
                                  <a:lnTo>
                                    <a:pt x="1234416" y="0"/>
                                  </a:lnTo>
                                  <a:lnTo>
                                    <a:pt x="1238023" y="0"/>
                                  </a:lnTo>
                                  <a:lnTo>
                                    <a:pt x="1239571" y="639"/>
                                  </a:lnTo>
                                  <a:lnTo>
                                    <a:pt x="1242131" y="3196"/>
                                  </a:lnTo>
                                  <a:lnTo>
                                    <a:pt x="1242774" y="4740"/>
                                  </a:lnTo>
                                  <a:lnTo>
                                    <a:pt x="1242774" y="8356"/>
                                  </a:lnTo>
                                  <a:lnTo>
                                    <a:pt x="1242131" y="9900"/>
                                  </a:lnTo>
                                  <a:lnTo>
                                    <a:pt x="1239571" y="12457"/>
                                  </a:lnTo>
                                  <a:lnTo>
                                    <a:pt x="123802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264193" y="13096"/>
                                  </a:moveTo>
                                  <a:lnTo>
                                    <a:pt x="1260574" y="13096"/>
                                  </a:lnTo>
                                  <a:lnTo>
                                    <a:pt x="1259026" y="12457"/>
                                  </a:lnTo>
                                  <a:lnTo>
                                    <a:pt x="1256478" y="9900"/>
                                  </a:lnTo>
                                  <a:lnTo>
                                    <a:pt x="1255835" y="8356"/>
                                  </a:lnTo>
                                  <a:lnTo>
                                    <a:pt x="1255835" y="4740"/>
                                  </a:lnTo>
                                  <a:lnTo>
                                    <a:pt x="1256478" y="3196"/>
                                  </a:lnTo>
                                  <a:lnTo>
                                    <a:pt x="1259026" y="639"/>
                                  </a:lnTo>
                                  <a:lnTo>
                                    <a:pt x="1260574" y="0"/>
                                  </a:lnTo>
                                  <a:lnTo>
                                    <a:pt x="1264193" y="0"/>
                                  </a:lnTo>
                                  <a:lnTo>
                                    <a:pt x="1265741" y="639"/>
                                  </a:lnTo>
                                  <a:lnTo>
                                    <a:pt x="1268289" y="3196"/>
                                  </a:lnTo>
                                  <a:lnTo>
                                    <a:pt x="1268932" y="4740"/>
                                  </a:lnTo>
                                  <a:lnTo>
                                    <a:pt x="1268932" y="8356"/>
                                  </a:lnTo>
                                  <a:lnTo>
                                    <a:pt x="1268289" y="9900"/>
                                  </a:lnTo>
                                  <a:lnTo>
                                    <a:pt x="1265741" y="12457"/>
                                  </a:lnTo>
                                  <a:lnTo>
                                    <a:pt x="126419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290351" y="13096"/>
                                  </a:moveTo>
                                  <a:lnTo>
                                    <a:pt x="1286744" y="13096"/>
                                  </a:lnTo>
                                  <a:lnTo>
                                    <a:pt x="1285196" y="12457"/>
                                  </a:lnTo>
                                  <a:lnTo>
                                    <a:pt x="1282636" y="9900"/>
                                  </a:lnTo>
                                  <a:lnTo>
                                    <a:pt x="1281993" y="8356"/>
                                  </a:lnTo>
                                  <a:lnTo>
                                    <a:pt x="1281993" y="4740"/>
                                  </a:lnTo>
                                  <a:lnTo>
                                    <a:pt x="1282636" y="3196"/>
                                  </a:lnTo>
                                  <a:lnTo>
                                    <a:pt x="1285196" y="639"/>
                                  </a:lnTo>
                                  <a:lnTo>
                                    <a:pt x="1286744" y="0"/>
                                  </a:lnTo>
                                  <a:lnTo>
                                    <a:pt x="1290351" y="0"/>
                                  </a:lnTo>
                                  <a:lnTo>
                                    <a:pt x="1291899" y="639"/>
                                  </a:lnTo>
                                  <a:lnTo>
                                    <a:pt x="1294459" y="3196"/>
                                  </a:lnTo>
                                  <a:lnTo>
                                    <a:pt x="1295090" y="4740"/>
                                  </a:lnTo>
                                  <a:lnTo>
                                    <a:pt x="1295090" y="8356"/>
                                  </a:lnTo>
                                  <a:lnTo>
                                    <a:pt x="1294459" y="9900"/>
                                  </a:lnTo>
                                  <a:lnTo>
                                    <a:pt x="1291899" y="12457"/>
                                  </a:lnTo>
                                  <a:lnTo>
                                    <a:pt x="129035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316521" y="13096"/>
                                  </a:moveTo>
                                  <a:lnTo>
                                    <a:pt x="1312902" y="13096"/>
                                  </a:lnTo>
                                  <a:lnTo>
                                    <a:pt x="1311354" y="12457"/>
                                  </a:lnTo>
                                  <a:lnTo>
                                    <a:pt x="1308806" y="9900"/>
                                  </a:lnTo>
                                  <a:lnTo>
                                    <a:pt x="1308163" y="8356"/>
                                  </a:lnTo>
                                  <a:lnTo>
                                    <a:pt x="1308163" y="4740"/>
                                  </a:lnTo>
                                  <a:lnTo>
                                    <a:pt x="1308806" y="3196"/>
                                  </a:lnTo>
                                  <a:lnTo>
                                    <a:pt x="1311354" y="639"/>
                                  </a:lnTo>
                                  <a:lnTo>
                                    <a:pt x="1312902" y="0"/>
                                  </a:lnTo>
                                  <a:lnTo>
                                    <a:pt x="1316521" y="0"/>
                                  </a:lnTo>
                                  <a:lnTo>
                                    <a:pt x="1318057" y="639"/>
                                  </a:lnTo>
                                  <a:lnTo>
                                    <a:pt x="1320617" y="3196"/>
                                  </a:lnTo>
                                  <a:lnTo>
                                    <a:pt x="1321260" y="4740"/>
                                  </a:lnTo>
                                  <a:lnTo>
                                    <a:pt x="1321260" y="8356"/>
                                  </a:lnTo>
                                  <a:lnTo>
                                    <a:pt x="1320617" y="9900"/>
                                  </a:lnTo>
                                  <a:lnTo>
                                    <a:pt x="1318057" y="12457"/>
                                  </a:lnTo>
                                  <a:lnTo>
                                    <a:pt x="131652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342679" y="13096"/>
                                  </a:moveTo>
                                  <a:lnTo>
                                    <a:pt x="1339060" y="13096"/>
                                  </a:lnTo>
                                  <a:lnTo>
                                    <a:pt x="1337524" y="12457"/>
                                  </a:lnTo>
                                  <a:lnTo>
                                    <a:pt x="1334964" y="9900"/>
                                  </a:lnTo>
                                  <a:lnTo>
                                    <a:pt x="1334321" y="8356"/>
                                  </a:lnTo>
                                  <a:lnTo>
                                    <a:pt x="1334321" y="4740"/>
                                  </a:lnTo>
                                  <a:lnTo>
                                    <a:pt x="1334964" y="3196"/>
                                  </a:lnTo>
                                  <a:lnTo>
                                    <a:pt x="1337524" y="639"/>
                                  </a:lnTo>
                                  <a:lnTo>
                                    <a:pt x="1339060" y="0"/>
                                  </a:lnTo>
                                  <a:lnTo>
                                    <a:pt x="1342679" y="0"/>
                                  </a:lnTo>
                                  <a:lnTo>
                                    <a:pt x="1344227" y="639"/>
                                  </a:lnTo>
                                  <a:lnTo>
                                    <a:pt x="1346787" y="3196"/>
                                  </a:lnTo>
                                  <a:lnTo>
                                    <a:pt x="1347418" y="4740"/>
                                  </a:lnTo>
                                  <a:lnTo>
                                    <a:pt x="1347418" y="8356"/>
                                  </a:lnTo>
                                  <a:lnTo>
                                    <a:pt x="1346787" y="9900"/>
                                  </a:lnTo>
                                  <a:lnTo>
                                    <a:pt x="1344227" y="12457"/>
                                  </a:lnTo>
                                  <a:lnTo>
                                    <a:pt x="134267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368849" y="13096"/>
                                  </a:moveTo>
                                  <a:lnTo>
                                    <a:pt x="1365230" y="13096"/>
                                  </a:lnTo>
                                  <a:lnTo>
                                    <a:pt x="1363682" y="12457"/>
                                  </a:lnTo>
                                  <a:lnTo>
                                    <a:pt x="1361122" y="9900"/>
                                  </a:lnTo>
                                  <a:lnTo>
                                    <a:pt x="1360491" y="8356"/>
                                  </a:lnTo>
                                  <a:lnTo>
                                    <a:pt x="1360491" y="4740"/>
                                  </a:lnTo>
                                  <a:lnTo>
                                    <a:pt x="1361122" y="3196"/>
                                  </a:lnTo>
                                  <a:lnTo>
                                    <a:pt x="1363682" y="639"/>
                                  </a:lnTo>
                                  <a:lnTo>
                                    <a:pt x="1365230" y="0"/>
                                  </a:lnTo>
                                  <a:lnTo>
                                    <a:pt x="1368849" y="0"/>
                                  </a:lnTo>
                                  <a:lnTo>
                                    <a:pt x="1370385" y="639"/>
                                  </a:lnTo>
                                  <a:lnTo>
                                    <a:pt x="1372945" y="3196"/>
                                  </a:lnTo>
                                  <a:lnTo>
                                    <a:pt x="1373588" y="4740"/>
                                  </a:lnTo>
                                  <a:lnTo>
                                    <a:pt x="1373588" y="8356"/>
                                  </a:lnTo>
                                  <a:lnTo>
                                    <a:pt x="1372945" y="9900"/>
                                  </a:lnTo>
                                  <a:lnTo>
                                    <a:pt x="1370385" y="12457"/>
                                  </a:lnTo>
                                  <a:lnTo>
                                    <a:pt x="136884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395007" y="13096"/>
                                  </a:moveTo>
                                  <a:lnTo>
                                    <a:pt x="1391388" y="13096"/>
                                  </a:lnTo>
                                  <a:lnTo>
                                    <a:pt x="1389852" y="12457"/>
                                  </a:lnTo>
                                  <a:lnTo>
                                    <a:pt x="1387292" y="9900"/>
                                  </a:lnTo>
                                  <a:lnTo>
                                    <a:pt x="1386649" y="8356"/>
                                  </a:lnTo>
                                  <a:lnTo>
                                    <a:pt x="1386649" y="4740"/>
                                  </a:lnTo>
                                  <a:lnTo>
                                    <a:pt x="1387292" y="3196"/>
                                  </a:lnTo>
                                  <a:lnTo>
                                    <a:pt x="1389852" y="639"/>
                                  </a:lnTo>
                                  <a:lnTo>
                                    <a:pt x="1391388" y="0"/>
                                  </a:lnTo>
                                  <a:lnTo>
                                    <a:pt x="1395007" y="0"/>
                                  </a:lnTo>
                                  <a:lnTo>
                                    <a:pt x="1396555" y="639"/>
                                  </a:lnTo>
                                  <a:lnTo>
                                    <a:pt x="1399103" y="3196"/>
                                  </a:lnTo>
                                  <a:lnTo>
                                    <a:pt x="1399746" y="4740"/>
                                  </a:lnTo>
                                  <a:lnTo>
                                    <a:pt x="1399746" y="8356"/>
                                  </a:lnTo>
                                  <a:lnTo>
                                    <a:pt x="1399103" y="9900"/>
                                  </a:lnTo>
                                  <a:lnTo>
                                    <a:pt x="1396555" y="12457"/>
                                  </a:lnTo>
                                  <a:lnTo>
                                    <a:pt x="139500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421165" y="13096"/>
                                  </a:moveTo>
                                  <a:lnTo>
                                    <a:pt x="1417558" y="13096"/>
                                  </a:lnTo>
                                  <a:lnTo>
                                    <a:pt x="1416010" y="12457"/>
                                  </a:lnTo>
                                  <a:lnTo>
                                    <a:pt x="1413450" y="9900"/>
                                  </a:lnTo>
                                  <a:lnTo>
                                    <a:pt x="1412819" y="8356"/>
                                  </a:lnTo>
                                  <a:lnTo>
                                    <a:pt x="1412819" y="4740"/>
                                  </a:lnTo>
                                  <a:lnTo>
                                    <a:pt x="1413450" y="3196"/>
                                  </a:lnTo>
                                  <a:lnTo>
                                    <a:pt x="1416010" y="639"/>
                                  </a:lnTo>
                                  <a:lnTo>
                                    <a:pt x="1417558" y="0"/>
                                  </a:lnTo>
                                  <a:lnTo>
                                    <a:pt x="1421165" y="0"/>
                                  </a:lnTo>
                                  <a:lnTo>
                                    <a:pt x="1422713" y="639"/>
                                  </a:lnTo>
                                  <a:lnTo>
                                    <a:pt x="1425273" y="3196"/>
                                  </a:lnTo>
                                  <a:lnTo>
                                    <a:pt x="1425916" y="4740"/>
                                  </a:lnTo>
                                  <a:lnTo>
                                    <a:pt x="1425916" y="8356"/>
                                  </a:lnTo>
                                  <a:lnTo>
                                    <a:pt x="1425273" y="9900"/>
                                  </a:lnTo>
                                  <a:lnTo>
                                    <a:pt x="1422713" y="12457"/>
                                  </a:lnTo>
                                  <a:lnTo>
                                    <a:pt x="142116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447335" y="13096"/>
                                  </a:moveTo>
                                  <a:lnTo>
                                    <a:pt x="1443716" y="13096"/>
                                  </a:lnTo>
                                  <a:lnTo>
                                    <a:pt x="1442180" y="12457"/>
                                  </a:lnTo>
                                  <a:lnTo>
                                    <a:pt x="1439620" y="9900"/>
                                  </a:lnTo>
                                  <a:lnTo>
                                    <a:pt x="1438977" y="8356"/>
                                  </a:lnTo>
                                  <a:lnTo>
                                    <a:pt x="1438977" y="4740"/>
                                  </a:lnTo>
                                  <a:lnTo>
                                    <a:pt x="1439620" y="3196"/>
                                  </a:lnTo>
                                  <a:lnTo>
                                    <a:pt x="1442180" y="639"/>
                                  </a:lnTo>
                                  <a:lnTo>
                                    <a:pt x="1443716" y="0"/>
                                  </a:lnTo>
                                  <a:lnTo>
                                    <a:pt x="1447335" y="0"/>
                                  </a:lnTo>
                                  <a:lnTo>
                                    <a:pt x="1448883" y="639"/>
                                  </a:lnTo>
                                  <a:lnTo>
                                    <a:pt x="1451431" y="3196"/>
                                  </a:lnTo>
                                  <a:lnTo>
                                    <a:pt x="1452074" y="4740"/>
                                  </a:lnTo>
                                  <a:lnTo>
                                    <a:pt x="1452074" y="8356"/>
                                  </a:lnTo>
                                  <a:lnTo>
                                    <a:pt x="1451431" y="9900"/>
                                  </a:lnTo>
                                  <a:lnTo>
                                    <a:pt x="1448883" y="12457"/>
                                  </a:lnTo>
                                  <a:lnTo>
                                    <a:pt x="144733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473493" y="13096"/>
                                  </a:moveTo>
                                  <a:lnTo>
                                    <a:pt x="1469886" y="13096"/>
                                  </a:lnTo>
                                  <a:lnTo>
                                    <a:pt x="1468338" y="12457"/>
                                  </a:lnTo>
                                  <a:lnTo>
                                    <a:pt x="1465778" y="9900"/>
                                  </a:lnTo>
                                  <a:lnTo>
                                    <a:pt x="1465135" y="8356"/>
                                  </a:lnTo>
                                  <a:lnTo>
                                    <a:pt x="1465135" y="4740"/>
                                  </a:lnTo>
                                  <a:lnTo>
                                    <a:pt x="1465778" y="3196"/>
                                  </a:lnTo>
                                  <a:lnTo>
                                    <a:pt x="1468338" y="639"/>
                                  </a:lnTo>
                                  <a:lnTo>
                                    <a:pt x="1469886" y="0"/>
                                  </a:lnTo>
                                  <a:lnTo>
                                    <a:pt x="1473493" y="0"/>
                                  </a:lnTo>
                                  <a:lnTo>
                                    <a:pt x="1475041" y="639"/>
                                  </a:lnTo>
                                  <a:lnTo>
                                    <a:pt x="1477601" y="3196"/>
                                  </a:lnTo>
                                  <a:lnTo>
                                    <a:pt x="1478232" y="4740"/>
                                  </a:lnTo>
                                  <a:lnTo>
                                    <a:pt x="1478232" y="8356"/>
                                  </a:lnTo>
                                  <a:lnTo>
                                    <a:pt x="1477601" y="9900"/>
                                  </a:lnTo>
                                  <a:lnTo>
                                    <a:pt x="1475041" y="12457"/>
                                  </a:lnTo>
                                  <a:lnTo>
                                    <a:pt x="147349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499663" y="13096"/>
                                  </a:moveTo>
                                  <a:lnTo>
                                    <a:pt x="1496044" y="13096"/>
                                  </a:lnTo>
                                  <a:lnTo>
                                    <a:pt x="1494496" y="12457"/>
                                  </a:lnTo>
                                  <a:lnTo>
                                    <a:pt x="1491948" y="9900"/>
                                  </a:lnTo>
                                  <a:lnTo>
                                    <a:pt x="1491305" y="8356"/>
                                  </a:lnTo>
                                  <a:lnTo>
                                    <a:pt x="1491305" y="4740"/>
                                  </a:lnTo>
                                  <a:lnTo>
                                    <a:pt x="1491948" y="3196"/>
                                  </a:lnTo>
                                  <a:lnTo>
                                    <a:pt x="1494496" y="639"/>
                                  </a:lnTo>
                                  <a:lnTo>
                                    <a:pt x="1496044" y="0"/>
                                  </a:lnTo>
                                  <a:lnTo>
                                    <a:pt x="1499663" y="0"/>
                                  </a:lnTo>
                                  <a:lnTo>
                                    <a:pt x="1501199" y="639"/>
                                  </a:lnTo>
                                  <a:lnTo>
                                    <a:pt x="1503759" y="3196"/>
                                  </a:lnTo>
                                  <a:lnTo>
                                    <a:pt x="1504402" y="4740"/>
                                  </a:lnTo>
                                  <a:lnTo>
                                    <a:pt x="1504402" y="8356"/>
                                  </a:lnTo>
                                  <a:lnTo>
                                    <a:pt x="1503759" y="9900"/>
                                  </a:lnTo>
                                  <a:lnTo>
                                    <a:pt x="1501199" y="12457"/>
                                  </a:lnTo>
                                  <a:lnTo>
                                    <a:pt x="149966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525821" y="13096"/>
                                  </a:moveTo>
                                  <a:lnTo>
                                    <a:pt x="1522214" y="13096"/>
                                  </a:lnTo>
                                  <a:lnTo>
                                    <a:pt x="1520666" y="12457"/>
                                  </a:lnTo>
                                  <a:lnTo>
                                    <a:pt x="1518106" y="9900"/>
                                  </a:lnTo>
                                  <a:lnTo>
                                    <a:pt x="1517463" y="8356"/>
                                  </a:lnTo>
                                  <a:lnTo>
                                    <a:pt x="1517463" y="4740"/>
                                  </a:lnTo>
                                  <a:lnTo>
                                    <a:pt x="1518106" y="3196"/>
                                  </a:lnTo>
                                  <a:lnTo>
                                    <a:pt x="1520666" y="639"/>
                                  </a:lnTo>
                                  <a:lnTo>
                                    <a:pt x="1522214" y="0"/>
                                  </a:lnTo>
                                  <a:lnTo>
                                    <a:pt x="1525821" y="0"/>
                                  </a:lnTo>
                                  <a:lnTo>
                                    <a:pt x="1527369" y="639"/>
                                  </a:lnTo>
                                  <a:lnTo>
                                    <a:pt x="1529929" y="3196"/>
                                  </a:lnTo>
                                  <a:lnTo>
                                    <a:pt x="1530560" y="4740"/>
                                  </a:lnTo>
                                  <a:lnTo>
                                    <a:pt x="1530560" y="8356"/>
                                  </a:lnTo>
                                  <a:lnTo>
                                    <a:pt x="1529929" y="9900"/>
                                  </a:lnTo>
                                  <a:lnTo>
                                    <a:pt x="1527369" y="12457"/>
                                  </a:lnTo>
                                  <a:lnTo>
                                    <a:pt x="152582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551991" y="13096"/>
                                  </a:moveTo>
                                  <a:lnTo>
                                    <a:pt x="1548372" y="13096"/>
                                  </a:lnTo>
                                  <a:lnTo>
                                    <a:pt x="1546824" y="12457"/>
                                  </a:lnTo>
                                  <a:lnTo>
                                    <a:pt x="1544276" y="9900"/>
                                  </a:lnTo>
                                  <a:lnTo>
                                    <a:pt x="1543633" y="8356"/>
                                  </a:lnTo>
                                  <a:lnTo>
                                    <a:pt x="1543633" y="4740"/>
                                  </a:lnTo>
                                  <a:lnTo>
                                    <a:pt x="1544276" y="3196"/>
                                  </a:lnTo>
                                  <a:lnTo>
                                    <a:pt x="1546824" y="639"/>
                                  </a:lnTo>
                                  <a:lnTo>
                                    <a:pt x="1548372" y="0"/>
                                  </a:lnTo>
                                  <a:lnTo>
                                    <a:pt x="1551991" y="0"/>
                                  </a:lnTo>
                                  <a:lnTo>
                                    <a:pt x="1553527" y="639"/>
                                  </a:lnTo>
                                  <a:lnTo>
                                    <a:pt x="1556087" y="3196"/>
                                  </a:lnTo>
                                  <a:lnTo>
                                    <a:pt x="1556730" y="4740"/>
                                  </a:lnTo>
                                  <a:lnTo>
                                    <a:pt x="1556730" y="8356"/>
                                  </a:lnTo>
                                  <a:lnTo>
                                    <a:pt x="1556087" y="9900"/>
                                  </a:lnTo>
                                  <a:lnTo>
                                    <a:pt x="1553527" y="12457"/>
                                  </a:lnTo>
                                  <a:lnTo>
                                    <a:pt x="155199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578149" y="13096"/>
                                  </a:moveTo>
                                  <a:lnTo>
                                    <a:pt x="1574530" y="13096"/>
                                  </a:lnTo>
                                  <a:lnTo>
                                    <a:pt x="1572994" y="12457"/>
                                  </a:lnTo>
                                  <a:lnTo>
                                    <a:pt x="1570434" y="9900"/>
                                  </a:lnTo>
                                  <a:lnTo>
                                    <a:pt x="1569791" y="8356"/>
                                  </a:lnTo>
                                  <a:lnTo>
                                    <a:pt x="1569791" y="4740"/>
                                  </a:lnTo>
                                  <a:lnTo>
                                    <a:pt x="1570434" y="3196"/>
                                  </a:lnTo>
                                  <a:lnTo>
                                    <a:pt x="1572994" y="639"/>
                                  </a:lnTo>
                                  <a:lnTo>
                                    <a:pt x="1574530" y="0"/>
                                  </a:lnTo>
                                  <a:lnTo>
                                    <a:pt x="1578149" y="0"/>
                                  </a:lnTo>
                                  <a:lnTo>
                                    <a:pt x="1579697" y="639"/>
                                  </a:lnTo>
                                  <a:lnTo>
                                    <a:pt x="1582257" y="3196"/>
                                  </a:lnTo>
                                  <a:lnTo>
                                    <a:pt x="1582888" y="4740"/>
                                  </a:lnTo>
                                  <a:lnTo>
                                    <a:pt x="1582888" y="8356"/>
                                  </a:lnTo>
                                  <a:lnTo>
                                    <a:pt x="1582257" y="9900"/>
                                  </a:lnTo>
                                  <a:lnTo>
                                    <a:pt x="1579697" y="12457"/>
                                  </a:lnTo>
                                  <a:lnTo>
                                    <a:pt x="157814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604319" y="13096"/>
                                  </a:moveTo>
                                  <a:lnTo>
                                    <a:pt x="1600700" y="13096"/>
                                  </a:lnTo>
                                  <a:lnTo>
                                    <a:pt x="1599152" y="12457"/>
                                  </a:lnTo>
                                  <a:lnTo>
                                    <a:pt x="1596592" y="9900"/>
                                  </a:lnTo>
                                  <a:lnTo>
                                    <a:pt x="1595961" y="8356"/>
                                  </a:lnTo>
                                  <a:lnTo>
                                    <a:pt x="1595961" y="4740"/>
                                  </a:lnTo>
                                  <a:lnTo>
                                    <a:pt x="1596592" y="3196"/>
                                  </a:lnTo>
                                  <a:lnTo>
                                    <a:pt x="1599152" y="639"/>
                                  </a:lnTo>
                                  <a:lnTo>
                                    <a:pt x="1600700" y="0"/>
                                  </a:lnTo>
                                  <a:lnTo>
                                    <a:pt x="1604319" y="0"/>
                                  </a:lnTo>
                                  <a:lnTo>
                                    <a:pt x="1605855" y="639"/>
                                  </a:lnTo>
                                  <a:lnTo>
                                    <a:pt x="1608415" y="3196"/>
                                  </a:lnTo>
                                  <a:lnTo>
                                    <a:pt x="1609058" y="4740"/>
                                  </a:lnTo>
                                  <a:lnTo>
                                    <a:pt x="1609058" y="8356"/>
                                  </a:lnTo>
                                  <a:lnTo>
                                    <a:pt x="1608415" y="9900"/>
                                  </a:lnTo>
                                  <a:lnTo>
                                    <a:pt x="1605855" y="12457"/>
                                  </a:lnTo>
                                  <a:lnTo>
                                    <a:pt x="160431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630477" y="13096"/>
                                  </a:moveTo>
                                  <a:lnTo>
                                    <a:pt x="1626858" y="13096"/>
                                  </a:lnTo>
                                  <a:lnTo>
                                    <a:pt x="1625322" y="12457"/>
                                  </a:lnTo>
                                  <a:lnTo>
                                    <a:pt x="1622762" y="9900"/>
                                  </a:lnTo>
                                  <a:lnTo>
                                    <a:pt x="1622119" y="8356"/>
                                  </a:lnTo>
                                  <a:lnTo>
                                    <a:pt x="1622119" y="4740"/>
                                  </a:lnTo>
                                  <a:lnTo>
                                    <a:pt x="1622762" y="3196"/>
                                  </a:lnTo>
                                  <a:lnTo>
                                    <a:pt x="1625322" y="639"/>
                                  </a:lnTo>
                                  <a:lnTo>
                                    <a:pt x="1626858" y="0"/>
                                  </a:lnTo>
                                  <a:lnTo>
                                    <a:pt x="1630477" y="0"/>
                                  </a:lnTo>
                                  <a:lnTo>
                                    <a:pt x="1632025" y="639"/>
                                  </a:lnTo>
                                  <a:lnTo>
                                    <a:pt x="1634573" y="3196"/>
                                  </a:lnTo>
                                  <a:lnTo>
                                    <a:pt x="1635216" y="4740"/>
                                  </a:lnTo>
                                  <a:lnTo>
                                    <a:pt x="1635216" y="8356"/>
                                  </a:lnTo>
                                  <a:lnTo>
                                    <a:pt x="1634573" y="9900"/>
                                  </a:lnTo>
                                  <a:lnTo>
                                    <a:pt x="1632025" y="12457"/>
                                  </a:lnTo>
                                  <a:lnTo>
                                    <a:pt x="163047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656635" y="13096"/>
                                  </a:moveTo>
                                  <a:lnTo>
                                    <a:pt x="1653028" y="13096"/>
                                  </a:lnTo>
                                  <a:lnTo>
                                    <a:pt x="1651480" y="12457"/>
                                  </a:lnTo>
                                  <a:lnTo>
                                    <a:pt x="1648920" y="9900"/>
                                  </a:lnTo>
                                  <a:lnTo>
                                    <a:pt x="1648289" y="8356"/>
                                  </a:lnTo>
                                  <a:lnTo>
                                    <a:pt x="1648289" y="4740"/>
                                  </a:lnTo>
                                  <a:lnTo>
                                    <a:pt x="1648920" y="3196"/>
                                  </a:lnTo>
                                  <a:lnTo>
                                    <a:pt x="1651480" y="639"/>
                                  </a:lnTo>
                                  <a:lnTo>
                                    <a:pt x="1653028" y="0"/>
                                  </a:lnTo>
                                  <a:lnTo>
                                    <a:pt x="1656635" y="0"/>
                                  </a:lnTo>
                                  <a:lnTo>
                                    <a:pt x="1658183" y="639"/>
                                  </a:lnTo>
                                  <a:lnTo>
                                    <a:pt x="1660743" y="3196"/>
                                  </a:lnTo>
                                  <a:lnTo>
                                    <a:pt x="1661386" y="4740"/>
                                  </a:lnTo>
                                  <a:lnTo>
                                    <a:pt x="1661386" y="8356"/>
                                  </a:lnTo>
                                  <a:lnTo>
                                    <a:pt x="1660743" y="9900"/>
                                  </a:lnTo>
                                  <a:lnTo>
                                    <a:pt x="1658183" y="12457"/>
                                  </a:lnTo>
                                  <a:lnTo>
                                    <a:pt x="165663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682805" y="13096"/>
                                  </a:moveTo>
                                  <a:lnTo>
                                    <a:pt x="1679186" y="13096"/>
                                  </a:lnTo>
                                  <a:lnTo>
                                    <a:pt x="1677638" y="12457"/>
                                  </a:lnTo>
                                  <a:lnTo>
                                    <a:pt x="1675090" y="9900"/>
                                  </a:lnTo>
                                  <a:lnTo>
                                    <a:pt x="1674447" y="8356"/>
                                  </a:lnTo>
                                  <a:lnTo>
                                    <a:pt x="1674447" y="4740"/>
                                  </a:lnTo>
                                  <a:lnTo>
                                    <a:pt x="1675090" y="3196"/>
                                  </a:lnTo>
                                  <a:lnTo>
                                    <a:pt x="1677638" y="639"/>
                                  </a:lnTo>
                                  <a:lnTo>
                                    <a:pt x="1679186" y="0"/>
                                  </a:lnTo>
                                  <a:lnTo>
                                    <a:pt x="1682805" y="0"/>
                                  </a:lnTo>
                                  <a:lnTo>
                                    <a:pt x="1684353" y="639"/>
                                  </a:lnTo>
                                  <a:lnTo>
                                    <a:pt x="1686901" y="3196"/>
                                  </a:lnTo>
                                  <a:lnTo>
                                    <a:pt x="1687544" y="4740"/>
                                  </a:lnTo>
                                  <a:lnTo>
                                    <a:pt x="1687544" y="8356"/>
                                  </a:lnTo>
                                  <a:lnTo>
                                    <a:pt x="1686901" y="9900"/>
                                  </a:lnTo>
                                  <a:lnTo>
                                    <a:pt x="1684353" y="12457"/>
                                  </a:lnTo>
                                  <a:lnTo>
                                    <a:pt x="168280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708963" y="13096"/>
                                  </a:moveTo>
                                  <a:lnTo>
                                    <a:pt x="1705356" y="13096"/>
                                  </a:lnTo>
                                  <a:lnTo>
                                    <a:pt x="1703808" y="12457"/>
                                  </a:lnTo>
                                  <a:lnTo>
                                    <a:pt x="1701248" y="9900"/>
                                  </a:lnTo>
                                  <a:lnTo>
                                    <a:pt x="1700605" y="8356"/>
                                  </a:lnTo>
                                  <a:lnTo>
                                    <a:pt x="1700605" y="4740"/>
                                  </a:lnTo>
                                  <a:lnTo>
                                    <a:pt x="1701248" y="3196"/>
                                  </a:lnTo>
                                  <a:lnTo>
                                    <a:pt x="1703808" y="639"/>
                                  </a:lnTo>
                                  <a:lnTo>
                                    <a:pt x="1705356" y="0"/>
                                  </a:lnTo>
                                  <a:lnTo>
                                    <a:pt x="1708963" y="0"/>
                                  </a:lnTo>
                                  <a:lnTo>
                                    <a:pt x="1710511" y="639"/>
                                  </a:lnTo>
                                  <a:lnTo>
                                    <a:pt x="1713071" y="3196"/>
                                  </a:lnTo>
                                  <a:lnTo>
                                    <a:pt x="1713702" y="4740"/>
                                  </a:lnTo>
                                  <a:lnTo>
                                    <a:pt x="1713702" y="8356"/>
                                  </a:lnTo>
                                  <a:lnTo>
                                    <a:pt x="1713071" y="9900"/>
                                  </a:lnTo>
                                  <a:lnTo>
                                    <a:pt x="1710511" y="12457"/>
                                  </a:lnTo>
                                  <a:lnTo>
                                    <a:pt x="170896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735133" y="13096"/>
                                  </a:moveTo>
                                  <a:lnTo>
                                    <a:pt x="1731514" y="13096"/>
                                  </a:lnTo>
                                  <a:lnTo>
                                    <a:pt x="1729966" y="12457"/>
                                  </a:lnTo>
                                  <a:lnTo>
                                    <a:pt x="1727418" y="9900"/>
                                  </a:lnTo>
                                  <a:lnTo>
                                    <a:pt x="1726775" y="8356"/>
                                  </a:lnTo>
                                  <a:lnTo>
                                    <a:pt x="1726775" y="4740"/>
                                  </a:lnTo>
                                  <a:lnTo>
                                    <a:pt x="1727418" y="3196"/>
                                  </a:lnTo>
                                  <a:lnTo>
                                    <a:pt x="1729966" y="639"/>
                                  </a:lnTo>
                                  <a:lnTo>
                                    <a:pt x="1731514" y="0"/>
                                  </a:lnTo>
                                  <a:lnTo>
                                    <a:pt x="1735133" y="0"/>
                                  </a:lnTo>
                                  <a:lnTo>
                                    <a:pt x="1736669" y="639"/>
                                  </a:lnTo>
                                  <a:lnTo>
                                    <a:pt x="1739229" y="3196"/>
                                  </a:lnTo>
                                  <a:lnTo>
                                    <a:pt x="1739872" y="4740"/>
                                  </a:lnTo>
                                  <a:lnTo>
                                    <a:pt x="1739872" y="8356"/>
                                  </a:lnTo>
                                  <a:lnTo>
                                    <a:pt x="1739229" y="9900"/>
                                  </a:lnTo>
                                  <a:lnTo>
                                    <a:pt x="1736669" y="12457"/>
                                  </a:lnTo>
                                  <a:lnTo>
                                    <a:pt x="173513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761291" y="13096"/>
                                  </a:moveTo>
                                  <a:lnTo>
                                    <a:pt x="1757672" y="13096"/>
                                  </a:lnTo>
                                  <a:lnTo>
                                    <a:pt x="1756136" y="12457"/>
                                  </a:lnTo>
                                  <a:lnTo>
                                    <a:pt x="1753576" y="9900"/>
                                  </a:lnTo>
                                  <a:lnTo>
                                    <a:pt x="1752933" y="8356"/>
                                  </a:lnTo>
                                  <a:lnTo>
                                    <a:pt x="1752933" y="4740"/>
                                  </a:lnTo>
                                  <a:lnTo>
                                    <a:pt x="1753576" y="3196"/>
                                  </a:lnTo>
                                  <a:lnTo>
                                    <a:pt x="1756136" y="639"/>
                                  </a:lnTo>
                                  <a:lnTo>
                                    <a:pt x="1757672" y="0"/>
                                  </a:lnTo>
                                  <a:lnTo>
                                    <a:pt x="1761291" y="0"/>
                                  </a:lnTo>
                                  <a:lnTo>
                                    <a:pt x="1762839" y="639"/>
                                  </a:lnTo>
                                  <a:lnTo>
                                    <a:pt x="1765399" y="3196"/>
                                  </a:lnTo>
                                  <a:lnTo>
                                    <a:pt x="1766030" y="4740"/>
                                  </a:lnTo>
                                  <a:lnTo>
                                    <a:pt x="1766030" y="8356"/>
                                  </a:lnTo>
                                  <a:lnTo>
                                    <a:pt x="1765399" y="9900"/>
                                  </a:lnTo>
                                  <a:lnTo>
                                    <a:pt x="1762839" y="12457"/>
                                  </a:lnTo>
                                  <a:lnTo>
                                    <a:pt x="176129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787461" y="13096"/>
                                  </a:moveTo>
                                  <a:lnTo>
                                    <a:pt x="1783842" y="13096"/>
                                  </a:lnTo>
                                  <a:lnTo>
                                    <a:pt x="1782294" y="12457"/>
                                  </a:lnTo>
                                  <a:lnTo>
                                    <a:pt x="1779734" y="9900"/>
                                  </a:lnTo>
                                  <a:lnTo>
                                    <a:pt x="1779103" y="8356"/>
                                  </a:lnTo>
                                  <a:lnTo>
                                    <a:pt x="1779103" y="4740"/>
                                  </a:lnTo>
                                  <a:lnTo>
                                    <a:pt x="1779734" y="3196"/>
                                  </a:lnTo>
                                  <a:lnTo>
                                    <a:pt x="1782294" y="639"/>
                                  </a:lnTo>
                                  <a:lnTo>
                                    <a:pt x="1783842" y="0"/>
                                  </a:lnTo>
                                  <a:lnTo>
                                    <a:pt x="1787461" y="0"/>
                                  </a:lnTo>
                                  <a:lnTo>
                                    <a:pt x="1788997" y="639"/>
                                  </a:lnTo>
                                  <a:lnTo>
                                    <a:pt x="1791557" y="3196"/>
                                  </a:lnTo>
                                  <a:lnTo>
                                    <a:pt x="1792200" y="4740"/>
                                  </a:lnTo>
                                  <a:lnTo>
                                    <a:pt x="1792200" y="8356"/>
                                  </a:lnTo>
                                  <a:lnTo>
                                    <a:pt x="1791557" y="9900"/>
                                  </a:lnTo>
                                  <a:lnTo>
                                    <a:pt x="1788997" y="12457"/>
                                  </a:lnTo>
                                  <a:lnTo>
                                    <a:pt x="178746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813619" y="13096"/>
                                  </a:moveTo>
                                  <a:lnTo>
                                    <a:pt x="1810000" y="13096"/>
                                  </a:lnTo>
                                  <a:lnTo>
                                    <a:pt x="1808464" y="12457"/>
                                  </a:lnTo>
                                  <a:lnTo>
                                    <a:pt x="1805904" y="9900"/>
                                  </a:lnTo>
                                  <a:lnTo>
                                    <a:pt x="1805261" y="8356"/>
                                  </a:lnTo>
                                  <a:lnTo>
                                    <a:pt x="1805261" y="4740"/>
                                  </a:lnTo>
                                  <a:lnTo>
                                    <a:pt x="1805904" y="3196"/>
                                  </a:lnTo>
                                  <a:lnTo>
                                    <a:pt x="1808464" y="639"/>
                                  </a:lnTo>
                                  <a:lnTo>
                                    <a:pt x="1810000" y="0"/>
                                  </a:lnTo>
                                  <a:lnTo>
                                    <a:pt x="1813619" y="0"/>
                                  </a:lnTo>
                                  <a:lnTo>
                                    <a:pt x="1815167" y="639"/>
                                  </a:lnTo>
                                  <a:lnTo>
                                    <a:pt x="1817715" y="3196"/>
                                  </a:lnTo>
                                  <a:lnTo>
                                    <a:pt x="1818358" y="4740"/>
                                  </a:lnTo>
                                  <a:lnTo>
                                    <a:pt x="1818358" y="8356"/>
                                  </a:lnTo>
                                  <a:lnTo>
                                    <a:pt x="1817715" y="9900"/>
                                  </a:lnTo>
                                  <a:lnTo>
                                    <a:pt x="1815167" y="12457"/>
                                  </a:lnTo>
                                  <a:lnTo>
                                    <a:pt x="181361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839777" y="13096"/>
                                  </a:moveTo>
                                  <a:lnTo>
                                    <a:pt x="1836170" y="13096"/>
                                  </a:lnTo>
                                  <a:lnTo>
                                    <a:pt x="1834622" y="12457"/>
                                  </a:lnTo>
                                  <a:lnTo>
                                    <a:pt x="1832062" y="9900"/>
                                  </a:lnTo>
                                  <a:lnTo>
                                    <a:pt x="1831431" y="8356"/>
                                  </a:lnTo>
                                  <a:lnTo>
                                    <a:pt x="1831431" y="4740"/>
                                  </a:lnTo>
                                  <a:lnTo>
                                    <a:pt x="1832062" y="3196"/>
                                  </a:lnTo>
                                  <a:lnTo>
                                    <a:pt x="1834622" y="639"/>
                                  </a:lnTo>
                                  <a:lnTo>
                                    <a:pt x="1836170" y="0"/>
                                  </a:lnTo>
                                  <a:lnTo>
                                    <a:pt x="1839777" y="0"/>
                                  </a:lnTo>
                                  <a:lnTo>
                                    <a:pt x="1841325" y="639"/>
                                  </a:lnTo>
                                  <a:lnTo>
                                    <a:pt x="1843885" y="3196"/>
                                  </a:lnTo>
                                  <a:lnTo>
                                    <a:pt x="1844528" y="4740"/>
                                  </a:lnTo>
                                  <a:lnTo>
                                    <a:pt x="1844528" y="8356"/>
                                  </a:lnTo>
                                  <a:lnTo>
                                    <a:pt x="1843885" y="9900"/>
                                  </a:lnTo>
                                  <a:lnTo>
                                    <a:pt x="1841325" y="12457"/>
                                  </a:lnTo>
                                  <a:lnTo>
                                    <a:pt x="183977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865947" y="13096"/>
                                  </a:moveTo>
                                  <a:lnTo>
                                    <a:pt x="1862328" y="13096"/>
                                  </a:lnTo>
                                  <a:lnTo>
                                    <a:pt x="1860792" y="12457"/>
                                  </a:lnTo>
                                  <a:lnTo>
                                    <a:pt x="1858232" y="9900"/>
                                  </a:lnTo>
                                  <a:lnTo>
                                    <a:pt x="1857589" y="8356"/>
                                  </a:lnTo>
                                  <a:lnTo>
                                    <a:pt x="1857589" y="4740"/>
                                  </a:lnTo>
                                  <a:lnTo>
                                    <a:pt x="1858232" y="3196"/>
                                  </a:lnTo>
                                  <a:lnTo>
                                    <a:pt x="1860792" y="639"/>
                                  </a:lnTo>
                                  <a:lnTo>
                                    <a:pt x="1862328" y="0"/>
                                  </a:lnTo>
                                  <a:lnTo>
                                    <a:pt x="1865947" y="0"/>
                                  </a:lnTo>
                                  <a:lnTo>
                                    <a:pt x="1867495" y="639"/>
                                  </a:lnTo>
                                  <a:lnTo>
                                    <a:pt x="1870043" y="3196"/>
                                  </a:lnTo>
                                  <a:lnTo>
                                    <a:pt x="1870686" y="4740"/>
                                  </a:lnTo>
                                  <a:lnTo>
                                    <a:pt x="1870686" y="8356"/>
                                  </a:lnTo>
                                  <a:lnTo>
                                    <a:pt x="1870043" y="9900"/>
                                  </a:lnTo>
                                  <a:lnTo>
                                    <a:pt x="1867495" y="12457"/>
                                  </a:lnTo>
                                  <a:lnTo>
                                    <a:pt x="186594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892105" y="13096"/>
                                  </a:moveTo>
                                  <a:lnTo>
                                    <a:pt x="1888497" y="13096"/>
                                  </a:lnTo>
                                  <a:lnTo>
                                    <a:pt x="1886950" y="12457"/>
                                  </a:lnTo>
                                  <a:lnTo>
                                    <a:pt x="1884390" y="9900"/>
                                  </a:lnTo>
                                  <a:lnTo>
                                    <a:pt x="1883747" y="8356"/>
                                  </a:lnTo>
                                  <a:lnTo>
                                    <a:pt x="1883747" y="4740"/>
                                  </a:lnTo>
                                  <a:lnTo>
                                    <a:pt x="1884390" y="3196"/>
                                  </a:lnTo>
                                  <a:lnTo>
                                    <a:pt x="1886950" y="639"/>
                                  </a:lnTo>
                                  <a:lnTo>
                                    <a:pt x="1888497" y="0"/>
                                  </a:lnTo>
                                  <a:lnTo>
                                    <a:pt x="1892105" y="0"/>
                                  </a:lnTo>
                                  <a:lnTo>
                                    <a:pt x="1893653" y="639"/>
                                  </a:lnTo>
                                  <a:lnTo>
                                    <a:pt x="1896213" y="3196"/>
                                  </a:lnTo>
                                  <a:lnTo>
                                    <a:pt x="1896844" y="4740"/>
                                  </a:lnTo>
                                  <a:lnTo>
                                    <a:pt x="1896844" y="8356"/>
                                  </a:lnTo>
                                  <a:lnTo>
                                    <a:pt x="1896213" y="9900"/>
                                  </a:lnTo>
                                  <a:lnTo>
                                    <a:pt x="1893653" y="12457"/>
                                  </a:lnTo>
                                  <a:lnTo>
                                    <a:pt x="189210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918275" y="13096"/>
                                  </a:moveTo>
                                  <a:lnTo>
                                    <a:pt x="1914656" y="13096"/>
                                  </a:lnTo>
                                  <a:lnTo>
                                    <a:pt x="1913108" y="12457"/>
                                  </a:lnTo>
                                  <a:lnTo>
                                    <a:pt x="1910560" y="9900"/>
                                  </a:lnTo>
                                  <a:lnTo>
                                    <a:pt x="1909917" y="8356"/>
                                  </a:lnTo>
                                  <a:lnTo>
                                    <a:pt x="1909917" y="4740"/>
                                  </a:lnTo>
                                  <a:lnTo>
                                    <a:pt x="1910560" y="3196"/>
                                  </a:lnTo>
                                  <a:lnTo>
                                    <a:pt x="1913108" y="639"/>
                                  </a:lnTo>
                                  <a:lnTo>
                                    <a:pt x="1914656" y="0"/>
                                  </a:lnTo>
                                  <a:lnTo>
                                    <a:pt x="1918275" y="0"/>
                                  </a:lnTo>
                                  <a:lnTo>
                                    <a:pt x="1919811" y="639"/>
                                  </a:lnTo>
                                  <a:lnTo>
                                    <a:pt x="1922371" y="3196"/>
                                  </a:lnTo>
                                  <a:lnTo>
                                    <a:pt x="1923014" y="4740"/>
                                  </a:lnTo>
                                  <a:lnTo>
                                    <a:pt x="1923014" y="8356"/>
                                  </a:lnTo>
                                  <a:lnTo>
                                    <a:pt x="1922371" y="9900"/>
                                  </a:lnTo>
                                  <a:lnTo>
                                    <a:pt x="1919811" y="12457"/>
                                  </a:lnTo>
                                  <a:lnTo>
                                    <a:pt x="191827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944433" y="13096"/>
                                  </a:moveTo>
                                  <a:lnTo>
                                    <a:pt x="1940814" y="13096"/>
                                  </a:lnTo>
                                  <a:lnTo>
                                    <a:pt x="1939278" y="12457"/>
                                  </a:lnTo>
                                  <a:lnTo>
                                    <a:pt x="1936718" y="9900"/>
                                  </a:lnTo>
                                  <a:lnTo>
                                    <a:pt x="1936075" y="8356"/>
                                  </a:lnTo>
                                  <a:lnTo>
                                    <a:pt x="1936075" y="4740"/>
                                  </a:lnTo>
                                  <a:lnTo>
                                    <a:pt x="1936718" y="3196"/>
                                  </a:lnTo>
                                  <a:lnTo>
                                    <a:pt x="1939278" y="639"/>
                                  </a:lnTo>
                                  <a:lnTo>
                                    <a:pt x="1940814" y="0"/>
                                  </a:lnTo>
                                  <a:lnTo>
                                    <a:pt x="1944433" y="0"/>
                                  </a:lnTo>
                                  <a:lnTo>
                                    <a:pt x="1945981" y="639"/>
                                  </a:lnTo>
                                  <a:lnTo>
                                    <a:pt x="1948541" y="3196"/>
                                  </a:lnTo>
                                  <a:lnTo>
                                    <a:pt x="1949172" y="4740"/>
                                  </a:lnTo>
                                  <a:lnTo>
                                    <a:pt x="1949172" y="8356"/>
                                  </a:lnTo>
                                  <a:lnTo>
                                    <a:pt x="1948541" y="9900"/>
                                  </a:lnTo>
                                  <a:lnTo>
                                    <a:pt x="1945981" y="12457"/>
                                  </a:lnTo>
                                  <a:lnTo>
                                    <a:pt x="194443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970603" y="13096"/>
                                  </a:moveTo>
                                  <a:lnTo>
                                    <a:pt x="1966983" y="13096"/>
                                  </a:lnTo>
                                  <a:lnTo>
                                    <a:pt x="1965436" y="12457"/>
                                  </a:lnTo>
                                  <a:lnTo>
                                    <a:pt x="1962876" y="9900"/>
                                  </a:lnTo>
                                  <a:lnTo>
                                    <a:pt x="1962245" y="8356"/>
                                  </a:lnTo>
                                  <a:lnTo>
                                    <a:pt x="1962245" y="4740"/>
                                  </a:lnTo>
                                  <a:lnTo>
                                    <a:pt x="1962876" y="3196"/>
                                  </a:lnTo>
                                  <a:lnTo>
                                    <a:pt x="1965436" y="639"/>
                                  </a:lnTo>
                                  <a:lnTo>
                                    <a:pt x="1966983" y="0"/>
                                  </a:lnTo>
                                  <a:lnTo>
                                    <a:pt x="1970603" y="0"/>
                                  </a:lnTo>
                                  <a:lnTo>
                                    <a:pt x="1972139" y="639"/>
                                  </a:lnTo>
                                  <a:lnTo>
                                    <a:pt x="1974699" y="3196"/>
                                  </a:lnTo>
                                  <a:lnTo>
                                    <a:pt x="1975342" y="4740"/>
                                  </a:lnTo>
                                  <a:lnTo>
                                    <a:pt x="1975342" y="8356"/>
                                  </a:lnTo>
                                  <a:lnTo>
                                    <a:pt x="1974699" y="9900"/>
                                  </a:lnTo>
                                  <a:lnTo>
                                    <a:pt x="1972139" y="12457"/>
                                  </a:lnTo>
                                  <a:lnTo>
                                    <a:pt x="197060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1996761" y="13096"/>
                                  </a:moveTo>
                                  <a:lnTo>
                                    <a:pt x="1993142" y="13096"/>
                                  </a:lnTo>
                                  <a:lnTo>
                                    <a:pt x="1991606" y="12457"/>
                                  </a:lnTo>
                                  <a:lnTo>
                                    <a:pt x="1989046" y="9900"/>
                                  </a:lnTo>
                                  <a:lnTo>
                                    <a:pt x="1988403" y="8356"/>
                                  </a:lnTo>
                                  <a:lnTo>
                                    <a:pt x="1988403" y="4740"/>
                                  </a:lnTo>
                                  <a:lnTo>
                                    <a:pt x="1989046" y="3196"/>
                                  </a:lnTo>
                                  <a:lnTo>
                                    <a:pt x="1991606" y="639"/>
                                  </a:lnTo>
                                  <a:lnTo>
                                    <a:pt x="1993142" y="0"/>
                                  </a:lnTo>
                                  <a:lnTo>
                                    <a:pt x="1996761" y="0"/>
                                  </a:lnTo>
                                  <a:lnTo>
                                    <a:pt x="1998309" y="639"/>
                                  </a:lnTo>
                                  <a:lnTo>
                                    <a:pt x="2000869" y="3196"/>
                                  </a:lnTo>
                                  <a:lnTo>
                                    <a:pt x="2001500" y="4740"/>
                                  </a:lnTo>
                                  <a:lnTo>
                                    <a:pt x="2001500" y="8356"/>
                                  </a:lnTo>
                                  <a:lnTo>
                                    <a:pt x="2000869" y="9900"/>
                                  </a:lnTo>
                                  <a:lnTo>
                                    <a:pt x="1998309" y="12457"/>
                                  </a:lnTo>
                                  <a:lnTo>
                                    <a:pt x="199676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022931" y="13096"/>
                                  </a:moveTo>
                                  <a:lnTo>
                                    <a:pt x="2019311" y="13096"/>
                                  </a:lnTo>
                                  <a:lnTo>
                                    <a:pt x="2017764" y="12457"/>
                                  </a:lnTo>
                                  <a:lnTo>
                                    <a:pt x="2015204" y="9900"/>
                                  </a:lnTo>
                                  <a:lnTo>
                                    <a:pt x="2014573" y="8356"/>
                                  </a:lnTo>
                                  <a:lnTo>
                                    <a:pt x="2014573" y="4740"/>
                                  </a:lnTo>
                                  <a:lnTo>
                                    <a:pt x="2015204" y="3196"/>
                                  </a:lnTo>
                                  <a:lnTo>
                                    <a:pt x="2017764" y="639"/>
                                  </a:lnTo>
                                  <a:lnTo>
                                    <a:pt x="2019311" y="0"/>
                                  </a:lnTo>
                                  <a:lnTo>
                                    <a:pt x="2022931" y="0"/>
                                  </a:lnTo>
                                  <a:lnTo>
                                    <a:pt x="2024467" y="639"/>
                                  </a:lnTo>
                                  <a:lnTo>
                                    <a:pt x="2027027" y="3196"/>
                                  </a:lnTo>
                                  <a:lnTo>
                                    <a:pt x="2027670" y="4740"/>
                                  </a:lnTo>
                                  <a:lnTo>
                                    <a:pt x="2027670" y="8356"/>
                                  </a:lnTo>
                                  <a:lnTo>
                                    <a:pt x="2027027" y="9900"/>
                                  </a:lnTo>
                                  <a:lnTo>
                                    <a:pt x="2024467" y="12457"/>
                                  </a:lnTo>
                                  <a:lnTo>
                                    <a:pt x="202293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049089" y="13096"/>
                                  </a:moveTo>
                                  <a:lnTo>
                                    <a:pt x="2045469" y="13096"/>
                                  </a:lnTo>
                                  <a:lnTo>
                                    <a:pt x="2043934" y="12457"/>
                                  </a:lnTo>
                                  <a:lnTo>
                                    <a:pt x="2041374" y="9900"/>
                                  </a:lnTo>
                                  <a:lnTo>
                                    <a:pt x="2040731" y="8356"/>
                                  </a:lnTo>
                                  <a:lnTo>
                                    <a:pt x="2040731" y="4740"/>
                                  </a:lnTo>
                                  <a:lnTo>
                                    <a:pt x="2041374" y="3196"/>
                                  </a:lnTo>
                                  <a:lnTo>
                                    <a:pt x="2043934" y="639"/>
                                  </a:lnTo>
                                  <a:lnTo>
                                    <a:pt x="2045469" y="0"/>
                                  </a:lnTo>
                                  <a:lnTo>
                                    <a:pt x="2049089" y="0"/>
                                  </a:lnTo>
                                  <a:lnTo>
                                    <a:pt x="2050637" y="639"/>
                                  </a:lnTo>
                                  <a:lnTo>
                                    <a:pt x="2053185" y="3196"/>
                                  </a:lnTo>
                                  <a:lnTo>
                                    <a:pt x="2053828" y="4740"/>
                                  </a:lnTo>
                                  <a:lnTo>
                                    <a:pt x="2053828" y="8356"/>
                                  </a:lnTo>
                                  <a:lnTo>
                                    <a:pt x="2053185" y="9900"/>
                                  </a:lnTo>
                                  <a:lnTo>
                                    <a:pt x="2050637" y="12457"/>
                                  </a:lnTo>
                                  <a:lnTo>
                                    <a:pt x="204908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075247" y="13096"/>
                                  </a:moveTo>
                                  <a:lnTo>
                                    <a:pt x="2071639" y="13096"/>
                                  </a:lnTo>
                                  <a:lnTo>
                                    <a:pt x="2070092" y="12457"/>
                                  </a:lnTo>
                                  <a:lnTo>
                                    <a:pt x="2067532" y="9900"/>
                                  </a:lnTo>
                                  <a:lnTo>
                                    <a:pt x="2066901" y="8356"/>
                                  </a:lnTo>
                                  <a:lnTo>
                                    <a:pt x="2066901" y="4740"/>
                                  </a:lnTo>
                                  <a:lnTo>
                                    <a:pt x="2067532" y="3196"/>
                                  </a:lnTo>
                                  <a:lnTo>
                                    <a:pt x="2070092" y="639"/>
                                  </a:lnTo>
                                  <a:lnTo>
                                    <a:pt x="2071639" y="0"/>
                                  </a:lnTo>
                                  <a:lnTo>
                                    <a:pt x="2075247" y="0"/>
                                  </a:lnTo>
                                  <a:lnTo>
                                    <a:pt x="2076795" y="639"/>
                                  </a:lnTo>
                                  <a:lnTo>
                                    <a:pt x="2079355" y="3196"/>
                                  </a:lnTo>
                                  <a:lnTo>
                                    <a:pt x="2079998" y="4740"/>
                                  </a:lnTo>
                                  <a:lnTo>
                                    <a:pt x="2079998" y="8356"/>
                                  </a:lnTo>
                                  <a:lnTo>
                                    <a:pt x="2079355" y="9900"/>
                                  </a:lnTo>
                                  <a:lnTo>
                                    <a:pt x="2076795" y="12457"/>
                                  </a:lnTo>
                                  <a:lnTo>
                                    <a:pt x="207524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101417" y="13096"/>
                                  </a:moveTo>
                                  <a:lnTo>
                                    <a:pt x="2097797" y="13096"/>
                                  </a:lnTo>
                                  <a:lnTo>
                                    <a:pt x="2096250" y="12457"/>
                                  </a:lnTo>
                                  <a:lnTo>
                                    <a:pt x="2093702" y="9900"/>
                                  </a:lnTo>
                                  <a:lnTo>
                                    <a:pt x="2093059" y="8356"/>
                                  </a:lnTo>
                                  <a:lnTo>
                                    <a:pt x="2093059" y="4740"/>
                                  </a:lnTo>
                                  <a:lnTo>
                                    <a:pt x="2093702" y="3196"/>
                                  </a:lnTo>
                                  <a:lnTo>
                                    <a:pt x="2096250" y="639"/>
                                  </a:lnTo>
                                  <a:lnTo>
                                    <a:pt x="2097797" y="0"/>
                                  </a:lnTo>
                                  <a:lnTo>
                                    <a:pt x="2101417" y="0"/>
                                  </a:lnTo>
                                  <a:lnTo>
                                    <a:pt x="2102965" y="639"/>
                                  </a:lnTo>
                                  <a:lnTo>
                                    <a:pt x="2105513" y="3196"/>
                                  </a:lnTo>
                                  <a:lnTo>
                                    <a:pt x="2106156" y="4740"/>
                                  </a:lnTo>
                                  <a:lnTo>
                                    <a:pt x="2106156" y="8356"/>
                                  </a:lnTo>
                                  <a:lnTo>
                                    <a:pt x="2105513" y="9900"/>
                                  </a:lnTo>
                                  <a:lnTo>
                                    <a:pt x="2102965" y="12457"/>
                                  </a:lnTo>
                                  <a:lnTo>
                                    <a:pt x="210141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127575" y="13096"/>
                                  </a:moveTo>
                                  <a:lnTo>
                                    <a:pt x="2123967" y="13096"/>
                                  </a:lnTo>
                                  <a:lnTo>
                                    <a:pt x="2122420" y="12457"/>
                                  </a:lnTo>
                                  <a:lnTo>
                                    <a:pt x="2119860" y="9900"/>
                                  </a:lnTo>
                                  <a:lnTo>
                                    <a:pt x="2119217" y="8356"/>
                                  </a:lnTo>
                                  <a:lnTo>
                                    <a:pt x="2119217" y="4740"/>
                                  </a:lnTo>
                                  <a:lnTo>
                                    <a:pt x="2119860" y="3196"/>
                                  </a:lnTo>
                                  <a:lnTo>
                                    <a:pt x="2122420" y="639"/>
                                  </a:lnTo>
                                  <a:lnTo>
                                    <a:pt x="2123967" y="0"/>
                                  </a:lnTo>
                                  <a:lnTo>
                                    <a:pt x="2127575" y="0"/>
                                  </a:lnTo>
                                  <a:lnTo>
                                    <a:pt x="2129123" y="639"/>
                                  </a:lnTo>
                                  <a:lnTo>
                                    <a:pt x="2131683" y="3196"/>
                                  </a:lnTo>
                                  <a:lnTo>
                                    <a:pt x="2132314" y="4740"/>
                                  </a:lnTo>
                                  <a:lnTo>
                                    <a:pt x="2132314" y="8356"/>
                                  </a:lnTo>
                                  <a:lnTo>
                                    <a:pt x="2131683" y="9900"/>
                                  </a:lnTo>
                                  <a:lnTo>
                                    <a:pt x="2129123" y="12457"/>
                                  </a:lnTo>
                                  <a:lnTo>
                                    <a:pt x="212757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153745" y="13096"/>
                                  </a:moveTo>
                                  <a:lnTo>
                                    <a:pt x="2150125" y="13096"/>
                                  </a:lnTo>
                                  <a:lnTo>
                                    <a:pt x="2148578" y="12457"/>
                                  </a:lnTo>
                                  <a:lnTo>
                                    <a:pt x="2146030" y="9900"/>
                                  </a:lnTo>
                                  <a:lnTo>
                                    <a:pt x="2145387" y="8356"/>
                                  </a:lnTo>
                                  <a:lnTo>
                                    <a:pt x="2145387" y="4740"/>
                                  </a:lnTo>
                                  <a:lnTo>
                                    <a:pt x="2146030" y="3196"/>
                                  </a:lnTo>
                                  <a:lnTo>
                                    <a:pt x="2148578" y="639"/>
                                  </a:lnTo>
                                  <a:lnTo>
                                    <a:pt x="2150125" y="0"/>
                                  </a:lnTo>
                                  <a:lnTo>
                                    <a:pt x="2153745" y="0"/>
                                  </a:lnTo>
                                  <a:lnTo>
                                    <a:pt x="2155281" y="639"/>
                                  </a:lnTo>
                                  <a:lnTo>
                                    <a:pt x="2157841" y="3196"/>
                                  </a:lnTo>
                                  <a:lnTo>
                                    <a:pt x="2158484" y="4740"/>
                                  </a:lnTo>
                                  <a:lnTo>
                                    <a:pt x="2158484" y="8356"/>
                                  </a:lnTo>
                                  <a:lnTo>
                                    <a:pt x="2157841" y="9900"/>
                                  </a:lnTo>
                                  <a:lnTo>
                                    <a:pt x="2155281" y="12457"/>
                                  </a:lnTo>
                                  <a:lnTo>
                                    <a:pt x="215374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179903" y="13096"/>
                                  </a:moveTo>
                                  <a:lnTo>
                                    <a:pt x="2176283" y="13096"/>
                                  </a:lnTo>
                                  <a:lnTo>
                                    <a:pt x="2174748" y="12457"/>
                                  </a:lnTo>
                                  <a:lnTo>
                                    <a:pt x="2172188" y="9900"/>
                                  </a:lnTo>
                                  <a:lnTo>
                                    <a:pt x="2171545" y="8356"/>
                                  </a:lnTo>
                                  <a:lnTo>
                                    <a:pt x="2171545" y="4740"/>
                                  </a:lnTo>
                                  <a:lnTo>
                                    <a:pt x="2172188" y="3196"/>
                                  </a:lnTo>
                                  <a:lnTo>
                                    <a:pt x="2174748" y="639"/>
                                  </a:lnTo>
                                  <a:lnTo>
                                    <a:pt x="2176283" y="0"/>
                                  </a:lnTo>
                                  <a:lnTo>
                                    <a:pt x="2179903" y="0"/>
                                  </a:lnTo>
                                  <a:lnTo>
                                    <a:pt x="2181451" y="639"/>
                                  </a:lnTo>
                                  <a:lnTo>
                                    <a:pt x="2184011" y="3196"/>
                                  </a:lnTo>
                                  <a:lnTo>
                                    <a:pt x="2184642" y="4740"/>
                                  </a:lnTo>
                                  <a:lnTo>
                                    <a:pt x="2184642" y="8356"/>
                                  </a:lnTo>
                                  <a:lnTo>
                                    <a:pt x="2184011" y="9900"/>
                                  </a:lnTo>
                                  <a:lnTo>
                                    <a:pt x="2181451" y="12457"/>
                                  </a:lnTo>
                                  <a:lnTo>
                                    <a:pt x="217990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206073" y="13096"/>
                                  </a:moveTo>
                                  <a:lnTo>
                                    <a:pt x="2202453" y="13096"/>
                                  </a:lnTo>
                                  <a:lnTo>
                                    <a:pt x="2200906" y="12457"/>
                                  </a:lnTo>
                                  <a:lnTo>
                                    <a:pt x="2198346" y="9900"/>
                                  </a:lnTo>
                                  <a:lnTo>
                                    <a:pt x="2197715" y="8356"/>
                                  </a:lnTo>
                                  <a:lnTo>
                                    <a:pt x="2197715" y="4740"/>
                                  </a:lnTo>
                                  <a:lnTo>
                                    <a:pt x="2198346" y="3196"/>
                                  </a:lnTo>
                                  <a:lnTo>
                                    <a:pt x="2200906" y="639"/>
                                  </a:lnTo>
                                  <a:lnTo>
                                    <a:pt x="2202453" y="0"/>
                                  </a:lnTo>
                                  <a:lnTo>
                                    <a:pt x="2206073" y="0"/>
                                  </a:lnTo>
                                  <a:lnTo>
                                    <a:pt x="2207609" y="639"/>
                                  </a:lnTo>
                                  <a:lnTo>
                                    <a:pt x="2210169" y="3196"/>
                                  </a:lnTo>
                                  <a:lnTo>
                                    <a:pt x="2210812" y="4740"/>
                                  </a:lnTo>
                                  <a:lnTo>
                                    <a:pt x="2210812" y="8356"/>
                                  </a:lnTo>
                                  <a:lnTo>
                                    <a:pt x="2210169" y="9900"/>
                                  </a:lnTo>
                                  <a:lnTo>
                                    <a:pt x="2207609" y="12457"/>
                                  </a:lnTo>
                                  <a:lnTo>
                                    <a:pt x="220607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232231" y="13096"/>
                                  </a:moveTo>
                                  <a:lnTo>
                                    <a:pt x="2228611" y="13096"/>
                                  </a:lnTo>
                                  <a:lnTo>
                                    <a:pt x="2227076" y="12457"/>
                                  </a:lnTo>
                                  <a:lnTo>
                                    <a:pt x="2224516" y="9900"/>
                                  </a:lnTo>
                                  <a:lnTo>
                                    <a:pt x="2223873" y="8356"/>
                                  </a:lnTo>
                                  <a:lnTo>
                                    <a:pt x="2223873" y="4740"/>
                                  </a:lnTo>
                                  <a:lnTo>
                                    <a:pt x="2224516" y="3196"/>
                                  </a:lnTo>
                                  <a:lnTo>
                                    <a:pt x="2227076" y="639"/>
                                  </a:lnTo>
                                  <a:lnTo>
                                    <a:pt x="2228611" y="0"/>
                                  </a:lnTo>
                                  <a:lnTo>
                                    <a:pt x="2232231" y="0"/>
                                  </a:lnTo>
                                  <a:lnTo>
                                    <a:pt x="2233779" y="639"/>
                                  </a:lnTo>
                                  <a:lnTo>
                                    <a:pt x="2236327" y="3196"/>
                                  </a:lnTo>
                                  <a:lnTo>
                                    <a:pt x="2236970" y="4740"/>
                                  </a:lnTo>
                                  <a:lnTo>
                                    <a:pt x="2236970" y="8356"/>
                                  </a:lnTo>
                                  <a:lnTo>
                                    <a:pt x="2236327" y="9900"/>
                                  </a:lnTo>
                                  <a:lnTo>
                                    <a:pt x="2233779" y="12457"/>
                                  </a:lnTo>
                                  <a:lnTo>
                                    <a:pt x="223223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258389" y="13096"/>
                                  </a:moveTo>
                                  <a:lnTo>
                                    <a:pt x="2254781" y="13096"/>
                                  </a:lnTo>
                                  <a:lnTo>
                                    <a:pt x="2253234" y="12457"/>
                                  </a:lnTo>
                                  <a:lnTo>
                                    <a:pt x="2250674" y="9900"/>
                                  </a:lnTo>
                                  <a:lnTo>
                                    <a:pt x="2250043" y="8356"/>
                                  </a:lnTo>
                                  <a:lnTo>
                                    <a:pt x="2250043" y="4740"/>
                                  </a:lnTo>
                                  <a:lnTo>
                                    <a:pt x="2250674" y="3196"/>
                                  </a:lnTo>
                                  <a:lnTo>
                                    <a:pt x="2253234" y="639"/>
                                  </a:lnTo>
                                  <a:lnTo>
                                    <a:pt x="2254781" y="0"/>
                                  </a:lnTo>
                                  <a:lnTo>
                                    <a:pt x="2258389" y="0"/>
                                  </a:lnTo>
                                  <a:lnTo>
                                    <a:pt x="2259937" y="639"/>
                                  </a:lnTo>
                                  <a:lnTo>
                                    <a:pt x="2262497" y="3196"/>
                                  </a:lnTo>
                                  <a:lnTo>
                                    <a:pt x="2263140" y="4740"/>
                                  </a:lnTo>
                                  <a:lnTo>
                                    <a:pt x="2263140" y="8356"/>
                                  </a:lnTo>
                                  <a:lnTo>
                                    <a:pt x="2262497" y="9900"/>
                                  </a:lnTo>
                                  <a:lnTo>
                                    <a:pt x="2259937" y="12457"/>
                                  </a:lnTo>
                                  <a:lnTo>
                                    <a:pt x="225838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284559" y="13096"/>
                                  </a:moveTo>
                                  <a:lnTo>
                                    <a:pt x="2280939" y="13096"/>
                                  </a:lnTo>
                                  <a:lnTo>
                                    <a:pt x="2279404" y="12457"/>
                                  </a:lnTo>
                                  <a:lnTo>
                                    <a:pt x="2276844" y="9900"/>
                                  </a:lnTo>
                                  <a:lnTo>
                                    <a:pt x="2276201" y="8356"/>
                                  </a:lnTo>
                                  <a:lnTo>
                                    <a:pt x="2276201" y="4740"/>
                                  </a:lnTo>
                                  <a:lnTo>
                                    <a:pt x="2276844" y="3196"/>
                                  </a:lnTo>
                                  <a:lnTo>
                                    <a:pt x="2279404" y="639"/>
                                  </a:lnTo>
                                  <a:lnTo>
                                    <a:pt x="2280939" y="0"/>
                                  </a:lnTo>
                                  <a:lnTo>
                                    <a:pt x="2284559" y="0"/>
                                  </a:lnTo>
                                  <a:lnTo>
                                    <a:pt x="2286107" y="639"/>
                                  </a:lnTo>
                                  <a:lnTo>
                                    <a:pt x="2288655" y="3196"/>
                                  </a:lnTo>
                                  <a:lnTo>
                                    <a:pt x="2289298" y="4740"/>
                                  </a:lnTo>
                                  <a:lnTo>
                                    <a:pt x="2289298" y="8356"/>
                                  </a:lnTo>
                                  <a:lnTo>
                                    <a:pt x="2288655" y="9900"/>
                                  </a:lnTo>
                                  <a:lnTo>
                                    <a:pt x="2286107" y="12457"/>
                                  </a:lnTo>
                                  <a:lnTo>
                                    <a:pt x="228455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310717" y="13096"/>
                                  </a:moveTo>
                                  <a:lnTo>
                                    <a:pt x="2307109" y="13096"/>
                                  </a:lnTo>
                                  <a:lnTo>
                                    <a:pt x="2305562" y="12457"/>
                                  </a:lnTo>
                                  <a:lnTo>
                                    <a:pt x="2303002" y="9900"/>
                                  </a:lnTo>
                                  <a:lnTo>
                                    <a:pt x="2302359" y="8356"/>
                                  </a:lnTo>
                                  <a:lnTo>
                                    <a:pt x="2302359" y="4740"/>
                                  </a:lnTo>
                                  <a:lnTo>
                                    <a:pt x="2303002" y="3196"/>
                                  </a:lnTo>
                                  <a:lnTo>
                                    <a:pt x="2305562" y="639"/>
                                  </a:lnTo>
                                  <a:lnTo>
                                    <a:pt x="2307109" y="0"/>
                                  </a:lnTo>
                                  <a:lnTo>
                                    <a:pt x="2310717" y="0"/>
                                  </a:lnTo>
                                  <a:lnTo>
                                    <a:pt x="2312265" y="639"/>
                                  </a:lnTo>
                                  <a:lnTo>
                                    <a:pt x="2314825" y="3196"/>
                                  </a:lnTo>
                                  <a:lnTo>
                                    <a:pt x="2315456" y="4740"/>
                                  </a:lnTo>
                                  <a:lnTo>
                                    <a:pt x="2315456" y="8356"/>
                                  </a:lnTo>
                                  <a:lnTo>
                                    <a:pt x="2314825" y="9900"/>
                                  </a:lnTo>
                                  <a:lnTo>
                                    <a:pt x="2312265" y="12457"/>
                                  </a:lnTo>
                                  <a:lnTo>
                                    <a:pt x="231071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336887" y="13096"/>
                                  </a:moveTo>
                                  <a:lnTo>
                                    <a:pt x="2333267" y="13096"/>
                                  </a:lnTo>
                                  <a:lnTo>
                                    <a:pt x="2331720" y="12457"/>
                                  </a:lnTo>
                                  <a:lnTo>
                                    <a:pt x="2329172" y="9900"/>
                                  </a:lnTo>
                                  <a:lnTo>
                                    <a:pt x="2328529" y="8356"/>
                                  </a:lnTo>
                                  <a:lnTo>
                                    <a:pt x="2328529" y="4740"/>
                                  </a:lnTo>
                                  <a:lnTo>
                                    <a:pt x="2329172" y="3196"/>
                                  </a:lnTo>
                                  <a:lnTo>
                                    <a:pt x="2331720" y="639"/>
                                  </a:lnTo>
                                  <a:lnTo>
                                    <a:pt x="2333267" y="0"/>
                                  </a:lnTo>
                                  <a:lnTo>
                                    <a:pt x="2336887" y="0"/>
                                  </a:lnTo>
                                  <a:lnTo>
                                    <a:pt x="2338423" y="639"/>
                                  </a:lnTo>
                                  <a:lnTo>
                                    <a:pt x="2340983" y="3196"/>
                                  </a:lnTo>
                                  <a:lnTo>
                                    <a:pt x="2341626" y="4740"/>
                                  </a:lnTo>
                                  <a:lnTo>
                                    <a:pt x="2341626" y="8356"/>
                                  </a:lnTo>
                                  <a:lnTo>
                                    <a:pt x="2340983" y="9900"/>
                                  </a:lnTo>
                                  <a:lnTo>
                                    <a:pt x="2338423" y="12457"/>
                                  </a:lnTo>
                                  <a:lnTo>
                                    <a:pt x="233688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363045" y="13096"/>
                                  </a:moveTo>
                                  <a:lnTo>
                                    <a:pt x="2359425" y="13096"/>
                                  </a:lnTo>
                                  <a:lnTo>
                                    <a:pt x="2357890" y="12457"/>
                                  </a:lnTo>
                                  <a:lnTo>
                                    <a:pt x="2355330" y="9900"/>
                                  </a:lnTo>
                                  <a:lnTo>
                                    <a:pt x="2354687" y="8356"/>
                                  </a:lnTo>
                                  <a:lnTo>
                                    <a:pt x="2354687" y="4740"/>
                                  </a:lnTo>
                                  <a:lnTo>
                                    <a:pt x="2355330" y="3196"/>
                                  </a:lnTo>
                                  <a:lnTo>
                                    <a:pt x="2357890" y="639"/>
                                  </a:lnTo>
                                  <a:lnTo>
                                    <a:pt x="2359425" y="0"/>
                                  </a:lnTo>
                                  <a:lnTo>
                                    <a:pt x="2363045" y="0"/>
                                  </a:lnTo>
                                  <a:lnTo>
                                    <a:pt x="2364593" y="639"/>
                                  </a:lnTo>
                                  <a:lnTo>
                                    <a:pt x="2367153" y="3196"/>
                                  </a:lnTo>
                                  <a:lnTo>
                                    <a:pt x="2367784" y="4740"/>
                                  </a:lnTo>
                                  <a:lnTo>
                                    <a:pt x="2367784" y="8356"/>
                                  </a:lnTo>
                                  <a:lnTo>
                                    <a:pt x="2367153" y="9900"/>
                                  </a:lnTo>
                                  <a:lnTo>
                                    <a:pt x="2364593" y="12457"/>
                                  </a:lnTo>
                                  <a:lnTo>
                                    <a:pt x="236304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389215" y="13096"/>
                                  </a:moveTo>
                                  <a:lnTo>
                                    <a:pt x="2385595" y="13096"/>
                                  </a:lnTo>
                                  <a:lnTo>
                                    <a:pt x="2384048" y="12457"/>
                                  </a:lnTo>
                                  <a:lnTo>
                                    <a:pt x="2381500" y="9900"/>
                                  </a:lnTo>
                                  <a:lnTo>
                                    <a:pt x="2380857" y="8356"/>
                                  </a:lnTo>
                                  <a:lnTo>
                                    <a:pt x="2380857" y="4740"/>
                                  </a:lnTo>
                                  <a:lnTo>
                                    <a:pt x="2381500" y="3196"/>
                                  </a:lnTo>
                                  <a:lnTo>
                                    <a:pt x="2384048" y="639"/>
                                  </a:lnTo>
                                  <a:lnTo>
                                    <a:pt x="2385595" y="0"/>
                                  </a:lnTo>
                                  <a:lnTo>
                                    <a:pt x="2389215" y="0"/>
                                  </a:lnTo>
                                  <a:lnTo>
                                    <a:pt x="2390751" y="639"/>
                                  </a:lnTo>
                                  <a:lnTo>
                                    <a:pt x="2393311" y="3196"/>
                                  </a:lnTo>
                                  <a:lnTo>
                                    <a:pt x="2393954" y="4740"/>
                                  </a:lnTo>
                                  <a:lnTo>
                                    <a:pt x="2393954" y="8356"/>
                                  </a:lnTo>
                                  <a:lnTo>
                                    <a:pt x="2393311" y="9900"/>
                                  </a:lnTo>
                                  <a:lnTo>
                                    <a:pt x="2390751" y="12457"/>
                                  </a:lnTo>
                                  <a:lnTo>
                                    <a:pt x="238921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415373" y="13096"/>
                                  </a:moveTo>
                                  <a:lnTo>
                                    <a:pt x="2411753" y="13096"/>
                                  </a:lnTo>
                                  <a:lnTo>
                                    <a:pt x="2410217" y="12457"/>
                                  </a:lnTo>
                                  <a:lnTo>
                                    <a:pt x="2407658" y="9900"/>
                                  </a:lnTo>
                                  <a:lnTo>
                                    <a:pt x="2407015" y="8356"/>
                                  </a:lnTo>
                                  <a:lnTo>
                                    <a:pt x="2407015" y="4740"/>
                                  </a:lnTo>
                                  <a:lnTo>
                                    <a:pt x="2407658" y="3196"/>
                                  </a:lnTo>
                                  <a:lnTo>
                                    <a:pt x="2410217" y="639"/>
                                  </a:lnTo>
                                  <a:lnTo>
                                    <a:pt x="2411753" y="0"/>
                                  </a:lnTo>
                                  <a:lnTo>
                                    <a:pt x="2415373" y="0"/>
                                  </a:lnTo>
                                  <a:lnTo>
                                    <a:pt x="2416921" y="639"/>
                                  </a:lnTo>
                                  <a:lnTo>
                                    <a:pt x="2419481" y="3196"/>
                                  </a:lnTo>
                                  <a:lnTo>
                                    <a:pt x="2420112" y="4740"/>
                                  </a:lnTo>
                                  <a:lnTo>
                                    <a:pt x="2420112" y="8356"/>
                                  </a:lnTo>
                                  <a:lnTo>
                                    <a:pt x="2419481" y="9900"/>
                                  </a:lnTo>
                                  <a:lnTo>
                                    <a:pt x="2416921" y="12457"/>
                                  </a:lnTo>
                                  <a:lnTo>
                                    <a:pt x="241537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441543" y="13096"/>
                                  </a:moveTo>
                                  <a:lnTo>
                                    <a:pt x="2437923" y="13096"/>
                                  </a:lnTo>
                                  <a:lnTo>
                                    <a:pt x="2436376" y="12457"/>
                                  </a:lnTo>
                                  <a:lnTo>
                                    <a:pt x="2433816" y="9900"/>
                                  </a:lnTo>
                                  <a:lnTo>
                                    <a:pt x="2433185" y="8356"/>
                                  </a:lnTo>
                                  <a:lnTo>
                                    <a:pt x="2433185" y="4740"/>
                                  </a:lnTo>
                                  <a:lnTo>
                                    <a:pt x="2433816" y="3196"/>
                                  </a:lnTo>
                                  <a:lnTo>
                                    <a:pt x="2436376" y="639"/>
                                  </a:lnTo>
                                  <a:lnTo>
                                    <a:pt x="2437923" y="0"/>
                                  </a:lnTo>
                                  <a:lnTo>
                                    <a:pt x="2441543" y="0"/>
                                  </a:lnTo>
                                  <a:lnTo>
                                    <a:pt x="2443079" y="639"/>
                                  </a:lnTo>
                                  <a:lnTo>
                                    <a:pt x="2445639" y="3196"/>
                                  </a:lnTo>
                                  <a:lnTo>
                                    <a:pt x="2446282" y="4740"/>
                                  </a:lnTo>
                                  <a:lnTo>
                                    <a:pt x="2446282" y="8356"/>
                                  </a:lnTo>
                                  <a:lnTo>
                                    <a:pt x="2445639" y="9900"/>
                                  </a:lnTo>
                                  <a:lnTo>
                                    <a:pt x="2443079" y="12457"/>
                                  </a:lnTo>
                                  <a:lnTo>
                                    <a:pt x="244154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467701" y="13096"/>
                                  </a:moveTo>
                                  <a:lnTo>
                                    <a:pt x="2464081" y="13096"/>
                                  </a:lnTo>
                                  <a:lnTo>
                                    <a:pt x="2462545" y="12457"/>
                                  </a:lnTo>
                                  <a:lnTo>
                                    <a:pt x="2459986" y="9900"/>
                                  </a:lnTo>
                                  <a:lnTo>
                                    <a:pt x="2459343" y="8356"/>
                                  </a:lnTo>
                                  <a:lnTo>
                                    <a:pt x="2459343" y="4740"/>
                                  </a:lnTo>
                                  <a:lnTo>
                                    <a:pt x="2459986" y="3196"/>
                                  </a:lnTo>
                                  <a:lnTo>
                                    <a:pt x="2462545" y="639"/>
                                  </a:lnTo>
                                  <a:lnTo>
                                    <a:pt x="2464081" y="0"/>
                                  </a:lnTo>
                                  <a:lnTo>
                                    <a:pt x="2467701" y="0"/>
                                  </a:lnTo>
                                  <a:lnTo>
                                    <a:pt x="2469249" y="639"/>
                                  </a:lnTo>
                                  <a:lnTo>
                                    <a:pt x="2471797" y="3196"/>
                                  </a:lnTo>
                                  <a:lnTo>
                                    <a:pt x="2472440" y="4740"/>
                                  </a:lnTo>
                                  <a:lnTo>
                                    <a:pt x="2472440" y="8356"/>
                                  </a:lnTo>
                                  <a:lnTo>
                                    <a:pt x="2471797" y="9900"/>
                                  </a:lnTo>
                                  <a:lnTo>
                                    <a:pt x="2469249" y="12457"/>
                                  </a:lnTo>
                                  <a:lnTo>
                                    <a:pt x="246770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493859" y="13096"/>
                                  </a:moveTo>
                                  <a:lnTo>
                                    <a:pt x="2490251" y="13096"/>
                                  </a:lnTo>
                                  <a:lnTo>
                                    <a:pt x="2488703" y="12457"/>
                                  </a:lnTo>
                                  <a:lnTo>
                                    <a:pt x="2486144" y="9900"/>
                                  </a:lnTo>
                                  <a:lnTo>
                                    <a:pt x="2485513" y="8356"/>
                                  </a:lnTo>
                                  <a:lnTo>
                                    <a:pt x="2485513" y="4740"/>
                                  </a:lnTo>
                                  <a:lnTo>
                                    <a:pt x="2486144" y="3196"/>
                                  </a:lnTo>
                                  <a:lnTo>
                                    <a:pt x="2488703" y="639"/>
                                  </a:lnTo>
                                  <a:lnTo>
                                    <a:pt x="2490251" y="0"/>
                                  </a:lnTo>
                                  <a:lnTo>
                                    <a:pt x="2493859" y="0"/>
                                  </a:lnTo>
                                  <a:lnTo>
                                    <a:pt x="2495407" y="639"/>
                                  </a:lnTo>
                                  <a:lnTo>
                                    <a:pt x="2497967" y="3196"/>
                                  </a:lnTo>
                                  <a:lnTo>
                                    <a:pt x="2498609" y="4740"/>
                                  </a:lnTo>
                                  <a:lnTo>
                                    <a:pt x="2498609" y="8356"/>
                                  </a:lnTo>
                                  <a:lnTo>
                                    <a:pt x="2497967" y="9900"/>
                                  </a:lnTo>
                                  <a:lnTo>
                                    <a:pt x="2495407" y="12457"/>
                                  </a:lnTo>
                                  <a:lnTo>
                                    <a:pt x="249385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520029" y="13096"/>
                                  </a:moveTo>
                                  <a:lnTo>
                                    <a:pt x="2516409" y="13096"/>
                                  </a:lnTo>
                                  <a:lnTo>
                                    <a:pt x="2514862" y="12457"/>
                                  </a:lnTo>
                                  <a:lnTo>
                                    <a:pt x="2512314" y="9900"/>
                                  </a:lnTo>
                                  <a:lnTo>
                                    <a:pt x="2511671" y="8356"/>
                                  </a:lnTo>
                                  <a:lnTo>
                                    <a:pt x="2511671" y="4740"/>
                                  </a:lnTo>
                                  <a:lnTo>
                                    <a:pt x="2512314" y="3196"/>
                                  </a:lnTo>
                                  <a:lnTo>
                                    <a:pt x="2514862" y="639"/>
                                  </a:lnTo>
                                  <a:lnTo>
                                    <a:pt x="2516409" y="0"/>
                                  </a:lnTo>
                                  <a:lnTo>
                                    <a:pt x="2520029" y="0"/>
                                  </a:lnTo>
                                  <a:lnTo>
                                    <a:pt x="2521577" y="639"/>
                                  </a:lnTo>
                                  <a:lnTo>
                                    <a:pt x="2524125" y="3196"/>
                                  </a:lnTo>
                                  <a:lnTo>
                                    <a:pt x="2524768" y="4740"/>
                                  </a:lnTo>
                                  <a:lnTo>
                                    <a:pt x="2524768" y="8356"/>
                                  </a:lnTo>
                                  <a:lnTo>
                                    <a:pt x="2524125" y="9900"/>
                                  </a:lnTo>
                                  <a:lnTo>
                                    <a:pt x="2521577" y="12457"/>
                                  </a:lnTo>
                                  <a:lnTo>
                                    <a:pt x="252002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546187" y="13096"/>
                                  </a:moveTo>
                                  <a:lnTo>
                                    <a:pt x="2542579" y="13096"/>
                                  </a:lnTo>
                                  <a:lnTo>
                                    <a:pt x="2541031" y="12457"/>
                                  </a:lnTo>
                                  <a:lnTo>
                                    <a:pt x="2538472" y="9900"/>
                                  </a:lnTo>
                                  <a:lnTo>
                                    <a:pt x="2537829" y="8356"/>
                                  </a:lnTo>
                                  <a:lnTo>
                                    <a:pt x="2537829" y="4740"/>
                                  </a:lnTo>
                                  <a:lnTo>
                                    <a:pt x="2538472" y="3196"/>
                                  </a:lnTo>
                                  <a:lnTo>
                                    <a:pt x="2541031" y="639"/>
                                  </a:lnTo>
                                  <a:lnTo>
                                    <a:pt x="2542579" y="0"/>
                                  </a:lnTo>
                                  <a:lnTo>
                                    <a:pt x="2546187" y="0"/>
                                  </a:lnTo>
                                  <a:lnTo>
                                    <a:pt x="2547735" y="639"/>
                                  </a:lnTo>
                                  <a:lnTo>
                                    <a:pt x="2550295" y="3196"/>
                                  </a:lnTo>
                                  <a:lnTo>
                                    <a:pt x="2550926" y="4740"/>
                                  </a:lnTo>
                                  <a:lnTo>
                                    <a:pt x="2550926" y="8356"/>
                                  </a:lnTo>
                                  <a:lnTo>
                                    <a:pt x="2550295" y="9900"/>
                                  </a:lnTo>
                                  <a:lnTo>
                                    <a:pt x="2547735" y="12457"/>
                                  </a:lnTo>
                                  <a:lnTo>
                                    <a:pt x="254618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572357" y="13096"/>
                                  </a:moveTo>
                                  <a:lnTo>
                                    <a:pt x="2568737" y="13096"/>
                                  </a:lnTo>
                                  <a:lnTo>
                                    <a:pt x="2567189" y="12457"/>
                                  </a:lnTo>
                                  <a:lnTo>
                                    <a:pt x="2564642" y="9900"/>
                                  </a:lnTo>
                                  <a:lnTo>
                                    <a:pt x="2563999" y="8356"/>
                                  </a:lnTo>
                                  <a:lnTo>
                                    <a:pt x="2563999" y="4740"/>
                                  </a:lnTo>
                                  <a:lnTo>
                                    <a:pt x="2564642" y="3196"/>
                                  </a:lnTo>
                                  <a:lnTo>
                                    <a:pt x="2567189" y="639"/>
                                  </a:lnTo>
                                  <a:lnTo>
                                    <a:pt x="2568737" y="0"/>
                                  </a:lnTo>
                                  <a:lnTo>
                                    <a:pt x="2572357" y="0"/>
                                  </a:lnTo>
                                  <a:lnTo>
                                    <a:pt x="2573893" y="639"/>
                                  </a:lnTo>
                                  <a:lnTo>
                                    <a:pt x="2576453" y="3196"/>
                                  </a:lnTo>
                                  <a:lnTo>
                                    <a:pt x="2577095" y="4740"/>
                                  </a:lnTo>
                                  <a:lnTo>
                                    <a:pt x="2577095" y="8356"/>
                                  </a:lnTo>
                                  <a:lnTo>
                                    <a:pt x="2576453" y="9900"/>
                                  </a:lnTo>
                                  <a:lnTo>
                                    <a:pt x="2573893" y="12457"/>
                                  </a:lnTo>
                                  <a:lnTo>
                                    <a:pt x="257235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598515" y="13096"/>
                                  </a:moveTo>
                                  <a:lnTo>
                                    <a:pt x="2594895" y="13096"/>
                                  </a:lnTo>
                                  <a:lnTo>
                                    <a:pt x="2593359" y="12457"/>
                                  </a:lnTo>
                                  <a:lnTo>
                                    <a:pt x="2590800" y="9900"/>
                                  </a:lnTo>
                                  <a:lnTo>
                                    <a:pt x="2590157" y="8356"/>
                                  </a:lnTo>
                                  <a:lnTo>
                                    <a:pt x="2590157" y="4740"/>
                                  </a:lnTo>
                                  <a:lnTo>
                                    <a:pt x="2590800" y="3196"/>
                                  </a:lnTo>
                                  <a:lnTo>
                                    <a:pt x="2593359" y="639"/>
                                  </a:lnTo>
                                  <a:lnTo>
                                    <a:pt x="2594895" y="0"/>
                                  </a:lnTo>
                                  <a:lnTo>
                                    <a:pt x="2598515" y="0"/>
                                  </a:lnTo>
                                  <a:lnTo>
                                    <a:pt x="2600063" y="639"/>
                                  </a:lnTo>
                                  <a:lnTo>
                                    <a:pt x="2602622" y="3196"/>
                                  </a:lnTo>
                                  <a:lnTo>
                                    <a:pt x="2603254" y="4740"/>
                                  </a:lnTo>
                                  <a:lnTo>
                                    <a:pt x="2603254" y="8356"/>
                                  </a:lnTo>
                                  <a:lnTo>
                                    <a:pt x="2602622" y="9900"/>
                                  </a:lnTo>
                                  <a:lnTo>
                                    <a:pt x="2600063" y="12457"/>
                                  </a:lnTo>
                                  <a:lnTo>
                                    <a:pt x="259851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624685" y="13096"/>
                                  </a:moveTo>
                                  <a:lnTo>
                                    <a:pt x="2621065" y="13096"/>
                                  </a:lnTo>
                                  <a:lnTo>
                                    <a:pt x="2619517" y="12457"/>
                                  </a:lnTo>
                                  <a:lnTo>
                                    <a:pt x="2616958" y="9900"/>
                                  </a:lnTo>
                                  <a:lnTo>
                                    <a:pt x="2616327" y="8356"/>
                                  </a:lnTo>
                                  <a:lnTo>
                                    <a:pt x="2616327" y="4740"/>
                                  </a:lnTo>
                                  <a:lnTo>
                                    <a:pt x="2616958" y="3196"/>
                                  </a:lnTo>
                                  <a:lnTo>
                                    <a:pt x="2619517" y="639"/>
                                  </a:lnTo>
                                  <a:lnTo>
                                    <a:pt x="2621065" y="0"/>
                                  </a:lnTo>
                                  <a:lnTo>
                                    <a:pt x="2624685" y="0"/>
                                  </a:lnTo>
                                  <a:lnTo>
                                    <a:pt x="2626221" y="639"/>
                                  </a:lnTo>
                                  <a:lnTo>
                                    <a:pt x="2628781" y="3196"/>
                                  </a:lnTo>
                                  <a:lnTo>
                                    <a:pt x="2629423" y="4740"/>
                                  </a:lnTo>
                                  <a:lnTo>
                                    <a:pt x="2629423" y="8356"/>
                                  </a:lnTo>
                                  <a:lnTo>
                                    <a:pt x="2628781" y="9900"/>
                                  </a:lnTo>
                                  <a:lnTo>
                                    <a:pt x="2626221" y="12457"/>
                                  </a:lnTo>
                                  <a:lnTo>
                                    <a:pt x="262468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650843" y="13096"/>
                                  </a:moveTo>
                                  <a:lnTo>
                                    <a:pt x="2647223" y="13096"/>
                                  </a:lnTo>
                                  <a:lnTo>
                                    <a:pt x="2645687" y="12457"/>
                                  </a:lnTo>
                                  <a:lnTo>
                                    <a:pt x="2643128" y="9900"/>
                                  </a:lnTo>
                                  <a:lnTo>
                                    <a:pt x="2642485" y="8356"/>
                                  </a:lnTo>
                                  <a:lnTo>
                                    <a:pt x="2642485" y="4740"/>
                                  </a:lnTo>
                                  <a:lnTo>
                                    <a:pt x="2643128" y="3196"/>
                                  </a:lnTo>
                                  <a:lnTo>
                                    <a:pt x="2645687" y="639"/>
                                  </a:lnTo>
                                  <a:lnTo>
                                    <a:pt x="2647223" y="0"/>
                                  </a:lnTo>
                                  <a:lnTo>
                                    <a:pt x="2650843" y="0"/>
                                  </a:lnTo>
                                  <a:lnTo>
                                    <a:pt x="2652391" y="639"/>
                                  </a:lnTo>
                                  <a:lnTo>
                                    <a:pt x="2654939" y="3196"/>
                                  </a:lnTo>
                                  <a:lnTo>
                                    <a:pt x="2655581" y="4740"/>
                                  </a:lnTo>
                                  <a:lnTo>
                                    <a:pt x="2655581" y="8356"/>
                                  </a:lnTo>
                                  <a:lnTo>
                                    <a:pt x="2654939" y="9900"/>
                                  </a:lnTo>
                                  <a:lnTo>
                                    <a:pt x="2652391" y="12457"/>
                                  </a:lnTo>
                                  <a:lnTo>
                                    <a:pt x="265084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677001" y="13096"/>
                                  </a:moveTo>
                                  <a:lnTo>
                                    <a:pt x="2673393" y="13096"/>
                                  </a:lnTo>
                                  <a:lnTo>
                                    <a:pt x="2671845" y="12457"/>
                                  </a:lnTo>
                                  <a:lnTo>
                                    <a:pt x="2669286" y="9900"/>
                                  </a:lnTo>
                                  <a:lnTo>
                                    <a:pt x="2668655" y="8356"/>
                                  </a:lnTo>
                                  <a:lnTo>
                                    <a:pt x="2668655" y="4740"/>
                                  </a:lnTo>
                                  <a:lnTo>
                                    <a:pt x="2669286" y="3196"/>
                                  </a:lnTo>
                                  <a:lnTo>
                                    <a:pt x="2671845" y="639"/>
                                  </a:lnTo>
                                  <a:lnTo>
                                    <a:pt x="2673393" y="0"/>
                                  </a:lnTo>
                                  <a:lnTo>
                                    <a:pt x="2677001" y="0"/>
                                  </a:lnTo>
                                  <a:lnTo>
                                    <a:pt x="2678549" y="639"/>
                                  </a:lnTo>
                                  <a:lnTo>
                                    <a:pt x="2681108" y="3196"/>
                                  </a:lnTo>
                                  <a:lnTo>
                                    <a:pt x="2681751" y="4740"/>
                                  </a:lnTo>
                                  <a:lnTo>
                                    <a:pt x="2681751" y="8356"/>
                                  </a:lnTo>
                                  <a:lnTo>
                                    <a:pt x="2681108" y="9900"/>
                                  </a:lnTo>
                                  <a:lnTo>
                                    <a:pt x="2678549" y="12457"/>
                                  </a:lnTo>
                                  <a:lnTo>
                                    <a:pt x="267700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703171" y="13096"/>
                                  </a:moveTo>
                                  <a:lnTo>
                                    <a:pt x="2699551" y="13096"/>
                                  </a:lnTo>
                                  <a:lnTo>
                                    <a:pt x="2698015" y="12457"/>
                                  </a:lnTo>
                                  <a:lnTo>
                                    <a:pt x="2695456" y="9900"/>
                                  </a:lnTo>
                                  <a:lnTo>
                                    <a:pt x="2694813" y="8356"/>
                                  </a:lnTo>
                                  <a:lnTo>
                                    <a:pt x="2694813" y="4740"/>
                                  </a:lnTo>
                                  <a:lnTo>
                                    <a:pt x="2695456" y="3196"/>
                                  </a:lnTo>
                                  <a:lnTo>
                                    <a:pt x="2698015" y="639"/>
                                  </a:lnTo>
                                  <a:lnTo>
                                    <a:pt x="2699551" y="0"/>
                                  </a:lnTo>
                                  <a:lnTo>
                                    <a:pt x="2703171" y="0"/>
                                  </a:lnTo>
                                  <a:lnTo>
                                    <a:pt x="2704719" y="639"/>
                                  </a:lnTo>
                                  <a:lnTo>
                                    <a:pt x="2707267" y="3196"/>
                                  </a:lnTo>
                                  <a:lnTo>
                                    <a:pt x="2707909" y="4740"/>
                                  </a:lnTo>
                                  <a:lnTo>
                                    <a:pt x="2707909" y="8356"/>
                                  </a:lnTo>
                                  <a:lnTo>
                                    <a:pt x="2707267" y="9900"/>
                                  </a:lnTo>
                                  <a:lnTo>
                                    <a:pt x="2704719" y="12457"/>
                                  </a:lnTo>
                                  <a:lnTo>
                                    <a:pt x="270317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729329" y="13096"/>
                                  </a:moveTo>
                                  <a:lnTo>
                                    <a:pt x="2725721" y="13096"/>
                                  </a:lnTo>
                                  <a:lnTo>
                                    <a:pt x="2724173" y="12457"/>
                                  </a:lnTo>
                                  <a:lnTo>
                                    <a:pt x="2721614" y="9900"/>
                                  </a:lnTo>
                                  <a:lnTo>
                                    <a:pt x="2720971" y="8356"/>
                                  </a:lnTo>
                                  <a:lnTo>
                                    <a:pt x="2720971" y="4740"/>
                                  </a:lnTo>
                                  <a:lnTo>
                                    <a:pt x="2721614" y="3196"/>
                                  </a:lnTo>
                                  <a:lnTo>
                                    <a:pt x="2724173" y="639"/>
                                  </a:lnTo>
                                  <a:lnTo>
                                    <a:pt x="2725721" y="0"/>
                                  </a:lnTo>
                                  <a:lnTo>
                                    <a:pt x="2729329" y="0"/>
                                  </a:lnTo>
                                  <a:lnTo>
                                    <a:pt x="2730877" y="639"/>
                                  </a:lnTo>
                                  <a:lnTo>
                                    <a:pt x="2733436" y="3196"/>
                                  </a:lnTo>
                                  <a:lnTo>
                                    <a:pt x="2734067" y="4740"/>
                                  </a:lnTo>
                                  <a:lnTo>
                                    <a:pt x="2734067" y="8356"/>
                                  </a:lnTo>
                                  <a:lnTo>
                                    <a:pt x="2733436" y="9900"/>
                                  </a:lnTo>
                                  <a:lnTo>
                                    <a:pt x="2730877" y="12457"/>
                                  </a:lnTo>
                                  <a:lnTo>
                                    <a:pt x="272932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755499" y="13096"/>
                                  </a:moveTo>
                                  <a:lnTo>
                                    <a:pt x="2751879" y="13096"/>
                                  </a:lnTo>
                                  <a:lnTo>
                                    <a:pt x="2750331" y="12457"/>
                                  </a:lnTo>
                                  <a:lnTo>
                                    <a:pt x="2747783" y="9900"/>
                                  </a:lnTo>
                                  <a:lnTo>
                                    <a:pt x="2747141" y="8356"/>
                                  </a:lnTo>
                                  <a:lnTo>
                                    <a:pt x="2747141" y="4740"/>
                                  </a:lnTo>
                                  <a:lnTo>
                                    <a:pt x="2747783" y="3196"/>
                                  </a:lnTo>
                                  <a:lnTo>
                                    <a:pt x="2750331" y="639"/>
                                  </a:lnTo>
                                  <a:lnTo>
                                    <a:pt x="2751879" y="0"/>
                                  </a:lnTo>
                                  <a:lnTo>
                                    <a:pt x="2755499" y="0"/>
                                  </a:lnTo>
                                  <a:lnTo>
                                    <a:pt x="2757035" y="639"/>
                                  </a:lnTo>
                                  <a:lnTo>
                                    <a:pt x="2759594" y="3196"/>
                                  </a:lnTo>
                                  <a:lnTo>
                                    <a:pt x="2760237" y="4740"/>
                                  </a:lnTo>
                                  <a:lnTo>
                                    <a:pt x="2760237" y="8356"/>
                                  </a:lnTo>
                                  <a:lnTo>
                                    <a:pt x="2759594" y="9900"/>
                                  </a:lnTo>
                                  <a:lnTo>
                                    <a:pt x="2757035" y="12457"/>
                                  </a:lnTo>
                                  <a:lnTo>
                                    <a:pt x="275549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781657" y="13096"/>
                                  </a:moveTo>
                                  <a:lnTo>
                                    <a:pt x="2778037" y="13096"/>
                                  </a:lnTo>
                                  <a:lnTo>
                                    <a:pt x="2776501" y="12457"/>
                                  </a:lnTo>
                                  <a:lnTo>
                                    <a:pt x="2773942" y="9900"/>
                                  </a:lnTo>
                                  <a:lnTo>
                                    <a:pt x="2773299" y="8356"/>
                                  </a:lnTo>
                                  <a:lnTo>
                                    <a:pt x="2773299" y="4740"/>
                                  </a:lnTo>
                                  <a:lnTo>
                                    <a:pt x="2773942" y="3196"/>
                                  </a:lnTo>
                                  <a:lnTo>
                                    <a:pt x="2776501" y="639"/>
                                  </a:lnTo>
                                  <a:lnTo>
                                    <a:pt x="2778037" y="0"/>
                                  </a:lnTo>
                                  <a:lnTo>
                                    <a:pt x="2781657" y="0"/>
                                  </a:lnTo>
                                  <a:lnTo>
                                    <a:pt x="2783205" y="639"/>
                                  </a:lnTo>
                                  <a:lnTo>
                                    <a:pt x="2785764" y="3196"/>
                                  </a:lnTo>
                                  <a:lnTo>
                                    <a:pt x="2786395" y="4740"/>
                                  </a:lnTo>
                                  <a:lnTo>
                                    <a:pt x="2786395" y="8356"/>
                                  </a:lnTo>
                                  <a:lnTo>
                                    <a:pt x="2785764" y="9900"/>
                                  </a:lnTo>
                                  <a:lnTo>
                                    <a:pt x="2783205" y="12457"/>
                                  </a:lnTo>
                                  <a:lnTo>
                                    <a:pt x="278165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807827" y="13096"/>
                                  </a:moveTo>
                                  <a:lnTo>
                                    <a:pt x="2804207" y="13096"/>
                                  </a:lnTo>
                                  <a:lnTo>
                                    <a:pt x="2802659" y="12457"/>
                                  </a:lnTo>
                                  <a:lnTo>
                                    <a:pt x="2800100" y="9900"/>
                                  </a:lnTo>
                                  <a:lnTo>
                                    <a:pt x="2799469" y="8356"/>
                                  </a:lnTo>
                                  <a:lnTo>
                                    <a:pt x="2799469" y="4740"/>
                                  </a:lnTo>
                                  <a:lnTo>
                                    <a:pt x="2800100" y="3196"/>
                                  </a:lnTo>
                                  <a:lnTo>
                                    <a:pt x="2802659" y="639"/>
                                  </a:lnTo>
                                  <a:lnTo>
                                    <a:pt x="2804207" y="0"/>
                                  </a:lnTo>
                                  <a:lnTo>
                                    <a:pt x="2807827" y="0"/>
                                  </a:lnTo>
                                  <a:lnTo>
                                    <a:pt x="2809363" y="639"/>
                                  </a:lnTo>
                                  <a:lnTo>
                                    <a:pt x="2811922" y="3196"/>
                                  </a:lnTo>
                                  <a:lnTo>
                                    <a:pt x="2812565" y="4740"/>
                                  </a:lnTo>
                                  <a:lnTo>
                                    <a:pt x="2812565" y="8356"/>
                                  </a:lnTo>
                                  <a:lnTo>
                                    <a:pt x="2811922" y="9900"/>
                                  </a:lnTo>
                                  <a:lnTo>
                                    <a:pt x="2809363" y="12457"/>
                                  </a:lnTo>
                                  <a:lnTo>
                                    <a:pt x="280782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833985" y="13096"/>
                                  </a:moveTo>
                                  <a:lnTo>
                                    <a:pt x="2830365" y="13096"/>
                                  </a:lnTo>
                                  <a:lnTo>
                                    <a:pt x="2828829" y="12457"/>
                                  </a:lnTo>
                                  <a:lnTo>
                                    <a:pt x="2826269" y="9900"/>
                                  </a:lnTo>
                                  <a:lnTo>
                                    <a:pt x="2825627" y="8356"/>
                                  </a:lnTo>
                                  <a:lnTo>
                                    <a:pt x="2825627" y="4740"/>
                                  </a:lnTo>
                                  <a:lnTo>
                                    <a:pt x="2826269" y="3196"/>
                                  </a:lnTo>
                                  <a:lnTo>
                                    <a:pt x="2828829" y="639"/>
                                  </a:lnTo>
                                  <a:lnTo>
                                    <a:pt x="2830365" y="0"/>
                                  </a:lnTo>
                                  <a:lnTo>
                                    <a:pt x="2833985" y="0"/>
                                  </a:lnTo>
                                  <a:lnTo>
                                    <a:pt x="2835533" y="639"/>
                                  </a:lnTo>
                                  <a:lnTo>
                                    <a:pt x="2838092" y="3196"/>
                                  </a:lnTo>
                                  <a:lnTo>
                                    <a:pt x="2838723" y="4740"/>
                                  </a:lnTo>
                                  <a:lnTo>
                                    <a:pt x="2838723" y="8356"/>
                                  </a:lnTo>
                                  <a:lnTo>
                                    <a:pt x="2838092" y="9900"/>
                                  </a:lnTo>
                                  <a:lnTo>
                                    <a:pt x="2835533" y="12457"/>
                                  </a:lnTo>
                                  <a:lnTo>
                                    <a:pt x="283398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860155" y="13096"/>
                                  </a:moveTo>
                                  <a:lnTo>
                                    <a:pt x="2856535" y="13096"/>
                                  </a:lnTo>
                                  <a:lnTo>
                                    <a:pt x="2854987" y="12457"/>
                                  </a:lnTo>
                                  <a:lnTo>
                                    <a:pt x="2852428" y="9900"/>
                                  </a:lnTo>
                                  <a:lnTo>
                                    <a:pt x="2851796" y="8356"/>
                                  </a:lnTo>
                                  <a:lnTo>
                                    <a:pt x="2851796" y="4740"/>
                                  </a:lnTo>
                                  <a:lnTo>
                                    <a:pt x="2852428" y="3196"/>
                                  </a:lnTo>
                                  <a:lnTo>
                                    <a:pt x="2854987" y="639"/>
                                  </a:lnTo>
                                  <a:lnTo>
                                    <a:pt x="2856535" y="0"/>
                                  </a:lnTo>
                                  <a:lnTo>
                                    <a:pt x="2860155" y="0"/>
                                  </a:lnTo>
                                  <a:lnTo>
                                    <a:pt x="2861691" y="639"/>
                                  </a:lnTo>
                                  <a:lnTo>
                                    <a:pt x="2864250" y="3196"/>
                                  </a:lnTo>
                                  <a:lnTo>
                                    <a:pt x="2864893" y="4740"/>
                                  </a:lnTo>
                                  <a:lnTo>
                                    <a:pt x="2864893" y="8356"/>
                                  </a:lnTo>
                                  <a:lnTo>
                                    <a:pt x="2864250" y="9900"/>
                                  </a:lnTo>
                                  <a:lnTo>
                                    <a:pt x="2861691" y="12457"/>
                                  </a:lnTo>
                                  <a:lnTo>
                                    <a:pt x="286015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886313" y="13096"/>
                                  </a:moveTo>
                                  <a:lnTo>
                                    <a:pt x="2882693" y="13096"/>
                                  </a:lnTo>
                                  <a:lnTo>
                                    <a:pt x="2881157" y="12457"/>
                                  </a:lnTo>
                                  <a:lnTo>
                                    <a:pt x="2878597" y="9900"/>
                                  </a:lnTo>
                                  <a:lnTo>
                                    <a:pt x="2877955" y="8356"/>
                                  </a:lnTo>
                                  <a:lnTo>
                                    <a:pt x="2877955" y="4740"/>
                                  </a:lnTo>
                                  <a:lnTo>
                                    <a:pt x="2878597" y="3196"/>
                                  </a:lnTo>
                                  <a:lnTo>
                                    <a:pt x="2881157" y="639"/>
                                  </a:lnTo>
                                  <a:lnTo>
                                    <a:pt x="2882693" y="0"/>
                                  </a:lnTo>
                                  <a:lnTo>
                                    <a:pt x="2886313" y="0"/>
                                  </a:lnTo>
                                  <a:lnTo>
                                    <a:pt x="2887861" y="639"/>
                                  </a:lnTo>
                                  <a:lnTo>
                                    <a:pt x="2890408" y="3196"/>
                                  </a:lnTo>
                                  <a:lnTo>
                                    <a:pt x="2891051" y="4740"/>
                                  </a:lnTo>
                                  <a:lnTo>
                                    <a:pt x="2891051" y="8356"/>
                                  </a:lnTo>
                                  <a:lnTo>
                                    <a:pt x="2890408" y="9900"/>
                                  </a:lnTo>
                                  <a:lnTo>
                                    <a:pt x="2887861" y="12457"/>
                                  </a:lnTo>
                                  <a:lnTo>
                                    <a:pt x="288631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912471" y="13096"/>
                                  </a:moveTo>
                                  <a:lnTo>
                                    <a:pt x="2908863" y="13096"/>
                                  </a:lnTo>
                                  <a:lnTo>
                                    <a:pt x="2907315" y="12457"/>
                                  </a:lnTo>
                                  <a:lnTo>
                                    <a:pt x="2904755" y="9900"/>
                                  </a:lnTo>
                                  <a:lnTo>
                                    <a:pt x="2904124" y="8356"/>
                                  </a:lnTo>
                                  <a:lnTo>
                                    <a:pt x="2904124" y="4740"/>
                                  </a:lnTo>
                                  <a:lnTo>
                                    <a:pt x="2904755" y="3196"/>
                                  </a:lnTo>
                                  <a:lnTo>
                                    <a:pt x="2907315" y="639"/>
                                  </a:lnTo>
                                  <a:lnTo>
                                    <a:pt x="2908863" y="0"/>
                                  </a:lnTo>
                                  <a:lnTo>
                                    <a:pt x="2912471" y="0"/>
                                  </a:lnTo>
                                  <a:lnTo>
                                    <a:pt x="2914019" y="639"/>
                                  </a:lnTo>
                                  <a:lnTo>
                                    <a:pt x="2916578" y="3196"/>
                                  </a:lnTo>
                                  <a:lnTo>
                                    <a:pt x="2917221" y="4740"/>
                                  </a:lnTo>
                                  <a:lnTo>
                                    <a:pt x="2917221" y="8356"/>
                                  </a:lnTo>
                                  <a:lnTo>
                                    <a:pt x="2916578" y="9900"/>
                                  </a:lnTo>
                                  <a:lnTo>
                                    <a:pt x="2914019" y="12457"/>
                                  </a:lnTo>
                                  <a:lnTo>
                                    <a:pt x="291247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938641" y="13096"/>
                                  </a:moveTo>
                                  <a:lnTo>
                                    <a:pt x="2935021" y="13096"/>
                                  </a:lnTo>
                                  <a:lnTo>
                                    <a:pt x="2933473" y="12457"/>
                                  </a:lnTo>
                                  <a:lnTo>
                                    <a:pt x="2930925" y="9900"/>
                                  </a:lnTo>
                                  <a:lnTo>
                                    <a:pt x="2930282" y="8356"/>
                                  </a:lnTo>
                                  <a:lnTo>
                                    <a:pt x="2930282" y="4740"/>
                                  </a:lnTo>
                                  <a:lnTo>
                                    <a:pt x="2930925" y="3196"/>
                                  </a:lnTo>
                                  <a:lnTo>
                                    <a:pt x="2933473" y="639"/>
                                  </a:lnTo>
                                  <a:lnTo>
                                    <a:pt x="2935021" y="0"/>
                                  </a:lnTo>
                                  <a:lnTo>
                                    <a:pt x="2938641" y="0"/>
                                  </a:lnTo>
                                  <a:lnTo>
                                    <a:pt x="2940177" y="639"/>
                                  </a:lnTo>
                                  <a:lnTo>
                                    <a:pt x="2942736" y="3196"/>
                                  </a:lnTo>
                                  <a:lnTo>
                                    <a:pt x="2943379" y="4740"/>
                                  </a:lnTo>
                                  <a:lnTo>
                                    <a:pt x="2943379" y="8356"/>
                                  </a:lnTo>
                                  <a:lnTo>
                                    <a:pt x="2942736" y="9900"/>
                                  </a:lnTo>
                                  <a:lnTo>
                                    <a:pt x="2940177" y="12457"/>
                                  </a:lnTo>
                                  <a:lnTo>
                                    <a:pt x="293864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964799" y="13096"/>
                                  </a:moveTo>
                                  <a:lnTo>
                                    <a:pt x="2961191" y="13096"/>
                                  </a:lnTo>
                                  <a:lnTo>
                                    <a:pt x="2959643" y="12457"/>
                                  </a:lnTo>
                                  <a:lnTo>
                                    <a:pt x="2957083" y="9900"/>
                                  </a:lnTo>
                                  <a:lnTo>
                                    <a:pt x="2956441" y="8356"/>
                                  </a:lnTo>
                                  <a:lnTo>
                                    <a:pt x="2956441" y="4740"/>
                                  </a:lnTo>
                                  <a:lnTo>
                                    <a:pt x="2957083" y="3196"/>
                                  </a:lnTo>
                                  <a:lnTo>
                                    <a:pt x="2959643" y="639"/>
                                  </a:lnTo>
                                  <a:lnTo>
                                    <a:pt x="2961191" y="0"/>
                                  </a:lnTo>
                                  <a:lnTo>
                                    <a:pt x="2964799" y="0"/>
                                  </a:lnTo>
                                  <a:lnTo>
                                    <a:pt x="2966347" y="639"/>
                                  </a:lnTo>
                                  <a:lnTo>
                                    <a:pt x="2968906" y="3196"/>
                                  </a:lnTo>
                                  <a:lnTo>
                                    <a:pt x="2969537" y="4740"/>
                                  </a:lnTo>
                                  <a:lnTo>
                                    <a:pt x="2969537" y="8356"/>
                                  </a:lnTo>
                                  <a:lnTo>
                                    <a:pt x="2968906" y="9900"/>
                                  </a:lnTo>
                                  <a:lnTo>
                                    <a:pt x="2966347" y="12457"/>
                                  </a:lnTo>
                                  <a:lnTo>
                                    <a:pt x="296479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2990969" y="13096"/>
                                  </a:moveTo>
                                  <a:lnTo>
                                    <a:pt x="2987349" y="13096"/>
                                  </a:lnTo>
                                  <a:lnTo>
                                    <a:pt x="2985801" y="12457"/>
                                  </a:lnTo>
                                  <a:lnTo>
                                    <a:pt x="2983253" y="9900"/>
                                  </a:lnTo>
                                  <a:lnTo>
                                    <a:pt x="2982610" y="8356"/>
                                  </a:lnTo>
                                  <a:lnTo>
                                    <a:pt x="2982610" y="4740"/>
                                  </a:lnTo>
                                  <a:lnTo>
                                    <a:pt x="2983253" y="3196"/>
                                  </a:lnTo>
                                  <a:lnTo>
                                    <a:pt x="2985801" y="639"/>
                                  </a:lnTo>
                                  <a:lnTo>
                                    <a:pt x="2987349" y="0"/>
                                  </a:lnTo>
                                  <a:lnTo>
                                    <a:pt x="2990969" y="0"/>
                                  </a:lnTo>
                                  <a:lnTo>
                                    <a:pt x="2992505" y="639"/>
                                  </a:lnTo>
                                  <a:lnTo>
                                    <a:pt x="2995064" y="3196"/>
                                  </a:lnTo>
                                  <a:lnTo>
                                    <a:pt x="2995707" y="4740"/>
                                  </a:lnTo>
                                  <a:lnTo>
                                    <a:pt x="2995707" y="8356"/>
                                  </a:lnTo>
                                  <a:lnTo>
                                    <a:pt x="2995064" y="9900"/>
                                  </a:lnTo>
                                  <a:lnTo>
                                    <a:pt x="2992505" y="12457"/>
                                  </a:lnTo>
                                  <a:lnTo>
                                    <a:pt x="299096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017127" y="13096"/>
                                  </a:moveTo>
                                  <a:lnTo>
                                    <a:pt x="3013507" y="13096"/>
                                  </a:lnTo>
                                  <a:lnTo>
                                    <a:pt x="3011971" y="12457"/>
                                  </a:lnTo>
                                  <a:lnTo>
                                    <a:pt x="3009411" y="9900"/>
                                  </a:lnTo>
                                  <a:lnTo>
                                    <a:pt x="3008768" y="8356"/>
                                  </a:lnTo>
                                  <a:lnTo>
                                    <a:pt x="3008768" y="4740"/>
                                  </a:lnTo>
                                  <a:lnTo>
                                    <a:pt x="3009411" y="3196"/>
                                  </a:lnTo>
                                  <a:lnTo>
                                    <a:pt x="3011971" y="639"/>
                                  </a:lnTo>
                                  <a:lnTo>
                                    <a:pt x="3013507" y="0"/>
                                  </a:lnTo>
                                  <a:lnTo>
                                    <a:pt x="3017127" y="0"/>
                                  </a:lnTo>
                                  <a:lnTo>
                                    <a:pt x="3018674" y="639"/>
                                  </a:lnTo>
                                  <a:lnTo>
                                    <a:pt x="3021234" y="3196"/>
                                  </a:lnTo>
                                  <a:lnTo>
                                    <a:pt x="3021865" y="4740"/>
                                  </a:lnTo>
                                  <a:lnTo>
                                    <a:pt x="3021865" y="8356"/>
                                  </a:lnTo>
                                  <a:lnTo>
                                    <a:pt x="3021234" y="9900"/>
                                  </a:lnTo>
                                  <a:lnTo>
                                    <a:pt x="3018674" y="12457"/>
                                  </a:lnTo>
                                  <a:lnTo>
                                    <a:pt x="301712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043297" y="13096"/>
                                  </a:moveTo>
                                  <a:lnTo>
                                    <a:pt x="3039677" y="13096"/>
                                  </a:lnTo>
                                  <a:lnTo>
                                    <a:pt x="3038129" y="12457"/>
                                  </a:lnTo>
                                  <a:lnTo>
                                    <a:pt x="3035569" y="9900"/>
                                  </a:lnTo>
                                  <a:lnTo>
                                    <a:pt x="3034938" y="8356"/>
                                  </a:lnTo>
                                  <a:lnTo>
                                    <a:pt x="3034938" y="4740"/>
                                  </a:lnTo>
                                  <a:lnTo>
                                    <a:pt x="3035569" y="3196"/>
                                  </a:lnTo>
                                  <a:lnTo>
                                    <a:pt x="3038129" y="639"/>
                                  </a:lnTo>
                                  <a:lnTo>
                                    <a:pt x="3039677" y="0"/>
                                  </a:lnTo>
                                  <a:lnTo>
                                    <a:pt x="3043297" y="0"/>
                                  </a:lnTo>
                                  <a:lnTo>
                                    <a:pt x="3044833" y="639"/>
                                  </a:lnTo>
                                  <a:lnTo>
                                    <a:pt x="3047392" y="3196"/>
                                  </a:lnTo>
                                  <a:lnTo>
                                    <a:pt x="3048035" y="4740"/>
                                  </a:lnTo>
                                  <a:lnTo>
                                    <a:pt x="3048035" y="8356"/>
                                  </a:lnTo>
                                  <a:lnTo>
                                    <a:pt x="3047392" y="9900"/>
                                  </a:lnTo>
                                  <a:lnTo>
                                    <a:pt x="3044833" y="12457"/>
                                  </a:lnTo>
                                  <a:lnTo>
                                    <a:pt x="304329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069455" y="13096"/>
                                  </a:moveTo>
                                  <a:lnTo>
                                    <a:pt x="3065835" y="13096"/>
                                  </a:lnTo>
                                  <a:lnTo>
                                    <a:pt x="3064299" y="12457"/>
                                  </a:lnTo>
                                  <a:lnTo>
                                    <a:pt x="3061739" y="9900"/>
                                  </a:lnTo>
                                  <a:lnTo>
                                    <a:pt x="3061096" y="8356"/>
                                  </a:lnTo>
                                  <a:lnTo>
                                    <a:pt x="3061096" y="4740"/>
                                  </a:lnTo>
                                  <a:lnTo>
                                    <a:pt x="3061739" y="3196"/>
                                  </a:lnTo>
                                  <a:lnTo>
                                    <a:pt x="3064299" y="639"/>
                                  </a:lnTo>
                                  <a:lnTo>
                                    <a:pt x="3065835" y="0"/>
                                  </a:lnTo>
                                  <a:lnTo>
                                    <a:pt x="3069455" y="0"/>
                                  </a:lnTo>
                                  <a:lnTo>
                                    <a:pt x="3071002" y="639"/>
                                  </a:lnTo>
                                  <a:lnTo>
                                    <a:pt x="3073550" y="3196"/>
                                  </a:lnTo>
                                  <a:lnTo>
                                    <a:pt x="3074193" y="4740"/>
                                  </a:lnTo>
                                  <a:lnTo>
                                    <a:pt x="3074193" y="8356"/>
                                  </a:lnTo>
                                  <a:lnTo>
                                    <a:pt x="3073550" y="9900"/>
                                  </a:lnTo>
                                  <a:lnTo>
                                    <a:pt x="3071002" y="12457"/>
                                  </a:lnTo>
                                  <a:lnTo>
                                    <a:pt x="306945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095625" y="13096"/>
                                  </a:moveTo>
                                  <a:lnTo>
                                    <a:pt x="3092005" y="13096"/>
                                  </a:lnTo>
                                  <a:lnTo>
                                    <a:pt x="3090457" y="12457"/>
                                  </a:lnTo>
                                  <a:lnTo>
                                    <a:pt x="3087897" y="9900"/>
                                  </a:lnTo>
                                  <a:lnTo>
                                    <a:pt x="3087266" y="8356"/>
                                  </a:lnTo>
                                  <a:lnTo>
                                    <a:pt x="3087266" y="4740"/>
                                  </a:lnTo>
                                  <a:lnTo>
                                    <a:pt x="3087897" y="3196"/>
                                  </a:lnTo>
                                  <a:lnTo>
                                    <a:pt x="3090457" y="639"/>
                                  </a:lnTo>
                                  <a:lnTo>
                                    <a:pt x="3092005" y="0"/>
                                  </a:lnTo>
                                  <a:lnTo>
                                    <a:pt x="3095625" y="0"/>
                                  </a:lnTo>
                                  <a:lnTo>
                                    <a:pt x="3097160" y="639"/>
                                  </a:lnTo>
                                  <a:lnTo>
                                    <a:pt x="3099720" y="3196"/>
                                  </a:lnTo>
                                  <a:lnTo>
                                    <a:pt x="3100363" y="4740"/>
                                  </a:lnTo>
                                  <a:lnTo>
                                    <a:pt x="3100363" y="8356"/>
                                  </a:lnTo>
                                  <a:lnTo>
                                    <a:pt x="3099720" y="9900"/>
                                  </a:lnTo>
                                  <a:lnTo>
                                    <a:pt x="3097160" y="12457"/>
                                  </a:lnTo>
                                  <a:lnTo>
                                    <a:pt x="309562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121783" y="13096"/>
                                  </a:moveTo>
                                  <a:lnTo>
                                    <a:pt x="3118163" y="13096"/>
                                  </a:lnTo>
                                  <a:lnTo>
                                    <a:pt x="3116627" y="12457"/>
                                  </a:lnTo>
                                  <a:lnTo>
                                    <a:pt x="3114067" y="9900"/>
                                  </a:lnTo>
                                  <a:lnTo>
                                    <a:pt x="3113424" y="8356"/>
                                  </a:lnTo>
                                  <a:lnTo>
                                    <a:pt x="3113424" y="4740"/>
                                  </a:lnTo>
                                  <a:lnTo>
                                    <a:pt x="3114067" y="3196"/>
                                  </a:lnTo>
                                  <a:lnTo>
                                    <a:pt x="3116627" y="639"/>
                                  </a:lnTo>
                                  <a:lnTo>
                                    <a:pt x="3118163" y="0"/>
                                  </a:lnTo>
                                  <a:lnTo>
                                    <a:pt x="3121783" y="0"/>
                                  </a:lnTo>
                                  <a:lnTo>
                                    <a:pt x="3123330" y="639"/>
                                  </a:lnTo>
                                  <a:lnTo>
                                    <a:pt x="3125878" y="3196"/>
                                  </a:lnTo>
                                  <a:lnTo>
                                    <a:pt x="3126521" y="4740"/>
                                  </a:lnTo>
                                  <a:lnTo>
                                    <a:pt x="3126521" y="8356"/>
                                  </a:lnTo>
                                  <a:lnTo>
                                    <a:pt x="3125878" y="9900"/>
                                  </a:lnTo>
                                  <a:lnTo>
                                    <a:pt x="3123330" y="12457"/>
                                  </a:lnTo>
                                  <a:lnTo>
                                    <a:pt x="312178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147941" y="13096"/>
                                  </a:moveTo>
                                  <a:lnTo>
                                    <a:pt x="3144333" y="13096"/>
                                  </a:lnTo>
                                  <a:lnTo>
                                    <a:pt x="3142785" y="12457"/>
                                  </a:lnTo>
                                  <a:lnTo>
                                    <a:pt x="3140225" y="9900"/>
                                  </a:lnTo>
                                  <a:lnTo>
                                    <a:pt x="3139582" y="8356"/>
                                  </a:lnTo>
                                  <a:lnTo>
                                    <a:pt x="3139582" y="4740"/>
                                  </a:lnTo>
                                  <a:lnTo>
                                    <a:pt x="3140225" y="3196"/>
                                  </a:lnTo>
                                  <a:lnTo>
                                    <a:pt x="3142785" y="639"/>
                                  </a:lnTo>
                                  <a:lnTo>
                                    <a:pt x="3144333" y="0"/>
                                  </a:lnTo>
                                  <a:lnTo>
                                    <a:pt x="3147941" y="0"/>
                                  </a:lnTo>
                                  <a:lnTo>
                                    <a:pt x="3149488" y="639"/>
                                  </a:lnTo>
                                  <a:lnTo>
                                    <a:pt x="3152048" y="3196"/>
                                  </a:lnTo>
                                  <a:lnTo>
                                    <a:pt x="3152691" y="4740"/>
                                  </a:lnTo>
                                  <a:lnTo>
                                    <a:pt x="3152691" y="8356"/>
                                  </a:lnTo>
                                  <a:lnTo>
                                    <a:pt x="3152048" y="9900"/>
                                  </a:lnTo>
                                  <a:lnTo>
                                    <a:pt x="3149488" y="12457"/>
                                  </a:lnTo>
                                  <a:lnTo>
                                    <a:pt x="314794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174111" y="13096"/>
                                  </a:moveTo>
                                  <a:lnTo>
                                    <a:pt x="3170491" y="13096"/>
                                  </a:lnTo>
                                  <a:lnTo>
                                    <a:pt x="3168943" y="12457"/>
                                  </a:lnTo>
                                  <a:lnTo>
                                    <a:pt x="3166395" y="9900"/>
                                  </a:lnTo>
                                  <a:lnTo>
                                    <a:pt x="3165752" y="8356"/>
                                  </a:lnTo>
                                  <a:lnTo>
                                    <a:pt x="3165752" y="4740"/>
                                  </a:lnTo>
                                  <a:lnTo>
                                    <a:pt x="3166395" y="3196"/>
                                  </a:lnTo>
                                  <a:lnTo>
                                    <a:pt x="3168943" y="639"/>
                                  </a:lnTo>
                                  <a:lnTo>
                                    <a:pt x="3170491" y="0"/>
                                  </a:lnTo>
                                  <a:lnTo>
                                    <a:pt x="3174111" y="0"/>
                                  </a:lnTo>
                                  <a:lnTo>
                                    <a:pt x="3175647" y="639"/>
                                  </a:lnTo>
                                  <a:lnTo>
                                    <a:pt x="3178206" y="3196"/>
                                  </a:lnTo>
                                  <a:lnTo>
                                    <a:pt x="3178849" y="4740"/>
                                  </a:lnTo>
                                  <a:lnTo>
                                    <a:pt x="3178849" y="8356"/>
                                  </a:lnTo>
                                  <a:lnTo>
                                    <a:pt x="3178206" y="9900"/>
                                  </a:lnTo>
                                  <a:lnTo>
                                    <a:pt x="3175647" y="12457"/>
                                  </a:lnTo>
                                  <a:lnTo>
                                    <a:pt x="3174111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200269" y="13096"/>
                                  </a:moveTo>
                                  <a:lnTo>
                                    <a:pt x="3196649" y="13096"/>
                                  </a:lnTo>
                                  <a:lnTo>
                                    <a:pt x="3195113" y="12457"/>
                                  </a:lnTo>
                                  <a:lnTo>
                                    <a:pt x="3192553" y="9900"/>
                                  </a:lnTo>
                                  <a:lnTo>
                                    <a:pt x="3191910" y="8356"/>
                                  </a:lnTo>
                                  <a:lnTo>
                                    <a:pt x="3191910" y="4740"/>
                                  </a:lnTo>
                                  <a:lnTo>
                                    <a:pt x="3192553" y="3196"/>
                                  </a:lnTo>
                                  <a:lnTo>
                                    <a:pt x="3195113" y="639"/>
                                  </a:lnTo>
                                  <a:lnTo>
                                    <a:pt x="3196649" y="0"/>
                                  </a:lnTo>
                                  <a:lnTo>
                                    <a:pt x="3200269" y="0"/>
                                  </a:lnTo>
                                  <a:lnTo>
                                    <a:pt x="3201816" y="639"/>
                                  </a:lnTo>
                                  <a:lnTo>
                                    <a:pt x="3204376" y="3196"/>
                                  </a:lnTo>
                                  <a:lnTo>
                                    <a:pt x="3205007" y="4740"/>
                                  </a:lnTo>
                                  <a:lnTo>
                                    <a:pt x="3205007" y="8356"/>
                                  </a:lnTo>
                                  <a:lnTo>
                                    <a:pt x="3204376" y="9900"/>
                                  </a:lnTo>
                                  <a:lnTo>
                                    <a:pt x="3201816" y="12457"/>
                                  </a:lnTo>
                                  <a:lnTo>
                                    <a:pt x="320026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226439" y="13096"/>
                                  </a:moveTo>
                                  <a:lnTo>
                                    <a:pt x="3222819" y="13096"/>
                                  </a:lnTo>
                                  <a:lnTo>
                                    <a:pt x="3221271" y="12457"/>
                                  </a:lnTo>
                                  <a:lnTo>
                                    <a:pt x="3218723" y="9900"/>
                                  </a:lnTo>
                                  <a:lnTo>
                                    <a:pt x="3218080" y="8356"/>
                                  </a:lnTo>
                                  <a:lnTo>
                                    <a:pt x="3218080" y="4740"/>
                                  </a:lnTo>
                                  <a:lnTo>
                                    <a:pt x="3218723" y="3196"/>
                                  </a:lnTo>
                                  <a:lnTo>
                                    <a:pt x="3221271" y="639"/>
                                  </a:lnTo>
                                  <a:lnTo>
                                    <a:pt x="3222819" y="0"/>
                                  </a:lnTo>
                                  <a:lnTo>
                                    <a:pt x="3226439" y="0"/>
                                  </a:lnTo>
                                  <a:lnTo>
                                    <a:pt x="3227974" y="639"/>
                                  </a:lnTo>
                                  <a:lnTo>
                                    <a:pt x="3230534" y="3196"/>
                                  </a:lnTo>
                                  <a:lnTo>
                                    <a:pt x="3231177" y="4740"/>
                                  </a:lnTo>
                                  <a:lnTo>
                                    <a:pt x="3231177" y="8356"/>
                                  </a:lnTo>
                                  <a:lnTo>
                                    <a:pt x="3230534" y="9900"/>
                                  </a:lnTo>
                                  <a:lnTo>
                                    <a:pt x="3227974" y="12457"/>
                                  </a:lnTo>
                                  <a:lnTo>
                                    <a:pt x="3226439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252597" y="13096"/>
                                  </a:moveTo>
                                  <a:lnTo>
                                    <a:pt x="3248977" y="13096"/>
                                  </a:lnTo>
                                  <a:lnTo>
                                    <a:pt x="3247441" y="12457"/>
                                  </a:lnTo>
                                  <a:lnTo>
                                    <a:pt x="3244881" y="9900"/>
                                  </a:lnTo>
                                  <a:lnTo>
                                    <a:pt x="3244238" y="8356"/>
                                  </a:lnTo>
                                  <a:lnTo>
                                    <a:pt x="3244238" y="4740"/>
                                  </a:lnTo>
                                  <a:lnTo>
                                    <a:pt x="3244881" y="3196"/>
                                  </a:lnTo>
                                  <a:lnTo>
                                    <a:pt x="3247441" y="639"/>
                                  </a:lnTo>
                                  <a:lnTo>
                                    <a:pt x="3248977" y="0"/>
                                  </a:lnTo>
                                  <a:lnTo>
                                    <a:pt x="3252597" y="0"/>
                                  </a:lnTo>
                                  <a:lnTo>
                                    <a:pt x="3254144" y="639"/>
                                  </a:lnTo>
                                  <a:lnTo>
                                    <a:pt x="3256704" y="3196"/>
                                  </a:lnTo>
                                  <a:lnTo>
                                    <a:pt x="3257335" y="4740"/>
                                  </a:lnTo>
                                  <a:lnTo>
                                    <a:pt x="3257335" y="8356"/>
                                  </a:lnTo>
                                  <a:lnTo>
                                    <a:pt x="3256704" y="9900"/>
                                  </a:lnTo>
                                  <a:lnTo>
                                    <a:pt x="3254144" y="12457"/>
                                  </a:lnTo>
                                  <a:lnTo>
                                    <a:pt x="325259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278767" y="13096"/>
                                  </a:moveTo>
                                  <a:lnTo>
                                    <a:pt x="3275147" y="13096"/>
                                  </a:lnTo>
                                  <a:lnTo>
                                    <a:pt x="3273599" y="12457"/>
                                  </a:lnTo>
                                  <a:lnTo>
                                    <a:pt x="3271039" y="9900"/>
                                  </a:lnTo>
                                  <a:lnTo>
                                    <a:pt x="3270408" y="8356"/>
                                  </a:lnTo>
                                  <a:lnTo>
                                    <a:pt x="3270408" y="4740"/>
                                  </a:lnTo>
                                  <a:lnTo>
                                    <a:pt x="3271039" y="3196"/>
                                  </a:lnTo>
                                  <a:lnTo>
                                    <a:pt x="3273599" y="639"/>
                                  </a:lnTo>
                                  <a:lnTo>
                                    <a:pt x="3275147" y="0"/>
                                  </a:lnTo>
                                  <a:lnTo>
                                    <a:pt x="3278767" y="0"/>
                                  </a:lnTo>
                                  <a:lnTo>
                                    <a:pt x="3280302" y="639"/>
                                  </a:lnTo>
                                  <a:lnTo>
                                    <a:pt x="3282862" y="3196"/>
                                  </a:lnTo>
                                  <a:lnTo>
                                    <a:pt x="3283505" y="4740"/>
                                  </a:lnTo>
                                  <a:lnTo>
                                    <a:pt x="3283505" y="8356"/>
                                  </a:lnTo>
                                  <a:lnTo>
                                    <a:pt x="3282862" y="9900"/>
                                  </a:lnTo>
                                  <a:lnTo>
                                    <a:pt x="3280302" y="12457"/>
                                  </a:lnTo>
                                  <a:lnTo>
                                    <a:pt x="3278767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304925" y="13096"/>
                                  </a:moveTo>
                                  <a:lnTo>
                                    <a:pt x="3301305" y="13096"/>
                                  </a:lnTo>
                                  <a:lnTo>
                                    <a:pt x="3299769" y="12457"/>
                                  </a:lnTo>
                                  <a:lnTo>
                                    <a:pt x="3297209" y="9900"/>
                                  </a:lnTo>
                                  <a:lnTo>
                                    <a:pt x="3296566" y="8356"/>
                                  </a:lnTo>
                                  <a:lnTo>
                                    <a:pt x="3296566" y="4740"/>
                                  </a:lnTo>
                                  <a:lnTo>
                                    <a:pt x="3297209" y="3196"/>
                                  </a:lnTo>
                                  <a:lnTo>
                                    <a:pt x="3299769" y="639"/>
                                  </a:lnTo>
                                  <a:lnTo>
                                    <a:pt x="3301305" y="0"/>
                                  </a:lnTo>
                                  <a:lnTo>
                                    <a:pt x="3304925" y="0"/>
                                  </a:lnTo>
                                  <a:lnTo>
                                    <a:pt x="3306472" y="639"/>
                                  </a:lnTo>
                                  <a:lnTo>
                                    <a:pt x="3309020" y="3196"/>
                                  </a:lnTo>
                                  <a:lnTo>
                                    <a:pt x="3309663" y="4740"/>
                                  </a:lnTo>
                                  <a:lnTo>
                                    <a:pt x="3309663" y="8356"/>
                                  </a:lnTo>
                                  <a:lnTo>
                                    <a:pt x="3309020" y="9900"/>
                                  </a:lnTo>
                                  <a:lnTo>
                                    <a:pt x="3306472" y="12457"/>
                                  </a:lnTo>
                                  <a:lnTo>
                                    <a:pt x="3304925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331083" y="13096"/>
                                  </a:moveTo>
                                  <a:lnTo>
                                    <a:pt x="3327475" y="13096"/>
                                  </a:lnTo>
                                  <a:lnTo>
                                    <a:pt x="3325927" y="12457"/>
                                  </a:lnTo>
                                  <a:lnTo>
                                    <a:pt x="3323367" y="9900"/>
                                  </a:lnTo>
                                  <a:lnTo>
                                    <a:pt x="3322736" y="8356"/>
                                  </a:lnTo>
                                  <a:lnTo>
                                    <a:pt x="3322736" y="4740"/>
                                  </a:lnTo>
                                  <a:lnTo>
                                    <a:pt x="3323367" y="3196"/>
                                  </a:lnTo>
                                  <a:lnTo>
                                    <a:pt x="3325927" y="639"/>
                                  </a:lnTo>
                                  <a:lnTo>
                                    <a:pt x="3327475" y="0"/>
                                  </a:lnTo>
                                  <a:lnTo>
                                    <a:pt x="3331083" y="0"/>
                                  </a:lnTo>
                                  <a:lnTo>
                                    <a:pt x="3332630" y="639"/>
                                  </a:lnTo>
                                  <a:lnTo>
                                    <a:pt x="3335190" y="3196"/>
                                  </a:lnTo>
                                  <a:lnTo>
                                    <a:pt x="3335833" y="4740"/>
                                  </a:lnTo>
                                  <a:lnTo>
                                    <a:pt x="3335833" y="8356"/>
                                  </a:lnTo>
                                  <a:lnTo>
                                    <a:pt x="3335190" y="9900"/>
                                  </a:lnTo>
                                  <a:lnTo>
                                    <a:pt x="3332630" y="12457"/>
                                  </a:lnTo>
                                  <a:lnTo>
                                    <a:pt x="3331083" y="13096"/>
                                  </a:lnTo>
                                  <a:close/>
                                </a:path>
                                <a:path w="3362325" h="13335">
                                  <a:moveTo>
                                    <a:pt x="3357253" y="13096"/>
                                  </a:moveTo>
                                  <a:lnTo>
                                    <a:pt x="3353633" y="13096"/>
                                  </a:lnTo>
                                  <a:lnTo>
                                    <a:pt x="3352085" y="12457"/>
                                  </a:lnTo>
                                  <a:lnTo>
                                    <a:pt x="3349537" y="9900"/>
                                  </a:lnTo>
                                  <a:lnTo>
                                    <a:pt x="3348894" y="8356"/>
                                  </a:lnTo>
                                  <a:lnTo>
                                    <a:pt x="3348894" y="4740"/>
                                  </a:lnTo>
                                  <a:lnTo>
                                    <a:pt x="3349537" y="3196"/>
                                  </a:lnTo>
                                  <a:lnTo>
                                    <a:pt x="3352085" y="639"/>
                                  </a:lnTo>
                                  <a:lnTo>
                                    <a:pt x="3353633" y="0"/>
                                  </a:lnTo>
                                  <a:lnTo>
                                    <a:pt x="3357253" y="0"/>
                                  </a:lnTo>
                                  <a:lnTo>
                                    <a:pt x="3358788" y="639"/>
                                  </a:lnTo>
                                  <a:lnTo>
                                    <a:pt x="3361348" y="3196"/>
                                  </a:lnTo>
                                  <a:lnTo>
                                    <a:pt x="3361991" y="4740"/>
                                  </a:lnTo>
                                  <a:lnTo>
                                    <a:pt x="3361991" y="8356"/>
                                  </a:lnTo>
                                  <a:lnTo>
                                    <a:pt x="3361348" y="9900"/>
                                  </a:lnTo>
                                  <a:lnTo>
                                    <a:pt x="3358788" y="12457"/>
                                  </a:lnTo>
                                  <a:lnTo>
                                    <a:pt x="3357253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A96D220" id="Graphic 29" o:spid="_x0000_s1026" style="position:absolute;margin-left:257.8pt;margin-top:11.45pt;width:264.75pt;height:1.05pt;z-index:-178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232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" path="m8356,13096r-3616,l3196,12457,639,9900,,8356,,4740,639,3196,3196,639,4740,,8356,,9900,639r2557,2557l13096,4740r,3616l12457,9900,9900,12457r-1544,639xem34520,13096r-3617,l29359,12457,26802,9900,26163,8356r,-3616l26802,3196,29359,639,30903,r3617,l36063,639r2557,2557l39260,4740r,3616l38620,9900r-2557,2557l34520,13096xem60683,13096r-3617,l55523,12457,52965,9900,52326,8356r,-3616l52965,3196,55523,639,57066,r3617,l62226,639r2558,2557l65423,4740r,3616l64784,9900r-2558,2557l60683,13096xem86846,13096r-3617,l81686,12457,79129,9900,78489,8356r,-3616l79129,3196,81686,639,83229,r3617,l88389,639r2558,2557l91586,4740r,3616l90947,9900r-2558,2557l86846,13096xem113009,13096r-3616,l107849,12457,105292,9900r-640,-1544l104652,4740r640,-1544l107849,639,109393,r3616,l114553,639r2557,2557l117749,4740r,3616l117110,9900r-2557,2557l113009,13096xem139173,13096r-3617,l134013,12457,131455,9900r-639,-1544l130816,4740r639,-1544l134013,639,135556,r3617,l140716,639r2557,2557l143913,4740r,3616l143273,9900r-2557,2557l139173,13096xem165336,13096r-3617,l160175,12457,157618,9900r-639,-1544l156979,4740r639,-1544l160175,639,161719,r3617,l166879,639r2557,2557l170076,4740r,3616l169436,9900r-2557,2557l165336,13096xem191498,13096r-3615,l186338,12457,183782,9900r-639,-1544l183143,4740r639,-1544l186338,639,187883,r3615,l193043,639r2557,2557l196240,4740r,3616l195600,9900r-2557,2557l191498,13096xem217662,13096r-3617,l212502,12457,209945,9900r-640,-1544l209305,4740r640,-1544l212502,639,214045,r3617,l219205,639r2558,2557l222402,4740r,3616l221763,9900r-2558,2557l217662,13096xem243825,13096r-3616,l238665,12457,236108,9900r-640,-1544l235468,4740r640,-1544l238665,639,240209,r3616,l245368,639r2558,2557l248565,4740r,3616l247926,9900r-2558,2557l243825,13096xem269989,13096r-3617,l264829,12457,262272,9900r-640,-1544l261632,4740r640,-1544l264829,639,266372,r3617,l271532,639r2558,2557l274729,4740r,3616l274090,9900r-2558,2557l269989,13096xem296152,13096r-3617,l290992,12457,288434,9900r-639,-1544l287795,4740r639,-1544l290992,639,292535,r3617,l297695,639r2558,2557l300892,4740r,3616l300253,9900r-2558,2557l296152,13096xem322315,13096r-3616,l317155,12457,314597,9900r-639,-1544l313958,4740r639,-1544l317155,639,318699,r3616,l323859,639r2557,2557l327055,4740r,3616l326416,9900r-2557,2557l322315,13096xem348479,13096r-3617,l343319,12457,340761,9900r-639,-1544l340122,4740r639,-1544l343319,639,344862,r3617,l350022,639r2557,2557l353219,4740r,3616l352579,9900r-2557,2557l348479,13096xem374642,13096r-3618,l369481,12457,366924,9900r-639,-1544l366285,4740r639,-1544l369481,639,371024,r3618,l376185,639r2557,2557l379381,4740r,3616l378742,9900r-2557,2557l374642,13096xem400804,13096r-3616,l395644,12457,393088,9900r-639,-1544l392449,4740r639,-1544l395644,639,397188,r3616,l402349,639r2557,2557l405545,4740r,3616l404906,9900r-2557,2557l400804,13096xem426968,13096r-3617,l421808,12457,419251,9900r-640,-1544l418611,4740r640,-1544l421808,639,423351,r3617,l428511,639r2558,2557l431708,4740r,3616l431069,9900r-2558,2557l426968,13096xem453131,13096r-3616,l447971,12457,445414,9900r-640,-1544l444774,4740r640,-1544l447971,639,449515,r3616,l454674,639r2558,2557l457871,4740r,3616l457232,9900r-2558,2557l453131,13096xem479294,13096r-3616,l474135,12457,471578,9900r-640,-1544l470938,4740r640,-1544l474135,639,475678,r3616,l480838,639r2558,2557l484035,4740r,3616l483396,9900r-2558,2557l479294,13096xem505458,13096r-3617,l500298,12457,497740,9900r-639,-1544l497101,4740r639,-1544l500298,639,501841,r3617,l507001,639r2557,2557l510198,4740r,3616l509558,9900r-2557,2557l505458,13096xem531621,13096r-3616,l526461,12457,523903,9900r-639,-1544l523264,4740r639,-1544l526461,639,528005,r3616,l533165,639r2556,2557l536361,4740r,3616l535721,9900r-2556,2557l531621,13096xem557785,13096r-3617,l552625,12457,550067,9900r-639,-1544l549428,4740r639,-1544l552625,639,554168,r3617,l559328,639r2557,2557l562525,4740r,3616l561885,9900r-2557,2557l557785,13096xem583948,13096r-3618,l578787,12457,576230,9900r-639,-1544l575591,4740r639,-1544l578787,639,580330,r3618,l585491,639r2557,2557l588687,4740r,3616l588048,9900r-2557,2557l583948,13096xem610110,13096r-3616,l604950,12457,602394,9900r-640,-1544l601754,4740r640,-1544l604950,639,606494,r3616,l611655,639r2557,2557l614851,4740r,3616l614212,9900r-2557,2557l610110,13096xem636274,13096r-3617,l631114,12457,628557,9900r-640,-1544l627917,4740r640,-1544l631114,639,632657,r3617,l637817,639r2558,2557l641014,4740r,3616l640375,9900r-2558,2557l636274,13096xem662437,13096r-3616,l657277,12457,654719,9900r-639,-1544l654080,4740r639,-1544l657277,639,658821,r3616,l663981,639r2557,2557l667177,4740r,3616l666538,9900r-2557,2557l662437,13096xem688600,13096r-3616,l683441,12457,680883,9900r-639,-1544l680244,4740r639,-1544l683441,639,684984,r3616,l690144,639r2558,2557l693341,4740r,3616l692702,9900r-2558,2557l688600,13096xem714764,13096r-3617,l709604,12457,707046,9900r-639,-1544l706407,4740r639,-1544l709604,639,711147,r3617,l716307,639r2557,2557l719504,4740r,3616l718864,9900r-2557,2557l714764,13096xem740927,13096r-3616,l735766,12457,733209,9900r-639,-1544l732570,4740r639,-1544l735766,639,737311,r3616,l742471,639r2556,2557l745667,4740r,3616l745027,9900r-2556,2557l740927,13096xem767091,13096r-3617,l761930,12457,759373,9900r-639,-1544l758734,4740r639,-1544l761930,639,763474,r3617,l768634,639r2557,2557l771831,4740r,3616l771191,9900r-2557,2557l767091,13096xem793253,13096r-3617,l788093,12457,785536,9900r-640,-1544l784896,4740r640,-1544l788093,639,789636,r3617,l794796,639r2558,2557l797993,4740r,3616l797354,9900r-2558,2557l793253,13096xem819416,13096r-3616,l814256,12457,811700,9900r-640,-1544l811060,4740r640,-1544l814256,639,815800,r3616,l820960,639r2558,2557l824157,4740r,3616l823518,9900r-2558,2557l819416,13096xem845580,13096r-3617,l840420,12457,837863,9900r-640,-1544l837223,4740r640,-1544l840420,639,841963,r3617,l847123,639r2558,2557l850320,4740r,3616l849681,9900r-2558,2557l845580,13096xem871743,13096r-3617,l866583,12457,864025,9900r-639,-1544l863386,4740r639,-1544l866583,639,868126,r3617,l873286,639r2558,2557l876483,4740r,3616l875844,9900r-2558,2557l871743,13096xem897906,13096r-3616,l892746,12457,890189,9900r-639,-1544l889550,4740r639,-1544l892746,639,894290,r3616,l899450,639r2558,2557l902647,4740r,3616l902008,9900r-2558,2557l897906,13096xem924070,13096r-3617,l918910,12457,916352,9900r-639,-1544l915713,4740r639,-1544l918910,639,920453,r3617,l925613,639r2557,2557l928810,4740r,3616l928170,9900r-2557,2557l924070,13096xem950233,13096r-3616,l945072,12457,942515,9900r-639,-1544l941876,4740r639,-1544l945072,639,946617,r3616,l951777,639r2556,2557l954972,4740r,3616l954333,9900r-2556,2557l950233,13096xem976397,13096r-3618,l971236,12457,968679,9900r-639,-1544l968040,4740r639,-1544l971236,639,972779,r3618,l977940,639r2557,2557l981136,4740r,3616l980497,9900r-2557,2557l976397,13096xem1002559,13096r-3617,l997399,12457,994842,9900r-640,-1544l994202,4740r640,-1544l997399,639,998942,r3617,l1004102,639r2558,2557l1007299,4740r,3616l1006660,9900r-2558,2557l1002559,13096xem1028722,13096r-3616,l1023562,12457r-2557,-2557l1020365,8356r,-3616l1021005,3196r2557,-2557l1025106,r3616,l1030266,639r2557,2557l1033462,4740r,3616l1032823,9900r-2557,2557l1028722,13096xem1054886,13096r-3617,l1049726,12457r-2557,-2557l1046529,8356r,-3616l1047169,3196r2557,-2557l1051269,r3617,l1056429,639r2558,2557l1059626,4740r,3616l1058987,9900r-2558,2557l1054886,13096xem1081049,13096r-3617,l1075889,12457r-2558,-2557l1072692,8356r,-3616l1073331,3196r2558,-2557l1077432,r3617,l1082592,639r2557,2557l1085789,4740r,3616l1085149,9900r-2557,2557l1081049,13096xem1107212,13096r-3616,l1102053,12457r-2558,-2557l1098856,8356r,-3616l1099495,3196r2558,-2557l1103596,r3616,l1108756,639r2557,2557l1111953,4740r,3616l1111313,9900r-2557,2557l1107212,13096xem1133376,13096r-3617,l1128216,12457r-2558,-2557l1125019,8356r,-3616l1125658,3196r2558,-2557l1129759,r3617,l1134919,639r2557,2557l1138116,4740r,3616l1137476,9900r-2557,2557l1133376,13096xem1159539,13096r-3616,l1154378,12457r-2557,-2557l1151182,8356r,-3616l1151821,3196r2557,-2557l1155923,r3616,l1161082,639r2557,2557l1164278,4740r,3616l1163639,9900r-2557,2557l1159539,13096xem1185702,13096r-3617,l1180542,12457r-2557,-2557l1177345,8356r,-3616l1177985,3196r2557,-2557l1182085,r3617,l1187246,639r2557,2557l1190442,4740r,3616l1189803,9900r-2557,2557l1185702,13096xem1211865,13096r-3619,l1206710,12457r-2560,-2557l1203507,8356r,-3616l1204150,3196r2560,-2557l1208246,r3619,l1213413,639r2548,2557l1216604,4740r,3616l1215961,9900r-2548,2557l1211865,13096xem1238023,13096r-3607,l1232868,12457r-2560,-2557l1229677,8356r,-3616l1230308,3196r2560,-2557l1234416,r3607,l1239571,639r2560,2557l1242774,4740r,3616l1242131,9900r-2560,2557l1238023,13096xem1264193,13096r-3619,l1259026,12457r-2548,-2557l1255835,8356r,-3616l1256478,3196r2548,-2557l1260574,r3619,l1265741,639r2548,2557l1268932,4740r,3616l1268289,9900r-2548,2557l1264193,13096xem1290351,13096r-3607,l1285196,12457r-2560,-2557l1281993,8356r,-3616l1282636,3196r2560,-2557l1286744,r3607,l1291899,639r2560,2557l1295090,4740r,3616l1294459,9900r-2560,2557l1290351,13096xem1316521,13096r-3619,l1311354,12457r-2548,-2557l1308163,8356r,-3616l1308806,3196r2548,-2557l1312902,r3619,l1318057,639r2560,2557l1321260,4740r,3616l1320617,9900r-2560,2557l1316521,13096xem1342679,13096r-3619,l1337524,12457r-2560,-2557l1334321,8356r,-3616l1334964,3196r2560,-2557l1339060,r3619,l1344227,639r2560,2557l1347418,4740r,3616l1346787,9900r-2560,2557l1342679,13096xem1368849,13096r-3619,l1363682,12457r-2560,-2557l1360491,8356r,-3616l1361122,3196r2560,-2557l1365230,r3619,l1370385,639r2560,2557l1373588,4740r,3616l1372945,9900r-2560,2557l1368849,13096xem1395007,13096r-3619,l1389852,12457r-2560,-2557l1386649,8356r,-3616l1387292,3196r2560,-2557l1391388,r3619,l1396555,639r2548,2557l1399746,4740r,3616l1399103,9900r-2548,2557l1395007,13096xem1421165,13096r-3607,l1416010,12457r-2560,-2557l1412819,8356r,-3616l1413450,3196r2560,-2557l1417558,r3607,l1422713,639r2560,2557l1425916,4740r,3616l1425273,9900r-2560,2557l1421165,13096xem1447335,13096r-3619,l1442180,12457r-2560,-2557l1438977,8356r,-3616l1439620,3196r2560,-2557l1443716,r3619,l1448883,639r2548,2557l1452074,4740r,3616l1451431,9900r-2548,2557l1447335,13096xem1473493,13096r-3607,l1468338,12457r-2560,-2557l1465135,8356r,-3616l1465778,3196r2560,-2557l1469886,r3607,l1475041,639r2560,2557l1478232,4740r,3616l1477601,9900r-2560,2557l1473493,13096xem1499663,13096r-3619,l1494496,12457r-2548,-2557l1491305,8356r,-3616l1491948,3196r2548,-2557l1496044,r3619,l1501199,639r2560,2557l1504402,4740r,3616l1503759,9900r-2560,2557l1499663,13096xem1525821,13096r-3607,l1520666,12457r-2560,-2557l1517463,8356r,-3616l1518106,3196r2560,-2557l1522214,r3607,l1527369,639r2560,2557l1530560,4740r,3616l1529929,9900r-2560,2557l1525821,13096xem1551991,13096r-3619,l1546824,12457r-2548,-2557l1543633,8356r,-3616l1544276,3196r2548,-2557l1548372,r3619,l1553527,639r2560,2557l1556730,4740r,3616l1556087,9900r-2560,2557l1551991,13096xem1578149,13096r-3619,l1572994,12457r-2560,-2557l1569791,8356r,-3616l1570434,3196r2560,-2557l1574530,r3619,l1579697,639r2560,2557l1582888,4740r,3616l1582257,9900r-2560,2557l1578149,13096xem1604319,13096r-3619,l1599152,12457r-2560,-2557l1595961,8356r,-3616l1596592,3196r2560,-2557l1600700,r3619,l1605855,639r2560,2557l1609058,4740r,3616l1608415,9900r-2560,2557l1604319,13096xem1630477,13096r-3619,l1625322,12457r-2560,-2557l1622119,8356r,-3616l1622762,3196r2560,-2557l1626858,r3619,l1632025,639r2548,2557l1635216,4740r,3616l1634573,9900r-2548,2557l1630477,13096xem1656635,13096r-3607,l1651480,12457r-2560,-2557l1648289,8356r,-3616l1648920,3196r2560,-2557l1653028,r3607,l1658183,639r2560,2557l1661386,4740r,3616l1660743,9900r-2560,2557l1656635,13096xem1682805,13096r-3619,l1677638,12457r-2548,-2557l1674447,8356r,-3616l1675090,3196r2548,-2557l1679186,r3619,l1684353,639r2548,2557l1687544,4740r,3616l1686901,9900r-2548,2557l1682805,13096xem1708963,13096r-3607,l1703808,12457r-2560,-2557l1700605,8356r,-3616l1701248,3196r2560,-2557l1705356,r3607,l1710511,639r2560,2557l1713702,4740r,3616l1713071,9900r-2560,2557l1708963,13096xem1735133,13096r-3619,l1729966,12457r-2548,-2557l1726775,8356r,-3616l1727418,3196r2548,-2557l1731514,r3619,l1736669,639r2560,2557l1739872,4740r,3616l1739229,9900r-2560,2557l1735133,13096xem1761291,13096r-3619,l1756136,12457r-2560,-2557l1752933,8356r,-3616l1753576,3196r2560,-2557l1757672,r3619,l1762839,639r2560,2557l1766030,4740r,3616l1765399,9900r-2560,2557l1761291,13096xem1787461,13096r-3619,l1782294,12457r-2560,-2557l1779103,8356r,-3616l1779734,3196r2560,-2557l1783842,r3619,l1788997,639r2560,2557l1792200,4740r,3616l1791557,9900r-2560,2557l1787461,13096xem1813619,13096r-3619,l1808464,12457r-2560,-2557l1805261,8356r,-3616l1805904,3196r2560,-2557l1810000,r3619,l1815167,639r2548,2557l1818358,4740r,3616l1817715,9900r-2548,2557l1813619,13096xem1839777,13096r-3607,l1834622,12457r-2560,-2557l1831431,8356r,-3616l1832062,3196r2560,-2557l1836170,r3607,l1841325,639r2560,2557l1844528,4740r,3616l1843885,9900r-2560,2557l1839777,13096xem1865947,13096r-3619,l1860792,12457r-2560,-2557l1857589,8356r,-3616l1858232,3196r2560,-2557l1862328,r3619,l1867495,639r2548,2557l1870686,4740r,3616l1870043,9900r-2548,2557l1865947,13096xem1892105,13096r-3608,l1886950,12457r-2560,-2557l1883747,8356r,-3616l1884390,3196r2560,-2557l1888497,r3608,l1893653,639r2560,2557l1896844,4740r,3616l1896213,9900r-2560,2557l1892105,13096xem1918275,13096r-3619,l1913108,12457r-2548,-2557l1909917,8356r,-3616l1910560,3196r2548,-2557l1914656,r3619,l1919811,639r2560,2557l1923014,4740r,3616l1922371,9900r-2560,2557l1918275,13096xem1944433,13096r-3619,l1939278,12457r-2560,-2557l1936075,8356r,-3616l1936718,3196r2560,-2557l1940814,r3619,l1945981,639r2560,2557l1949172,4740r,3616l1948541,9900r-2560,2557l1944433,13096xem1970603,13096r-3620,l1965436,12457r-2560,-2557l1962245,8356r,-3616l1962876,3196r2560,-2557l1966983,r3620,l1972139,639r2560,2557l1975342,4740r,3616l1974699,9900r-2560,2557l1970603,13096xem1996761,13096r-3619,l1991606,12457r-2560,-2557l1988403,8356r,-3616l1989046,3196r2560,-2557l1993142,r3619,l1998309,639r2560,2557l2001500,4740r,3616l2000869,9900r-2560,2557l1996761,13096xem2022931,13096r-3620,l2017764,12457r-2560,-2557l2014573,8356r,-3616l2015204,3196r2560,-2557l2019311,r3620,l2024467,639r2560,2557l2027670,4740r,3616l2027027,9900r-2560,2557l2022931,13096xem2049089,13096r-3620,l2043934,12457r-2560,-2557l2040731,8356r,-3616l2041374,3196r2560,-2557l2045469,r3620,l2050637,639r2548,2557l2053828,4740r,3616l2053185,9900r-2548,2557l2049089,13096xem2075247,13096r-3608,l2070092,12457r-2560,-2557l2066901,8356r,-3616l2067532,3196r2560,-2557l2071639,r3608,l2076795,639r2560,2557l2079998,4740r,3616l2079355,9900r-2560,2557l2075247,13096xem2101417,13096r-3620,l2096250,12457r-2548,-2557l2093059,8356r,-3616l2093702,3196r2548,-2557l2097797,r3620,l2102965,639r2548,2557l2106156,4740r,3616l2105513,9900r-2548,2557l2101417,13096xem2127575,13096r-3608,l2122420,12457r-2560,-2557l2119217,8356r,-3616l2119860,3196r2560,-2557l2123967,r3608,l2129123,639r2560,2557l2132314,4740r,3616l2131683,9900r-2560,2557l2127575,13096xem2153745,13096r-3620,l2148578,12457r-2548,-2557l2145387,8356r,-3616l2146030,3196r2548,-2557l2150125,r3620,l2155281,639r2560,2557l2158484,4740r,3616l2157841,9900r-2560,2557l2153745,13096xem2179903,13096r-3620,l2174748,12457r-2560,-2557l2171545,8356r,-3616l2172188,3196r2560,-2557l2176283,r3620,l2181451,639r2560,2557l2184642,4740r,3616l2184011,9900r-2560,2557l2179903,13096xem2206073,13096r-3620,l2200906,12457r-2560,-2557l2197715,8356r,-3616l2198346,3196r2560,-2557l2202453,r3620,l2207609,639r2560,2557l2210812,4740r,3616l2210169,9900r-2560,2557l2206073,13096xem2232231,13096r-3620,l2227076,12457r-2560,-2557l2223873,8356r,-3616l2224516,3196r2560,-2557l2228611,r3620,l2233779,639r2548,2557l2236970,4740r,3616l2236327,9900r-2548,2557l2232231,13096xem2258389,13096r-3608,l2253234,12457r-2560,-2557l2250043,8356r,-3616l2250674,3196r2560,-2557l2254781,r3608,l2259937,639r2560,2557l2263140,4740r,3616l2262497,9900r-2560,2557l2258389,13096xem2284559,13096r-3620,l2279404,12457r-2560,-2557l2276201,8356r,-3616l2276844,3196r2560,-2557l2280939,r3620,l2286107,639r2548,2557l2289298,4740r,3616l2288655,9900r-2548,2557l2284559,13096xem2310717,13096r-3608,l2305562,12457r-2560,-2557l2302359,8356r,-3616l2303002,3196r2560,-2557l2307109,r3608,l2312265,639r2560,2557l2315456,4740r,3616l2314825,9900r-2560,2557l2310717,13096xem2336887,13096r-3620,l2331720,12457r-2548,-2557l2328529,8356r,-3616l2329172,3196r2548,-2557l2333267,r3620,l2338423,639r2560,2557l2341626,4740r,3616l2340983,9900r-2560,2557l2336887,13096xem2363045,13096r-3620,l2357890,12457r-2560,-2557l2354687,8356r,-3616l2355330,3196r2560,-2557l2359425,r3620,l2364593,639r2560,2557l2367784,4740r,3616l2367153,9900r-2560,2557l2363045,13096xem2389215,13096r-3620,l2384048,12457r-2548,-2557l2380857,8356r,-3616l2381500,3196r2548,-2557l2385595,r3620,l2390751,639r2560,2557l2393954,4740r,3616l2393311,9900r-2560,2557l2389215,13096xem2415373,13096r-3620,l2410217,12457r-2559,-2557l2407015,8356r,-3616l2407658,3196r2559,-2557l2411753,r3620,l2416921,639r2560,2557l2420112,4740r,3616l2419481,9900r-2560,2557l2415373,13096xem2441543,13096r-3620,l2436376,12457r-2560,-2557l2433185,8356r,-3616l2433816,3196r2560,-2557l2437923,r3620,l2443079,639r2560,2557l2446282,4740r,3616l2445639,9900r-2560,2557l2441543,13096xem2467701,13096r-3620,l2462545,12457r-2559,-2557l2459343,8356r,-3616l2459986,3196r2559,-2557l2464081,r3620,l2469249,639r2548,2557l2472440,4740r,3616l2471797,9900r-2548,2557l2467701,13096xem2493859,13096r-3608,l2488703,12457r-2559,-2557l2485513,8356r,-3616l2486144,3196r2559,-2557l2490251,r3608,l2495407,639r2560,2557l2498609,4740r,3616l2497967,9900r-2560,2557l2493859,13096xem2520029,13096r-3620,l2514862,12457r-2548,-2557l2511671,8356r,-3616l2512314,3196r2548,-2557l2516409,r3620,l2521577,639r2548,2557l2524768,4740r,3616l2524125,9900r-2548,2557l2520029,13096xem2546187,13096r-3608,l2541031,12457r-2559,-2557l2537829,8356r,-3616l2538472,3196r2559,-2557l2542579,r3608,l2547735,639r2560,2557l2550926,4740r,3616l2550295,9900r-2560,2557l2546187,13096xem2572357,13096r-3620,l2567189,12457r-2547,-2557l2563999,8356r,-3616l2564642,3196r2547,-2557l2568737,r3620,l2573893,639r2560,2557l2577095,4740r,3616l2576453,9900r-2560,2557l2572357,13096xem2598515,13096r-3620,l2593359,12457r-2559,-2557l2590157,8356r,-3616l2590800,3196r2559,-2557l2594895,r3620,l2600063,639r2559,2557l2603254,4740r,3616l2602622,9900r-2559,2557l2598515,13096xem2624685,13096r-3620,l2619517,12457r-2559,-2557l2616327,8356r,-3616l2616958,3196r2559,-2557l2621065,r3620,l2626221,639r2560,2557l2629423,4740r,3616l2628781,9900r-2560,2557l2624685,13096xem2650843,13096r-3620,l2645687,12457r-2559,-2557l2642485,8356r,-3616l2643128,3196r2559,-2557l2647223,r3620,l2652391,639r2548,2557l2655581,4740r,3616l2654939,9900r-2548,2557l2650843,13096xem2677001,13096r-3608,l2671845,12457r-2559,-2557l2668655,8356r,-3616l2669286,3196r2559,-2557l2673393,r3608,l2678549,639r2559,2557l2681751,4740r,3616l2681108,9900r-2559,2557l2677001,13096xem2703171,13096r-3620,l2698015,12457r-2559,-2557l2694813,8356r,-3616l2695456,3196r2559,-2557l2699551,r3620,l2704719,639r2548,2557l2707909,4740r,3616l2707267,9900r-2548,2557l2703171,13096xem2729329,13096r-3608,l2724173,12457r-2559,-2557l2720971,8356r,-3616l2721614,3196r2559,-2557l2725721,r3608,l2730877,639r2559,2557l2734067,4740r,3616l2733436,9900r-2559,2557l2729329,13096xem2755499,13096r-3620,l2750331,12457r-2548,-2557l2747141,8356r,-3616l2747783,3196r2548,-2557l2751879,r3620,l2757035,639r2559,2557l2760237,4740r,3616l2759594,9900r-2559,2557l2755499,13096xem2781657,13096r-3620,l2776501,12457r-2559,-2557l2773299,8356r,-3616l2773942,3196r2559,-2557l2778037,r3620,l2783205,639r2559,2557l2786395,4740r,3616l2785764,9900r-2559,2557l2781657,13096xem2807827,13096r-3620,l2802659,12457r-2559,-2557l2799469,8356r,-3616l2800100,3196r2559,-2557l2804207,r3620,l2809363,639r2559,2557l2812565,4740r,3616l2811922,9900r-2559,2557l2807827,13096xem2833985,13096r-3620,l2828829,12457r-2560,-2557l2825627,8356r,-3616l2826269,3196r2560,-2557l2830365,r3620,l2835533,639r2559,2557l2838723,4740r,3616l2838092,9900r-2559,2557l2833985,13096xem2860155,13096r-3620,l2854987,12457r-2559,-2557l2851796,8356r,-3616l2852428,3196r2559,-2557l2856535,r3620,l2861691,639r2559,2557l2864893,4740r,3616l2864250,9900r-2559,2557l2860155,13096xem2886313,13096r-3620,l2881157,12457r-2560,-2557l2877955,8356r,-3616l2878597,3196r2560,-2557l2882693,r3620,l2887861,639r2547,2557l2891051,4740r,3616l2890408,9900r-2547,2557l2886313,13096xem2912471,13096r-3608,l2907315,12457r-2560,-2557l2904124,8356r,-3616l2904755,3196r2560,-2557l2908863,r3608,l2914019,639r2559,2557l2917221,4740r,3616l2916578,9900r-2559,2557l2912471,13096xem2938641,13096r-3620,l2933473,12457r-2548,-2557l2930282,8356r,-3616l2930925,3196r2548,-2557l2935021,r3620,l2940177,639r2559,2557l2943379,4740r,3616l2942736,9900r-2559,2557l2938641,13096xem2964799,13096r-3608,l2959643,12457r-2560,-2557l2956441,8356r,-3616l2957083,3196r2560,-2557l2961191,r3608,l2966347,639r2559,2557l2969537,4740r,3616l2968906,9900r-2559,2557l2964799,13096xem2990969,13096r-3620,l2985801,12457r-2548,-2557l2982610,8356r,-3616l2983253,3196r2548,-2557l2987349,r3620,l2992505,639r2559,2557l2995707,4740r,3616l2995064,9900r-2559,2557l2990969,13096xem3017127,13096r-3620,l3011971,12457r-2560,-2557l3008768,8356r,-3616l3009411,3196r2560,-2557l3013507,r3620,l3018674,639r2560,2557l3021865,4740r,3616l3021234,9900r-2560,2557l3017127,13096xem3043297,13096r-3620,l3038129,12457r-2560,-2557l3034938,8356r,-3616l3035569,3196r2560,-2557l3039677,r3620,l3044833,639r2559,2557l3048035,4740r,3616l3047392,9900r-2559,2557l3043297,13096xem3069455,13096r-3620,l3064299,12457r-2560,-2557l3061096,8356r,-3616l3061739,3196r2560,-2557l3065835,r3620,l3071002,639r2548,2557l3074193,4740r,3616l3073550,9900r-2548,2557l3069455,13096xem3095625,13096r-3620,l3090457,12457r-2560,-2557l3087266,8356r,-3616l3087897,3196r2560,-2557l3092005,r3620,l3097160,639r2560,2557l3100363,4740r,3616l3099720,9900r-2560,2557l3095625,13096xem3121783,13096r-3620,l3116627,12457r-2560,-2557l3113424,8356r,-3616l3114067,3196r2560,-2557l3118163,r3620,l3123330,639r2548,2557l3126521,4740r,3616l3125878,9900r-2548,2557l3121783,13096xem3147941,13096r-3608,l3142785,12457r-2560,-2557l3139582,8356r,-3616l3140225,3196r2560,-2557l3144333,r3608,l3149488,639r2560,2557l3152691,4740r,3616l3152048,9900r-2560,2557l3147941,13096xem3174111,13096r-3620,l3168943,12457r-2548,-2557l3165752,8356r,-3616l3166395,3196r2548,-2557l3170491,r3620,l3175647,639r2559,2557l3178849,4740r,3616l3178206,9900r-2559,2557l3174111,13096xem3200269,13096r-3620,l3195113,12457r-2560,-2557l3191910,8356r,-3616l3192553,3196r2560,-2557l3196649,r3620,l3201816,639r2560,2557l3205007,4740r,3616l3204376,9900r-2560,2557l3200269,13096xem3226439,13096r-3620,l3221271,12457r-2548,-2557l3218080,8356r,-3616l3218723,3196r2548,-2557l3222819,r3620,l3227974,639r2560,2557l3231177,4740r,3616l3230534,9900r-2560,2557l3226439,13096xem3252597,13096r-3620,l3247441,12457r-2560,-2557l3244238,8356r,-3616l3244881,3196r2560,-2557l3248977,r3620,l3254144,639r2560,2557l3257335,4740r,3616l3256704,9900r-2560,2557l3252597,13096xem3278767,13096r-3620,l3273599,12457r-2560,-2557l3270408,8356r,-3616l3271039,3196r2560,-2557l3275147,r3620,l3280302,639r2560,2557l3283505,4740r,3616l3282862,9900r-2560,2557l3278767,13096xem3304925,13096r-3620,l3299769,12457r-2560,-2557l3296566,8356r,-3616l3297209,3196r2560,-2557l3301305,r3620,l3306472,639r2548,2557l3309663,4740r,3616l3309020,9900r-2548,2557l3304925,13096xem3331083,13096r-3608,l3325927,12457r-2560,-2557l3322736,8356r,-3616l3323367,3196r2560,-2557l3327475,r3608,l3332630,639r2560,2557l3335833,4740r,3616l3335190,9900r-2560,2557l3331083,13096xem3357253,13096r-3620,l3352085,12457r-2548,-2557l3348894,8356r,-3616l3349537,3196r2548,-2557l3353633,r3620,l3358788,639r2560,2557l3361991,4740r,3616l3361348,9900r-2560,2557l3357253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_TOC_250001" w:history="1">
            <w:r w:rsidR="006671D6">
              <w:rPr>
                <w:color w:val="4A3A3C"/>
                <w:lang w:eastAsia="zh-TW"/>
              </w:rPr>
              <w:t>附錄 B：nginx vhost 設定摘要（正式機</w:t>
            </w:r>
            <w:r w:rsidR="006671D6">
              <w:rPr>
                <w:color w:val="4A3A3C"/>
                <w:spacing w:val="-10"/>
                <w:lang w:eastAsia="zh-TW"/>
              </w:rPr>
              <w:t>）</w:t>
            </w:r>
            <w:r w:rsidR="006671D6">
              <w:rPr>
                <w:rFonts w:ascii="Times New Roman" w:eastAsia="Times New Roman"/>
                <w:color w:val="4A3A3C"/>
                <w:lang w:eastAsia="zh-TW"/>
              </w:rPr>
              <w:tab/>
            </w:r>
            <w:r w:rsidR="006671D6">
              <w:rPr>
                <w:b/>
                <w:color w:val="C70F2E"/>
                <w:spacing w:val="-5"/>
                <w:lang w:eastAsia="zh-TW"/>
              </w:rPr>
              <w:t>23</w:t>
            </w:r>
          </w:hyperlink>
        </w:p>
        <w:p w14:paraId="29B678DB" w14:textId="68A92D24" w:rsidR="006671D6" w:rsidRDefault="00000000">
          <w:pPr>
            <w:pStyle w:val="10"/>
            <w:tabs>
              <w:tab w:val="right" w:pos="10146"/>
            </w:tabs>
            <w:rPr>
              <w:lang w:eastAsia="zh-TW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5462528" behindDoc="1" locked="0" layoutInCell="1" allowOverlap="1" wp14:anchorId="20B7AA34" wp14:editId="410961A3">
                    <wp:simplePos x="0" y="0"/>
                    <wp:positionH relativeFrom="page">
                      <wp:posOffset>2745580</wp:posOffset>
                    </wp:positionH>
                    <wp:positionV relativeFrom="paragraph">
                      <wp:posOffset>295328</wp:posOffset>
                    </wp:positionV>
                    <wp:extent cx="3890645" cy="13335"/>
                    <wp:effectExtent l="0" t="0" r="0" b="0"/>
                    <wp:wrapNone/>
                    <wp:docPr id="30" name="Graphic 3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89064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9064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554" y="13096"/>
                                  </a:moveTo>
                                  <a:lnTo>
                                    <a:pt x="30938" y="13096"/>
                                  </a:lnTo>
                                  <a:lnTo>
                                    <a:pt x="29394" y="12457"/>
                                  </a:lnTo>
                                  <a:lnTo>
                                    <a:pt x="26837" y="9900"/>
                                  </a:lnTo>
                                  <a:lnTo>
                                    <a:pt x="26197" y="8356"/>
                                  </a:lnTo>
                                  <a:lnTo>
                                    <a:pt x="26197" y="4740"/>
                                  </a:lnTo>
                                  <a:lnTo>
                                    <a:pt x="26837" y="3196"/>
                                  </a:lnTo>
                                  <a:lnTo>
                                    <a:pt x="29394" y="639"/>
                                  </a:lnTo>
                                  <a:lnTo>
                                    <a:pt x="30938" y="0"/>
                                  </a:lnTo>
                                  <a:lnTo>
                                    <a:pt x="34554" y="0"/>
                                  </a:lnTo>
                                  <a:lnTo>
                                    <a:pt x="36098" y="639"/>
                                  </a:lnTo>
                                  <a:lnTo>
                                    <a:pt x="38655" y="3196"/>
                                  </a:lnTo>
                                  <a:lnTo>
                                    <a:pt x="39294" y="4740"/>
                                  </a:lnTo>
                                  <a:lnTo>
                                    <a:pt x="39294" y="8356"/>
                                  </a:lnTo>
                                  <a:lnTo>
                                    <a:pt x="38655" y="9900"/>
                                  </a:lnTo>
                                  <a:lnTo>
                                    <a:pt x="36098" y="12457"/>
                                  </a:lnTo>
                                  <a:lnTo>
                                    <a:pt x="345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0752" y="13096"/>
                                  </a:moveTo>
                                  <a:lnTo>
                                    <a:pt x="57135" y="13096"/>
                                  </a:lnTo>
                                  <a:lnTo>
                                    <a:pt x="55592" y="12457"/>
                                  </a:lnTo>
                                  <a:lnTo>
                                    <a:pt x="53035" y="9900"/>
                                  </a:lnTo>
                                  <a:lnTo>
                                    <a:pt x="52395" y="8356"/>
                                  </a:lnTo>
                                  <a:lnTo>
                                    <a:pt x="52395" y="4740"/>
                                  </a:lnTo>
                                  <a:lnTo>
                                    <a:pt x="53035" y="3196"/>
                                  </a:lnTo>
                                  <a:lnTo>
                                    <a:pt x="55592" y="639"/>
                                  </a:lnTo>
                                  <a:lnTo>
                                    <a:pt x="57135" y="0"/>
                                  </a:lnTo>
                                  <a:lnTo>
                                    <a:pt x="60752" y="0"/>
                                  </a:lnTo>
                                  <a:lnTo>
                                    <a:pt x="62296" y="639"/>
                                  </a:lnTo>
                                  <a:lnTo>
                                    <a:pt x="64853" y="3196"/>
                                  </a:lnTo>
                                  <a:lnTo>
                                    <a:pt x="65492" y="4740"/>
                                  </a:lnTo>
                                  <a:lnTo>
                                    <a:pt x="65492" y="8356"/>
                                  </a:lnTo>
                                  <a:lnTo>
                                    <a:pt x="64853" y="9900"/>
                                  </a:lnTo>
                                  <a:lnTo>
                                    <a:pt x="62296" y="12457"/>
                                  </a:lnTo>
                                  <a:lnTo>
                                    <a:pt x="6075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6950" y="13096"/>
                                  </a:moveTo>
                                  <a:lnTo>
                                    <a:pt x="83333" y="13096"/>
                                  </a:lnTo>
                                  <a:lnTo>
                                    <a:pt x="81790" y="12457"/>
                                  </a:lnTo>
                                  <a:lnTo>
                                    <a:pt x="79233" y="9900"/>
                                  </a:lnTo>
                                  <a:lnTo>
                                    <a:pt x="78593" y="8356"/>
                                  </a:lnTo>
                                  <a:lnTo>
                                    <a:pt x="78593" y="4740"/>
                                  </a:lnTo>
                                  <a:lnTo>
                                    <a:pt x="79233" y="3196"/>
                                  </a:lnTo>
                                  <a:lnTo>
                                    <a:pt x="81790" y="639"/>
                                  </a:lnTo>
                                  <a:lnTo>
                                    <a:pt x="83333" y="0"/>
                                  </a:lnTo>
                                  <a:lnTo>
                                    <a:pt x="86950" y="0"/>
                                  </a:lnTo>
                                  <a:lnTo>
                                    <a:pt x="88494" y="639"/>
                                  </a:lnTo>
                                  <a:lnTo>
                                    <a:pt x="91051" y="3196"/>
                                  </a:lnTo>
                                  <a:lnTo>
                                    <a:pt x="91690" y="4740"/>
                                  </a:lnTo>
                                  <a:lnTo>
                                    <a:pt x="91690" y="8356"/>
                                  </a:lnTo>
                                  <a:lnTo>
                                    <a:pt x="91051" y="9900"/>
                                  </a:lnTo>
                                  <a:lnTo>
                                    <a:pt x="88494" y="12457"/>
                                  </a:lnTo>
                                  <a:lnTo>
                                    <a:pt x="8695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3148" y="13096"/>
                                  </a:moveTo>
                                  <a:lnTo>
                                    <a:pt x="109531" y="13096"/>
                                  </a:lnTo>
                                  <a:lnTo>
                                    <a:pt x="107988" y="12457"/>
                                  </a:lnTo>
                                  <a:lnTo>
                                    <a:pt x="105431" y="9900"/>
                                  </a:lnTo>
                                  <a:lnTo>
                                    <a:pt x="104791" y="8356"/>
                                  </a:lnTo>
                                  <a:lnTo>
                                    <a:pt x="104791" y="4740"/>
                                  </a:lnTo>
                                  <a:lnTo>
                                    <a:pt x="105431" y="3196"/>
                                  </a:lnTo>
                                  <a:lnTo>
                                    <a:pt x="107988" y="639"/>
                                  </a:lnTo>
                                  <a:lnTo>
                                    <a:pt x="109531" y="0"/>
                                  </a:lnTo>
                                  <a:lnTo>
                                    <a:pt x="113148" y="0"/>
                                  </a:lnTo>
                                  <a:lnTo>
                                    <a:pt x="114691" y="639"/>
                                  </a:lnTo>
                                  <a:lnTo>
                                    <a:pt x="117249" y="3196"/>
                                  </a:lnTo>
                                  <a:lnTo>
                                    <a:pt x="117888" y="4740"/>
                                  </a:lnTo>
                                  <a:lnTo>
                                    <a:pt x="117888" y="8356"/>
                                  </a:lnTo>
                                  <a:lnTo>
                                    <a:pt x="117249" y="9900"/>
                                  </a:lnTo>
                                  <a:lnTo>
                                    <a:pt x="114691" y="12457"/>
                                  </a:lnTo>
                                  <a:lnTo>
                                    <a:pt x="11314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9345" y="13096"/>
                                  </a:moveTo>
                                  <a:lnTo>
                                    <a:pt x="135730" y="13096"/>
                                  </a:lnTo>
                                  <a:lnTo>
                                    <a:pt x="134185" y="12457"/>
                                  </a:lnTo>
                                  <a:lnTo>
                                    <a:pt x="131629" y="9900"/>
                                  </a:lnTo>
                                  <a:lnTo>
                                    <a:pt x="130990" y="8356"/>
                                  </a:lnTo>
                                  <a:lnTo>
                                    <a:pt x="130990" y="4740"/>
                                  </a:lnTo>
                                  <a:lnTo>
                                    <a:pt x="131629" y="3196"/>
                                  </a:lnTo>
                                  <a:lnTo>
                                    <a:pt x="134185" y="639"/>
                                  </a:lnTo>
                                  <a:lnTo>
                                    <a:pt x="135730" y="0"/>
                                  </a:lnTo>
                                  <a:lnTo>
                                    <a:pt x="139345" y="0"/>
                                  </a:lnTo>
                                  <a:lnTo>
                                    <a:pt x="140890" y="639"/>
                                  </a:lnTo>
                                  <a:lnTo>
                                    <a:pt x="143447" y="3196"/>
                                  </a:lnTo>
                                  <a:lnTo>
                                    <a:pt x="144087" y="4740"/>
                                  </a:lnTo>
                                  <a:lnTo>
                                    <a:pt x="144087" y="8356"/>
                                  </a:lnTo>
                                  <a:lnTo>
                                    <a:pt x="143447" y="9900"/>
                                  </a:lnTo>
                                  <a:lnTo>
                                    <a:pt x="140890" y="12457"/>
                                  </a:lnTo>
                                  <a:lnTo>
                                    <a:pt x="13934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5544" y="13096"/>
                                  </a:moveTo>
                                  <a:lnTo>
                                    <a:pt x="161927" y="13096"/>
                                  </a:lnTo>
                                  <a:lnTo>
                                    <a:pt x="160384" y="12457"/>
                                  </a:lnTo>
                                  <a:lnTo>
                                    <a:pt x="157826" y="9900"/>
                                  </a:lnTo>
                                  <a:lnTo>
                                    <a:pt x="157187" y="8356"/>
                                  </a:lnTo>
                                  <a:lnTo>
                                    <a:pt x="157187" y="4740"/>
                                  </a:lnTo>
                                  <a:lnTo>
                                    <a:pt x="157826" y="3196"/>
                                  </a:lnTo>
                                  <a:lnTo>
                                    <a:pt x="160384" y="639"/>
                                  </a:lnTo>
                                  <a:lnTo>
                                    <a:pt x="161927" y="0"/>
                                  </a:lnTo>
                                  <a:lnTo>
                                    <a:pt x="165544" y="0"/>
                                  </a:lnTo>
                                  <a:lnTo>
                                    <a:pt x="167087" y="639"/>
                                  </a:lnTo>
                                  <a:lnTo>
                                    <a:pt x="169645" y="3196"/>
                                  </a:lnTo>
                                  <a:lnTo>
                                    <a:pt x="170284" y="4740"/>
                                  </a:lnTo>
                                  <a:lnTo>
                                    <a:pt x="170284" y="8356"/>
                                  </a:lnTo>
                                  <a:lnTo>
                                    <a:pt x="169645" y="9900"/>
                                  </a:lnTo>
                                  <a:lnTo>
                                    <a:pt x="167087" y="12457"/>
                                  </a:lnTo>
                                  <a:lnTo>
                                    <a:pt x="16554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1741" y="13096"/>
                                  </a:moveTo>
                                  <a:lnTo>
                                    <a:pt x="188125" y="13096"/>
                                  </a:lnTo>
                                  <a:lnTo>
                                    <a:pt x="186581" y="12457"/>
                                  </a:lnTo>
                                  <a:lnTo>
                                    <a:pt x="184025" y="9900"/>
                                  </a:lnTo>
                                  <a:lnTo>
                                    <a:pt x="183386" y="8356"/>
                                  </a:lnTo>
                                  <a:lnTo>
                                    <a:pt x="183386" y="4740"/>
                                  </a:lnTo>
                                  <a:lnTo>
                                    <a:pt x="184025" y="3196"/>
                                  </a:lnTo>
                                  <a:lnTo>
                                    <a:pt x="186581" y="639"/>
                                  </a:lnTo>
                                  <a:lnTo>
                                    <a:pt x="188125" y="0"/>
                                  </a:lnTo>
                                  <a:lnTo>
                                    <a:pt x="191741" y="0"/>
                                  </a:lnTo>
                                  <a:lnTo>
                                    <a:pt x="193286" y="639"/>
                                  </a:lnTo>
                                  <a:lnTo>
                                    <a:pt x="195843" y="3196"/>
                                  </a:lnTo>
                                  <a:lnTo>
                                    <a:pt x="196482" y="4740"/>
                                  </a:lnTo>
                                  <a:lnTo>
                                    <a:pt x="196482" y="8356"/>
                                  </a:lnTo>
                                  <a:lnTo>
                                    <a:pt x="195843" y="9900"/>
                                  </a:lnTo>
                                  <a:lnTo>
                                    <a:pt x="193286" y="12457"/>
                                  </a:lnTo>
                                  <a:lnTo>
                                    <a:pt x="19174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7940" y="13096"/>
                                  </a:moveTo>
                                  <a:lnTo>
                                    <a:pt x="214323" y="13096"/>
                                  </a:lnTo>
                                  <a:lnTo>
                                    <a:pt x="212780" y="12457"/>
                                  </a:lnTo>
                                  <a:lnTo>
                                    <a:pt x="210222" y="9900"/>
                                  </a:lnTo>
                                  <a:lnTo>
                                    <a:pt x="209583" y="8356"/>
                                  </a:lnTo>
                                  <a:lnTo>
                                    <a:pt x="209583" y="4740"/>
                                  </a:lnTo>
                                  <a:lnTo>
                                    <a:pt x="210222" y="3196"/>
                                  </a:lnTo>
                                  <a:lnTo>
                                    <a:pt x="212780" y="639"/>
                                  </a:lnTo>
                                  <a:lnTo>
                                    <a:pt x="214323" y="0"/>
                                  </a:lnTo>
                                  <a:lnTo>
                                    <a:pt x="217940" y="0"/>
                                  </a:lnTo>
                                  <a:lnTo>
                                    <a:pt x="219483" y="639"/>
                                  </a:lnTo>
                                  <a:lnTo>
                                    <a:pt x="222040" y="3196"/>
                                  </a:lnTo>
                                  <a:lnTo>
                                    <a:pt x="222680" y="4740"/>
                                  </a:lnTo>
                                  <a:lnTo>
                                    <a:pt x="222680" y="8356"/>
                                  </a:lnTo>
                                  <a:lnTo>
                                    <a:pt x="222040" y="9900"/>
                                  </a:lnTo>
                                  <a:lnTo>
                                    <a:pt x="219483" y="12457"/>
                                  </a:lnTo>
                                  <a:lnTo>
                                    <a:pt x="2179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4137" y="13096"/>
                                  </a:moveTo>
                                  <a:lnTo>
                                    <a:pt x="240521" y="13096"/>
                                  </a:lnTo>
                                  <a:lnTo>
                                    <a:pt x="238977" y="12457"/>
                                  </a:lnTo>
                                  <a:lnTo>
                                    <a:pt x="236421" y="9900"/>
                                  </a:lnTo>
                                  <a:lnTo>
                                    <a:pt x="235781" y="8356"/>
                                  </a:lnTo>
                                  <a:lnTo>
                                    <a:pt x="235781" y="4740"/>
                                  </a:lnTo>
                                  <a:lnTo>
                                    <a:pt x="236421" y="3196"/>
                                  </a:lnTo>
                                  <a:lnTo>
                                    <a:pt x="238977" y="639"/>
                                  </a:lnTo>
                                  <a:lnTo>
                                    <a:pt x="240521" y="0"/>
                                  </a:lnTo>
                                  <a:lnTo>
                                    <a:pt x="244137" y="0"/>
                                  </a:lnTo>
                                  <a:lnTo>
                                    <a:pt x="245681" y="639"/>
                                  </a:lnTo>
                                  <a:lnTo>
                                    <a:pt x="248239" y="3196"/>
                                  </a:lnTo>
                                  <a:lnTo>
                                    <a:pt x="248878" y="4740"/>
                                  </a:lnTo>
                                  <a:lnTo>
                                    <a:pt x="248878" y="8356"/>
                                  </a:lnTo>
                                  <a:lnTo>
                                    <a:pt x="248239" y="9900"/>
                                  </a:lnTo>
                                  <a:lnTo>
                                    <a:pt x="245681" y="12457"/>
                                  </a:lnTo>
                                  <a:lnTo>
                                    <a:pt x="24413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0336" y="13096"/>
                                  </a:moveTo>
                                  <a:lnTo>
                                    <a:pt x="266719" y="13096"/>
                                  </a:lnTo>
                                  <a:lnTo>
                                    <a:pt x="265176" y="12457"/>
                                  </a:lnTo>
                                  <a:lnTo>
                                    <a:pt x="262618" y="9900"/>
                                  </a:lnTo>
                                  <a:lnTo>
                                    <a:pt x="261979" y="8356"/>
                                  </a:lnTo>
                                  <a:lnTo>
                                    <a:pt x="261979" y="4740"/>
                                  </a:lnTo>
                                  <a:lnTo>
                                    <a:pt x="262618" y="3196"/>
                                  </a:lnTo>
                                  <a:lnTo>
                                    <a:pt x="265176" y="639"/>
                                  </a:lnTo>
                                  <a:lnTo>
                                    <a:pt x="266719" y="0"/>
                                  </a:lnTo>
                                  <a:lnTo>
                                    <a:pt x="270336" y="0"/>
                                  </a:lnTo>
                                  <a:lnTo>
                                    <a:pt x="271879" y="639"/>
                                  </a:lnTo>
                                  <a:lnTo>
                                    <a:pt x="274436" y="3196"/>
                                  </a:lnTo>
                                  <a:lnTo>
                                    <a:pt x="275076" y="4740"/>
                                  </a:lnTo>
                                  <a:lnTo>
                                    <a:pt x="275076" y="8356"/>
                                  </a:lnTo>
                                  <a:lnTo>
                                    <a:pt x="274436" y="9900"/>
                                  </a:lnTo>
                                  <a:lnTo>
                                    <a:pt x="271879" y="12457"/>
                                  </a:lnTo>
                                  <a:lnTo>
                                    <a:pt x="2703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6533" y="13096"/>
                                  </a:moveTo>
                                  <a:lnTo>
                                    <a:pt x="292917" y="13096"/>
                                  </a:lnTo>
                                  <a:lnTo>
                                    <a:pt x="291373" y="12457"/>
                                  </a:lnTo>
                                  <a:lnTo>
                                    <a:pt x="288817" y="9900"/>
                                  </a:lnTo>
                                  <a:lnTo>
                                    <a:pt x="288177" y="8356"/>
                                  </a:lnTo>
                                  <a:lnTo>
                                    <a:pt x="288177" y="4740"/>
                                  </a:lnTo>
                                  <a:lnTo>
                                    <a:pt x="288817" y="3196"/>
                                  </a:lnTo>
                                  <a:lnTo>
                                    <a:pt x="291373" y="639"/>
                                  </a:lnTo>
                                  <a:lnTo>
                                    <a:pt x="292917" y="0"/>
                                  </a:lnTo>
                                  <a:lnTo>
                                    <a:pt x="296533" y="0"/>
                                  </a:lnTo>
                                  <a:lnTo>
                                    <a:pt x="298077" y="639"/>
                                  </a:lnTo>
                                  <a:lnTo>
                                    <a:pt x="300635" y="3196"/>
                                  </a:lnTo>
                                  <a:lnTo>
                                    <a:pt x="301274" y="4740"/>
                                  </a:lnTo>
                                  <a:lnTo>
                                    <a:pt x="301274" y="8356"/>
                                  </a:lnTo>
                                  <a:lnTo>
                                    <a:pt x="300635" y="9900"/>
                                  </a:lnTo>
                                  <a:lnTo>
                                    <a:pt x="298077" y="12457"/>
                                  </a:lnTo>
                                  <a:lnTo>
                                    <a:pt x="2965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2732" y="13096"/>
                                  </a:moveTo>
                                  <a:lnTo>
                                    <a:pt x="319114" y="13096"/>
                                  </a:lnTo>
                                  <a:lnTo>
                                    <a:pt x="317571" y="12457"/>
                                  </a:lnTo>
                                  <a:lnTo>
                                    <a:pt x="315014" y="9900"/>
                                  </a:lnTo>
                                  <a:lnTo>
                                    <a:pt x="314375" y="8356"/>
                                  </a:lnTo>
                                  <a:lnTo>
                                    <a:pt x="314375" y="4740"/>
                                  </a:lnTo>
                                  <a:lnTo>
                                    <a:pt x="315014" y="3196"/>
                                  </a:lnTo>
                                  <a:lnTo>
                                    <a:pt x="317571" y="639"/>
                                  </a:lnTo>
                                  <a:lnTo>
                                    <a:pt x="319114" y="0"/>
                                  </a:lnTo>
                                  <a:lnTo>
                                    <a:pt x="322732" y="0"/>
                                  </a:lnTo>
                                  <a:lnTo>
                                    <a:pt x="324275" y="639"/>
                                  </a:lnTo>
                                  <a:lnTo>
                                    <a:pt x="326832" y="3196"/>
                                  </a:lnTo>
                                  <a:lnTo>
                                    <a:pt x="327471" y="4740"/>
                                  </a:lnTo>
                                  <a:lnTo>
                                    <a:pt x="327471" y="8356"/>
                                  </a:lnTo>
                                  <a:lnTo>
                                    <a:pt x="326832" y="9900"/>
                                  </a:lnTo>
                                  <a:lnTo>
                                    <a:pt x="324275" y="12457"/>
                                  </a:lnTo>
                                  <a:lnTo>
                                    <a:pt x="32273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8929" y="13096"/>
                                  </a:moveTo>
                                  <a:lnTo>
                                    <a:pt x="345313" y="13096"/>
                                  </a:lnTo>
                                  <a:lnTo>
                                    <a:pt x="343770" y="12457"/>
                                  </a:lnTo>
                                  <a:lnTo>
                                    <a:pt x="341212" y="9900"/>
                                  </a:lnTo>
                                  <a:lnTo>
                                    <a:pt x="340573" y="8356"/>
                                  </a:lnTo>
                                  <a:lnTo>
                                    <a:pt x="340573" y="4740"/>
                                  </a:lnTo>
                                  <a:lnTo>
                                    <a:pt x="341212" y="3196"/>
                                  </a:lnTo>
                                  <a:lnTo>
                                    <a:pt x="343770" y="639"/>
                                  </a:lnTo>
                                  <a:lnTo>
                                    <a:pt x="345313" y="0"/>
                                  </a:lnTo>
                                  <a:lnTo>
                                    <a:pt x="348929" y="0"/>
                                  </a:lnTo>
                                  <a:lnTo>
                                    <a:pt x="350473" y="639"/>
                                  </a:lnTo>
                                  <a:lnTo>
                                    <a:pt x="353031" y="3196"/>
                                  </a:lnTo>
                                  <a:lnTo>
                                    <a:pt x="353670" y="4740"/>
                                  </a:lnTo>
                                  <a:lnTo>
                                    <a:pt x="353670" y="8356"/>
                                  </a:lnTo>
                                  <a:lnTo>
                                    <a:pt x="353031" y="9900"/>
                                  </a:lnTo>
                                  <a:lnTo>
                                    <a:pt x="350473" y="12457"/>
                                  </a:lnTo>
                                  <a:lnTo>
                                    <a:pt x="34892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5127" y="13096"/>
                                  </a:moveTo>
                                  <a:lnTo>
                                    <a:pt x="371510" y="13096"/>
                                  </a:lnTo>
                                  <a:lnTo>
                                    <a:pt x="369967" y="12457"/>
                                  </a:lnTo>
                                  <a:lnTo>
                                    <a:pt x="367410" y="9900"/>
                                  </a:lnTo>
                                  <a:lnTo>
                                    <a:pt x="366770" y="8356"/>
                                  </a:lnTo>
                                  <a:lnTo>
                                    <a:pt x="366770" y="4740"/>
                                  </a:lnTo>
                                  <a:lnTo>
                                    <a:pt x="367410" y="3196"/>
                                  </a:lnTo>
                                  <a:lnTo>
                                    <a:pt x="369967" y="639"/>
                                  </a:lnTo>
                                  <a:lnTo>
                                    <a:pt x="371510" y="0"/>
                                  </a:lnTo>
                                  <a:lnTo>
                                    <a:pt x="375127" y="0"/>
                                  </a:lnTo>
                                  <a:lnTo>
                                    <a:pt x="376670" y="639"/>
                                  </a:lnTo>
                                  <a:lnTo>
                                    <a:pt x="379228" y="3196"/>
                                  </a:lnTo>
                                  <a:lnTo>
                                    <a:pt x="379867" y="4740"/>
                                  </a:lnTo>
                                  <a:lnTo>
                                    <a:pt x="379867" y="8356"/>
                                  </a:lnTo>
                                  <a:lnTo>
                                    <a:pt x="379228" y="9900"/>
                                  </a:lnTo>
                                  <a:lnTo>
                                    <a:pt x="376670" y="12457"/>
                                  </a:lnTo>
                                  <a:lnTo>
                                    <a:pt x="37512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01325" y="13096"/>
                                  </a:moveTo>
                                  <a:lnTo>
                                    <a:pt x="397709" y="13096"/>
                                  </a:lnTo>
                                  <a:lnTo>
                                    <a:pt x="396166" y="12457"/>
                                  </a:lnTo>
                                  <a:lnTo>
                                    <a:pt x="393608" y="9900"/>
                                  </a:lnTo>
                                  <a:lnTo>
                                    <a:pt x="392969" y="8356"/>
                                  </a:lnTo>
                                  <a:lnTo>
                                    <a:pt x="392969" y="4740"/>
                                  </a:lnTo>
                                  <a:lnTo>
                                    <a:pt x="393608" y="3196"/>
                                  </a:lnTo>
                                  <a:lnTo>
                                    <a:pt x="396166" y="639"/>
                                  </a:lnTo>
                                  <a:lnTo>
                                    <a:pt x="397709" y="0"/>
                                  </a:lnTo>
                                  <a:lnTo>
                                    <a:pt x="401325" y="0"/>
                                  </a:lnTo>
                                  <a:lnTo>
                                    <a:pt x="402869" y="639"/>
                                  </a:lnTo>
                                  <a:lnTo>
                                    <a:pt x="405426" y="3196"/>
                                  </a:lnTo>
                                  <a:lnTo>
                                    <a:pt x="406066" y="4740"/>
                                  </a:lnTo>
                                  <a:lnTo>
                                    <a:pt x="406066" y="8356"/>
                                  </a:lnTo>
                                  <a:lnTo>
                                    <a:pt x="405426" y="9900"/>
                                  </a:lnTo>
                                  <a:lnTo>
                                    <a:pt x="402869" y="12457"/>
                                  </a:lnTo>
                                  <a:lnTo>
                                    <a:pt x="40132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27523" y="13096"/>
                                  </a:moveTo>
                                  <a:lnTo>
                                    <a:pt x="423906" y="13096"/>
                                  </a:lnTo>
                                  <a:lnTo>
                                    <a:pt x="422363" y="12457"/>
                                  </a:lnTo>
                                  <a:lnTo>
                                    <a:pt x="419806" y="9900"/>
                                  </a:lnTo>
                                  <a:lnTo>
                                    <a:pt x="419166" y="8356"/>
                                  </a:lnTo>
                                  <a:lnTo>
                                    <a:pt x="419166" y="4740"/>
                                  </a:lnTo>
                                  <a:lnTo>
                                    <a:pt x="419806" y="3196"/>
                                  </a:lnTo>
                                  <a:lnTo>
                                    <a:pt x="422363" y="639"/>
                                  </a:lnTo>
                                  <a:lnTo>
                                    <a:pt x="423906" y="0"/>
                                  </a:lnTo>
                                  <a:lnTo>
                                    <a:pt x="427523" y="0"/>
                                  </a:lnTo>
                                  <a:lnTo>
                                    <a:pt x="429066" y="639"/>
                                  </a:lnTo>
                                  <a:lnTo>
                                    <a:pt x="431624" y="3196"/>
                                  </a:lnTo>
                                  <a:lnTo>
                                    <a:pt x="432263" y="4740"/>
                                  </a:lnTo>
                                  <a:lnTo>
                                    <a:pt x="432263" y="8356"/>
                                  </a:lnTo>
                                  <a:lnTo>
                                    <a:pt x="431624" y="9900"/>
                                  </a:lnTo>
                                  <a:lnTo>
                                    <a:pt x="429066" y="12457"/>
                                  </a:lnTo>
                                  <a:lnTo>
                                    <a:pt x="42752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53721" y="13096"/>
                                  </a:moveTo>
                                  <a:lnTo>
                                    <a:pt x="450105" y="13096"/>
                                  </a:lnTo>
                                  <a:lnTo>
                                    <a:pt x="448562" y="12457"/>
                                  </a:lnTo>
                                  <a:lnTo>
                                    <a:pt x="446004" y="9900"/>
                                  </a:lnTo>
                                  <a:lnTo>
                                    <a:pt x="445365" y="8356"/>
                                  </a:lnTo>
                                  <a:lnTo>
                                    <a:pt x="445365" y="4740"/>
                                  </a:lnTo>
                                  <a:lnTo>
                                    <a:pt x="446004" y="3196"/>
                                  </a:lnTo>
                                  <a:lnTo>
                                    <a:pt x="448562" y="639"/>
                                  </a:lnTo>
                                  <a:lnTo>
                                    <a:pt x="450105" y="0"/>
                                  </a:lnTo>
                                  <a:lnTo>
                                    <a:pt x="453721" y="0"/>
                                  </a:lnTo>
                                  <a:lnTo>
                                    <a:pt x="455265" y="639"/>
                                  </a:lnTo>
                                  <a:lnTo>
                                    <a:pt x="457822" y="3196"/>
                                  </a:lnTo>
                                  <a:lnTo>
                                    <a:pt x="458462" y="4740"/>
                                  </a:lnTo>
                                  <a:lnTo>
                                    <a:pt x="458462" y="8356"/>
                                  </a:lnTo>
                                  <a:lnTo>
                                    <a:pt x="457822" y="9900"/>
                                  </a:lnTo>
                                  <a:lnTo>
                                    <a:pt x="455265" y="12457"/>
                                  </a:lnTo>
                                  <a:lnTo>
                                    <a:pt x="45372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79919" y="13096"/>
                                  </a:moveTo>
                                  <a:lnTo>
                                    <a:pt x="476302" y="13096"/>
                                  </a:lnTo>
                                  <a:lnTo>
                                    <a:pt x="474759" y="12457"/>
                                  </a:lnTo>
                                  <a:lnTo>
                                    <a:pt x="472201" y="9900"/>
                                  </a:lnTo>
                                  <a:lnTo>
                                    <a:pt x="471562" y="8356"/>
                                  </a:lnTo>
                                  <a:lnTo>
                                    <a:pt x="471562" y="4740"/>
                                  </a:lnTo>
                                  <a:lnTo>
                                    <a:pt x="472201" y="3196"/>
                                  </a:lnTo>
                                  <a:lnTo>
                                    <a:pt x="474759" y="639"/>
                                  </a:lnTo>
                                  <a:lnTo>
                                    <a:pt x="476302" y="0"/>
                                  </a:lnTo>
                                  <a:lnTo>
                                    <a:pt x="479919" y="0"/>
                                  </a:lnTo>
                                  <a:lnTo>
                                    <a:pt x="481462" y="639"/>
                                  </a:lnTo>
                                  <a:lnTo>
                                    <a:pt x="484020" y="3196"/>
                                  </a:lnTo>
                                  <a:lnTo>
                                    <a:pt x="484659" y="4740"/>
                                  </a:lnTo>
                                  <a:lnTo>
                                    <a:pt x="484659" y="8356"/>
                                  </a:lnTo>
                                  <a:lnTo>
                                    <a:pt x="484020" y="9900"/>
                                  </a:lnTo>
                                  <a:lnTo>
                                    <a:pt x="481462" y="12457"/>
                                  </a:lnTo>
                                  <a:lnTo>
                                    <a:pt x="47991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06118" y="13096"/>
                                  </a:moveTo>
                                  <a:lnTo>
                                    <a:pt x="502500" y="13096"/>
                                  </a:lnTo>
                                  <a:lnTo>
                                    <a:pt x="500957" y="12457"/>
                                  </a:lnTo>
                                  <a:lnTo>
                                    <a:pt x="498400" y="9900"/>
                                  </a:lnTo>
                                  <a:lnTo>
                                    <a:pt x="497761" y="8356"/>
                                  </a:lnTo>
                                  <a:lnTo>
                                    <a:pt x="497761" y="4740"/>
                                  </a:lnTo>
                                  <a:lnTo>
                                    <a:pt x="498400" y="3196"/>
                                  </a:lnTo>
                                  <a:lnTo>
                                    <a:pt x="500957" y="639"/>
                                  </a:lnTo>
                                  <a:lnTo>
                                    <a:pt x="502500" y="0"/>
                                  </a:lnTo>
                                  <a:lnTo>
                                    <a:pt x="506118" y="0"/>
                                  </a:lnTo>
                                  <a:lnTo>
                                    <a:pt x="507661" y="639"/>
                                  </a:lnTo>
                                  <a:lnTo>
                                    <a:pt x="510218" y="3196"/>
                                  </a:lnTo>
                                  <a:lnTo>
                                    <a:pt x="510857" y="4740"/>
                                  </a:lnTo>
                                  <a:lnTo>
                                    <a:pt x="510857" y="8356"/>
                                  </a:lnTo>
                                  <a:lnTo>
                                    <a:pt x="510218" y="9900"/>
                                  </a:lnTo>
                                  <a:lnTo>
                                    <a:pt x="507661" y="12457"/>
                                  </a:lnTo>
                                  <a:lnTo>
                                    <a:pt x="50611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32315" y="13096"/>
                                  </a:moveTo>
                                  <a:lnTo>
                                    <a:pt x="528698" y="13096"/>
                                  </a:lnTo>
                                  <a:lnTo>
                                    <a:pt x="527155" y="12457"/>
                                  </a:lnTo>
                                  <a:lnTo>
                                    <a:pt x="524597" y="9900"/>
                                  </a:lnTo>
                                  <a:lnTo>
                                    <a:pt x="523958" y="8356"/>
                                  </a:lnTo>
                                  <a:lnTo>
                                    <a:pt x="523958" y="4740"/>
                                  </a:lnTo>
                                  <a:lnTo>
                                    <a:pt x="524597" y="3196"/>
                                  </a:lnTo>
                                  <a:lnTo>
                                    <a:pt x="527155" y="639"/>
                                  </a:lnTo>
                                  <a:lnTo>
                                    <a:pt x="528698" y="0"/>
                                  </a:lnTo>
                                  <a:lnTo>
                                    <a:pt x="532315" y="0"/>
                                  </a:lnTo>
                                  <a:lnTo>
                                    <a:pt x="533858" y="639"/>
                                  </a:lnTo>
                                  <a:lnTo>
                                    <a:pt x="536415" y="3196"/>
                                  </a:lnTo>
                                  <a:lnTo>
                                    <a:pt x="537055" y="4740"/>
                                  </a:lnTo>
                                  <a:lnTo>
                                    <a:pt x="537055" y="8356"/>
                                  </a:lnTo>
                                  <a:lnTo>
                                    <a:pt x="536415" y="9900"/>
                                  </a:lnTo>
                                  <a:lnTo>
                                    <a:pt x="533858" y="12457"/>
                                  </a:lnTo>
                                  <a:lnTo>
                                    <a:pt x="5323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58513" y="13096"/>
                                  </a:moveTo>
                                  <a:lnTo>
                                    <a:pt x="554896" y="13096"/>
                                  </a:lnTo>
                                  <a:lnTo>
                                    <a:pt x="553353" y="12457"/>
                                  </a:lnTo>
                                  <a:lnTo>
                                    <a:pt x="550796" y="9900"/>
                                  </a:lnTo>
                                  <a:lnTo>
                                    <a:pt x="550156" y="8356"/>
                                  </a:lnTo>
                                  <a:lnTo>
                                    <a:pt x="550156" y="4740"/>
                                  </a:lnTo>
                                  <a:lnTo>
                                    <a:pt x="550796" y="3196"/>
                                  </a:lnTo>
                                  <a:lnTo>
                                    <a:pt x="553353" y="639"/>
                                  </a:lnTo>
                                  <a:lnTo>
                                    <a:pt x="554896" y="0"/>
                                  </a:lnTo>
                                  <a:lnTo>
                                    <a:pt x="558513" y="0"/>
                                  </a:lnTo>
                                  <a:lnTo>
                                    <a:pt x="560056" y="639"/>
                                  </a:lnTo>
                                  <a:lnTo>
                                    <a:pt x="562614" y="3196"/>
                                  </a:lnTo>
                                  <a:lnTo>
                                    <a:pt x="563253" y="4740"/>
                                  </a:lnTo>
                                  <a:lnTo>
                                    <a:pt x="563253" y="8356"/>
                                  </a:lnTo>
                                  <a:lnTo>
                                    <a:pt x="562614" y="9900"/>
                                  </a:lnTo>
                                  <a:lnTo>
                                    <a:pt x="560056" y="12457"/>
                                  </a:lnTo>
                                  <a:lnTo>
                                    <a:pt x="55851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84711" y="13096"/>
                                  </a:moveTo>
                                  <a:lnTo>
                                    <a:pt x="581094" y="13096"/>
                                  </a:lnTo>
                                  <a:lnTo>
                                    <a:pt x="579551" y="12457"/>
                                  </a:lnTo>
                                  <a:lnTo>
                                    <a:pt x="576993" y="9900"/>
                                  </a:lnTo>
                                  <a:lnTo>
                                    <a:pt x="576354" y="8356"/>
                                  </a:lnTo>
                                  <a:lnTo>
                                    <a:pt x="576354" y="4740"/>
                                  </a:lnTo>
                                  <a:lnTo>
                                    <a:pt x="576993" y="3196"/>
                                  </a:lnTo>
                                  <a:lnTo>
                                    <a:pt x="579551" y="639"/>
                                  </a:lnTo>
                                  <a:lnTo>
                                    <a:pt x="581094" y="0"/>
                                  </a:lnTo>
                                  <a:lnTo>
                                    <a:pt x="584711" y="0"/>
                                  </a:lnTo>
                                  <a:lnTo>
                                    <a:pt x="586254" y="639"/>
                                  </a:lnTo>
                                  <a:lnTo>
                                    <a:pt x="588811" y="3196"/>
                                  </a:lnTo>
                                  <a:lnTo>
                                    <a:pt x="589451" y="4740"/>
                                  </a:lnTo>
                                  <a:lnTo>
                                    <a:pt x="589451" y="8356"/>
                                  </a:lnTo>
                                  <a:lnTo>
                                    <a:pt x="588811" y="9900"/>
                                  </a:lnTo>
                                  <a:lnTo>
                                    <a:pt x="586254" y="12457"/>
                                  </a:lnTo>
                                  <a:lnTo>
                                    <a:pt x="58471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10909" y="13096"/>
                                  </a:moveTo>
                                  <a:lnTo>
                                    <a:pt x="607292" y="13096"/>
                                  </a:lnTo>
                                  <a:lnTo>
                                    <a:pt x="605749" y="12457"/>
                                  </a:lnTo>
                                  <a:lnTo>
                                    <a:pt x="603192" y="9900"/>
                                  </a:lnTo>
                                  <a:lnTo>
                                    <a:pt x="602552" y="8356"/>
                                  </a:lnTo>
                                  <a:lnTo>
                                    <a:pt x="602552" y="4740"/>
                                  </a:lnTo>
                                  <a:lnTo>
                                    <a:pt x="603192" y="3196"/>
                                  </a:lnTo>
                                  <a:lnTo>
                                    <a:pt x="605749" y="639"/>
                                  </a:lnTo>
                                  <a:lnTo>
                                    <a:pt x="607292" y="0"/>
                                  </a:lnTo>
                                  <a:lnTo>
                                    <a:pt x="610909" y="0"/>
                                  </a:lnTo>
                                  <a:lnTo>
                                    <a:pt x="612452" y="639"/>
                                  </a:lnTo>
                                  <a:lnTo>
                                    <a:pt x="615010" y="3196"/>
                                  </a:lnTo>
                                  <a:lnTo>
                                    <a:pt x="615649" y="4740"/>
                                  </a:lnTo>
                                  <a:lnTo>
                                    <a:pt x="615649" y="8356"/>
                                  </a:lnTo>
                                  <a:lnTo>
                                    <a:pt x="615010" y="9900"/>
                                  </a:lnTo>
                                  <a:lnTo>
                                    <a:pt x="612452" y="12457"/>
                                  </a:lnTo>
                                  <a:lnTo>
                                    <a:pt x="61090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37107" y="13096"/>
                                  </a:moveTo>
                                  <a:lnTo>
                                    <a:pt x="633489" y="13096"/>
                                  </a:lnTo>
                                  <a:lnTo>
                                    <a:pt x="631946" y="12457"/>
                                  </a:lnTo>
                                  <a:lnTo>
                                    <a:pt x="629389" y="9900"/>
                                  </a:lnTo>
                                  <a:lnTo>
                                    <a:pt x="628750" y="8356"/>
                                  </a:lnTo>
                                  <a:lnTo>
                                    <a:pt x="628750" y="4740"/>
                                  </a:lnTo>
                                  <a:lnTo>
                                    <a:pt x="629389" y="3196"/>
                                  </a:lnTo>
                                  <a:lnTo>
                                    <a:pt x="631946" y="639"/>
                                  </a:lnTo>
                                  <a:lnTo>
                                    <a:pt x="633489" y="0"/>
                                  </a:lnTo>
                                  <a:lnTo>
                                    <a:pt x="637107" y="0"/>
                                  </a:lnTo>
                                  <a:lnTo>
                                    <a:pt x="638650" y="639"/>
                                  </a:lnTo>
                                  <a:lnTo>
                                    <a:pt x="641207" y="3196"/>
                                  </a:lnTo>
                                  <a:lnTo>
                                    <a:pt x="641846" y="4740"/>
                                  </a:lnTo>
                                  <a:lnTo>
                                    <a:pt x="641846" y="8356"/>
                                  </a:lnTo>
                                  <a:lnTo>
                                    <a:pt x="641207" y="9900"/>
                                  </a:lnTo>
                                  <a:lnTo>
                                    <a:pt x="638650" y="12457"/>
                                  </a:lnTo>
                                  <a:lnTo>
                                    <a:pt x="63710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63305" y="13096"/>
                                  </a:moveTo>
                                  <a:lnTo>
                                    <a:pt x="659688" y="13096"/>
                                  </a:lnTo>
                                  <a:lnTo>
                                    <a:pt x="658145" y="12457"/>
                                  </a:lnTo>
                                  <a:lnTo>
                                    <a:pt x="655587" y="9900"/>
                                  </a:lnTo>
                                  <a:lnTo>
                                    <a:pt x="654948" y="8356"/>
                                  </a:lnTo>
                                  <a:lnTo>
                                    <a:pt x="654948" y="4740"/>
                                  </a:lnTo>
                                  <a:lnTo>
                                    <a:pt x="655587" y="3196"/>
                                  </a:lnTo>
                                  <a:lnTo>
                                    <a:pt x="658145" y="639"/>
                                  </a:lnTo>
                                  <a:lnTo>
                                    <a:pt x="659688" y="0"/>
                                  </a:lnTo>
                                  <a:lnTo>
                                    <a:pt x="663305" y="0"/>
                                  </a:lnTo>
                                  <a:lnTo>
                                    <a:pt x="664848" y="639"/>
                                  </a:lnTo>
                                  <a:lnTo>
                                    <a:pt x="667406" y="3196"/>
                                  </a:lnTo>
                                  <a:lnTo>
                                    <a:pt x="668045" y="4740"/>
                                  </a:lnTo>
                                  <a:lnTo>
                                    <a:pt x="668045" y="8356"/>
                                  </a:lnTo>
                                  <a:lnTo>
                                    <a:pt x="667406" y="9900"/>
                                  </a:lnTo>
                                  <a:lnTo>
                                    <a:pt x="664848" y="12457"/>
                                  </a:lnTo>
                                  <a:lnTo>
                                    <a:pt x="6633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89502" y="13096"/>
                                  </a:moveTo>
                                  <a:lnTo>
                                    <a:pt x="685886" y="13096"/>
                                  </a:lnTo>
                                  <a:lnTo>
                                    <a:pt x="684342" y="12457"/>
                                  </a:lnTo>
                                  <a:lnTo>
                                    <a:pt x="681785" y="9900"/>
                                  </a:lnTo>
                                  <a:lnTo>
                                    <a:pt x="681145" y="8356"/>
                                  </a:lnTo>
                                  <a:lnTo>
                                    <a:pt x="681145" y="4740"/>
                                  </a:lnTo>
                                  <a:lnTo>
                                    <a:pt x="681785" y="3196"/>
                                  </a:lnTo>
                                  <a:lnTo>
                                    <a:pt x="684342" y="639"/>
                                  </a:lnTo>
                                  <a:lnTo>
                                    <a:pt x="685886" y="0"/>
                                  </a:lnTo>
                                  <a:lnTo>
                                    <a:pt x="689502" y="0"/>
                                  </a:lnTo>
                                  <a:lnTo>
                                    <a:pt x="691045" y="639"/>
                                  </a:lnTo>
                                  <a:lnTo>
                                    <a:pt x="693603" y="3196"/>
                                  </a:lnTo>
                                  <a:lnTo>
                                    <a:pt x="694242" y="4740"/>
                                  </a:lnTo>
                                  <a:lnTo>
                                    <a:pt x="694242" y="8356"/>
                                  </a:lnTo>
                                  <a:lnTo>
                                    <a:pt x="693603" y="9900"/>
                                  </a:lnTo>
                                  <a:lnTo>
                                    <a:pt x="691045" y="12457"/>
                                  </a:lnTo>
                                  <a:lnTo>
                                    <a:pt x="68950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15701" y="13096"/>
                                  </a:moveTo>
                                  <a:lnTo>
                                    <a:pt x="712084" y="13096"/>
                                  </a:lnTo>
                                  <a:lnTo>
                                    <a:pt x="710541" y="12457"/>
                                  </a:lnTo>
                                  <a:lnTo>
                                    <a:pt x="707983" y="9900"/>
                                  </a:lnTo>
                                  <a:lnTo>
                                    <a:pt x="707344" y="8356"/>
                                  </a:lnTo>
                                  <a:lnTo>
                                    <a:pt x="707344" y="4740"/>
                                  </a:lnTo>
                                  <a:lnTo>
                                    <a:pt x="707983" y="3196"/>
                                  </a:lnTo>
                                  <a:lnTo>
                                    <a:pt x="710541" y="639"/>
                                  </a:lnTo>
                                  <a:lnTo>
                                    <a:pt x="712084" y="0"/>
                                  </a:lnTo>
                                  <a:lnTo>
                                    <a:pt x="715701" y="0"/>
                                  </a:lnTo>
                                  <a:lnTo>
                                    <a:pt x="717244" y="639"/>
                                  </a:lnTo>
                                  <a:lnTo>
                                    <a:pt x="719801" y="3196"/>
                                  </a:lnTo>
                                  <a:lnTo>
                                    <a:pt x="720441" y="4740"/>
                                  </a:lnTo>
                                  <a:lnTo>
                                    <a:pt x="720441" y="8356"/>
                                  </a:lnTo>
                                  <a:lnTo>
                                    <a:pt x="719801" y="9900"/>
                                  </a:lnTo>
                                  <a:lnTo>
                                    <a:pt x="717244" y="12457"/>
                                  </a:lnTo>
                                  <a:lnTo>
                                    <a:pt x="71570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41898" y="13096"/>
                                  </a:moveTo>
                                  <a:lnTo>
                                    <a:pt x="738282" y="13096"/>
                                  </a:lnTo>
                                  <a:lnTo>
                                    <a:pt x="736738" y="12457"/>
                                  </a:lnTo>
                                  <a:lnTo>
                                    <a:pt x="734181" y="9900"/>
                                  </a:lnTo>
                                  <a:lnTo>
                                    <a:pt x="733541" y="8356"/>
                                  </a:lnTo>
                                  <a:lnTo>
                                    <a:pt x="733541" y="4740"/>
                                  </a:lnTo>
                                  <a:lnTo>
                                    <a:pt x="734181" y="3196"/>
                                  </a:lnTo>
                                  <a:lnTo>
                                    <a:pt x="736738" y="639"/>
                                  </a:lnTo>
                                  <a:lnTo>
                                    <a:pt x="738282" y="0"/>
                                  </a:lnTo>
                                  <a:lnTo>
                                    <a:pt x="741898" y="0"/>
                                  </a:lnTo>
                                  <a:lnTo>
                                    <a:pt x="743442" y="639"/>
                                  </a:lnTo>
                                  <a:lnTo>
                                    <a:pt x="745999" y="3196"/>
                                  </a:lnTo>
                                  <a:lnTo>
                                    <a:pt x="746638" y="4740"/>
                                  </a:lnTo>
                                  <a:lnTo>
                                    <a:pt x="746638" y="8356"/>
                                  </a:lnTo>
                                  <a:lnTo>
                                    <a:pt x="745999" y="9900"/>
                                  </a:lnTo>
                                  <a:lnTo>
                                    <a:pt x="743442" y="12457"/>
                                  </a:lnTo>
                                  <a:lnTo>
                                    <a:pt x="74189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68097" y="13096"/>
                                  </a:moveTo>
                                  <a:lnTo>
                                    <a:pt x="764480" y="13096"/>
                                  </a:lnTo>
                                  <a:lnTo>
                                    <a:pt x="762937" y="12457"/>
                                  </a:lnTo>
                                  <a:lnTo>
                                    <a:pt x="760379" y="9900"/>
                                  </a:lnTo>
                                  <a:lnTo>
                                    <a:pt x="759740" y="8356"/>
                                  </a:lnTo>
                                  <a:lnTo>
                                    <a:pt x="759740" y="4740"/>
                                  </a:lnTo>
                                  <a:lnTo>
                                    <a:pt x="760379" y="3196"/>
                                  </a:lnTo>
                                  <a:lnTo>
                                    <a:pt x="762937" y="639"/>
                                  </a:lnTo>
                                  <a:lnTo>
                                    <a:pt x="764480" y="0"/>
                                  </a:lnTo>
                                  <a:lnTo>
                                    <a:pt x="768097" y="0"/>
                                  </a:lnTo>
                                  <a:lnTo>
                                    <a:pt x="769640" y="639"/>
                                  </a:lnTo>
                                  <a:lnTo>
                                    <a:pt x="772197" y="3196"/>
                                  </a:lnTo>
                                  <a:lnTo>
                                    <a:pt x="772837" y="4740"/>
                                  </a:lnTo>
                                  <a:lnTo>
                                    <a:pt x="772837" y="8356"/>
                                  </a:lnTo>
                                  <a:lnTo>
                                    <a:pt x="772197" y="9900"/>
                                  </a:lnTo>
                                  <a:lnTo>
                                    <a:pt x="769640" y="12457"/>
                                  </a:lnTo>
                                  <a:lnTo>
                                    <a:pt x="76809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94294" y="13096"/>
                                  </a:moveTo>
                                  <a:lnTo>
                                    <a:pt x="790678" y="13096"/>
                                  </a:lnTo>
                                  <a:lnTo>
                                    <a:pt x="789134" y="12457"/>
                                  </a:lnTo>
                                  <a:lnTo>
                                    <a:pt x="786576" y="9900"/>
                                  </a:lnTo>
                                  <a:lnTo>
                                    <a:pt x="785937" y="8356"/>
                                  </a:lnTo>
                                  <a:lnTo>
                                    <a:pt x="785937" y="4740"/>
                                  </a:lnTo>
                                  <a:lnTo>
                                    <a:pt x="786576" y="3196"/>
                                  </a:lnTo>
                                  <a:lnTo>
                                    <a:pt x="789134" y="639"/>
                                  </a:lnTo>
                                  <a:lnTo>
                                    <a:pt x="790678" y="0"/>
                                  </a:lnTo>
                                  <a:lnTo>
                                    <a:pt x="794294" y="0"/>
                                  </a:lnTo>
                                  <a:lnTo>
                                    <a:pt x="795838" y="639"/>
                                  </a:lnTo>
                                  <a:lnTo>
                                    <a:pt x="798395" y="3196"/>
                                  </a:lnTo>
                                  <a:lnTo>
                                    <a:pt x="799034" y="4740"/>
                                  </a:lnTo>
                                  <a:lnTo>
                                    <a:pt x="799034" y="8356"/>
                                  </a:lnTo>
                                  <a:lnTo>
                                    <a:pt x="798395" y="9900"/>
                                  </a:lnTo>
                                  <a:lnTo>
                                    <a:pt x="795838" y="12457"/>
                                  </a:lnTo>
                                  <a:lnTo>
                                    <a:pt x="7942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20493" y="13096"/>
                                  </a:moveTo>
                                  <a:lnTo>
                                    <a:pt x="816875" y="13096"/>
                                  </a:lnTo>
                                  <a:lnTo>
                                    <a:pt x="815332" y="12457"/>
                                  </a:lnTo>
                                  <a:lnTo>
                                    <a:pt x="812775" y="9900"/>
                                  </a:lnTo>
                                  <a:lnTo>
                                    <a:pt x="812136" y="8356"/>
                                  </a:lnTo>
                                  <a:lnTo>
                                    <a:pt x="812136" y="4740"/>
                                  </a:lnTo>
                                  <a:lnTo>
                                    <a:pt x="812775" y="3196"/>
                                  </a:lnTo>
                                  <a:lnTo>
                                    <a:pt x="815332" y="639"/>
                                  </a:lnTo>
                                  <a:lnTo>
                                    <a:pt x="816875" y="0"/>
                                  </a:lnTo>
                                  <a:lnTo>
                                    <a:pt x="820493" y="0"/>
                                  </a:lnTo>
                                  <a:lnTo>
                                    <a:pt x="822036" y="639"/>
                                  </a:lnTo>
                                  <a:lnTo>
                                    <a:pt x="824593" y="3196"/>
                                  </a:lnTo>
                                  <a:lnTo>
                                    <a:pt x="825232" y="4740"/>
                                  </a:lnTo>
                                  <a:lnTo>
                                    <a:pt x="825232" y="8356"/>
                                  </a:lnTo>
                                  <a:lnTo>
                                    <a:pt x="824593" y="9900"/>
                                  </a:lnTo>
                                  <a:lnTo>
                                    <a:pt x="822036" y="12457"/>
                                  </a:lnTo>
                                  <a:lnTo>
                                    <a:pt x="82049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46690" y="13096"/>
                                  </a:moveTo>
                                  <a:lnTo>
                                    <a:pt x="843074" y="13096"/>
                                  </a:lnTo>
                                  <a:lnTo>
                                    <a:pt x="841530" y="12457"/>
                                  </a:lnTo>
                                  <a:lnTo>
                                    <a:pt x="838972" y="9900"/>
                                  </a:lnTo>
                                  <a:lnTo>
                                    <a:pt x="838333" y="8356"/>
                                  </a:lnTo>
                                  <a:lnTo>
                                    <a:pt x="838333" y="4740"/>
                                  </a:lnTo>
                                  <a:lnTo>
                                    <a:pt x="838972" y="3196"/>
                                  </a:lnTo>
                                  <a:lnTo>
                                    <a:pt x="841530" y="639"/>
                                  </a:lnTo>
                                  <a:lnTo>
                                    <a:pt x="843074" y="0"/>
                                  </a:lnTo>
                                  <a:lnTo>
                                    <a:pt x="846690" y="0"/>
                                  </a:lnTo>
                                  <a:lnTo>
                                    <a:pt x="848233" y="639"/>
                                  </a:lnTo>
                                  <a:lnTo>
                                    <a:pt x="850790" y="3196"/>
                                  </a:lnTo>
                                  <a:lnTo>
                                    <a:pt x="851430" y="4740"/>
                                  </a:lnTo>
                                  <a:lnTo>
                                    <a:pt x="851430" y="8356"/>
                                  </a:lnTo>
                                  <a:lnTo>
                                    <a:pt x="850790" y="9900"/>
                                  </a:lnTo>
                                  <a:lnTo>
                                    <a:pt x="848233" y="12457"/>
                                  </a:lnTo>
                                  <a:lnTo>
                                    <a:pt x="84669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72888" y="13096"/>
                                  </a:moveTo>
                                  <a:lnTo>
                                    <a:pt x="869271" y="13096"/>
                                  </a:lnTo>
                                  <a:lnTo>
                                    <a:pt x="867728" y="12457"/>
                                  </a:lnTo>
                                  <a:lnTo>
                                    <a:pt x="865171" y="9900"/>
                                  </a:lnTo>
                                  <a:lnTo>
                                    <a:pt x="864531" y="8356"/>
                                  </a:lnTo>
                                  <a:lnTo>
                                    <a:pt x="864531" y="4740"/>
                                  </a:lnTo>
                                  <a:lnTo>
                                    <a:pt x="865171" y="3196"/>
                                  </a:lnTo>
                                  <a:lnTo>
                                    <a:pt x="867728" y="639"/>
                                  </a:lnTo>
                                  <a:lnTo>
                                    <a:pt x="869271" y="0"/>
                                  </a:lnTo>
                                  <a:lnTo>
                                    <a:pt x="872888" y="0"/>
                                  </a:lnTo>
                                  <a:lnTo>
                                    <a:pt x="874431" y="639"/>
                                  </a:lnTo>
                                  <a:lnTo>
                                    <a:pt x="876989" y="3196"/>
                                  </a:lnTo>
                                  <a:lnTo>
                                    <a:pt x="877628" y="4740"/>
                                  </a:lnTo>
                                  <a:lnTo>
                                    <a:pt x="877628" y="8356"/>
                                  </a:lnTo>
                                  <a:lnTo>
                                    <a:pt x="876989" y="9900"/>
                                  </a:lnTo>
                                  <a:lnTo>
                                    <a:pt x="874431" y="12457"/>
                                  </a:lnTo>
                                  <a:lnTo>
                                    <a:pt x="87288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99086" y="13096"/>
                                  </a:moveTo>
                                  <a:lnTo>
                                    <a:pt x="895470" y="13096"/>
                                  </a:lnTo>
                                  <a:lnTo>
                                    <a:pt x="893926" y="12457"/>
                                  </a:lnTo>
                                  <a:lnTo>
                                    <a:pt x="891368" y="9900"/>
                                  </a:lnTo>
                                  <a:lnTo>
                                    <a:pt x="890729" y="8356"/>
                                  </a:lnTo>
                                  <a:lnTo>
                                    <a:pt x="890729" y="4740"/>
                                  </a:lnTo>
                                  <a:lnTo>
                                    <a:pt x="891368" y="3196"/>
                                  </a:lnTo>
                                  <a:lnTo>
                                    <a:pt x="893926" y="639"/>
                                  </a:lnTo>
                                  <a:lnTo>
                                    <a:pt x="895470" y="0"/>
                                  </a:lnTo>
                                  <a:lnTo>
                                    <a:pt x="899086" y="0"/>
                                  </a:lnTo>
                                  <a:lnTo>
                                    <a:pt x="900630" y="639"/>
                                  </a:lnTo>
                                  <a:lnTo>
                                    <a:pt x="903186" y="3196"/>
                                  </a:lnTo>
                                  <a:lnTo>
                                    <a:pt x="903826" y="4740"/>
                                  </a:lnTo>
                                  <a:lnTo>
                                    <a:pt x="903826" y="8356"/>
                                  </a:lnTo>
                                  <a:lnTo>
                                    <a:pt x="903186" y="9900"/>
                                  </a:lnTo>
                                  <a:lnTo>
                                    <a:pt x="900630" y="12457"/>
                                  </a:lnTo>
                                  <a:lnTo>
                                    <a:pt x="89908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25284" y="13096"/>
                                  </a:moveTo>
                                  <a:lnTo>
                                    <a:pt x="921667" y="13096"/>
                                  </a:lnTo>
                                  <a:lnTo>
                                    <a:pt x="920124" y="12457"/>
                                  </a:lnTo>
                                  <a:lnTo>
                                    <a:pt x="917567" y="9900"/>
                                  </a:lnTo>
                                  <a:lnTo>
                                    <a:pt x="916927" y="8356"/>
                                  </a:lnTo>
                                  <a:lnTo>
                                    <a:pt x="916927" y="4740"/>
                                  </a:lnTo>
                                  <a:lnTo>
                                    <a:pt x="917567" y="3196"/>
                                  </a:lnTo>
                                  <a:lnTo>
                                    <a:pt x="920124" y="639"/>
                                  </a:lnTo>
                                  <a:lnTo>
                                    <a:pt x="921667" y="0"/>
                                  </a:lnTo>
                                  <a:lnTo>
                                    <a:pt x="925284" y="0"/>
                                  </a:lnTo>
                                  <a:lnTo>
                                    <a:pt x="926827" y="639"/>
                                  </a:lnTo>
                                  <a:lnTo>
                                    <a:pt x="929385" y="3196"/>
                                  </a:lnTo>
                                  <a:lnTo>
                                    <a:pt x="930024" y="4740"/>
                                  </a:lnTo>
                                  <a:lnTo>
                                    <a:pt x="930024" y="8356"/>
                                  </a:lnTo>
                                  <a:lnTo>
                                    <a:pt x="929385" y="9900"/>
                                  </a:lnTo>
                                  <a:lnTo>
                                    <a:pt x="926827" y="12457"/>
                                  </a:lnTo>
                                  <a:lnTo>
                                    <a:pt x="9252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51482" y="13096"/>
                                  </a:moveTo>
                                  <a:lnTo>
                                    <a:pt x="947866" y="13096"/>
                                  </a:lnTo>
                                  <a:lnTo>
                                    <a:pt x="946321" y="12457"/>
                                  </a:lnTo>
                                  <a:lnTo>
                                    <a:pt x="943764" y="9900"/>
                                  </a:lnTo>
                                  <a:lnTo>
                                    <a:pt x="943125" y="8356"/>
                                  </a:lnTo>
                                  <a:lnTo>
                                    <a:pt x="943125" y="4740"/>
                                  </a:lnTo>
                                  <a:lnTo>
                                    <a:pt x="943764" y="3196"/>
                                  </a:lnTo>
                                  <a:lnTo>
                                    <a:pt x="946321" y="639"/>
                                  </a:lnTo>
                                  <a:lnTo>
                                    <a:pt x="947866" y="0"/>
                                  </a:lnTo>
                                  <a:lnTo>
                                    <a:pt x="951482" y="0"/>
                                  </a:lnTo>
                                  <a:lnTo>
                                    <a:pt x="953026" y="639"/>
                                  </a:lnTo>
                                  <a:lnTo>
                                    <a:pt x="955582" y="3196"/>
                                  </a:lnTo>
                                  <a:lnTo>
                                    <a:pt x="956221" y="4740"/>
                                  </a:lnTo>
                                  <a:lnTo>
                                    <a:pt x="956221" y="8356"/>
                                  </a:lnTo>
                                  <a:lnTo>
                                    <a:pt x="955582" y="9900"/>
                                  </a:lnTo>
                                  <a:lnTo>
                                    <a:pt x="953026" y="12457"/>
                                  </a:lnTo>
                                  <a:lnTo>
                                    <a:pt x="95148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77680" y="13096"/>
                                  </a:moveTo>
                                  <a:lnTo>
                                    <a:pt x="974063" y="13096"/>
                                  </a:lnTo>
                                  <a:lnTo>
                                    <a:pt x="972520" y="12457"/>
                                  </a:lnTo>
                                  <a:lnTo>
                                    <a:pt x="969962" y="9900"/>
                                  </a:lnTo>
                                  <a:lnTo>
                                    <a:pt x="969323" y="8356"/>
                                  </a:lnTo>
                                  <a:lnTo>
                                    <a:pt x="969323" y="4740"/>
                                  </a:lnTo>
                                  <a:lnTo>
                                    <a:pt x="969962" y="3196"/>
                                  </a:lnTo>
                                  <a:lnTo>
                                    <a:pt x="972520" y="639"/>
                                  </a:lnTo>
                                  <a:lnTo>
                                    <a:pt x="974063" y="0"/>
                                  </a:lnTo>
                                  <a:lnTo>
                                    <a:pt x="977680" y="0"/>
                                  </a:lnTo>
                                  <a:lnTo>
                                    <a:pt x="979223" y="639"/>
                                  </a:lnTo>
                                  <a:lnTo>
                                    <a:pt x="981781" y="3196"/>
                                  </a:lnTo>
                                  <a:lnTo>
                                    <a:pt x="982420" y="4740"/>
                                  </a:lnTo>
                                  <a:lnTo>
                                    <a:pt x="982420" y="8356"/>
                                  </a:lnTo>
                                  <a:lnTo>
                                    <a:pt x="981781" y="9900"/>
                                  </a:lnTo>
                                  <a:lnTo>
                                    <a:pt x="979223" y="12457"/>
                                  </a:lnTo>
                                  <a:lnTo>
                                    <a:pt x="9776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03877" y="13096"/>
                                  </a:moveTo>
                                  <a:lnTo>
                                    <a:pt x="1000261" y="13096"/>
                                  </a:lnTo>
                                  <a:lnTo>
                                    <a:pt x="998717" y="12457"/>
                                  </a:lnTo>
                                  <a:lnTo>
                                    <a:pt x="996160" y="9900"/>
                                  </a:lnTo>
                                  <a:lnTo>
                                    <a:pt x="995520" y="8356"/>
                                  </a:lnTo>
                                  <a:lnTo>
                                    <a:pt x="995520" y="4740"/>
                                  </a:lnTo>
                                  <a:lnTo>
                                    <a:pt x="996160" y="3196"/>
                                  </a:lnTo>
                                  <a:lnTo>
                                    <a:pt x="998717" y="639"/>
                                  </a:lnTo>
                                  <a:lnTo>
                                    <a:pt x="1000261" y="0"/>
                                  </a:lnTo>
                                  <a:lnTo>
                                    <a:pt x="1003877" y="0"/>
                                  </a:lnTo>
                                  <a:lnTo>
                                    <a:pt x="1005422" y="639"/>
                                  </a:lnTo>
                                  <a:lnTo>
                                    <a:pt x="1007978" y="3196"/>
                                  </a:lnTo>
                                  <a:lnTo>
                                    <a:pt x="1008617" y="4740"/>
                                  </a:lnTo>
                                  <a:lnTo>
                                    <a:pt x="1008617" y="8356"/>
                                  </a:lnTo>
                                  <a:lnTo>
                                    <a:pt x="1007978" y="9900"/>
                                  </a:lnTo>
                                  <a:lnTo>
                                    <a:pt x="1005422" y="12457"/>
                                  </a:lnTo>
                                  <a:lnTo>
                                    <a:pt x="10038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30076" y="13096"/>
                                  </a:moveTo>
                                  <a:lnTo>
                                    <a:pt x="1026459" y="13096"/>
                                  </a:lnTo>
                                  <a:lnTo>
                                    <a:pt x="1024916" y="12457"/>
                                  </a:lnTo>
                                  <a:lnTo>
                                    <a:pt x="1022358" y="9900"/>
                                  </a:lnTo>
                                  <a:lnTo>
                                    <a:pt x="1021719" y="8356"/>
                                  </a:lnTo>
                                  <a:lnTo>
                                    <a:pt x="1021719" y="4740"/>
                                  </a:lnTo>
                                  <a:lnTo>
                                    <a:pt x="1022358" y="3196"/>
                                  </a:lnTo>
                                  <a:lnTo>
                                    <a:pt x="1024916" y="639"/>
                                  </a:lnTo>
                                  <a:lnTo>
                                    <a:pt x="1026459" y="0"/>
                                  </a:lnTo>
                                  <a:lnTo>
                                    <a:pt x="1030076" y="0"/>
                                  </a:lnTo>
                                  <a:lnTo>
                                    <a:pt x="1031619" y="639"/>
                                  </a:lnTo>
                                  <a:lnTo>
                                    <a:pt x="1034176" y="3196"/>
                                  </a:lnTo>
                                  <a:lnTo>
                                    <a:pt x="1034816" y="4740"/>
                                  </a:lnTo>
                                  <a:lnTo>
                                    <a:pt x="1034816" y="8356"/>
                                  </a:lnTo>
                                  <a:lnTo>
                                    <a:pt x="1034176" y="9900"/>
                                  </a:lnTo>
                                  <a:lnTo>
                                    <a:pt x="1031619" y="12457"/>
                                  </a:lnTo>
                                  <a:lnTo>
                                    <a:pt x="103007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56273" y="13096"/>
                                  </a:moveTo>
                                  <a:lnTo>
                                    <a:pt x="1052657" y="13096"/>
                                  </a:lnTo>
                                  <a:lnTo>
                                    <a:pt x="1051113" y="12457"/>
                                  </a:lnTo>
                                  <a:lnTo>
                                    <a:pt x="1048556" y="9900"/>
                                  </a:lnTo>
                                  <a:lnTo>
                                    <a:pt x="1047916" y="8356"/>
                                  </a:lnTo>
                                  <a:lnTo>
                                    <a:pt x="1047916" y="4740"/>
                                  </a:lnTo>
                                  <a:lnTo>
                                    <a:pt x="1048556" y="3196"/>
                                  </a:lnTo>
                                  <a:lnTo>
                                    <a:pt x="1051113" y="639"/>
                                  </a:lnTo>
                                  <a:lnTo>
                                    <a:pt x="1052657" y="0"/>
                                  </a:lnTo>
                                  <a:lnTo>
                                    <a:pt x="1056273" y="0"/>
                                  </a:lnTo>
                                  <a:lnTo>
                                    <a:pt x="1057817" y="639"/>
                                  </a:lnTo>
                                  <a:lnTo>
                                    <a:pt x="1060374" y="3196"/>
                                  </a:lnTo>
                                  <a:lnTo>
                                    <a:pt x="1061013" y="4740"/>
                                  </a:lnTo>
                                  <a:lnTo>
                                    <a:pt x="1061013" y="8356"/>
                                  </a:lnTo>
                                  <a:lnTo>
                                    <a:pt x="1060374" y="9900"/>
                                  </a:lnTo>
                                  <a:lnTo>
                                    <a:pt x="1057817" y="12457"/>
                                  </a:lnTo>
                                  <a:lnTo>
                                    <a:pt x="105627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82472" y="13096"/>
                                  </a:moveTo>
                                  <a:lnTo>
                                    <a:pt x="1078855" y="13096"/>
                                  </a:lnTo>
                                  <a:lnTo>
                                    <a:pt x="1077312" y="12457"/>
                                  </a:lnTo>
                                  <a:lnTo>
                                    <a:pt x="1074754" y="9900"/>
                                  </a:lnTo>
                                  <a:lnTo>
                                    <a:pt x="1074115" y="8356"/>
                                  </a:lnTo>
                                  <a:lnTo>
                                    <a:pt x="1074115" y="4740"/>
                                  </a:lnTo>
                                  <a:lnTo>
                                    <a:pt x="1074754" y="3196"/>
                                  </a:lnTo>
                                  <a:lnTo>
                                    <a:pt x="1077312" y="639"/>
                                  </a:lnTo>
                                  <a:lnTo>
                                    <a:pt x="1078855" y="0"/>
                                  </a:lnTo>
                                  <a:lnTo>
                                    <a:pt x="1082472" y="0"/>
                                  </a:lnTo>
                                  <a:lnTo>
                                    <a:pt x="1084015" y="639"/>
                                  </a:lnTo>
                                  <a:lnTo>
                                    <a:pt x="1086572" y="3196"/>
                                  </a:lnTo>
                                  <a:lnTo>
                                    <a:pt x="1087212" y="4740"/>
                                  </a:lnTo>
                                  <a:lnTo>
                                    <a:pt x="1087212" y="8356"/>
                                  </a:lnTo>
                                  <a:lnTo>
                                    <a:pt x="1086572" y="9900"/>
                                  </a:lnTo>
                                  <a:lnTo>
                                    <a:pt x="1084015" y="12457"/>
                                  </a:lnTo>
                                  <a:lnTo>
                                    <a:pt x="108247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08669" y="13096"/>
                                  </a:moveTo>
                                  <a:lnTo>
                                    <a:pt x="1105053" y="13096"/>
                                  </a:lnTo>
                                  <a:lnTo>
                                    <a:pt x="1103509" y="12457"/>
                                  </a:lnTo>
                                  <a:lnTo>
                                    <a:pt x="1100953" y="9900"/>
                                  </a:lnTo>
                                  <a:lnTo>
                                    <a:pt x="1100313" y="8356"/>
                                  </a:lnTo>
                                  <a:lnTo>
                                    <a:pt x="1100313" y="4740"/>
                                  </a:lnTo>
                                  <a:lnTo>
                                    <a:pt x="1100953" y="3196"/>
                                  </a:lnTo>
                                  <a:lnTo>
                                    <a:pt x="1103509" y="639"/>
                                  </a:lnTo>
                                  <a:lnTo>
                                    <a:pt x="1105053" y="0"/>
                                  </a:lnTo>
                                  <a:lnTo>
                                    <a:pt x="1108669" y="0"/>
                                  </a:lnTo>
                                  <a:lnTo>
                                    <a:pt x="1110213" y="639"/>
                                  </a:lnTo>
                                  <a:lnTo>
                                    <a:pt x="1112771" y="3196"/>
                                  </a:lnTo>
                                  <a:lnTo>
                                    <a:pt x="1113410" y="4740"/>
                                  </a:lnTo>
                                  <a:lnTo>
                                    <a:pt x="1113410" y="8356"/>
                                  </a:lnTo>
                                  <a:lnTo>
                                    <a:pt x="1112771" y="9900"/>
                                  </a:lnTo>
                                  <a:lnTo>
                                    <a:pt x="1110213" y="12457"/>
                                  </a:lnTo>
                                  <a:lnTo>
                                    <a:pt x="110866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34868" y="13096"/>
                                  </a:moveTo>
                                  <a:lnTo>
                                    <a:pt x="1131250" y="13096"/>
                                  </a:lnTo>
                                  <a:lnTo>
                                    <a:pt x="1129707" y="12457"/>
                                  </a:lnTo>
                                  <a:lnTo>
                                    <a:pt x="1127150" y="9900"/>
                                  </a:lnTo>
                                  <a:lnTo>
                                    <a:pt x="1126511" y="8356"/>
                                  </a:lnTo>
                                  <a:lnTo>
                                    <a:pt x="1126511" y="4740"/>
                                  </a:lnTo>
                                  <a:lnTo>
                                    <a:pt x="1127150" y="3196"/>
                                  </a:lnTo>
                                  <a:lnTo>
                                    <a:pt x="1129707" y="639"/>
                                  </a:lnTo>
                                  <a:lnTo>
                                    <a:pt x="1131250" y="0"/>
                                  </a:lnTo>
                                  <a:lnTo>
                                    <a:pt x="1134868" y="0"/>
                                  </a:lnTo>
                                  <a:lnTo>
                                    <a:pt x="1136411" y="639"/>
                                  </a:lnTo>
                                  <a:lnTo>
                                    <a:pt x="1138968" y="3196"/>
                                  </a:lnTo>
                                  <a:lnTo>
                                    <a:pt x="1139607" y="4740"/>
                                  </a:lnTo>
                                  <a:lnTo>
                                    <a:pt x="1139607" y="8356"/>
                                  </a:lnTo>
                                  <a:lnTo>
                                    <a:pt x="1138968" y="9900"/>
                                  </a:lnTo>
                                  <a:lnTo>
                                    <a:pt x="1136411" y="12457"/>
                                  </a:lnTo>
                                  <a:lnTo>
                                    <a:pt x="113486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61065" y="13096"/>
                                  </a:moveTo>
                                  <a:lnTo>
                                    <a:pt x="1157449" y="13096"/>
                                  </a:lnTo>
                                  <a:lnTo>
                                    <a:pt x="1155905" y="12457"/>
                                  </a:lnTo>
                                  <a:lnTo>
                                    <a:pt x="1153347" y="9900"/>
                                  </a:lnTo>
                                  <a:lnTo>
                                    <a:pt x="1152708" y="8356"/>
                                  </a:lnTo>
                                  <a:lnTo>
                                    <a:pt x="1152708" y="4740"/>
                                  </a:lnTo>
                                  <a:lnTo>
                                    <a:pt x="1153347" y="3196"/>
                                  </a:lnTo>
                                  <a:lnTo>
                                    <a:pt x="1155905" y="639"/>
                                  </a:lnTo>
                                  <a:lnTo>
                                    <a:pt x="1157449" y="0"/>
                                  </a:lnTo>
                                  <a:lnTo>
                                    <a:pt x="1161065" y="0"/>
                                  </a:lnTo>
                                  <a:lnTo>
                                    <a:pt x="1162609" y="639"/>
                                  </a:lnTo>
                                  <a:lnTo>
                                    <a:pt x="1165165" y="3196"/>
                                  </a:lnTo>
                                  <a:lnTo>
                                    <a:pt x="1165805" y="4740"/>
                                  </a:lnTo>
                                  <a:lnTo>
                                    <a:pt x="1165805" y="8356"/>
                                  </a:lnTo>
                                  <a:lnTo>
                                    <a:pt x="1165165" y="9900"/>
                                  </a:lnTo>
                                  <a:lnTo>
                                    <a:pt x="1162609" y="12457"/>
                                  </a:lnTo>
                                  <a:lnTo>
                                    <a:pt x="116106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87263" y="13096"/>
                                  </a:moveTo>
                                  <a:lnTo>
                                    <a:pt x="1183646" y="13096"/>
                                  </a:lnTo>
                                  <a:lnTo>
                                    <a:pt x="1182103" y="12457"/>
                                  </a:lnTo>
                                  <a:lnTo>
                                    <a:pt x="1179546" y="9900"/>
                                  </a:lnTo>
                                  <a:lnTo>
                                    <a:pt x="1178906" y="8356"/>
                                  </a:lnTo>
                                  <a:lnTo>
                                    <a:pt x="1178906" y="4740"/>
                                  </a:lnTo>
                                  <a:lnTo>
                                    <a:pt x="1179546" y="3196"/>
                                  </a:lnTo>
                                  <a:lnTo>
                                    <a:pt x="1182103" y="639"/>
                                  </a:lnTo>
                                  <a:lnTo>
                                    <a:pt x="1183646" y="0"/>
                                  </a:lnTo>
                                  <a:lnTo>
                                    <a:pt x="1187263" y="0"/>
                                  </a:lnTo>
                                  <a:lnTo>
                                    <a:pt x="1188806" y="639"/>
                                  </a:lnTo>
                                  <a:lnTo>
                                    <a:pt x="1191363" y="3196"/>
                                  </a:lnTo>
                                  <a:lnTo>
                                    <a:pt x="1192006" y="4740"/>
                                  </a:lnTo>
                                  <a:lnTo>
                                    <a:pt x="1192006" y="8356"/>
                                  </a:lnTo>
                                  <a:lnTo>
                                    <a:pt x="1191363" y="9900"/>
                                  </a:lnTo>
                                  <a:lnTo>
                                    <a:pt x="1188806" y="12457"/>
                                  </a:lnTo>
                                  <a:lnTo>
                                    <a:pt x="11872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13461" y="13096"/>
                                  </a:moveTo>
                                  <a:lnTo>
                                    <a:pt x="1209841" y="13096"/>
                                  </a:lnTo>
                                  <a:lnTo>
                                    <a:pt x="1208305" y="12457"/>
                                  </a:lnTo>
                                  <a:lnTo>
                                    <a:pt x="1205745" y="9900"/>
                                  </a:lnTo>
                                  <a:lnTo>
                                    <a:pt x="1205103" y="8356"/>
                                  </a:lnTo>
                                  <a:lnTo>
                                    <a:pt x="1205103" y="4740"/>
                                  </a:lnTo>
                                  <a:lnTo>
                                    <a:pt x="1205745" y="3196"/>
                                  </a:lnTo>
                                  <a:lnTo>
                                    <a:pt x="1208305" y="639"/>
                                  </a:lnTo>
                                  <a:lnTo>
                                    <a:pt x="1209841" y="0"/>
                                  </a:lnTo>
                                  <a:lnTo>
                                    <a:pt x="1213461" y="0"/>
                                  </a:lnTo>
                                  <a:lnTo>
                                    <a:pt x="1215009" y="639"/>
                                  </a:lnTo>
                                  <a:lnTo>
                                    <a:pt x="1217556" y="3196"/>
                                  </a:lnTo>
                                  <a:lnTo>
                                    <a:pt x="1218199" y="4740"/>
                                  </a:lnTo>
                                  <a:lnTo>
                                    <a:pt x="1218199" y="8356"/>
                                  </a:lnTo>
                                  <a:lnTo>
                                    <a:pt x="1217556" y="9900"/>
                                  </a:lnTo>
                                  <a:lnTo>
                                    <a:pt x="1215009" y="12457"/>
                                  </a:lnTo>
                                  <a:lnTo>
                                    <a:pt x="121346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39654" y="13096"/>
                                  </a:moveTo>
                                  <a:lnTo>
                                    <a:pt x="1236047" y="13096"/>
                                  </a:lnTo>
                                  <a:lnTo>
                                    <a:pt x="1234499" y="12457"/>
                                  </a:lnTo>
                                  <a:lnTo>
                                    <a:pt x="1231939" y="9900"/>
                                  </a:lnTo>
                                  <a:lnTo>
                                    <a:pt x="1231308" y="8356"/>
                                  </a:lnTo>
                                  <a:lnTo>
                                    <a:pt x="1231308" y="4740"/>
                                  </a:lnTo>
                                  <a:lnTo>
                                    <a:pt x="1231939" y="3196"/>
                                  </a:lnTo>
                                  <a:lnTo>
                                    <a:pt x="1234499" y="639"/>
                                  </a:lnTo>
                                  <a:lnTo>
                                    <a:pt x="1236047" y="0"/>
                                  </a:lnTo>
                                  <a:lnTo>
                                    <a:pt x="1239654" y="0"/>
                                  </a:lnTo>
                                  <a:lnTo>
                                    <a:pt x="1241202" y="639"/>
                                  </a:lnTo>
                                  <a:lnTo>
                                    <a:pt x="1243762" y="3196"/>
                                  </a:lnTo>
                                  <a:lnTo>
                                    <a:pt x="1244405" y="4740"/>
                                  </a:lnTo>
                                  <a:lnTo>
                                    <a:pt x="1244405" y="8356"/>
                                  </a:lnTo>
                                  <a:lnTo>
                                    <a:pt x="1243762" y="9900"/>
                                  </a:lnTo>
                                  <a:lnTo>
                                    <a:pt x="1241202" y="12457"/>
                                  </a:lnTo>
                                  <a:lnTo>
                                    <a:pt x="12396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65860" y="13096"/>
                                  </a:moveTo>
                                  <a:lnTo>
                                    <a:pt x="1262241" y="13096"/>
                                  </a:lnTo>
                                  <a:lnTo>
                                    <a:pt x="1260693" y="12457"/>
                                  </a:lnTo>
                                  <a:lnTo>
                                    <a:pt x="1258145" y="9900"/>
                                  </a:lnTo>
                                  <a:lnTo>
                                    <a:pt x="1257502" y="8356"/>
                                  </a:lnTo>
                                  <a:lnTo>
                                    <a:pt x="1257502" y="4740"/>
                                  </a:lnTo>
                                  <a:lnTo>
                                    <a:pt x="1258145" y="3196"/>
                                  </a:lnTo>
                                  <a:lnTo>
                                    <a:pt x="1260693" y="639"/>
                                  </a:lnTo>
                                  <a:lnTo>
                                    <a:pt x="1262241" y="0"/>
                                  </a:lnTo>
                                  <a:lnTo>
                                    <a:pt x="1265860" y="0"/>
                                  </a:lnTo>
                                  <a:lnTo>
                                    <a:pt x="1267396" y="639"/>
                                  </a:lnTo>
                                  <a:lnTo>
                                    <a:pt x="1269956" y="3196"/>
                                  </a:lnTo>
                                  <a:lnTo>
                                    <a:pt x="1270599" y="4740"/>
                                  </a:lnTo>
                                  <a:lnTo>
                                    <a:pt x="1270599" y="8356"/>
                                  </a:lnTo>
                                  <a:lnTo>
                                    <a:pt x="1269956" y="9900"/>
                                  </a:lnTo>
                                  <a:lnTo>
                                    <a:pt x="1267396" y="12457"/>
                                  </a:lnTo>
                                  <a:lnTo>
                                    <a:pt x="126586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92054" y="13096"/>
                                  </a:moveTo>
                                  <a:lnTo>
                                    <a:pt x="1288434" y="13096"/>
                                  </a:lnTo>
                                  <a:lnTo>
                                    <a:pt x="1286898" y="12457"/>
                                  </a:lnTo>
                                  <a:lnTo>
                                    <a:pt x="1284339" y="9900"/>
                                  </a:lnTo>
                                  <a:lnTo>
                                    <a:pt x="1283696" y="8356"/>
                                  </a:lnTo>
                                  <a:lnTo>
                                    <a:pt x="1283696" y="4740"/>
                                  </a:lnTo>
                                  <a:lnTo>
                                    <a:pt x="1284339" y="3196"/>
                                  </a:lnTo>
                                  <a:lnTo>
                                    <a:pt x="1286898" y="639"/>
                                  </a:lnTo>
                                  <a:lnTo>
                                    <a:pt x="1288434" y="0"/>
                                  </a:lnTo>
                                  <a:lnTo>
                                    <a:pt x="1292054" y="0"/>
                                  </a:lnTo>
                                  <a:lnTo>
                                    <a:pt x="1293602" y="639"/>
                                  </a:lnTo>
                                  <a:lnTo>
                                    <a:pt x="1296162" y="3196"/>
                                  </a:lnTo>
                                  <a:lnTo>
                                    <a:pt x="1296793" y="4740"/>
                                  </a:lnTo>
                                  <a:lnTo>
                                    <a:pt x="1296793" y="8356"/>
                                  </a:lnTo>
                                  <a:lnTo>
                                    <a:pt x="1296162" y="9900"/>
                                  </a:lnTo>
                                  <a:lnTo>
                                    <a:pt x="1293602" y="12457"/>
                                  </a:lnTo>
                                  <a:lnTo>
                                    <a:pt x="12920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18248" y="13096"/>
                                  </a:moveTo>
                                  <a:lnTo>
                                    <a:pt x="1314640" y="13096"/>
                                  </a:lnTo>
                                  <a:lnTo>
                                    <a:pt x="1313092" y="12457"/>
                                  </a:lnTo>
                                  <a:lnTo>
                                    <a:pt x="1310532" y="9900"/>
                                  </a:lnTo>
                                  <a:lnTo>
                                    <a:pt x="1309901" y="8356"/>
                                  </a:lnTo>
                                  <a:lnTo>
                                    <a:pt x="1309901" y="4740"/>
                                  </a:lnTo>
                                  <a:lnTo>
                                    <a:pt x="1310532" y="3196"/>
                                  </a:lnTo>
                                  <a:lnTo>
                                    <a:pt x="1313092" y="639"/>
                                  </a:lnTo>
                                  <a:lnTo>
                                    <a:pt x="1314640" y="0"/>
                                  </a:lnTo>
                                  <a:lnTo>
                                    <a:pt x="1318248" y="0"/>
                                  </a:lnTo>
                                  <a:lnTo>
                                    <a:pt x="1319795" y="639"/>
                                  </a:lnTo>
                                  <a:lnTo>
                                    <a:pt x="1322355" y="3196"/>
                                  </a:lnTo>
                                  <a:lnTo>
                                    <a:pt x="1322998" y="4740"/>
                                  </a:lnTo>
                                  <a:lnTo>
                                    <a:pt x="1322998" y="8356"/>
                                  </a:lnTo>
                                  <a:lnTo>
                                    <a:pt x="1322355" y="9900"/>
                                  </a:lnTo>
                                  <a:lnTo>
                                    <a:pt x="1319795" y="12457"/>
                                  </a:lnTo>
                                  <a:lnTo>
                                    <a:pt x="131824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44453" y="13096"/>
                                  </a:moveTo>
                                  <a:lnTo>
                                    <a:pt x="1340834" y="13096"/>
                                  </a:lnTo>
                                  <a:lnTo>
                                    <a:pt x="1339286" y="12457"/>
                                  </a:lnTo>
                                  <a:lnTo>
                                    <a:pt x="1336738" y="9900"/>
                                  </a:lnTo>
                                  <a:lnTo>
                                    <a:pt x="1336095" y="8356"/>
                                  </a:lnTo>
                                  <a:lnTo>
                                    <a:pt x="1336095" y="4740"/>
                                  </a:lnTo>
                                  <a:lnTo>
                                    <a:pt x="1336738" y="3196"/>
                                  </a:lnTo>
                                  <a:lnTo>
                                    <a:pt x="1339286" y="639"/>
                                  </a:lnTo>
                                  <a:lnTo>
                                    <a:pt x="1340834" y="0"/>
                                  </a:lnTo>
                                  <a:lnTo>
                                    <a:pt x="1344453" y="0"/>
                                  </a:lnTo>
                                  <a:lnTo>
                                    <a:pt x="1345989" y="639"/>
                                  </a:lnTo>
                                  <a:lnTo>
                                    <a:pt x="1348549" y="3196"/>
                                  </a:lnTo>
                                  <a:lnTo>
                                    <a:pt x="1349192" y="4740"/>
                                  </a:lnTo>
                                  <a:lnTo>
                                    <a:pt x="1349192" y="8356"/>
                                  </a:lnTo>
                                  <a:lnTo>
                                    <a:pt x="1348549" y="9900"/>
                                  </a:lnTo>
                                  <a:lnTo>
                                    <a:pt x="1345989" y="12457"/>
                                  </a:lnTo>
                                  <a:lnTo>
                                    <a:pt x="13444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70647" y="13096"/>
                                  </a:moveTo>
                                  <a:lnTo>
                                    <a:pt x="1367028" y="13096"/>
                                  </a:lnTo>
                                  <a:lnTo>
                                    <a:pt x="1365492" y="12457"/>
                                  </a:lnTo>
                                  <a:lnTo>
                                    <a:pt x="1362932" y="9900"/>
                                  </a:lnTo>
                                  <a:lnTo>
                                    <a:pt x="1362289" y="8356"/>
                                  </a:lnTo>
                                  <a:lnTo>
                                    <a:pt x="1362289" y="4740"/>
                                  </a:lnTo>
                                  <a:lnTo>
                                    <a:pt x="1362932" y="3196"/>
                                  </a:lnTo>
                                  <a:lnTo>
                                    <a:pt x="1365492" y="639"/>
                                  </a:lnTo>
                                  <a:lnTo>
                                    <a:pt x="1367028" y="0"/>
                                  </a:lnTo>
                                  <a:lnTo>
                                    <a:pt x="1370647" y="0"/>
                                  </a:lnTo>
                                  <a:lnTo>
                                    <a:pt x="1372195" y="639"/>
                                  </a:lnTo>
                                  <a:lnTo>
                                    <a:pt x="1374755" y="3196"/>
                                  </a:lnTo>
                                  <a:lnTo>
                                    <a:pt x="1375386" y="4740"/>
                                  </a:lnTo>
                                  <a:lnTo>
                                    <a:pt x="1375386" y="8356"/>
                                  </a:lnTo>
                                  <a:lnTo>
                                    <a:pt x="1374755" y="9900"/>
                                  </a:lnTo>
                                  <a:lnTo>
                                    <a:pt x="1372195" y="12457"/>
                                  </a:lnTo>
                                  <a:lnTo>
                                    <a:pt x="137064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96841" y="13096"/>
                                  </a:moveTo>
                                  <a:lnTo>
                                    <a:pt x="1393233" y="13096"/>
                                  </a:lnTo>
                                  <a:lnTo>
                                    <a:pt x="1391685" y="12457"/>
                                  </a:lnTo>
                                  <a:lnTo>
                                    <a:pt x="1389126" y="9900"/>
                                  </a:lnTo>
                                  <a:lnTo>
                                    <a:pt x="1388495" y="8356"/>
                                  </a:lnTo>
                                  <a:lnTo>
                                    <a:pt x="1388495" y="4740"/>
                                  </a:lnTo>
                                  <a:lnTo>
                                    <a:pt x="1389126" y="3196"/>
                                  </a:lnTo>
                                  <a:lnTo>
                                    <a:pt x="1391685" y="639"/>
                                  </a:lnTo>
                                  <a:lnTo>
                                    <a:pt x="1393233" y="0"/>
                                  </a:lnTo>
                                  <a:lnTo>
                                    <a:pt x="1396841" y="0"/>
                                  </a:lnTo>
                                  <a:lnTo>
                                    <a:pt x="1398389" y="639"/>
                                  </a:lnTo>
                                  <a:lnTo>
                                    <a:pt x="1400948" y="3196"/>
                                  </a:lnTo>
                                  <a:lnTo>
                                    <a:pt x="1401591" y="4740"/>
                                  </a:lnTo>
                                  <a:lnTo>
                                    <a:pt x="1401591" y="8356"/>
                                  </a:lnTo>
                                  <a:lnTo>
                                    <a:pt x="1400948" y="9900"/>
                                  </a:lnTo>
                                  <a:lnTo>
                                    <a:pt x="1398389" y="12457"/>
                                  </a:lnTo>
                                  <a:lnTo>
                                    <a:pt x="139684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23046" y="13096"/>
                                  </a:moveTo>
                                  <a:lnTo>
                                    <a:pt x="1419427" y="13096"/>
                                  </a:lnTo>
                                  <a:lnTo>
                                    <a:pt x="1417879" y="12457"/>
                                  </a:lnTo>
                                  <a:lnTo>
                                    <a:pt x="1415331" y="9900"/>
                                  </a:lnTo>
                                  <a:lnTo>
                                    <a:pt x="1414688" y="8356"/>
                                  </a:lnTo>
                                  <a:lnTo>
                                    <a:pt x="1414688" y="4740"/>
                                  </a:lnTo>
                                  <a:lnTo>
                                    <a:pt x="1415331" y="3196"/>
                                  </a:lnTo>
                                  <a:lnTo>
                                    <a:pt x="1417879" y="639"/>
                                  </a:lnTo>
                                  <a:lnTo>
                                    <a:pt x="1419427" y="0"/>
                                  </a:lnTo>
                                  <a:lnTo>
                                    <a:pt x="1423046" y="0"/>
                                  </a:lnTo>
                                  <a:lnTo>
                                    <a:pt x="1424582" y="639"/>
                                  </a:lnTo>
                                  <a:lnTo>
                                    <a:pt x="1427142" y="3196"/>
                                  </a:lnTo>
                                  <a:lnTo>
                                    <a:pt x="1427785" y="4740"/>
                                  </a:lnTo>
                                  <a:lnTo>
                                    <a:pt x="1427785" y="8356"/>
                                  </a:lnTo>
                                  <a:lnTo>
                                    <a:pt x="1427142" y="9900"/>
                                  </a:lnTo>
                                  <a:lnTo>
                                    <a:pt x="1424582" y="12457"/>
                                  </a:lnTo>
                                  <a:lnTo>
                                    <a:pt x="14230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49240" y="13096"/>
                                  </a:moveTo>
                                  <a:lnTo>
                                    <a:pt x="1445621" y="13096"/>
                                  </a:lnTo>
                                  <a:lnTo>
                                    <a:pt x="1444085" y="12457"/>
                                  </a:lnTo>
                                  <a:lnTo>
                                    <a:pt x="1441525" y="9900"/>
                                  </a:lnTo>
                                  <a:lnTo>
                                    <a:pt x="1440882" y="8356"/>
                                  </a:lnTo>
                                  <a:lnTo>
                                    <a:pt x="1440882" y="4740"/>
                                  </a:lnTo>
                                  <a:lnTo>
                                    <a:pt x="1441525" y="3196"/>
                                  </a:lnTo>
                                  <a:lnTo>
                                    <a:pt x="1444085" y="639"/>
                                  </a:lnTo>
                                  <a:lnTo>
                                    <a:pt x="1445621" y="0"/>
                                  </a:lnTo>
                                  <a:lnTo>
                                    <a:pt x="1449240" y="0"/>
                                  </a:lnTo>
                                  <a:lnTo>
                                    <a:pt x="1450788" y="639"/>
                                  </a:lnTo>
                                  <a:lnTo>
                                    <a:pt x="1453348" y="3196"/>
                                  </a:lnTo>
                                  <a:lnTo>
                                    <a:pt x="1453979" y="4740"/>
                                  </a:lnTo>
                                  <a:lnTo>
                                    <a:pt x="1453979" y="8356"/>
                                  </a:lnTo>
                                  <a:lnTo>
                                    <a:pt x="1453348" y="9900"/>
                                  </a:lnTo>
                                  <a:lnTo>
                                    <a:pt x="1450788" y="12457"/>
                                  </a:lnTo>
                                  <a:lnTo>
                                    <a:pt x="14492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75446" y="13096"/>
                                  </a:moveTo>
                                  <a:lnTo>
                                    <a:pt x="1471826" y="13096"/>
                                  </a:lnTo>
                                  <a:lnTo>
                                    <a:pt x="1470279" y="12457"/>
                                  </a:lnTo>
                                  <a:lnTo>
                                    <a:pt x="1467719" y="9900"/>
                                  </a:lnTo>
                                  <a:lnTo>
                                    <a:pt x="1467088" y="8356"/>
                                  </a:lnTo>
                                  <a:lnTo>
                                    <a:pt x="1467088" y="4740"/>
                                  </a:lnTo>
                                  <a:lnTo>
                                    <a:pt x="1467719" y="3196"/>
                                  </a:lnTo>
                                  <a:lnTo>
                                    <a:pt x="1470279" y="639"/>
                                  </a:lnTo>
                                  <a:lnTo>
                                    <a:pt x="1471826" y="0"/>
                                  </a:lnTo>
                                  <a:lnTo>
                                    <a:pt x="1475446" y="0"/>
                                  </a:lnTo>
                                  <a:lnTo>
                                    <a:pt x="1476982" y="639"/>
                                  </a:lnTo>
                                  <a:lnTo>
                                    <a:pt x="1479542" y="3196"/>
                                  </a:lnTo>
                                  <a:lnTo>
                                    <a:pt x="1480185" y="4740"/>
                                  </a:lnTo>
                                  <a:lnTo>
                                    <a:pt x="1480185" y="8356"/>
                                  </a:lnTo>
                                  <a:lnTo>
                                    <a:pt x="1479542" y="9900"/>
                                  </a:lnTo>
                                  <a:lnTo>
                                    <a:pt x="1476982" y="12457"/>
                                  </a:lnTo>
                                  <a:lnTo>
                                    <a:pt x="14754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01640" y="13096"/>
                                  </a:moveTo>
                                  <a:lnTo>
                                    <a:pt x="1498020" y="13096"/>
                                  </a:lnTo>
                                  <a:lnTo>
                                    <a:pt x="1496484" y="12457"/>
                                  </a:lnTo>
                                  <a:lnTo>
                                    <a:pt x="1493924" y="9900"/>
                                  </a:lnTo>
                                  <a:lnTo>
                                    <a:pt x="1493281" y="8356"/>
                                  </a:lnTo>
                                  <a:lnTo>
                                    <a:pt x="1493281" y="4740"/>
                                  </a:lnTo>
                                  <a:lnTo>
                                    <a:pt x="1493924" y="3196"/>
                                  </a:lnTo>
                                  <a:lnTo>
                                    <a:pt x="1496484" y="639"/>
                                  </a:lnTo>
                                  <a:lnTo>
                                    <a:pt x="1498020" y="0"/>
                                  </a:lnTo>
                                  <a:lnTo>
                                    <a:pt x="1501640" y="0"/>
                                  </a:lnTo>
                                  <a:lnTo>
                                    <a:pt x="1503187" y="639"/>
                                  </a:lnTo>
                                  <a:lnTo>
                                    <a:pt x="1505735" y="3196"/>
                                  </a:lnTo>
                                  <a:lnTo>
                                    <a:pt x="1506378" y="4740"/>
                                  </a:lnTo>
                                  <a:lnTo>
                                    <a:pt x="1506378" y="8356"/>
                                  </a:lnTo>
                                  <a:lnTo>
                                    <a:pt x="1505735" y="9900"/>
                                  </a:lnTo>
                                  <a:lnTo>
                                    <a:pt x="1503187" y="12457"/>
                                  </a:lnTo>
                                  <a:lnTo>
                                    <a:pt x="15016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27833" y="13096"/>
                                  </a:moveTo>
                                  <a:lnTo>
                                    <a:pt x="1524214" y="13096"/>
                                  </a:lnTo>
                                  <a:lnTo>
                                    <a:pt x="1522678" y="12457"/>
                                  </a:lnTo>
                                  <a:lnTo>
                                    <a:pt x="1520118" y="9900"/>
                                  </a:lnTo>
                                  <a:lnTo>
                                    <a:pt x="1519475" y="8356"/>
                                  </a:lnTo>
                                  <a:lnTo>
                                    <a:pt x="1519475" y="4740"/>
                                  </a:lnTo>
                                  <a:lnTo>
                                    <a:pt x="1520118" y="3196"/>
                                  </a:lnTo>
                                  <a:lnTo>
                                    <a:pt x="1522678" y="639"/>
                                  </a:lnTo>
                                  <a:lnTo>
                                    <a:pt x="1524214" y="0"/>
                                  </a:lnTo>
                                  <a:lnTo>
                                    <a:pt x="1527833" y="0"/>
                                  </a:lnTo>
                                  <a:lnTo>
                                    <a:pt x="1529381" y="639"/>
                                  </a:lnTo>
                                  <a:lnTo>
                                    <a:pt x="1531941" y="3196"/>
                                  </a:lnTo>
                                  <a:lnTo>
                                    <a:pt x="1532572" y="4740"/>
                                  </a:lnTo>
                                  <a:lnTo>
                                    <a:pt x="1532572" y="8356"/>
                                  </a:lnTo>
                                  <a:lnTo>
                                    <a:pt x="1531941" y="9900"/>
                                  </a:lnTo>
                                  <a:lnTo>
                                    <a:pt x="1529381" y="12457"/>
                                  </a:lnTo>
                                  <a:lnTo>
                                    <a:pt x="15278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54039" y="13096"/>
                                  </a:moveTo>
                                  <a:lnTo>
                                    <a:pt x="1550420" y="13096"/>
                                  </a:lnTo>
                                  <a:lnTo>
                                    <a:pt x="1548872" y="12457"/>
                                  </a:lnTo>
                                  <a:lnTo>
                                    <a:pt x="1546312" y="9900"/>
                                  </a:lnTo>
                                  <a:lnTo>
                                    <a:pt x="1545681" y="8356"/>
                                  </a:lnTo>
                                  <a:lnTo>
                                    <a:pt x="1545681" y="4740"/>
                                  </a:lnTo>
                                  <a:lnTo>
                                    <a:pt x="1546312" y="3196"/>
                                  </a:lnTo>
                                  <a:lnTo>
                                    <a:pt x="1548872" y="639"/>
                                  </a:lnTo>
                                  <a:lnTo>
                                    <a:pt x="1550420" y="0"/>
                                  </a:lnTo>
                                  <a:lnTo>
                                    <a:pt x="1554039" y="0"/>
                                  </a:lnTo>
                                  <a:lnTo>
                                    <a:pt x="1555575" y="639"/>
                                  </a:lnTo>
                                  <a:lnTo>
                                    <a:pt x="1558135" y="3196"/>
                                  </a:lnTo>
                                  <a:lnTo>
                                    <a:pt x="1558778" y="4740"/>
                                  </a:lnTo>
                                  <a:lnTo>
                                    <a:pt x="1558778" y="8356"/>
                                  </a:lnTo>
                                  <a:lnTo>
                                    <a:pt x="1558135" y="9900"/>
                                  </a:lnTo>
                                  <a:lnTo>
                                    <a:pt x="1555575" y="12457"/>
                                  </a:lnTo>
                                  <a:lnTo>
                                    <a:pt x="155403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80233" y="13096"/>
                                  </a:moveTo>
                                  <a:lnTo>
                                    <a:pt x="1576613" y="13096"/>
                                  </a:lnTo>
                                  <a:lnTo>
                                    <a:pt x="1575077" y="12457"/>
                                  </a:lnTo>
                                  <a:lnTo>
                                    <a:pt x="1572518" y="9900"/>
                                  </a:lnTo>
                                  <a:lnTo>
                                    <a:pt x="1571875" y="8356"/>
                                  </a:lnTo>
                                  <a:lnTo>
                                    <a:pt x="1571875" y="4740"/>
                                  </a:lnTo>
                                  <a:lnTo>
                                    <a:pt x="1572518" y="3196"/>
                                  </a:lnTo>
                                  <a:lnTo>
                                    <a:pt x="1575077" y="639"/>
                                  </a:lnTo>
                                  <a:lnTo>
                                    <a:pt x="1576613" y="0"/>
                                  </a:lnTo>
                                  <a:lnTo>
                                    <a:pt x="1580233" y="0"/>
                                  </a:lnTo>
                                  <a:lnTo>
                                    <a:pt x="1581781" y="639"/>
                                  </a:lnTo>
                                  <a:lnTo>
                                    <a:pt x="1584329" y="3196"/>
                                  </a:lnTo>
                                  <a:lnTo>
                                    <a:pt x="1584971" y="4740"/>
                                  </a:lnTo>
                                  <a:lnTo>
                                    <a:pt x="1584971" y="8356"/>
                                  </a:lnTo>
                                  <a:lnTo>
                                    <a:pt x="1584329" y="9900"/>
                                  </a:lnTo>
                                  <a:lnTo>
                                    <a:pt x="1581781" y="12457"/>
                                  </a:lnTo>
                                  <a:lnTo>
                                    <a:pt x="15802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06427" y="13096"/>
                                  </a:moveTo>
                                  <a:lnTo>
                                    <a:pt x="1602819" y="13096"/>
                                  </a:lnTo>
                                  <a:lnTo>
                                    <a:pt x="1601271" y="12457"/>
                                  </a:lnTo>
                                  <a:lnTo>
                                    <a:pt x="1598711" y="9900"/>
                                  </a:lnTo>
                                  <a:lnTo>
                                    <a:pt x="1598068" y="8356"/>
                                  </a:lnTo>
                                  <a:lnTo>
                                    <a:pt x="1598068" y="4740"/>
                                  </a:lnTo>
                                  <a:lnTo>
                                    <a:pt x="1598711" y="3196"/>
                                  </a:lnTo>
                                  <a:lnTo>
                                    <a:pt x="1601271" y="639"/>
                                  </a:lnTo>
                                  <a:lnTo>
                                    <a:pt x="1602819" y="0"/>
                                  </a:lnTo>
                                  <a:lnTo>
                                    <a:pt x="1606427" y="0"/>
                                  </a:lnTo>
                                  <a:lnTo>
                                    <a:pt x="1607974" y="639"/>
                                  </a:lnTo>
                                  <a:lnTo>
                                    <a:pt x="1610534" y="3196"/>
                                  </a:lnTo>
                                  <a:lnTo>
                                    <a:pt x="1611165" y="4740"/>
                                  </a:lnTo>
                                  <a:lnTo>
                                    <a:pt x="1611165" y="8356"/>
                                  </a:lnTo>
                                  <a:lnTo>
                                    <a:pt x="1610534" y="9900"/>
                                  </a:lnTo>
                                  <a:lnTo>
                                    <a:pt x="1607974" y="12457"/>
                                  </a:lnTo>
                                  <a:lnTo>
                                    <a:pt x="160642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32632" y="13096"/>
                                  </a:moveTo>
                                  <a:lnTo>
                                    <a:pt x="1629013" y="13096"/>
                                  </a:lnTo>
                                  <a:lnTo>
                                    <a:pt x="1627465" y="12457"/>
                                  </a:lnTo>
                                  <a:lnTo>
                                    <a:pt x="1624905" y="9900"/>
                                  </a:lnTo>
                                  <a:lnTo>
                                    <a:pt x="1624274" y="8356"/>
                                  </a:lnTo>
                                  <a:lnTo>
                                    <a:pt x="1624274" y="4740"/>
                                  </a:lnTo>
                                  <a:lnTo>
                                    <a:pt x="1624905" y="3196"/>
                                  </a:lnTo>
                                  <a:lnTo>
                                    <a:pt x="1627465" y="639"/>
                                  </a:lnTo>
                                  <a:lnTo>
                                    <a:pt x="1629013" y="0"/>
                                  </a:lnTo>
                                  <a:lnTo>
                                    <a:pt x="1632632" y="0"/>
                                  </a:lnTo>
                                  <a:lnTo>
                                    <a:pt x="1634168" y="639"/>
                                  </a:lnTo>
                                  <a:lnTo>
                                    <a:pt x="1636728" y="3196"/>
                                  </a:lnTo>
                                  <a:lnTo>
                                    <a:pt x="1637371" y="4740"/>
                                  </a:lnTo>
                                  <a:lnTo>
                                    <a:pt x="1637371" y="8356"/>
                                  </a:lnTo>
                                  <a:lnTo>
                                    <a:pt x="1636728" y="9900"/>
                                  </a:lnTo>
                                  <a:lnTo>
                                    <a:pt x="1634168" y="12457"/>
                                  </a:lnTo>
                                  <a:lnTo>
                                    <a:pt x="163263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58826" y="13096"/>
                                  </a:moveTo>
                                  <a:lnTo>
                                    <a:pt x="1655206" y="13096"/>
                                  </a:lnTo>
                                  <a:lnTo>
                                    <a:pt x="1653671" y="12457"/>
                                  </a:lnTo>
                                  <a:lnTo>
                                    <a:pt x="1651111" y="9900"/>
                                  </a:lnTo>
                                  <a:lnTo>
                                    <a:pt x="1650468" y="8356"/>
                                  </a:lnTo>
                                  <a:lnTo>
                                    <a:pt x="1650468" y="4740"/>
                                  </a:lnTo>
                                  <a:lnTo>
                                    <a:pt x="1651111" y="3196"/>
                                  </a:lnTo>
                                  <a:lnTo>
                                    <a:pt x="1653671" y="639"/>
                                  </a:lnTo>
                                  <a:lnTo>
                                    <a:pt x="1655206" y="0"/>
                                  </a:lnTo>
                                  <a:lnTo>
                                    <a:pt x="1658826" y="0"/>
                                  </a:lnTo>
                                  <a:lnTo>
                                    <a:pt x="1660374" y="639"/>
                                  </a:lnTo>
                                  <a:lnTo>
                                    <a:pt x="1662922" y="3196"/>
                                  </a:lnTo>
                                  <a:lnTo>
                                    <a:pt x="1663565" y="4740"/>
                                  </a:lnTo>
                                  <a:lnTo>
                                    <a:pt x="1663565" y="8356"/>
                                  </a:lnTo>
                                  <a:lnTo>
                                    <a:pt x="1662922" y="9900"/>
                                  </a:lnTo>
                                  <a:lnTo>
                                    <a:pt x="1660374" y="12457"/>
                                  </a:lnTo>
                                  <a:lnTo>
                                    <a:pt x="165882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85020" y="13096"/>
                                  </a:moveTo>
                                  <a:lnTo>
                                    <a:pt x="1681412" y="13096"/>
                                  </a:lnTo>
                                  <a:lnTo>
                                    <a:pt x="1679864" y="12457"/>
                                  </a:lnTo>
                                  <a:lnTo>
                                    <a:pt x="1677304" y="9900"/>
                                  </a:lnTo>
                                  <a:lnTo>
                                    <a:pt x="1676661" y="8356"/>
                                  </a:lnTo>
                                  <a:lnTo>
                                    <a:pt x="1676661" y="4740"/>
                                  </a:lnTo>
                                  <a:lnTo>
                                    <a:pt x="1677304" y="3196"/>
                                  </a:lnTo>
                                  <a:lnTo>
                                    <a:pt x="1679864" y="639"/>
                                  </a:lnTo>
                                  <a:lnTo>
                                    <a:pt x="1681412" y="0"/>
                                  </a:lnTo>
                                  <a:lnTo>
                                    <a:pt x="1685020" y="0"/>
                                  </a:lnTo>
                                  <a:lnTo>
                                    <a:pt x="1686567" y="639"/>
                                  </a:lnTo>
                                  <a:lnTo>
                                    <a:pt x="1689127" y="3196"/>
                                  </a:lnTo>
                                  <a:lnTo>
                                    <a:pt x="1689758" y="4740"/>
                                  </a:lnTo>
                                  <a:lnTo>
                                    <a:pt x="1689758" y="8356"/>
                                  </a:lnTo>
                                  <a:lnTo>
                                    <a:pt x="1689127" y="9900"/>
                                  </a:lnTo>
                                  <a:lnTo>
                                    <a:pt x="1686567" y="12457"/>
                                  </a:lnTo>
                                  <a:lnTo>
                                    <a:pt x="168502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11225" y="13096"/>
                                  </a:moveTo>
                                  <a:lnTo>
                                    <a:pt x="1707606" y="13096"/>
                                  </a:lnTo>
                                  <a:lnTo>
                                    <a:pt x="1706058" y="12457"/>
                                  </a:lnTo>
                                  <a:lnTo>
                                    <a:pt x="1703510" y="9900"/>
                                  </a:lnTo>
                                  <a:lnTo>
                                    <a:pt x="1702867" y="8356"/>
                                  </a:lnTo>
                                  <a:lnTo>
                                    <a:pt x="1702867" y="4740"/>
                                  </a:lnTo>
                                  <a:lnTo>
                                    <a:pt x="1703510" y="3196"/>
                                  </a:lnTo>
                                  <a:lnTo>
                                    <a:pt x="1706058" y="639"/>
                                  </a:lnTo>
                                  <a:lnTo>
                                    <a:pt x="1707606" y="0"/>
                                  </a:lnTo>
                                  <a:lnTo>
                                    <a:pt x="1711225" y="0"/>
                                  </a:lnTo>
                                  <a:lnTo>
                                    <a:pt x="1712761" y="639"/>
                                  </a:lnTo>
                                  <a:lnTo>
                                    <a:pt x="1715321" y="3196"/>
                                  </a:lnTo>
                                  <a:lnTo>
                                    <a:pt x="1715964" y="4740"/>
                                  </a:lnTo>
                                  <a:lnTo>
                                    <a:pt x="1715964" y="8356"/>
                                  </a:lnTo>
                                  <a:lnTo>
                                    <a:pt x="1715321" y="9900"/>
                                  </a:lnTo>
                                  <a:lnTo>
                                    <a:pt x="1712761" y="12457"/>
                                  </a:lnTo>
                                  <a:lnTo>
                                    <a:pt x="171122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37419" y="13096"/>
                                  </a:moveTo>
                                  <a:lnTo>
                                    <a:pt x="1733800" y="13096"/>
                                  </a:lnTo>
                                  <a:lnTo>
                                    <a:pt x="1732264" y="12457"/>
                                  </a:lnTo>
                                  <a:lnTo>
                                    <a:pt x="1729704" y="9900"/>
                                  </a:lnTo>
                                  <a:lnTo>
                                    <a:pt x="1729061" y="8356"/>
                                  </a:lnTo>
                                  <a:lnTo>
                                    <a:pt x="1729061" y="4740"/>
                                  </a:lnTo>
                                  <a:lnTo>
                                    <a:pt x="1729704" y="3196"/>
                                  </a:lnTo>
                                  <a:lnTo>
                                    <a:pt x="1732264" y="639"/>
                                  </a:lnTo>
                                  <a:lnTo>
                                    <a:pt x="1733800" y="0"/>
                                  </a:lnTo>
                                  <a:lnTo>
                                    <a:pt x="1737419" y="0"/>
                                  </a:lnTo>
                                  <a:lnTo>
                                    <a:pt x="1738967" y="639"/>
                                  </a:lnTo>
                                  <a:lnTo>
                                    <a:pt x="1741515" y="3196"/>
                                  </a:lnTo>
                                  <a:lnTo>
                                    <a:pt x="1742158" y="4740"/>
                                  </a:lnTo>
                                  <a:lnTo>
                                    <a:pt x="1742158" y="8356"/>
                                  </a:lnTo>
                                  <a:lnTo>
                                    <a:pt x="1741515" y="9900"/>
                                  </a:lnTo>
                                  <a:lnTo>
                                    <a:pt x="1738967" y="12457"/>
                                  </a:lnTo>
                                  <a:lnTo>
                                    <a:pt x="173741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63613" y="13096"/>
                                  </a:moveTo>
                                  <a:lnTo>
                                    <a:pt x="1760005" y="13096"/>
                                  </a:lnTo>
                                  <a:lnTo>
                                    <a:pt x="1758457" y="12457"/>
                                  </a:lnTo>
                                  <a:lnTo>
                                    <a:pt x="1755898" y="9900"/>
                                  </a:lnTo>
                                  <a:lnTo>
                                    <a:pt x="1755267" y="8356"/>
                                  </a:lnTo>
                                  <a:lnTo>
                                    <a:pt x="1755267" y="4740"/>
                                  </a:lnTo>
                                  <a:lnTo>
                                    <a:pt x="1755898" y="3196"/>
                                  </a:lnTo>
                                  <a:lnTo>
                                    <a:pt x="1758457" y="639"/>
                                  </a:lnTo>
                                  <a:lnTo>
                                    <a:pt x="1760005" y="0"/>
                                  </a:lnTo>
                                  <a:lnTo>
                                    <a:pt x="1763613" y="0"/>
                                  </a:lnTo>
                                  <a:lnTo>
                                    <a:pt x="1765161" y="639"/>
                                  </a:lnTo>
                                  <a:lnTo>
                                    <a:pt x="1767720" y="3196"/>
                                  </a:lnTo>
                                  <a:lnTo>
                                    <a:pt x="1768363" y="4740"/>
                                  </a:lnTo>
                                  <a:lnTo>
                                    <a:pt x="1768363" y="8356"/>
                                  </a:lnTo>
                                  <a:lnTo>
                                    <a:pt x="1767720" y="9900"/>
                                  </a:lnTo>
                                  <a:lnTo>
                                    <a:pt x="1765161" y="12457"/>
                                  </a:lnTo>
                                  <a:lnTo>
                                    <a:pt x="176361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89818" y="13096"/>
                                  </a:moveTo>
                                  <a:lnTo>
                                    <a:pt x="1786199" y="13096"/>
                                  </a:lnTo>
                                  <a:lnTo>
                                    <a:pt x="1784651" y="12457"/>
                                  </a:lnTo>
                                  <a:lnTo>
                                    <a:pt x="1782103" y="9900"/>
                                  </a:lnTo>
                                  <a:lnTo>
                                    <a:pt x="1781460" y="8356"/>
                                  </a:lnTo>
                                  <a:lnTo>
                                    <a:pt x="1781460" y="4740"/>
                                  </a:lnTo>
                                  <a:lnTo>
                                    <a:pt x="1782103" y="3196"/>
                                  </a:lnTo>
                                  <a:lnTo>
                                    <a:pt x="1784651" y="639"/>
                                  </a:lnTo>
                                  <a:lnTo>
                                    <a:pt x="1786199" y="0"/>
                                  </a:lnTo>
                                  <a:lnTo>
                                    <a:pt x="1789818" y="0"/>
                                  </a:lnTo>
                                  <a:lnTo>
                                    <a:pt x="1791354" y="639"/>
                                  </a:lnTo>
                                  <a:lnTo>
                                    <a:pt x="1793914" y="3196"/>
                                  </a:lnTo>
                                  <a:lnTo>
                                    <a:pt x="1794557" y="4740"/>
                                  </a:lnTo>
                                  <a:lnTo>
                                    <a:pt x="1794557" y="8356"/>
                                  </a:lnTo>
                                  <a:lnTo>
                                    <a:pt x="1793914" y="9900"/>
                                  </a:lnTo>
                                  <a:lnTo>
                                    <a:pt x="1791354" y="12457"/>
                                  </a:lnTo>
                                  <a:lnTo>
                                    <a:pt x="178981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16012" y="13096"/>
                                  </a:moveTo>
                                  <a:lnTo>
                                    <a:pt x="1812393" y="13096"/>
                                  </a:lnTo>
                                  <a:lnTo>
                                    <a:pt x="1810857" y="12457"/>
                                  </a:lnTo>
                                  <a:lnTo>
                                    <a:pt x="1808297" y="9900"/>
                                  </a:lnTo>
                                  <a:lnTo>
                                    <a:pt x="1807654" y="8356"/>
                                  </a:lnTo>
                                  <a:lnTo>
                                    <a:pt x="1807654" y="4740"/>
                                  </a:lnTo>
                                  <a:lnTo>
                                    <a:pt x="1808297" y="3196"/>
                                  </a:lnTo>
                                  <a:lnTo>
                                    <a:pt x="1810857" y="639"/>
                                  </a:lnTo>
                                  <a:lnTo>
                                    <a:pt x="1812393" y="0"/>
                                  </a:lnTo>
                                  <a:lnTo>
                                    <a:pt x="1816012" y="0"/>
                                  </a:lnTo>
                                  <a:lnTo>
                                    <a:pt x="1817560" y="639"/>
                                  </a:lnTo>
                                  <a:lnTo>
                                    <a:pt x="1820120" y="3196"/>
                                  </a:lnTo>
                                  <a:lnTo>
                                    <a:pt x="1820751" y="4740"/>
                                  </a:lnTo>
                                  <a:lnTo>
                                    <a:pt x="1820751" y="8356"/>
                                  </a:lnTo>
                                  <a:lnTo>
                                    <a:pt x="1820120" y="9900"/>
                                  </a:lnTo>
                                  <a:lnTo>
                                    <a:pt x="1817560" y="12457"/>
                                  </a:lnTo>
                                  <a:lnTo>
                                    <a:pt x="181601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42206" y="13096"/>
                                  </a:moveTo>
                                  <a:lnTo>
                                    <a:pt x="1838598" y="13096"/>
                                  </a:lnTo>
                                  <a:lnTo>
                                    <a:pt x="1837051" y="12457"/>
                                  </a:lnTo>
                                  <a:lnTo>
                                    <a:pt x="1834491" y="9900"/>
                                  </a:lnTo>
                                  <a:lnTo>
                                    <a:pt x="1833860" y="8356"/>
                                  </a:lnTo>
                                  <a:lnTo>
                                    <a:pt x="1833860" y="4740"/>
                                  </a:lnTo>
                                  <a:lnTo>
                                    <a:pt x="1834491" y="3196"/>
                                  </a:lnTo>
                                  <a:lnTo>
                                    <a:pt x="1837051" y="639"/>
                                  </a:lnTo>
                                  <a:lnTo>
                                    <a:pt x="1838598" y="0"/>
                                  </a:lnTo>
                                  <a:lnTo>
                                    <a:pt x="1842206" y="0"/>
                                  </a:lnTo>
                                  <a:lnTo>
                                    <a:pt x="1843754" y="639"/>
                                  </a:lnTo>
                                  <a:lnTo>
                                    <a:pt x="1846314" y="3196"/>
                                  </a:lnTo>
                                  <a:lnTo>
                                    <a:pt x="1846957" y="4740"/>
                                  </a:lnTo>
                                  <a:lnTo>
                                    <a:pt x="1846957" y="8356"/>
                                  </a:lnTo>
                                  <a:lnTo>
                                    <a:pt x="1846314" y="9900"/>
                                  </a:lnTo>
                                  <a:lnTo>
                                    <a:pt x="1843754" y="12457"/>
                                  </a:lnTo>
                                  <a:lnTo>
                                    <a:pt x="184220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68412" y="13096"/>
                                  </a:moveTo>
                                  <a:lnTo>
                                    <a:pt x="1864792" y="13096"/>
                                  </a:lnTo>
                                  <a:lnTo>
                                    <a:pt x="1863244" y="12457"/>
                                  </a:lnTo>
                                  <a:lnTo>
                                    <a:pt x="1860696" y="9900"/>
                                  </a:lnTo>
                                  <a:lnTo>
                                    <a:pt x="1860053" y="8356"/>
                                  </a:lnTo>
                                  <a:lnTo>
                                    <a:pt x="1860053" y="4740"/>
                                  </a:lnTo>
                                  <a:lnTo>
                                    <a:pt x="1860696" y="3196"/>
                                  </a:lnTo>
                                  <a:lnTo>
                                    <a:pt x="1863244" y="639"/>
                                  </a:lnTo>
                                  <a:lnTo>
                                    <a:pt x="1864792" y="0"/>
                                  </a:lnTo>
                                  <a:lnTo>
                                    <a:pt x="1868412" y="0"/>
                                  </a:lnTo>
                                  <a:lnTo>
                                    <a:pt x="1869948" y="639"/>
                                  </a:lnTo>
                                  <a:lnTo>
                                    <a:pt x="1872507" y="3196"/>
                                  </a:lnTo>
                                  <a:lnTo>
                                    <a:pt x="1873150" y="4740"/>
                                  </a:lnTo>
                                  <a:lnTo>
                                    <a:pt x="1873150" y="8356"/>
                                  </a:lnTo>
                                  <a:lnTo>
                                    <a:pt x="1872507" y="9900"/>
                                  </a:lnTo>
                                  <a:lnTo>
                                    <a:pt x="1869948" y="12457"/>
                                  </a:lnTo>
                                  <a:lnTo>
                                    <a:pt x="186841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94605" y="13096"/>
                                  </a:moveTo>
                                  <a:lnTo>
                                    <a:pt x="1890986" y="13096"/>
                                  </a:lnTo>
                                  <a:lnTo>
                                    <a:pt x="1889450" y="12457"/>
                                  </a:lnTo>
                                  <a:lnTo>
                                    <a:pt x="1886890" y="9900"/>
                                  </a:lnTo>
                                  <a:lnTo>
                                    <a:pt x="1886247" y="8356"/>
                                  </a:lnTo>
                                  <a:lnTo>
                                    <a:pt x="1886247" y="4740"/>
                                  </a:lnTo>
                                  <a:lnTo>
                                    <a:pt x="1886890" y="3196"/>
                                  </a:lnTo>
                                  <a:lnTo>
                                    <a:pt x="1889450" y="639"/>
                                  </a:lnTo>
                                  <a:lnTo>
                                    <a:pt x="1890986" y="0"/>
                                  </a:lnTo>
                                  <a:lnTo>
                                    <a:pt x="1894605" y="0"/>
                                  </a:lnTo>
                                  <a:lnTo>
                                    <a:pt x="1896153" y="639"/>
                                  </a:lnTo>
                                  <a:lnTo>
                                    <a:pt x="1898713" y="3196"/>
                                  </a:lnTo>
                                  <a:lnTo>
                                    <a:pt x="1899344" y="4740"/>
                                  </a:lnTo>
                                  <a:lnTo>
                                    <a:pt x="1899344" y="8356"/>
                                  </a:lnTo>
                                  <a:lnTo>
                                    <a:pt x="1898713" y="9900"/>
                                  </a:lnTo>
                                  <a:lnTo>
                                    <a:pt x="1896153" y="12457"/>
                                  </a:lnTo>
                                  <a:lnTo>
                                    <a:pt x="18946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20811" y="13096"/>
                                  </a:moveTo>
                                  <a:lnTo>
                                    <a:pt x="1917192" y="13096"/>
                                  </a:lnTo>
                                  <a:lnTo>
                                    <a:pt x="1915644" y="12457"/>
                                  </a:lnTo>
                                  <a:lnTo>
                                    <a:pt x="1913084" y="9900"/>
                                  </a:lnTo>
                                  <a:lnTo>
                                    <a:pt x="1912453" y="8356"/>
                                  </a:lnTo>
                                  <a:lnTo>
                                    <a:pt x="1912453" y="4740"/>
                                  </a:lnTo>
                                  <a:lnTo>
                                    <a:pt x="1913084" y="3196"/>
                                  </a:lnTo>
                                  <a:lnTo>
                                    <a:pt x="1915644" y="639"/>
                                  </a:lnTo>
                                  <a:lnTo>
                                    <a:pt x="1917192" y="0"/>
                                  </a:lnTo>
                                  <a:lnTo>
                                    <a:pt x="1920811" y="0"/>
                                  </a:lnTo>
                                  <a:lnTo>
                                    <a:pt x="1922347" y="639"/>
                                  </a:lnTo>
                                  <a:lnTo>
                                    <a:pt x="1924907" y="3196"/>
                                  </a:lnTo>
                                  <a:lnTo>
                                    <a:pt x="1925550" y="4740"/>
                                  </a:lnTo>
                                  <a:lnTo>
                                    <a:pt x="1925550" y="8356"/>
                                  </a:lnTo>
                                  <a:lnTo>
                                    <a:pt x="1924907" y="9900"/>
                                  </a:lnTo>
                                  <a:lnTo>
                                    <a:pt x="1922347" y="12457"/>
                                  </a:lnTo>
                                  <a:lnTo>
                                    <a:pt x="192081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47005" y="13096"/>
                                  </a:moveTo>
                                  <a:lnTo>
                                    <a:pt x="1943385" y="13096"/>
                                  </a:lnTo>
                                  <a:lnTo>
                                    <a:pt x="1941837" y="12457"/>
                                  </a:lnTo>
                                  <a:lnTo>
                                    <a:pt x="1939290" y="9900"/>
                                  </a:lnTo>
                                  <a:lnTo>
                                    <a:pt x="1938647" y="8356"/>
                                  </a:lnTo>
                                  <a:lnTo>
                                    <a:pt x="1938647" y="4740"/>
                                  </a:lnTo>
                                  <a:lnTo>
                                    <a:pt x="1939290" y="3196"/>
                                  </a:lnTo>
                                  <a:lnTo>
                                    <a:pt x="1941837" y="639"/>
                                  </a:lnTo>
                                  <a:lnTo>
                                    <a:pt x="1943385" y="0"/>
                                  </a:lnTo>
                                  <a:lnTo>
                                    <a:pt x="1947005" y="0"/>
                                  </a:lnTo>
                                  <a:lnTo>
                                    <a:pt x="1948553" y="639"/>
                                  </a:lnTo>
                                  <a:lnTo>
                                    <a:pt x="1951101" y="3196"/>
                                  </a:lnTo>
                                  <a:lnTo>
                                    <a:pt x="1951743" y="4740"/>
                                  </a:lnTo>
                                  <a:lnTo>
                                    <a:pt x="1951743" y="8356"/>
                                  </a:lnTo>
                                  <a:lnTo>
                                    <a:pt x="1951101" y="9900"/>
                                  </a:lnTo>
                                  <a:lnTo>
                                    <a:pt x="1948553" y="12457"/>
                                  </a:lnTo>
                                  <a:lnTo>
                                    <a:pt x="19470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73199" y="13096"/>
                                  </a:moveTo>
                                  <a:lnTo>
                                    <a:pt x="1969579" y="13096"/>
                                  </a:lnTo>
                                  <a:lnTo>
                                    <a:pt x="1968043" y="12457"/>
                                  </a:lnTo>
                                  <a:lnTo>
                                    <a:pt x="1965483" y="9900"/>
                                  </a:lnTo>
                                  <a:lnTo>
                                    <a:pt x="1964840" y="8356"/>
                                  </a:lnTo>
                                  <a:lnTo>
                                    <a:pt x="1964840" y="4740"/>
                                  </a:lnTo>
                                  <a:lnTo>
                                    <a:pt x="1965483" y="3196"/>
                                  </a:lnTo>
                                  <a:lnTo>
                                    <a:pt x="1968043" y="639"/>
                                  </a:lnTo>
                                  <a:lnTo>
                                    <a:pt x="1969579" y="0"/>
                                  </a:lnTo>
                                  <a:lnTo>
                                    <a:pt x="1973199" y="0"/>
                                  </a:lnTo>
                                  <a:lnTo>
                                    <a:pt x="1974746" y="639"/>
                                  </a:lnTo>
                                  <a:lnTo>
                                    <a:pt x="1977306" y="3196"/>
                                  </a:lnTo>
                                  <a:lnTo>
                                    <a:pt x="1977937" y="4740"/>
                                  </a:lnTo>
                                  <a:lnTo>
                                    <a:pt x="1977937" y="8356"/>
                                  </a:lnTo>
                                  <a:lnTo>
                                    <a:pt x="1977306" y="9900"/>
                                  </a:lnTo>
                                  <a:lnTo>
                                    <a:pt x="1974746" y="12457"/>
                                  </a:lnTo>
                                  <a:lnTo>
                                    <a:pt x="197319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99404" y="13096"/>
                                  </a:moveTo>
                                  <a:lnTo>
                                    <a:pt x="1995785" y="13096"/>
                                  </a:lnTo>
                                  <a:lnTo>
                                    <a:pt x="1994237" y="12457"/>
                                  </a:lnTo>
                                  <a:lnTo>
                                    <a:pt x="1991677" y="9900"/>
                                  </a:lnTo>
                                  <a:lnTo>
                                    <a:pt x="1991046" y="8356"/>
                                  </a:lnTo>
                                  <a:lnTo>
                                    <a:pt x="1991046" y="4740"/>
                                  </a:lnTo>
                                  <a:lnTo>
                                    <a:pt x="1991677" y="3196"/>
                                  </a:lnTo>
                                  <a:lnTo>
                                    <a:pt x="1994237" y="639"/>
                                  </a:lnTo>
                                  <a:lnTo>
                                    <a:pt x="1995785" y="0"/>
                                  </a:lnTo>
                                  <a:lnTo>
                                    <a:pt x="1999404" y="0"/>
                                  </a:lnTo>
                                  <a:lnTo>
                                    <a:pt x="2000940" y="639"/>
                                  </a:lnTo>
                                  <a:lnTo>
                                    <a:pt x="2003500" y="3196"/>
                                  </a:lnTo>
                                  <a:lnTo>
                                    <a:pt x="2004143" y="4740"/>
                                  </a:lnTo>
                                  <a:lnTo>
                                    <a:pt x="2004143" y="8356"/>
                                  </a:lnTo>
                                  <a:lnTo>
                                    <a:pt x="2003500" y="9900"/>
                                  </a:lnTo>
                                  <a:lnTo>
                                    <a:pt x="2000940" y="12457"/>
                                  </a:lnTo>
                                  <a:lnTo>
                                    <a:pt x="199940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25598" y="13096"/>
                                  </a:moveTo>
                                  <a:lnTo>
                                    <a:pt x="2021978" y="13096"/>
                                  </a:lnTo>
                                  <a:lnTo>
                                    <a:pt x="2020443" y="12457"/>
                                  </a:lnTo>
                                  <a:lnTo>
                                    <a:pt x="2017883" y="9900"/>
                                  </a:lnTo>
                                  <a:lnTo>
                                    <a:pt x="2017240" y="8356"/>
                                  </a:lnTo>
                                  <a:lnTo>
                                    <a:pt x="2017240" y="4740"/>
                                  </a:lnTo>
                                  <a:lnTo>
                                    <a:pt x="2017883" y="3196"/>
                                  </a:lnTo>
                                  <a:lnTo>
                                    <a:pt x="2020443" y="639"/>
                                  </a:lnTo>
                                  <a:lnTo>
                                    <a:pt x="2021978" y="0"/>
                                  </a:lnTo>
                                  <a:lnTo>
                                    <a:pt x="2025598" y="0"/>
                                  </a:lnTo>
                                  <a:lnTo>
                                    <a:pt x="2027146" y="639"/>
                                  </a:lnTo>
                                  <a:lnTo>
                                    <a:pt x="2029694" y="3196"/>
                                  </a:lnTo>
                                  <a:lnTo>
                                    <a:pt x="2030337" y="4740"/>
                                  </a:lnTo>
                                  <a:lnTo>
                                    <a:pt x="2030337" y="8356"/>
                                  </a:lnTo>
                                  <a:lnTo>
                                    <a:pt x="2029694" y="9900"/>
                                  </a:lnTo>
                                  <a:lnTo>
                                    <a:pt x="2027146" y="12457"/>
                                  </a:lnTo>
                                  <a:lnTo>
                                    <a:pt x="202559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51792" y="13096"/>
                                  </a:moveTo>
                                  <a:lnTo>
                                    <a:pt x="2048184" y="13096"/>
                                  </a:lnTo>
                                  <a:lnTo>
                                    <a:pt x="2046636" y="12457"/>
                                  </a:lnTo>
                                  <a:lnTo>
                                    <a:pt x="2044076" y="9900"/>
                                  </a:lnTo>
                                  <a:lnTo>
                                    <a:pt x="2043434" y="8356"/>
                                  </a:lnTo>
                                  <a:lnTo>
                                    <a:pt x="2043434" y="4740"/>
                                  </a:lnTo>
                                  <a:lnTo>
                                    <a:pt x="2044076" y="3196"/>
                                  </a:lnTo>
                                  <a:lnTo>
                                    <a:pt x="2046636" y="639"/>
                                  </a:lnTo>
                                  <a:lnTo>
                                    <a:pt x="2048184" y="0"/>
                                  </a:lnTo>
                                  <a:lnTo>
                                    <a:pt x="2051792" y="0"/>
                                  </a:lnTo>
                                  <a:lnTo>
                                    <a:pt x="2053340" y="639"/>
                                  </a:lnTo>
                                  <a:lnTo>
                                    <a:pt x="2055899" y="3196"/>
                                  </a:lnTo>
                                  <a:lnTo>
                                    <a:pt x="2056530" y="4740"/>
                                  </a:lnTo>
                                  <a:lnTo>
                                    <a:pt x="2056530" y="8356"/>
                                  </a:lnTo>
                                  <a:lnTo>
                                    <a:pt x="2055899" y="9900"/>
                                  </a:lnTo>
                                  <a:lnTo>
                                    <a:pt x="2053340" y="12457"/>
                                  </a:lnTo>
                                  <a:lnTo>
                                    <a:pt x="205179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77997" y="13096"/>
                                  </a:moveTo>
                                  <a:lnTo>
                                    <a:pt x="2074378" y="13096"/>
                                  </a:lnTo>
                                  <a:lnTo>
                                    <a:pt x="2072830" y="12457"/>
                                  </a:lnTo>
                                  <a:lnTo>
                                    <a:pt x="2070270" y="9900"/>
                                  </a:lnTo>
                                  <a:lnTo>
                                    <a:pt x="2069639" y="8356"/>
                                  </a:lnTo>
                                  <a:lnTo>
                                    <a:pt x="2069639" y="4740"/>
                                  </a:lnTo>
                                  <a:lnTo>
                                    <a:pt x="2070270" y="3196"/>
                                  </a:lnTo>
                                  <a:lnTo>
                                    <a:pt x="2072830" y="639"/>
                                  </a:lnTo>
                                  <a:lnTo>
                                    <a:pt x="2074378" y="0"/>
                                  </a:lnTo>
                                  <a:lnTo>
                                    <a:pt x="2077997" y="0"/>
                                  </a:lnTo>
                                  <a:lnTo>
                                    <a:pt x="2079533" y="639"/>
                                  </a:lnTo>
                                  <a:lnTo>
                                    <a:pt x="2082093" y="3196"/>
                                  </a:lnTo>
                                  <a:lnTo>
                                    <a:pt x="2082736" y="4740"/>
                                  </a:lnTo>
                                  <a:lnTo>
                                    <a:pt x="2082736" y="8356"/>
                                  </a:lnTo>
                                  <a:lnTo>
                                    <a:pt x="2082093" y="9900"/>
                                  </a:lnTo>
                                  <a:lnTo>
                                    <a:pt x="2079533" y="12457"/>
                                  </a:lnTo>
                                  <a:lnTo>
                                    <a:pt x="207799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04191" y="13096"/>
                                  </a:moveTo>
                                  <a:lnTo>
                                    <a:pt x="2100572" y="13096"/>
                                  </a:lnTo>
                                  <a:lnTo>
                                    <a:pt x="2099036" y="12457"/>
                                  </a:lnTo>
                                  <a:lnTo>
                                    <a:pt x="2096476" y="9900"/>
                                  </a:lnTo>
                                  <a:lnTo>
                                    <a:pt x="2095833" y="8356"/>
                                  </a:lnTo>
                                  <a:lnTo>
                                    <a:pt x="2095833" y="4740"/>
                                  </a:lnTo>
                                  <a:lnTo>
                                    <a:pt x="2096476" y="3196"/>
                                  </a:lnTo>
                                  <a:lnTo>
                                    <a:pt x="2099036" y="639"/>
                                  </a:lnTo>
                                  <a:lnTo>
                                    <a:pt x="2100572" y="0"/>
                                  </a:lnTo>
                                  <a:lnTo>
                                    <a:pt x="2104191" y="0"/>
                                  </a:lnTo>
                                  <a:lnTo>
                                    <a:pt x="2105739" y="639"/>
                                  </a:lnTo>
                                  <a:lnTo>
                                    <a:pt x="2108287" y="3196"/>
                                  </a:lnTo>
                                  <a:lnTo>
                                    <a:pt x="2108930" y="4740"/>
                                  </a:lnTo>
                                  <a:lnTo>
                                    <a:pt x="2108930" y="8356"/>
                                  </a:lnTo>
                                  <a:lnTo>
                                    <a:pt x="2108287" y="9900"/>
                                  </a:lnTo>
                                  <a:lnTo>
                                    <a:pt x="2105739" y="12457"/>
                                  </a:lnTo>
                                  <a:lnTo>
                                    <a:pt x="210419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30385" y="13096"/>
                                  </a:moveTo>
                                  <a:lnTo>
                                    <a:pt x="2126777" y="13096"/>
                                  </a:lnTo>
                                  <a:lnTo>
                                    <a:pt x="2125229" y="12457"/>
                                  </a:lnTo>
                                  <a:lnTo>
                                    <a:pt x="2122670" y="9900"/>
                                  </a:lnTo>
                                  <a:lnTo>
                                    <a:pt x="2122027" y="8356"/>
                                  </a:lnTo>
                                  <a:lnTo>
                                    <a:pt x="2122027" y="4740"/>
                                  </a:lnTo>
                                  <a:lnTo>
                                    <a:pt x="2122670" y="3196"/>
                                  </a:lnTo>
                                  <a:lnTo>
                                    <a:pt x="2125229" y="639"/>
                                  </a:lnTo>
                                  <a:lnTo>
                                    <a:pt x="2126777" y="0"/>
                                  </a:lnTo>
                                  <a:lnTo>
                                    <a:pt x="2130385" y="0"/>
                                  </a:lnTo>
                                  <a:lnTo>
                                    <a:pt x="2131933" y="639"/>
                                  </a:lnTo>
                                  <a:lnTo>
                                    <a:pt x="2134493" y="3196"/>
                                  </a:lnTo>
                                  <a:lnTo>
                                    <a:pt x="2135124" y="4740"/>
                                  </a:lnTo>
                                  <a:lnTo>
                                    <a:pt x="2135124" y="8356"/>
                                  </a:lnTo>
                                  <a:lnTo>
                                    <a:pt x="2134493" y="9900"/>
                                  </a:lnTo>
                                  <a:lnTo>
                                    <a:pt x="2131933" y="12457"/>
                                  </a:lnTo>
                                  <a:lnTo>
                                    <a:pt x="213038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56591" y="13096"/>
                                  </a:moveTo>
                                  <a:lnTo>
                                    <a:pt x="2152971" y="13096"/>
                                  </a:lnTo>
                                  <a:lnTo>
                                    <a:pt x="2151423" y="12457"/>
                                  </a:lnTo>
                                  <a:lnTo>
                                    <a:pt x="2148875" y="9900"/>
                                  </a:lnTo>
                                  <a:lnTo>
                                    <a:pt x="2148232" y="8356"/>
                                  </a:lnTo>
                                  <a:lnTo>
                                    <a:pt x="2148232" y="4740"/>
                                  </a:lnTo>
                                  <a:lnTo>
                                    <a:pt x="2148875" y="3196"/>
                                  </a:lnTo>
                                  <a:lnTo>
                                    <a:pt x="2151423" y="639"/>
                                  </a:lnTo>
                                  <a:lnTo>
                                    <a:pt x="2152971" y="0"/>
                                  </a:lnTo>
                                  <a:lnTo>
                                    <a:pt x="2156591" y="0"/>
                                  </a:lnTo>
                                  <a:lnTo>
                                    <a:pt x="2158126" y="639"/>
                                  </a:lnTo>
                                  <a:lnTo>
                                    <a:pt x="2160686" y="3196"/>
                                  </a:lnTo>
                                  <a:lnTo>
                                    <a:pt x="2161329" y="4740"/>
                                  </a:lnTo>
                                  <a:lnTo>
                                    <a:pt x="2161329" y="8356"/>
                                  </a:lnTo>
                                  <a:lnTo>
                                    <a:pt x="2160686" y="9900"/>
                                  </a:lnTo>
                                  <a:lnTo>
                                    <a:pt x="2158126" y="12457"/>
                                  </a:lnTo>
                                  <a:lnTo>
                                    <a:pt x="215659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82784" y="13096"/>
                                  </a:moveTo>
                                  <a:lnTo>
                                    <a:pt x="2179165" y="13096"/>
                                  </a:lnTo>
                                  <a:lnTo>
                                    <a:pt x="2177629" y="12457"/>
                                  </a:lnTo>
                                  <a:lnTo>
                                    <a:pt x="2175069" y="9900"/>
                                  </a:lnTo>
                                  <a:lnTo>
                                    <a:pt x="2174426" y="8356"/>
                                  </a:lnTo>
                                  <a:lnTo>
                                    <a:pt x="2174426" y="4740"/>
                                  </a:lnTo>
                                  <a:lnTo>
                                    <a:pt x="2175069" y="3196"/>
                                  </a:lnTo>
                                  <a:lnTo>
                                    <a:pt x="2177629" y="639"/>
                                  </a:lnTo>
                                  <a:lnTo>
                                    <a:pt x="2179165" y="0"/>
                                  </a:lnTo>
                                  <a:lnTo>
                                    <a:pt x="2182784" y="0"/>
                                  </a:lnTo>
                                  <a:lnTo>
                                    <a:pt x="2184332" y="639"/>
                                  </a:lnTo>
                                  <a:lnTo>
                                    <a:pt x="2186880" y="3196"/>
                                  </a:lnTo>
                                  <a:lnTo>
                                    <a:pt x="2187523" y="4740"/>
                                  </a:lnTo>
                                  <a:lnTo>
                                    <a:pt x="2187523" y="8356"/>
                                  </a:lnTo>
                                  <a:lnTo>
                                    <a:pt x="2186880" y="9900"/>
                                  </a:lnTo>
                                  <a:lnTo>
                                    <a:pt x="2184332" y="12457"/>
                                  </a:lnTo>
                                  <a:lnTo>
                                    <a:pt x="21827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08978" y="13096"/>
                                  </a:moveTo>
                                  <a:lnTo>
                                    <a:pt x="2205370" y="13096"/>
                                  </a:lnTo>
                                  <a:lnTo>
                                    <a:pt x="2203823" y="12457"/>
                                  </a:lnTo>
                                  <a:lnTo>
                                    <a:pt x="2201263" y="9900"/>
                                  </a:lnTo>
                                  <a:lnTo>
                                    <a:pt x="2200632" y="8356"/>
                                  </a:lnTo>
                                  <a:lnTo>
                                    <a:pt x="2200632" y="4740"/>
                                  </a:lnTo>
                                  <a:lnTo>
                                    <a:pt x="2201263" y="3196"/>
                                  </a:lnTo>
                                  <a:lnTo>
                                    <a:pt x="2203823" y="639"/>
                                  </a:lnTo>
                                  <a:lnTo>
                                    <a:pt x="2205370" y="0"/>
                                  </a:lnTo>
                                  <a:lnTo>
                                    <a:pt x="2208978" y="0"/>
                                  </a:lnTo>
                                  <a:lnTo>
                                    <a:pt x="2210526" y="639"/>
                                  </a:lnTo>
                                  <a:lnTo>
                                    <a:pt x="2213086" y="3196"/>
                                  </a:lnTo>
                                  <a:lnTo>
                                    <a:pt x="2213729" y="4740"/>
                                  </a:lnTo>
                                  <a:lnTo>
                                    <a:pt x="2213729" y="8356"/>
                                  </a:lnTo>
                                  <a:lnTo>
                                    <a:pt x="2213086" y="9900"/>
                                  </a:lnTo>
                                  <a:lnTo>
                                    <a:pt x="2210526" y="12457"/>
                                  </a:lnTo>
                                  <a:lnTo>
                                    <a:pt x="220897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35184" y="13096"/>
                                  </a:moveTo>
                                  <a:lnTo>
                                    <a:pt x="2231564" y="13096"/>
                                  </a:lnTo>
                                  <a:lnTo>
                                    <a:pt x="2230016" y="12457"/>
                                  </a:lnTo>
                                  <a:lnTo>
                                    <a:pt x="2227468" y="9900"/>
                                  </a:lnTo>
                                  <a:lnTo>
                                    <a:pt x="2226826" y="8356"/>
                                  </a:lnTo>
                                  <a:lnTo>
                                    <a:pt x="2226826" y="4740"/>
                                  </a:lnTo>
                                  <a:lnTo>
                                    <a:pt x="2227468" y="3196"/>
                                  </a:lnTo>
                                  <a:lnTo>
                                    <a:pt x="2230016" y="639"/>
                                  </a:lnTo>
                                  <a:lnTo>
                                    <a:pt x="2231564" y="0"/>
                                  </a:lnTo>
                                  <a:lnTo>
                                    <a:pt x="2235184" y="0"/>
                                  </a:lnTo>
                                  <a:lnTo>
                                    <a:pt x="2236720" y="639"/>
                                  </a:lnTo>
                                  <a:lnTo>
                                    <a:pt x="2239279" y="3196"/>
                                  </a:lnTo>
                                  <a:lnTo>
                                    <a:pt x="2239922" y="4740"/>
                                  </a:lnTo>
                                  <a:lnTo>
                                    <a:pt x="2239922" y="8356"/>
                                  </a:lnTo>
                                  <a:lnTo>
                                    <a:pt x="2239279" y="9900"/>
                                  </a:lnTo>
                                  <a:lnTo>
                                    <a:pt x="2236720" y="12457"/>
                                  </a:lnTo>
                                  <a:lnTo>
                                    <a:pt x="22351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61377" y="13096"/>
                                  </a:moveTo>
                                  <a:lnTo>
                                    <a:pt x="2257758" y="13096"/>
                                  </a:lnTo>
                                  <a:lnTo>
                                    <a:pt x="2256222" y="12457"/>
                                  </a:lnTo>
                                  <a:lnTo>
                                    <a:pt x="2253662" y="9900"/>
                                  </a:lnTo>
                                  <a:lnTo>
                                    <a:pt x="2253019" y="8356"/>
                                  </a:lnTo>
                                  <a:lnTo>
                                    <a:pt x="2253019" y="4740"/>
                                  </a:lnTo>
                                  <a:lnTo>
                                    <a:pt x="2253662" y="3196"/>
                                  </a:lnTo>
                                  <a:lnTo>
                                    <a:pt x="2256222" y="639"/>
                                  </a:lnTo>
                                  <a:lnTo>
                                    <a:pt x="2257758" y="0"/>
                                  </a:lnTo>
                                  <a:lnTo>
                                    <a:pt x="2261377" y="0"/>
                                  </a:lnTo>
                                  <a:lnTo>
                                    <a:pt x="2262925" y="639"/>
                                  </a:lnTo>
                                  <a:lnTo>
                                    <a:pt x="2265485" y="3196"/>
                                  </a:lnTo>
                                  <a:lnTo>
                                    <a:pt x="2266116" y="4740"/>
                                  </a:lnTo>
                                  <a:lnTo>
                                    <a:pt x="2266116" y="8356"/>
                                  </a:lnTo>
                                  <a:lnTo>
                                    <a:pt x="2265485" y="9900"/>
                                  </a:lnTo>
                                  <a:lnTo>
                                    <a:pt x="2262925" y="12457"/>
                                  </a:lnTo>
                                  <a:lnTo>
                                    <a:pt x="22613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87571" y="13096"/>
                                  </a:moveTo>
                                  <a:lnTo>
                                    <a:pt x="2283964" y="13096"/>
                                  </a:lnTo>
                                  <a:lnTo>
                                    <a:pt x="2282416" y="12457"/>
                                  </a:lnTo>
                                  <a:lnTo>
                                    <a:pt x="2279856" y="9900"/>
                                  </a:lnTo>
                                  <a:lnTo>
                                    <a:pt x="2279225" y="8356"/>
                                  </a:lnTo>
                                  <a:lnTo>
                                    <a:pt x="2279225" y="4740"/>
                                  </a:lnTo>
                                  <a:lnTo>
                                    <a:pt x="2279856" y="3196"/>
                                  </a:lnTo>
                                  <a:lnTo>
                                    <a:pt x="2282416" y="639"/>
                                  </a:lnTo>
                                  <a:lnTo>
                                    <a:pt x="2283964" y="0"/>
                                  </a:lnTo>
                                  <a:lnTo>
                                    <a:pt x="2287571" y="0"/>
                                  </a:lnTo>
                                  <a:lnTo>
                                    <a:pt x="2289119" y="639"/>
                                  </a:lnTo>
                                  <a:lnTo>
                                    <a:pt x="2291679" y="3196"/>
                                  </a:lnTo>
                                  <a:lnTo>
                                    <a:pt x="2292322" y="4740"/>
                                  </a:lnTo>
                                  <a:lnTo>
                                    <a:pt x="2292322" y="8356"/>
                                  </a:lnTo>
                                  <a:lnTo>
                                    <a:pt x="2291679" y="9900"/>
                                  </a:lnTo>
                                  <a:lnTo>
                                    <a:pt x="2289119" y="12457"/>
                                  </a:lnTo>
                                  <a:lnTo>
                                    <a:pt x="228757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13777" y="13096"/>
                                  </a:moveTo>
                                  <a:lnTo>
                                    <a:pt x="2310157" y="13096"/>
                                  </a:lnTo>
                                  <a:lnTo>
                                    <a:pt x="2308610" y="12457"/>
                                  </a:lnTo>
                                  <a:lnTo>
                                    <a:pt x="2306062" y="9900"/>
                                  </a:lnTo>
                                  <a:lnTo>
                                    <a:pt x="2305419" y="8356"/>
                                  </a:lnTo>
                                  <a:lnTo>
                                    <a:pt x="2305419" y="4740"/>
                                  </a:lnTo>
                                  <a:lnTo>
                                    <a:pt x="2306062" y="3196"/>
                                  </a:lnTo>
                                  <a:lnTo>
                                    <a:pt x="2308610" y="639"/>
                                  </a:lnTo>
                                  <a:lnTo>
                                    <a:pt x="2310157" y="0"/>
                                  </a:lnTo>
                                  <a:lnTo>
                                    <a:pt x="2313777" y="0"/>
                                  </a:lnTo>
                                  <a:lnTo>
                                    <a:pt x="2315313" y="639"/>
                                  </a:lnTo>
                                  <a:lnTo>
                                    <a:pt x="2317873" y="3196"/>
                                  </a:lnTo>
                                  <a:lnTo>
                                    <a:pt x="2318516" y="4740"/>
                                  </a:lnTo>
                                  <a:lnTo>
                                    <a:pt x="2318516" y="8356"/>
                                  </a:lnTo>
                                  <a:lnTo>
                                    <a:pt x="2317873" y="9900"/>
                                  </a:lnTo>
                                  <a:lnTo>
                                    <a:pt x="2315313" y="12457"/>
                                  </a:lnTo>
                                  <a:lnTo>
                                    <a:pt x="23137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39971" y="13096"/>
                                  </a:moveTo>
                                  <a:lnTo>
                                    <a:pt x="2336351" y="13096"/>
                                  </a:lnTo>
                                  <a:lnTo>
                                    <a:pt x="2334815" y="12457"/>
                                  </a:lnTo>
                                  <a:lnTo>
                                    <a:pt x="2332255" y="9900"/>
                                  </a:lnTo>
                                  <a:lnTo>
                                    <a:pt x="2331612" y="8356"/>
                                  </a:lnTo>
                                  <a:lnTo>
                                    <a:pt x="2331612" y="4740"/>
                                  </a:lnTo>
                                  <a:lnTo>
                                    <a:pt x="2332255" y="3196"/>
                                  </a:lnTo>
                                  <a:lnTo>
                                    <a:pt x="2334815" y="639"/>
                                  </a:lnTo>
                                  <a:lnTo>
                                    <a:pt x="2336351" y="0"/>
                                  </a:lnTo>
                                  <a:lnTo>
                                    <a:pt x="2339971" y="0"/>
                                  </a:lnTo>
                                  <a:lnTo>
                                    <a:pt x="2341518" y="639"/>
                                  </a:lnTo>
                                  <a:lnTo>
                                    <a:pt x="2344078" y="3196"/>
                                  </a:lnTo>
                                  <a:lnTo>
                                    <a:pt x="2344709" y="4740"/>
                                  </a:lnTo>
                                  <a:lnTo>
                                    <a:pt x="2344709" y="8356"/>
                                  </a:lnTo>
                                  <a:lnTo>
                                    <a:pt x="2344078" y="9900"/>
                                  </a:lnTo>
                                  <a:lnTo>
                                    <a:pt x="2341518" y="12457"/>
                                  </a:lnTo>
                                  <a:lnTo>
                                    <a:pt x="233997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66164" y="13096"/>
                                  </a:moveTo>
                                  <a:lnTo>
                                    <a:pt x="2362557" y="13096"/>
                                  </a:lnTo>
                                  <a:lnTo>
                                    <a:pt x="2361009" y="12457"/>
                                  </a:lnTo>
                                  <a:lnTo>
                                    <a:pt x="2358449" y="9900"/>
                                  </a:lnTo>
                                  <a:lnTo>
                                    <a:pt x="2357818" y="8356"/>
                                  </a:lnTo>
                                  <a:lnTo>
                                    <a:pt x="2357818" y="4740"/>
                                  </a:lnTo>
                                  <a:lnTo>
                                    <a:pt x="2358449" y="3196"/>
                                  </a:lnTo>
                                  <a:lnTo>
                                    <a:pt x="2361009" y="639"/>
                                  </a:lnTo>
                                  <a:lnTo>
                                    <a:pt x="2362557" y="0"/>
                                  </a:lnTo>
                                  <a:lnTo>
                                    <a:pt x="2366164" y="0"/>
                                  </a:lnTo>
                                  <a:lnTo>
                                    <a:pt x="2367712" y="639"/>
                                  </a:lnTo>
                                  <a:lnTo>
                                    <a:pt x="2370272" y="3196"/>
                                  </a:lnTo>
                                  <a:lnTo>
                                    <a:pt x="2370915" y="4740"/>
                                  </a:lnTo>
                                  <a:lnTo>
                                    <a:pt x="2370915" y="8356"/>
                                  </a:lnTo>
                                  <a:lnTo>
                                    <a:pt x="2370272" y="9900"/>
                                  </a:lnTo>
                                  <a:lnTo>
                                    <a:pt x="2367712" y="12457"/>
                                  </a:lnTo>
                                  <a:lnTo>
                                    <a:pt x="236616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92370" y="13096"/>
                                  </a:moveTo>
                                  <a:lnTo>
                                    <a:pt x="2388751" y="13096"/>
                                  </a:lnTo>
                                  <a:lnTo>
                                    <a:pt x="2387203" y="12457"/>
                                  </a:lnTo>
                                  <a:lnTo>
                                    <a:pt x="2384655" y="9900"/>
                                  </a:lnTo>
                                  <a:lnTo>
                                    <a:pt x="2384012" y="8356"/>
                                  </a:lnTo>
                                  <a:lnTo>
                                    <a:pt x="2384012" y="4740"/>
                                  </a:lnTo>
                                  <a:lnTo>
                                    <a:pt x="2384655" y="3196"/>
                                  </a:lnTo>
                                  <a:lnTo>
                                    <a:pt x="2387203" y="639"/>
                                  </a:lnTo>
                                  <a:lnTo>
                                    <a:pt x="2388751" y="0"/>
                                  </a:lnTo>
                                  <a:lnTo>
                                    <a:pt x="2392370" y="0"/>
                                  </a:lnTo>
                                  <a:lnTo>
                                    <a:pt x="2393906" y="639"/>
                                  </a:lnTo>
                                  <a:lnTo>
                                    <a:pt x="2396466" y="3196"/>
                                  </a:lnTo>
                                  <a:lnTo>
                                    <a:pt x="2397109" y="4740"/>
                                  </a:lnTo>
                                  <a:lnTo>
                                    <a:pt x="2397109" y="8356"/>
                                  </a:lnTo>
                                  <a:lnTo>
                                    <a:pt x="2396466" y="9900"/>
                                  </a:lnTo>
                                  <a:lnTo>
                                    <a:pt x="2393906" y="12457"/>
                                  </a:lnTo>
                                  <a:lnTo>
                                    <a:pt x="239237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18564" y="13096"/>
                                  </a:moveTo>
                                  <a:lnTo>
                                    <a:pt x="2414944" y="13096"/>
                                  </a:lnTo>
                                  <a:lnTo>
                                    <a:pt x="2413408" y="12457"/>
                                  </a:lnTo>
                                  <a:lnTo>
                                    <a:pt x="2410849" y="9900"/>
                                  </a:lnTo>
                                  <a:lnTo>
                                    <a:pt x="2410206" y="8356"/>
                                  </a:lnTo>
                                  <a:lnTo>
                                    <a:pt x="2410206" y="4740"/>
                                  </a:lnTo>
                                  <a:lnTo>
                                    <a:pt x="2410849" y="3196"/>
                                  </a:lnTo>
                                  <a:lnTo>
                                    <a:pt x="2413408" y="639"/>
                                  </a:lnTo>
                                  <a:lnTo>
                                    <a:pt x="2414944" y="0"/>
                                  </a:lnTo>
                                  <a:lnTo>
                                    <a:pt x="2418564" y="0"/>
                                  </a:lnTo>
                                  <a:lnTo>
                                    <a:pt x="2420112" y="639"/>
                                  </a:lnTo>
                                  <a:lnTo>
                                    <a:pt x="2422671" y="3196"/>
                                  </a:lnTo>
                                  <a:lnTo>
                                    <a:pt x="2423302" y="4740"/>
                                  </a:lnTo>
                                  <a:lnTo>
                                    <a:pt x="2423302" y="8356"/>
                                  </a:lnTo>
                                  <a:lnTo>
                                    <a:pt x="2422671" y="9900"/>
                                  </a:lnTo>
                                  <a:lnTo>
                                    <a:pt x="2420112" y="12457"/>
                                  </a:lnTo>
                                  <a:lnTo>
                                    <a:pt x="241856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44769" y="13096"/>
                                  </a:moveTo>
                                  <a:lnTo>
                                    <a:pt x="2441150" y="13096"/>
                                  </a:lnTo>
                                  <a:lnTo>
                                    <a:pt x="2439602" y="12457"/>
                                  </a:lnTo>
                                  <a:lnTo>
                                    <a:pt x="2437042" y="9900"/>
                                  </a:lnTo>
                                  <a:lnTo>
                                    <a:pt x="2436411" y="8356"/>
                                  </a:lnTo>
                                  <a:lnTo>
                                    <a:pt x="2436411" y="4740"/>
                                  </a:lnTo>
                                  <a:lnTo>
                                    <a:pt x="2437042" y="3196"/>
                                  </a:lnTo>
                                  <a:lnTo>
                                    <a:pt x="2439602" y="639"/>
                                  </a:lnTo>
                                  <a:lnTo>
                                    <a:pt x="2441150" y="0"/>
                                  </a:lnTo>
                                  <a:lnTo>
                                    <a:pt x="2444769" y="0"/>
                                  </a:lnTo>
                                  <a:lnTo>
                                    <a:pt x="2446305" y="639"/>
                                  </a:lnTo>
                                  <a:lnTo>
                                    <a:pt x="2448865" y="3196"/>
                                  </a:lnTo>
                                  <a:lnTo>
                                    <a:pt x="2449508" y="4740"/>
                                  </a:lnTo>
                                  <a:lnTo>
                                    <a:pt x="2449508" y="8356"/>
                                  </a:lnTo>
                                  <a:lnTo>
                                    <a:pt x="2448865" y="9900"/>
                                  </a:lnTo>
                                  <a:lnTo>
                                    <a:pt x="2446305" y="12457"/>
                                  </a:lnTo>
                                  <a:lnTo>
                                    <a:pt x="244476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70963" y="13096"/>
                                  </a:moveTo>
                                  <a:lnTo>
                                    <a:pt x="2467344" y="13096"/>
                                  </a:lnTo>
                                  <a:lnTo>
                                    <a:pt x="2465808" y="12457"/>
                                  </a:lnTo>
                                  <a:lnTo>
                                    <a:pt x="2463248" y="9900"/>
                                  </a:lnTo>
                                  <a:lnTo>
                                    <a:pt x="2462605" y="8356"/>
                                  </a:lnTo>
                                  <a:lnTo>
                                    <a:pt x="2462605" y="4740"/>
                                  </a:lnTo>
                                  <a:lnTo>
                                    <a:pt x="2463248" y="3196"/>
                                  </a:lnTo>
                                  <a:lnTo>
                                    <a:pt x="2465808" y="639"/>
                                  </a:lnTo>
                                  <a:lnTo>
                                    <a:pt x="2467344" y="0"/>
                                  </a:lnTo>
                                  <a:lnTo>
                                    <a:pt x="2470963" y="0"/>
                                  </a:lnTo>
                                  <a:lnTo>
                                    <a:pt x="2472511" y="639"/>
                                  </a:lnTo>
                                  <a:lnTo>
                                    <a:pt x="2475059" y="3196"/>
                                  </a:lnTo>
                                  <a:lnTo>
                                    <a:pt x="2475702" y="4740"/>
                                  </a:lnTo>
                                  <a:lnTo>
                                    <a:pt x="2475702" y="8356"/>
                                  </a:lnTo>
                                  <a:lnTo>
                                    <a:pt x="2475059" y="9900"/>
                                  </a:lnTo>
                                  <a:lnTo>
                                    <a:pt x="2472511" y="12457"/>
                                  </a:lnTo>
                                  <a:lnTo>
                                    <a:pt x="24709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97157" y="13096"/>
                                  </a:moveTo>
                                  <a:lnTo>
                                    <a:pt x="2493537" y="13096"/>
                                  </a:lnTo>
                                  <a:lnTo>
                                    <a:pt x="2492002" y="12457"/>
                                  </a:lnTo>
                                  <a:lnTo>
                                    <a:pt x="2489442" y="9900"/>
                                  </a:lnTo>
                                  <a:lnTo>
                                    <a:pt x="2488799" y="8356"/>
                                  </a:lnTo>
                                  <a:lnTo>
                                    <a:pt x="2488799" y="4740"/>
                                  </a:lnTo>
                                  <a:lnTo>
                                    <a:pt x="2489442" y="3196"/>
                                  </a:lnTo>
                                  <a:lnTo>
                                    <a:pt x="2492002" y="639"/>
                                  </a:lnTo>
                                  <a:lnTo>
                                    <a:pt x="2493537" y="0"/>
                                  </a:lnTo>
                                  <a:lnTo>
                                    <a:pt x="2497157" y="0"/>
                                  </a:lnTo>
                                  <a:lnTo>
                                    <a:pt x="2498705" y="639"/>
                                  </a:lnTo>
                                  <a:lnTo>
                                    <a:pt x="2501265" y="3196"/>
                                  </a:lnTo>
                                  <a:lnTo>
                                    <a:pt x="2501896" y="4740"/>
                                  </a:lnTo>
                                  <a:lnTo>
                                    <a:pt x="2501896" y="8356"/>
                                  </a:lnTo>
                                  <a:lnTo>
                                    <a:pt x="2501265" y="9900"/>
                                  </a:lnTo>
                                  <a:lnTo>
                                    <a:pt x="2498705" y="12457"/>
                                  </a:lnTo>
                                  <a:lnTo>
                                    <a:pt x="249715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23363" y="13096"/>
                                  </a:moveTo>
                                  <a:lnTo>
                                    <a:pt x="2519743" y="13096"/>
                                  </a:lnTo>
                                  <a:lnTo>
                                    <a:pt x="2518195" y="12457"/>
                                  </a:lnTo>
                                  <a:lnTo>
                                    <a:pt x="2515635" y="9900"/>
                                  </a:lnTo>
                                  <a:lnTo>
                                    <a:pt x="2515004" y="8356"/>
                                  </a:lnTo>
                                  <a:lnTo>
                                    <a:pt x="2515004" y="4740"/>
                                  </a:lnTo>
                                  <a:lnTo>
                                    <a:pt x="2515635" y="3196"/>
                                  </a:lnTo>
                                  <a:lnTo>
                                    <a:pt x="2518195" y="639"/>
                                  </a:lnTo>
                                  <a:lnTo>
                                    <a:pt x="2519743" y="0"/>
                                  </a:lnTo>
                                  <a:lnTo>
                                    <a:pt x="2523363" y="0"/>
                                  </a:lnTo>
                                  <a:lnTo>
                                    <a:pt x="2524898" y="639"/>
                                  </a:lnTo>
                                  <a:lnTo>
                                    <a:pt x="2527458" y="3196"/>
                                  </a:lnTo>
                                  <a:lnTo>
                                    <a:pt x="2528101" y="4740"/>
                                  </a:lnTo>
                                  <a:lnTo>
                                    <a:pt x="2528101" y="8356"/>
                                  </a:lnTo>
                                  <a:lnTo>
                                    <a:pt x="2527458" y="9900"/>
                                  </a:lnTo>
                                  <a:lnTo>
                                    <a:pt x="2524898" y="12457"/>
                                  </a:lnTo>
                                  <a:lnTo>
                                    <a:pt x="25233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49556" y="13096"/>
                                  </a:moveTo>
                                  <a:lnTo>
                                    <a:pt x="2545937" y="13096"/>
                                  </a:lnTo>
                                  <a:lnTo>
                                    <a:pt x="2544401" y="12457"/>
                                  </a:lnTo>
                                  <a:lnTo>
                                    <a:pt x="2541841" y="9900"/>
                                  </a:lnTo>
                                  <a:lnTo>
                                    <a:pt x="2541198" y="8356"/>
                                  </a:lnTo>
                                  <a:lnTo>
                                    <a:pt x="2541198" y="4740"/>
                                  </a:lnTo>
                                  <a:lnTo>
                                    <a:pt x="2541841" y="3196"/>
                                  </a:lnTo>
                                  <a:lnTo>
                                    <a:pt x="2544401" y="639"/>
                                  </a:lnTo>
                                  <a:lnTo>
                                    <a:pt x="2545937" y="0"/>
                                  </a:lnTo>
                                  <a:lnTo>
                                    <a:pt x="2549556" y="0"/>
                                  </a:lnTo>
                                  <a:lnTo>
                                    <a:pt x="2551104" y="639"/>
                                  </a:lnTo>
                                  <a:lnTo>
                                    <a:pt x="2553652" y="3196"/>
                                  </a:lnTo>
                                  <a:lnTo>
                                    <a:pt x="2554295" y="4740"/>
                                  </a:lnTo>
                                  <a:lnTo>
                                    <a:pt x="2554295" y="8356"/>
                                  </a:lnTo>
                                  <a:lnTo>
                                    <a:pt x="2553652" y="9900"/>
                                  </a:lnTo>
                                  <a:lnTo>
                                    <a:pt x="2551104" y="12457"/>
                                  </a:lnTo>
                                  <a:lnTo>
                                    <a:pt x="25495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75750" y="13096"/>
                                  </a:moveTo>
                                  <a:lnTo>
                                    <a:pt x="2572142" y="13096"/>
                                  </a:lnTo>
                                  <a:lnTo>
                                    <a:pt x="2570595" y="12457"/>
                                  </a:lnTo>
                                  <a:lnTo>
                                    <a:pt x="2568035" y="9900"/>
                                  </a:lnTo>
                                  <a:lnTo>
                                    <a:pt x="2567392" y="8356"/>
                                  </a:lnTo>
                                  <a:lnTo>
                                    <a:pt x="2567392" y="4740"/>
                                  </a:lnTo>
                                  <a:lnTo>
                                    <a:pt x="2568035" y="3196"/>
                                  </a:lnTo>
                                  <a:lnTo>
                                    <a:pt x="2570595" y="639"/>
                                  </a:lnTo>
                                  <a:lnTo>
                                    <a:pt x="2572142" y="0"/>
                                  </a:lnTo>
                                  <a:lnTo>
                                    <a:pt x="2575750" y="0"/>
                                  </a:lnTo>
                                  <a:lnTo>
                                    <a:pt x="2577298" y="639"/>
                                  </a:lnTo>
                                  <a:lnTo>
                                    <a:pt x="2579858" y="3196"/>
                                  </a:lnTo>
                                  <a:lnTo>
                                    <a:pt x="2580489" y="4740"/>
                                  </a:lnTo>
                                  <a:lnTo>
                                    <a:pt x="2580489" y="8356"/>
                                  </a:lnTo>
                                  <a:lnTo>
                                    <a:pt x="2579858" y="9900"/>
                                  </a:lnTo>
                                  <a:lnTo>
                                    <a:pt x="2577298" y="12457"/>
                                  </a:lnTo>
                                  <a:lnTo>
                                    <a:pt x="257575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01956" y="13096"/>
                                  </a:moveTo>
                                  <a:lnTo>
                                    <a:pt x="2598336" y="13096"/>
                                  </a:lnTo>
                                  <a:lnTo>
                                    <a:pt x="2596788" y="12457"/>
                                  </a:lnTo>
                                  <a:lnTo>
                                    <a:pt x="2594229" y="9900"/>
                                  </a:lnTo>
                                  <a:lnTo>
                                    <a:pt x="2593598" y="8356"/>
                                  </a:lnTo>
                                  <a:lnTo>
                                    <a:pt x="2593598" y="4740"/>
                                  </a:lnTo>
                                  <a:lnTo>
                                    <a:pt x="2594229" y="3196"/>
                                  </a:lnTo>
                                  <a:lnTo>
                                    <a:pt x="2596788" y="639"/>
                                  </a:lnTo>
                                  <a:lnTo>
                                    <a:pt x="2598336" y="0"/>
                                  </a:lnTo>
                                  <a:lnTo>
                                    <a:pt x="2601956" y="0"/>
                                  </a:lnTo>
                                  <a:lnTo>
                                    <a:pt x="2603492" y="639"/>
                                  </a:lnTo>
                                  <a:lnTo>
                                    <a:pt x="2606051" y="3196"/>
                                  </a:lnTo>
                                  <a:lnTo>
                                    <a:pt x="2606694" y="4740"/>
                                  </a:lnTo>
                                  <a:lnTo>
                                    <a:pt x="2606694" y="8356"/>
                                  </a:lnTo>
                                  <a:lnTo>
                                    <a:pt x="2606051" y="9900"/>
                                  </a:lnTo>
                                  <a:lnTo>
                                    <a:pt x="2603492" y="12457"/>
                                  </a:lnTo>
                                  <a:lnTo>
                                    <a:pt x="26019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28149" y="13096"/>
                                  </a:moveTo>
                                  <a:lnTo>
                                    <a:pt x="2624530" y="13096"/>
                                  </a:lnTo>
                                  <a:lnTo>
                                    <a:pt x="2622994" y="12457"/>
                                  </a:lnTo>
                                  <a:lnTo>
                                    <a:pt x="2620434" y="9900"/>
                                  </a:lnTo>
                                  <a:lnTo>
                                    <a:pt x="2619791" y="8356"/>
                                  </a:lnTo>
                                  <a:lnTo>
                                    <a:pt x="2619791" y="4740"/>
                                  </a:lnTo>
                                  <a:lnTo>
                                    <a:pt x="2620434" y="3196"/>
                                  </a:lnTo>
                                  <a:lnTo>
                                    <a:pt x="2622994" y="639"/>
                                  </a:lnTo>
                                  <a:lnTo>
                                    <a:pt x="2624530" y="0"/>
                                  </a:lnTo>
                                  <a:lnTo>
                                    <a:pt x="2628149" y="0"/>
                                  </a:lnTo>
                                  <a:lnTo>
                                    <a:pt x="2629697" y="639"/>
                                  </a:lnTo>
                                  <a:lnTo>
                                    <a:pt x="2632245" y="3196"/>
                                  </a:lnTo>
                                  <a:lnTo>
                                    <a:pt x="2632888" y="4740"/>
                                  </a:lnTo>
                                  <a:lnTo>
                                    <a:pt x="2632888" y="8356"/>
                                  </a:lnTo>
                                  <a:lnTo>
                                    <a:pt x="2632245" y="9900"/>
                                  </a:lnTo>
                                  <a:lnTo>
                                    <a:pt x="2629697" y="12457"/>
                                  </a:lnTo>
                                  <a:lnTo>
                                    <a:pt x="262814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54343" y="13096"/>
                                  </a:moveTo>
                                  <a:lnTo>
                                    <a:pt x="2650736" y="13096"/>
                                  </a:lnTo>
                                  <a:lnTo>
                                    <a:pt x="2649188" y="12457"/>
                                  </a:lnTo>
                                  <a:lnTo>
                                    <a:pt x="2646628" y="9900"/>
                                  </a:lnTo>
                                  <a:lnTo>
                                    <a:pt x="2645985" y="8356"/>
                                  </a:lnTo>
                                  <a:lnTo>
                                    <a:pt x="2645985" y="4740"/>
                                  </a:lnTo>
                                  <a:lnTo>
                                    <a:pt x="2646628" y="3196"/>
                                  </a:lnTo>
                                  <a:lnTo>
                                    <a:pt x="2649188" y="639"/>
                                  </a:lnTo>
                                  <a:lnTo>
                                    <a:pt x="2650736" y="0"/>
                                  </a:lnTo>
                                  <a:lnTo>
                                    <a:pt x="2654343" y="0"/>
                                  </a:lnTo>
                                  <a:lnTo>
                                    <a:pt x="2655891" y="639"/>
                                  </a:lnTo>
                                  <a:lnTo>
                                    <a:pt x="2658451" y="3196"/>
                                  </a:lnTo>
                                  <a:lnTo>
                                    <a:pt x="2659082" y="4740"/>
                                  </a:lnTo>
                                  <a:lnTo>
                                    <a:pt x="2659082" y="8356"/>
                                  </a:lnTo>
                                  <a:lnTo>
                                    <a:pt x="2658451" y="9900"/>
                                  </a:lnTo>
                                  <a:lnTo>
                                    <a:pt x="2655891" y="12457"/>
                                  </a:lnTo>
                                  <a:lnTo>
                                    <a:pt x="265434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80549" y="13096"/>
                                  </a:moveTo>
                                  <a:lnTo>
                                    <a:pt x="2676929" y="13096"/>
                                  </a:lnTo>
                                  <a:lnTo>
                                    <a:pt x="2675382" y="12457"/>
                                  </a:lnTo>
                                  <a:lnTo>
                                    <a:pt x="2672834" y="9900"/>
                                  </a:lnTo>
                                  <a:lnTo>
                                    <a:pt x="2672191" y="8356"/>
                                  </a:lnTo>
                                  <a:lnTo>
                                    <a:pt x="2672191" y="4740"/>
                                  </a:lnTo>
                                  <a:lnTo>
                                    <a:pt x="2672834" y="3196"/>
                                  </a:lnTo>
                                  <a:lnTo>
                                    <a:pt x="2675382" y="639"/>
                                  </a:lnTo>
                                  <a:lnTo>
                                    <a:pt x="2676929" y="0"/>
                                  </a:lnTo>
                                  <a:lnTo>
                                    <a:pt x="2680549" y="0"/>
                                  </a:lnTo>
                                  <a:lnTo>
                                    <a:pt x="2682085" y="639"/>
                                  </a:lnTo>
                                  <a:lnTo>
                                    <a:pt x="2684645" y="3196"/>
                                  </a:lnTo>
                                  <a:lnTo>
                                    <a:pt x="2685288" y="4740"/>
                                  </a:lnTo>
                                  <a:lnTo>
                                    <a:pt x="2685288" y="8356"/>
                                  </a:lnTo>
                                  <a:lnTo>
                                    <a:pt x="2684645" y="9900"/>
                                  </a:lnTo>
                                  <a:lnTo>
                                    <a:pt x="2682085" y="12457"/>
                                  </a:lnTo>
                                  <a:lnTo>
                                    <a:pt x="268054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06743" y="13096"/>
                                  </a:moveTo>
                                  <a:lnTo>
                                    <a:pt x="2703123" y="13096"/>
                                  </a:lnTo>
                                  <a:lnTo>
                                    <a:pt x="2701587" y="12457"/>
                                  </a:lnTo>
                                  <a:lnTo>
                                    <a:pt x="2699027" y="9900"/>
                                  </a:lnTo>
                                  <a:lnTo>
                                    <a:pt x="2698384" y="8356"/>
                                  </a:lnTo>
                                  <a:lnTo>
                                    <a:pt x="2698384" y="4740"/>
                                  </a:lnTo>
                                  <a:lnTo>
                                    <a:pt x="2699027" y="3196"/>
                                  </a:lnTo>
                                  <a:lnTo>
                                    <a:pt x="2701587" y="639"/>
                                  </a:lnTo>
                                  <a:lnTo>
                                    <a:pt x="2703123" y="0"/>
                                  </a:lnTo>
                                  <a:lnTo>
                                    <a:pt x="2706743" y="0"/>
                                  </a:lnTo>
                                  <a:lnTo>
                                    <a:pt x="2708290" y="639"/>
                                  </a:lnTo>
                                  <a:lnTo>
                                    <a:pt x="2710838" y="3196"/>
                                  </a:lnTo>
                                  <a:lnTo>
                                    <a:pt x="2711481" y="4740"/>
                                  </a:lnTo>
                                  <a:lnTo>
                                    <a:pt x="2711481" y="8356"/>
                                  </a:lnTo>
                                  <a:lnTo>
                                    <a:pt x="2710838" y="9900"/>
                                  </a:lnTo>
                                  <a:lnTo>
                                    <a:pt x="2708290" y="12457"/>
                                  </a:lnTo>
                                  <a:lnTo>
                                    <a:pt x="270674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32936" y="13096"/>
                                  </a:moveTo>
                                  <a:lnTo>
                                    <a:pt x="2729329" y="13096"/>
                                  </a:lnTo>
                                  <a:lnTo>
                                    <a:pt x="2727781" y="12457"/>
                                  </a:lnTo>
                                  <a:lnTo>
                                    <a:pt x="2725221" y="9900"/>
                                  </a:lnTo>
                                  <a:lnTo>
                                    <a:pt x="2724590" y="8356"/>
                                  </a:lnTo>
                                  <a:lnTo>
                                    <a:pt x="2724590" y="4740"/>
                                  </a:lnTo>
                                  <a:lnTo>
                                    <a:pt x="2725221" y="3196"/>
                                  </a:lnTo>
                                  <a:lnTo>
                                    <a:pt x="2727781" y="639"/>
                                  </a:lnTo>
                                  <a:lnTo>
                                    <a:pt x="2729329" y="0"/>
                                  </a:lnTo>
                                  <a:lnTo>
                                    <a:pt x="2732936" y="0"/>
                                  </a:lnTo>
                                  <a:lnTo>
                                    <a:pt x="2734484" y="639"/>
                                  </a:lnTo>
                                  <a:lnTo>
                                    <a:pt x="2737044" y="3196"/>
                                  </a:lnTo>
                                  <a:lnTo>
                                    <a:pt x="2737687" y="4740"/>
                                  </a:lnTo>
                                  <a:lnTo>
                                    <a:pt x="2737687" y="8356"/>
                                  </a:lnTo>
                                  <a:lnTo>
                                    <a:pt x="2737044" y="9900"/>
                                  </a:lnTo>
                                  <a:lnTo>
                                    <a:pt x="2734484" y="12457"/>
                                  </a:lnTo>
                                  <a:lnTo>
                                    <a:pt x="27329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59142" y="13096"/>
                                  </a:moveTo>
                                  <a:lnTo>
                                    <a:pt x="2755523" y="13096"/>
                                  </a:lnTo>
                                  <a:lnTo>
                                    <a:pt x="2753975" y="12457"/>
                                  </a:lnTo>
                                  <a:lnTo>
                                    <a:pt x="2751427" y="9900"/>
                                  </a:lnTo>
                                  <a:lnTo>
                                    <a:pt x="2750784" y="8356"/>
                                  </a:lnTo>
                                  <a:lnTo>
                                    <a:pt x="2750784" y="4740"/>
                                  </a:lnTo>
                                  <a:lnTo>
                                    <a:pt x="2751427" y="3196"/>
                                  </a:lnTo>
                                  <a:lnTo>
                                    <a:pt x="2753975" y="639"/>
                                  </a:lnTo>
                                  <a:lnTo>
                                    <a:pt x="2755523" y="0"/>
                                  </a:lnTo>
                                  <a:lnTo>
                                    <a:pt x="2759142" y="0"/>
                                  </a:lnTo>
                                  <a:lnTo>
                                    <a:pt x="2760678" y="639"/>
                                  </a:lnTo>
                                  <a:lnTo>
                                    <a:pt x="2763238" y="3196"/>
                                  </a:lnTo>
                                  <a:lnTo>
                                    <a:pt x="2763881" y="4740"/>
                                  </a:lnTo>
                                  <a:lnTo>
                                    <a:pt x="2763881" y="8356"/>
                                  </a:lnTo>
                                  <a:lnTo>
                                    <a:pt x="2763238" y="9900"/>
                                  </a:lnTo>
                                  <a:lnTo>
                                    <a:pt x="2760678" y="12457"/>
                                  </a:lnTo>
                                  <a:lnTo>
                                    <a:pt x="275914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85336" y="13096"/>
                                  </a:moveTo>
                                  <a:lnTo>
                                    <a:pt x="2781716" y="13096"/>
                                  </a:lnTo>
                                  <a:lnTo>
                                    <a:pt x="2780180" y="12457"/>
                                  </a:lnTo>
                                  <a:lnTo>
                                    <a:pt x="2777621" y="9900"/>
                                  </a:lnTo>
                                  <a:lnTo>
                                    <a:pt x="2776978" y="8356"/>
                                  </a:lnTo>
                                  <a:lnTo>
                                    <a:pt x="2776978" y="4740"/>
                                  </a:lnTo>
                                  <a:lnTo>
                                    <a:pt x="2777621" y="3196"/>
                                  </a:lnTo>
                                  <a:lnTo>
                                    <a:pt x="2780180" y="639"/>
                                  </a:lnTo>
                                  <a:lnTo>
                                    <a:pt x="2781716" y="0"/>
                                  </a:lnTo>
                                  <a:lnTo>
                                    <a:pt x="2785336" y="0"/>
                                  </a:lnTo>
                                  <a:lnTo>
                                    <a:pt x="2786884" y="639"/>
                                  </a:lnTo>
                                  <a:lnTo>
                                    <a:pt x="2789443" y="3196"/>
                                  </a:lnTo>
                                  <a:lnTo>
                                    <a:pt x="2790074" y="4740"/>
                                  </a:lnTo>
                                  <a:lnTo>
                                    <a:pt x="2790074" y="8356"/>
                                  </a:lnTo>
                                  <a:lnTo>
                                    <a:pt x="2789443" y="9900"/>
                                  </a:lnTo>
                                  <a:lnTo>
                                    <a:pt x="2786884" y="12457"/>
                                  </a:lnTo>
                                  <a:lnTo>
                                    <a:pt x="27853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11530" y="13096"/>
                                  </a:moveTo>
                                  <a:lnTo>
                                    <a:pt x="2807922" y="13096"/>
                                  </a:lnTo>
                                  <a:lnTo>
                                    <a:pt x="2806374" y="12457"/>
                                  </a:lnTo>
                                  <a:lnTo>
                                    <a:pt x="2803814" y="9900"/>
                                  </a:lnTo>
                                  <a:lnTo>
                                    <a:pt x="2803183" y="8356"/>
                                  </a:lnTo>
                                  <a:lnTo>
                                    <a:pt x="2803183" y="4740"/>
                                  </a:lnTo>
                                  <a:lnTo>
                                    <a:pt x="2803814" y="3196"/>
                                  </a:lnTo>
                                  <a:lnTo>
                                    <a:pt x="2806374" y="639"/>
                                  </a:lnTo>
                                  <a:lnTo>
                                    <a:pt x="2807922" y="0"/>
                                  </a:lnTo>
                                  <a:lnTo>
                                    <a:pt x="2811530" y="0"/>
                                  </a:lnTo>
                                  <a:lnTo>
                                    <a:pt x="2813077" y="639"/>
                                  </a:lnTo>
                                  <a:lnTo>
                                    <a:pt x="2815637" y="3196"/>
                                  </a:lnTo>
                                  <a:lnTo>
                                    <a:pt x="2816280" y="4740"/>
                                  </a:lnTo>
                                  <a:lnTo>
                                    <a:pt x="2816280" y="8356"/>
                                  </a:lnTo>
                                  <a:lnTo>
                                    <a:pt x="2815637" y="9900"/>
                                  </a:lnTo>
                                  <a:lnTo>
                                    <a:pt x="2813077" y="12457"/>
                                  </a:lnTo>
                                  <a:lnTo>
                                    <a:pt x="281153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37735" y="13096"/>
                                  </a:moveTo>
                                  <a:lnTo>
                                    <a:pt x="2834116" y="13096"/>
                                  </a:lnTo>
                                  <a:lnTo>
                                    <a:pt x="2832568" y="12457"/>
                                  </a:lnTo>
                                  <a:lnTo>
                                    <a:pt x="2830020" y="9900"/>
                                  </a:lnTo>
                                  <a:lnTo>
                                    <a:pt x="2829377" y="8356"/>
                                  </a:lnTo>
                                  <a:lnTo>
                                    <a:pt x="2829377" y="4740"/>
                                  </a:lnTo>
                                  <a:lnTo>
                                    <a:pt x="2830020" y="3196"/>
                                  </a:lnTo>
                                  <a:lnTo>
                                    <a:pt x="2832568" y="639"/>
                                  </a:lnTo>
                                  <a:lnTo>
                                    <a:pt x="2834116" y="0"/>
                                  </a:lnTo>
                                  <a:lnTo>
                                    <a:pt x="2837735" y="0"/>
                                  </a:lnTo>
                                  <a:lnTo>
                                    <a:pt x="2839271" y="639"/>
                                  </a:lnTo>
                                  <a:lnTo>
                                    <a:pt x="2841831" y="3196"/>
                                  </a:lnTo>
                                  <a:lnTo>
                                    <a:pt x="2842474" y="4740"/>
                                  </a:lnTo>
                                  <a:lnTo>
                                    <a:pt x="2842474" y="8356"/>
                                  </a:lnTo>
                                  <a:lnTo>
                                    <a:pt x="2841831" y="9900"/>
                                  </a:lnTo>
                                  <a:lnTo>
                                    <a:pt x="2839271" y="12457"/>
                                  </a:lnTo>
                                  <a:lnTo>
                                    <a:pt x="283773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63929" y="13096"/>
                                  </a:moveTo>
                                  <a:lnTo>
                                    <a:pt x="2860309" y="13096"/>
                                  </a:lnTo>
                                  <a:lnTo>
                                    <a:pt x="2858774" y="12457"/>
                                  </a:lnTo>
                                  <a:lnTo>
                                    <a:pt x="2856214" y="9900"/>
                                  </a:lnTo>
                                  <a:lnTo>
                                    <a:pt x="2855571" y="8356"/>
                                  </a:lnTo>
                                  <a:lnTo>
                                    <a:pt x="2855571" y="4740"/>
                                  </a:lnTo>
                                  <a:lnTo>
                                    <a:pt x="2856214" y="3196"/>
                                  </a:lnTo>
                                  <a:lnTo>
                                    <a:pt x="2858774" y="639"/>
                                  </a:lnTo>
                                  <a:lnTo>
                                    <a:pt x="2860309" y="0"/>
                                  </a:lnTo>
                                  <a:lnTo>
                                    <a:pt x="2863929" y="0"/>
                                  </a:lnTo>
                                  <a:lnTo>
                                    <a:pt x="2865477" y="639"/>
                                  </a:lnTo>
                                  <a:lnTo>
                                    <a:pt x="2868037" y="3196"/>
                                  </a:lnTo>
                                  <a:lnTo>
                                    <a:pt x="2868668" y="4740"/>
                                  </a:lnTo>
                                  <a:lnTo>
                                    <a:pt x="2868668" y="8356"/>
                                  </a:lnTo>
                                  <a:lnTo>
                                    <a:pt x="2868037" y="9900"/>
                                  </a:lnTo>
                                  <a:lnTo>
                                    <a:pt x="2865477" y="12457"/>
                                  </a:lnTo>
                                  <a:lnTo>
                                    <a:pt x="286392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90135" y="13096"/>
                                  </a:moveTo>
                                  <a:lnTo>
                                    <a:pt x="2886515" y="13096"/>
                                  </a:lnTo>
                                  <a:lnTo>
                                    <a:pt x="2884967" y="12457"/>
                                  </a:lnTo>
                                  <a:lnTo>
                                    <a:pt x="2882407" y="9900"/>
                                  </a:lnTo>
                                  <a:lnTo>
                                    <a:pt x="2881776" y="8356"/>
                                  </a:lnTo>
                                  <a:lnTo>
                                    <a:pt x="2881776" y="4740"/>
                                  </a:lnTo>
                                  <a:lnTo>
                                    <a:pt x="2882407" y="3196"/>
                                  </a:lnTo>
                                  <a:lnTo>
                                    <a:pt x="2884967" y="639"/>
                                  </a:lnTo>
                                  <a:lnTo>
                                    <a:pt x="2886515" y="0"/>
                                  </a:lnTo>
                                  <a:lnTo>
                                    <a:pt x="2890135" y="0"/>
                                  </a:lnTo>
                                  <a:lnTo>
                                    <a:pt x="2891671" y="639"/>
                                  </a:lnTo>
                                  <a:lnTo>
                                    <a:pt x="2894230" y="3196"/>
                                  </a:lnTo>
                                  <a:lnTo>
                                    <a:pt x="2894873" y="4740"/>
                                  </a:lnTo>
                                  <a:lnTo>
                                    <a:pt x="2894873" y="8356"/>
                                  </a:lnTo>
                                  <a:lnTo>
                                    <a:pt x="2894230" y="9900"/>
                                  </a:lnTo>
                                  <a:lnTo>
                                    <a:pt x="2891671" y="12457"/>
                                  </a:lnTo>
                                  <a:lnTo>
                                    <a:pt x="289013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16328" y="13096"/>
                                  </a:moveTo>
                                  <a:lnTo>
                                    <a:pt x="2912709" y="13096"/>
                                  </a:lnTo>
                                  <a:lnTo>
                                    <a:pt x="2911161" y="12457"/>
                                  </a:lnTo>
                                  <a:lnTo>
                                    <a:pt x="2908613" y="9900"/>
                                  </a:lnTo>
                                  <a:lnTo>
                                    <a:pt x="2907970" y="8356"/>
                                  </a:lnTo>
                                  <a:lnTo>
                                    <a:pt x="2907970" y="4740"/>
                                  </a:lnTo>
                                  <a:lnTo>
                                    <a:pt x="2908613" y="3196"/>
                                  </a:lnTo>
                                  <a:lnTo>
                                    <a:pt x="2911161" y="639"/>
                                  </a:lnTo>
                                  <a:lnTo>
                                    <a:pt x="2912709" y="0"/>
                                  </a:lnTo>
                                  <a:lnTo>
                                    <a:pt x="2916328" y="0"/>
                                  </a:lnTo>
                                  <a:lnTo>
                                    <a:pt x="2917864" y="639"/>
                                  </a:lnTo>
                                  <a:lnTo>
                                    <a:pt x="2920424" y="3196"/>
                                  </a:lnTo>
                                  <a:lnTo>
                                    <a:pt x="2921067" y="4740"/>
                                  </a:lnTo>
                                  <a:lnTo>
                                    <a:pt x="2921067" y="8356"/>
                                  </a:lnTo>
                                  <a:lnTo>
                                    <a:pt x="2920424" y="9900"/>
                                  </a:lnTo>
                                  <a:lnTo>
                                    <a:pt x="2917864" y="12457"/>
                                  </a:lnTo>
                                  <a:lnTo>
                                    <a:pt x="291632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42522" y="13096"/>
                                  </a:moveTo>
                                  <a:lnTo>
                                    <a:pt x="2938903" y="13096"/>
                                  </a:lnTo>
                                  <a:lnTo>
                                    <a:pt x="2937367" y="12457"/>
                                  </a:lnTo>
                                  <a:lnTo>
                                    <a:pt x="2934807" y="9900"/>
                                  </a:lnTo>
                                  <a:lnTo>
                                    <a:pt x="2934164" y="8356"/>
                                  </a:lnTo>
                                  <a:lnTo>
                                    <a:pt x="2934164" y="4740"/>
                                  </a:lnTo>
                                  <a:lnTo>
                                    <a:pt x="2934807" y="3196"/>
                                  </a:lnTo>
                                  <a:lnTo>
                                    <a:pt x="2937367" y="639"/>
                                  </a:lnTo>
                                  <a:lnTo>
                                    <a:pt x="2938903" y="0"/>
                                  </a:lnTo>
                                  <a:lnTo>
                                    <a:pt x="2942522" y="0"/>
                                  </a:lnTo>
                                  <a:lnTo>
                                    <a:pt x="2944070" y="639"/>
                                  </a:lnTo>
                                  <a:lnTo>
                                    <a:pt x="2946630" y="3196"/>
                                  </a:lnTo>
                                  <a:lnTo>
                                    <a:pt x="2947261" y="4740"/>
                                  </a:lnTo>
                                  <a:lnTo>
                                    <a:pt x="2947261" y="8356"/>
                                  </a:lnTo>
                                  <a:lnTo>
                                    <a:pt x="2946630" y="9900"/>
                                  </a:lnTo>
                                  <a:lnTo>
                                    <a:pt x="2944070" y="12457"/>
                                  </a:lnTo>
                                  <a:lnTo>
                                    <a:pt x="294252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68728" y="13096"/>
                                  </a:moveTo>
                                  <a:lnTo>
                                    <a:pt x="2965108" y="13096"/>
                                  </a:lnTo>
                                  <a:lnTo>
                                    <a:pt x="2963560" y="12457"/>
                                  </a:lnTo>
                                  <a:lnTo>
                                    <a:pt x="2961001" y="9900"/>
                                  </a:lnTo>
                                  <a:lnTo>
                                    <a:pt x="2960370" y="8356"/>
                                  </a:lnTo>
                                  <a:lnTo>
                                    <a:pt x="2960370" y="4740"/>
                                  </a:lnTo>
                                  <a:lnTo>
                                    <a:pt x="2961001" y="3196"/>
                                  </a:lnTo>
                                  <a:lnTo>
                                    <a:pt x="2963560" y="639"/>
                                  </a:lnTo>
                                  <a:lnTo>
                                    <a:pt x="2965108" y="0"/>
                                  </a:lnTo>
                                  <a:lnTo>
                                    <a:pt x="2968728" y="0"/>
                                  </a:lnTo>
                                  <a:lnTo>
                                    <a:pt x="2970264" y="639"/>
                                  </a:lnTo>
                                  <a:lnTo>
                                    <a:pt x="2972824" y="3196"/>
                                  </a:lnTo>
                                  <a:lnTo>
                                    <a:pt x="2973466" y="4740"/>
                                  </a:lnTo>
                                  <a:lnTo>
                                    <a:pt x="2973466" y="8356"/>
                                  </a:lnTo>
                                  <a:lnTo>
                                    <a:pt x="2972824" y="9900"/>
                                  </a:lnTo>
                                  <a:lnTo>
                                    <a:pt x="2970264" y="12457"/>
                                  </a:lnTo>
                                  <a:lnTo>
                                    <a:pt x="296872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94922" y="13096"/>
                                  </a:moveTo>
                                  <a:lnTo>
                                    <a:pt x="2991302" y="13096"/>
                                  </a:lnTo>
                                  <a:lnTo>
                                    <a:pt x="2989766" y="12457"/>
                                  </a:lnTo>
                                  <a:lnTo>
                                    <a:pt x="2987206" y="9900"/>
                                  </a:lnTo>
                                  <a:lnTo>
                                    <a:pt x="2986563" y="8356"/>
                                  </a:lnTo>
                                  <a:lnTo>
                                    <a:pt x="2986563" y="4740"/>
                                  </a:lnTo>
                                  <a:lnTo>
                                    <a:pt x="2987206" y="3196"/>
                                  </a:lnTo>
                                  <a:lnTo>
                                    <a:pt x="2989766" y="639"/>
                                  </a:lnTo>
                                  <a:lnTo>
                                    <a:pt x="2991302" y="0"/>
                                  </a:lnTo>
                                  <a:lnTo>
                                    <a:pt x="2994922" y="0"/>
                                  </a:lnTo>
                                  <a:lnTo>
                                    <a:pt x="2996469" y="639"/>
                                  </a:lnTo>
                                  <a:lnTo>
                                    <a:pt x="2999017" y="3196"/>
                                  </a:lnTo>
                                  <a:lnTo>
                                    <a:pt x="2999660" y="4740"/>
                                  </a:lnTo>
                                  <a:lnTo>
                                    <a:pt x="2999660" y="8356"/>
                                  </a:lnTo>
                                  <a:lnTo>
                                    <a:pt x="2999017" y="9900"/>
                                  </a:lnTo>
                                  <a:lnTo>
                                    <a:pt x="2996469" y="12457"/>
                                  </a:lnTo>
                                  <a:lnTo>
                                    <a:pt x="299492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21115" y="13096"/>
                                  </a:moveTo>
                                  <a:lnTo>
                                    <a:pt x="3017508" y="13096"/>
                                  </a:lnTo>
                                  <a:lnTo>
                                    <a:pt x="3015960" y="12457"/>
                                  </a:lnTo>
                                  <a:lnTo>
                                    <a:pt x="3013400" y="9900"/>
                                  </a:lnTo>
                                  <a:lnTo>
                                    <a:pt x="3012757" y="8356"/>
                                  </a:lnTo>
                                  <a:lnTo>
                                    <a:pt x="3012757" y="4740"/>
                                  </a:lnTo>
                                  <a:lnTo>
                                    <a:pt x="3013400" y="3196"/>
                                  </a:lnTo>
                                  <a:lnTo>
                                    <a:pt x="3015960" y="639"/>
                                  </a:lnTo>
                                  <a:lnTo>
                                    <a:pt x="3017508" y="0"/>
                                  </a:lnTo>
                                  <a:lnTo>
                                    <a:pt x="3021115" y="0"/>
                                  </a:lnTo>
                                  <a:lnTo>
                                    <a:pt x="3022663" y="639"/>
                                  </a:lnTo>
                                  <a:lnTo>
                                    <a:pt x="3025223" y="3196"/>
                                  </a:lnTo>
                                  <a:lnTo>
                                    <a:pt x="3025854" y="4740"/>
                                  </a:lnTo>
                                  <a:lnTo>
                                    <a:pt x="3025854" y="8356"/>
                                  </a:lnTo>
                                  <a:lnTo>
                                    <a:pt x="3025223" y="9900"/>
                                  </a:lnTo>
                                  <a:lnTo>
                                    <a:pt x="3022663" y="12457"/>
                                  </a:lnTo>
                                  <a:lnTo>
                                    <a:pt x="30211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47321" y="13096"/>
                                  </a:moveTo>
                                  <a:lnTo>
                                    <a:pt x="3043701" y="13096"/>
                                  </a:lnTo>
                                  <a:lnTo>
                                    <a:pt x="3042154" y="12457"/>
                                  </a:lnTo>
                                  <a:lnTo>
                                    <a:pt x="3039594" y="9900"/>
                                  </a:lnTo>
                                  <a:lnTo>
                                    <a:pt x="3038963" y="8356"/>
                                  </a:lnTo>
                                  <a:lnTo>
                                    <a:pt x="3038963" y="4740"/>
                                  </a:lnTo>
                                  <a:lnTo>
                                    <a:pt x="3039594" y="3196"/>
                                  </a:lnTo>
                                  <a:lnTo>
                                    <a:pt x="3042154" y="639"/>
                                  </a:lnTo>
                                  <a:lnTo>
                                    <a:pt x="3043701" y="0"/>
                                  </a:lnTo>
                                  <a:lnTo>
                                    <a:pt x="3047321" y="0"/>
                                  </a:lnTo>
                                  <a:lnTo>
                                    <a:pt x="3048857" y="639"/>
                                  </a:lnTo>
                                  <a:lnTo>
                                    <a:pt x="3051417" y="3196"/>
                                  </a:lnTo>
                                  <a:lnTo>
                                    <a:pt x="3052060" y="4740"/>
                                  </a:lnTo>
                                  <a:lnTo>
                                    <a:pt x="3052060" y="8356"/>
                                  </a:lnTo>
                                  <a:lnTo>
                                    <a:pt x="3051417" y="9900"/>
                                  </a:lnTo>
                                  <a:lnTo>
                                    <a:pt x="3048857" y="12457"/>
                                  </a:lnTo>
                                  <a:lnTo>
                                    <a:pt x="304732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73515" y="13096"/>
                                  </a:moveTo>
                                  <a:lnTo>
                                    <a:pt x="3069895" y="13096"/>
                                  </a:lnTo>
                                  <a:lnTo>
                                    <a:pt x="3068359" y="12457"/>
                                  </a:lnTo>
                                  <a:lnTo>
                                    <a:pt x="3065799" y="9900"/>
                                  </a:lnTo>
                                  <a:lnTo>
                                    <a:pt x="3065156" y="8356"/>
                                  </a:lnTo>
                                  <a:lnTo>
                                    <a:pt x="3065156" y="4740"/>
                                  </a:lnTo>
                                  <a:lnTo>
                                    <a:pt x="3065799" y="3196"/>
                                  </a:lnTo>
                                  <a:lnTo>
                                    <a:pt x="3068359" y="639"/>
                                  </a:lnTo>
                                  <a:lnTo>
                                    <a:pt x="3069895" y="0"/>
                                  </a:lnTo>
                                  <a:lnTo>
                                    <a:pt x="3073515" y="0"/>
                                  </a:lnTo>
                                  <a:lnTo>
                                    <a:pt x="3075062" y="639"/>
                                  </a:lnTo>
                                  <a:lnTo>
                                    <a:pt x="3077610" y="3196"/>
                                  </a:lnTo>
                                  <a:lnTo>
                                    <a:pt x="3078253" y="4740"/>
                                  </a:lnTo>
                                  <a:lnTo>
                                    <a:pt x="3078253" y="8356"/>
                                  </a:lnTo>
                                  <a:lnTo>
                                    <a:pt x="3077610" y="9900"/>
                                  </a:lnTo>
                                  <a:lnTo>
                                    <a:pt x="3075062" y="12457"/>
                                  </a:lnTo>
                                  <a:lnTo>
                                    <a:pt x="30735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99708" y="13096"/>
                                  </a:moveTo>
                                  <a:lnTo>
                                    <a:pt x="3096101" y="13096"/>
                                  </a:lnTo>
                                  <a:lnTo>
                                    <a:pt x="3094553" y="12457"/>
                                  </a:lnTo>
                                  <a:lnTo>
                                    <a:pt x="3091993" y="9900"/>
                                  </a:lnTo>
                                  <a:lnTo>
                                    <a:pt x="3091350" y="8356"/>
                                  </a:lnTo>
                                  <a:lnTo>
                                    <a:pt x="3091350" y="4740"/>
                                  </a:lnTo>
                                  <a:lnTo>
                                    <a:pt x="3091993" y="3196"/>
                                  </a:lnTo>
                                  <a:lnTo>
                                    <a:pt x="3094553" y="639"/>
                                  </a:lnTo>
                                  <a:lnTo>
                                    <a:pt x="3096101" y="0"/>
                                  </a:lnTo>
                                  <a:lnTo>
                                    <a:pt x="3099708" y="0"/>
                                  </a:lnTo>
                                  <a:lnTo>
                                    <a:pt x="3101256" y="639"/>
                                  </a:lnTo>
                                  <a:lnTo>
                                    <a:pt x="3103816" y="3196"/>
                                  </a:lnTo>
                                  <a:lnTo>
                                    <a:pt x="3104447" y="4740"/>
                                  </a:lnTo>
                                  <a:lnTo>
                                    <a:pt x="3104447" y="8356"/>
                                  </a:lnTo>
                                  <a:lnTo>
                                    <a:pt x="3103816" y="9900"/>
                                  </a:lnTo>
                                  <a:lnTo>
                                    <a:pt x="3101256" y="12457"/>
                                  </a:lnTo>
                                  <a:lnTo>
                                    <a:pt x="309970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25914" y="13096"/>
                                  </a:moveTo>
                                  <a:lnTo>
                                    <a:pt x="3122295" y="13096"/>
                                  </a:lnTo>
                                  <a:lnTo>
                                    <a:pt x="3120747" y="12457"/>
                                  </a:lnTo>
                                  <a:lnTo>
                                    <a:pt x="3118187" y="9900"/>
                                  </a:lnTo>
                                  <a:lnTo>
                                    <a:pt x="3117556" y="8356"/>
                                  </a:lnTo>
                                  <a:lnTo>
                                    <a:pt x="3117556" y="4740"/>
                                  </a:lnTo>
                                  <a:lnTo>
                                    <a:pt x="3118187" y="3196"/>
                                  </a:lnTo>
                                  <a:lnTo>
                                    <a:pt x="3120747" y="639"/>
                                  </a:lnTo>
                                  <a:lnTo>
                                    <a:pt x="3122295" y="0"/>
                                  </a:lnTo>
                                  <a:lnTo>
                                    <a:pt x="3125914" y="0"/>
                                  </a:lnTo>
                                  <a:lnTo>
                                    <a:pt x="3127450" y="639"/>
                                  </a:lnTo>
                                  <a:lnTo>
                                    <a:pt x="3130010" y="3196"/>
                                  </a:lnTo>
                                  <a:lnTo>
                                    <a:pt x="3130653" y="4740"/>
                                  </a:lnTo>
                                  <a:lnTo>
                                    <a:pt x="3130653" y="8356"/>
                                  </a:lnTo>
                                  <a:lnTo>
                                    <a:pt x="3130010" y="9900"/>
                                  </a:lnTo>
                                  <a:lnTo>
                                    <a:pt x="3127450" y="12457"/>
                                  </a:lnTo>
                                  <a:lnTo>
                                    <a:pt x="312591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52108" y="13096"/>
                                  </a:moveTo>
                                  <a:lnTo>
                                    <a:pt x="3148488" y="13096"/>
                                  </a:lnTo>
                                  <a:lnTo>
                                    <a:pt x="3146952" y="12457"/>
                                  </a:lnTo>
                                  <a:lnTo>
                                    <a:pt x="3144393" y="9900"/>
                                  </a:lnTo>
                                  <a:lnTo>
                                    <a:pt x="3143750" y="8356"/>
                                  </a:lnTo>
                                  <a:lnTo>
                                    <a:pt x="3143750" y="4740"/>
                                  </a:lnTo>
                                  <a:lnTo>
                                    <a:pt x="3144393" y="3196"/>
                                  </a:lnTo>
                                  <a:lnTo>
                                    <a:pt x="3146952" y="639"/>
                                  </a:lnTo>
                                  <a:lnTo>
                                    <a:pt x="3148488" y="0"/>
                                  </a:lnTo>
                                  <a:lnTo>
                                    <a:pt x="3152108" y="0"/>
                                  </a:lnTo>
                                  <a:lnTo>
                                    <a:pt x="3153656" y="639"/>
                                  </a:lnTo>
                                  <a:lnTo>
                                    <a:pt x="3156204" y="3196"/>
                                  </a:lnTo>
                                  <a:lnTo>
                                    <a:pt x="3156847" y="4740"/>
                                  </a:lnTo>
                                  <a:lnTo>
                                    <a:pt x="3156847" y="8356"/>
                                  </a:lnTo>
                                  <a:lnTo>
                                    <a:pt x="3156204" y="9900"/>
                                  </a:lnTo>
                                  <a:lnTo>
                                    <a:pt x="3153656" y="12457"/>
                                  </a:lnTo>
                                  <a:lnTo>
                                    <a:pt x="315210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78302" y="13096"/>
                                  </a:moveTo>
                                  <a:lnTo>
                                    <a:pt x="3174694" y="13096"/>
                                  </a:lnTo>
                                  <a:lnTo>
                                    <a:pt x="3173146" y="12457"/>
                                  </a:lnTo>
                                  <a:lnTo>
                                    <a:pt x="3170586" y="9900"/>
                                  </a:lnTo>
                                  <a:lnTo>
                                    <a:pt x="3169955" y="8356"/>
                                  </a:lnTo>
                                  <a:lnTo>
                                    <a:pt x="3169955" y="4740"/>
                                  </a:lnTo>
                                  <a:lnTo>
                                    <a:pt x="3170586" y="3196"/>
                                  </a:lnTo>
                                  <a:lnTo>
                                    <a:pt x="3173146" y="639"/>
                                  </a:lnTo>
                                  <a:lnTo>
                                    <a:pt x="3174694" y="0"/>
                                  </a:lnTo>
                                  <a:lnTo>
                                    <a:pt x="3178302" y="0"/>
                                  </a:lnTo>
                                  <a:lnTo>
                                    <a:pt x="3179849" y="639"/>
                                  </a:lnTo>
                                  <a:lnTo>
                                    <a:pt x="3182409" y="3196"/>
                                  </a:lnTo>
                                  <a:lnTo>
                                    <a:pt x="3183052" y="4740"/>
                                  </a:lnTo>
                                  <a:lnTo>
                                    <a:pt x="3183052" y="8356"/>
                                  </a:lnTo>
                                  <a:lnTo>
                                    <a:pt x="3182409" y="9900"/>
                                  </a:lnTo>
                                  <a:lnTo>
                                    <a:pt x="3179849" y="12457"/>
                                  </a:lnTo>
                                  <a:lnTo>
                                    <a:pt x="317830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04507" y="13096"/>
                                  </a:moveTo>
                                  <a:lnTo>
                                    <a:pt x="3200888" y="13096"/>
                                  </a:lnTo>
                                  <a:lnTo>
                                    <a:pt x="3199340" y="12457"/>
                                  </a:lnTo>
                                  <a:lnTo>
                                    <a:pt x="3196792" y="9900"/>
                                  </a:lnTo>
                                  <a:lnTo>
                                    <a:pt x="3196149" y="8356"/>
                                  </a:lnTo>
                                  <a:lnTo>
                                    <a:pt x="3196149" y="4740"/>
                                  </a:lnTo>
                                  <a:lnTo>
                                    <a:pt x="3196792" y="3196"/>
                                  </a:lnTo>
                                  <a:lnTo>
                                    <a:pt x="3199340" y="639"/>
                                  </a:lnTo>
                                  <a:lnTo>
                                    <a:pt x="3200888" y="0"/>
                                  </a:lnTo>
                                  <a:lnTo>
                                    <a:pt x="3204507" y="0"/>
                                  </a:lnTo>
                                  <a:lnTo>
                                    <a:pt x="3206043" y="639"/>
                                  </a:lnTo>
                                  <a:lnTo>
                                    <a:pt x="3208603" y="3196"/>
                                  </a:lnTo>
                                  <a:lnTo>
                                    <a:pt x="3209246" y="4740"/>
                                  </a:lnTo>
                                  <a:lnTo>
                                    <a:pt x="3209246" y="8356"/>
                                  </a:lnTo>
                                  <a:lnTo>
                                    <a:pt x="3208603" y="9900"/>
                                  </a:lnTo>
                                  <a:lnTo>
                                    <a:pt x="3206043" y="12457"/>
                                  </a:lnTo>
                                  <a:lnTo>
                                    <a:pt x="320450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30701" y="13096"/>
                                  </a:moveTo>
                                  <a:lnTo>
                                    <a:pt x="3227082" y="13096"/>
                                  </a:lnTo>
                                  <a:lnTo>
                                    <a:pt x="3225546" y="12457"/>
                                  </a:lnTo>
                                  <a:lnTo>
                                    <a:pt x="3222986" y="9900"/>
                                  </a:lnTo>
                                  <a:lnTo>
                                    <a:pt x="3222343" y="8356"/>
                                  </a:lnTo>
                                  <a:lnTo>
                                    <a:pt x="3222343" y="4740"/>
                                  </a:lnTo>
                                  <a:lnTo>
                                    <a:pt x="3222986" y="3196"/>
                                  </a:lnTo>
                                  <a:lnTo>
                                    <a:pt x="3225546" y="639"/>
                                  </a:lnTo>
                                  <a:lnTo>
                                    <a:pt x="3227082" y="0"/>
                                  </a:lnTo>
                                  <a:lnTo>
                                    <a:pt x="3230701" y="0"/>
                                  </a:lnTo>
                                  <a:lnTo>
                                    <a:pt x="3232249" y="639"/>
                                  </a:lnTo>
                                  <a:lnTo>
                                    <a:pt x="3234809" y="3196"/>
                                  </a:lnTo>
                                  <a:lnTo>
                                    <a:pt x="3235440" y="4740"/>
                                  </a:lnTo>
                                  <a:lnTo>
                                    <a:pt x="3235440" y="8356"/>
                                  </a:lnTo>
                                  <a:lnTo>
                                    <a:pt x="3234809" y="9900"/>
                                  </a:lnTo>
                                  <a:lnTo>
                                    <a:pt x="3232249" y="12457"/>
                                  </a:lnTo>
                                  <a:lnTo>
                                    <a:pt x="323070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56895" y="13096"/>
                                  </a:moveTo>
                                  <a:lnTo>
                                    <a:pt x="3253287" y="13096"/>
                                  </a:lnTo>
                                  <a:lnTo>
                                    <a:pt x="3251739" y="12457"/>
                                  </a:lnTo>
                                  <a:lnTo>
                                    <a:pt x="3249180" y="9900"/>
                                  </a:lnTo>
                                  <a:lnTo>
                                    <a:pt x="3248548" y="8356"/>
                                  </a:lnTo>
                                  <a:lnTo>
                                    <a:pt x="3248548" y="4740"/>
                                  </a:lnTo>
                                  <a:lnTo>
                                    <a:pt x="3249180" y="3196"/>
                                  </a:lnTo>
                                  <a:lnTo>
                                    <a:pt x="3251739" y="639"/>
                                  </a:lnTo>
                                  <a:lnTo>
                                    <a:pt x="3253287" y="0"/>
                                  </a:lnTo>
                                  <a:lnTo>
                                    <a:pt x="3256895" y="0"/>
                                  </a:lnTo>
                                  <a:lnTo>
                                    <a:pt x="3258443" y="639"/>
                                  </a:lnTo>
                                  <a:lnTo>
                                    <a:pt x="3261002" y="3196"/>
                                  </a:lnTo>
                                  <a:lnTo>
                                    <a:pt x="3261645" y="4740"/>
                                  </a:lnTo>
                                  <a:lnTo>
                                    <a:pt x="3261645" y="8356"/>
                                  </a:lnTo>
                                  <a:lnTo>
                                    <a:pt x="3261002" y="9900"/>
                                  </a:lnTo>
                                  <a:lnTo>
                                    <a:pt x="3258443" y="12457"/>
                                  </a:lnTo>
                                  <a:lnTo>
                                    <a:pt x="325689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83100" y="13096"/>
                                  </a:moveTo>
                                  <a:lnTo>
                                    <a:pt x="3279481" y="13096"/>
                                  </a:lnTo>
                                  <a:lnTo>
                                    <a:pt x="3277933" y="12457"/>
                                  </a:lnTo>
                                  <a:lnTo>
                                    <a:pt x="3275385" y="9900"/>
                                  </a:lnTo>
                                  <a:lnTo>
                                    <a:pt x="3274742" y="8356"/>
                                  </a:lnTo>
                                  <a:lnTo>
                                    <a:pt x="3274742" y="4740"/>
                                  </a:lnTo>
                                  <a:lnTo>
                                    <a:pt x="3275385" y="3196"/>
                                  </a:lnTo>
                                  <a:lnTo>
                                    <a:pt x="3277933" y="639"/>
                                  </a:lnTo>
                                  <a:lnTo>
                                    <a:pt x="3279481" y="0"/>
                                  </a:lnTo>
                                  <a:lnTo>
                                    <a:pt x="3283100" y="0"/>
                                  </a:lnTo>
                                  <a:lnTo>
                                    <a:pt x="3284636" y="639"/>
                                  </a:lnTo>
                                  <a:lnTo>
                                    <a:pt x="3287196" y="3196"/>
                                  </a:lnTo>
                                  <a:lnTo>
                                    <a:pt x="3287839" y="4740"/>
                                  </a:lnTo>
                                  <a:lnTo>
                                    <a:pt x="3287839" y="8356"/>
                                  </a:lnTo>
                                  <a:lnTo>
                                    <a:pt x="3287196" y="9900"/>
                                  </a:lnTo>
                                  <a:lnTo>
                                    <a:pt x="3284636" y="12457"/>
                                  </a:lnTo>
                                  <a:lnTo>
                                    <a:pt x="328310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09294" y="13096"/>
                                  </a:moveTo>
                                  <a:lnTo>
                                    <a:pt x="3305675" y="13096"/>
                                  </a:lnTo>
                                  <a:lnTo>
                                    <a:pt x="3304139" y="12457"/>
                                  </a:lnTo>
                                  <a:lnTo>
                                    <a:pt x="3301579" y="9900"/>
                                  </a:lnTo>
                                  <a:lnTo>
                                    <a:pt x="3300936" y="8356"/>
                                  </a:lnTo>
                                  <a:lnTo>
                                    <a:pt x="3300936" y="4740"/>
                                  </a:lnTo>
                                  <a:lnTo>
                                    <a:pt x="3301579" y="3196"/>
                                  </a:lnTo>
                                  <a:lnTo>
                                    <a:pt x="3304139" y="639"/>
                                  </a:lnTo>
                                  <a:lnTo>
                                    <a:pt x="3305675" y="0"/>
                                  </a:lnTo>
                                  <a:lnTo>
                                    <a:pt x="3309294" y="0"/>
                                  </a:lnTo>
                                  <a:lnTo>
                                    <a:pt x="3310842" y="639"/>
                                  </a:lnTo>
                                  <a:lnTo>
                                    <a:pt x="3313402" y="3196"/>
                                  </a:lnTo>
                                  <a:lnTo>
                                    <a:pt x="3314033" y="4740"/>
                                  </a:lnTo>
                                  <a:lnTo>
                                    <a:pt x="3314033" y="8356"/>
                                  </a:lnTo>
                                  <a:lnTo>
                                    <a:pt x="3313402" y="9900"/>
                                  </a:lnTo>
                                  <a:lnTo>
                                    <a:pt x="3310842" y="12457"/>
                                  </a:lnTo>
                                  <a:lnTo>
                                    <a:pt x="33092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35488" y="13096"/>
                                  </a:moveTo>
                                  <a:lnTo>
                                    <a:pt x="3331880" y="13096"/>
                                  </a:lnTo>
                                  <a:lnTo>
                                    <a:pt x="3330333" y="12457"/>
                                  </a:lnTo>
                                  <a:lnTo>
                                    <a:pt x="3327773" y="9900"/>
                                  </a:lnTo>
                                  <a:lnTo>
                                    <a:pt x="3327142" y="8356"/>
                                  </a:lnTo>
                                  <a:lnTo>
                                    <a:pt x="3327142" y="4740"/>
                                  </a:lnTo>
                                  <a:lnTo>
                                    <a:pt x="3327773" y="3196"/>
                                  </a:lnTo>
                                  <a:lnTo>
                                    <a:pt x="3330333" y="639"/>
                                  </a:lnTo>
                                  <a:lnTo>
                                    <a:pt x="3331880" y="0"/>
                                  </a:lnTo>
                                  <a:lnTo>
                                    <a:pt x="3335488" y="0"/>
                                  </a:lnTo>
                                  <a:lnTo>
                                    <a:pt x="3337036" y="639"/>
                                  </a:lnTo>
                                  <a:lnTo>
                                    <a:pt x="3339596" y="3196"/>
                                  </a:lnTo>
                                  <a:lnTo>
                                    <a:pt x="3340239" y="4740"/>
                                  </a:lnTo>
                                  <a:lnTo>
                                    <a:pt x="3340239" y="8356"/>
                                  </a:lnTo>
                                  <a:lnTo>
                                    <a:pt x="3339596" y="9900"/>
                                  </a:lnTo>
                                  <a:lnTo>
                                    <a:pt x="3337036" y="12457"/>
                                  </a:lnTo>
                                  <a:lnTo>
                                    <a:pt x="333548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61694" y="13096"/>
                                  </a:moveTo>
                                  <a:lnTo>
                                    <a:pt x="3358074" y="13096"/>
                                  </a:lnTo>
                                  <a:lnTo>
                                    <a:pt x="3356526" y="12457"/>
                                  </a:lnTo>
                                  <a:lnTo>
                                    <a:pt x="3353978" y="9900"/>
                                  </a:lnTo>
                                  <a:lnTo>
                                    <a:pt x="3353335" y="8356"/>
                                  </a:lnTo>
                                  <a:lnTo>
                                    <a:pt x="3353335" y="4740"/>
                                  </a:lnTo>
                                  <a:lnTo>
                                    <a:pt x="3353978" y="3196"/>
                                  </a:lnTo>
                                  <a:lnTo>
                                    <a:pt x="3356526" y="639"/>
                                  </a:lnTo>
                                  <a:lnTo>
                                    <a:pt x="3358074" y="0"/>
                                  </a:lnTo>
                                  <a:lnTo>
                                    <a:pt x="3361694" y="0"/>
                                  </a:lnTo>
                                  <a:lnTo>
                                    <a:pt x="3363229" y="639"/>
                                  </a:lnTo>
                                  <a:lnTo>
                                    <a:pt x="3365789" y="3196"/>
                                  </a:lnTo>
                                  <a:lnTo>
                                    <a:pt x="3366432" y="4740"/>
                                  </a:lnTo>
                                  <a:lnTo>
                                    <a:pt x="3366432" y="8356"/>
                                  </a:lnTo>
                                  <a:lnTo>
                                    <a:pt x="3365789" y="9900"/>
                                  </a:lnTo>
                                  <a:lnTo>
                                    <a:pt x="3363229" y="12457"/>
                                  </a:lnTo>
                                  <a:lnTo>
                                    <a:pt x="33616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87887" y="13096"/>
                                  </a:moveTo>
                                  <a:lnTo>
                                    <a:pt x="3384268" y="13096"/>
                                  </a:lnTo>
                                  <a:lnTo>
                                    <a:pt x="3382732" y="12457"/>
                                  </a:lnTo>
                                  <a:lnTo>
                                    <a:pt x="3380172" y="9900"/>
                                  </a:lnTo>
                                  <a:lnTo>
                                    <a:pt x="3379529" y="8356"/>
                                  </a:lnTo>
                                  <a:lnTo>
                                    <a:pt x="3379529" y="4740"/>
                                  </a:lnTo>
                                  <a:lnTo>
                                    <a:pt x="3380172" y="3196"/>
                                  </a:lnTo>
                                  <a:lnTo>
                                    <a:pt x="3382732" y="639"/>
                                  </a:lnTo>
                                  <a:lnTo>
                                    <a:pt x="3384268" y="0"/>
                                  </a:lnTo>
                                  <a:lnTo>
                                    <a:pt x="3387887" y="0"/>
                                  </a:lnTo>
                                  <a:lnTo>
                                    <a:pt x="3389435" y="639"/>
                                  </a:lnTo>
                                  <a:lnTo>
                                    <a:pt x="3391995" y="3196"/>
                                  </a:lnTo>
                                  <a:lnTo>
                                    <a:pt x="3392626" y="4740"/>
                                  </a:lnTo>
                                  <a:lnTo>
                                    <a:pt x="3392626" y="8356"/>
                                  </a:lnTo>
                                  <a:lnTo>
                                    <a:pt x="3391995" y="9900"/>
                                  </a:lnTo>
                                  <a:lnTo>
                                    <a:pt x="3389435" y="12457"/>
                                  </a:lnTo>
                                  <a:lnTo>
                                    <a:pt x="338788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14093" y="13096"/>
                                  </a:moveTo>
                                  <a:lnTo>
                                    <a:pt x="3410473" y="13096"/>
                                  </a:lnTo>
                                  <a:lnTo>
                                    <a:pt x="3408926" y="12457"/>
                                  </a:lnTo>
                                  <a:lnTo>
                                    <a:pt x="3406366" y="9900"/>
                                  </a:lnTo>
                                  <a:lnTo>
                                    <a:pt x="3405735" y="8356"/>
                                  </a:lnTo>
                                  <a:lnTo>
                                    <a:pt x="3405735" y="4740"/>
                                  </a:lnTo>
                                  <a:lnTo>
                                    <a:pt x="3406366" y="3196"/>
                                  </a:lnTo>
                                  <a:lnTo>
                                    <a:pt x="3408926" y="639"/>
                                  </a:lnTo>
                                  <a:lnTo>
                                    <a:pt x="3410473" y="0"/>
                                  </a:lnTo>
                                  <a:lnTo>
                                    <a:pt x="3414093" y="0"/>
                                  </a:lnTo>
                                  <a:lnTo>
                                    <a:pt x="3415629" y="639"/>
                                  </a:lnTo>
                                  <a:lnTo>
                                    <a:pt x="3418189" y="3196"/>
                                  </a:lnTo>
                                  <a:lnTo>
                                    <a:pt x="3418832" y="4740"/>
                                  </a:lnTo>
                                  <a:lnTo>
                                    <a:pt x="3418832" y="8356"/>
                                  </a:lnTo>
                                  <a:lnTo>
                                    <a:pt x="3418189" y="9900"/>
                                  </a:lnTo>
                                  <a:lnTo>
                                    <a:pt x="3415629" y="12457"/>
                                  </a:lnTo>
                                  <a:lnTo>
                                    <a:pt x="341409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40287" y="13096"/>
                                  </a:moveTo>
                                  <a:lnTo>
                                    <a:pt x="3436667" y="13096"/>
                                  </a:lnTo>
                                  <a:lnTo>
                                    <a:pt x="3435119" y="12457"/>
                                  </a:lnTo>
                                  <a:lnTo>
                                    <a:pt x="3432571" y="9900"/>
                                  </a:lnTo>
                                  <a:lnTo>
                                    <a:pt x="3431929" y="8356"/>
                                  </a:lnTo>
                                  <a:lnTo>
                                    <a:pt x="3431929" y="4740"/>
                                  </a:lnTo>
                                  <a:lnTo>
                                    <a:pt x="3432571" y="3196"/>
                                  </a:lnTo>
                                  <a:lnTo>
                                    <a:pt x="3435119" y="639"/>
                                  </a:lnTo>
                                  <a:lnTo>
                                    <a:pt x="3436667" y="0"/>
                                  </a:lnTo>
                                  <a:lnTo>
                                    <a:pt x="3440287" y="0"/>
                                  </a:lnTo>
                                  <a:lnTo>
                                    <a:pt x="3441823" y="639"/>
                                  </a:lnTo>
                                  <a:lnTo>
                                    <a:pt x="3444382" y="3196"/>
                                  </a:lnTo>
                                  <a:lnTo>
                                    <a:pt x="3445025" y="4740"/>
                                  </a:lnTo>
                                  <a:lnTo>
                                    <a:pt x="3445025" y="8356"/>
                                  </a:lnTo>
                                  <a:lnTo>
                                    <a:pt x="3444382" y="9900"/>
                                  </a:lnTo>
                                  <a:lnTo>
                                    <a:pt x="3441823" y="12457"/>
                                  </a:lnTo>
                                  <a:lnTo>
                                    <a:pt x="344028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66480" y="13096"/>
                                  </a:moveTo>
                                  <a:lnTo>
                                    <a:pt x="3462873" y="13096"/>
                                  </a:lnTo>
                                  <a:lnTo>
                                    <a:pt x="3461325" y="12457"/>
                                  </a:lnTo>
                                  <a:lnTo>
                                    <a:pt x="3458765" y="9900"/>
                                  </a:lnTo>
                                  <a:lnTo>
                                    <a:pt x="3458122" y="8356"/>
                                  </a:lnTo>
                                  <a:lnTo>
                                    <a:pt x="3458122" y="4740"/>
                                  </a:lnTo>
                                  <a:lnTo>
                                    <a:pt x="3458765" y="3196"/>
                                  </a:lnTo>
                                  <a:lnTo>
                                    <a:pt x="3461325" y="639"/>
                                  </a:lnTo>
                                  <a:lnTo>
                                    <a:pt x="3462873" y="0"/>
                                  </a:lnTo>
                                  <a:lnTo>
                                    <a:pt x="3466480" y="0"/>
                                  </a:lnTo>
                                  <a:lnTo>
                                    <a:pt x="3468028" y="639"/>
                                  </a:lnTo>
                                  <a:lnTo>
                                    <a:pt x="3470588" y="3196"/>
                                  </a:lnTo>
                                  <a:lnTo>
                                    <a:pt x="3471219" y="4740"/>
                                  </a:lnTo>
                                  <a:lnTo>
                                    <a:pt x="3471219" y="8356"/>
                                  </a:lnTo>
                                  <a:lnTo>
                                    <a:pt x="3470588" y="9900"/>
                                  </a:lnTo>
                                  <a:lnTo>
                                    <a:pt x="3468028" y="12457"/>
                                  </a:lnTo>
                                  <a:lnTo>
                                    <a:pt x="34664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92686" y="13096"/>
                                  </a:moveTo>
                                  <a:lnTo>
                                    <a:pt x="3489067" y="13096"/>
                                  </a:lnTo>
                                  <a:lnTo>
                                    <a:pt x="3487519" y="12457"/>
                                  </a:lnTo>
                                  <a:lnTo>
                                    <a:pt x="3484959" y="9900"/>
                                  </a:lnTo>
                                  <a:lnTo>
                                    <a:pt x="3484328" y="8356"/>
                                  </a:lnTo>
                                  <a:lnTo>
                                    <a:pt x="3484328" y="4740"/>
                                  </a:lnTo>
                                  <a:lnTo>
                                    <a:pt x="3484959" y="3196"/>
                                  </a:lnTo>
                                  <a:lnTo>
                                    <a:pt x="3487519" y="639"/>
                                  </a:lnTo>
                                  <a:lnTo>
                                    <a:pt x="3489067" y="0"/>
                                  </a:lnTo>
                                  <a:lnTo>
                                    <a:pt x="3492686" y="0"/>
                                  </a:lnTo>
                                  <a:lnTo>
                                    <a:pt x="3494222" y="639"/>
                                  </a:lnTo>
                                  <a:lnTo>
                                    <a:pt x="3496782" y="3196"/>
                                  </a:lnTo>
                                  <a:lnTo>
                                    <a:pt x="3497425" y="4740"/>
                                  </a:lnTo>
                                  <a:lnTo>
                                    <a:pt x="3497425" y="8356"/>
                                  </a:lnTo>
                                  <a:lnTo>
                                    <a:pt x="3496782" y="9900"/>
                                  </a:lnTo>
                                  <a:lnTo>
                                    <a:pt x="3494222" y="12457"/>
                                  </a:lnTo>
                                  <a:lnTo>
                                    <a:pt x="349268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18880" y="13096"/>
                                  </a:moveTo>
                                  <a:lnTo>
                                    <a:pt x="3515260" y="13096"/>
                                  </a:lnTo>
                                  <a:lnTo>
                                    <a:pt x="3513724" y="12457"/>
                                  </a:lnTo>
                                  <a:lnTo>
                                    <a:pt x="3511165" y="9900"/>
                                  </a:lnTo>
                                  <a:lnTo>
                                    <a:pt x="3510522" y="8356"/>
                                  </a:lnTo>
                                  <a:lnTo>
                                    <a:pt x="3510522" y="4740"/>
                                  </a:lnTo>
                                  <a:lnTo>
                                    <a:pt x="3511165" y="3196"/>
                                  </a:lnTo>
                                  <a:lnTo>
                                    <a:pt x="3513724" y="639"/>
                                  </a:lnTo>
                                  <a:lnTo>
                                    <a:pt x="3515260" y="0"/>
                                  </a:lnTo>
                                  <a:lnTo>
                                    <a:pt x="3518880" y="0"/>
                                  </a:lnTo>
                                  <a:lnTo>
                                    <a:pt x="3520428" y="639"/>
                                  </a:lnTo>
                                  <a:lnTo>
                                    <a:pt x="3522976" y="3196"/>
                                  </a:lnTo>
                                  <a:lnTo>
                                    <a:pt x="3523619" y="4740"/>
                                  </a:lnTo>
                                  <a:lnTo>
                                    <a:pt x="3523619" y="8356"/>
                                  </a:lnTo>
                                  <a:lnTo>
                                    <a:pt x="3522976" y="9900"/>
                                  </a:lnTo>
                                  <a:lnTo>
                                    <a:pt x="3520428" y="12457"/>
                                  </a:lnTo>
                                  <a:lnTo>
                                    <a:pt x="35188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45074" y="13096"/>
                                  </a:moveTo>
                                  <a:lnTo>
                                    <a:pt x="3541466" y="13096"/>
                                  </a:lnTo>
                                  <a:lnTo>
                                    <a:pt x="3539918" y="12457"/>
                                  </a:lnTo>
                                  <a:lnTo>
                                    <a:pt x="3537358" y="9900"/>
                                  </a:lnTo>
                                  <a:lnTo>
                                    <a:pt x="3536715" y="8356"/>
                                  </a:lnTo>
                                  <a:lnTo>
                                    <a:pt x="3536715" y="4740"/>
                                  </a:lnTo>
                                  <a:lnTo>
                                    <a:pt x="3537358" y="3196"/>
                                  </a:lnTo>
                                  <a:lnTo>
                                    <a:pt x="3539918" y="639"/>
                                  </a:lnTo>
                                  <a:lnTo>
                                    <a:pt x="3541466" y="0"/>
                                  </a:lnTo>
                                  <a:lnTo>
                                    <a:pt x="3545074" y="0"/>
                                  </a:lnTo>
                                  <a:lnTo>
                                    <a:pt x="3546621" y="639"/>
                                  </a:lnTo>
                                  <a:lnTo>
                                    <a:pt x="3549181" y="3196"/>
                                  </a:lnTo>
                                  <a:lnTo>
                                    <a:pt x="3549812" y="4740"/>
                                  </a:lnTo>
                                  <a:lnTo>
                                    <a:pt x="3549812" y="8356"/>
                                  </a:lnTo>
                                  <a:lnTo>
                                    <a:pt x="3549181" y="9900"/>
                                  </a:lnTo>
                                  <a:lnTo>
                                    <a:pt x="3546621" y="12457"/>
                                  </a:lnTo>
                                  <a:lnTo>
                                    <a:pt x="354507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71279" y="13096"/>
                                  </a:moveTo>
                                  <a:lnTo>
                                    <a:pt x="3567660" y="13096"/>
                                  </a:lnTo>
                                  <a:lnTo>
                                    <a:pt x="3566112" y="12457"/>
                                  </a:lnTo>
                                  <a:lnTo>
                                    <a:pt x="3563552" y="9900"/>
                                  </a:lnTo>
                                  <a:lnTo>
                                    <a:pt x="3562921" y="8356"/>
                                  </a:lnTo>
                                  <a:lnTo>
                                    <a:pt x="3562921" y="4740"/>
                                  </a:lnTo>
                                  <a:lnTo>
                                    <a:pt x="3563552" y="3196"/>
                                  </a:lnTo>
                                  <a:lnTo>
                                    <a:pt x="3566112" y="639"/>
                                  </a:lnTo>
                                  <a:lnTo>
                                    <a:pt x="3567660" y="0"/>
                                  </a:lnTo>
                                  <a:lnTo>
                                    <a:pt x="3571279" y="0"/>
                                  </a:lnTo>
                                  <a:lnTo>
                                    <a:pt x="3572815" y="639"/>
                                  </a:lnTo>
                                  <a:lnTo>
                                    <a:pt x="3575375" y="3196"/>
                                  </a:lnTo>
                                  <a:lnTo>
                                    <a:pt x="3576018" y="4740"/>
                                  </a:lnTo>
                                  <a:lnTo>
                                    <a:pt x="3576018" y="8356"/>
                                  </a:lnTo>
                                  <a:lnTo>
                                    <a:pt x="3575375" y="9900"/>
                                  </a:lnTo>
                                  <a:lnTo>
                                    <a:pt x="3572815" y="12457"/>
                                  </a:lnTo>
                                  <a:lnTo>
                                    <a:pt x="357127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97473" y="13096"/>
                                  </a:moveTo>
                                  <a:lnTo>
                                    <a:pt x="3593854" y="13096"/>
                                  </a:lnTo>
                                  <a:lnTo>
                                    <a:pt x="3592318" y="12457"/>
                                  </a:lnTo>
                                  <a:lnTo>
                                    <a:pt x="3589758" y="9900"/>
                                  </a:lnTo>
                                  <a:lnTo>
                                    <a:pt x="3589115" y="8356"/>
                                  </a:lnTo>
                                  <a:lnTo>
                                    <a:pt x="3589115" y="4740"/>
                                  </a:lnTo>
                                  <a:lnTo>
                                    <a:pt x="3589758" y="3196"/>
                                  </a:lnTo>
                                  <a:lnTo>
                                    <a:pt x="3592318" y="639"/>
                                  </a:lnTo>
                                  <a:lnTo>
                                    <a:pt x="3593854" y="0"/>
                                  </a:lnTo>
                                  <a:lnTo>
                                    <a:pt x="3597473" y="0"/>
                                  </a:lnTo>
                                  <a:lnTo>
                                    <a:pt x="3599021" y="639"/>
                                  </a:lnTo>
                                  <a:lnTo>
                                    <a:pt x="3601569" y="3196"/>
                                  </a:lnTo>
                                  <a:lnTo>
                                    <a:pt x="3602212" y="4740"/>
                                  </a:lnTo>
                                  <a:lnTo>
                                    <a:pt x="3602212" y="8356"/>
                                  </a:lnTo>
                                  <a:lnTo>
                                    <a:pt x="3601569" y="9900"/>
                                  </a:lnTo>
                                  <a:lnTo>
                                    <a:pt x="3599021" y="12457"/>
                                  </a:lnTo>
                                  <a:lnTo>
                                    <a:pt x="359747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23667" y="13096"/>
                                  </a:moveTo>
                                  <a:lnTo>
                                    <a:pt x="3620059" y="13096"/>
                                  </a:lnTo>
                                  <a:lnTo>
                                    <a:pt x="3618511" y="12457"/>
                                  </a:lnTo>
                                  <a:lnTo>
                                    <a:pt x="3615952" y="9900"/>
                                  </a:lnTo>
                                  <a:lnTo>
                                    <a:pt x="3615309" y="8356"/>
                                  </a:lnTo>
                                  <a:lnTo>
                                    <a:pt x="3615309" y="4740"/>
                                  </a:lnTo>
                                  <a:lnTo>
                                    <a:pt x="3615952" y="3196"/>
                                  </a:lnTo>
                                  <a:lnTo>
                                    <a:pt x="3618511" y="639"/>
                                  </a:lnTo>
                                  <a:lnTo>
                                    <a:pt x="3620059" y="0"/>
                                  </a:lnTo>
                                  <a:lnTo>
                                    <a:pt x="3623667" y="0"/>
                                  </a:lnTo>
                                  <a:lnTo>
                                    <a:pt x="3625215" y="639"/>
                                  </a:lnTo>
                                  <a:lnTo>
                                    <a:pt x="3627774" y="3196"/>
                                  </a:lnTo>
                                  <a:lnTo>
                                    <a:pt x="3628405" y="4740"/>
                                  </a:lnTo>
                                  <a:lnTo>
                                    <a:pt x="3628405" y="8356"/>
                                  </a:lnTo>
                                  <a:lnTo>
                                    <a:pt x="3627774" y="9900"/>
                                  </a:lnTo>
                                  <a:lnTo>
                                    <a:pt x="3625215" y="12457"/>
                                  </a:lnTo>
                                  <a:lnTo>
                                    <a:pt x="362366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49872" y="13096"/>
                                  </a:moveTo>
                                  <a:lnTo>
                                    <a:pt x="3646253" y="13096"/>
                                  </a:lnTo>
                                  <a:lnTo>
                                    <a:pt x="3644705" y="12457"/>
                                  </a:lnTo>
                                  <a:lnTo>
                                    <a:pt x="3642145" y="9900"/>
                                  </a:lnTo>
                                  <a:lnTo>
                                    <a:pt x="3641514" y="8356"/>
                                  </a:lnTo>
                                  <a:lnTo>
                                    <a:pt x="3641514" y="4740"/>
                                  </a:lnTo>
                                  <a:lnTo>
                                    <a:pt x="3642145" y="3196"/>
                                  </a:lnTo>
                                  <a:lnTo>
                                    <a:pt x="3644705" y="639"/>
                                  </a:lnTo>
                                  <a:lnTo>
                                    <a:pt x="3646253" y="0"/>
                                  </a:lnTo>
                                  <a:lnTo>
                                    <a:pt x="3649872" y="0"/>
                                  </a:lnTo>
                                  <a:lnTo>
                                    <a:pt x="3651408" y="639"/>
                                  </a:lnTo>
                                  <a:lnTo>
                                    <a:pt x="3653968" y="3196"/>
                                  </a:lnTo>
                                  <a:lnTo>
                                    <a:pt x="3654611" y="4740"/>
                                  </a:lnTo>
                                  <a:lnTo>
                                    <a:pt x="3654611" y="8356"/>
                                  </a:lnTo>
                                  <a:lnTo>
                                    <a:pt x="3653968" y="9900"/>
                                  </a:lnTo>
                                  <a:lnTo>
                                    <a:pt x="3651408" y="12457"/>
                                  </a:lnTo>
                                  <a:lnTo>
                                    <a:pt x="364987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76066" y="13096"/>
                                  </a:moveTo>
                                  <a:lnTo>
                                    <a:pt x="3672447" y="13096"/>
                                  </a:lnTo>
                                  <a:lnTo>
                                    <a:pt x="3670911" y="12457"/>
                                  </a:lnTo>
                                  <a:lnTo>
                                    <a:pt x="3668351" y="9900"/>
                                  </a:lnTo>
                                  <a:lnTo>
                                    <a:pt x="3667708" y="8356"/>
                                  </a:lnTo>
                                  <a:lnTo>
                                    <a:pt x="3667708" y="4740"/>
                                  </a:lnTo>
                                  <a:lnTo>
                                    <a:pt x="3668351" y="3196"/>
                                  </a:lnTo>
                                  <a:lnTo>
                                    <a:pt x="3670911" y="639"/>
                                  </a:lnTo>
                                  <a:lnTo>
                                    <a:pt x="3672447" y="0"/>
                                  </a:lnTo>
                                  <a:lnTo>
                                    <a:pt x="3676066" y="0"/>
                                  </a:lnTo>
                                  <a:lnTo>
                                    <a:pt x="3677614" y="639"/>
                                  </a:lnTo>
                                  <a:lnTo>
                                    <a:pt x="3680162" y="3196"/>
                                  </a:lnTo>
                                  <a:lnTo>
                                    <a:pt x="3680805" y="4740"/>
                                  </a:lnTo>
                                  <a:lnTo>
                                    <a:pt x="3680805" y="8356"/>
                                  </a:lnTo>
                                  <a:lnTo>
                                    <a:pt x="3680162" y="9900"/>
                                  </a:lnTo>
                                  <a:lnTo>
                                    <a:pt x="3677614" y="12457"/>
                                  </a:lnTo>
                                  <a:lnTo>
                                    <a:pt x="367606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02260" y="13096"/>
                                  </a:moveTo>
                                  <a:lnTo>
                                    <a:pt x="3698652" y="13096"/>
                                  </a:lnTo>
                                  <a:lnTo>
                                    <a:pt x="3697105" y="12457"/>
                                  </a:lnTo>
                                  <a:lnTo>
                                    <a:pt x="3694545" y="9900"/>
                                  </a:lnTo>
                                  <a:lnTo>
                                    <a:pt x="3693914" y="8356"/>
                                  </a:lnTo>
                                  <a:lnTo>
                                    <a:pt x="3693914" y="4740"/>
                                  </a:lnTo>
                                  <a:lnTo>
                                    <a:pt x="3694545" y="3196"/>
                                  </a:lnTo>
                                  <a:lnTo>
                                    <a:pt x="3697105" y="639"/>
                                  </a:lnTo>
                                  <a:lnTo>
                                    <a:pt x="3698652" y="0"/>
                                  </a:lnTo>
                                  <a:lnTo>
                                    <a:pt x="3702260" y="0"/>
                                  </a:lnTo>
                                  <a:lnTo>
                                    <a:pt x="3703808" y="639"/>
                                  </a:lnTo>
                                  <a:lnTo>
                                    <a:pt x="3706368" y="3196"/>
                                  </a:lnTo>
                                  <a:lnTo>
                                    <a:pt x="3707011" y="4740"/>
                                  </a:lnTo>
                                  <a:lnTo>
                                    <a:pt x="3707011" y="8356"/>
                                  </a:lnTo>
                                  <a:lnTo>
                                    <a:pt x="3706368" y="9900"/>
                                  </a:lnTo>
                                  <a:lnTo>
                                    <a:pt x="3703808" y="12457"/>
                                  </a:lnTo>
                                  <a:lnTo>
                                    <a:pt x="370226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28466" y="13096"/>
                                  </a:moveTo>
                                  <a:lnTo>
                                    <a:pt x="3724846" y="13096"/>
                                  </a:lnTo>
                                  <a:lnTo>
                                    <a:pt x="3723298" y="12457"/>
                                  </a:lnTo>
                                  <a:lnTo>
                                    <a:pt x="3720750" y="9900"/>
                                  </a:lnTo>
                                  <a:lnTo>
                                    <a:pt x="3720107" y="8356"/>
                                  </a:lnTo>
                                  <a:lnTo>
                                    <a:pt x="3720107" y="4740"/>
                                  </a:lnTo>
                                  <a:lnTo>
                                    <a:pt x="3720750" y="3196"/>
                                  </a:lnTo>
                                  <a:lnTo>
                                    <a:pt x="3723298" y="639"/>
                                  </a:lnTo>
                                  <a:lnTo>
                                    <a:pt x="3724846" y="0"/>
                                  </a:lnTo>
                                  <a:lnTo>
                                    <a:pt x="3728466" y="0"/>
                                  </a:lnTo>
                                  <a:lnTo>
                                    <a:pt x="3730002" y="639"/>
                                  </a:lnTo>
                                  <a:lnTo>
                                    <a:pt x="3732561" y="3196"/>
                                  </a:lnTo>
                                  <a:lnTo>
                                    <a:pt x="3733204" y="4740"/>
                                  </a:lnTo>
                                  <a:lnTo>
                                    <a:pt x="3733204" y="8356"/>
                                  </a:lnTo>
                                  <a:lnTo>
                                    <a:pt x="3732561" y="9900"/>
                                  </a:lnTo>
                                  <a:lnTo>
                                    <a:pt x="3730002" y="12457"/>
                                  </a:lnTo>
                                  <a:lnTo>
                                    <a:pt x="372846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54659" y="13096"/>
                                  </a:moveTo>
                                  <a:lnTo>
                                    <a:pt x="3751040" y="13096"/>
                                  </a:lnTo>
                                  <a:lnTo>
                                    <a:pt x="3749504" y="12457"/>
                                  </a:lnTo>
                                  <a:lnTo>
                                    <a:pt x="3746944" y="9900"/>
                                  </a:lnTo>
                                  <a:lnTo>
                                    <a:pt x="3746301" y="8356"/>
                                  </a:lnTo>
                                  <a:lnTo>
                                    <a:pt x="3746301" y="4740"/>
                                  </a:lnTo>
                                  <a:lnTo>
                                    <a:pt x="3746944" y="3196"/>
                                  </a:lnTo>
                                  <a:lnTo>
                                    <a:pt x="3749504" y="639"/>
                                  </a:lnTo>
                                  <a:lnTo>
                                    <a:pt x="3751040" y="0"/>
                                  </a:lnTo>
                                  <a:lnTo>
                                    <a:pt x="3754659" y="0"/>
                                  </a:lnTo>
                                  <a:lnTo>
                                    <a:pt x="3756207" y="639"/>
                                  </a:lnTo>
                                  <a:lnTo>
                                    <a:pt x="3758767" y="3196"/>
                                  </a:lnTo>
                                  <a:lnTo>
                                    <a:pt x="3759398" y="4740"/>
                                  </a:lnTo>
                                  <a:lnTo>
                                    <a:pt x="3759398" y="8356"/>
                                  </a:lnTo>
                                  <a:lnTo>
                                    <a:pt x="3758767" y="9900"/>
                                  </a:lnTo>
                                  <a:lnTo>
                                    <a:pt x="3756207" y="12457"/>
                                  </a:lnTo>
                                  <a:lnTo>
                                    <a:pt x="375465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80853" y="13096"/>
                                  </a:moveTo>
                                  <a:lnTo>
                                    <a:pt x="3777246" y="13096"/>
                                  </a:lnTo>
                                  <a:lnTo>
                                    <a:pt x="3775698" y="12457"/>
                                  </a:lnTo>
                                  <a:lnTo>
                                    <a:pt x="3773138" y="9900"/>
                                  </a:lnTo>
                                  <a:lnTo>
                                    <a:pt x="3772507" y="8356"/>
                                  </a:lnTo>
                                  <a:lnTo>
                                    <a:pt x="3772507" y="4740"/>
                                  </a:lnTo>
                                  <a:lnTo>
                                    <a:pt x="3773138" y="3196"/>
                                  </a:lnTo>
                                  <a:lnTo>
                                    <a:pt x="3775698" y="639"/>
                                  </a:lnTo>
                                  <a:lnTo>
                                    <a:pt x="3777246" y="0"/>
                                  </a:lnTo>
                                  <a:lnTo>
                                    <a:pt x="3780853" y="0"/>
                                  </a:lnTo>
                                  <a:lnTo>
                                    <a:pt x="3782401" y="639"/>
                                  </a:lnTo>
                                  <a:lnTo>
                                    <a:pt x="3784961" y="3196"/>
                                  </a:lnTo>
                                  <a:lnTo>
                                    <a:pt x="3785604" y="4740"/>
                                  </a:lnTo>
                                  <a:lnTo>
                                    <a:pt x="3785604" y="8356"/>
                                  </a:lnTo>
                                  <a:lnTo>
                                    <a:pt x="3784961" y="9900"/>
                                  </a:lnTo>
                                  <a:lnTo>
                                    <a:pt x="3782401" y="12457"/>
                                  </a:lnTo>
                                  <a:lnTo>
                                    <a:pt x="37808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07059" y="13096"/>
                                  </a:moveTo>
                                  <a:lnTo>
                                    <a:pt x="3803439" y="13096"/>
                                  </a:lnTo>
                                  <a:lnTo>
                                    <a:pt x="3801891" y="12457"/>
                                  </a:lnTo>
                                  <a:lnTo>
                                    <a:pt x="3799344" y="9900"/>
                                  </a:lnTo>
                                  <a:lnTo>
                                    <a:pt x="3798701" y="8356"/>
                                  </a:lnTo>
                                  <a:lnTo>
                                    <a:pt x="3798701" y="4740"/>
                                  </a:lnTo>
                                  <a:lnTo>
                                    <a:pt x="3799344" y="3196"/>
                                  </a:lnTo>
                                  <a:lnTo>
                                    <a:pt x="3801891" y="639"/>
                                  </a:lnTo>
                                  <a:lnTo>
                                    <a:pt x="3803439" y="0"/>
                                  </a:lnTo>
                                  <a:lnTo>
                                    <a:pt x="3807059" y="0"/>
                                  </a:lnTo>
                                  <a:lnTo>
                                    <a:pt x="3808595" y="639"/>
                                  </a:lnTo>
                                  <a:lnTo>
                                    <a:pt x="3811155" y="3196"/>
                                  </a:lnTo>
                                  <a:lnTo>
                                    <a:pt x="3811797" y="4740"/>
                                  </a:lnTo>
                                  <a:lnTo>
                                    <a:pt x="3811797" y="8356"/>
                                  </a:lnTo>
                                  <a:lnTo>
                                    <a:pt x="3811155" y="9900"/>
                                  </a:lnTo>
                                  <a:lnTo>
                                    <a:pt x="3808595" y="12457"/>
                                  </a:lnTo>
                                  <a:lnTo>
                                    <a:pt x="380705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33253" y="13096"/>
                                  </a:moveTo>
                                  <a:lnTo>
                                    <a:pt x="3829633" y="13096"/>
                                  </a:lnTo>
                                  <a:lnTo>
                                    <a:pt x="3828097" y="12457"/>
                                  </a:lnTo>
                                  <a:lnTo>
                                    <a:pt x="3825537" y="9900"/>
                                  </a:lnTo>
                                  <a:lnTo>
                                    <a:pt x="3824894" y="8356"/>
                                  </a:lnTo>
                                  <a:lnTo>
                                    <a:pt x="3824894" y="4740"/>
                                  </a:lnTo>
                                  <a:lnTo>
                                    <a:pt x="3825537" y="3196"/>
                                  </a:lnTo>
                                  <a:lnTo>
                                    <a:pt x="3828097" y="639"/>
                                  </a:lnTo>
                                  <a:lnTo>
                                    <a:pt x="3829633" y="0"/>
                                  </a:lnTo>
                                  <a:lnTo>
                                    <a:pt x="3833253" y="0"/>
                                  </a:lnTo>
                                  <a:lnTo>
                                    <a:pt x="3834800" y="639"/>
                                  </a:lnTo>
                                  <a:lnTo>
                                    <a:pt x="3837360" y="3196"/>
                                  </a:lnTo>
                                  <a:lnTo>
                                    <a:pt x="3837991" y="4740"/>
                                  </a:lnTo>
                                  <a:lnTo>
                                    <a:pt x="3837991" y="8356"/>
                                  </a:lnTo>
                                  <a:lnTo>
                                    <a:pt x="3837360" y="9900"/>
                                  </a:lnTo>
                                  <a:lnTo>
                                    <a:pt x="3834800" y="12457"/>
                                  </a:lnTo>
                                  <a:lnTo>
                                    <a:pt x="38332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59446" y="13096"/>
                                  </a:moveTo>
                                  <a:lnTo>
                                    <a:pt x="3855839" y="13096"/>
                                  </a:lnTo>
                                  <a:lnTo>
                                    <a:pt x="3854291" y="12457"/>
                                  </a:lnTo>
                                  <a:lnTo>
                                    <a:pt x="3851731" y="9900"/>
                                  </a:lnTo>
                                  <a:lnTo>
                                    <a:pt x="3851100" y="8356"/>
                                  </a:lnTo>
                                  <a:lnTo>
                                    <a:pt x="3851100" y="4740"/>
                                  </a:lnTo>
                                  <a:lnTo>
                                    <a:pt x="3851731" y="3196"/>
                                  </a:lnTo>
                                  <a:lnTo>
                                    <a:pt x="3854291" y="639"/>
                                  </a:lnTo>
                                  <a:lnTo>
                                    <a:pt x="3855839" y="0"/>
                                  </a:lnTo>
                                  <a:lnTo>
                                    <a:pt x="3859446" y="0"/>
                                  </a:lnTo>
                                  <a:lnTo>
                                    <a:pt x="3860994" y="639"/>
                                  </a:lnTo>
                                  <a:lnTo>
                                    <a:pt x="3863554" y="3196"/>
                                  </a:lnTo>
                                  <a:lnTo>
                                    <a:pt x="3864197" y="4740"/>
                                  </a:lnTo>
                                  <a:lnTo>
                                    <a:pt x="3864197" y="8356"/>
                                  </a:lnTo>
                                  <a:lnTo>
                                    <a:pt x="3863554" y="9900"/>
                                  </a:lnTo>
                                  <a:lnTo>
                                    <a:pt x="3860994" y="12457"/>
                                  </a:lnTo>
                                  <a:lnTo>
                                    <a:pt x="38594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85652" y="13096"/>
                                  </a:moveTo>
                                  <a:lnTo>
                                    <a:pt x="3882032" y="13096"/>
                                  </a:lnTo>
                                  <a:lnTo>
                                    <a:pt x="3880485" y="12457"/>
                                  </a:lnTo>
                                  <a:lnTo>
                                    <a:pt x="3877937" y="9900"/>
                                  </a:lnTo>
                                  <a:lnTo>
                                    <a:pt x="3877294" y="8356"/>
                                  </a:lnTo>
                                  <a:lnTo>
                                    <a:pt x="3877294" y="4740"/>
                                  </a:lnTo>
                                  <a:lnTo>
                                    <a:pt x="3877937" y="3196"/>
                                  </a:lnTo>
                                  <a:lnTo>
                                    <a:pt x="3880485" y="639"/>
                                  </a:lnTo>
                                  <a:lnTo>
                                    <a:pt x="3882032" y="0"/>
                                  </a:lnTo>
                                  <a:lnTo>
                                    <a:pt x="3885652" y="0"/>
                                  </a:lnTo>
                                  <a:lnTo>
                                    <a:pt x="3887200" y="639"/>
                                  </a:lnTo>
                                  <a:lnTo>
                                    <a:pt x="3889748" y="3196"/>
                                  </a:lnTo>
                                  <a:lnTo>
                                    <a:pt x="3890391" y="4740"/>
                                  </a:lnTo>
                                  <a:lnTo>
                                    <a:pt x="3890391" y="8356"/>
                                  </a:lnTo>
                                  <a:lnTo>
                                    <a:pt x="3889748" y="9900"/>
                                  </a:lnTo>
                                  <a:lnTo>
                                    <a:pt x="3887200" y="12457"/>
                                  </a:lnTo>
                                  <a:lnTo>
                                    <a:pt x="3885652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4C0C736" id="Graphic 30" o:spid="_x0000_s1026" style="position:absolute;margin-left:216.2pt;margin-top:23.25pt;width:306.35pt;height:1.05pt;z-index:-1785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064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" path="m8356,13096r-3616,l3196,12457,639,9900,,8356,,4740,639,3196,3196,639,4740,,8356,,9900,639r2557,2557l13096,4740r,3616l12457,9900,9900,12457r-1544,639xem34554,13096r-3616,l29394,12457,26837,9900,26197,8356r,-3616l26837,3196,29394,639,30938,r3616,l36098,639r2557,2557l39294,4740r,3616l38655,9900r-2557,2557l34554,13096xem60752,13096r-3617,l55592,12457,53035,9900,52395,8356r,-3616l53035,3196,55592,639,57135,r3617,l62296,639r2557,2557l65492,4740r,3616l64853,9900r-2557,2557l60752,13096xem86950,13096r-3617,l81790,12457,79233,9900,78593,8356r,-3616l79233,3196,81790,639,83333,r3617,l88494,639r2557,2557l91690,4740r,3616l91051,9900r-2557,2557l86950,13096xem113148,13096r-3617,l107988,12457,105431,9900r-640,-1544l104791,4740r640,-1544l107988,639,109531,r3617,l114691,639r2558,2557l117888,4740r,3616l117249,9900r-2558,2557l113148,13096xem139345,13096r-3615,l134185,12457,131629,9900r-639,-1544l130990,4740r639,-1544l134185,639,135730,r3615,l140890,639r2557,2557l144087,4740r,3616l143447,9900r-2557,2557l139345,13096xem165544,13096r-3617,l160384,12457,157826,9900r-639,-1544l157187,4740r639,-1544l160384,639,161927,r3617,l167087,639r2558,2557l170284,4740r,3616l169645,9900r-2558,2557l165544,13096xem191741,13096r-3616,l186581,12457,184025,9900r-639,-1544l183386,4740r639,-1544l186581,639,188125,r3616,l193286,639r2557,2557l196482,4740r,3616l195843,9900r-2557,2557l191741,13096xem217940,13096r-3617,l212780,12457,210222,9900r-639,-1544l209583,4740r639,-1544l212780,639,214323,r3617,l219483,639r2557,2557l222680,4740r,3616l222040,9900r-2557,2557l217940,13096xem244137,13096r-3616,l238977,12457,236421,9900r-640,-1544l235781,4740r640,-1544l238977,639,240521,r3616,l245681,639r2558,2557l248878,4740r,3616l248239,9900r-2558,2557l244137,13096xem270336,13096r-3617,l265176,12457,262618,9900r-639,-1544l261979,4740r639,-1544l265176,639,266719,r3617,l271879,639r2557,2557l275076,4740r,3616l274436,9900r-2557,2557l270336,13096xem296533,13096r-3616,l291373,12457,288817,9900r-640,-1544l288177,4740r640,-1544l291373,639,292917,r3616,l298077,639r2558,2557l301274,4740r,3616l300635,9900r-2558,2557l296533,13096xem322732,13096r-3618,l317571,12457,315014,9900r-639,-1544l314375,4740r639,-1544l317571,639,319114,r3618,l324275,639r2557,2557l327471,4740r,3616l326832,9900r-2557,2557l322732,13096xem348929,13096r-3616,l343770,12457,341212,9900r-639,-1544l340573,4740r639,-1544l343770,639,345313,r3616,l350473,639r2558,2557l353670,4740r,3616l353031,9900r-2558,2557l348929,13096xem375127,13096r-3617,l369967,12457,367410,9900r-640,-1544l366770,4740r640,-1544l369967,639,371510,r3617,l376670,639r2558,2557l379867,4740r,3616l379228,9900r-2558,2557l375127,13096xem401325,13096r-3616,l396166,12457,393608,9900r-639,-1544l392969,4740r639,-1544l396166,639,397709,r3616,l402869,639r2557,2557l406066,4740r,3616l405426,9900r-2557,2557l401325,13096xem427523,13096r-3617,l422363,12457,419806,9900r-640,-1544l419166,4740r640,-1544l422363,639,423906,r3617,l429066,639r2558,2557l432263,4740r,3616l431624,9900r-2558,2557l427523,13096xem453721,13096r-3616,l448562,12457,446004,9900r-639,-1544l445365,4740r639,-1544l448562,639,450105,r3616,l455265,639r2557,2557l458462,4740r,3616l457822,9900r-2557,2557l453721,13096xem479919,13096r-3617,l474759,12457,472201,9900r-639,-1544l471562,4740r639,-1544l474759,639,476302,r3617,l481462,639r2558,2557l484659,4740r,3616l484020,9900r-2558,2557l479919,13096xem506118,13096r-3618,l500957,12457,498400,9900r-639,-1544l497761,4740r639,-1544l500957,639,502500,r3618,l507661,639r2557,2557l510857,4740r,3616l510218,9900r-2557,2557l506118,13096xem532315,13096r-3617,l527155,12457,524597,9900r-639,-1544l523958,4740r639,-1544l527155,639,528698,r3617,l533858,639r2557,2557l537055,4740r,3616l536415,9900r-2557,2557l532315,13096xem558513,13096r-3617,l553353,12457,550796,9900r-640,-1544l550156,4740r640,-1544l553353,639,554896,r3617,l560056,639r2558,2557l563253,4740r,3616l562614,9900r-2558,2557l558513,13096xem584711,13096r-3617,l579551,12457,576993,9900r-639,-1544l576354,4740r639,-1544l579551,639,581094,r3617,l586254,639r2557,2557l589451,4740r,3616l588811,9900r-2557,2557l584711,13096xem610909,13096r-3617,l605749,12457,603192,9900r-640,-1544l602552,4740r640,-1544l605749,639,607292,r3617,l612452,639r2558,2557l615649,4740r,3616l615010,9900r-2558,2557l610909,13096xem637107,13096r-3618,l631946,12457,629389,9900r-639,-1544l628750,4740r639,-1544l631946,639,633489,r3618,l638650,639r2557,2557l641846,4740r,3616l641207,9900r-2557,2557l637107,13096xem663305,13096r-3617,l658145,12457,655587,9900r-639,-1544l654948,4740r639,-1544l658145,639,659688,r3617,l664848,639r2558,2557l668045,4740r,3616l667406,9900r-2558,2557l663305,13096xem689502,13096r-3616,l684342,12457,681785,9900r-640,-1544l681145,4740r640,-1544l684342,639,685886,r3616,l691045,639r2558,2557l694242,4740r,3616l693603,9900r-2558,2557l689502,13096xem715701,13096r-3617,l710541,12457,707983,9900r-639,-1544l707344,4740r639,-1544l710541,639,712084,r3617,l717244,639r2557,2557l720441,4740r,3616l719801,9900r-2557,2557l715701,13096xem741898,13096r-3616,l736738,12457,734181,9900r-640,-1544l733541,4740r640,-1544l736738,639,738282,r3616,l743442,639r2557,2557l746638,4740r,3616l745999,9900r-2557,2557l741898,13096xem768097,13096r-3617,l762937,12457,760379,9900r-639,-1544l759740,4740r639,-1544l762937,639,764480,r3617,l769640,639r2557,2557l772837,4740r,3616l772197,9900r-2557,2557l768097,13096xem794294,13096r-3616,l789134,12457,786576,9900r-639,-1544l785937,4740r639,-1544l789134,639,790678,r3616,l795838,639r2557,2557l799034,4740r,3616l798395,9900r-2557,2557l794294,13096xem820493,13096r-3618,l815332,12457,812775,9900r-639,-1544l812136,4740r639,-1544l815332,639,816875,r3618,l822036,639r2557,2557l825232,4740r,3616l824593,9900r-2557,2557l820493,13096xem846690,13096r-3616,l841530,12457,838972,9900r-639,-1544l838333,4740r639,-1544l841530,639,843074,r3616,l848233,639r2557,2557l851430,4740r,3616l850790,9900r-2557,2557l846690,13096xem872888,13096r-3617,l867728,12457,865171,9900r-640,-1544l864531,4740r640,-1544l867728,639,869271,r3617,l874431,639r2558,2557l877628,4740r,3616l876989,9900r-2558,2557l872888,13096xem899086,13096r-3616,l893926,12457,891368,9900r-639,-1544l890729,4740r639,-1544l893926,639,895470,r3616,l900630,639r2556,2557l903826,4740r,3616l903186,9900r-2556,2557l899086,13096xem925284,13096r-3617,l920124,12457,917567,9900r-640,-1544l916927,4740r640,-1544l920124,639,921667,r3617,l926827,639r2558,2557l930024,4740r,3616l929385,9900r-2558,2557l925284,13096xem951482,13096r-3616,l946321,12457,943764,9900r-639,-1544l943125,4740r639,-1544l946321,639,947866,r3616,l953026,639r2556,2557l956221,4740r,3616l955582,9900r-2556,2557l951482,13096xem977680,13096r-3617,l972520,12457,969962,9900r-639,-1544l969323,4740r639,-1544l972520,639,974063,r3617,l979223,639r2558,2557l982420,4740r,3616l981781,9900r-2558,2557l977680,13096xem1003877,13096r-3616,l998717,12457,996160,9900r-640,-1544l995520,4740r640,-1544l998717,639,1000261,r3616,l1005422,639r2556,2557l1008617,4740r,3616l1007978,9900r-2556,2557l1003877,13096xem1030076,13096r-3617,l1024916,12457r-2558,-2557l1021719,8356r,-3616l1022358,3196r2558,-2557l1026459,r3617,l1031619,639r2557,2557l1034816,4740r,3616l1034176,9900r-2557,2557l1030076,13096xem1056273,13096r-3616,l1051113,12457r-2557,-2557l1047916,8356r,-3616l1048556,3196r2557,-2557l1052657,r3616,l1057817,639r2557,2557l1061013,4740r,3616l1060374,9900r-2557,2557l1056273,13096xem1082472,13096r-3617,l1077312,12457r-2558,-2557l1074115,8356r,-3616l1074754,3196r2558,-2557l1078855,r3617,l1084015,639r2557,2557l1087212,4740r,3616l1086572,9900r-2557,2557l1082472,13096xem1108669,13096r-3616,l1103509,12457r-2556,-2557l1100313,8356r,-3616l1100953,3196r2556,-2557l1105053,r3616,l1110213,639r2558,2557l1113410,4740r,3616l1112771,9900r-2558,2557l1108669,13096xem1134868,13096r-3618,l1129707,12457r-2557,-2557l1126511,8356r,-3616l1127150,3196r2557,-2557l1131250,r3618,l1136411,639r2557,2557l1139607,4740r,3616l1138968,9900r-2557,2557l1134868,13096xem1161065,13096r-3616,l1155905,12457r-2558,-2557l1152708,8356r,-3616l1153347,3196r2558,-2557l1157449,r3616,l1162609,639r2556,2557l1165805,4740r,3616l1165165,9900r-2556,2557l1161065,13096xem1187263,13096r-3617,l1182103,12457r-2557,-2557l1178906,8356r,-3616l1179546,3196r2557,-2557l1183646,r3617,l1188806,639r2557,2557l1192006,4740r,3616l1191363,9900r-2557,2557l1187263,13096xem1213461,13096r-3620,l1208305,12457r-2560,-2557l1205103,8356r,-3616l1205745,3196r2560,-2557l1209841,r3620,l1215009,639r2547,2557l1218199,4740r,3616l1217556,9900r-2547,2557l1213461,13096xem1239654,13096r-3607,l1234499,12457r-2560,-2557l1231308,8356r,-3616l1231939,3196r2560,-2557l1236047,r3607,l1241202,639r2560,2557l1244405,4740r,3616l1243762,9900r-2560,2557l1239654,13096xem1265860,13096r-3619,l1260693,12457r-2548,-2557l1257502,8356r,-3616l1258145,3196r2548,-2557l1262241,r3619,l1267396,639r2560,2557l1270599,4740r,3616l1269956,9900r-2560,2557l1265860,13096xem1292054,13096r-3620,l1286898,12457r-2559,-2557l1283696,8356r,-3616l1284339,3196r2559,-2557l1288434,r3620,l1293602,639r2560,2557l1296793,4740r,3616l1296162,9900r-2560,2557l1292054,13096xem1318248,13096r-3608,l1313092,12457r-2560,-2557l1309901,8356r,-3616l1310532,3196r2560,-2557l1314640,r3608,l1319795,639r2560,2557l1322998,4740r,3616l1322355,9900r-2560,2557l1318248,13096xem1344453,13096r-3619,l1339286,12457r-2548,-2557l1336095,8356r,-3616l1336738,3196r2548,-2557l1340834,r3619,l1345989,639r2560,2557l1349192,4740r,3616l1348549,9900r-2560,2557l1344453,13096xem1370647,13096r-3619,l1365492,12457r-2560,-2557l1362289,8356r,-3616l1362932,3196r2560,-2557l1367028,r3619,l1372195,639r2560,2557l1375386,4740r,3616l1374755,9900r-2560,2557l1370647,13096xem1396841,13096r-3608,l1391685,12457r-2559,-2557l1388495,8356r,-3616l1389126,3196r2559,-2557l1393233,r3608,l1398389,639r2559,2557l1401591,4740r,3616l1400948,9900r-2559,2557l1396841,13096xem1423046,13096r-3619,l1417879,12457r-2548,-2557l1414688,8356r,-3616l1415331,3196r2548,-2557l1419427,r3619,l1424582,639r2560,2557l1427785,4740r,3616l1427142,9900r-2560,2557l1423046,13096xem1449240,13096r-3619,l1444085,12457r-2560,-2557l1440882,8356r,-3616l1441525,3196r2560,-2557l1445621,r3619,l1450788,639r2560,2557l1453979,4740r,3616l1453348,9900r-2560,2557l1449240,13096xem1475446,13096r-3620,l1470279,12457r-2560,-2557l1467088,8356r,-3616l1467719,3196r2560,-2557l1471826,r3620,l1476982,639r2560,2557l1480185,4740r,3616l1479542,9900r-2560,2557l1475446,13096xem1501640,13096r-3620,l1496484,12457r-2560,-2557l1493281,8356r,-3616l1493924,3196r2560,-2557l1498020,r3620,l1503187,639r2548,2557l1506378,4740r,3616l1505735,9900r-2548,2557l1501640,13096xem1527833,13096r-3619,l1522678,12457r-2560,-2557l1519475,8356r,-3616l1520118,3196r2560,-2557l1524214,r3619,l1529381,639r2560,2557l1532572,4740r,3616l1531941,9900r-2560,2557l1527833,13096xem1554039,13096r-3619,l1548872,12457r-2560,-2557l1545681,8356r,-3616l1546312,3196r2560,-2557l1550420,r3619,l1555575,639r2560,2557l1558778,4740r,3616l1558135,9900r-2560,2557l1554039,13096xem1580233,13096r-3620,l1575077,12457r-2559,-2557l1571875,8356r,-3616l1572518,3196r2559,-2557l1576613,r3620,l1581781,639r2548,2557l1584971,4740r,3616l1584329,9900r-2548,2557l1580233,13096xem1606427,13096r-3608,l1601271,12457r-2560,-2557l1598068,8356r,-3616l1598711,3196r2560,-2557l1602819,r3608,l1607974,639r2560,2557l1611165,4740r,3616l1610534,9900r-2560,2557l1606427,13096xem1632632,13096r-3619,l1627465,12457r-2560,-2557l1624274,8356r,-3616l1624905,3196r2560,-2557l1629013,r3619,l1634168,639r2560,2557l1637371,4740r,3616l1636728,9900r-2560,2557l1632632,13096xem1658826,13096r-3620,l1653671,12457r-2560,-2557l1650468,8356r,-3616l1651111,3196r2560,-2557l1655206,r3620,l1660374,639r2548,2557l1663565,4740r,3616l1662922,9900r-2548,2557l1658826,13096xem1685020,13096r-3608,l1679864,12457r-2560,-2557l1676661,8356r,-3616l1677304,3196r2560,-2557l1681412,r3608,l1686567,639r2560,2557l1689758,4740r,3616l1689127,9900r-2560,2557l1685020,13096xem1711225,13096r-3619,l1706058,12457r-2548,-2557l1702867,8356r,-3616l1703510,3196r2548,-2557l1707606,r3619,l1712761,639r2560,2557l1715964,4740r,3616l1715321,9900r-2560,2557l1711225,13096xem1737419,13096r-3619,l1732264,12457r-2560,-2557l1729061,8356r,-3616l1729704,3196r2560,-2557l1733800,r3619,l1738967,639r2548,2557l1742158,4740r,3616l1741515,9900r-2548,2557l1737419,13096xem1763613,13096r-3608,l1758457,12457r-2559,-2557l1755267,8356r,-3616l1755898,3196r2559,-2557l1760005,r3608,l1765161,639r2559,2557l1768363,4740r,3616l1767720,9900r-2559,2557l1763613,13096xem1789818,13096r-3619,l1784651,12457r-2548,-2557l1781460,8356r,-3616l1782103,3196r2548,-2557l1786199,r3619,l1791354,639r2560,2557l1794557,4740r,3616l1793914,9900r-2560,2557l1789818,13096xem1816012,13096r-3619,l1810857,12457r-2560,-2557l1807654,8356r,-3616l1808297,3196r2560,-2557l1812393,r3619,l1817560,639r2560,2557l1820751,4740r,3616l1820120,9900r-2560,2557l1816012,13096xem1842206,13096r-3608,l1837051,12457r-2560,-2557l1833860,8356r,-3616l1834491,3196r2560,-2557l1838598,r3608,l1843754,639r2560,2557l1846957,4740r,3616l1846314,9900r-2560,2557l1842206,13096xem1868412,13096r-3620,l1863244,12457r-2548,-2557l1860053,8356r,-3616l1860696,3196r2548,-2557l1864792,r3620,l1869948,639r2559,2557l1873150,4740r,3616l1872507,9900r-2559,2557l1868412,13096xem1894605,13096r-3619,l1889450,12457r-2560,-2557l1886247,8356r,-3616l1886890,3196r2560,-2557l1890986,r3619,l1896153,639r2560,2557l1899344,4740r,3616l1898713,9900r-2560,2557l1894605,13096xem1920811,13096r-3619,l1915644,12457r-2560,-2557l1912453,8356r,-3616l1913084,3196r2560,-2557l1917192,r3619,l1922347,639r2560,2557l1925550,4740r,3616l1924907,9900r-2560,2557l1920811,13096xem1947005,13096r-3620,l1941837,12457r-2547,-2557l1938647,8356r,-3616l1939290,3196r2547,-2557l1943385,r3620,l1948553,639r2548,2557l1951743,4740r,3616l1951101,9900r-2548,2557l1947005,13096xem1973199,13096r-3620,l1968043,12457r-2560,-2557l1964840,8356r,-3616l1965483,3196r2560,-2557l1969579,r3620,l1974746,639r2560,2557l1977937,4740r,3616l1977306,9900r-2560,2557l1973199,13096xem1999404,13096r-3619,l1994237,12457r-2560,-2557l1991046,8356r,-3616l1991677,3196r2560,-2557l1995785,r3619,l2000940,639r2560,2557l2004143,4740r,3616l2003500,9900r-2560,2557l1999404,13096xem2025598,13096r-3620,l2020443,12457r-2560,-2557l2017240,8356r,-3616l2017883,3196r2560,-2557l2021978,r3620,l2027146,639r2548,2557l2030337,4740r,3616l2029694,9900r-2548,2557l2025598,13096xem2051792,13096r-3608,l2046636,12457r-2560,-2557l2043434,8356r,-3616l2044076,3196r2560,-2557l2048184,r3608,l2053340,639r2559,2557l2056530,4740r,3616l2055899,9900r-2559,2557l2051792,13096xem2077997,13096r-3619,l2072830,12457r-2560,-2557l2069639,8356r,-3616l2070270,3196r2560,-2557l2074378,r3619,l2079533,639r2560,2557l2082736,4740r,3616l2082093,9900r-2560,2557l2077997,13096xem2104191,13096r-3619,l2099036,12457r-2560,-2557l2095833,8356r,-3616l2096476,3196r2560,-2557l2100572,r3619,l2105739,639r2548,2557l2108930,4740r,3616l2108287,9900r-2548,2557l2104191,13096xem2130385,13096r-3608,l2125229,12457r-2559,-2557l2122027,8356r,-3616l2122670,3196r2559,-2557l2126777,r3608,l2131933,639r2560,2557l2135124,4740r,3616l2134493,9900r-2560,2557l2130385,13096xem2156591,13096r-3620,l2151423,12457r-2548,-2557l2148232,8356r,-3616l2148875,3196r2548,-2557l2152971,r3620,l2158126,639r2560,2557l2161329,4740r,3616l2160686,9900r-2560,2557l2156591,13096xem2182784,13096r-3619,l2177629,12457r-2560,-2557l2174426,8356r,-3616l2175069,3196r2560,-2557l2179165,r3619,l2184332,639r2548,2557l2187523,4740r,3616l2186880,9900r-2548,2557l2182784,13096xem2208978,13096r-3608,l2203823,12457r-2560,-2557l2200632,8356r,-3616l2201263,3196r2560,-2557l2205370,r3608,l2210526,639r2560,2557l2213729,4740r,3616l2213086,9900r-2560,2557l2208978,13096xem2235184,13096r-3620,l2230016,12457r-2548,-2557l2226826,8356r,-3616l2227468,3196r2548,-2557l2231564,r3620,l2236720,639r2559,2557l2239922,4740r,3616l2239279,9900r-2559,2557l2235184,13096xem2261377,13096r-3619,l2256222,12457r-2560,-2557l2253019,8356r,-3616l2253662,3196r2560,-2557l2257758,r3619,l2262925,639r2560,2557l2266116,4740r,3616l2265485,9900r-2560,2557l2261377,13096xem2287571,13096r-3607,l2282416,12457r-2560,-2557l2279225,8356r,-3616l2279856,3196r2560,-2557l2283964,r3607,l2289119,639r2560,2557l2292322,4740r,3616l2291679,9900r-2560,2557l2287571,13096xem2313777,13096r-3620,l2308610,12457r-2548,-2557l2305419,8356r,-3616l2306062,3196r2548,-2557l2310157,r3620,l2315313,639r2560,2557l2318516,4740r,3616l2317873,9900r-2560,2557l2313777,13096xem2339971,13096r-3620,l2334815,12457r-2560,-2557l2331612,8356r,-3616l2332255,3196r2560,-2557l2336351,r3620,l2341518,639r2560,2557l2344709,4740r,3616l2344078,9900r-2560,2557l2339971,13096xem2366164,13096r-3607,l2361009,12457r-2560,-2557l2357818,8356r,-3616l2358449,3196r2560,-2557l2362557,r3607,l2367712,639r2560,2557l2370915,4740r,3616l2370272,9900r-2560,2557l2366164,13096xem2392370,13096r-3619,l2387203,12457r-2548,-2557l2384012,8356r,-3616l2384655,3196r2548,-2557l2388751,r3619,l2393906,639r2560,2557l2397109,4740r,3616l2396466,9900r-2560,2557l2392370,13096xem2418564,13096r-3620,l2413408,12457r-2559,-2557l2410206,8356r,-3616l2410849,3196r2559,-2557l2414944,r3620,l2420112,639r2559,2557l2423302,4740r,3616l2422671,9900r-2559,2557l2418564,13096xem2444769,13096r-3619,l2439602,12457r-2560,-2557l2436411,8356r,-3616l2437042,3196r2560,-2557l2441150,r3619,l2446305,639r2560,2557l2449508,4740r,3616l2448865,9900r-2560,2557l2444769,13096xem2470963,13096r-3619,l2465808,12457r-2560,-2557l2462605,8356r,-3616l2463248,3196r2560,-2557l2467344,r3619,l2472511,639r2548,2557l2475702,4740r,3616l2475059,9900r-2548,2557l2470963,13096xem2497157,13096r-3620,l2492002,12457r-2560,-2557l2488799,8356r,-3616l2489442,3196r2560,-2557l2493537,r3620,l2498705,639r2560,2557l2501896,4740r,3616l2501265,9900r-2560,2557l2497157,13096xem2523363,13096r-3620,l2518195,12457r-2560,-2557l2515004,8356r,-3616l2515635,3196r2560,-2557l2519743,r3620,l2524898,639r2560,2557l2528101,4740r,3616l2527458,9900r-2560,2557l2523363,13096xem2549556,13096r-3619,l2544401,12457r-2560,-2557l2541198,8356r,-3616l2541841,3196r2560,-2557l2545937,r3619,l2551104,639r2548,2557l2554295,4740r,3616l2553652,9900r-2548,2557l2549556,13096xem2575750,13096r-3608,l2570595,12457r-2560,-2557l2567392,8356r,-3616l2568035,3196r2560,-2557l2572142,r3608,l2577298,639r2560,2557l2580489,4740r,3616l2579858,9900r-2560,2557l2575750,13096xem2601956,13096r-3620,l2596788,12457r-2559,-2557l2593598,8356r,-3616l2594229,3196r2559,-2557l2598336,r3620,l2603492,639r2559,2557l2606694,4740r,3616l2606051,9900r-2559,2557l2601956,13096xem2628149,13096r-3619,l2622994,12457r-2560,-2557l2619791,8356r,-3616l2620434,3196r2560,-2557l2624530,r3619,l2629697,639r2548,2557l2632888,4740r,3616l2632245,9900r-2548,2557l2628149,13096xem2654343,13096r-3607,l2649188,12457r-2560,-2557l2645985,8356r,-3616l2646628,3196r2560,-2557l2650736,r3607,l2655891,639r2560,2557l2659082,4740r,3616l2658451,9900r-2560,2557l2654343,13096xem2680549,13096r-3620,l2675382,12457r-2548,-2557l2672191,8356r,-3616l2672834,3196r2548,-2557l2676929,r3620,l2682085,639r2560,2557l2685288,4740r,3616l2684645,9900r-2560,2557l2680549,13096xem2706743,13096r-3620,l2701587,12457r-2560,-2557l2698384,8356r,-3616l2699027,3196r2560,-2557l2703123,r3620,l2708290,639r2548,2557l2711481,4740r,3616l2710838,9900r-2548,2557l2706743,13096xem2732936,13096r-3607,l2727781,12457r-2560,-2557l2724590,8356r,-3616l2725221,3196r2560,-2557l2729329,r3607,l2734484,639r2560,2557l2737687,4740r,3616l2737044,9900r-2560,2557l2732936,13096xem2759142,13096r-3619,l2753975,12457r-2548,-2557l2750784,8356r,-3616l2751427,3196r2548,-2557l2755523,r3619,l2760678,639r2560,2557l2763881,4740r,3616l2763238,9900r-2560,2557l2759142,13096xem2785336,13096r-3620,l2780180,12457r-2559,-2557l2776978,8356r,-3616l2777621,3196r2559,-2557l2781716,r3620,l2786884,639r2559,2557l2790074,4740r,3616l2789443,9900r-2559,2557l2785336,13096xem2811530,13096r-3608,l2806374,12457r-2560,-2557l2803183,8356r,-3616l2803814,3196r2560,-2557l2807922,r3608,l2813077,639r2560,2557l2816280,4740r,3616l2815637,9900r-2560,2557l2811530,13096xem2837735,13096r-3619,l2832568,12457r-2548,-2557l2829377,8356r,-3616l2830020,3196r2548,-2557l2834116,r3619,l2839271,639r2560,2557l2842474,4740r,3616l2841831,9900r-2560,2557l2837735,13096xem2863929,13096r-3620,l2858774,12457r-2560,-2557l2855571,8356r,-3616l2856214,3196r2560,-2557l2860309,r3620,l2865477,639r2560,2557l2868668,4740r,3616l2868037,9900r-2560,2557l2863929,13096xem2890135,13096r-3620,l2884967,12457r-2560,-2557l2881776,8356r,-3616l2882407,3196r2560,-2557l2886515,r3620,l2891671,639r2559,2557l2894873,4740r,3616l2894230,9900r-2559,2557l2890135,13096xem2916328,13096r-3619,l2911161,12457r-2548,-2557l2907970,8356r,-3616l2908613,3196r2548,-2557l2912709,r3619,l2917864,639r2560,2557l2921067,4740r,3616l2920424,9900r-2560,2557l2916328,13096xem2942522,13096r-3619,l2937367,12457r-2560,-2557l2934164,8356r,-3616l2934807,3196r2560,-2557l2938903,r3619,l2944070,639r2560,2557l2947261,4740r,3616l2946630,9900r-2560,2557l2942522,13096xem2968728,13096r-3620,l2963560,12457r-2559,-2557l2960370,8356r,-3616l2961001,3196r2559,-2557l2965108,r3620,l2970264,639r2560,2557l2973466,4740r,3616l2972824,9900r-2560,2557l2968728,13096xem2994922,13096r-3620,l2989766,12457r-2560,-2557l2986563,8356r,-3616l2987206,3196r2560,-2557l2991302,r3620,l2996469,639r2548,2557l2999660,4740r,3616l2999017,9900r-2548,2557l2994922,13096xem3021115,13096r-3607,l3015960,12457r-2560,-2557l3012757,8356r,-3616l3013400,3196r2560,-2557l3017508,r3607,l3022663,639r2560,2557l3025854,4740r,3616l3025223,9900r-2560,2557l3021115,13096xem3047321,13096r-3620,l3042154,12457r-2560,-2557l3038963,8356r,-3616l3039594,3196r2560,-2557l3043701,r3620,l3048857,639r2560,2557l3052060,4740r,3616l3051417,9900r-2560,2557l3047321,13096xem3073515,13096r-3620,l3068359,12457r-2560,-2557l3065156,8356r,-3616l3065799,3196r2560,-2557l3069895,r3620,l3075062,639r2548,2557l3078253,4740r,3616l3077610,9900r-2548,2557l3073515,13096xem3099708,13096r-3607,l3094553,12457r-2560,-2557l3091350,8356r,-3616l3091993,3196r2560,-2557l3096101,r3607,l3101256,639r2560,2557l3104447,4740r,3616l3103816,9900r-2560,2557l3099708,13096xem3125914,13096r-3619,l3120747,12457r-2560,-2557l3117556,8356r,-3616l3118187,3196r2560,-2557l3122295,r3619,l3127450,639r2560,2557l3130653,4740r,3616l3130010,9900r-2560,2557l3125914,13096xem3152108,13096r-3620,l3146952,12457r-2559,-2557l3143750,8356r,-3616l3144393,3196r2559,-2557l3148488,r3620,l3153656,639r2548,2557l3156847,4740r,3616l3156204,9900r-2548,2557l3152108,13096xem3178302,13096r-3608,l3173146,12457r-2560,-2557l3169955,8356r,-3616l3170586,3196r2560,-2557l3174694,r3608,l3179849,639r2560,2557l3183052,4740r,3616l3182409,9900r-2560,2557l3178302,13096xem3204507,13096r-3619,l3199340,12457r-2548,-2557l3196149,8356r,-3616l3196792,3196r2548,-2557l3200888,r3619,l3206043,639r2560,2557l3209246,4740r,3616l3208603,9900r-2560,2557l3204507,13096xem3230701,13096r-3619,l3225546,12457r-2560,-2557l3222343,8356r,-3616l3222986,3196r2560,-2557l3227082,r3619,l3232249,639r2560,2557l3235440,4740r,3616l3234809,9900r-2560,2557l3230701,13096xem3256895,13096r-3608,l3251739,12457r-2559,-2557l3248548,8356r,-3616l3249180,3196r2559,-2557l3253287,r3608,l3258443,639r2559,2557l3261645,4740r,3616l3261002,9900r-2559,2557l3256895,13096xem3283100,13096r-3619,l3277933,12457r-2548,-2557l3274742,8356r,-3616l3275385,3196r2548,-2557l3279481,r3619,l3284636,639r2560,2557l3287839,4740r,3616l3287196,9900r-2560,2557l3283100,13096xem3309294,13096r-3619,l3304139,12457r-2560,-2557l3300936,8356r,-3616l3301579,3196r2560,-2557l3305675,r3619,l3310842,639r2560,2557l3314033,4740r,3616l3313402,9900r-2560,2557l3309294,13096xem3335488,13096r-3608,l3330333,12457r-2560,-2557l3327142,8356r,-3616l3327773,3196r2560,-2557l3331880,r3608,l3337036,639r2560,2557l3340239,4740r,3616l3339596,9900r-2560,2557l3335488,13096xem3361694,13096r-3620,l3356526,12457r-2548,-2557l3353335,8356r,-3616l3353978,3196r2548,-2557l3358074,r3620,l3363229,639r2560,2557l3366432,4740r,3616l3365789,9900r-2560,2557l3361694,13096xem3387887,13096r-3619,l3382732,12457r-2560,-2557l3379529,8356r,-3616l3380172,3196r2560,-2557l3384268,r3619,l3389435,639r2560,2557l3392626,4740r,3616l3391995,9900r-2560,2557l3387887,13096xem3414093,13096r-3620,l3408926,12457r-2560,-2557l3405735,8356r,-3616l3406366,3196r2560,-2557l3410473,r3620,l3415629,639r2560,2557l3418832,4740r,3616l3418189,9900r-2560,2557l3414093,13096xem3440287,13096r-3620,l3435119,12457r-2548,-2557l3431929,8356r,-3616l3432571,3196r2548,-2557l3436667,r3620,l3441823,639r2559,2557l3445025,4740r,3616l3444382,9900r-2559,2557l3440287,13096xem3466480,13096r-3607,l3461325,12457r-2560,-2557l3458122,8356r,-3616l3458765,3196r2560,-2557l3462873,r3607,l3468028,639r2560,2557l3471219,4740r,3616l3470588,9900r-2560,2557l3466480,13096xem3492686,13096r-3619,l3487519,12457r-2560,-2557l3484328,8356r,-3616l3484959,3196r2560,-2557l3489067,r3619,l3494222,639r2560,2557l3497425,4740r,3616l3496782,9900r-2560,2557l3492686,13096xem3518880,13096r-3620,l3513724,12457r-2559,-2557l3510522,8356r,-3616l3511165,3196r2559,-2557l3515260,r3620,l3520428,639r2548,2557l3523619,4740r,3616l3522976,9900r-2548,2557l3518880,13096xem3545074,13096r-3608,l3539918,12457r-2560,-2557l3536715,8356r,-3616l3537358,3196r2560,-2557l3541466,r3608,l3546621,639r2560,2557l3549812,4740r,3616l3549181,9900r-2560,2557l3545074,13096xem3571279,13096r-3619,l3566112,12457r-2560,-2557l3562921,8356r,-3616l3563552,3196r2560,-2557l3567660,r3619,l3572815,639r2560,2557l3576018,4740r,3616l3575375,9900r-2560,2557l3571279,13096xem3597473,13096r-3619,l3592318,12457r-2560,-2557l3589115,8356r,-3616l3589758,3196r2560,-2557l3593854,r3619,l3599021,639r2548,2557l3602212,4740r,3616l3601569,9900r-2548,2557l3597473,13096xem3623667,13096r-3608,l3618511,12457r-2559,-2557l3615309,8356r,-3616l3615952,3196r2559,-2557l3620059,r3608,l3625215,639r2559,2557l3628405,4740r,3616l3627774,9900r-2559,2557l3623667,13096xem3649872,13096r-3619,l3644705,12457r-2560,-2557l3641514,8356r,-3616l3642145,3196r2560,-2557l3646253,r3619,l3651408,639r2560,2557l3654611,4740r,3616l3653968,9900r-2560,2557l3649872,13096xem3676066,13096r-3619,l3670911,12457r-2560,-2557l3667708,8356r,-3616l3668351,3196r2560,-2557l3672447,r3619,l3677614,639r2548,2557l3680805,4740r,3616l3680162,9900r-2548,2557l3676066,13096xem3702260,13096r-3608,l3697105,12457r-2560,-2557l3693914,8356r,-3616l3694545,3196r2560,-2557l3698652,r3608,l3703808,639r2560,2557l3707011,4740r,3616l3706368,9900r-2560,2557l3702260,13096xem3728466,13096r-3620,l3723298,12457r-2548,-2557l3720107,8356r,-3616l3720750,3196r2548,-2557l3724846,r3620,l3730002,639r2559,2557l3733204,4740r,3616l3732561,9900r-2559,2557l3728466,13096xem3754659,13096r-3619,l3749504,12457r-2560,-2557l3746301,8356r,-3616l3746944,3196r2560,-2557l3751040,r3619,l3756207,639r2560,2557l3759398,4740r,3616l3758767,9900r-2560,2557l3754659,13096xem3780853,13096r-3607,l3775698,12457r-2560,-2557l3772507,8356r,-3616l3773138,3196r2560,-2557l3777246,r3607,l3782401,639r2560,2557l3785604,4740r,3616l3784961,9900r-2560,2557l3780853,13096xem3807059,13096r-3620,l3801891,12457r-2547,-2557l3798701,8356r,-3616l3799344,3196r2547,-2557l3803439,r3620,l3808595,639r2560,2557l3811797,4740r,3616l3811155,9900r-2560,2557l3807059,13096xem3833253,13096r-3620,l3828097,12457r-2560,-2557l3824894,8356r,-3616l3825537,3196r2560,-2557l3829633,r3620,l3834800,639r2560,2557l3837991,4740r,3616l3837360,9900r-2560,2557l3833253,13096xem3859446,13096r-3607,l3854291,12457r-2560,-2557l3851100,8356r,-3616l3851731,3196r2560,-2557l3855839,r3607,l3860994,639r2560,2557l3864197,4740r,3616l3863554,9900r-2560,2557l3859446,13096xem3885652,13096r-3620,l3880485,12457r-2548,-2557l3877294,8356r,-3616l3877937,3196r2548,-2557l3882032,r3620,l3887200,639r2548,2557l3890391,4740r,3616l3889748,9900r-2548,2557l3885652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r w:rsidR="006671D6">
            <w:fldChar w:fldCharType="begin"/>
          </w:r>
          <w:r w:rsidR="006671D6">
            <w:rPr>
              <w:lang w:eastAsia="zh-TW"/>
            </w:rPr>
            <w:instrText>HYPERLINK \l "_TOC_250000"</w:instrText>
          </w:r>
          <w:r w:rsidR="006671D6">
            <w:fldChar w:fldCharType="separate"/>
          </w:r>
          <w:ins w:id="5" w:author="盧晏臻Jenny" w:date="2026-06-24T16:30:00Z" w16du:dateUtc="2026-06-24T08:30:00Z">
            <w:r w:rsidR="006671D6">
              <w:rPr>
                <w:color w:val="1A1A1A"/>
                <w:lang w:eastAsia="zh-TW"/>
              </w:rPr>
              <w:t>v</w:t>
            </w:r>
            <w:r w:rsidR="006671D6">
              <w:rPr>
                <w:rFonts w:hint="eastAsia"/>
                <w:color w:val="1A1A1A"/>
                <w:lang w:eastAsia="zh-TW"/>
              </w:rPr>
              <w:t>3</w:t>
            </w:r>
            <w:r w:rsidR="006671D6">
              <w:rPr>
                <w:color w:val="1A1A1A"/>
                <w:lang w:eastAsia="zh-TW"/>
              </w:rPr>
              <w:t>.</w:t>
            </w:r>
            <w:r w:rsidR="006671D6">
              <w:rPr>
                <w:rFonts w:hint="eastAsia"/>
                <w:color w:val="1A1A1A"/>
                <w:lang w:eastAsia="zh-TW"/>
              </w:rPr>
              <w:t>0</w:t>
            </w:r>
          </w:ins>
          <w:r w:rsidR="006671D6">
            <w:rPr>
              <w:color w:val="1A1A1A"/>
              <w:lang w:eastAsia="zh-TW"/>
            </w:rPr>
            <w:t xml:space="preserve"> 更新摘要（2026-06-</w:t>
          </w:r>
          <w:r w:rsidR="006671D6">
            <w:rPr>
              <w:color w:val="1A1A1A"/>
              <w:spacing w:val="-5"/>
              <w:lang w:eastAsia="zh-TW"/>
            </w:rPr>
            <w:t>02）</w:t>
          </w:r>
          <w:r w:rsidR="006671D6">
            <w:rPr>
              <w:rFonts w:ascii="Times New Roman" w:eastAsia="Times New Roman"/>
              <w:b w:val="0"/>
              <w:color w:val="1A1A1A"/>
              <w:lang w:eastAsia="zh-TW"/>
            </w:rPr>
            <w:tab/>
          </w:r>
          <w:r w:rsidR="006671D6">
            <w:rPr>
              <w:color w:val="C70F2E"/>
              <w:spacing w:val="-5"/>
              <w:lang w:eastAsia="zh-TW"/>
            </w:rPr>
            <w:t>24</w:t>
          </w:r>
          <w:r w:rsidR="006671D6">
            <w:fldChar w:fldCharType="end"/>
          </w:r>
        </w:p>
      </w:sdtContent>
    </w:sdt>
    <w:p w14:paraId="5847328A" w14:textId="77777777" w:rsidR="006671D6" w:rsidRDefault="006671D6">
      <w:pPr>
        <w:pStyle w:val="10"/>
        <w:rPr>
          <w:lang w:eastAsia="zh-TW"/>
        </w:rPr>
        <w:sectPr w:rsidR="006671D6">
          <w:footerReference w:type="default" r:id="rId12"/>
          <w:pgSz w:w="11910" w:h="16840"/>
          <w:pgMar w:top="1060" w:right="850" w:bottom="600" w:left="850" w:header="0" w:footer="417" w:gutter="0"/>
          <w:pgNumType w:start="2"/>
          <w:cols w:space="720"/>
        </w:sectPr>
      </w:pPr>
    </w:p>
    <w:p w14:paraId="3E6AAED3" w14:textId="77777777" w:rsidR="006671D6" w:rsidRDefault="00000000">
      <w:pPr>
        <w:pStyle w:val="2"/>
        <w:rPr>
          <w:lang w:eastAsia="zh-TW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440" behindDoc="0" locked="0" layoutInCell="1" allowOverlap="1" wp14:anchorId="1FF36E67" wp14:editId="58DF2422">
                <wp:simplePos x="0" y="0"/>
                <wp:positionH relativeFrom="page">
                  <wp:posOffset>575071</wp:posOffset>
                </wp:positionH>
                <wp:positionV relativeFrom="paragraph">
                  <wp:posOffset>746744</wp:posOffset>
                </wp:positionV>
                <wp:extent cx="47625" cy="301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5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3F740" id="Graphic 31" o:spid="_x0000_s1026" style="position:absolute;margin-left:45.3pt;margin-top:58.8pt;width:3.75pt;height:2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" path="m47625,301228l,301228,,,47625,r,301228xe" fillcolor="#c70f2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037A0778" wp14:editId="7B7D3545">
                <wp:simplePos x="0" y="0"/>
                <wp:positionH relativeFrom="page">
                  <wp:posOffset>575071</wp:posOffset>
                </wp:positionH>
                <wp:positionV relativeFrom="paragraph">
                  <wp:posOffset>1489694</wp:posOffset>
                </wp:positionV>
                <wp:extent cx="47625" cy="30289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94255" id="Graphic 32" o:spid="_x0000_s1026" style="position:absolute;margin-left:45.3pt;margin-top:117.3pt;width:3.75pt;height:23.8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color w:val="1A1A1A"/>
          <w:spacing w:val="-2"/>
          <w:lang w:eastAsia="zh-TW"/>
        </w:rPr>
        <w:t>系統架構文件</w:t>
      </w:r>
    </w:p>
    <w:p w14:paraId="1DC1B490" w14:textId="77777777" w:rsidR="006671D6" w:rsidRDefault="00000000">
      <w:pPr>
        <w:pStyle w:val="a3"/>
        <w:spacing w:before="9"/>
        <w:rPr>
          <w:b/>
          <w:sz w:val="3"/>
          <w:lang w:eastAsia="zh-TW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D719E7E" wp14:editId="5AD9F627">
                <wp:simplePos x="0" y="0"/>
                <wp:positionH relativeFrom="page">
                  <wp:posOffset>575071</wp:posOffset>
                </wp:positionH>
                <wp:positionV relativeFrom="paragraph">
                  <wp:posOffset>56331</wp:posOffset>
                </wp:positionV>
                <wp:extent cx="6408420" cy="2857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38879" id="Graphic 33" o:spid="_x0000_s1026" style="position:absolute;margin-left:45.3pt;margin-top:4.45pt;width:504.6pt;height:2.2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" path="m6407943,28575l,28575,,,6407943,r,28575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2B38BEF9" w14:textId="77777777" w:rsidR="006671D6" w:rsidRDefault="00000000">
      <w:pPr>
        <w:pStyle w:val="3"/>
        <w:spacing w:before="377"/>
        <w:ind w:left="300" w:firstLine="0"/>
        <w:rPr>
          <w:lang w:eastAsia="zh-TW"/>
        </w:rPr>
      </w:pPr>
      <w:bookmarkStart w:id="10" w:name="_TOC_250016"/>
      <w:r>
        <w:rPr>
          <w:color w:val="8A0A1A"/>
          <w:spacing w:val="-1"/>
          <w:lang w:eastAsia="zh-TW"/>
        </w:rPr>
        <w:t xml:space="preserve">建⼤⼯業 </w:t>
      </w:r>
      <w:r>
        <w:rPr>
          <w:color w:val="8A0A1A"/>
          <w:lang w:eastAsia="zh-TW"/>
        </w:rPr>
        <w:t>KENDA</w:t>
      </w:r>
      <w:r>
        <w:rPr>
          <w:color w:val="8A0A1A"/>
          <w:spacing w:val="-3"/>
          <w:lang w:eastAsia="zh-TW"/>
        </w:rPr>
        <w:t xml:space="preserve"> </w:t>
      </w:r>
      <w:r>
        <w:rPr>
          <w:color w:val="8A0A1A"/>
          <w:lang w:eastAsia="zh-TW"/>
        </w:rPr>
        <w:t>B2B</w:t>
      </w:r>
      <w:r>
        <w:rPr>
          <w:color w:val="8A0A1A"/>
          <w:spacing w:val="-1"/>
          <w:lang w:eastAsia="zh-TW"/>
        </w:rPr>
        <w:t xml:space="preserve"> 經銷商平台</w:t>
      </w:r>
      <w:bookmarkEnd w:id="10"/>
      <w:r>
        <w:rPr>
          <w:color w:val="8A0A1A"/>
          <w:spacing w:val="-4"/>
          <w:lang w:eastAsia="zh-TW"/>
        </w:rPr>
        <w:t>（v3）</w:t>
      </w:r>
    </w:p>
    <w:p w14:paraId="3B0314F3" w14:textId="77777777" w:rsidR="006671D6" w:rsidRDefault="00000000">
      <w:pPr>
        <w:pStyle w:val="a3"/>
        <w:spacing w:before="1"/>
        <w:rPr>
          <w:b/>
          <w:sz w:val="13"/>
          <w:lang w:eastAsia="zh-TW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6C520B7" wp14:editId="0384F190">
                <wp:simplePos x="0" y="0"/>
                <wp:positionH relativeFrom="page">
                  <wp:posOffset>575071</wp:posOffset>
                </wp:positionH>
                <wp:positionV relativeFrom="paragraph">
                  <wp:posOffset>168270</wp:posOffset>
                </wp:positionV>
                <wp:extent cx="640842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9A24E" id="Graphic 34" o:spid="_x0000_s1026" style="position:absolute;margin-left:45.3pt;margin-top:13.25pt;width:504.6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AmA+kl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047747D" w14:textId="77777777" w:rsidR="006671D6" w:rsidRDefault="00000000">
      <w:pPr>
        <w:pStyle w:val="3"/>
        <w:spacing w:before="375"/>
        <w:ind w:left="300" w:firstLine="0"/>
        <w:rPr>
          <w:lang w:eastAsia="zh-TW"/>
        </w:rPr>
      </w:pPr>
      <w:bookmarkStart w:id="11" w:name="_TOC_250015"/>
      <w:bookmarkEnd w:id="11"/>
      <w:r>
        <w:rPr>
          <w:color w:val="8A0A1A"/>
          <w:spacing w:val="-3"/>
          <w:lang w:eastAsia="zh-TW"/>
        </w:rPr>
        <w:t>文件資訊</w:t>
      </w:r>
    </w:p>
    <w:p w14:paraId="504C9A74" w14:textId="77777777" w:rsidR="006671D6" w:rsidRDefault="006671D6">
      <w:pPr>
        <w:pStyle w:val="a3"/>
        <w:spacing w:before="16"/>
        <w:rPr>
          <w:b/>
          <w:sz w:val="7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09"/>
        <w:gridCol w:w="8168"/>
      </w:tblGrid>
      <w:tr w:rsidR="006671D6" w14:paraId="3EC9FDAF" w14:textId="77777777">
        <w:trPr>
          <w:trHeight w:val="562"/>
        </w:trPr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5CE3314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16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28A4D72" w14:textId="77777777" w:rsidR="006671D6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內容</w:t>
            </w:r>
            <w:proofErr w:type="spellEnd"/>
          </w:p>
        </w:tc>
      </w:tr>
      <w:tr w:rsidR="006671D6" w14:paraId="64AC90C0" w14:textId="77777777">
        <w:trPr>
          <w:trHeight w:val="510"/>
        </w:trPr>
        <w:tc>
          <w:tcPr>
            <w:tcW w:w="1909" w:type="dxa"/>
            <w:tcBorders>
              <w:top w:val="nil"/>
            </w:tcBorders>
          </w:tcPr>
          <w:p w14:paraId="6615F25F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文件名稱</w:t>
            </w:r>
            <w:proofErr w:type="spellEnd"/>
          </w:p>
        </w:tc>
        <w:tc>
          <w:tcPr>
            <w:tcW w:w="8168" w:type="dxa"/>
            <w:tcBorders>
              <w:top w:val="nil"/>
            </w:tcBorders>
          </w:tcPr>
          <w:p w14:paraId="73001182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系統架構文件（System</w:t>
            </w:r>
            <w:proofErr w:type="spellEnd"/>
            <w:r>
              <w:rPr>
                <w:color w:val="201A1B"/>
                <w:spacing w:val="-8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Architecture</w:t>
            </w:r>
            <w:r>
              <w:rPr>
                <w:color w:val="201A1B"/>
                <w:spacing w:val="-7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Document）</w:t>
            </w:r>
          </w:p>
        </w:tc>
      </w:tr>
      <w:tr w:rsidR="006671D6" w14:paraId="07DFDF92" w14:textId="77777777">
        <w:trPr>
          <w:trHeight w:val="510"/>
        </w:trPr>
        <w:tc>
          <w:tcPr>
            <w:tcW w:w="1909" w:type="dxa"/>
            <w:shd w:val="clear" w:color="auto" w:fill="FAF1F2"/>
          </w:tcPr>
          <w:p w14:paraId="4B39FE93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文件編號</w:t>
            </w:r>
            <w:proofErr w:type="spellEnd"/>
          </w:p>
        </w:tc>
        <w:tc>
          <w:tcPr>
            <w:tcW w:w="8168" w:type="dxa"/>
            <w:shd w:val="clear" w:color="auto" w:fill="FAF1F2"/>
          </w:tcPr>
          <w:p w14:paraId="0AE82BAA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KENDA-SAD-</w:t>
            </w:r>
            <w:r>
              <w:rPr>
                <w:color w:val="201A1B"/>
                <w:spacing w:val="-5"/>
                <w:sz w:val="18"/>
              </w:rPr>
              <w:t>003</w:t>
            </w:r>
          </w:p>
        </w:tc>
      </w:tr>
      <w:tr w:rsidR="006671D6" w14:paraId="4D77ED16" w14:textId="77777777">
        <w:trPr>
          <w:trHeight w:val="510"/>
        </w:trPr>
        <w:tc>
          <w:tcPr>
            <w:tcW w:w="1909" w:type="dxa"/>
          </w:tcPr>
          <w:p w14:paraId="32908A1B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版本</w:t>
            </w:r>
            <w:proofErr w:type="spellEnd"/>
          </w:p>
        </w:tc>
        <w:tc>
          <w:tcPr>
            <w:tcW w:w="8168" w:type="dxa"/>
          </w:tcPr>
          <w:p w14:paraId="6E0EEBC6" w14:textId="3D35A9C0" w:rsidR="006671D6" w:rsidRDefault="00000000">
            <w:pPr>
              <w:pStyle w:val="TableParagraph"/>
              <w:spacing w:before="88"/>
              <w:rPr>
                <w:sz w:val="18"/>
              </w:rPr>
            </w:pPr>
            <w:ins w:id="12" w:author="盧晏臻Jenny" w:date="2026-06-24T16:30:00Z" w16du:dateUtc="2026-06-24T08:30:00Z">
              <w:r>
                <w:rPr>
                  <w:color w:val="201A1B"/>
                  <w:spacing w:val="-4"/>
                  <w:sz w:val="18"/>
                </w:rPr>
                <w:t>v3</w:t>
              </w:r>
            </w:ins>
            <w:r>
              <w:rPr>
                <w:color w:val="201A1B"/>
                <w:spacing w:val="-4"/>
                <w:sz w:val="18"/>
              </w:rPr>
              <w:t>.0</w:t>
            </w:r>
          </w:p>
        </w:tc>
      </w:tr>
      <w:tr w:rsidR="006671D6" w14:paraId="194135BD" w14:textId="77777777">
        <w:trPr>
          <w:trHeight w:val="510"/>
        </w:trPr>
        <w:tc>
          <w:tcPr>
            <w:tcW w:w="1909" w:type="dxa"/>
            <w:shd w:val="clear" w:color="auto" w:fill="FAF1F2"/>
          </w:tcPr>
          <w:p w14:paraId="0CCF3D09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⽇期</w:t>
            </w:r>
          </w:p>
        </w:tc>
        <w:tc>
          <w:tcPr>
            <w:tcW w:w="8168" w:type="dxa"/>
            <w:shd w:val="clear" w:color="auto" w:fill="FAF1F2"/>
          </w:tcPr>
          <w:p w14:paraId="05654629" w14:textId="4EBE0543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2026-06-</w:t>
            </w:r>
            <w:ins w:id="13" w:author="盧晏臻Jenny" w:date="2026-06-24T16:30:00Z" w16du:dateUtc="2026-06-24T08:30:00Z">
              <w:r>
                <w:rPr>
                  <w:color w:val="201A1B"/>
                  <w:sz w:val="18"/>
                </w:rPr>
                <w:t>22</w:t>
              </w:r>
            </w:ins>
          </w:p>
        </w:tc>
      </w:tr>
      <w:tr w:rsidR="006671D6" w14:paraId="6B8D4684" w14:textId="77777777">
        <w:trPr>
          <w:trHeight w:val="510"/>
        </w:trPr>
        <w:tc>
          <w:tcPr>
            <w:tcW w:w="1909" w:type="dxa"/>
          </w:tcPr>
          <w:p w14:paraId="75B758E4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專案名稱</w:t>
            </w:r>
            <w:proofErr w:type="spellEnd"/>
          </w:p>
        </w:tc>
        <w:tc>
          <w:tcPr>
            <w:tcW w:w="8168" w:type="dxa"/>
          </w:tcPr>
          <w:p w14:paraId="15DA1CBD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建⼤⼯業 </w:t>
            </w:r>
            <w:r>
              <w:rPr>
                <w:color w:val="201A1B"/>
                <w:sz w:val="18"/>
              </w:rPr>
              <w:t>KENDA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B2B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經銷商平台</w:t>
            </w:r>
            <w:proofErr w:type="spellEnd"/>
          </w:p>
        </w:tc>
      </w:tr>
      <w:tr w:rsidR="006671D6" w14:paraId="370E852E" w14:textId="77777777">
        <w:trPr>
          <w:trHeight w:val="510"/>
        </w:trPr>
        <w:tc>
          <w:tcPr>
            <w:tcW w:w="1909" w:type="dxa"/>
            <w:shd w:val="clear" w:color="auto" w:fill="FAF1F2"/>
          </w:tcPr>
          <w:p w14:paraId="25D71736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專案編號</w:t>
            </w:r>
            <w:proofErr w:type="spellEnd"/>
          </w:p>
        </w:tc>
        <w:tc>
          <w:tcPr>
            <w:tcW w:w="8168" w:type="dxa"/>
            <w:shd w:val="clear" w:color="auto" w:fill="FAF1F2"/>
          </w:tcPr>
          <w:p w14:paraId="47A243C4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2603022</w:t>
            </w:r>
          </w:p>
        </w:tc>
      </w:tr>
      <w:tr w:rsidR="006671D6" w14:paraId="28D6366A" w14:textId="77777777">
        <w:trPr>
          <w:trHeight w:val="510"/>
        </w:trPr>
        <w:tc>
          <w:tcPr>
            <w:tcW w:w="1909" w:type="dxa"/>
          </w:tcPr>
          <w:p w14:paraId="4317FA6C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撰寫單位</w:t>
            </w:r>
            <w:proofErr w:type="spellEnd"/>
          </w:p>
        </w:tc>
        <w:tc>
          <w:tcPr>
            <w:tcW w:w="8168" w:type="dxa"/>
          </w:tcPr>
          <w:p w14:paraId="09EECA5E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艾創點（承包執</w:t>
            </w:r>
            <w:proofErr w:type="spellEnd"/>
            <w:r>
              <w:rPr>
                <w:color w:val="201A1B"/>
                <w:sz w:val="18"/>
              </w:rPr>
              <w:t>⾏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6671D6" w14:paraId="443E32EC" w14:textId="77777777">
        <w:trPr>
          <w:trHeight w:val="510"/>
        </w:trPr>
        <w:tc>
          <w:tcPr>
            <w:tcW w:w="1909" w:type="dxa"/>
            <w:shd w:val="clear" w:color="auto" w:fill="FAF1F2"/>
          </w:tcPr>
          <w:p w14:paraId="3CF2582D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終端客</w:t>
            </w:r>
            <w:proofErr w:type="spellEnd"/>
            <w:r>
              <w:rPr>
                <w:color w:val="201A1B"/>
                <w:spacing w:val="-3"/>
                <w:sz w:val="18"/>
              </w:rPr>
              <w:t>⼾</w:t>
            </w:r>
          </w:p>
        </w:tc>
        <w:tc>
          <w:tcPr>
            <w:tcW w:w="8168" w:type="dxa"/>
            <w:shd w:val="clear" w:color="auto" w:fill="FAF1F2"/>
          </w:tcPr>
          <w:p w14:paraId="382D7DC1" w14:textId="77777777" w:rsidR="006671D6" w:rsidRDefault="00000000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建⼤⼯業股份有限公司 / 建豐⼯業股份有限公司</w:t>
            </w:r>
          </w:p>
        </w:tc>
      </w:tr>
      <w:tr w:rsidR="006671D6" w14:paraId="11FB611E" w14:textId="77777777">
        <w:trPr>
          <w:trHeight w:val="510"/>
        </w:trPr>
        <w:tc>
          <w:tcPr>
            <w:tcW w:w="1909" w:type="dxa"/>
          </w:tcPr>
          <w:p w14:paraId="21347176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文件狀態</w:t>
            </w:r>
            <w:proofErr w:type="spellEnd"/>
          </w:p>
        </w:tc>
        <w:tc>
          <w:tcPr>
            <w:tcW w:w="8168" w:type="dxa"/>
          </w:tcPr>
          <w:p w14:paraId="73F17AA7" w14:textId="6ADCC55C" w:rsidR="006671D6" w:rsidRDefault="00000000">
            <w:pPr>
              <w:pStyle w:val="TableParagraph"/>
              <w:spacing w:before="88"/>
              <w:rPr>
                <w:sz w:val="18"/>
                <w:lang w:eastAsia="zh-TW"/>
              </w:rPr>
            </w:pPr>
            <w:ins w:id="14" w:author="盧晏臻Jenny" w:date="2026-06-24T16:30:00Z" w16du:dateUtc="2026-06-24T08:30:00Z">
              <w:r>
                <w:rPr>
                  <w:color w:val="201A1B"/>
                  <w:spacing w:val="-3"/>
                  <w:sz w:val="18"/>
                  <w:lang w:eastAsia="zh-TW"/>
                </w:rPr>
                <w:t>依 0618 期中待修正文件與確認口徑修訂</w:t>
              </w:r>
            </w:ins>
          </w:p>
        </w:tc>
      </w:tr>
      <w:tr w:rsidR="006671D6" w14:paraId="1A621027" w14:textId="77777777">
        <w:trPr>
          <w:trHeight w:val="510"/>
        </w:trPr>
        <w:tc>
          <w:tcPr>
            <w:tcW w:w="1909" w:type="dxa"/>
            <w:shd w:val="clear" w:color="auto" w:fill="FAF1F2"/>
          </w:tcPr>
          <w:p w14:paraId="73C96688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機密等級</w:t>
            </w:r>
            <w:proofErr w:type="spellEnd"/>
          </w:p>
        </w:tc>
        <w:tc>
          <w:tcPr>
            <w:tcW w:w="8168" w:type="dxa"/>
            <w:shd w:val="clear" w:color="auto" w:fill="FAF1F2"/>
          </w:tcPr>
          <w:p w14:paraId="106F56CF" w14:textId="77777777" w:rsidR="006671D6" w:rsidRDefault="00000000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限閱（客⼾ + 開發團隊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3F12708D" w14:textId="77777777" w:rsidR="006671D6" w:rsidRDefault="00000000">
      <w:pPr>
        <w:pStyle w:val="a3"/>
        <w:spacing w:before="9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E33D624" wp14:editId="45AAD8BA">
                <wp:simplePos x="0" y="0"/>
                <wp:positionH relativeFrom="page">
                  <wp:posOffset>575071</wp:posOffset>
                </wp:positionH>
                <wp:positionV relativeFrom="paragraph">
                  <wp:posOffset>184864</wp:posOffset>
                </wp:positionV>
                <wp:extent cx="640842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75D8E" id="Graphic 35" o:spid="_x0000_s1026" style="position:absolute;margin-left:45.3pt;margin-top:14.55pt;width:504.6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1749688" w14:textId="77777777" w:rsidR="006671D6" w:rsidRDefault="00000000">
      <w:pPr>
        <w:pStyle w:val="3"/>
        <w:spacing w:before="377"/>
        <w:ind w:left="300" w:firstLine="0"/>
      </w:pPr>
      <w:bookmarkStart w:id="15" w:name="_TOC_250014"/>
      <w:bookmarkEnd w:id="15"/>
      <w:proofErr w:type="spellStart"/>
      <w:r>
        <w:rPr>
          <w:color w:val="8A0A1A"/>
          <w:spacing w:val="-2"/>
        </w:rPr>
        <w:t>版本修訂紀錄</w:t>
      </w:r>
      <w:proofErr w:type="spellEnd"/>
    </w:p>
    <w:p w14:paraId="30BFB9EC" w14:textId="77777777" w:rsidR="006671D6" w:rsidRDefault="006671D6">
      <w:pPr>
        <w:pStyle w:val="a3"/>
        <w:spacing w:before="14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28"/>
        <w:gridCol w:w="1815"/>
        <w:gridCol w:w="2198"/>
        <w:gridCol w:w="5136"/>
      </w:tblGrid>
      <w:tr w:rsidR="006671D6" w14:paraId="799B3B5A" w14:textId="77777777">
        <w:trPr>
          <w:trHeight w:val="555"/>
        </w:trPr>
        <w:tc>
          <w:tcPr>
            <w:tcW w:w="100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64C5665" w14:textId="77777777" w:rsidR="006671D6" w:rsidRDefault="00000000">
            <w:pPr>
              <w:pStyle w:val="TableParagraph"/>
              <w:tabs>
                <w:tab w:val="left" w:pos="1084"/>
                <w:tab w:val="left" w:pos="2900"/>
                <w:tab w:val="left" w:pos="5096"/>
              </w:tabs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版</w:t>
            </w:r>
            <w:r>
              <w:rPr>
                <w:b/>
                <w:color w:val="FFFFFF"/>
                <w:spacing w:val="-10"/>
                <w:sz w:val="18"/>
              </w:rPr>
              <w:t>本</w:t>
            </w:r>
            <w:proofErr w:type="spellEnd"/>
            <w:r>
              <w:rPr>
                <w:b/>
                <w:color w:val="FFFFFF"/>
                <w:sz w:val="18"/>
              </w:rPr>
              <w:tab/>
              <w:t>⽇</w:t>
            </w:r>
            <w:r>
              <w:rPr>
                <w:b/>
                <w:color w:val="FFFFFF"/>
                <w:spacing w:val="-10"/>
                <w:sz w:val="18"/>
              </w:rPr>
              <w:t>期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作</w:t>
            </w:r>
            <w:r>
              <w:rPr>
                <w:b/>
                <w:color w:val="FFFFFF"/>
                <w:spacing w:val="-10"/>
                <w:sz w:val="18"/>
              </w:rPr>
              <w:t>者</w:t>
            </w:r>
            <w:proofErr w:type="spellEnd"/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6671D6" w14:paraId="612E3515" w14:textId="77777777">
        <w:trPr>
          <w:trHeight w:val="517"/>
        </w:trPr>
        <w:tc>
          <w:tcPr>
            <w:tcW w:w="928" w:type="dxa"/>
            <w:tcBorders>
              <w:top w:val="nil"/>
            </w:tcBorders>
          </w:tcPr>
          <w:p w14:paraId="5340E3A8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v1.0</w:t>
            </w:r>
          </w:p>
        </w:tc>
        <w:tc>
          <w:tcPr>
            <w:tcW w:w="1815" w:type="dxa"/>
            <w:tcBorders>
              <w:top w:val="nil"/>
            </w:tcBorders>
          </w:tcPr>
          <w:p w14:paraId="7B6A7686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2026-06-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2198" w:type="dxa"/>
            <w:tcBorders>
              <w:top w:val="nil"/>
            </w:tcBorders>
          </w:tcPr>
          <w:p w14:paraId="3E51F25C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艾創點開發團隊</w:t>
            </w:r>
            <w:proofErr w:type="spellEnd"/>
          </w:p>
        </w:tc>
        <w:tc>
          <w:tcPr>
            <w:tcW w:w="5136" w:type="dxa"/>
            <w:tcBorders>
              <w:top w:val="nil"/>
            </w:tcBorders>
          </w:tcPr>
          <w:p w14:paraId="68CB7AAD" w14:textId="3000F5ED" w:rsidR="006671D6" w:rsidRDefault="00000000">
            <w:pPr>
              <w:pStyle w:val="TableParagraph"/>
              <w:spacing w:before="98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初版發⾏（基於 v3 架構，</w:t>
            </w:r>
            <w:r w:rsidR="002A6A41" w:rsidRPr="002A6A41">
              <w:rPr>
                <w:color w:val="201A1B"/>
                <w:sz w:val="18"/>
                <w:lang w:eastAsia="zh-TW"/>
              </w:rPr>
              <w:t>艾創點測試</w:t>
            </w:r>
            <w:r w:rsidR="002A6A41" w:rsidRPr="002A6A41">
              <w:rPr>
                <w:color w:val="201A1B"/>
                <w:sz w:val="18"/>
                <w:lang w:eastAsia="zh-TW"/>
              </w:rPr>
              <w:t>機已上線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688AEBF8" w14:textId="77777777" w:rsidR="006671D6" w:rsidRDefault="00000000">
      <w:pPr>
        <w:pStyle w:val="a3"/>
        <w:spacing w:before="11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6493382" wp14:editId="0149D733">
                <wp:simplePos x="0" y="0"/>
                <wp:positionH relativeFrom="page">
                  <wp:posOffset>575071</wp:posOffset>
                </wp:positionH>
                <wp:positionV relativeFrom="paragraph">
                  <wp:posOffset>186054</wp:posOffset>
                </wp:positionV>
                <wp:extent cx="640842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0B50C" id="Graphic 36" o:spid="_x0000_s1026" style="position:absolute;margin-left:45.3pt;margin-top:14.65pt;width:504.6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1MrI7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48B85B3" w14:textId="77777777" w:rsidR="006671D6" w:rsidRDefault="00000000">
      <w:pPr>
        <w:pStyle w:val="3"/>
        <w:spacing w:before="375"/>
        <w:ind w:left="300" w:firstLine="0"/>
      </w:pPr>
      <w:bookmarkStart w:id="16" w:name="_TOC_250013"/>
      <w:bookmarkEnd w:id="16"/>
      <w:r>
        <w:rPr>
          <w:color w:val="8A0A1A"/>
          <w:spacing w:val="-5"/>
        </w:rPr>
        <w:t>⽬錄</w:t>
      </w:r>
    </w:p>
    <w:p w14:paraId="6795007D" w14:textId="77777777" w:rsidR="006671D6" w:rsidRDefault="00000000" w:rsidP="008A2518">
      <w:pPr>
        <w:pStyle w:val="a4"/>
        <w:numPr>
          <w:ilvl w:val="0"/>
          <w:numId w:val="5"/>
        </w:numPr>
        <w:tabs>
          <w:tab w:val="left" w:pos="938"/>
        </w:tabs>
        <w:spacing w:before="137" w:line="371" w:lineRule="exact"/>
        <w:ind w:left="938" w:hanging="222"/>
        <w:jc w:val="left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08D17242" wp14:editId="66190054">
                <wp:simplePos x="0" y="0"/>
                <wp:positionH relativeFrom="page">
                  <wp:posOffset>575071</wp:posOffset>
                </wp:positionH>
                <wp:positionV relativeFrom="paragraph">
                  <wp:posOffset>-1855713</wp:posOffset>
                </wp:positionV>
                <wp:extent cx="47625" cy="30289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DF561" id="Graphic 37" o:spid="_x0000_s1026" style="position:absolute;margin-left:45.3pt;margin-top:-146.1pt;width:3.75pt;height:23.8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82E7E40" wp14:editId="5AAE5CC7">
                <wp:simplePos x="0" y="0"/>
                <wp:positionH relativeFrom="page">
                  <wp:posOffset>575071</wp:posOffset>
                </wp:positionH>
                <wp:positionV relativeFrom="paragraph">
                  <wp:posOffset>-313853</wp:posOffset>
                </wp:positionV>
                <wp:extent cx="47625" cy="30289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F5034" id="Graphic 38" o:spid="_x0000_s1026" style="position:absolute;margin-left:45.3pt;margin-top:-24.7pt;width:3.75pt;height:23.8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201A1B"/>
          <w:spacing w:val="-2"/>
          <w:sz w:val="21"/>
        </w:rPr>
        <w:t>文件⽬的與範圍</w:t>
      </w:r>
      <w:proofErr w:type="spellEnd"/>
    </w:p>
    <w:p w14:paraId="5A409ACB" w14:textId="77777777" w:rsidR="006671D6" w:rsidRDefault="00000000" w:rsidP="008A2518">
      <w:pPr>
        <w:pStyle w:val="a4"/>
        <w:numPr>
          <w:ilvl w:val="0"/>
          <w:numId w:val="5"/>
        </w:numPr>
        <w:tabs>
          <w:tab w:val="left" w:pos="938"/>
        </w:tabs>
        <w:spacing w:line="357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3"/>
          <w:sz w:val="21"/>
        </w:rPr>
        <w:t>架構總覽</w:t>
      </w:r>
      <w:proofErr w:type="spellEnd"/>
    </w:p>
    <w:p w14:paraId="7B7F4059" w14:textId="77777777" w:rsidR="006671D6" w:rsidRDefault="00000000" w:rsidP="008A2518">
      <w:pPr>
        <w:pStyle w:val="a4"/>
        <w:numPr>
          <w:ilvl w:val="0"/>
          <w:numId w:val="5"/>
        </w:numPr>
        <w:tabs>
          <w:tab w:val="left" w:pos="938"/>
        </w:tabs>
        <w:spacing w:line="357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4"/>
          <w:sz w:val="21"/>
        </w:rPr>
        <w:t>技術棧</w:t>
      </w:r>
      <w:proofErr w:type="spellEnd"/>
    </w:p>
    <w:p w14:paraId="5BD49808" w14:textId="77777777" w:rsidR="006671D6" w:rsidRDefault="00000000" w:rsidP="008A2518">
      <w:pPr>
        <w:pStyle w:val="a4"/>
        <w:numPr>
          <w:ilvl w:val="0"/>
          <w:numId w:val="5"/>
        </w:numPr>
        <w:tabs>
          <w:tab w:val="left" w:pos="938"/>
        </w:tabs>
        <w:spacing w:line="371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3"/>
          <w:sz w:val="21"/>
        </w:rPr>
        <w:t>元件說明</w:t>
      </w:r>
      <w:proofErr w:type="spellEnd"/>
    </w:p>
    <w:p w14:paraId="05D954EF" w14:textId="77777777" w:rsidR="006671D6" w:rsidRDefault="006671D6">
      <w:pPr>
        <w:pStyle w:val="a4"/>
        <w:spacing w:line="371" w:lineRule="exact"/>
        <w:rPr>
          <w:sz w:val="21"/>
        </w:rPr>
        <w:sectPr w:rsidR="006671D6">
          <w:pgSz w:w="11910" w:h="16840"/>
          <w:pgMar w:top="1560" w:right="850" w:bottom="600" w:left="850" w:header="0" w:footer="417" w:gutter="0"/>
          <w:cols w:space="720"/>
        </w:sectPr>
      </w:pPr>
    </w:p>
    <w:p w14:paraId="7D9C091F" w14:textId="77777777" w:rsidR="006671D6" w:rsidRDefault="00000000" w:rsidP="008A2518">
      <w:pPr>
        <w:pStyle w:val="a4"/>
        <w:numPr>
          <w:ilvl w:val="0"/>
          <w:numId w:val="5"/>
        </w:numPr>
        <w:tabs>
          <w:tab w:val="left" w:pos="938"/>
        </w:tabs>
        <w:spacing w:before="23" w:line="371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2"/>
          <w:sz w:val="21"/>
        </w:rPr>
        <w:lastRenderedPageBreak/>
        <w:t>資料流與時序</w:t>
      </w:r>
      <w:proofErr w:type="spellEnd"/>
    </w:p>
    <w:p w14:paraId="6616E238" w14:textId="77777777" w:rsidR="006671D6" w:rsidRDefault="00000000" w:rsidP="008A2518">
      <w:pPr>
        <w:pStyle w:val="a4"/>
        <w:numPr>
          <w:ilvl w:val="0"/>
          <w:numId w:val="5"/>
        </w:numPr>
        <w:tabs>
          <w:tab w:val="left" w:pos="938"/>
        </w:tabs>
        <w:spacing w:line="357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3"/>
          <w:sz w:val="21"/>
        </w:rPr>
        <w:t>部署架構</w:t>
      </w:r>
      <w:proofErr w:type="spellEnd"/>
    </w:p>
    <w:p w14:paraId="16F17735" w14:textId="77777777" w:rsidR="006671D6" w:rsidRDefault="00000000" w:rsidP="008A2518">
      <w:pPr>
        <w:pStyle w:val="a4"/>
        <w:numPr>
          <w:ilvl w:val="0"/>
          <w:numId w:val="5"/>
        </w:numPr>
        <w:tabs>
          <w:tab w:val="left" w:pos="938"/>
        </w:tabs>
        <w:spacing w:line="357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2"/>
          <w:sz w:val="21"/>
        </w:rPr>
        <w:t>環境對照表</w:t>
      </w:r>
      <w:proofErr w:type="spellEnd"/>
    </w:p>
    <w:p w14:paraId="4876DF34" w14:textId="77777777" w:rsidR="006671D6" w:rsidRDefault="00000000" w:rsidP="008A2518">
      <w:pPr>
        <w:pStyle w:val="a4"/>
        <w:numPr>
          <w:ilvl w:val="0"/>
          <w:numId w:val="5"/>
        </w:numPr>
        <w:tabs>
          <w:tab w:val="left" w:pos="938"/>
        </w:tabs>
        <w:spacing w:line="356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3"/>
          <w:sz w:val="21"/>
        </w:rPr>
        <w:t>安全架構</w:t>
      </w:r>
      <w:proofErr w:type="spellEnd"/>
    </w:p>
    <w:p w14:paraId="135DBB84" w14:textId="77777777" w:rsidR="006671D6" w:rsidRDefault="00000000" w:rsidP="008A2518">
      <w:pPr>
        <w:pStyle w:val="a4"/>
        <w:numPr>
          <w:ilvl w:val="0"/>
          <w:numId w:val="5"/>
        </w:numPr>
        <w:tabs>
          <w:tab w:val="left" w:pos="938"/>
        </w:tabs>
        <w:spacing w:line="357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2"/>
          <w:sz w:val="21"/>
        </w:rPr>
        <w:t>非功能特性</w:t>
      </w:r>
      <w:proofErr w:type="spellEnd"/>
    </w:p>
    <w:p w14:paraId="0DEF6077" w14:textId="77777777" w:rsidR="006671D6" w:rsidRDefault="00000000" w:rsidP="008A2518">
      <w:pPr>
        <w:pStyle w:val="a4"/>
        <w:numPr>
          <w:ilvl w:val="0"/>
          <w:numId w:val="5"/>
        </w:numPr>
        <w:tabs>
          <w:tab w:val="left" w:pos="938"/>
        </w:tabs>
        <w:spacing w:line="372" w:lineRule="exact"/>
        <w:ind w:left="938" w:hanging="344"/>
        <w:jc w:val="left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E2A1DF9" wp14:editId="60CCD7EF">
                <wp:simplePos x="0" y="0"/>
                <wp:positionH relativeFrom="page">
                  <wp:posOffset>575071</wp:posOffset>
                </wp:positionH>
                <wp:positionV relativeFrom="paragraph">
                  <wp:posOffset>668468</wp:posOffset>
                </wp:positionV>
                <wp:extent cx="47625" cy="30289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50241" id="Graphic 39" o:spid="_x0000_s1026" style="position:absolute;margin-left:45.3pt;margin-top:52.65pt;width:3.75pt;height:23.8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201A1B"/>
          <w:spacing w:val="-3"/>
          <w:sz w:val="21"/>
        </w:rPr>
        <w:t>後續演進</w:t>
      </w:r>
      <w:proofErr w:type="spellEnd"/>
    </w:p>
    <w:p w14:paraId="335480D6" w14:textId="77777777" w:rsidR="006671D6" w:rsidRDefault="00000000">
      <w:pPr>
        <w:pStyle w:val="a3"/>
        <w:spacing w:before="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D84DD0B" wp14:editId="5D20B414">
                <wp:simplePos x="0" y="0"/>
                <wp:positionH relativeFrom="page">
                  <wp:posOffset>575071</wp:posOffset>
                </wp:positionH>
                <wp:positionV relativeFrom="paragraph">
                  <wp:posOffset>170219</wp:posOffset>
                </wp:positionV>
                <wp:extent cx="6408420" cy="952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0BFC2" id="Graphic 40" o:spid="_x0000_s1026" style="position:absolute;margin-left:45.3pt;margin-top:13.4pt;width:504.6pt;height: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BRabq0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BDF4FC8" w14:textId="77777777" w:rsidR="006671D6" w:rsidRDefault="00000000" w:rsidP="008A2518">
      <w:pPr>
        <w:pStyle w:val="3"/>
        <w:numPr>
          <w:ilvl w:val="0"/>
          <w:numId w:val="4"/>
        </w:numPr>
        <w:tabs>
          <w:tab w:val="left" w:pos="607"/>
        </w:tabs>
        <w:spacing w:before="377"/>
        <w:ind w:left="607" w:hanging="307"/>
      </w:pPr>
      <w:bookmarkStart w:id="17" w:name="_TOC_250012"/>
      <w:bookmarkEnd w:id="17"/>
      <w:proofErr w:type="spellStart"/>
      <w:r>
        <w:rPr>
          <w:color w:val="8A0A1A"/>
          <w:spacing w:val="-2"/>
        </w:rPr>
        <w:t>文件⽬的與範圍</w:t>
      </w:r>
      <w:proofErr w:type="spellEnd"/>
    </w:p>
    <w:p w14:paraId="510494C8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</w:rPr>
      </w:pPr>
      <w:r>
        <w:rPr>
          <w:b/>
          <w:color w:val="C70F2E"/>
          <w:spacing w:val="-5"/>
          <w:sz w:val="24"/>
        </w:rPr>
        <w:t>⽬的</w:t>
      </w:r>
    </w:p>
    <w:p w14:paraId="37CC906D" w14:textId="77777777" w:rsidR="006671D6" w:rsidRDefault="00000000">
      <w:pPr>
        <w:pStyle w:val="a3"/>
        <w:spacing w:before="105" w:line="220" w:lineRule="auto"/>
        <w:ind w:left="55" w:right="426"/>
        <w:rPr>
          <w:lang w:eastAsia="zh-TW"/>
        </w:rPr>
      </w:pPr>
      <w:r>
        <w:rPr>
          <w:color w:val="201A1B"/>
          <w:spacing w:val="-1"/>
          <w:lang w:eastAsia="zh-TW"/>
        </w:rPr>
        <w:t xml:space="preserve">本文件說明建⼤⼯業 </w:t>
      </w:r>
      <w:r>
        <w:rPr>
          <w:color w:val="201A1B"/>
          <w:lang w:eastAsia="zh-TW"/>
        </w:rPr>
        <w:t>KENDA</w:t>
      </w:r>
      <w:r>
        <w:rPr>
          <w:color w:val="201A1B"/>
          <w:spacing w:val="-10"/>
          <w:lang w:eastAsia="zh-TW"/>
        </w:rPr>
        <w:t xml:space="preserve"> </w:t>
      </w:r>
      <w:r>
        <w:rPr>
          <w:color w:val="201A1B"/>
          <w:lang w:eastAsia="zh-TW"/>
        </w:rPr>
        <w:t>B2B</w:t>
      </w:r>
      <w:r>
        <w:rPr>
          <w:color w:val="201A1B"/>
          <w:spacing w:val="-3"/>
          <w:lang w:eastAsia="zh-TW"/>
        </w:rPr>
        <w:t xml:space="preserve"> 經銷商平台</w:t>
      </w:r>
      <w:r>
        <w:rPr>
          <w:color w:val="201A1B"/>
          <w:lang w:eastAsia="zh-TW"/>
        </w:rPr>
        <w:t>（</w:t>
      </w:r>
      <w:r>
        <w:rPr>
          <w:color w:val="201A1B"/>
          <w:spacing w:val="-4"/>
          <w:lang w:eastAsia="zh-TW"/>
        </w:rPr>
        <w:t xml:space="preserve">版本 </w:t>
      </w:r>
      <w:r>
        <w:rPr>
          <w:color w:val="201A1B"/>
          <w:lang w:eastAsia="zh-TW"/>
        </w:rPr>
        <w:t>v3）的系統架構，涵蓋各層元件的技術選型、介⾯定</w:t>
      </w:r>
      <w:r>
        <w:rPr>
          <w:color w:val="201A1B"/>
          <w:spacing w:val="-2"/>
          <w:lang w:eastAsia="zh-TW"/>
        </w:rPr>
        <w:t>義、部署拓撲及安全設計，供開發團隊、維運⼈員及建⼤資訊部⾨作為技術參考依據。</w:t>
      </w:r>
    </w:p>
    <w:p w14:paraId="3DCD8249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62"/>
        <w:rPr>
          <w:b/>
          <w:sz w:val="24"/>
        </w:rPr>
      </w:pPr>
      <w:proofErr w:type="spellStart"/>
      <w:r>
        <w:rPr>
          <w:b/>
          <w:color w:val="C70F2E"/>
          <w:spacing w:val="-5"/>
          <w:sz w:val="24"/>
        </w:rPr>
        <w:t>範圍</w:t>
      </w:r>
      <w:proofErr w:type="spellEnd"/>
    </w:p>
    <w:p w14:paraId="100BF873" w14:textId="77777777" w:rsidR="006671D6" w:rsidRDefault="006671D6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336"/>
        <w:gridCol w:w="2170"/>
        <w:gridCol w:w="4572"/>
      </w:tblGrid>
      <w:tr w:rsidR="006671D6" w14:paraId="4B7F1E23" w14:textId="77777777">
        <w:trPr>
          <w:trHeight w:val="555"/>
        </w:trPr>
        <w:tc>
          <w:tcPr>
            <w:tcW w:w="333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64703A8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範圍項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>⽬</w:t>
            </w:r>
          </w:p>
        </w:tc>
        <w:tc>
          <w:tcPr>
            <w:tcW w:w="21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D64207E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納入</w:t>
            </w:r>
            <w:proofErr w:type="spellEnd"/>
          </w:p>
        </w:tc>
        <w:tc>
          <w:tcPr>
            <w:tcW w:w="457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53F6128" w14:textId="77777777" w:rsidR="006671D6" w:rsidRDefault="00000000"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排除</w:t>
            </w:r>
            <w:proofErr w:type="spellEnd"/>
          </w:p>
        </w:tc>
      </w:tr>
      <w:tr w:rsidR="006671D6" w14:paraId="2F90686E" w14:textId="77777777">
        <w:trPr>
          <w:trHeight w:val="517"/>
        </w:trPr>
        <w:tc>
          <w:tcPr>
            <w:tcW w:w="3336" w:type="dxa"/>
            <w:tcBorders>
              <w:top w:val="nil"/>
            </w:tcBorders>
          </w:tcPr>
          <w:p w14:paraId="66B4000D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React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前端經銷商下單平台</w:t>
            </w:r>
            <w:proofErr w:type="spellEnd"/>
          </w:p>
        </w:tc>
        <w:tc>
          <w:tcPr>
            <w:tcW w:w="2170" w:type="dxa"/>
            <w:tcBorders>
              <w:top w:val="nil"/>
            </w:tcBorders>
          </w:tcPr>
          <w:p w14:paraId="2272DCAC" w14:textId="1FD606D5" w:rsidR="006671D6" w:rsidRDefault="002A6A41">
            <w:pPr>
              <w:pStyle w:val="TableParagraph"/>
              <w:spacing w:before="132"/>
              <w:ind w:left="148"/>
              <w:rPr>
                <w:rFonts w:ascii="Segoe UI Symbol" w:hAnsi="Segoe UI Symbol"/>
                <w:sz w:val="19"/>
              </w:rPr>
            </w:pPr>
            <w:r w:rsidRPr="002A6A41"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4572" w:type="dxa"/>
            <w:tcBorders>
              <w:top w:val="nil"/>
            </w:tcBorders>
          </w:tcPr>
          <w:p w14:paraId="2B88862E" w14:textId="77777777" w:rsidR="006671D6" w:rsidRDefault="00000000">
            <w:pPr>
              <w:pStyle w:val="TableParagraph"/>
              <w:spacing w:before="98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6671D6" w14:paraId="347B6384" w14:textId="77777777">
        <w:trPr>
          <w:trHeight w:val="510"/>
        </w:trPr>
        <w:tc>
          <w:tcPr>
            <w:tcW w:w="3336" w:type="dxa"/>
            <w:shd w:val="clear" w:color="auto" w:fill="FAF1F2"/>
          </w:tcPr>
          <w:p w14:paraId="52031602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Odoo 19 </w:t>
            </w:r>
            <w:proofErr w:type="spellStart"/>
            <w:r>
              <w:rPr>
                <w:color w:val="201A1B"/>
                <w:sz w:val="18"/>
              </w:rPr>
              <w:t>後台管理及</w:t>
            </w:r>
            <w:proofErr w:type="spellEnd"/>
            <w:r>
              <w:rPr>
                <w:color w:val="201A1B"/>
                <w:sz w:val="18"/>
              </w:rPr>
              <w:t xml:space="preserve"> REST </w:t>
            </w:r>
            <w:r>
              <w:rPr>
                <w:color w:val="201A1B"/>
                <w:spacing w:val="-5"/>
                <w:sz w:val="18"/>
              </w:rPr>
              <w:t>API</w:t>
            </w:r>
          </w:p>
        </w:tc>
        <w:tc>
          <w:tcPr>
            <w:tcW w:w="2170" w:type="dxa"/>
            <w:shd w:val="clear" w:color="auto" w:fill="FAF1F2"/>
          </w:tcPr>
          <w:p w14:paraId="5B702098" w14:textId="77777777" w:rsidR="006671D6" w:rsidRDefault="00000000">
            <w:pPr>
              <w:pStyle w:val="TableParagraph"/>
              <w:spacing w:before="125"/>
              <w:ind w:left="14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4572" w:type="dxa"/>
            <w:shd w:val="clear" w:color="auto" w:fill="FAF1F2"/>
          </w:tcPr>
          <w:p w14:paraId="779F4733" w14:textId="77777777" w:rsidR="006671D6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6671D6" w14:paraId="478B6209" w14:textId="77777777">
        <w:trPr>
          <w:trHeight w:val="510"/>
        </w:trPr>
        <w:tc>
          <w:tcPr>
            <w:tcW w:w="3336" w:type="dxa"/>
          </w:tcPr>
          <w:p w14:paraId="7CA59FAF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Mock</w:t>
            </w:r>
            <w:r>
              <w:rPr>
                <w:color w:val="201A1B"/>
                <w:spacing w:val="-1"/>
                <w:sz w:val="18"/>
              </w:rPr>
              <w:t xml:space="preserve"> 建⼤ </w:t>
            </w:r>
            <w:proofErr w:type="spellStart"/>
            <w:r>
              <w:rPr>
                <w:color w:val="201A1B"/>
                <w:spacing w:val="-2"/>
                <w:sz w:val="18"/>
              </w:rPr>
              <w:t>ERP（FastAPI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2170" w:type="dxa"/>
          </w:tcPr>
          <w:p w14:paraId="78EBE984" w14:textId="77777777" w:rsidR="006671D6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Segoe UI Symbol" w:eastAsia="Segoe UI Symbol" w:hAnsi="Segoe UI Symbol"/>
                <w:color w:val="201A1B"/>
                <w:sz w:val="19"/>
              </w:rPr>
              <w:t>✅</w:t>
            </w:r>
            <w:r>
              <w:rPr>
                <w:color w:val="201A1B"/>
                <w:sz w:val="18"/>
              </w:rPr>
              <w:t>（</w:t>
            </w:r>
            <w:proofErr w:type="spellStart"/>
            <w:r>
              <w:rPr>
                <w:color w:val="201A1B"/>
                <w:sz w:val="18"/>
              </w:rPr>
              <w:t>本案模擬</w:t>
            </w:r>
            <w:proofErr w:type="spellEnd"/>
            <w:r>
              <w:rPr>
                <w:color w:val="201A1B"/>
                <w:sz w:val="18"/>
              </w:rPr>
              <w:t>⽤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4572" w:type="dxa"/>
          </w:tcPr>
          <w:p w14:paraId="0D6A715B" w14:textId="77777777" w:rsidR="006671D6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 xml:space="preserve">建⼤ </w:t>
            </w:r>
            <w:proofErr w:type="spellStart"/>
            <w:r>
              <w:rPr>
                <w:color w:val="201A1B"/>
                <w:sz w:val="18"/>
              </w:rPr>
              <w:t>TipTop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正式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ERP（Go-Live</w:t>
            </w:r>
            <w:r>
              <w:rPr>
                <w:color w:val="201A1B"/>
                <w:spacing w:val="-5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2026/11）</w:t>
            </w:r>
          </w:p>
        </w:tc>
      </w:tr>
      <w:tr w:rsidR="006671D6" w14:paraId="273BDD2B" w14:textId="77777777">
        <w:trPr>
          <w:trHeight w:val="510"/>
        </w:trPr>
        <w:tc>
          <w:tcPr>
            <w:tcW w:w="3336" w:type="dxa"/>
            <w:shd w:val="clear" w:color="auto" w:fill="FAF1F2"/>
          </w:tcPr>
          <w:p w14:paraId="493CD307" w14:textId="77777777" w:rsidR="006671D6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本機開發環境</w:t>
            </w:r>
            <w:r>
              <w:rPr>
                <w:color w:val="201A1B"/>
                <w:spacing w:val="-2"/>
                <w:sz w:val="18"/>
                <w:lang w:eastAsia="zh-TW"/>
              </w:rPr>
              <w:t>（Docker）</w:t>
            </w:r>
          </w:p>
        </w:tc>
        <w:tc>
          <w:tcPr>
            <w:tcW w:w="2170" w:type="dxa"/>
            <w:shd w:val="clear" w:color="auto" w:fill="FAF1F2"/>
          </w:tcPr>
          <w:p w14:paraId="3D7892A1" w14:textId="77777777" w:rsidR="006671D6" w:rsidRDefault="00000000">
            <w:pPr>
              <w:pStyle w:val="TableParagraph"/>
              <w:spacing w:before="125"/>
              <w:ind w:left="14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4572" w:type="dxa"/>
            <w:shd w:val="clear" w:color="auto" w:fill="FAF1F2"/>
          </w:tcPr>
          <w:p w14:paraId="559DF138" w14:textId="77777777" w:rsidR="006671D6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6671D6" w14:paraId="530F01A1" w14:textId="77777777">
        <w:trPr>
          <w:trHeight w:val="510"/>
        </w:trPr>
        <w:tc>
          <w:tcPr>
            <w:tcW w:w="3336" w:type="dxa"/>
          </w:tcPr>
          <w:p w14:paraId="3EA07CB5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正式機部署（</w:t>
            </w:r>
            <w:proofErr w:type="gramStart"/>
            <w:r>
              <w:rPr>
                <w:color w:val="201A1B"/>
                <w:spacing w:val="-2"/>
                <w:sz w:val="18"/>
              </w:rPr>
              <w:t>bare-metal</w:t>
            </w:r>
            <w:proofErr w:type="spellEnd"/>
            <w:proofErr w:type="gram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2170" w:type="dxa"/>
          </w:tcPr>
          <w:p w14:paraId="2DDD0D89" w14:textId="77777777" w:rsidR="006671D6" w:rsidRDefault="00000000">
            <w:pPr>
              <w:pStyle w:val="TableParagraph"/>
              <w:spacing w:before="125"/>
              <w:ind w:left="14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4572" w:type="dxa"/>
          </w:tcPr>
          <w:p w14:paraId="145D1C2F" w14:textId="77777777" w:rsidR="006671D6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6671D6" w14:paraId="3983BB8A" w14:textId="77777777">
        <w:trPr>
          <w:trHeight w:val="510"/>
        </w:trPr>
        <w:tc>
          <w:tcPr>
            <w:tcW w:w="3336" w:type="dxa"/>
            <w:shd w:val="clear" w:color="auto" w:fill="FAF1F2"/>
          </w:tcPr>
          <w:p w14:paraId="01BE4D11" w14:textId="77777777" w:rsidR="006671D6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 ERP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內部系統設計</w:t>
            </w:r>
          </w:p>
        </w:tc>
        <w:tc>
          <w:tcPr>
            <w:tcW w:w="2170" w:type="dxa"/>
            <w:shd w:val="clear" w:color="auto" w:fill="FAF1F2"/>
          </w:tcPr>
          <w:p w14:paraId="7C9F34E7" w14:textId="77777777" w:rsidR="006671D6" w:rsidRDefault="00000000">
            <w:pPr>
              <w:pStyle w:val="TableParagraph"/>
              <w:spacing w:before="125"/>
              <w:ind w:left="148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❌</w:t>
            </w:r>
          </w:p>
        </w:tc>
        <w:tc>
          <w:tcPr>
            <w:tcW w:w="4572" w:type="dxa"/>
            <w:shd w:val="clear" w:color="auto" w:fill="FAF1F2"/>
          </w:tcPr>
          <w:p w14:paraId="02BD76D0" w14:textId="77777777" w:rsidR="006671D6" w:rsidRDefault="00000000">
            <w:pPr>
              <w:pStyle w:val="TableParagraph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由建⼤資訊部⾃⾏實作</w:t>
            </w:r>
          </w:p>
        </w:tc>
      </w:tr>
    </w:tbl>
    <w:p w14:paraId="0DBE7CE6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75"/>
        <w:rPr>
          <w:b/>
          <w:sz w:val="24"/>
        </w:rPr>
      </w:pPr>
      <w:proofErr w:type="spellStart"/>
      <w:r>
        <w:rPr>
          <w:b/>
          <w:color w:val="C70F2E"/>
          <w:spacing w:val="-3"/>
          <w:sz w:val="24"/>
        </w:rPr>
        <w:t>相關文件</w:t>
      </w:r>
      <w:proofErr w:type="spellEnd"/>
    </w:p>
    <w:p w14:paraId="5FCA2CEA" w14:textId="77777777" w:rsidR="006671D6" w:rsidRDefault="006671D6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5393"/>
        <w:gridCol w:w="4684"/>
      </w:tblGrid>
      <w:tr w:rsidR="006671D6" w14:paraId="2E784362" w14:textId="77777777">
        <w:trPr>
          <w:trHeight w:val="555"/>
        </w:trPr>
        <w:tc>
          <w:tcPr>
            <w:tcW w:w="539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A29F109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文件</w:t>
            </w:r>
            <w:proofErr w:type="spellEnd"/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610D2EA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6671D6" w14:paraId="627F932C" w14:textId="77777777">
        <w:trPr>
          <w:trHeight w:val="528"/>
        </w:trPr>
        <w:tc>
          <w:tcPr>
            <w:tcW w:w="5393" w:type="dxa"/>
            <w:tcBorders>
              <w:top w:val="nil"/>
            </w:tcBorders>
          </w:tcPr>
          <w:p w14:paraId="56BDE16A" w14:textId="77777777" w:rsidR="006671D6" w:rsidRDefault="00000000">
            <w:pPr>
              <w:pStyle w:val="TableParagraph"/>
              <w:spacing w:before="114"/>
              <w:ind w:left="228"/>
              <w:rPr>
                <w:rFonts w:ascii="Trebuchet MS" w:eastAsia="Trebuchet MS"/>
                <w:sz w:val="20"/>
                <w:lang w:eastAsia="zh-TW"/>
              </w:rPr>
            </w:pPr>
            <w:r>
              <w:rPr>
                <w:rFonts w:ascii="Trebuchet MS" w:eastAsia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0208" behindDoc="1" locked="0" layoutInCell="1" allowOverlap="1" wp14:anchorId="4AA94F3D" wp14:editId="5C51A72F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92480</wp:posOffset>
                      </wp:positionV>
                      <wp:extent cx="1980564" cy="16129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0564" cy="161290"/>
                                <a:chOff x="0" y="0"/>
                                <a:chExt cx="1980564" cy="16129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198056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80564" h="161290">
                                      <a:moveTo>
                                        <a:pt x="1963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963483" y="0"/>
                                      </a:lnTo>
                                      <a:lnTo>
                                        <a:pt x="1980009" y="16525"/>
                                      </a:lnTo>
                                      <a:lnTo>
                                        <a:pt x="1980009" y="144208"/>
                                      </a:lnTo>
                                      <a:lnTo>
                                        <a:pt x="1965912" y="160246"/>
                                      </a:lnTo>
                                      <a:lnTo>
                                        <a:pt x="1963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840D12" id="Group 41" o:spid="_x0000_s1026" style="position:absolute;margin-left:7.5pt;margin-top:7.3pt;width:155.95pt;height:12.7pt;z-index:-17846272;mso-wrap-distance-left:0;mso-wrap-distance-right:0" coordsize="1980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">
                      <v:shape id="Graphic 42" o:spid="_x0000_s1027" style="position:absolute;width:19805;height:1612;visibility:visible;mso-wrap-style:square;v-text-anchor:top" coordsize="19805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" path="m1963483,160734r-1946960,l14093,160246,,144208r,-2524l,16525,16523,,1963483,r16526,16525l1980009,144208r-14097,16038l196348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Rounded MT Bold" w:eastAsia="Arial Rounded MT Bold"/>
                <w:color w:val="B8123B"/>
                <w:spacing w:val="-4"/>
                <w:sz w:val="19"/>
                <w:lang w:eastAsia="zh-TW"/>
              </w:rPr>
              <w:t>01</w:t>
            </w:r>
            <w:r>
              <w:rPr>
                <w:rFonts w:ascii="Verdana" w:eastAsia="Verdana"/>
                <w:color w:val="B8123B"/>
                <w:spacing w:val="-4"/>
                <w:lang w:eastAsia="zh-TW"/>
              </w:rPr>
              <w:t>_</w:t>
            </w:r>
            <w:r>
              <w:rPr>
                <w:rFonts w:ascii="細明體" w:eastAsia="細明體"/>
                <w:color w:val="B8123B"/>
                <w:spacing w:val="-4"/>
                <w:sz w:val="18"/>
                <w:lang w:eastAsia="zh-TW"/>
              </w:rPr>
              <w:t>專案範圍與需求規格書</w:t>
            </w:r>
            <w:r>
              <w:rPr>
                <w:rFonts w:ascii="Verdana" w:eastAsia="Verdana"/>
                <w:color w:val="B8123B"/>
                <w:spacing w:val="-4"/>
                <w:lang w:eastAsia="zh-TW"/>
              </w:rPr>
              <w:t>_</w:t>
            </w:r>
            <w:r>
              <w:rPr>
                <w:rFonts w:ascii="Trebuchet MS" w:eastAsia="Trebuchet MS"/>
                <w:color w:val="B8123B"/>
                <w:spacing w:val="-4"/>
                <w:sz w:val="20"/>
                <w:lang w:eastAsia="zh-TW"/>
              </w:rPr>
              <w:t>v</w:t>
            </w:r>
            <w:r>
              <w:rPr>
                <w:rFonts w:ascii="Arial Rounded MT Bold" w:eastAsia="Arial Rounded MT Bold"/>
                <w:color w:val="B8123B"/>
                <w:spacing w:val="-4"/>
                <w:sz w:val="19"/>
                <w:lang w:eastAsia="zh-TW"/>
              </w:rPr>
              <w:t>1</w:t>
            </w:r>
            <w:r>
              <w:rPr>
                <w:rFonts w:ascii="Verdana" w:eastAsia="Verdana"/>
                <w:color w:val="B8123B"/>
                <w:spacing w:val="-4"/>
                <w:lang w:eastAsia="zh-TW"/>
              </w:rPr>
              <w:t>.</w:t>
            </w:r>
            <w:r>
              <w:rPr>
                <w:rFonts w:ascii="Arial Rounded MT Bold" w:eastAsia="Arial Rounded MT Bold"/>
                <w:color w:val="B8123B"/>
                <w:spacing w:val="-4"/>
                <w:sz w:val="19"/>
                <w:lang w:eastAsia="zh-TW"/>
              </w:rPr>
              <w:t>0</w:t>
            </w:r>
            <w:r>
              <w:rPr>
                <w:rFonts w:ascii="Verdana" w:eastAsia="Verdana"/>
                <w:color w:val="B8123B"/>
                <w:spacing w:val="-4"/>
                <w:lang w:eastAsia="zh-TW"/>
              </w:rPr>
              <w:t>.</w:t>
            </w:r>
            <w:r>
              <w:rPr>
                <w:rFonts w:ascii="Trebuchet MS" w:eastAsia="Trebuchet MS"/>
                <w:color w:val="B8123B"/>
                <w:spacing w:val="-4"/>
                <w:sz w:val="20"/>
                <w:lang w:eastAsia="zh-TW"/>
              </w:rPr>
              <w:t>md</w:t>
            </w:r>
          </w:p>
        </w:tc>
        <w:tc>
          <w:tcPr>
            <w:tcW w:w="4684" w:type="dxa"/>
            <w:tcBorders>
              <w:top w:val="nil"/>
            </w:tcBorders>
          </w:tcPr>
          <w:p w14:paraId="4D7D7F0A" w14:textId="77777777" w:rsidR="006671D6" w:rsidRDefault="00000000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功能需求與專案範疇</w:t>
            </w:r>
            <w:proofErr w:type="spellEnd"/>
          </w:p>
        </w:tc>
      </w:tr>
      <w:tr w:rsidR="006671D6" w14:paraId="06F71F68" w14:textId="77777777">
        <w:trPr>
          <w:trHeight w:val="521"/>
        </w:trPr>
        <w:tc>
          <w:tcPr>
            <w:tcW w:w="5393" w:type="dxa"/>
          </w:tcPr>
          <w:p w14:paraId="533DF871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 w:eastAsia="Trebuchet MS"/>
                <w:sz w:val="20"/>
                <w:lang w:eastAsia="zh-TW"/>
              </w:rPr>
            </w:pPr>
            <w:r>
              <w:rPr>
                <w:rFonts w:ascii="Trebuchet MS" w:eastAsia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68672" behindDoc="1" locked="0" layoutInCell="1" allowOverlap="1" wp14:anchorId="43878F9D" wp14:editId="429D56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3424554" cy="34099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4554" cy="340995"/>
                                <a:chOff x="0" y="0"/>
                                <a:chExt cx="3424554" cy="34099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3424554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4554" h="340995">
                                      <a:moveTo>
                                        <a:pt x="342423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424237" y="0"/>
                                      </a:lnTo>
                                      <a:lnTo>
                                        <a:pt x="342423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95250" y="92868"/>
                                  <a:ext cx="209486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4864" h="161290">
                                      <a:moveTo>
                                        <a:pt x="20777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077783" y="0"/>
                                      </a:lnTo>
                                      <a:lnTo>
                                        <a:pt x="2094309" y="16525"/>
                                      </a:lnTo>
                                      <a:lnTo>
                                        <a:pt x="2094309" y="144208"/>
                                      </a:lnTo>
                                      <a:lnTo>
                                        <a:pt x="2080212" y="160246"/>
                                      </a:lnTo>
                                      <a:lnTo>
                                        <a:pt x="20777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C398EE" id="Group 43" o:spid="_x0000_s1026" style="position:absolute;margin-left:0;margin-top:-.4pt;width:269.65pt;height:26.85pt;z-index:-17847808;mso-wrap-distance-left:0;mso-wrap-distance-right:0" coordsize="3424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">
                      <v:shape id="Graphic 44" o:spid="_x0000_s1027" style="position:absolute;width:34245;height:3409;visibility:visible;mso-wrap-style:square;v-text-anchor:top" coordsize="3424554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" path="m3424237,340518l,340518,,,3424237,r,340518xe" fillcolor="#faf1f2" stroked="f">
                        <v:path arrowok="t"/>
                      </v:shape>
                      <v:shape id="Graphic 45" o:spid="_x0000_s1028" style="position:absolute;left:952;top:928;width:20949;height:1613;visibility:visible;mso-wrap-style:square;v-text-anchor:top" coordsize="20948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" path="m2077783,160734r-2061260,l14093,160246,,144208r,-2524l,16525,16523,,2077783,r16526,16525l2094309,144208r-14097,16038l207778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Rounded MT Bold" w:eastAsia="Arial Rounded MT Bold"/>
                <w:color w:val="B8123B"/>
                <w:spacing w:val="-4"/>
                <w:sz w:val="19"/>
                <w:lang w:eastAsia="zh-TW"/>
              </w:rPr>
              <w:t>02</w:t>
            </w:r>
            <w:r>
              <w:rPr>
                <w:rFonts w:ascii="Verdana" w:eastAsia="Verdana"/>
                <w:color w:val="B8123B"/>
                <w:spacing w:val="-4"/>
                <w:lang w:eastAsia="zh-TW"/>
              </w:rPr>
              <w:t>_</w:t>
            </w:r>
            <w:r>
              <w:rPr>
                <w:rFonts w:ascii="細明體" w:eastAsia="細明體"/>
                <w:color w:val="B8123B"/>
                <w:spacing w:val="-4"/>
                <w:sz w:val="18"/>
                <w:lang w:eastAsia="zh-TW"/>
              </w:rPr>
              <w:t>功能規格書與畫面規格書</w:t>
            </w:r>
            <w:r>
              <w:rPr>
                <w:rFonts w:ascii="Verdana" w:eastAsia="Verdana"/>
                <w:color w:val="B8123B"/>
                <w:spacing w:val="-4"/>
                <w:lang w:eastAsia="zh-TW"/>
              </w:rPr>
              <w:t>_</w:t>
            </w:r>
            <w:r>
              <w:rPr>
                <w:rFonts w:ascii="Trebuchet MS" w:eastAsia="Trebuchet MS"/>
                <w:color w:val="B8123B"/>
                <w:spacing w:val="-4"/>
                <w:sz w:val="20"/>
                <w:lang w:eastAsia="zh-TW"/>
              </w:rPr>
              <w:t>v</w:t>
            </w:r>
            <w:r>
              <w:rPr>
                <w:rFonts w:ascii="Arial Rounded MT Bold" w:eastAsia="Arial Rounded MT Bold"/>
                <w:color w:val="B8123B"/>
                <w:spacing w:val="-4"/>
                <w:sz w:val="19"/>
                <w:lang w:eastAsia="zh-TW"/>
              </w:rPr>
              <w:t>1</w:t>
            </w:r>
            <w:r>
              <w:rPr>
                <w:rFonts w:ascii="Verdana" w:eastAsia="Verdana"/>
                <w:color w:val="B8123B"/>
                <w:spacing w:val="-4"/>
                <w:lang w:eastAsia="zh-TW"/>
              </w:rPr>
              <w:t>.</w:t>
            </w:r>
            <w:r>
              <w:rPr>
                <w:rFonts w:ascii="Arial Rounded MT Bold" w:eastAsia="Arial Rounded MT Bold"/>
                <w:color w:val="B8123B"/>
                <w:spacing w:val="-4"/>
                <w:sz w:val="19"/>
                <w:lang w:eastAsia="zh-TW"/>
              </w:rPr>
              <w:t>0</w:t>
            </w:r>
            <w:r>
              <w:rPr>
                <w:rFonts w:ascii="Verdana" w:eastAsia="Verdana"/>
                <w:color w:val="B8123B"/>
                <w:spacing w:val="-4"/>
                <w:lang w:eastAsia="zh-TW"/>
              </w:rPr>
              <w:t>.</w:t>
            </w:r>
            <w:r>
              <w:rPr>
                <w:rFonts w:ascii="Trebuchet MS" w:eastAsia="Trebuchet MS"/>
                <w:color w:val="B8123B"/>
                <w:spacing w:val="-4"/>
                <w:sz w:val="20"/>
                <w:lang w:eastAsia="zh-TW"/>
              </w:rPr>
              <w:t>md</w:t>
            </w:r>
          </w:p>
        </w:tc>
        <w:tc>
          <w:tcPr>
            <w:tcW w:w="4684" w:type="dxa"/>
            <w:shd w:val="clear" w:color="auto" w:fill="FAF1F2"/>
          </w:tcPr>
          <w:p w14:paraId="0B70F1C1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UI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畫⾯與功能細節</w:t>
            </w:r>
            <w:proofErr w:type="spellEnd"/>
          </w:p>
        </w:tc>
      </w:tr>
      <w:tr w:rsidR="006671D6" w14:paraId="23D4EEDD" w14:textId="77777777">
        <w:trPr>
          <w:trHeight w:val="521"/>
        </w:trPr>
        <w:tc>
          <w:tcPr>
            <w:tcW w:w="5393" w:type="dxa"/>
          </w:tcPr>
          <w:p w14:paraId="517C854A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 w:eastAsia="Trebuchet MS"/>
                <w:sz w:val="20"/>
              </w:rPr>
            </w:pPr>
            <w:r>
              <w:rPr>
                <w:rFonts w:ascii="Trebuchet MS" w:eastAsia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0720" behindDoc="1" locked="0" layoutInCell="1" allowOverlap="1" wp14:anchorId="2900A60A" wp14:editId="18EE9A5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2318385" cy="16129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8385" cy="161290"/>
                                <a:chOff x="0" y="0"/>
                                <a:chExt cx="2318385" cy="16129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231838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8385" h="161290">
                                      <a:moveTo>
                                        <a:pt x="230162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301621" y="0"/>
                                      </a:lnTo>
                                      <a:lnTo>
                                        <a:pt x="2318146" y="16525"/>
                                      </a:lnTo>
                                      <a:lnTo>
                                        <a:pt x="2318146" y="144208"/>
                                      </a:lnTo>
                                      <a:lnTo>
                                        <a:pt x="2304049" y="160246"/>
                                      </a:lnTo>
                                      <a:lnTo>
                                        <a:pt x="230162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3D3EB5" id="Group 46" o:spid="_x0000_s1026" style="position:absolute;margin-left:7.5pt;margin-top:6.95pt;width:182.55pt;height:12.7pt;z-index:-17845760;mso-wrap-distance-left:0;mso-wrap-distance-right:0" coordsize="23183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">
                      <v:shape id="Graphic 47" o:spid="_x0000_s1027" style="position:absolute;width:23183;height:1612;visibility:visible;mso-wrap-style:square;v-text-anchor:top" coordsize="231838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" path="m2301621,160734r-2285098,l14093,160246,,144208r,-2524l,16525,16523,,2301621,r16525,16525l2318146,144208r-14097,16038l230162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細明體" w:eastAsia="細明體"/>
                <w:color w:val="B8123B"/>
                <w:sz w:val="18"/>
              </w:rPr>
              <w:t>規格書</w:t>
            </w:r>
            <w:r>
              <w:rPr>
                <w:rFonts w:ascii="Verdana" w:eastAsia="Verdana"/>
                <w:color w:val="B8123B"/>
                <w:spacing w:val="-2"/>
              </w:rPr>
              <w:t>_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v</w:t>
            </w:r>
            <w:r>
              <w:rPr>
                <w:rFonts w:ascii="Arial Rounded MT Bold" w:eastAsia="Arial Rounded MT Bold"/>
                <w:color w:val="B8123B"/>
                <w:spacing w:val="-2"/>
                <w:sz w:val="19"/>
              </w:rPr>
              <w:t>3</w:t>
            </w:r>
            <w:r>
              <w:rPr>
                <w:rFonts w:ascii="Verdana" w:eastAsia="Verdana"/>
                <w:color w:val="B8123B"/>
                <w:spacing w:val="-2"/>
              </w:rPr>
              <w:t>_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ex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el</w:t>
            </w:r>
            <w:r>
              <w:rPr>
                <w:rFonts w:ascii="Verdana" w:eastAsia="Verdana"/>
                <w:color w:val="B8123B"/>
                <w:spacing w:val="-2"/>
              </w:rPr>
              <w:t>_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s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hem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 w:eastAsia="Verdana"/>
                <w:color w:val="B8123B"/>
                <w:spacing w:val="-2"/>
              </w:rPr>
              <w:t>_</w:t>
            </w:r>
            <w:r>
              <w:rPr>
                <w:rFonts w:ascii="Arial Rounded MT Bold" w:eastAsia="Arial Rounded MT Bold"/>
                <w:color w:val="B8123B"/>
                <w:spacing w:val="-2"/>
                <w:sz w:val="19"/>
              </w:rPr>
              <w:t>20260531</w:t>
            </w:r>
            <w:r>
              <w:rPr>
                <w:rFonts w:ascii="Verdana" w:eastAsia="Verdana"/>
                <w:color w:val="B8123B"/>
                <w:spacing w:val="-2"/>
              </w:rPr>
              <w:t>.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md</w:t>
            </w:r>
          </w:p>
        </w:tc>
        <w:tc>
          <w:tcPr>
            <w:tcW w:w="4684" w:type="dxa"/>
          </w:tcPr>
          <w:p w14:paraId="31123DAD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資料模型（欄位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SoT</w:t>
            </w:r>
            <w:proofErr w:type="spellEnd"/>
            <w:r>
              <w:rPr>
                <w:color w:val="201A1B"/>
                <w:sz w:val="18"/>
              </w:rPr>
              <w:t>）+ REST API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合約</w:t>
            </w:r>
            <w:proofErr w:type="spellEnd"/>
          </w:p>
        </w:tc>
      </w:tr>
      <w:tr w:rsidR="006671D6" w14:paraId="0E5FF7D0" w14:textId="77777777">
        <w:trPr>
          <w:trHeight w:val="521"/>
        </w:trPr>
        <w:tc>
          <w:tcPr>
            <w:tcW w:w="5393" w:type="dxa"/>
          </w:tcPr>
          <w:p w14:paraId="3ADC6608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 w:eastAsia="Trebuchet MS"/>
                <w:sz w:val="20"/>
                <w:lang w:eastAsia="zh-TW"/>
              </w:rPr>
            </w:pPr>
            <w:r>
              <w:rPr>
                <w:rFonts w:ascii="Trebuchet MS" w:eastAsia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69184" behindDoc="1" locked="0" layoutInCell="1" allowOverlap="1" wp14:anchorId="14A49544" wp14:editId="08FEFD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3424554" cy="34099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4554" cy="340995"/>
                                <a:chOff x="0" y="0"/>
                                <a:chExt cx="3424554" cy="34099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3424554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4554" h="340995">
                                      <a:moveTo>
                                        <a:pt x="342423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424237" y="0"/>
                                      </a:lnTo>
                                      <a:lnTo>
                                        <a:pt x="342423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95250" y="92868"/>
                                  <a:ext cx="19050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00" h="161290">
                                      <a:moveTo>
                                        <a:pt x="188847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88474" y="0"/>
                                      </a:lnTo>
                                      <a:lnTo>
                                        <a:pt x="1905000" y="16525"/>
                                      </a:lnTo>
                                      <a:lnTo>
                                        <a:pt x="1905000" y="144208"/>
                                      </a:lnTo>
                                      <a:lnTo>
                                        <a:pt x="1890902" y="160246"/>
                                      </a:lnTo>
                                      <a:lnTo>
                                        <a:pt x="18884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6204A6" id="Group 48" o:spid="_x0000_s1026" style="position:absolute;margin-left:0;margin-top:-.4pt;width:269.65pt;height:26.85pt;z-index:-17847296;mso-wrap-distance-left:0;mso-wrap-distance-right:0" coordsize="3424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">
                      <v:shape id="Graphic 49" o:spid="_x0000_s1027" style="position:absolute;width:34245;height:3409;visibility:visible;mso-wrap-style:square;v-text-anchor:top" coordsize="3424554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" path="m3424237,340518l,340518,,,3424237,r,340518xe" fillcolor="#faf1f2" stroked="f">
                        <v:path arrowok="t"/>
                      </v:shape>
                      <v:shape id="Graphic 50" o:spid="_x0000_s1028" style="position:absolute;left:952;top:928;width:19050;height:1613;visibility:visible;mso-wrap-style:square;v-text-anchor:top" coordsize="19050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" path="m1888474,160734r-1871951,l14093,160246,,144208r,-2524l,16525,16523,,1888474,r16526,16525l1905000,144208r-14098,16038l188847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細明體" w:eastAsia="細明體"/>
                <w:color w:val="B8123B"/>
                <w:sz w:val="18"/>
                <w:lang w:eastAsia="zh-TW"/>
              </w:rPr>
              <w:t>整合與啟動指南</w:t>
            </w:r>
            <w:r>
              <w:rPr>
                <w:rFonts w:ascii="Verdana" w:eastAsia="Verdana"/>
                <w:color w:val="B8123B"/>
                <w:spacing w:val="-2"/>
                <w:lang w:eastAsia="zh-TW"/>
              </w:rPr>
              <w:t>_</w:t>
            </w:r>
            <w:r>
              <w:rPr>
                <w:rFonts w:ascii="Trebuchet MS" w:eastAsia="Trebuchet MS"/>
                <w:color w:val="B8123B"/>
                <w:spacing w:val="-2"/>
                <w:sz w:val="20"/>
                <w:lang w:eastAsia="zh-TW"/>
              </w:rPr>
              <w:t>v</w:t>
            </w:r>
            <w:r>
              <w:rPr>
                <w:rFonts w:ascii="Arial Rounded MT Bold" w:eastAsia="Arial Rounded MT Bold"/>
                <w:color w:val="B8123B"/>
                <w:spacing w:val="-2"/>
                <w:sz w:val="19"/>
                <w:lang w:eastAsia="zh-TW"/>
              </w:rPr>
              <w:t>2</w:t>
            </w:r>
            <w:r>
              <w:rPr>
                <w:rFonts w:ascii="Verdana" w:eastAsia="Verdana"/>
                <w:color w:val="B8123B"/>
                <w:spacing w:val="-2"/>
                <w:lang w:eastAsia="zh-TW"/>
              </w:rPr>
              <w:t>_</w:t>
            </w:r>
            <w:r>
              <w:rPr>
                <w:rFonts w:ascii="Arial Rounded MT Bold" w:eastAsia="Arial Rounded MT Bold"/>
                <w:color w:val="B8123B"/>
                <w:spacing w:val="-2"/>
                <w:sz w:val="19"/>
                <w:lang w:eastAsia="zh-TW"/>
              </w:rPr>
              <w:t>20260531</w:t>
            </w:r>
            <w:r>
              <w:rPr>
                <w:rFonts w:ascii="Verdana" w:eastAsia="Verdana"/>
                <w:color w:val="B8123B"/>
                <w:spacing w:val="-2"/>
                <w:lang w:eastAsia="zh-TW"/>
              </w:rPr>
              <w:t>.</w:t>
            </w:r>
            <w:r>
              <w:rPr>
                <w:rFonts w:ascii="Trebuchet MS" w:eastAsia="Trebuchet MS"/>
                <w:color w:val="B8123B"/>
                <w:spacing w:val="-2"/>
                <w:sz w:val="20"/>
                <w:lang w:eastAsia="zh-TW"/>
              </w:rPr>
              <w:t>md</w:t>
            </w:r>
          </w:p>
        </w:tc>
        <w:tc>
          <w:tcPr>
            <w:tcW w:w="4684" w:type="dxa"/>
            <w:shd w:val="clear" w:color="auto" w:fill="FAF1F2"/>
          </w:tcPr>
          <w:p w14:paraId="34432144" w14:textId="77777777" w:rsidR="006671D6" w:rsidRDefault="00000000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三層啟動指令與驗證狀態</w:t>
            </w:r>
          </w:p>
        </w:tc>
      </w:tr>
      <w:tr w:rsidR="006671D6" w14:paraId="2AE92EBC" w14:textId="77777777">
        <w:trPr>
          <w:trHeight w:val="521"/>
        </w:trPr>
        <w:tc>
          <w:tcPr>
            <w:tcW w:w="5393" w:type="dxa"/>
          </w:tcPr>
          <w:p w14:paraId="12B28C54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 w:eastAsia="Trebuchet MS"/>
                <w:sz w:val="20"/>
                <w:lang w:eastAsia="zh-TW"/>
              </w:rPr>
            </w:pPr>
            <w:r>
              <w:rPr>
                <w:rFonts w:ascii="Trebuchet MS" w:eastAsia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1232" behindDoc="1" locked="0" layoutInCell="1" allowOverlap="1" wp14:anchorId="393D357B" wp14:editId="7C397DE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826895" cy="16129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6895" cy="161290"/>
                                <a:chOff x="0" y="0"/>
                                <a:chExt cx="1826895" cy="16129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1826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6895" h="161290">
                                      <a:moveTo>
                                        <a:pt x="18098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09892" y="0"/>
                                      </a:lnTo>
                                      <a:lnTo>
                                        <a:pt x="1826418" y="16525"/>
                                      </a:lnTo>
                                      <a:lnTo>
                                        <a:pt x="1826418" y="144208"/>
                                      </a:lnTo>
                                      <a:lnTo>
                                        <a:pt x="1812321" y="160246"/>
                                      </a:lnTo>
                                      <a:lnTo>
                                        <a:pt x="18098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BF9864" id="Group 51" o:spid="_x0000_s1026" style="position:absolute;margin-left:7.5pt;margin-top:6.95pt;width:143.85pt;height:12.7pt;z-index:-17845248;mso-wrap-distance-left:0;mso-wrap-distance-right:0" coordsize="1826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">
                      <v:shape id="Graphic 52" o:spid="_x0000_s1027" style="position:absolute;width:18268;height:1612;visibility:visible;mso-wrap-style:square;v-text-anchor:top" coordsize="1826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" path="m1809892,160734r-1793369,l14093,160246,,144208r,-2524l,16525,16523,,1809892,r16526,16525l1826418,144208r-14097,16038l180989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細明體" w:eastAsia="細明體"/>
                <w:color w:val="B8123B"/>
                <w:sz w:val="18"/>
                <w:lang w:eastAsia="zh-TW"/>
              </w:rPr>
              <w:t>給建大資訊人員</w:t>
            </w:r>
            <w:r>
              <w:rPr>
                <w:rFonts w:ascii="Verdana" w:eastAsia="Verdana"/>
                <w:color w:val="B8123B"/>
                <w:lang w:eastAsia="zh-TW"/>
              </w:rPr>
              <w:t>-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API</w:t>
            </w:r>
            <w:r>
              <w:rPr>
                <w:rFonts w:ascii="細明體" w:eastAsia="細明體"/>
                <w:color w:val="B8123B"/>
                <w:sz w:val="18"/>
                <w:lang w:eastAsia="zh-TW"/>
              </w:rPr>
              <w:t>對接說明</w:t>
            </w:r>
            <w:r>
              <w:rPr>
                <w:rFonts w:ascii="Verdana" w:eastAsia="Verdana"/>
                <w:color w:val="B8123B"/>
                <w:spacing w:val="-5"/>
                <w:lang w:eastAsia="zh-TW"/>
              </w:rPr>
              <w:t>.</w:t>
            </w:r>
            <w:r>
              <w:rPr>
                <w:rFonts w:ascii="Trebuchet MS" w:eastAsia="Trebuchet MS"/>
                <w:color w:val="B8123B"/>
                <w:spacing w:val="-5"/>
                <w:sz w:val="20"/>
                <w:lang w:eastAsia="zh-TW"/>
              </w:rPr>
              <w:t>md</w:t>
            </w:r>
          </w:p>
        </w:tc>
        <w:tc>
          <w:tcPr>
            <w:tcW w:w="4684" w:type="dxa"/>
          </w:tcPr>
          <w:p w14:paraId="66BE3AF8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建⼤ ERP </w:t>
            </w:r>
            <w:proofErr w:type="spellStart"/>
            <w:r>
              <w:rPr>
                <w:color w:val="201A1B"/>
                <w:sz w:val="18"/>
              </w:rPr>
              <w:t>需實作之</w:t>
            </w:r>
            <w:proofErr w:type="spellEnd"/>
            <w:r>
              <w:rPr>
                <w:color w:val="201A1B"/>
                <w:sz w:val="18"/>
              </w:rPr>
              <w:t xml:space="preserve"> 6 ⽀ API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規格</w:t>
            </w:r>
            <w:proofErr w:type="spellEnd"/>
          </w:p>
        </w:tc>
      </w:tr>
      <w:tr w:rsidR="006671D6" w14:paraId="51861462" w14:textId="77777777">
        <w:trPr>
          <w:trHeight w:val="521"/>
        </w:trPr>
        <w:tc>
          <w:tcPr>
            <w:tcW w:w="5393" w:type="dxa"/>
          </w:tcPr>
          <w:p w14:paraId="4EB2B8B0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 w:eastAsia="Trebuchet MS"/>
                <w:sz w:val="20"/>
              </w:rPr>
            </w:pPr>
            <w:r>
              <w:rPr>
                <w:rFonts w:ascii="Trebuchet MS" w:eastAsia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69696" behindDoc="1" locked="0" layoutInCell="1" allowOverlap="1" wp14:anchorId="44A01F66" wp14:editId="4DE158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3424554" cy="34099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4554" cy="340995"/>
                                <a:chOff x="0" y="0"/>
                                <a:chExt cx="3424554" cy="34099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3424554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4554" h="340995">
                                      <a:moveTo>
                                        <a:pt x="342423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424237" y="0"/>
                                      </a:lnTo>
                                      <a:lnTo>
                                        <a:pt x="342423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95250" y="92868"/>
                                  <a:ext cx="1562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2100" h="161925">
                                      <a:moveTo>
                                        <a:pt x="1545574" y="161925"/>
                                      </a:moveTo>
                                      <a:lnTo>
                                        <a:pt x="16523" y="161925"/>
                                      </a:lnTo>
                                      <a:lnTo>
                                        <a:pt x="14093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545574" y="0"/>
                                      </a:lnTo>
                                      <a:lnTo>
                                        <a:pt x="1562100" y="16525"/>
                                      </a:lnTo>
                                      <a:lnTo>
                                        <a:pt x="1562100" y="145399"/>
                                      </a:lnTo>
                                      <a:lnTo>
                                        <a:pt x="1548003" y="161436"/>
                                      </a:lnTo>
                                      <a:lnTo>
                                        <a:pt x="1545574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2DF98E" id="Group 53" o:spid="_x0000_s1026" style="position:absolute;margin-left:0;margin-top:-.4pt;width:269.65pt;height:26.85pt;z-index:-17846784;mso-wrap-distance-left:0;mso-wrap-distance-right:0" coordsize="3424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">
                      <v:shape id="Graphic 54" o:spid="_x0000_s1027" style="position:absolute;width:34245;height:3409;visibility:visible;mso-wrap-style:square;v-text-anchor:top" coordsize="3424554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" path="m3424237,340518l,340518,,,3424237,r,340518xe" fillcolor="#faf1f2" stroked="f">
                        <v:path arrowok="t"/>
                      </v:shape>
                      <v:shape id="Graphic 55" o:spid="_x0000_s1028" style="position:absolute;left:952;top:928;width:15621;height:1619;visibility:visible;mso-wrap-style:square;v-text-anchor:top" coordsize="1562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" path="m1545574,161925r-1529051,l14093,161436,,145399r,-2524l,16525,16523,,1545574,r16526,16525l1562100,145399r-14097,16037l1545574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細明體" w:eastAsia="細明體"/>
                <w:color w:val="B8123B"/>
                <w:sz w:val="18"/>
              </w:rPr>
              <w:t>操作手冊</w:t>
            </w:r>
            <w:r>
              <w:rPr>
                <w:rFonts w:ascii="Verdana" w:eastAsia="Verdana"/>
                <w:color w:val="B8123B"/>
                <w:spacing w:val="-2"/>
              </w:rPr>
              <w:t>_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v</w:t>
            </w:r>
            <w:r>
              <w:rPr>
                <w:rFonts w:ascii="Arial Rounded MT Bold" w:eastAsia="Arial Rounded MT Bold"/>
                <w:color w:val="B8123B"/>
                <w:spacing w:val="-2"/>
                <w:sz w:val="19"/>
              </w:rPr>
              <w:t>1</w:t>
            </w:r>
            <w:r>
              <w:rPr>
                <w:rFonts w:ascii="Verdana" w:eastAsia="Verdana"/>
                <w:color w:val="B8123B"/>
                <w:spacing w:val="-2"/>
              </w:rPr>
              <w:t>_</w:t>
            </w:r>
            <w:r>
              <w:rPr>
                <w:rFonts w:ascii="Arial Rounded MT Bold" w:eastAsia="Arial Rounded MT Bold"/>
                <w:color w:val="B8123B"/>
                <w:spacing w:val="-2"/>
                <w:sz w:val="19"/>
              </w:rPr>
              <w:t>20260531</w:t>
            </w:r>
            <w:r>
              <w:rPr>
                <w:rFonts w:ascii="Verdana" w:eastAsia="Verdana"/>
                <w:color w:val="B8123B"/>
                <w:spacing w:val="-2"/>
              </w:rPr>
              <w:t>.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md</w:t>
            </w:r>
          </w:p>
        </w:tc>
        <w:tc>
          <w:tcPr>
            <w:tcW w:w="4684" w:type="dxa"/>
            <w:shd w:val="clear" w:color="auto" w:fill="FAF1F2"/>
          </w:tcPr>
          <w:p w14:paraId="39642256" w14:textId="77777777" w:rsidR="006671D6" w:rsidRDefault="00000000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使⽤者操作⼿冊（28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張 </w:t>
            </w:r>
            <w:r>
              <w:rPr>
                <w:color w:val="201A1B"/>
                <w:sz w:val="18"/>
                <w:lang w:eastAsia="zh-TW"/>
              </w:rPr>
              <w:t>QA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截圖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1FC8D6F5" w14:textId="77777777" w:rsidR="006671D6" w:rsidRDefault="00000000">
      <w:pPr>
        <w:pStyle w:val="a3"/>
        <w:spacing w:before="11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8FDEBA8" wp14:editId="204682CB">
                <wp:simplePos x="0" y="0"/>
                <wp:positionH relativeFrom="page">
                  <wp:posOffset>575071</wp:posOffset>
                </wp:positionH>
                <wp:positionV relativeFrom="paragraph">
                  <wp:posOffset>185816</wp:posOffset>
                </wp:positionV>
                <wp:extent cx="6408420" cy="952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B0221" id="Graphic 56" o:spid="_x0000_s1026" style="position:absolute;margin-left:45.3pt;margin-top:14.65pt;width:504.6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1MrI7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6EB494C" w14:textId="77777777" w:rsidR="006671D6" w:rsidRDefault="006671D6">
      <w:pPr>
        <w:pStyle w:val="a3"/>
        <w:rPr>
          <w:b/>
          <w:sz w:val="14"/>
          <w:lang w:eastAsia="zh-TW"/>
        </w:rPr>
        <w:sectPr w:rsidR="006671D6">
          <w:pgSz w:w="11910" w:h="16840"/>
          <w:pgMar w:top="1020" w:right="850" w:bottom="600" w:left="850" w:header="0" w:footer="417" w:gutter="0"/>
          <w:cols w:space="720"/>
        </w:sectPr>
      </w:pPr>
    </w:p>
    <w:p w14:paraId="3B67CFB6" w14:textId="77777777" w:rsidR="006671D6" w:rsidRDefault="00000000" w:rsidP="008A2518">
      <w:pPr>
        <w:pStyle w:val="3"/>
        <w:numPr>
          <w:ilvl w:val="0"/>
          <w:numId w:val="4"/>
        </w:numPr>
        <w:tabs>
          <w:tab w:val="left" w:pos="607"/>
        </w:tabs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8096" behindDoc="0" locked="0" layoutInCell="1" allowOverlap="1" wp14:anchorId="4C147BC3" wp14:editId="48DCD5C2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91BF6" id="Graphic 57" o:spid="_x0000_s1026" style="position:absolute;margin-left:45.3pt;margin-top:1.9pt;width:3.75pt;height:23.8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9Z5t9dsAAAAG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18" w:name="_TOC_250011"/>
      <w:bookmarkEnd w:id="18"/>
      <w:proofErr w:type="spellStart"/>
      <w:r>
        <w:rPr>
          <w:color w:val="8A0A1A"/>
          <w:spacing w:val="-3"/>
        </w:rPr>
        <w:t>架構總覽</w:t>
      </w:r>
      <w:proofErr w:type="spellEnd"/>
    </w:p>
    <w:p w14:paraId="18985090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三層架構說明</w:t>
      </w:r>
      <w:proofErr w:type="spellEnd"/>
    </w:p>
    <w:p w14:paraId="265756D1" w14:textId="77777777" w:rsidR="006671D6" w:rsidRDefault="00000000">
      <w:pPr>
        <w:pStyle w:val="a3"/>
        <w:spacing w:before="82"/>
        <w:ind w:left="55"/>
        <w:rPr>
          <w:lang w:eastAsia="zh-TW"/>
        </w:rPr>
      </w:pPr>
      <w:r>
        <w:rPr>
          <w:color w:val="201A1B"/>
          <w:spacing w:val="-1"/>
          <w:lang w:eastAsia="zh-TW"/>
        </w:rPr>
        <w:t>本系統</w:t>
      </w:r>
      <w:proofErr w:type="gramStart"/>
      <w:r>
        <w:rPr>
          <w:color w:val="201A1B"/>
          <w:spacing w:val="-1"/>
          <w:lang w:eastAsia="zh-TW"/>
        </w:rPr>
        <w:t>採</w:t>
      </w:r>
      <w:proofErr w:type="gramEnd"/>
      <w:r>
        <w:rPr>
          <w:color w:val="201A1B"/>
          <w:spacing w:val="-1"/>
          <w:lang w:eastAsia="zh-TW"/>
        </w:rPr>
        <w:t>三層架構設計，各層職責明確分離：</w:t>
      </w:r>
    </w:p>
    <w:p w14:paraId="7FAA53BB" w14:textId="77777777" w:rsidR="006671D6" w:rsidRDefault="006671D6">
      <w:pPr>
        <w:pStyle w:val="a3"/>
        <w:spacing w:before="1"/>
        <w:rPr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389"/>
        <w:gridCol w:w="2494"/>
        <w:gridCol w:w="5194"/>
      </w:tblGrid>
      <w:tr w:rsidR="006671D6" w14:paraId="7B15AFE8" w14:textId="77777777">
        <w:trPr>
          <w:trHeight w:val="555"/>
        </w:trPr>
        <w:tc>
          <w:tcPr>
            <w:tcW w:w="100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45B3BE6" w14:textId="77777777" w:rsidR="006671D6" w:rsidRDefault="00000000">
            <w:pPr>
              <w:pStyle w:val="TableParagraph"/>
              <w:tabs>
                <w:tab w:val="left" w:pos="2545"/>
                <w:tab w:val="left" w:pos="5038"/>
              </w:tabs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層</w:t>
            </w:r>
            <w:r>
              <w:rPr>
                <w:b/>
                <w:color w:val="FFFFFF"/>
                <w:spacing w:val="-10"/>
                <w:sz w:val="18"/>
              </w:rPr>
              <w:t>次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元</w:t>
            </w:r>
            <w:r>
              <w:rPr>
                <w:b/>
                <w:color w:val="FFFFFF"/>
                <w:spacing w:val="-10"/>
                <w:sz w:val="18"/>
              </w:rPr>
              <w:t>件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職</w:t>
            </w:r>
            <w:r>
              <w:rPr>
                <w:b/>
                <w:color w:val="FFFFFF"/>
                <w:spacing w:val="-10"/>
                <w:sz w:val="18"/>
              </w:rPr>
              <w:t>責</w:t>
            </w:r>
            <w:proofErr w:type="spellEnd"/>
          </w:p>
        </w:tc>
      </w:tr>
      <w:tr w:rsidR="006671D6" w14:paraId="3EF2C2C2" w14:textId="77777777">
        <w:trPr>
          <w:trHeight w:val="823"/>
        </w:trPr>
        <w:tc>
          <w:tcPr>
            <w:tcW w:w="2389" w:type="dxa"/>
            <w:tcBorders>
              <w:top w:val="nil"/>
            </w:tcBorders>
          </w:tcPr>
          <w:p w14:paraId="0A0A50D2" w14:textId="77777777" w:rsidR="006671D6" w:rsidRDefault="00000000">
            <w:pPr>
              <w:pStyle w:val="TableParagraph"/>
              <w:spacing w:before="9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展⽰層</w:t>
            </w:r>
            <w:r>
              <w:rPr>
                <w:b/>
                <w:color w:val="1A1A1A"/>
                <w:spacing w:val="-2"/>
                <w:sz w:val="18"/>
              </w:rPr>
              <w:t>（Presentation</w:t>
            </w:r>
            <w:proofErr w:type="spellEnd"/>
            <w:r>
              <w:rPr>
                <w:b/>
                <w:color w:val="1A1A1A"/>
                <w:spacing w:val="-2"/>
                <w:sz w:val="18"/>
              </w:rPr>
              <w:t>）</w:t>
            </w:r>
          </w:p>
        </w:tc>
        <w:tc>
          <w:tcPr>
            <w:tcW w:w="2494" w:type="dxa"/>
            <w:tcBorders>
              <w:top w:val="nil"/>
            </w:tcBorders>
          </w:tcPr>
          <w:p w14:paraId="48CB2D61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React</w:t>
            </w:r>
            <w:r>
              <w:rPr>
                <w:color w:val="201A1B"/>
                <w:spacing w:val="-6"/>
                <w:sz w:val="18"/>
              </w:rPr>
              <w:t xml:space="preserve"> 前台</w:t>
            </w:r>
          </w:p>
        </w:tc>
        <w:tc>
          <w:tcPr>
            <w:tcW w:w="5194" w:type="dxa"/>
            <w:tcBorders>
              <w:top w:val="nil"/>
            </w:tcBorders>
          </w:tcPr>
          <w:p w14:paraId="3598B8B5" w14:textId="0577C1EC" w:rsidR="006671D6" w:rsidRDefault="00000000">
            <w:pPr>
              <w:pStyle w:val="TableParagraph"/>
              <w:spacing w:before="117" w:line="220" w:lineRule="auto"/>
              <w:ind w:left="148" w:right="193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經銷商瀏覽產品、下單、查詢訂單/業績/對帳</w:t>
            </w:r>
            <w:ins w:id="19" w:author="盧晏臻Jenny" w:date="2026-06-24T16:30:00Z" w16du:dateUtc="2026-06-24T08:30:00Z">
              <w:r w:rsidR="002A6A41">
                <w:rPr>
                  <w:rFonts w:hint="eastAsia"/>
                  <w:color w:val="201A1B"/>
                  <w:spacing w:val="-2"/>
                  <w:sz w:val="18"/>
                  <w:lang w:eastAsia="zh-TW"/>
                </w:rPr>
                <w:t>、</w:t>
              </w:r>
              <w:r w:rsidR="002A6A41" w:rsidRPr="002A6A41">
                <w:rPr>
                  <w:color w:val="201A1B"/>
                  <w:spacing w:val="-2"/>
                  <w:sz w:val="18"/>
                  <w:lang w:eastAsia="zh-TW"/>
                </w:rPr>
                <w:t>廣告資產申請及查詢</w:t>
              </w:r>
              <w:r w:rsidR="002A6A41">
                <w:rPr>
                  <w:rFonts w:hint="eastAsia"/>
                  <w:color w:val="201A1B"/>
                  <w:spacing w:val="-2"/>
                  <w:sz w:val="18"/>
                  <w:lang w:eastAsia="zh-TW"/>
                </w:rPr>
                <w:t>、</w:t>
              </w:r>
              <w:r w:rsidR="002A6A41" w:rsidRPr="002A6A41">
                <w:rPr>
                  <w:color w:val="201A1B"/>
                  <w:spacing w:val="-2"/>
                  <w:sz w:val="18"/>
                  <w:lang w:eastAsia="zh-TW"/>
                </w:rPr>
                <w:t>各式廣告資產合約下載</w:t>
              </w:r>
            </w:ins>
            <w:r>
              <w:rPr>
                <w:color w:val="201A1B"/>
                <w:spacing w:val="-2"/>
                <w:sz w:val="18"/>
                <w:lang w:eastAsia="zh-TW"/>
              </w:rPr>
              <w:t>；純 SPA，無後</w:t>
            </w:r>
            <w:r>
              <w:rPr>
                <w:color w:val="201A1B"/>
                <w:spacing w:val="-4"/>
                <w:sz w:val="18"/>
                <w:lang w:eastAsia="zh-TW"/>
              </w:rPr>
              <w:t>端邏輯</w:t>
            </w:r>
          </w:p>
        </w:tc>
      </w:tr>
      <w:tr w:rsidR="006671D6" w14:paraId="557F17BC" w14:textId="77777777">
        <w:trPr>
          <w:trHeight w:val="817"/>
        </w:trPr>
        <w:tc>
          <w:tcPr>
            <w:tcW w:w="2389" w:type="dxa"/>
            <w:shd w:val="clear" w:color="auto" w:fill="FAF1F2"/>
          </w:tcPr>
          <w:p w14:paraId="02265F80" w14:textId="77777777" w:rsidR="006671D6" w:rsidRDefault="00000000">
            <w:pPr>
              <w:pStyle w:val="TableParagraph"/>
              <w:spacing w:before="109" w:line="220" w:lineRule="auto"/>
              <w:ind w:right="165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業務層（Business</w:t>
            </w:r>
            <w:proofErr w:type="spellEnd"/>
            <w:r>
              <w:rPr>
                <w:b/>
                <w:color w:val="1A1A1A"/>
                <w:spacing w:val="-2"/>
                <w:sz w:val="18"/>
              </w:rPr>
              <w:t xml:space="preserve"> Logic）</w:t>
            </w:r>
          </w:p>
        </w:tc>
        <w:tc>
          <w:tcPr>
            <w:tcW w:w="2494" w:type="dxa"/>
            <w:shd w:val="clear" w:color="auto" w:fill="FAF1F2"/>
          </w:tcPr>
          <w:p w14:paraId="152A6EDF" w14:textId="77777777" w:rsidR="006671D6" w:rsidRDefault="00000000">
            <w:pPr>
              <w:pStyle w:val="TableParagraph"/>
              <w:spacing w:before="109" w:line="220" w:lineRule="auto"/>
              <w:ind w:right="127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Odoo 19 + </w:t>
            </w:r>
            <w:proofErr w:type="spellStart"/>
            <w:r>
              <w:rPr>
                <w:color w:val="201A1B"/>
                <w:spacing w:val="-2"/>
                <w:sz w:val="18"/>
              </w:rPr>
              <w:t>kenda_platform</w:t>
            </w:r>
            <w:proofErr w:type="spellEnd"/>
          </w:p>
        </w:tc>
        <w:tc>
          <w:tcPr>
            <w:tcW w:w="5194" w:type="dxa"/>
            <w:shd w:val="clear" w:color="auto" w:fill="FAF1F2"/>
          </w:tcPr>
          <w:p w14:paraId="17EC0B6D" w14:textId="77777777" w:rsidR="006671D6" w:rsidRDefault="00000000">
            <w:pPr>
              <w:pStyle w:val="TableParagraph"/>
              <w:spacing w:before="109" w:line="220" w:lineRule="auto"/>
              <w:ind w:left="148" w:right="271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後台管理、REST</w:t>
            </w:r>
            <w:r>
              <w:rPr>
                <w:color w:val="201A1B"/>
                <w:spacing w:val="-12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API</w:t>
            </w:r>
            <w:r>
              <w:rPr>
                <w:color w:val="201A1B"/>
                <w:spacing w:val="-3"/>
                <w:sz w:val="18"/>
                <w:lang w:eastAsia="zh-TW"/>
              </w:rPr>
              <w:t xml:space="preserve"> 端點、訂單狀態機、</w:t>
            </w: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3"/>
                <w:sz w:val="18"/>
                <w:lang w:eastAsia="zh-TW"/>
              </w:rPr>
              <w:t xml:space="preserve"> 中介同步、業</w:t>
            </w:r>
            <w:r>
              <w:rPr>
                <w:color w:val="201A1B"/>
                <w:spacing w:val="-4"/>
                <w:sz w:val="18"/>
                <w:lang w:eastAsia="zh-TW"/>
              </w:rPr>
              <w:t>績暫存</w:t>
            </w:r>
          </w:p>
        </w:tc>
      </w:tr>
      <w:tr w:rsidR="006671D6" w14:paraId="46795F54" w14:textId="77777777">
        <w:trPr>
          <w:trHeight w:val="815"/>
        </w:trPr>
        <w:tc>
          <w:tcPr>
            <w:tcW w:w="2389" w:type="dxa"/>
          </w:tcPr>
          <w:p w14:paraId="07BE578D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整合層</w:t>
            </w:r>
            <w:r>
              <w:rPr>
                <w:b/>
                <w:color w:val="1A1A1A"/>
                <w:spacing w:val="-2"/>
                <w:sz w:val="18"/>
              </w:rPr>
              <w:t>（Integration</w:t>
            </w:r>
            <w:proofErr w:type="spellEnd"/>
            <w:r>
              <w:rPr>
                <w:b/>
                <w:color w:val="1A1A1A"/>
                <w:spacing w:val="-2"/>
                <w:sz w:val="18"/>
              </w:rPr>
              <w:t>）</w:t>
            </w:r>
          </w:p>
        </w:tc>
        <w:tc>
          <w:tcPr>
            <w:tcW w:w="2494" w:type="dxa"/>
          </w:tcPr>
          <w:p w14:paraId="2C315DF1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Mock</w:t>
            </w:r>
            <w:r>
              <w:rPr>
                <w:color w:val="201A1B"/>
                <w:spacing w:val="-1"/>
                <w:sz w:val="18"/>
              </w:rPr>
              <w:t xml:space="preserve"> 建⼤ </w:t>
            </w:r>
            <w:proofErr w:type="spellStart"/>
            <w:r>
              <w:rPr>
                <w:color w:val="201A1B"/>
                <w:spacing w:val="-2"/>
                <w:sz w:val="18"/>
              </w:rPr>
              <w:t>ERP（FastAPI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  <w:tc>
          <w:tcPr>
            <w:tcW w:w="5194" w:type="dxa"/>
          </w:tcPr>
          <w:p w14:paraId="7CEDB659" w14:textId="77777777" w:rsidR="006671D6" w:rsidRDefault="00000000">
            <w:pPr>
              <w:pStyle w:val="TableParagraph"/>
              <w:spacing w:before="108" w:line="220" w:lineRule="auto"/>
              <w:ind w:left="148" w:right="439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模擬建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⼤ </w:t>
            </w:r>
            <w:proofErr w:type="spellStart"/>
            <w:r>
              <w:rPr>
                <w:color w:val="201A1B"/>
                <w:sz w:val="18"/>
              </w:rPr>
              <w:t>TipTop</w:t>
            </w:r>
            <w:proofErr w:type="spellEnd"/>
            <w:r>
              <w:rPr>
                <w:color w:val="201A1B"/>
                <w:spacing w:val="-9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7"/>
                <w:sz w:val="18"/>
              </w:rPr>
              <w:t xml:space="preserve"> 之 </w:t>
            </w:r>
            <w:r>
              <w:rPr>
                <w:color w:val="201A1B"/>
                <w:sz w:val="18"/>
              </w:rPr>
              <w:t>6</w:t>
            </w:r>
            <w:r>
              <w:rPr>
                <w:color w:val="201A1B"/>
                <w:spacing w:val="-7"/>
                <w:sz w:val="18"/>
              </w:rPr>
              <w:t xml:space="preserve"> ⽀ </w:t>
            </w:r>
            <w:proofErr w:type="spellStart"/>
            <w:r>
              <w:rPr>
                <w:color w:val="201A1B"/>
                <w:sz w:val="18"/>
              </w:rPr>
              <w:t>API；Go-Live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後替換為真實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ERP</w:t>
            </w:r>
          </w:p>
        </w:tc>
      </w:tr>
    </w:tbl>
    <w:p w14:paraId="394B020B" w14:textId="77777777" w:rsidR="006671D6" w:rsidRDefault="006671D6">
      <w:pPr>
        <w:pStyle w:val="TableParagraph"/>
        <w:spacing w:line="220" w:lineRule="auto"/>
        <w:rPr>
          <w:sz w:val="18"/>
        </w:rPr>
        <w:sectPr w:rsidR="006671D6">
          <w:pgSz w:w="11910" w:h="16840"/>
          <w:pgMar w:top="1020" w:right="850" w:bottom="600" w:left="850" w:header="0" w:footer="417" w:gutter="0"/>
          <w:cols w:space="720"/>
        </w:sectPr>
      </w:pPr>
    </w:p>
    <w:p w14:paraId="0D9A2263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472768" behindDoc="1" locked="0" layoutInCell="1" allowOverlap="1" wp14:anchorId="5B015F39" wp14:editId="5EAEEF30">
                <wp:simplePos x="0" y="0"/>
                <wp:positionH relativeFrom="page">
                  <wp:posOffset>2133104</wp:posOffset>
                </wp:positionH>
                <wp:positionV relativeFrom="page">
                  <wp:posOffset>2000654</wp:posOffset>
                </wp:positionV>
                <wp:extent cx="3292475" cy="7039609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92475" cy="7039609"/>
                          <a:chOff x="0" y="0"/>
                          <a:chExt cx="3292475" cy="7039609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151722" y="6419541"/>
                            <a:ext cx="105664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617855">
                                <a:moveTo>
                                  <a:pt x="1056588" y="617480"/>
                                </a:moveTo>
                                <a:lnTo>
                                  <a:pt x="0" y="617480"/>
                                </a:lnTo>
                                <a:lnTo>
                                  <a:pt x="0" y="0"/>
                                </a:lnTo>
                                <a:lnTo>
                                  <a:pt x="1056588" y="0"/>
                                </a:lnTo>
                                <a:lnTo>
                                  <a:pt x="1056588" y="617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151722" y="6419541"/>
                            <a:ext cx="105664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617855">
                                <a:moveTo>
                                  <a:pt x="0" y="0"/>
                                </a:moveTo>
                                <a:lnTo>
                                  <a:pt x="1056588" y="0"/>
                                </a:lnTo>
                                <a:lnTo>
                                  <a:pt x="1056588" y="617480"/>
                                </a:lnTo>
                                <a:lnTo>
                                  <a:pt x="0" y="617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172">
                            <a:solidFill>
                              <a:srgbClr val="6F6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86" y="1638101"/>
                            <a:ext cx="3287395" cy="438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7395" h="4382770">
                                <a:moveTo>
                                  <a:pt x="3286830" y="4382171"/>
                                </a:moveTo>
                                <a:lnTo>
                                  <a:pt x="0" y="4382171"/>
                                </a:lnTo>
                                <a:lnTo>
                                  <a:pt x="0" y="0"/>
                                </a:lnTo>
                                <a:lnTo>
                                  <a:pt x="3286830" y="0"/>
                                </a:lnTo>
                                <a:lnTo>
                                  <a:pt x="3286830" y="4382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86" y="1638101"/>
                            <a:ext cx="3287395" cy="438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7395" h="4382770">
                                <a:moveTo>
                                  <a:pt x="0" y="0"/>
                                </a:moveTo>
                                <a:lnTo>
                                  <a:pt x="3286830" y="0"/>
                                </a:lnTo>
                                <a:lnTo>
                                  <a:pt x="3286830" y="4382171"/>
                                </a:lnTo>
                                <a:lnTo>
                                  <a:pt x="0" y="4382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172">
                            <a:solidFill>
                              <a:srgbClr val="6F6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51689" y="144505"/>
                            <a:ext cx="1120775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75" h="1235075">
                                <a:moveTo>
                                  <a:pt x="1120599" y="1234960"/>
                                </a:moveTo>
                                <a:lnTo>
                                  <a:pt x="0" y="1234960"/>
                                </a:lnTo>
                                <a:lnTo>
                                  <a:pt x="0" y="0"/>
                                </a:lnTo>
                                <a:lnTo>
                                  <a:pt x="1120599" y="0"/>
                                </a:lnTo>
                                <a:lnTo>
                                  <a:pt x="1120599" y="1234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06038" y="144505"/>
                            <a:ext cx="3080385" cy="574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0385" h="5746750">
                                <a:moveTo>
                                  <a:pt x="445651" y="0"/>
                                </a:moveTo>
                                <a:lnTo>
                                  <a:pt x="1566250" y="0"/>
                                </a:lnTo>
                                <a:lnTo>
                                  <a:pt x="1566250" y="1234960"/>
                                </a:lnTo>
                                <a:lnTo>
                                  <a:pt x="445651" y="1234960"/>
                                </a:lnTo>
                                <a:lnTo>
                                  <a:pt x="445651" y="0"/>
                                </a:lnTo>
                                <a:close/>
                              </a:path>
                              <a:path w="3080385" h="5746750">
                                <a:moveTo>
                                  <a:pt x="921676" y="2521646"/>
                                </a:moveTo>
                                <a:lnTo>
                                  <a:pt x="1796736" y="2521646"/>
                                </a:lnTo>
                                <a:lnTo>
                                  <a:pt x="1796736" y="3279754"/>
                                </a:lnTo>
                                <a:lnTo>
                                  <a:pt x="921676" y="3279754"/>
                                </a:lnTo>
                                <a:lnTo>
                                  <a:pt x="921676" y="2521646"/>
                                </a:lnTo>
                                <a:close/>
                              </a:path>
                              <a:path w="3080385" h="5746750">
                                <a:moveTo>
                                  <a:pt x="0" y="3819650"/>
                                </a:moveTo>
                                <a:lnTo>
                                  <a:pt x="1964582" y="3819650"/>
                                </a:lnTo>
                                <a:lnTo>
                                  <a:pt x="1964582" y="5746447"/>
                                </a:lnTo>
                                <a:lnTo>
                                  <a:pt x="0" y="5746447"/>
                                </a:lnTo>
                                <a:lnTo>
                                  <a:pt x="0" y="3819650"/>
                                </a:lnTo>
                                <a:close/>
                              </a:path>
                              <a:path w="3080385" h="5746750">
                                <a:moveTo>
                                  <a:pt x="2068034" y="4988349"/>
                                </a:moveTo>
                                <a:lnTo>
                                  <a:pt x="3079926" y="4988349"/>
                                </a:lnTo>
                                <a:lnTo>
                                  <a:pt x="3079926" y="5746457"/>
                                </a:lnTo>
                                <a:lnTo>
                                  <a:pt x="2068034" y="5746457"/>
                                </a:lnTo>
                                <a:lnTo>
                                  <a:pt x="2068034" y="4988349"/>
                                </a:lnTo>
                                <a:close/>
                              </a:path>
                            </a:pathLst>
                          </a:custGeom>
                          <a:ln w="5172">
                            <a:solidFill>
                              <a:srgbClr val="6F6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11991" y="0"/>
                            <a:ext cx="1270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015">
                                <a:moveTo>
                                  <a:pt x="0" y="0"/>
                                </a:moveTo>
                                <a:lnTo>
                                  <a:pt x="0" y="246411"/>
                                </a:lnTo>
                              </a:path>
                            </a:pathLst>
                          </a:custGeom>
                          <a:ln w="103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83194" y="632675"/>
                            <a:ext cx="1846580" cy="475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6580" h="4759960">
                                <a:moveTo>
                                  <a:pt x="628797" y="0"/>
                                </a:moveTo>
                                <a:lnTo>
                                  <a:pt x="628797" y="0"/>
                                </a:lnTo>
                                <a:lnTo>
                                  <a:pt x="628797" y="214228"/>
                                </a:lnTo>
                                <a:lnTo>
                                  <a:pt x="628797" y="231215"/>
                                </a:lnTo>
                              </a:path>
                              <a:path w="1846580" h="4759960">
                                <a:moveTo>
                                  <a:pt x="628797" y="617480"/>
                                </a:moveTo>
                                <a:lnTo>
                                  <a:pt x="628797" y="617480"/>
                                </a:lnTo>
                                <a:lnTo>
                                  <a:pt x="628797" y="1090339"/>
                                </a:lnTo>
                                <a:lnTo>
                                  <a:pt x="628797" y="1107326"/>
                                </a:lnTo>
                              </a:path>
                              <a:path w="1846580" h="4759960">
                                <a:moveTo>
                                  <a:pt x="769844" y="1493590"/>
                                </a:moveTo>
                                <a:lnTo>
                                  <a:pt x="805209" y="1538576"/>
                                </a:lnTo>
                                <a:lnTo>
                                  <a:pt x="830109" y="1570610"/>
                                </a:lnTo>
                                <a:lnTo>
                                  <a:pt x="860102" y="1611282"/>
                                </a:lnTo>
                                <a:lnTo>
                                  <a:pt x="891791" y="1658433"/>
                                </a:lnTo>
                                <a:lnTo>
                                  <a:pt x="921782" y="1709903"/>
                                </a:lnTo>
                                <a:lnTo>
                                  <a:pt x="946680" y="1763533"/>
                                </a:lnTo>
                                <a:lnTo>
                                  <a:pt x="963941" y="1817299"/>
                                </a:lnTo>
                                <a:lnTo>
                                  <a:pt x="974410" y="1869720"/>
                                </a:lnTo>
                                <a:lnTo>
                                  <a:pt x="979787" y="1919452"/>
                                </a:lnTo>
                                <a:lnTo>
                                  <a:pt x="981767" y="1965151"/>
                                </a:lnTo>
                                <a:lnTo>
                                  <a:pt x="982050" y="2005472"/>
                                </a:lnTo>
                                <a:lnTo>
                                  <a:pt x="982050" y="2046873"/>
                                </a:lnTo>
                                <a:lnTo>
                                  <a:pt x="982050" y="2078805"/>
                                </a:lnTo>
                                <a:lnTo>
                                  <a:pt x="982050" y="2102301"/>
                                </a:lnTo>
                                <a:lnTo>
                                  <a:pt x="982050" y="2118395"/>
                                </a:lnTo>
                                <a:lnTo>
                                  <a:pt x="982050" y="2135382"/>
                                </a:lnTo>
                              </a:path>
                              <a:path w="1846580" h="4759960">
                                <a:moveTo>
                                  <a:pt x="377729" y="1493590"/>
                                </a:moveTo>
                                <a:lnTo>
                                  <a:pt x="314773" y="1538576"/>
                                </a:lnTo>
                                <a:lnTo>
                                  <a:pt x="248331" y="1587109"/>
                                </a:lnTo>
                                <a:lnTo>
                                  <a:pt x="209054" y="1617672"/>
                                </a:lnTo>
                                <a:lnTo>
                                  <a:pt x="168675" y="1651383"/>
                                </a:lnTo>
                                <a:lnTo>
                                  <a:pt x="129397" y="1687454"/>
                                </a:lnTo>
                                <a:lnTo>
                                  <a:pt x="93423" y="1725100"/>
                                </a:lnTo>
                                <a:lnTo>
                                  <a:pt x="62955" y="1763533"/>
                                </a:lnTo>
                                <a:lnTo>
                                  <a:pt x="36432" y="1808609"/>
                                </a:lnTo>
                                <a:lnTo>
                                  <a:pt x="18653" y="1854189"/>
                                </a:lnTo>
                                <a:lnTo>
                                  <a:pt x="7869" y="1900780"/>
                                </a:lnTo>
                                <a:lnTo>
                                  <a:pt x="2331" y="1948886"/>
                                </a:lnTo>
                                <a:lnTo>
                                  <a:pt x="291" y="1999012"/>
                                </a:lnTo>
                                <a:lnTo>
                                  <a:pt x="0" y="2051663"/>
                                </a:lnTo>
                                <a:lnTo>
                                  <a:pt x="0" y="2099081"/>
                                </a:lnTo>
                                <a:lnTo>
                                  <a:pt x="0" y="2148408"/>
                                </a:lnTo>
                                <a:lnTo>
                                  <a:pt x="0" y="3061537"/>
                                </a:lnTo>
                                <a:lnTo>
                                  <a:pt x="348" y="3115374"/>
                                </a:lnTo>
                                <a:lnTo>
                                  <a:pt x="2788" y="3168314"/>
                                </a:lnTo>
                                <a:lnTo>
                                  <a:pt x="9409" y="3219455"/>
                                </a:lnTo>
                                <a:lnTo>
                                  <a:pt x="22304" y="3267901"/>
                                </a:lnTo>
                                <a:lnTo>
                                  <a:pt x="43563" y="3312750"/>
                                </a:lnTo>
                                <a:lnTo>
                                  <a:pt x="74232" y="3353194"/>
                                </a:lnTo>
                                <a:lnTo>
                                  <a:pt x="111174" y="3388781"/>
                                </a:lnTo>
                                <a:lnTo>
                                  <a:pt x="150206" y="3419150"/>
                                </a:lnTo>
                                <a:lnTo>
                                  <a:pt x="187147" y="3443939"/>
                                </a:lnTo>
                                <a:lnTo>
                                  <a:pt x="217813" y="3462787"/>
                                </a:lnTo>
                                <a:lnTo>
                                  <a:pt x="261377" y="3489048"/>
                                </a:lnTo>
                              </a:path>
                              <a:path w="1846580" h="4759960">
                                <a:moveTo>
                                  <a:pt x="982050" y="2662274"/>
                                </a:moveTo>
                                <a:lnTo>
                                  <a:pt x="982050" y="2662274"/>
                                </a:lnTo>
                                <a:lnTo>
                                  <a:pt x="982050" y="3061537"/>
                                </a:lnTo>
                                <a:lnTo>
                                  <a:pt x="981914" y="3115310"/>
                                </a:lnTo>
                                <a:lnTo>
                                  <a:pt x="980964" y="3167799"/>
                                </a:lnTo>
                                <a:lnTo>
                                  <a:pt x="978384" y="3217717"/>
                                </a:lnTo>
                                <a:lnTo>
                                  <a:pt x="973361" y="3263780"/>
                                </a:lnTo>
                                <a:lnTo>
                                  <a:pt x="965079" y="3304701"/>
                                </a:lnTo>
                                <a:lnTo>
                                  <a:pt x="949699" y="3347214"/>
                                </a:lnTo>
                                <a:lnTo>
                                  <a:pt x="931136" y="3380487"/>
                                </a:lnTo>
                                <a:lnTo>
                                  <a:pt x="897194" y="3422528"/>
                                </a:lnTo>
                                <a:lnTo>
                                  <a:pt x="880227" y="3440741"/>
                                </a:lnTo>
                              </a:path>
                              <a:path w="1846580" h="4759960">
                                <a:moveTo>
                                  <a:pt x="408439" y="3960262"/>
                                </a:moveTo>
                                <a:lnTo>
                                  <a:pt x="368739" y="4005264"/>
                                </a:lnTo>
                                <a:lnTo>
                                  <a:pt x="340791" y="4037300"/>
                                </a:lnTo>
                                <a:lnTo>
                                  <a:pt x="307127" y="4077969"/>
                                </a:lnTo>
                                <a:lnTo>
                                  <a:pt x="271559" y="4125115"/>
                                </a:lnTo>
                                <a:lnTo>
                                  <a:pt x="237896" y="4176584"/>
                                </a:lnTo>
                                <a:lnTo>
                                  <a:pt x="209951" y="4230221"/>
                                </a:lnTo>
                                <a:lnTo>
                                  <a:pt x="190577" y="4284087"/>
                                </a:lnTo>
                                <a:lnTo>
                                  <a:pt x="178826" y="4337164"/>
                                </a:lnTo>
                                <a:lnTo>
                                  <a:pt x="172792" y="4388674"/>
                                </a:lnTo>
                                <a:lnTo>
                                  <a:pt x="170568" y="4437840"/>
                                </a:lnTo>
                                <a:lnTo>
                                  <a:pt x="170251" y="4483886"/>
                                </a:lnTo>
                                <a:lnTo>
                                  <a:pt x="170251" y="4535911"/>
                                </a:lnTo>
                                <a:lnTo>
                                  <a:pt x="170251" y="4580652"/>
                                </a:lnTo>
                                <a:lnTo>
                                  <a:pt x="170251" y="4616956"/>
                                </a:lnTo>
                                <a:lnTo>
                                  <a:pt x="170251" y="4643667"/>
                                </a:lnTo>
                                <a:lnTo>
                                  <a:pt x="170251" y="4672375"/>
                                </a:lnTo>
                              </a:path>
                              <a:path w="1846580" h="4759960">
                                <a:moveTo>
                                  <a:pt x="849150" y="3960262"/>
                                </a:moveTo>
                                <a:lnTo>
                                  <a:pt x="888850" y="4005264"/>
                                </a:lnTo>
                                <a:lnTo>
                                  <a:pt x="916798" y="4037300"/>
                                </a:lnTo>
                                <a:lnTo>
                                  <a:pt x="950462" y="4077969"/>
                                </a:lnTo>
                                <a:lnTo>
                                  <a:pt x="986031" y="4125115"/>
                                </a:lnTo>
                                <a:lnTo>
                                  <a:pt x="1019693" y="4176584"/>
                                </a:lnTo>
                                <a:lnTo>
                                  <a:pt x="1047639" y="4230221"/>
                                </a:lnTo>
                                <a:lnTo>
                                  <a:pt x="1062707" y="4268786"/>
                                </a:lnTo>
                                <a:lnTo>
                                  <a:pt x="1075820" y="4307314"/>
                                </a:lnTo>
                                <a:lnTo>
                                  <a:pt x="1089884" y="4345777"/>
                                </a:lnTo>
                                <a:lnTo>
                                  <a:pt x="1107806" y="4384143"/>
                                </a:lnTo>
                                <a:lnTo>
                                  <a:pt x="1132491" y="4422384"/>
                                </a:lnTo>
                                <a:lnTo>
                                  <a:pt x="1166847" y="4460469"/>
                                </a:lnTo>
                                <a:lnTo>
                                  <a:pt x="1213778" y="4498369"/>
                                </a:lnTo>
                                <a:lnTo>
                                  <a:pt x="1251206" y="4522345"/>
                                </a:lnTo>
                                <a:lnTo>
                                  <a:pt x="1293764" y="4546046"/>
                                </a:lnTo>
                                <a:lnTo>
                                  <a:pt x="1340312" y="4569283"/>
                                </a:lnTo>
                                <a:lnTo>
                                  <a:pt x="1389710" y="4591871"/>
                                </a:lnTo>
                                <a:lnTo>
                                  <a:pt x="1440818" y="4613624"/>
                                </a:lnTo>
                                <a:lnTo>
                                  <a:pt x="1492495" y="4634353"/>
                                </a:lnTo>
                                <a:lnTo>
                                  <a:pt x="1543603" y="4653874"/>
                                </a:lnTo>
                                <a:lnTo>
                                  <a:pt x="1593001" y="4671999"/>
                                </a:lnTo>
                                <a:lnTo>
                                  <a:pt x="1639549" y="4688542"/>
                                </a:lnTo>
                                <a:lnTo>
                                  <a:pt x="1682107" y="4703316"/>
                                </a:lnTo>
                                <a:lnTo>
                                  <a:pt x="1719535" y="4716136"/>
                                </a:lnTo>
                                <a:lnTo>
                                  <a:pt x="1845974" y="4759379"/>
                                </a:lnTo>
                              </a:path>
                            </a:pathLst>
                          </a:custGeom>
                          <a:ln w="103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680016" y="5761637"/>
                            <a:ext cx="1270" cy="76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0095">
                                <a:moveTo>
                                  <a:pt x="0" y="0"/>
                                </a:moveTo>
                                <a:lnTo>
                                  <a:pt x="0" y="387428"/>
                                </a:lnTo>
                              </a:path>
                              <a:path h="760095">
                                <a:moveTo>
                                  <a:pt x="0" y="528330"/>
                                </a:moveTo>
                                <a:lnTo>
                                  <a:pt x="0" y="759804"/>
                                </a:lnTo>
                              </a:path>
                            </a:pathLst>
                          </a:custGeom>
                          <a:ln w="10345">
                            <a:solidFill>
                              <a:srgbClr val="66666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390173" y="4737160"/>
                            <a:ext cx="36131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111125">
                                <a:moveTo>
                                  <a:pt x="360790" y="110564"/>
                                </a:moveTo>
                                <a:lnTo>
                                  <a:pt x="0" y="110564"/>
                                </a:lnTo>
                                <a:lnTo>
                                  <a:pt x="0" y="0"/>
                                </a:lnTo>
                                <a:lnTo>
                                  <a:pt x="360790" y="0"/>
                                </a:lnTo>
                                <a:lnTo>
                                  <a:pt x="360790" y="110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332770" y="6548844"/>
                            <a:ext cx="694690" cy="35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359410">
                                <a:moveTo>
                                  <a:pt x="694505" y="358849"/>
                                </a:moveTo>
                                <a:lnTo>
                                  <a:pt x="0" y="358849"/>
                                </a:lnTo>
                                <a:lnTo>
                                  <a:pt x="0" y="0"/>
                                </a:lnTo>
                                <a:lnTo>
                                  <a:pt x="694505" y="0"/>
                                </a:lnTo>
                                <a:lnTo>
                                  <a:pt x="694505" y="358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7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330184" y="6546257"/>
                            <a:ext cx="69977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" h="364490">
                                <a:moveTo>
                                  <a:pt x="80175" y="5172"/>
                                </a:moveTo>
                                <a:lnTo>
                                  <a:pt x="54312" y="5172"/>
                                </a:lnTo>
                                <a:lnTo>
                                  <a:pt x="54312" y="0"/>
                                </a:lnTo>
                                <a:lnTo>
                                  <a:pt x="80175" y="0"/>
                                </a:lnTo>
                                <a:lnTo>
                                  <a:pt x="80175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131901" y="5172"/>
                                </a:moveTo>
                                <a:lnTo>
                                  <a:pt x="106038" y="5172"/>
                                </a:lnTo>
                                <a:lnTo>
                                  <a:pt x="106038" y="0"/>
                                </a:lnTo>
                                <a:lnTo>
                                  <a:pt x="131901" y="0"/>
                                </a:lnTo>
                                <a:lnTo>
                                  <a:pt x="131901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183627" y="5172"/>
                                </a:moveTo>
                                <a:lnTo>
                                  <a:pt x="157764" y="5172"/>
                                </a:lnTo>
                                <a:lnTo>
                                  <a:pt x="157764" y="0"/>
                                </a:lnTo>
                                <a:lnTo>
                                  <a:pt x="183627" y="0"/>
                                </a:lnTo>
                                <a:lnTo>
                                  <a:pt x="183627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235353" y="5172"/>
                                </a:moveTo>
                                <a:lnTo>
                                  <a:pt x="209490" y="5172"/>
                                </a:lnTo>
                                <a:lnTo>
                                  <a:pt x="209490" y="0"/>
                                </a:lnTo>
                                <a:lnTo>
                                  <a:pt x="235353" y="0"/>
                                </a:lnTo>
                                <a:lnTo>
                                  <a:pt x="235353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287079" y="5172"/>
                                </a:moveTo>
                                <a:lnTo>
                                  <a:pt x="261216" y="5172"/>
                                </a:lnTo>
                                <a:lnTo>
                                  <a:pt x="261216" y="0"/>
                                </a:lnTo>
                                <a:lnTo>
                                  <a:pt x="287079" y="0"/>
                                </a:lnTo>
                                <a:lnTo>
                                  <a:pt x="287079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338805" y="5172"/>
                                </a:moveTo>
                                <a:lnTo>
                                  <a:pt x="312942" y="5172"/>
                                </a:lnTo>
                                <a:lnTo>
                                  <a:pt x="312942" y="0"/>
                                </a:lnTo>
                                <a:lnTo>
                                  <a:pt x="338805" y="0"/>
                                </a:lnTo>
                                <a:lnTo>
                                  <a:pt x="338805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390531" y="5172"/>
                                </a:moveTo>
                                <a:lnTo>
                                  <a:pt x="364668" y="5172"/>
                                </a:lnTo>
                                <a:lnTo>
                                  <a:pt x="364668" y="0"/>
                                </a:lnTo>
                                <a:lnTo>
                                  <a:pt x="390531" y="0"/>
                                </a:lnTo>
                                <a:lnTo>
                                  <a:pt x="390531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442258" y="5172"/>
                                </a:moveTo>
                                <a:lnTo>
                                  <a:pt x="416394" y="5172"/>
                                </a:lnTo>
                                <a:lnTo>
                                  <a:pt x="416394" y="0"/>
                                </a:lnTo>
                                <a:lnTo>
                                  <a:pt x="442258" y="0"/>
                                </a:lnTo>
                                <a:lnTo>
                                  <a:pt x="442258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493984" y="5172"/>
                                </a:moveTo>
                                <a:lnTo>
                                  <a:pt x="468121" y="5172"/>
                                </a:lnTo>
                                <a:lnTo>
                                  <a:pt x="468121" y="0"/>
                                </a:lnTo>
                                <a:lnTo>
                                  <a:pt x="493984" y="0"/>
                                </a:lnTo>
                                <a:lnTo>
                                  <a:pt x="493984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545710" y="5172"/>
                                </a:moveTo>
                                <a:lnTo>
                                  <a:pt x="519847" y="5172"/>
                                </a:lnTo>
                                <a:lnTo>
                                  <a:pt x="519847" y="0"/>
                                </a:lnTo>
                                <a:lnTo>
                                  <a:pt x="545710" y="0"/>
                                </a:lnTo>
                                <a:lnTo>
                                  <a:pt x="545710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597436" y="5172"/>
                                </a:moveTo>
                                <a:lnTo>
                                  <a:pt x="571573" y="5172"/>
                                </a:lnTo>
                                <a:lnTo>
                                  <a:pt x="571573" y="0"/>
                                </a:lnTo>
                                <a:lnTo>
                                  <a:pt x="597436" y="0"/>
                                </a:lnTo>
                                <a:lnTo>
                                  <a:pt x="597436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649162" y="5172"/>
                                </a:moveTo>
                                <a:lnTo>
                                  <a:pt x="623299" y="5172"/>
                                </a:lnTo>
                                <a:lnTo>
                                  <a:pt x="623299" y="0"/>
                                </a:lnTo>
                                <a:lnTo>
                                  <a:pt x="649162" y="0"/>
                                </a:lnTo>
                                <a:lnTo>
                                  <a:pt x="649162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694503" y="5172"/>
                                </a:moveTo>
                                <a:lnTo>
                                  <a:pt x="675025" y="5172"/>
                                </a:lnTo>
                                <a:lnTo>
                                  <a:pt x="675025" y="0"/>
                                </a:lnTo>
                                <a:lnTo>
                                  <a:pt x="699676" y="0"/>
                                </a:lnTo>
                                <a:lnTo>
                                  <a:pt x="699676" y="2586"/>
                                </a:lnTo>
                                <a:lnTo>
                                  <a:pt x="694503" y="2586"/>
                                </a:lnTo>
                                <a:lnTo>
                                  <a:pt x="694503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699676" y="6385"/>
                                </a:moveTo>
                                <a:lnTo>
                                  <a:pt x="694503" y="6385"/>
                                </a:lnTo>
                                <a:lnTo>
                                  <a:pt x="694503" y="2586"/>
                                </a:lnTo>
                                <a:lnTo>
                                  <a:pt x="697089" y="2586"/>
                                </a:lnTo>
                                <a:lnTo>
                                  <a:pt x="697089" y="5172"/>
                                </a:lnTo>
                                <a:lnTo>
                                  <a:pt x="699676" y="5172"/>
                                </a:lnTo>
                                <a:lnTo>
                                  <a:pt x="699676" y="6385"/>
                                </a:lnTo>
                                <a:close/>
                              </a:path>
                              <a:path w="699770" h="364490">
                                <a:moveTo>
                                  <a:pt x="699676" y="5172"/>
                                </a:moveTo>
                                <a:lnTo>
                                  <a:pt x="697089" y="5172"/>
                                </a:lnTo>
                                <a:lnTo>
                                  <a:pt x="697089" y="2586"/>
                                </a:lnTo>
                                <a:lnTo>
                                  <a:pt x="699676" y="2586"/>
                                </a:lnTo>
                                <a:lnTo>
                                  <a:pt x="699676" y="5172"/>
                                </a:lnTo>
                                <a:close/>
                              </a:path>
                              <a:path w="699770" h="364490">
                                <a:moveTo>
                                  <a:pt x="699676" y="58111"/>
                                </a:moveTo>
                                <a:lnTo>
                                  <a:pt x="694503" y="58111"/>
                                </a:lnTo>
                                <a:lnTo>
                                  <a:pt x="694503" y="32248"/>
                                </a:lnTo>
                                <a:lnTo>
                                  <a:pt x="699676" y="32248"/>
                                </a:lnTo>
                                <a:lnTo>
                                  <a:pt x="699676" y="58111"/>
                                </a:lnTo>
                                <a:close/>
                              </a:path>
                              <a:path w="699770" h="364490">
                                <a:moveTo>
                                  <a:pt x="699676" y="109837"/>
                                </a:moveTo>
                                <a:lnTo>
                                  <a:pt x="694503" y="109837"/>
                                </a:lnTo>
                                <a:lnTo>
                                  <a:pt x="694503" y="83974"/>
                                </a:lnTo>
                                <a:lnTo>
                                  <a:pt x="699676" y="83974"/>
                                </a:lnTo>
                                <a:lnTo>
                                  <a:pt x="699676" y="109837"/>
                                </a:lnTo>
                                <a:close/>
                              </a:path>
                              <a:path w="699770" h="364490">
                                <a:moveTo>
                                  <a:pt x="699676" y="161563"/>
                                </a:moveTo>
                                <a:lnTo>
                                  <a:pt x="694503" y="161563"/>
                                </a:lnTo>
                                <a:lnTo>
                                  <a:pt x="694503" y="135700"/>
                                </a:lnTo>
                                <a:lnTo>
                                  <a:pt x="699676" y="135700"/>
                                </a:lnTo>
                                <a:lnTo>
                                  <a:pt x="699676" y="161563"/>
                                </a:lnTo>
                                <a:close/>
                              </a:path>
                              <a:path w="699770" h="364490">
                                <a:moveTo>
                                  <a:pt x="699676" y="213289"/>
                                </a:moveTo>
                                <a:lnTo>
                                  <a:pt x="694503" y="213289"/>
                                </a:lnTo>
                                <a:lnTo>
                                  <a:pt x="694503" y="187426"/>
                                </a:lnTo>
                                <a:lnTo>
                                  <a:pt x="699676" y="187426"/>
                                </a:lnTo>
                                <a:lnTo>
                                  <a:pt x="699676" y="213289"/>
                                </a:lnTo>
                                <a:close/>
                              </a:path>
                              <a:path w="699770" h="364490">
                                <a:moveTo>
                                  <a:pt x="699676" y="265015"/>
                                </a:moveTo>
                                <a:lnTo>
                                  <a:pt x="694503" y="265015"/>
                                </a:lnTo>
                                <a:lnTo>
                                  <a:pt x="694503" y="239152"/>
                                </a:lnTo>
                                <a:lnTo>
                                  <a:pt x="699676" y="239152"/>
                                </a:lnTo>
                                <a:lnTo>
                                  <a:pt x="699676" y="265015"/>
                                </a:lnTo>
                                <a:close/>
                              </a:path>
                              <a:path w="699770" h="364490">
                                <a:moveTo>
                                  <a:pt x="699676" y="316741"/>
                                </a:moveTo>
                                <a:lnTo>
                                  <a:pt x="694503" y="316741"/>
                                </a:lnTo>
                                <a:lnTo>
                                  <a:pt x="694503" y="290878"/>
                                </a:lnTo>
                                <a:lnTo>
                                  <a:pt x="699676" y="290878"/>
                                </a:lnTo>
                                <a:lnTo>
                                  <a:pt x="699676" y="316741"/>
                                </a:lnTo>
                                <a:close/>
                              </a:path>
                              <a:path w="699770" h="364490">
                                <a:moveTo>
                                  <a:pt x="697089" y="361436"/>
                                </a:moveTo>
                                <a:lnTo>
                                  <a:pt x="694503" y="361436"/>
                                </a:lnTo>
                                <a:lnTo>
                                  <a:pt x="694503" y="342604"/>
                                </a:lnTo>
                                <a:lnTo>
                                  <a:pt x="699676" y="342604"/>
                                </a:lnTo>
                                <a:lnTo>
                                  <a:pt x="699676" y="358849"/>
                                </a:lnTo>
                                <a:lnTo>
                                  <a:pt x="697089" y="358849"/>
                                </a:lnTo>
                                <a:lnTo>
                                  <a:pt x="697089" y="361436"/>
                                </a:lnTo>
                                <a:close/>
                              </a:path>
                              <a:path w="699770" h="364490">
                                <a:moveTo>
                                  <a:pt x="699676" y="364022"/>
                                </a:moveTo>
                                <a:lnTo>
                                  <a:pt x="690058" y="364022"/>
                                </a:lnTo>
                                <a:lnTo>
                                  <a:pt x="690058" y="358849"/>
                                </a:lnTo>
                                <a:lnTo>
                                  <a:pt x="694503" y="358849"/>
                                </a:lnTo>
                                <a:lnTo>
                                  <a:pt x="694503" y="361436"/>
                                </a:lnTo>
                                <a:lnTo>
                                  <a:pt x="699676" y="361436"/>
                                </a:lnTo>
                                <a:lnTo>
                                  <a:pt x="699676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699676" y="361436"/>
                                </a:moveTo>
                                <a:lnTo>
                                  <a:pt x="697089" y="361436"/>
                                </a:lnTo>
                                <a:lnTo>
                                  <a:pt x="697089" y="358849"/>
                                </a:lnTo>
                                <a:lnTo>
                                  <a:pt x="699676" y="358849"/>
                                </a:lnTo>
                                <a:lnTo>
                                  <a:pt x="699676" y="361436"/>
                                </a:lnTo>
                                <a:close/>
                              </a:path>
                              <a:path w="699770" h="364490">
                                <a:moveTo>
                                  <a:pt x="664195" y="364022"/>
                                </a:moveTo>
                                <a:lnTo>
                                  <a:pt x="638331" y="364022"/>
                                </a:lnTo>
                                <a:lnTo>
                                  <a:pt x="638331" y="358849"/>
                                </a:lnTo>
                                <a:lnTo>
                                  <a:pt x="664195" y="358849"/>
                                </a:lnTo>
                                <a:lnTo>
                                  <a:pt x="664195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612468" y="364022"/>
                                </a:moveTo>
                                <a:lnTo>
                                  <a:pt x="586605" y="364022"/>
                                </a:lnTo>
                                <a:lnTo>
                                  <a:pt x="586605" y="358849"/>
                                </a:lnTo>
                                <a:lnTo>
                                  <a:pt x="612468" y="358849"/>
                                </a:lnTo>
                                <a:lnTo>
                                  <a:pt x="612468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560742" y="364022"/>
                                </a:moveTo>
                                <a:lnTo>
                                  <a:pt x="534879" y="364022"/>
                                </a:lnTo>
                                <a:lnTo>
                                  <a:pt x="534879" y="358849"/>
                                </a:lnTo>
                                <a:lnTo>
                                  <a:pt x="560742" y="358849"/>
                                </a:lnTo>
                                <a:lnTo>
                                  <a:pt x="560742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509016" y="364022"/>
                                </a:moveTo>
                                <a:lnTo>
                                  <a:pt x="483153" y="364022"/>
                                </a:lnTo>
                                <a:lnTo>
                                  <a:pt x="483153" y="358849"/>
                                </a:lnTo>
                                <a:lnTo>
                                  <a:pt x="509016" y="358849"/>
                                </a:lnTo>
                                <a:lnTo>
                                  <a:pt x="509016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457290" y="364022"/>
                                </a:moveTo>
                                <a:lnTo>
                                  <a:pt x="431427" y="364022"/>
                                </a:lnTo>
                                <a:lnTo>
                                  <a:pt x="431427" y="358849"/>
                                </a:lnTo>
                                <a:lnTo>
                                  <a:pt x="457290" y="358849"/>
                                </a:lnTo>
                                <a:lnTo>
                                  <a:pt x="457290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405564" y="364022"/>
                                </a:moveTo>
                                <a:lnTo>
                                  <a:pt x="379701" y="364022"/>
                                </a:lnTo>
                                <a:lnTo>
                                  <a:pt x="379701" y="358849"/>
                                </a:lnTo>
                                <a:lnTo>
                                  <a:pt x="405564" y="358849"/>
                                </a:lnTo>
                                <a:lnTo>
                                  <a:pt x="405564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353838" y="364022"/>
                                </a:moveTo>
                                <a:lnTo>
                                  <a:pt x="327975" y="364022"/>
                                </a:lnTo>
                                <a:lnTo>
                                  <a:pt x="327975" y="358849"/>
                                </a:lnTo>
                                <a:lnTo>
                                  <a:pt x="353838" y="358849"/>
                                </a:lnTo>
                                <a:lnTo>
                                  <a:pt x="353838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302112" y="364022"/>
                                </a:moveTo>
                                <a:lnTo>
                                  <a:pt x="276249" y="364022"/>
                                </a:lnTo>
                                <a:lnTo>
                                  <a:pt x="276249" y="358849"/>
                                </a:lnTo>
                                <a:lnTo>
                                  <a:pt x="302112" y="358849"/>
                                </a:lnTo>
                                <a:lnTo>
                                  <a:pt x="302112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250386" y="364022"/>
                                </a:moveTo>
                                <a:lnTo>
                                  <a:pt x="224523" y="364022"/>
                                </a:lnTo>
                                <a:lnTo>
                                  <a:pt x="224523" y="358849"/>
                                </a:lnTo>
                                <a:lnTo>
                                  <a:pt x="250386" y="358849"/>
                                </a:lnTo>
                                <a:lnTo>
                                  <a:pt x="250386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198660" y="364022"/>
                                </a:moveTo>
                                <a:lnTo>
                                  <a:pt x="172797" y="364022"/>
                                </a:lnTo>
                                <a:lnTo>
                                  <a:pt x="172797" y="358849"/>
                                </a:lnTo>
                                <a:lnTo>
                                  <a:pt x="198660" y="358849"/>
                                </a:lnTo>
                                <a:lnTo>
                                  <a:pt x="198660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146934" y="364022"/>
                                </a:moveTo>
                                <a:lnTo>
                                  <a:pt x="121071" y="364022"/>
                                </a:lnTo>
                                <a:lnTo>
                                  <a:pt x="121071" y="358849"/>
                                </a:lnTo>
                                <a:lnTo>
                                  <a:pt x="146934" y="358849"/>
                                </a:lnTo>
                                <a:lnTo>
                                  <a:pt x="146934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95208" y="364022"/>
                                </a:moveTo>
                                <a:lnTo>
                                  <a:pt x="69345" y="364022"/>
                                </a:lnTo>
                                <a:lnTo>
                                  <a:pt x="69345" y="358849"/>
                                </a:lnTo>
                                <a:lnTo>
                                  <a:pt x="95208" y="358849"/>
                                </a:lnTo>
                                <a:lnTo>
                                  <a:pt x="95208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43481" y="364022"/>
                                </a:moveTo>
                                <a:lnTo>
                                  <a:pt x="17618" y="364022"/>
                                </a:lnTo>
                                <a:lnTo>
                                  <a:pt x="17618" y="358849"/>
                                </a:lnTo>
                                <a:lnTo>
                                  <a:pt x="43481" y="358849"/>
                                </a:lnTo>
                                <a:lnTo>
                                  <a:pt x="43481" y="364022"/>
                                </a:lnTo>
                                <a:close/>
                              </a:path>
                              <a:path w="699770" h="364490">
                                <a:moveTo>
                                  <a:pt x="5172" y="350606"/>
                                </a:moveTo>
                                <a:lnTo>
                                  <a:pt x="0" y="350606"/>
                                </a:lnTo>
                                <a:lnTo>
                                  <a:pt x="0" y="324742"/>
                                </a:lnTo>
                                <a:lnTo>
                                  <a:pt x="5172" y="324742"/>
                                </a:lnTo>
                                <a:lnTo>
                                  <a:pt x="5172" y="350606"/>
                                </a:lnTo>
                                <a:close/>
                              </a:path>
                              <a:path w="699770" h="364490">
                                <a:moveTo>
                                  <a:pt x="5172" y="298879"/>
                                </a:moveTo>
                                <a:lnTo>
                                  <a:pt x="0" y="298879"/>
                                </a:lnTo>
                                <a:lnTo>
                                  <a:pt x="0" y="273016"/>
                                </a:lnTo>
                                <a:lnTo>
                                  <a:pt x="5172" y="273016"/>
                                </a:lnTo>
                                <a:lnTo>
                                  <a:pt x="5172" y="298879"/>
                                </a:lnTo>
                                <a:close/>
                              </a:path>
                              <a:path w="699770" h="364490">
                                <a:moveTo>
                                  <a:pt x="5172" y="247153"/>
                                </a:moveTo>
                                <a:lnTo>
                                  <a:pt x="0" y="247153"/>
                                </a:lnTo>
                                <a:lnTo>
                                  <a:pt x="0" y="221290"/>
                                </a:lnTo>
                                <a:lnTo>
                                  <a:pt x="5172" y="221290"/>
                                </a:lnTo>
                                <a:lnTo>
                                  <a:pt x="5172" y="247153"/>
                                </a:lnTo>
                                <a:close/>
                              </a:path>
                              <a:path w="699770" h="364490">
                                <a:moveTo>
                                  <a:pt x="5172" y="195427"/>
                                </a:moveTo>
                                <a:lnTo>
                                  <a:pt x="0" y="195427"/>
                                </a:lnTo>
                                <a:lnTo>
                                  <a:pt x="0" y="169564"/>
                                </a:lnTo>
                                <a:lnTo>
                                  <a:pt x="5172" y="169564"/>
                                </a:lnTo>
                                <a:lnTo>
                                  <a:pt x="5172" y="195427"/>
                                </a:lnTo>
                                <a:close/>
                              </a:path>
                              <a:path w="699770" h="364490">
                                <a:moveTo>
                                  <a:pt x="5172" y="143701"/>
                                </a:moveTo>
                                <a:lnTo>
                                  <a:pt x="0" y="143701"/>
                                </a:lnTo>
                                <a:lnTo>
                                  <a:pt x="0" y="117838"/>
                                </a:lnTo>
                                <a:lnTo>
                                  <a:pt x="5172" y="117838"/>
                                </a:lnTo>
                                <a:lnTo>
                                  <a:pt x="5172" y="143701"/>
                                </a:lnTo>
                                <a:close/>
                              </a:path>
                              <a:path w="699770" h="364490">
                                <a:moveTo>
                                  <a:pt x="5172" y="91975"/>
                                </a:moveTo>
                                <a:lnTo>
                                  <a:pt x="0" y="91975"/>
                                </a:lnTo>
                                <a:lnTo>
                                  <a:pt x="0" y="66112"/>
                                </a:lnTo>
                                <a:lnTo>
                                  <a:pt x="5172" y="66112"/>
                                </a:lnTo>
                                <a:lnTo>
                                  <a:pt x="5172" y="91975"/>
                                </a:lnTo>
                                <a:close/>
                              </a:path>
                              <a:path w="699770" h="364490">
                                <a:moveTo>
                                  <a:pt x="5172" y="40249"/>
                                </a:moveTo>
                                <a:lnTo>
                                  <a:pt x="0" y="40249"/>
                                </a:lnTo>
                                <a:lnTo>
                                  <a:pt x="0" y="14386"/>
                                </a:lnTo>
                                <a:lnTo>
                                  <a:pt x="5172" y="14386"/>
                                </a:lnTo>
                                <a:lnTo>
                                  <a:pt x="5172" y="40249"/>
                                </a:lnTo>
                                <a:close/>
                              </a:path>
                              <a:path w="699770" h="364490">
                                <a:moveTo>
                                  <a:pt x="28449" y="5172"/>
                                </a:moveTo>
                                <a:lnTo>
                                  <a:pt x="2586" y="5172"/>
                                </a:lnTo>
                                <a:lnTo>
                                  <a:pt x="2586" y="0"/>
                                </a:lnTo>
                                <a:lnTo>
                                  <a:pt x="28449" y="0"/>
                                </a:lnTo>
                                <a:lnTo>
                                  <a:pt x="28449" y="5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828063" y="159583"/>
                            <a:ext cx="59118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EEFD4" w14:textId="77777777" w:rsidR="006671D6" w:rsidRDefault="00000000">
                              <w:pPr>
                                <w:spacing w:line="173" w:lineRule="exac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Cloudflare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邊緣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071897" y="1653182"/>
                            <a:ext cx="116141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792541" w14:textId="77777777" w:rsidR="006671D6" w:rsidRDefault="00000000">
                              <w:pPr>
                                <w:spacing w:line="173" w:lineRule="exact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z w:val="13"/>
                                </w:rPr>
                                <w:t>正式機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13"/>
                                </w:rPr>
                                <w:t xml:space="preserve"> CT05083 /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13"/>
                                </w:rPr>
                                <w:t>本機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214239" y="2270646"/>
                            <a:ext cx="514984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A19BF" w14:textId="77777777" w:rsidR="006671D6" w:rsidRDefault="00000000">
                              <w:pPr>
                                <w:spacing w:line="198" w:lineRule="exact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3"/>
                                  <w:sz w:val="13"/>
                                  <w:shd w:val="clear" w:color="auto" w:fill="FFFFFF"/>
                                </w:rPr>
                                <w:t>前台域名</w:t>
                              </w:r>
                              <w:proofErr w:type="spellEnd"/>
                            </w:p>
                            <w:p w14:paraId="039A7235" w14:textId="77777777" w:rsidR="006671D6" w:rsidRDefault="00000000">
                              <w:pPr>
                                <w:spacing w:line="231" w:lineRule="exact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  <w:shd w:val="clear" w:color="auto" w:fill="FFFFFF"/>
                                </w:rPr>
                                <w:t>/api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3"/>
                                  <w:shd w:val="clear" w:color="auto" w:fill="FFFFFF"/>
                                </w:rPr>
                                <w:t xml:space="preserve">→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  <w:shd w:val="clear" w:color="auto" w:fill="FFFFFF"/>
                                </w:rPr>
                                <w:t>Odoo</w:t>
                              </w:r>
                            </w:p>
                            <w:p w14:paraId="571C091C" w14:textId="77777777" w:rsidR="006671D6" w:rsidRDefault="00000000">
                              <w:pPr>
                                <w:spacing w:before="185" w:line="206" w:lineRule="exact"/>
                                <w:ind w:right="17"/>
                                <w:jc w:val="center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展⽰層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17673" y="2919657"/>
                            <a:ext cx="34417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A026E6" w14:textId="77777777" w:rsidR="006671D6" w:rsidRDefault="00000000">
                              <w:pPr>
                                <w:spacing w:line="198" w:lineRule="exact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3"/>
                                  <w:sz w:val="13"/>
                                  <w:shd w:val="clear" w:color="auto" w:fill="FFFFFF"/>
                                </w:rPr>
                                <w:t>後台域名</w:t>
                              </w:r>
                              <w:proofErr w:type="spellEnd"/>
                            </w:p>
                            <w:p w14:paraId="66011E0B" w14:textId="77777777" w:rsidR="006671D6" w:rsidRDefault="00000000">
                              <w:pPr>
                                <w:spacing w:line="198" w:lineRule="exact"/>
                                <w:ind w:left="65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  <w:shd w:val="clear" w:color="auto" w:fill="FFFFFF"/>
                                </w:rPr>
                                <w:t>全代理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937237" y="3568667"/>
                            <a:ext cx="1069340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4B5224" w14:textId="77777777" w:rsidR="006671D6" w:rsidRDefault="00000000">
                              <w:pPr>
                                <w:spacing w:line="198" w:lineRule="exact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  <w:shd w:val="clear" w:color="auto" w:fill="FFFFFF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  <w:shd w:val="clear" w:color="auto" w:fill="FFFFFF"/>
                                </w:rPr>
                                <w:t>api</w:t>
                              </w:r>
                              <w:proofErr w:type="gramEnd"/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  <w:shd w:val="clear" w:color="auto" w:fill="FFFFFF"/>
                                </w:rPr>
                                <w:t>/kenda/*</w:t>
                              </w:r>
                            </w:p>
                            <w:p w14:paraId="159B1CED" w14:textId="77777777" w:rsidR="006671D6" w:rsidRDefault="00000000">
                              <w:pPr>
                                <w:spacing w:line="231" w:lineRule="exact"/>
                                <w:ind w:left="-1" w:right="18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  <w:shd w:val="clear" w:color="auto" w:fill="FFFFFF"/>
                                </w:rPr>
                                <w:t>Bearer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3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3"/>
                                  <w:shd w:val="clear" w:color="auto" w:fill="FFFFFF"/>
                                </w:rPr>
                                <w:t>+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3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3"/>
                                  <w:shd w:val="clear" w:color="auto" w:fill="FFFFFF"/>
                                </w:rPr>
                                <w:t>X-Customer-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  <w:shd w:val="clear" w:color="auto" w:fill="FFFFFF"/>
                                </w:rPr>
                                <w:t>Code</w:t>
                              </w:r>
                            </w:p>
                            <w:p w14:paraId="7AB16E82" w14:textId="77777777" w:rsidR="006671D6" w:rsidRDefault="00000000">
                              <w:pPr>
                                <w:spacing w:before="185" w:line="206" w:lineRule="exact"/>
                                <w:ind w:left="42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業務層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11574" y="4737362"/>
                            <a:ext cx="1743710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4A654" w14:textId="77777777" w:rsidR="006671D6" w:rsidRDefault="00000000">
                              <w:pPr>
                                <w:tabs>
                                  <w:tab w:val="left" w:pos="1855"/>
                                </w:tabs>
                                <w:spacing w:line="198" w:lineRule="exact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3"/>
                                  <w:shd w:val="clear" w:color="auto" w:fill="FFFFFF"/>
                                </w:rPr>
                                <w:t>kenda_platform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  <w:shd w:val="clear" w:color="auto" w:fill="FFFFFF"/>
                                </w:rPr>
                                <w:t>addon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erp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/v1/*</w:t>
                              </w:r>
                            </w:p>
                            <w:p w14:paraId="291DC314" w14:textId="77777777" w:rsidR="006671D6" w:rsidRDefault="00000000">
                              <w:pPr>
                                <w:tabs>
                                  <w:tab w:val="left" w:pos="1554"/>
                                </w:tabs>
                                <w:spacing w:line="198" w:lineRule="exact"/>
                                <w:ind w:left="221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  <w:shd w:val="clear" w:color="auto" w:fill="FFFFFF"/>
                                </w:rPr>
                                <w:t xml:space="preserve">REST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  <w:shd w:val="clear" w:color="auto" w:fill="FFFFFF"/>
                                </w:rPr>
                                <w:t>Controller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  <w:shd w:val="clear" w:color="auto" w:fill="FFFFFF"/>
                                </w:rPr>
                                <w:t>kenda.erp_base_url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258077" y="6164679"/>
                            <a:ext cx="856615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14070" w14:textId="77777777" w:rsidR="006671D6" w:rsidRDefault="00000000">
                              <w:pPr>
                                <w:spacing w:line="206" w:lineRule="exact"/>
                                <w:ind w:left="1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Go-Live</w:t>
                              </w:r>
                              <w:r>
                                <w:rPr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sz w:val="13"/>
                                </w:rPr>
                                <w:t>2026/11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13"/>
                                </w:rPr>
                                <w:t>替換</w:t>
                              </w:r>
                              <w:proofErr w:type="spellEnd"/>
                            </w:p>
                            <w:p w14:paraId="5941C827" w14:textId="77777777" w:rsidR="006671D6" w:rsidRDefault="00000000">
                              <w:pPr>
                                <w:spacing w:before="186" w:line="206" w:lineRule="exact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z w:val="13"/>
                                </w:rPr>
                                <w:t>未來正式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13"/>
                                </w:rPr>
                                <w:t xml:space="preserve"> ERP 2026-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355118" y="5262164"/>
                            <a:ext cx="650240" cy="499745"/>
                          </a:xfrm>
                          <a:prstGeom prst="rect">
                            <a:avLst/>
                          </a:prstGeom>
                          <a:solidFill>
                            <a:srgbClr val="009587"/>
                          </a:solidFill>
                          <a:ln w="51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B47A5C" w14:textId="77777777" w:rsidR="006671D6" w:rsidRDefault="00000000">
                              <w:pPr>
                                <w:spacing w:before="60" w:line="223" w:lineRule="auto"/>
                                <w:ind w:left="2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>Mock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3"/>
                                </w:rPr>
                                <w:t xml:space="preserve"> 建⼤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ERP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FastAPI</w:t>
                              </w:r>
                              <w:proofErr w:type="spellEnd"/>
                            </w:p>
                            <w:p w14:paraId="0DC6D8DE" w14:textId="77777777" w:rsidR="006671D6" w:rsidRDefault="00000000">
                              <w:pPr>
                                <w:spacing w:line="225" w:lineRule="exact"/>
                                <w:ind w:left="2" w:right="2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:8200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176659" y="5135441"/>
                            <a:ext cx="10071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BD0EC" w14:textId="77777777" w:rsidR="006671D6" w:rsidRDefault="00000000">
                              <w:pPr>
                                <w:spacing w:line="195" w:lineRule="exact"/>
                                <w:jc w:val="center"/>
                                <w:rPr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4"/>
                                  <w:sz w:val="13"/>
                                </w:rPr>
                                <w:t>整合層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732721" y="891299"/>
                            <a:ext cx="758825" cy="359410"/>
                          </a:xfrm>
                          <a:prstGeom prst="rect">
                            <a:avLst/>
                          </a:prstGeom>
                          <a:solidFill>
                            <a:srgbClr val="F4A328"/>
                          </a:solidFill>
                          <a:ln w="51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31A68D" w14:textId="77777777" w:rsidR="006671D6" w:rsidRDefault="00000000">
                              <w:pPr>
                                <w:spacing w:before="60" w:line="223" w:lineRule="auto"/>
                                <w:ind w:left="231" w:right="55" w:hanging="175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Cloudflare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Tunnel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kenda-prod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770748" y="273826"/>
                            <a:ext cx="682625" cy="359410"/>
                          </a:xfrm>
                          <a:prstGeom prst="rect">
                            <a:avLst/>
                          </a:prstGeom>
                          <a:solidFill>
                            <a:srgbClr val="F4A328"/>
                          </a:solidFill>
                          <a:ln w="51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9DF140" w14:textId="77777777" w:rsidR="006671D6" w:rsidRDefault="00000000">
                              <w:pPr>
                                <w:spacing w:before="60" w:line="223" w:lineRule="auto"/>
                                <w:ind w:left="57" w:right="56" w:firstLine="159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Cloudflare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>TLS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5"/>
                                  <w:sz w:val="13"/>
                                </w:rPr>
                                <w:t>終結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5"/>
                                  <w:sz w:val="13"/>
                                </w:rPr>
                                <w:t xml:space="preserve"> + 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>WAF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332770" y="6548844"/>
                            <a:ext cx="694690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E562F" w14:textId="77777777" w:rsidR="006671D6" w:rsidRDefault="00000000">
                              <w:pPr>
                                <w:spacing w:before="64" w:line="223" w:lineRule="auto"/>
                                <w:ind w:left="283" w:right="59" w:hanging="223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3"/>
                                </w:rPr>
                                <w:t xml:space="preserve">建⼤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TipTop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6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ERP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3"/>
                                </w:rPr>
                                <w:t>鼎新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ERP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87081" y="5332478"/>
                            <a:ext cx="732790" cy="359410"/>
                          </a:xfrm>
                          <a:prstGeom prst="rect">
                            <a:avLst/>
                          </a:prstGeom>
                          <a:solidFill>
                            <a:srgbClr val="336690"/>
                          </a:solidFill>
                          <a:ln w="51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CFB6FD" w14:textId="77777777" w:rsidR="006671D6" w:rsidRDefault="00000000">
                              <w:pPr>
                                <w:spacing w:before="60" w:line="223" w:lineRule="auto"/>
                                <w:ind w:left="57" w:right="55" w:firstLine="68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>PostgreSQL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>16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3"/>
                                </w:rPr>
                                <w:t xml:space="preserve">DB: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kenda_demo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768040" y="4093469"/>
                            <a:ext cx="688340" cy="499745"/>
                          </a:xfrm>
                          <a:prstGeom prst="rect">
                            <a:avLst/>
                          </a:prstGeom>
                          <a:solidFill>
                            <a:srgbClr val="704A66"/>
                          </a:solidFill>
                          <a:ln w="51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818318" w14:textId="77777777" w:rsidR="006671D6" w:rsidRDefault="00000000">
                              <w:pPr>
                                <w:spacing w:before="60" w:line="223" w:lineRule="auto"/>
                                <w:ind w:left="1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>Odoo 19 CE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kenda_platform</w:t>
                              </w:r>
                              <w:proofErr w:type="spellEnd"/>
                            </w:p>
                            <w:p w14:paraId="398EF9F9" w14:textId="77777777" w:rsidR="006671D6" w:rsidRDefault="00000000">
                              <w:pPr>
                                <w:spacing w:line="225" w:lineRule="exact"/>
                                <w:ind w:left="1" w:right="1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:8069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208753" y="2795478"/>
                            <a:ext cx="513080" cy="499745"/>
                          </a:xfrm>
                          <a:prstGeom prst="rect">
                            <a:avLst/>
                          </a:prstGeom>
                          <a:solidFill>
                            <a:srgbClr val="61D9FA"/>
                          </a:solidFill>
                          <a:ln w="51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AC97E4" w14:textId="77777777" w:rsidR="006671D6" w:rsidRDefault="00000000">
                              <w:pPr>
                                <w:spacing w:before="60" w:line="223" w:lineRule="auto"/>
                                <w:ind w:left="57" w:right="55" w:firstLine="27"/>
                                <w:jc w:val="both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</w:rPr>
                                <w:t>React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</w:rPr>
                                <w:t xml:space="preserve"> 前台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kenda-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web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3"/>
                                </w:rPr>
                                <w:t>靜態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3"/>
                                </w:rPr>
                                <w:t>SPA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821949" y="1767416"/>
                            <a:ext cx="580390" cy="35941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1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A4A8B2" w14:textId="77777777" w:rsidR="006671D6" w:rsidRDefault="00000000">
                              <w:pPr>
                                <w:spacing w:before="48" w:line="231" w:lineRule="exact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nginx</w:t>
                              </w:r>
                            </w:p>
                            <w:p w14:paraId="2CE875DA" w14:textId="77777777" w:rsidR="006671D6" w:rsidRDefault="00000000">
                              <w:pPr>
                                <w:spacing w:line="231" w:lineRule="exact"/>
                                <w:jc w:val="center"/>
                                <w:rPr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color w:val="000000"/>
                                  <w:sz w:val="13"/>
                                </w:rPr>
                                <w:t xml:space="preserve">雙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13"/>
                                </w:rPr>
                                <w:t>vhost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</w:rPr>
                                <w:t>反代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015F39" id="Group 58" o:spid="_x0000_s1026" style="position:absolute;left:0;text-align:left;margin-left:167.95pt;margin-top:157.55pt;width:259.25pt;height:554.3pt;z-index:-17843712;mso-wrap-distance-left:0;mso-wrap-distance-right:0;mso-position-horizontal-relative:page;mso-position-vertical-relative:page" coordsize="32924,70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">
                <v:shape id="Graphic 59" o:spid="_x0000_s1027" style="position:absolute;left:21517;top:64195;width:10566;height:6178;visibility:visible;mso-wrap-style:square;v-text-anchor:top" coordsize="105664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" path="m1056588,617480l,617480,,,1056588,r,617480xe" fillcolor="#fcfcfc" stroked="f">
                  <v:path arrowok="t"/>
                </v:shape>
                <v:shape id="Graphic 60" o:spid="_x0000_s1028" style="position:absolute;left:21517;top:64195;width:10566;height:6178;visibility:visible;mso-wrap-style:square;v-text-anchor:top" coordsize="105664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" path="m,l1056588,r,617480l,617480,,xe" filled="f" strokecolor="#6f6f6f" strokeweight=".14367mm">
                  <v:path arrowok="t"/>
                </v:shape>
                <v:shape id="Graphic 61" o:spid="_x0000_s1029" style="position:absolute;left:25;top:16381;width:32874;height:43827;visibility:visible;mso-wrap-style:square;v-text-anchor:top" coordsize="3287395,438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" path="m3286830,4382171l,4382171,,,3286830,r,4382171xe" fillcolor="#fcfcfc" stroked="f">
                  <v:path arrowok="t"/>
                </v:shape>
                <v:shape id="Graphic 62" o:spid="_x0000_s1030" style="position:absolute;left:25;top:16381;width:32874;height:43827;visibility:visible;mso-wrap-style:square;v-text-anchor:top" coordsize="3287395,438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" path="m,l3286830,r,4382171l,4382171,,xe" filled="f" strokecolor="#6f6f6f" strokeweight=".14367mm">
                  <v:path arrowok="t"/>
                </v:shape>
                <v:shape id="Graphic 63" o:spid="_x0000_s1031" style="position:absolute;left:5516;top:1445;width:11208;height:12350;visibility:visible;mso-wrap-style:square;v-text-anchor:top" coordsize="1120775,1235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" path="m1120599,1234960l,1234960,,,1120599,r,1234960xe" fillcolor="#fcfcfc" stroked="f">
                  <v:path arrowok="t"/>
                </v:shape>
                <v:shape id="Graphic 64" o:spid="_x0000_s1032" style="position:absolute;left:1060;top:1445;width:30804;height:57467;visibility:visible;mso-wrap-style:square;v-text-anchor:top" coordsize="3080385,574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" path="m445651,l1566250,r,1234960l445651,1234960,445651,xem921676,2521646r875060,l1796736,3279754r-875060,l921676,2521646xem,3819650r1964582,l1964582,5746447,,5746447,,3819650xem2068034,4988349r1011892,l3079926,5746457r-1011892,l2068034,4988349xe" filled="f" strokecolor="#6f6f6f" strokeweight=".14367mm">
                  <v:path arrowok="t"/>
                </v:shape>
                <v:shape id="Graphic 65" o:spid="_x0000_s1033" style="position:absolute;left:11119;width:13;height:2470;visibility:visible;mso-wrap-style:square;v-text-anchor:top" coordsize="1270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" path="m,l,246411e" filled="f" strokecolor="#666" strokeweight=".28736mm">
                  <v:path arrowok="t"/>
                </v:shape>
                <v:shape id="Graphic 66" o:spid="_x0000_s1034" style="position:absolute;left:4831;top:6326;width:18466;height:47600;visibility:visible;mso-wrap-style:square;v-text-anchor:top" coordsize="1846580,475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" path="m628797,r,l628797,214228r,16987em628797,617480r,l628797,1090339r,16987em769844,1493590r35365,44986l830109,1570610r29993,40672l891791,1658433r29991,51470l946680,1763533r17261,53766l974410,1869720r5377,49732l981767,1965151r283,40321l982050,2046873r,31932l982050,2102301r,16094l982050,2135382em377729,1493590r-62956,44986l248331,1587109r-39277,30563l168675,1651383r-39278,36071l93423,1725100r-30468,38433l36432,1808609r-17779,45580l7869,1900780r-5538,48106l291,1999012,,2051663r,47418l,2148408r,913129l348,3115374r2440,52940l9409,3219455r12895,48446l43563,3312750r30669,40444l111174,3388781r39032,30369l187147,3443939r30666,18848l261377,3489048em982050,2662274r,l982050,3061537r-136,53773l980964,3167799r-2580,49918l973361,3263780r-8282,40921l949699,3347214r-18563,33273l897194,3422528r-16967,18213em408439,3960262r-39700,45002l340791,4037300r-33664,40669l271559,4125115r-33663,51469l209951,4230221r-19374,53866l178826,4337164r-6034,51510l170568,4437840r-317,46046l170251,4535911r,44741l170251,4616956r,26711l170251,4672375em849150,3960262r39700,45002l916798,4037300r33664,40669l986031,4125115r33662,51469l1047639,4230221r15068,38565l1075820,4307314r14064,38463l1107806,4384143r24685,38241l1166847,4460469r46931,37900l1251206,4522345r42558,23701l1340312,4569283r49398,22588l1440818,4613624r51677,20729l1543603,4653874r49398,18125l1639549,4688542r42558,14774l1719535,4716136r126439,43243e" filled="f" strokecolor="#666" strokeweight=".28736mm">
                  <v:path arrowok="t"/>
                </v:shape>
                <v:shape id="Graphic 67" o:spid="_x0000_s1035" style="position:absolute;left:26800;top:57616;width:12;height:7601;visibility:visible;mso-wrap-style:square;v-text-anchor:top" coordsize="1270,76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" path="m,l,387428em,528330l,759804e" filled="f" strokecolor="#666" strokeweight=".28736mm">
                  <v:stroke dashstyle="1 1"/>
                  <v:path arrowok="t"/>
                </v:shape>
                <v:shape id="Graphic 68" o:spid="_x0000_s1036" style="position:absolute;left:13901;top:47371;width:3613;height:1111;visibility:visible;mso-wrap-style:square;v-text-anchor:top" coordsize="36131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" path="m360790,110564l,110564,,,360790,r,110564xe" stroked="f">
                  <v:path arrowok="t"/>
                </v:shape>
                <v:shape id="Graphic 69" o:spid="_x0000_s1037" style="position:absolute;left:23327;top:65488;width:6947;height:3594;visibility:visible;mso-wrap-style:square;v-text-anchor:top" coordsize="694690,35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" path="m694505,358849l,358849,,,694505,r,358849xe" fillcolor="#878787" stroked="f">
                  <v:path arrowok="t"/>
                </v:shape>
                <v:shape id="Graphic 70" o:spid="_x0000_s1038" style="position:absolute;left:23301;top:65462;width:6998;height:3645;visibility:visible;mso-wrap-style:square;v-text-anchor:top" coordsize="69977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" path="m80175,5172r-25863,l54312,,80175,r,5172xem131901,5172r-25863,l106038,r25863,l131901,5172xem183627,5172r-25863,l157764,r25863,l183627,5172xem235353,5172r-25863,l209490,r25863,l235353,5172xem287079,5172r-25863,l261216,r25863,l287079,5172xem338805,5172r-25863,l312942,r25863,l338805,5172xem390531,5172r-25863,l364668,r25863,l390531,5172xem442258,5172r-25864,l416394,r25864,l442258,5172xem493984,5172r-25863,l468121,r25863,l493984,5172xem545710,5172r-25863,l519847,r25863,l545710,5172xem597436,5172r-25863,l571573,r25863,l597436,5172xem649162,5172r-25863,l623299,r25863,l649162,5172xem694503,5172r-19478,l675025,r24651,l699676,2586r-5173,l694503,5172xem699676,6385r-5173,l694503,2586r2586,l697089,5172r2587,l699676,6385xem699676,5172r-2587,l697089,2586r2587,l699676,5172xem699676,58111r-5173,l694503,32248r5173,l699676,58111xem699676,109837r-5173,l694503,83974r5173,l699676,109837xem699676,161563r-5173,l694503,135700r5173,l699676,161563xem699676,213289r-5173,l694503,187426r5173,l699676,213289xem699676,265015r-5173,l694503,239152r5173,l699676,265015xem699676,316741r-5173,l694503,290878r5173,l699676,316741xem697089,361436r-2586,l694503,342604r5173,l699676,358849r-2587,l697089,361436xem699676,364022r-9618,l690058,358849r4445,l694503,361436r5173,l699676,364022xem699676,361436r-2587,l697089,358849r2587,l699676,361436xem664195,364022r-25864,l638331,358849r25864,l664195,364022xem612468,364022r-25863,l586605,358849r25863,l612468,364022xem560742,364022r-25863,l534879,358849r25863,l560742,364022xem509016,364022r-25863,l483153,358849r25863,l509016,364022xem457290,364022r-25863,l431427,358849r25863,l457290,364022xem405564,364022r-25863,l379701,358849r25863,l405564,364022xem353838,364022r-25863,l327975,358849r25863,l353838,364022xem302112,364022r-25863,l276249,358849r25863,l302112,364022xem250386,364022r-25863,l224523,358849r25863,l250386,364022xem198660,364022r-25863,l172797,358849r25863,l198660,364022xem146934,364022r-25863,l121071,358849r25863,l146934,364022xem95208,364022r-25863,l69345,358849r25863,l95208,364022xem43481,364022r-25863,l17618,358849r25863,l43481,364022xem5172,350606r-5172,l,324742r5172,l5172,350606xem5172,298879r-5172,l,273016r5172,l5172,298879xem5172,247153r-5172,l,221290r5172,l5172,247153xem5172,195427r-5172,l,169564r5172,l5172,195427xem5172,143701r-5172,l,117838r5172,l5172,143701xem5172,91975l,91975,,66112r5172,l5172,91975xem5172,40249l,40249,,14386r5172,l5172,40249xem28449,5172r-25863,l2586,,28449,r,5172xe" fillcolor="#99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1" o:spid="_x0000_s1039" type="#_x0000_t202" style="position:absolute;left:8280;top:1595;width:5912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09EEFD4" w14:textId="77777777" w:rsidR="006671D6" w:rsidRDefault="00000000">
                        <w:pPr>
                          <w:spacing w:line="173" w:lineRule="exac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Cloudflare</w:t>
                        </w:r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邊緣</w:t>
                        </w:r>
                        <w:proofErr w:type="spellEnd"/>
                      </w:p>
                    </w:txbxContent>
                  </v:textbox>
                </v:shape>
                <v:shape id="Textbox 72" o:spid="_x0000_s1040" type="#_x0000_t202" style="position:absolute;left:10718;top:16531;width:1161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49792541" w14:textId="77777777" w:rsidR="006671D6" w:rsidRDefault="00000000">
                        <w:pPr>
                          <w:spacing w:line="173" w:lineRule="exact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z w:val="13"/>
                          </w:rPr>
                          <w:t>正式機</w:t>
                        </w:r>
                        <w:proofErr w:type="spellEnd"/>
                        <w:r>
                          <w:rPr>
                            <w:color w:val="333333"/>
                            <w:sz w:val="13"/>
                          </w:rPr>
                          <w:t xml:space="preserve"> CT05083 / </w:t>
                        </w:r>
                        <w:proofErr w:type="spellStart"/>
                        <w:r>
                          <w:rPr>
                            <w:color w:val="333333"/>
                            <w:sz w:val="13"/>
                          </w:rPr>
                          <w:t>本機</w:t>
                        </w:r>
                        <w:proofErr w:type="spellEnd"/>
                        <w:r>
                          <w:rPr>
                            <w:color w:val="333333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Docker</w:t>
                        </w:r>
                      </w:p>
                    </w:txbxContent>
                  </v:textbox>
                </v:shape>
                <v:shape id="Textbox 73" o:spid="_x0000_s1041" type="#_x0000_t202" style="position:absolute;left:12142;top:22706;width:5150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085A19BF" w14:textId="77777777" w:rsidR="006671D6" w:rsidRDefault="00000000">
                        <w:pPr>
                          <w:spacing w:line="198" w:lineRule="exact"/>
                          <w:ind w:right="18"/>
                          <w:jc w:val="center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3"/>
                            <w:sz w:val="13"/>
                            <w:shd w:val="clear" w:color="auto" w:fill="FFFFFF"/>
                          </w:rPr>
                          <w:t>前台域名</w:t>
                        </w:r>
                        <w:proofErr w:type="spellEnd"/>
                      </w:p>
                      <w:p w14:paraId="039A7235" w14:textId="77777777" w:rsidR="006671D6" w:rsidRDefault="00000000">
                        <w:pPr>
                          <w:spacing w:line="231" w:lineRule="exact"/>
                          <w:ind w:right="18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  <w:shd w:val="clear" w:color="auto" w:fill="FFFFFF"/>
                          </w:rPr>
                          <w:t>/api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3"/>
                            <w:shd w:val="clear" w:color="auto" w:fill="FFFFFF"/>
                          </w:rPr>
                          <w:t xml:space="preserve">→ </w:t>
                        </w:r>
                        <w:r>
                          <w:rPr>
                            <w:color w:val="000000"/>
                            <w:spacing w:val="-4"/>
                            <w:sz w:val="13"/>
                            <w:shd w:val="clear" w:color="auto" w:fill="FFFFFF"/>
                          </w:rPr>
                          <w:t>Odoo</w:t>
                        </w:r>
                      </w:p>
                      <w:p w14:paraId="571C091C" w14:textId="77777777" w:rsidR="006671D6" w:rsidRDefault="00000000">
                        <w:pPr>
                          <w:spacing w:before="185" w:line="206" w:lineRule="exact"/>
                          <w:ind w:right="17"/>
                          <w:jc w:val="center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展⽰層</w:t>
                        </w:r>
                        <w:proofErr w:type="spellEnd"/>
                      </w:p>
                    </w:txbxContent>
                  </v:textbox>
                </v:shape>
                <v:shape id="Textbox 74" o:spid="_x0000_s1042" type="#_x0000_t202" style="position:absolute;left:3176;top:29196;width:3442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47A026E6" w14:textId="77777777" w:rsidR="006671D6" w:rsidRDefault="00000000">
                        <w:pPr>
                          <w:spacing w:line="198" w:lineRule="exact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3"/>
                            <w:sz w:val="13"/>
                            <w:shd w:val="clear" w:color="auto" w:fill="FFFFFF"/>
                          </w:rPr>
                          <w:t>後台域名</w:t>
                        </w:r>
                        <w:proofErr w:type="spellEnd"/>
                      </w:p>
                      <w:p w14:paraId="66011E0B" w14:textId="77777777" w:rsidR="006671D6" w:rsidRDefault="00000000">
                        <w:pPr>
                          <w:spacing w:line="198" w:lineRule="exact"/>
                          <w:ind w:left="65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4"/>
                            <w:sz w:val="13"/>
                            <w:shd w:val="clear" w:color="auto" w:fill="FFFFFF"/>
                          </w:rPr>
                          <w:t>全代理</w:t>
                        </w:r>
                        <w:proofErr w:type="spellEnd"/>
                      </w:p>
                    </w:txbxContent>
                  </v:textbox>
                </v:shape>
                <v:shape id="Textbox 75" o:spid="_x0000_s1043" type="#_x0000_t202" style="position:absolute;left:9372;top:35686;width:10693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654B5224" w14:textId="77777777" w:rsidR="006671D6" w:rsidRDefault="00000000">
                        <w:pPr>
                          <w:spacing w:line="198" w:lineRule="exact"/>
                          <w:ind w:right="18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3"/>
                            <w:shd w:val="clear" w:color="auto" w:fill="FFFFFF"/>
                          </w:rPr>
                          <w:t>/</w:t>
                        </w:r>
                        <w:proofErr w:type="gramStart"/>
                        <w:r>
                          <w:rPr>
                            <w:color w:val="000000"/>
                            <w:spacing w:val="-2"/>
                            <w:sz w:val="13"/>
                            <w:shd w:val="clear" w:color="auto" w:fill="FFFFFF"/>
                          </w:rPr>
                          <w:t>api</w:t>
                        </w:r>
                        <w:proofErr w:type="gramEnd"/>
                        <w:r>
                          <w:rPr>
                            <w:color w:val="000000"/>
                            <w:spacing w:val="-2"/>
                            <w:sz w:val="13"/>
                            <w:shd w:val="clear" w:color="auto" w:fill="FFFFFF"/>
                          </w:rPr>
                          <w:t>/kenda/*</w:t>
                        </w:r>
                      </w:p>
                      <w:p w14:paraId="159B1CED" w14:textId="77777777" w:rsidR="006671D6" w:rsidRDefault="00000000">
                        <w:pPr>
                          <w:spacing w:line="231" w:lineRule="exact"/>
                          <w:ind w:left="-1" w:right="18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  <w:shd w:val="clear" w:color="auto" w:fill="FFFFFF"/>
                          </w:rPr>
                          <w:t>Bearer</w:t>
                        </w:r>
                        <w:r>
                          <w:rPr>
                            <w:color w:val="000000"/>
                            <w:spacing w:val="-7"/>
                            <w:sz w:val="13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3"/>
                            <w:shd w:val="clear" w:color="auto" w:fill="FFFFFF"/>
                          </w:rPr>
                          <w:t>+</w:t>
                        </w:r>
                        <w:r>
                          <w:rPr>
                            <w:color w:val="000000"/>
                            <w:spacing w:val="-6"/>
                            <w:sz w:val="13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3"/>
                            <w:shd w:val="clear" w:color="auto" w:fill="FFFFFF"/>
                          </w:rPr>
                          <w:t>X-Customer-</w:t>
                        </w:r>
                        <w:r>
                          <w:rPr>
                            <w:color w:val="000000"/>
                            <w:spacing w:val="-4"/>
                            <w:sz w:val="13"/>
                            <w:shd w:val="clear" w:color="auto" w:fill="FFFFFF"/>
                          </w:rPr>
                          <w:t>Code</w:t>
                        </w:r>
                      </w:p>
                      <w:p w14:paraId="7AB16E82" w14:textId="77777777" w:rsidR="006671D6" w:rsidRDefault="00000000">
                        <w:pPr>
                          <w:spacing w:before="185" w:line="206" w:lineRule="exact"/>
                          <w:ind w:left="42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業務層</w:t>
                        </w:r>
                        <w:proofErr w:type="spellEnd"/>
                      </w:p>
                    </w:txbxContent>
                  </v:textbox>
                </v:shape>
                <v:shape id="Textbox 76" o:spid="_x0000_s1044" type="#_x0000_t202" style="position:absolute;left:2115;top:47373;width:17437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F74A654" w14:textId="77777777" w:rsidR="006671D6" w:rsidRDefault="00000000">
                        <w:pPr>
                          <w:tabs>
                            <w:tab w:val="left" w:pos="1855"/>
                          </w:tabs>
                          <w:spacing w:line="198" w:lineRule="exact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3"/>
                            <w:shd w:val="clear" w:color="auto" w:fill="FFFFFF"/>
                          </w:rPr>
                          <w:t>kenda_platform</w:t>
                        </w:r>
                        <w:proofErr w:type="spellEnd"/>
                        <w:r>
                          <w:rPr>
                            <w:color w:val="000000"/>
                            <w:spacing w:val="-4"/>
                            <w:sz w:val="13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  <w:shd w:val="clear" w:color="auto" w:fill="FFFFFF"/>
                          </w:rPr>
                          <w:t>addon</w:t>
                        </w:r>
                        <w:r>
                          <w:rPr>
                            <w:color w:val="000000"/>
                            <w:sz w:val="13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/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erp</w:t>
                        </w:r>
                        <w:proofErr w:type="spellEnd"/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/v1/*</w:t>
                        </w:r>
                      </w:p>
                      <w:p w14:paraId="291DC314" w14:textId="77777777" w:rsidR="006671D6" w:rsidRDefault="00000000">
                        <w:pPr>
                          <w:tabs>
                            <w:tab w:val="left" w:pos="1554"/>
                          </w:tabs>
                          <w:spacing w:line="198" w:lineRule="exact"/>
                          <w:ind w:left="221"/>
                          <w:rPr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  <w:shd w:val="clear" w:color="auto" w:fill="FFFFFF"/>
                          </w:rPr>
                          <w:t xml:space="preserve">REST 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  <w:shd w:val="clear" w:color="auto" w:fill="FFFFFF"/>
                          </w:rPr>
                          <w:t>Controller</w:t>
                        </w:r>
                        <w:r>
                          <w:rPr>
                            <w:color w:val="000000"/>
                            <w:sz w:val="13"/>
                          </w:rPr>
                          <w:tab/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z w:val="13"/>
                            <w:shd w:val="clear" w:color="auto" w:fill="FFFFFF"/>
                          </w:rPr>
                          <w:t>kenda.erp_base_url</w:t>
                        </w:r>
                        <w:proofErr w:type="spellEnd"/>
                      </w:p>
                    </w:txbxContent>
                  </v:textbox>
                </v:shape>
                <v:shape id="Textbox 77" o:spid="_x0000_s1045" type="#_x0000_t202" style="position:absolute;left:22580;top:61646;width:8566;height: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03F14070" w14:textId="77777777" w:rsidR="006671D6" w:rsidRDefault="00000000">
                        <w:pPr>
                          <w:spacing w:line="206" w:lineRule="exact"/>
                          <w:ind w:left="10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Go-Live</w:t>
                        </w:r>
                        <w:r>
                          <w:rPr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sz w:val="13"/>
                          </w:rPr>
                          <w:t>2026/11</w:t>
                        </w:r>
                        <w:r>
                          <w:rPr>
                            <w:spacing w:val="-4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13"/>
                          </w:rPr>
                          <w:t>替換</w:t>
                        </w:r>
                        <w:proofErr w:type="spellEnd"/>
                      </w:p>
                      <w:p w14:paraId="5941C827" w14:textId="77777777" w:rsidR="006671D6" w:rsidRDefault="00000000">
                        <w:pPr>
                          <w:spacing w:before="186" w:line="206" w:lineRule="exact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z w:val="13"/>
                          </w:rPr>
                          <w:t>未來正式</w:t>
                        </w:r>
                        <w:proofErr w:type="spellEnd"/>
                        <w:r>
                          <w:rPr>
                            <w:color w:val="333333"/>
                            <w:sz w:val="13"/>
                          </w:rPr>
                          <w:t xml:space="preserve"> ERP 2026-</w:t>
                        </w: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11</w:t>
                        </w:r>
                      </w:p>
                    </w:txbxContent>
                  </v:textbox>
                </v:shape>
                <v:shape id="Textbox 78" o:spid="_x0000_s1046" type="#_x0000_t202" style="position:absolute;left:23551;top:52621;width:6502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" fillcolor="#009587" strokecolor="#999" strokeweight=".14367mm">
                  <v:textbox inset="0,0,0,0">
                    <w:txbxContent>
                      <w:p w14:paraId="13B47A5C" w14:textId="77777777" w:rsidR="006671D6" w:rsidRDefault="00000000">
                        <w:pPr>
                          <w:spacing w:before="60" w:line="223" w:lineRule="auto"/>
                          <w:ind w:left="2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>Mock</w:t>
                        </w:r>
                        <w:r>
                          <w:rPr>
                            <w:color w:val="FFFFFF"/>
                            <w:spacing w:val="-5"/>
                            <w:sz w:val="13"/>
                          </w:rPr>
                          <w:t xml:space="preserve"> 建⼤ </w:t>
                        </w:r>
                        <w:r>
                          <w:rPr>
                            <w:color w:val="FFFFFF"/>
                            <w:sz w:val="13"/>
                          </w:rPr>
                          <w:t>ERP</w:t>
                        </w:r>
                        <w:r>
                          <w:rPr>
                            <w:color w:val="FFFFFF"/>
                            <w:spacing w:val="40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FastAPI</w:t>
                        </w:r>
                        <w:proofErr w:type="spellEnd"/>
                      </w:p>
                      <w:p w14:paraId="0DC6D8DE" w14:textId="77777777" w:rsidR="006671D6" w:rsidRDefault="00000000">
                        <w:pPr>
                          <w:spacing w:line="225" w:lineRule="exact"/>
                          <w:ind w:left="2" w:right="2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:8200</w:t>
                        </w:r>
                      </w:p>
                    </w:txbxContent>
                  </v:textbox>
                </v:shape>
                <v:shape id="Textbox 79" o:spid="_x0000_s1047" type="#_x0000_t202" style="position:absolute;left:21766;top:51354;width:10071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3DBD0EC" w14:textId="77777777" w:rsidR="006671D6" w:rsidRDefault="00000000">
                        <w:pPr>
                          <w:spacing w:line="195" w:lineRule="exact"/>
                          <w:jc w:val="center"/>
                          <w:rPr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4"/>
                            <w:sz w:val="13"/>
                          </w:rPr>
                          <w:t>整合層</w:t>
                        </w:r>
                        <w:proofErr w:type="spellEnd"/>
                      </w:p>
                    </w:txbxContent>
                  </v:textbox>
                </v:shape>
                <v:shape id="Textbox 80" o:spid="_x0000_s1048" type="#_x0000_t202" style="position:absolute;left:7327;top:8912;width:7588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" fillcolor="#f4a328" strokecolor="#999" strokeweight=".14367mm">
                  <v:textbox inset="0,0,0,0">
                    <w:txbxContent>
                      <w:p w14:paraId="2E31A68D" w14:textId="77777777" w:rsidR="006671D6" w:rsidRDefault="00000000">
                        <w:pPr>
                          <w:spacing w:before="60" w:line="223" w:lineRule="auto"/>
                          <w:ind w:left="231" w:right="55" w:hanging="175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Cloudflare</w:t>
                        </w:r>
                        <w:r>
                          <w:rPr>
                            <w:color w:val="000000"/>
                            <w:spacing w:val="-7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Tunnel</w:t>
                        </w:r>
                        <w:r>
                          <w:rPr>
                            <w:color w:val="00000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kenda-prod</w:t>
                        </w:r>
                      </w:p>
                    </w:txbxContent>
                  </v:textbox>
                </v:shape>
                <v:shape id="Textbox 81" o:spid="_x0000_s1049" type="#_x0000_t202" style="position:absolute;left:7707;top:2738;width:6826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" fillcolor="#f4a328" strokecolor="#999" strokeweight=".14367mm">
                  <v:textbox inset="0,0,0,0">
                    <w:txbxContent>
                      <w:p w14:paraId="439DF140" w14:textId="77777777" w:rsidR="006671D6" w:rsidRDefault="00000000">
                        <w:pPr>
                          <w:spacing w:before="60" w:line="223" w:lineRule="auto"/>
                          <w:ind w:left="57" w:right="56" w:firstLine="159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Cloudflare</w:t>
                        </w:r>
                        <w:r>
                          <w:rPr>
                            <w:color w:val="00000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3"/>
                          </w:rPr>
                          <w:t>TLS</w:t>
                        </w:r>
                        <w:r>
                          <w:rPr>
                            <w:color w:val="000000"/>
                            <w:spacing w:val="-5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5"/>
                            <w:sz w:val="13"/>
                          </w:rPr>
                          <w:t>終結</w:t>
                        </w:r>
                        <w:proofErr w:type="spellEnd"/>
                        <w:r>
                          <w:rPr>
                            <w:color w:val="000000"/>
                            <w:spacing w:val="-5"/>
                            <w:sz w:val="13"/>
                          </w:rPr>
                          <w:t xml:space="preserve"> + </w:t>
                        </w:r>
                        <w:r>
                          <w:rPr>
                            <w:color w:val="000000"/>
                            <w:sz w:val="13"/>
                          </w:rPr>
                          <w:t>WAF</w:t>
                        </w:r>
                      </w:p>
                    </w:txbxContent>
                  </v:textbox>
                </v:shape>
                <v:shape id="Textbox 82" o:spid="_x0000_s1050" type="#_x0000_t202" style="position:absolute;left:23327;top:65488;width:694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6DE562F" w14:textId="77777777" w:rsidR="006671D6" w:rsidRDefault="00000000">
                        <w:pPr>
                          <w:spacing w:before="64" w:line="223" w:lineRule="auto"/>
                          <w:ind w:left="283" w:right="59" w:hanging="223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3"/>
                          </w:rPr>
                          <w:t xml:space="preserve">建⼤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TipTop</w:t>
                        </w:r>
                        <w:proofErr w:type="spellEnd"/>
                        <w:r>
                          <w:rPr>
                            <w:color w:val="FFFFFF"/>
                            <w:spacing w:val="-6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ERP</w:t>
                        </w:r>
                        <w:r>
                          <w:rPr>
                            <w:color w:val="FFFFFF"/>
                            <w:spacing w:val="-3"/>
                            <w:sz w:val="13"/>
                          </w:rPr>
                          <w:t>鼎新</w:t>
                        </w:r>
                        <w:proofErr w:type="spellEnd"/>
                        <w:r>
                          <w:rPr>
                            <w:color w:val="FFFFFF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3"/>
                          </w:rPr>
                          <w:t>ERP</w:t>
                        </w:r>
                      </w:p>
                    </w:txbxContent>
                  </v:textbox>
                </v:shape>
                <v:shape id="Textbox 83" o:spid="_x0000_s1051" type="#_x0000_t202" style="position:absolute;left:2870;top:53324;width:7328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" fillcolor="#336690" strokecolor="#999" strokeweight=".14367mm">
                  <v:textbox inset="0,0,0,0">
                    <w:txbxContent>
                      <w:p w14:paraId="59CFB6FD" w14:textId="77777777" w:rsidR="006671D6" w:rsidRDefault="00000000">
                        <w:pPr>
                          <w:spacing w:before="60" w:line="223" w:lineRule="auto"/>
                          <w:ind w:left="57" w:right="55" w:firstLine="68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>PostgreSQL</w:t>
                        </w:r>
                        <w:r>
                          <w:rPr>
                            <w:color w:val="FFFFFF"/>
                            <w:spacing w:val="-8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3"/>
                          </w:rPr>
                          <w:t>16</w:t>
                        </w:r>
                        <w:r>
                          <w:rPr>
                            <w:color w:val="FFFFFF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3"/>
                          </w:rPr>
                          <w:t xml:space="preserve">DB: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kenda_demo</w:t>
                        </w:r>
                        <w:proofErr w:type="spellEnd"/>
                      </w:p>
                    </w:txbxContent>
                  </v:textbox>
                </v:shape>
                <v:shape id="Textbox 84" o:spid="_x0000_s1052" type="#_x0000_t202" style="position:absolute;left:7680;top:40934;width:6883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" fillcolor="#704a66" strokecolor="#999" strokeweight=".14367mm">
                  <v:textbox inset="0,0,0,0">
                    <w:txbxContent>
                      <w:p w14:paraId="2E818318" w14:textId="77777777" w:rsidR="006671D6" w:rsidRDefault="00000000">
                        <w:pPr>
                          <w:spacing w:before="60" w:line="223" w:lineRule="auto"/>
                          <w:ind w:left="1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z w:val="13"/>
                          </w:rPr>
                          <w:t>Odoo 19 CE</w:t>
                        </w:r>
                        <w:r>
                          <w:rPr>
                            <w:color w:val="FFFFFF"/>
                            <w:spacing w:val="40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kenda_platform</w:t>
                        </w:r>
                        <w:proofErr w:type="spellEnd"/>
                      </w:p>
                      <w:p w14:paraId="398EF9F9" w14:textId="77777777" w:rsidR="006671D6" w:rsidRDefault="00000000">
                        <w:pPr>
                          <w:spacing w:line="225" w:lineRule="exact"/>
                          <w:ind w:left="1" w:right="1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:8069</w:t>
                        </w:r>
                      </w:p>
                    </w:txbxContent>
                  </v:textbox>
                </v:shape>
                <v:shape id="Textbox 85" o:spid="_x0000_s1053" type="#_x0000_t202" style="position:absolute;left:12087;top:27954;width:5131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" fillcolor="#61d9fa" strokecolor="#999" strokeweight=".14367mm">
                  <v:textbox inset="0,0,0,0">
                    <w:txbxContent>
                      <w:p w14:paraId="74AC97E4" w14:textId="77777777" w:rsidR="006671D6" w:rsidRDefault="00000000">
                        <w:pPr>
                          <w:spacing w:before="60" w:line="223" w:lineRule="auto"/>
                          <w:ind w:left="57" w:right="55" w:firstLine="27"/>
                          <w:jc w:val="both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</w:rPr>
                          <w:t>React</w:t>
                        </w:r>
                        <w:r>
                          <w:rPr>
                            <w:color w:val="000000"/>
                            <w:spacing w:val="-4"/>
                            <w:sz w:val="13"/>
                          </w:rPr>
                          <w:t xml:space="preserve"> 前台</w:t>
                        </w:r>
                        <w:r>
                          <w:rPr>
                            <w:color w:val="00000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kenda-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web</w:t>
                        </w:r>
                        <w:r>
                          <w:rPr>
                            <w:color w:val="000000"/>
                            <w:spacing w:val="-3"/>
                            <w:sz w:val="13"/>
                          </w:rPr>
                          <w:t>靜態</w:t>
                        </w:r>
                        <w:proofErr w:type="spellEnd"/>
                        <w:r>
                          <w:rPr>
                            <w:color w:val="000000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3"/>
                          </w:rPr>
                          <w:t>SPA</w:t>
                        </w:r>
                      </w:p>
                    </w:txbxContent>
                  </v:textbox>
                </v:shape>
                <v:shape id="Textbox 86" o:spid="_x0000_s1054" type="#_x0000_t202" style="position:absolute;left:8219;top:17674;width:5804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" fillcolor="#ededed" strokecolor="#999" strokeweight=".14367mm">
                  <v:textbox inset="0,0,0,0">
                    <w:txbxContent>
                      <w:p w14:paraId="29A4A8B2" w14:textId="77777777" w:rsidR="006671D6" w:rsidRDefault="00000000">
                        <w:pPr>
                          <w:spacing w:before="48" w:line="231" w:lineRule="exact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nginx</w:t>
                        </w:r>
                      </w:p>
                      <w:p w14:paraId="2CE875DA" w14:textId="77777777" w:rsidR="006671D6" w:rsidRDefault="00000000">
                        <w:pPr>
                          <w:spacing w:line="231" w:lineRule="exact"/>
                          <w:jc w:val="center"/>
                          <w:rPr>
                            <w:color w:val="000000"/>
                            <w:sz w:val="13"/>
                          </w:rPr>
                        </w:pPr>
                        <w:r>
                          <w:rPr>
                            <w:color w:val="000000"/>
                            <w:sz w:val="13"/>
                          </w:rPr>
                          <w:t xml:space="preserve">雙 </w:t>
                        </w:r>
                        <w:proofErr w:type="spellStart"/>
                        <w:r>
                          <w:rPr>
                            <w:color w:val="000000"/>
                            <w:sz w:val="13"/>
                          </w:rPr>
                          <w:t>vhost</w:t>
                        </w:r>
                        <w:proofErr w:type="spellEnd"/>
                        <w:r>
                          <w:rPr>
                            <w:color w:val="000000"/>
                            <w:spacing w:val="-4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4"/>
                            <w:sz w:val="13"/>
                          </w:rPr>
                          <w:t>反代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b/>
          <w:color w:val="C70F2E"/>
          <w:spacing w:val="-2"/>
          <w:sz w:val="24"/>
        </w:rPr>
        <w:t>架構總覽圖</w:t>
      </w:r>
      <w:proofErr w:type="spellEnd"/>
    </w:p>
    <w:p w14:paraId="6D25E0E4" w14:textId="77777777" w:rsidR="006671D6" w:rsidRDefault="00000000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781AEA56" wp14:editId="3B9CE6A5">
                <wp:simplePos x="0" y="0"/>
                <wp:positionH relativeFrom="page">
                  <wp:posOffset>2866683</wp:posOffset>
                </wp:positionH>
                <wp:positionV relativeFrom="paragraph">
                  <wp:posOffset>173342</wp:posOffset>
                </wp:positionV>
                <wp:extent cx="756920" cy="76454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" cy="764540"/>
                          <a:chOff x="0" y="0"/>
                          <a:chExt cx="756920" cy="76454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2586" y="2586"/>
                            <a:ext cx="75184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617855">
                                <a:moveTo>
                                  <a:pt x="751647" y="617480"/>
                                </a:moveTo>
                                <a:lnTo>
                                  <a:pt x="0" y="617480"/>
                                </a:lnTo>
                                <a:lnTo>
                                  <a:pt x="0" y="0"/>
                                </a:lnTo>
                                <a:lnTo>
                                  <a:pt x="751647" y="0"/>
                                </a:lnTo>
                                <a:lnTo>
                                  <a:pt x="751647" y="617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86" y="2586"/>
                            <a:ext cx="75184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617855">
                                <a:moveTo>
                                  <a:pt x="0" y="0"/>
                                </a:moveTo>
                                <a:lnTo>
                                  <a:pt x="751647" y="0"/>
                                </a:lnTo>
                                <a:lnTo>
                                  <a:pt x="751647" y="617480"/>
                                </a:lnTo>
                                <a:lnTo>
                                  <a:pt x="0" y="617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172">
                            <a:solidFill>
                              <a:srgbClr val="6F6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8412" y="490751"/>
                            <a:ext cx="127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3685">
                                <a:moveTo>
                                  <a:pt x="0" y="0"/>
                                </a:moveTo>
                                <a:lnTo>
                                  <a:pt x="0" y="273502"/>
                                </a:lnTo>
                              </a:path>
                            </a:pathLst>
                          </a:custGeom>
                          <a:ln w="1034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83618" y="131902"/>
                            <a:ext cx="389890" cy="35941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17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8629721" w14:textId="77777777" w:rsidR="006671D6" w:rsidRDefault="00000000">
                              <w:pPr>
                                <w:spacing w:before="60" w:line="223" w:lineRule="auto"/>
                                <w:ind w:left="57" w:right="54" w:firstLine="50"/>
                                <w:rPr>
                                  <w:color w:val="000000"/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4"/>
                                  <w:sz w:val="13"/>
                                </w:rPr>
                                <w:t>瀏覽器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3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172" y="5172"/>
                            <a:ext cx="746760" cy="124460"/>
                          </a:xfrm>
                          <a:prstGeom prst="rect">
                            <a:avLst/>
                          </a:prstGeom>
                          <a:solidFill>
                            <a:srgbClr val="FCFCFC"/>
                          </a:solidFill>
                        </wps:spPr>
                        <wps:txbx>
                          <w:txbxContent>
                            <w:p w14:paraId="7F71C49C" w14:textId="77777777" w:rsidR="006671D6" w:rsidRDefault="00000000">
                              <w:pPr>
                                <w:spacing w:line="196" w:lineRule="exact"/>
                                <w:ind w:left="327"/>
                                <w:rPr>
                                  <w:color w:val="000000"/>
                                  <w:sz w:val="13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pacing w:val="-3"/>
                                  <w:sz w:val="13"/>
                                </w:rPr>
                                <w:t>經銷商端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AEA56" id="Group 87" o:spid="_x0000_s1055" style="position:absolute;margin-left:225.7pt;margin-top:13.65pt;width:59.6pt;height:60.2pt;z-index:-15708672;mso-wrap-distance-left:0;mso-wrap-distance-right:0;mso-position-horizontal-relative:page" coordsize="7569,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">
                <v:shape id="Graphic 88" o:spid="_x0000_s1056" style="position:absolute;left:25;top:25;width:7519;height:6179;visibility:visible;mso-wrap-style:square;v-text-anchor:top" coordsize="75184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" path="m751647,617480l,617480,,,751647,r,617480xe" fillcolor="#fcfcfc" stroked="f">
                  <v:path arrowok="t"/>
                </v:shape>
                <v:shape id="Graphic 89" o:spid="_x0000_s1057" style="position:absolute;left:25;top:25;width:7519;height:6179;visibility:visible;mso-wrap-style:square;v-text-anchor:top" coordsize="75184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" path="m,l751647,r,617480l,617480,,xe" filled="f" strokecolor="#6f6f6f" strokeweight=".14367mm">
                  <v:path arrowok="t"/>
                </v:shape>
                <v:shape id="Graphic 90" o:spid="_x0000_s1058" style="position:absolute;left:3784;top:4907;width:12;height:2737;visibility:visible;mso-wrap-style:square;v-text-anchor:top" coordsize="1270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" path="m,l,273502e" filled="f" strokecolor="#666" strokeweight=".28736mm">
                  <v:path arrowok="t"/>
                </v:shape>
                <v:shape id="Textbox 91" o:spid="_x0000_s1059" type="#_x0000_t202" style="position:absolute;left:1836;top:1319;width:389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" fillcolor="#ededed" strokecolor="#999" strokeweight=".14367mm">
                  <v:textbox inset="0,0,0,0">
                    <w:txbxContent>
                      <w:p w14:paraId="68629721" w14:textId="77777777" w:rsidR="006671D6" w:rsidRDefault="00000000">
                        <w:pPr>
                          <w:spacing w:before="60" w:line="223" w:lineRule="auto"/>
                          <w:ind w:left="57" w:right="54" w:firstLine="50"/>
                          <w:rPr>
                            <w:color w:val="000000"/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4"/>
                            <w:sz w:val="13"/>
                          </w:rPr>
                          <w:t>瀏覽器</w:t>
                        </w:r>
                        <w:proofErr w:type="spellEnd"/>
                        <w:r>
                          <w:rPr>
                            <w:color w:val="00000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3"/>
                          </w:rPr>
                          <w:t>Browser</w:t>
                        </w:r>
                      </w:p>
                    </w:txbxContent>
                  </v:textbox>
                </v:shape>
                <v:shape id="Textbox 92" o:spid="_x0000_s1060" type="#_x0000_t202" style="position:absolute;left:51;top:51;width:7468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" fillcolor="#fcfcfc" stroked="f">
                  <v:textbox inset="0,0,0,0">
                    <w:txbxContent>
                      <w:p w14:paraId="7F71C49C" w14:textId="77777777" w:rsidR="006671D6" w:rsidRDefault="00000000">
                        <w:pPr>
                          <w:spacing w:line="196" w:lineRule="exact"/>
                          <w:ind w:left="327"/>
                          <w:rPr>
                            <w:color w:val="000000"/>
                            <w:sz w:val="13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pacing w:val="-3"/>
                            <w:sz w:val="13"/>
                          </w:rPr>
                          <w:t>經銷商端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317C1E" w14:textId="77777777" w:rsidR="006671D6" w:rsidRDefault="00000000">
      <w:pPr>
        <w:ind w:right="1682"/>
        <w:jc w:val="center"/>
        <w:rPr>
          <w:sz w:val="13"/>
        </w:rPr>
      </w:pPr>
      <w:r>
        <w:rPr>
          <w:spacing w:val="-2"/>
          <w:sz w:val="13"/>
        </w:rPr>
        <w:t>HTTPS</w:t>
      </w:r>
    </w:p>
    <w:p w14:paraId="42737D50" w14:textId="77777777" w:rsidR="006671D6" w:rsidRDefault="006671D6">
      <w:pPr>
        <w:jc w:val="center"/>
        <w:rPr>
          <w:sz w:val="13"/>
        </w:rPr>
        <w:sectPr w:rsidR="006671D6">
          <w:pgSz w:w="11910" w:h="16840"/>
          <w:pgMar w:top="1020" w:right="850" w:bottom="600" w:left="850" w:header="0" w:footer="417" w:gutter="0"/>
          <w:cols w:space="720"/>
        </w:sectPr>
      </w:pPr>
    </w:p>
    <w:p w14:paraId="639B4DE9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0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lastRenderedPageBreak/>
        <w:t>各層介⾯規範</w:t>
      </w:r>
      <w:proofErr w:type="spellEnd"/>
    </w:p>
    <w:p w14:paraId="5808DA68" w14:textId="77777777" w:rsidR="006671D6" w:rsidRDefault="006671D6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89"/>
        <w:gridCol w:w="1998"/>
        <w:gridCol w:w="1616"/>
        <w:gridCol w:w="4472"/>
      </w:tblGrid>
      <w:tr w:rsidR="006671D6" w14:paraId="3919126E" w14:textId="77777777">
        <w:trPr>
          <w:trHeight w:val="555"/>
        </w:trPr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6AF9DCC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介⾯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A458907" w14:textId="77777777" w:rsidR="006671D6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協定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8A6BD4A" w14:textId="77777777" w:rsidR="006671D6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基底路徑</w:t>
            </w:r>
            <w:proofErr w:type="spellEnd"/>
          </w:p>
        </w:tc>
        <w:tc>
          <w:tcPr>
            <w:tcW w:w="447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FB8A185" w14:textId="77777777" w:rsidR="006671D6" w:rsidRDefault="00000000">
            <w:pPr>
              <w:pStyle w:val="TableParagraph"/>
              <w:spacing w:before="117"/>
              <w:ind w:left="158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認證⽅式</w:t>
            </w:r>
            <w:proofErr w:type="spellEnd"/>
          </w:p>
        </w:tc>
      </w:tr>
      <w:tr w:rsidR="006671D6" w14:paraId="7B4B6B5F" w14:textId="77777777">
        <w:trPr>
          <w:trHeight w:val="847"/>
        </w:trPr>
        <w:tc>
          <w:tcPr>
            <w:tcW w:w="1989" w:type="dxa"/>
            <w:tcBorders>
              <w:top w:val="nil"/>
            </w:tcBorders>
          </w:tcPr>
          <w:p w14:paraId="11E4D8C3" w14:textId="77777777" w:rsidR="006671D6" w:rsidRDefault="00000000">
            <w:pPr>
              <w:pStyle w:val="TableParagraph"/>
              <w:spacing w:before="117" w:line="220" w:lineRule="auto"/>
              <w:ind w:right="240"/>
              <w:rPr>
                <w:sz w:val="18"/>
              </w:rPr>
            </w:pPr>
            <w:r>
              <w:rPr>
                <w:color w:val="201A1B"/>
                <w:sz w:val="18"/>
              </w:rPr>
              <w:t>React</w:t>
            </w:r>
            <w:r>
              <w:rPr>
                <w:color w:val="201A1B"/>
                <w:spacing w:val="-8"/>
                <w:sz w:val="18"/>
              </w:rPr>
              <w:t xml:space="preserve"> → </w:t>
            </w:r>
            <w:proofErr w:type="spellStart"/>
            <w:r>
              <w:rPr>
                <w:color w:val="201A1B"/>
                <w:sz w:val="18"/>
              </w:rPr>
              <w:t>Odoo（前台</w:t>
            </w:r>
            <w:proofErr w:type="spellEnd"/>
            <w:r>
              <w:rPr>
                <w:color w:val="201A1B"/>
                <w:sz w:val="18"/>
              </w:rPr>
              <w:t xml:space="preserve"> API）</w:t>
            </w:r>
          </w:p>
        </w:tc>
        <w:tc>
          <w:tcPr>
            <w:tcW w:w="1998" w:type="dxa"/>
            <w:tcBorders>
              <w:top w:val="nil"/>
            </w:tcBorders>
          </w:tcPr>
          <w:p w14:paraId="135C594E" w14:textId="77777777" w:rsidR="006671D6" w:rsidRDefault="00000000">
            <w:pPr>
              <w:pStyle w:val="TableParagraph"/>
              <w:spacing w:before="117" w:line="220" w:lineRule="auto"/>
              <w:ind w:left="150" w:right="481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HTTPS（同源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）/ </w:t>
            </w:r>
            <w:r>
              <w:rPr>
                <w:color w:val="201A1B"/>
                <w:sz w:val="18"/>
              </w:rPr>
              <w:t>HTTP 開發</w:t>
            </w:r>
          </w:p>
        </w:tc>
        <w:tc>
          <w:tcPr>
            <w:tcW w:w="1616" w:type="dxa"/>
            <w:tcBorders>
              <w:top w:val="nil"/>
            </w:tcBorders>
          </w:tcPr>
          <w:p w14:paraId="58DABC1B" w14:textId="77777777" w:rsidR="006671D6" w:rsidRDefault="00000000">
            <w:pPr>
              <w:pStyle w:val="TableParagraph"/>
              <w:spacing w:before="116"/>
              <w:ind w:left="22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474816" behindDoc="1" locked="0" layoutInCell="1" allowOverlap="1" wp14:anchorId="0D491618" wp14:editId="47E15B81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93750</wp:posOffset>
                      </wp:positionV>
                      <wp:extent cx="838200" cy="16129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8200" cy="161290"/>
                                <a:chOff x="0" y="0"/>
                                <a:chExt cx="838200" cy="16129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8382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61290">
                                      <a:moveTo>
                                        <a:pt x="82167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21674" y="0"/>
                                      </a:lnTo>
                                      <a:lnTo>
                                        <a:pt x="838200" y="16525"/>
                                      </a:lnTo>
                                      <a:lnTo>
                                        <a:pt x="838200" y="144208"/>
                                      </a:lnTo>
                                      <a:lnTo>
                                        <a:pt x="824102" y="160246"/>
                                      </a:lnTo>
                                      <a:lnTo>
                                        <a:pt x="8216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8E4E59" id="Group 93" o:spid="_x0000_s1026" style="position:absolute;margin-left:7.4pt;margin-top:7.4pt;width:66pt;height:12.7pt;z-index:-17841664;mso-wrap-distance-left:0;mso-wrap-distance-right:0" coordsize="8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">
                      <v:shape id="Graphic 94" o:spid="_x0000_s1027" style="position:absolute;width:8382;height:1612;visibility:visible;mso-wrap-style:square;v-text-anchor:top" coordsize="8382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" path="m821674,160734r-805149,l14097,160246,,144208r,-2524l,16525,16525,,821674,r16526,16525l838200,144208r-14098,16038l82167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</w:p>
        </w:tc>
        <w:tc>
          <w:tcPr>
            <w:tcW w:w="4472" w:type="dxa"/>
            <w:tcBorders>
              <w:top w:val="nil"/>
            </w:tcBorders>
          </w:tcPr>
          <w:p w14:paraId="5A6F4F8B" w14:textId="77777777" w:rsidR="006671D6" w:rsidRDefault="00000000">
            <w:pPr>
              <w:pStyle w:val="TableParagraph"/>
              <w:spacing w:before="98" w:line="242" w:lineRule="auto"/>
              <w:ind w:left="150" w:right="574" w:firstLine="7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5328" behindDoc="1" locked="0" layoutInCell="1" allowOverlap="1" wp14:anchorId="2B8033F7" wp14:editId="705644DF">
                      <wp:simplePos x="0" y="0"/>
                      <wp:positionH relativeFrom="column">
                        <wp:posOffset>95242</wp:posOffset>
                      </wp:positionH>
                      <wp:positionV relativeFrom="paragraph">
                        <wp:posOffset>93897</wp:posOffset>
                      </wp:positionV>
                      <wp:extent cx="2042160" cy="361950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2160" cy="361950"/>
                                <a:chOff x="0" y="0"/>
                                <a:chExt cx="2042160" cy="36195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-5" y="2"/>
                                  <a:ext cx="204216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2160" h="361950">
                                      <a:moveTo>
                                        <a:pt x="920356" y="217741"/>
                                      </a:moveTo>
                                      <a:lnTo>
                                        <a:pt x="903833" y="201218"/>
                                      </a:lnTo>
                                      <a:lnTo>
                                        <a:pt x="0" y="201218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903833" y="361950"/>
                                      </a:lnTo>
                                      <a:lnTo>
                                        <a:pt x="920356" y="345427"/>
                                      </a:lnTo>
                                      <a:lnTo>
                                        <a:pt x="920356" y="217741"/>
                                      </a:lnTo>
                                      <a:close/>
                                    </a:path>
                                    <a:path w="2042160" h="361950">
                                      <a:moveTo>
                                        <a:pt x="2041931" y="16522"/>
                                      </a:moveTo>
                                      <a:lnTo>
                                        <a:pt x="2025408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12" y="16522"/>
                                      </a:lnTo>
                                      <a:lnTo>
                                        <a:pt x="12" y="141681"/>
                                      </a:lnTo>
                                      <a:lnTo>
                                        <a:pt x="12" y="144208"/>
                                      </a:lnTo>
                                      <a:lnTo>
                                        <a:pt x="16535" y="160731"/>
                                      </a:lnTo>
                                      <a:lnTo>
                                        <a:pt x="2025408" y="160731"/>
                                      </a:lnTo>
                                      <a:lnTo>
                                        <a:pt x="2041931" y="144208"/>
                                      </a:lnTo>
                                      <a:lnTo>
                                        <a:pt x="2041931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5CB2CA" id="Group 95" o:spid="_x0000_s1026" style="position:absolute;margin-left:7.5pt;margin-top:7.4pt;width:160.8pt;height:28.5pt;z-index:-17841152;mso-wrap-distance-left:0;mso-wrap-distance-right:0" coordsize="20421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">
                      <v:shape id="Graphic 96" o:spid="_x0000_s1027" style="position:absolute;width:20421;height:3619;visibility:visible;mso-wrap-style:square;v-text-anchor:top" coordsize="204216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" path="m920356,217741l903833,201218,,201218,,361950r903833,l920356,345427r,-127686xem2041931,16522l2025408,,16535,,12,16522r,125159l12,144208r16523,16523l2025408,160731r16523,-16523l2041931,16522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5840" behindDoc="1" locked="0" layoutInCell="1" allowOverlap="1" wp14:anchorId="389D1D6B" wp14:editId="7E7E55D4">
                      <wp:simplePos x="0" y="0"/>
                      <wp:positionH relativeFrom="column">
                        <wp:posOffset>2278860</wp:posOffset>
                      </wp:positionH>
                      <wp:positionV relativeFrom="paragraph">
                        <wp:posOffset>93898</wp:posOffset>
                      </wp:positionV>
                      <wp:extent cx="184785" cy="16129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785" cy="161290"/>
                                <a:chOff x="0" y="0"/>
                                <a:chExt cx="18478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915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126700" id="Group 97" o:spid="_x0000_s1026" style="position:absolute;margin-left:179.45pt;margin-top:7.4pt;width:14.55pt;height:12.7pt;z-index:-17840640;mso-wrap-distance-left:0;mso-wrap-distance-right:0" coordsize="18478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">
                      <v:shape id="Image 98" o:spid="_x0000_s1027" type="#_x0000_t75" style="position:absolute;width:185915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</w:rPr>
              <w:t>uthoriz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</w:rPr>
              <w:t>tion</w:t>
            </w:r>
            <w:r>
              <w:rPr>
                <w:rFonts w:ascii="Verdana"/>
                <w:color w:val="B8123B"/>
                <w:w w:val="105"/>
              </w:rPr>
              <w:t xml:space="preserve">: </w:t>
            </w:r>
            <w:r>
              <w:rPr>
                <w:rFonts w:ascii="Tahoma"/>
                <w:color w:val="B8123B"/>
                <w:w w:val="105"/>
                <w:sz w:val="19"/>
              </w:rPr>
              <w:t>B</w:t>
            </w:r>
            <w:r>
              <w:rPr>
                <w:rFonts w:ascii="Trebuchet MS"/>
                <w:color w:val="B8123B"/>
                <w:w w:val="105"/>
                <w:sz w:val="20"/>
              </w:rPr>
              <w:t>e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</w:rPr>
              <w:t>rer</w:t>
            </w:r>
            <w:r>
              <w:rPr>
                <w:rFonts w:ascii="Trebuchet MS"/>
                <w:color w:val="B8123B"/>
                <w:spacing w:val="40"/>
                <w:w w:val="105"/>
                <w:sz w:val="20"/>
              </w:rPr>
              <w:t xml:space="preserve"> </w:t>
            </w:r>
            <w:r>
              <w:rPr>
                <w:rFonts w:ascii="Arial"/>
                <w:color w:val="B8123B"/>
                <w:w w:val="105"/>
                <w:sz w:val="17"/>
              </w:rPr>
              <w:t>&lt;</w:t>
            </w:r>
            <w:r>
              <w:rPr>
                <w:rFonts w:ascii="Trebuchet MS"/>
                <w:color w:val="B8123B"/>
                <w:w w:val="105"/>
                <w:sz w:val="20"/>
              </w:rPr>
              <w:t>token</w:t>
            </w:r>
            <w:r>
              <w:rPr>
                <w:rFonts w:ascii="Arial"/>
                <w:color w:val="B8123B"/>
                <w:w w:val="105"/>
                <w:sz w:val="17"/>
              </w:rPr>
              <w:t>&gt;</w:t>
            </w:r>
            <w:r>
              <w:rPr>
                <w:rFonts w:ascii="Arial"/>
                <w:color w:val="B8123B"/>
                <w:spacing w:val="40"/>
                <w:w w:val="105"/>
                <w:sz w:val="17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+</w:t>
            </w:r>
            <w:r>
              <w:rPr>
                <w:color w:val="201A1B"/>
                <w:spacing w:val="40"/>
                <w:w w:val="105"/>
                <w:sz w:val="18"/>
              </w:rPr>
              <w:t xml:space="preserve"> </w:t>
            </w:r>
            <w:r>
              <w:rPr>
                <w:rFonts w:ascii="Tahoma"/>
                <w:color w:val="B8123B"/>
                <w:w w:val="105"/>
                <w:sz w:val="19"/>
              </w:rPr>
              <w:t>X</w:t>
            </w:r>
            <w:r>
              <w:rPr>
                <w:rFonts w:ascii="Verdana"/>
                <w:color w:val="B8123B"/>
                <w:w w:val="105"/>
              </w:rPr>
              <w:t>-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ustomer</w:t>
            </w:r>
            <w:r>
              <w:rPr>
                <w:rFonts w:ascii="Verdana"/>
                <w:color w:val="B8123B"/>
                <w:spacing w:val="-2"/>
                <w:w w:val="105"/>
              </w:rPr>
              <w:t>-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</w:p>
        </w:tc>
      </w:tr>
      <w:tr w:rsidR="006671D6" w14:paraId="419B3F16" w14:textId="77777777">
        <w:trPr>
          <w:trHeight w:val="838"/>
        </w:trPr>
        <w:tc>
          <w:tcPr>
            <w:tcW w:w="1989" w:type="dxa"/>
            <w:shd w:val="clear" w:color="auto" w:fill="FAF1F2"/>
          </w:tcPr>
          <w:p w14:paraId="17632096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Odoo → Mock </w:t>
            </w:r>
            <w:r>
              <w:rPr>
                <w:color w:val="201A1B"/>
                <w:spacing w:val="-5"/>
                <w:sz w:val="18"/>
              </w:rPr>
              <w:t>ERP</w:t>
            </w:r>
          </w:p>
        </w:tc>
        <w:tc>
          <w:tcPr>
            <w:tcW w:w="1998" w:type="dxa"/>
            <w:shd w:val="clear" w:color="auto" w:fill="FAF1F2"/>
          </w:tcPr>
          <w:p w14:paraId="50E5E4BF" w14:textId="77777777" w:rsidR="006671D6" w:rsidRDefault="00000000">
            <w:pPr>
              <w:pStyle w:val="TableParagraph"/>
              <w:spacing w:before="88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HTTP（內部網路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1616" w:type="dxa"/>
          </w:tcPr>
          <w:p w14:paraId="1E854D74" w14:textId="77777777" w:rsidR="006671D6" w:rsidRDefault="00000000">
            <w:pPr>
              <w:pStyle w:val="TableParagraph"/>
              <w:spacing w:before="107"/>
              <w:ind w:left="22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473792" behindDoc="1" locked="0" layoutInCell="1" allowOverlap="1" wp14:anchorId="4FAF9C8D" wp14:editId="1F15B4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3866515" cy="542290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66515" cy="542290"/>
                                <a:chOff x="0" y="0"/>
                                <a:chExt cx="3866515" cy="54229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-6" y="5"/>
                                  <a:ext cx="3866515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66515" h="542290">
                                      <a:moveTo>
                                        <a:pt x="3865956" y="0"/>
                                      </a:moveTo>
                                      <a:lnTo>
                                        <a:pt x="1026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41731"/>
                                      </a:lnTo>
                                      <a:lnTo>
                                        <a:pt x="1026325" y="541731"/>
                                      </a:lnTo>
                                      <a:lnTo>
                                        <a:pt x="3865956" y="541731"/>
                                      </a:lnTo>
                                      <a:lnTo>
                                        <a:pt x="386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94050" y="92868"/>
                                  <a:ext cx="2493645" cy="362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3645" h="362585">
                                      <a:moveTo>
                                        <a:pt x="636993" y="16535"/>
                                      </a:moveTo>
                                      <a:lnTo>
                                        <a:pt x="620458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35" y="160743"/>
                                      </a:lnTo>
                                      <a:lnTo>
                                        <a:pt x="620458" y="160743"/>
                                      </a:lnTo>
                                      <a:lnTo>
                                        <a:pt x="636993" y="144208"/>
                                      </a:lnTo>
                                      <a:lnTo>
                                        <a:pt x="636993" y="16535"/>
                                      </a:lnTo>
                                      <a:close/>
                                    </a:path>
                                    <a:path w="2493645" h="362585">
                                      <a:moveTo>
                                        <a:pt x="2282418" y="217741"/>
                                      </a:moveTo>
                                      <a:lnTo>
                                        <a:pt x="2265896" y="201218"/>
                                      </a:lnTo>
                                      <a:lnTo>
                                        <a:pt x="1027506" y="201218"/>
                                      </a:lnTo>
                                      <a:lnTo>
                                        <a:pt x="1027506" y="361962"/>
                                      </a:lnTo>
                                      <a:lnTo>
                                        <a:pt x="2265908" y="361962"/>
                                      </a:lnTo>
                                      <a:lnTo>
                                        <a:pt x="2282418" y="345427"/>
                                      </a:lnTo>
                                      <a:lnTo>
                                        <a:pt x="2282418" y="217741"/>
                                      </a:lnTo>
                                      <a:close/>
                                    </a:path>
                                    <a:path w="2493645" h="362585">
                                      <a:moveTo>
                                        <a:pt x="2493175" y="0"/>
                                      </a:moveTo>
                                      <a:lnTo>
                                        <a:pt x="1186916" y="0"/>
                                      </a:lnTo>
                                      <a:lnTo>
                                        <a:pt x="1184490" y="495"/>
                                      </a:lnTo>
                                      <a:lnTo>
                                        <a:pt x="1170393" y="16535"/>
                                      </a:lnTo>
                                      <a:lnTo>
                                        <a:pt x="1170393" y="144208"/>
                                      </a:lnTo>
                                      <a:lnTo>
                                        <a:pt x="1186916" y="160743"/>
                                      </a:lnTo>
                                      <a:lnTo>
                                        <a:pt x="2493175" y="160743"/>
                                      </a:lnTo>
                                      <a:lnTo>
                                        <a:pt x="2493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77F21F" id="Group 99" o:spid="_x0000_s1026" style="position:absolute;margin-left:0;margin-top:-.4pt;width:304.45pt;height:42.7pt;z-index:-17842688;mso-wrap-distance-left:0;mso-wrap-distance-right:0" coordsize="38665,5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">
                      <v:shape id="Graphic 100" o:spid="_x0000_s1027" style="position:absolute;width:38665;height:5422;visibility:visible;mso-wrap-style:square;v-text-anchor:top" coordsize="386651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" path="m3865956,l1026325,,,,,541731r1026325,l3865956,541731,3865956,xe" fillcolor="#faf1f2" stroked="f">
                        <v:path arrowok="t"/>
                      </v:shape>
                      <v:shape id="Graphic 101" o:spid="_x0000_s1028" style="position:absolute;left:940;top:928;width:24936;height:3626;visibility:visible;mso-wrap-style:square;v-text-anchor:top" coordsize="2493645,36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" path="m636993,16535l620458,,16535,,,16535,,141693r,2515l16535,160743r603923,l636993,144208r,-127673xem2282418,217741r-16522,-16523l1027506,201218r,160744l2265908,361962r16510,-16535l2282418,217741xem2493175,l1186916,r-2426,495l1170393,16535r,127673l1186916,160743r1306259,l2493175,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spell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v</w:t>
            </w:r>
            <w:r>
              <w:rPr>
                <w:rFonts w:ascii="Arial Rounded MT Bold"/>
                <w:color w:val="B8123B"/>
                <w:spacing w:val="-2"/>
                <w:w w:val="105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</w:p>
        </w:tc>
        <w:tc>
          <w:tcPr>
            <w:tcW w:w="4472" w:type="dxa"/>
          </w:tcPr>
          <w:p w14:paraId="7AF91B5A" w14:textId="77777777" w:rsidR="006671D6" w:rsidRDefault="00000000">
            <w:pPr>
              <w:pStyle w:val="TableParagraph"/>
              <w:spacing w:before="98" w:line="230" w:lineRule="auto"/>
              <w:ind w:left="150" w:right="1921"/>
              <w:rPr>
                <w:sz w:val="18"/>
              </w:rPr>
            </w:pPr>
            <w:r>
              <w:rPr>
                <w:color w:val="201A1B"/>
                <w:w w:val="105"/>
                <w:sz w:val="18"/>
              </w:rPr>
              <w:t>由</w:t>
            </w:r>
            <w:r>
              <w:rPr>
                <w:color w:val="201A1B"/>
                <w:spacing w:val="40"/>
                <w:w w:val="105"/>
                <w:sz w:val="18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w w:val="105"/>
                <w:sz w:val="20"/>
              </w:rPr>
              <w:t>ir</w:t>
            </w:r>
            <w:r>
              <w:rPr>
                <w:rFonts w:ascii="Verdana" w:eastAsia="Verdana"/>
                <w:color w:val="B8123B"/>
                <w:w w:val="105"/>
              </w:rPr>
              <w:t>.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onfig</w:t>
            </w:r>
            <w:r>
              <w:rPr>
                <w:rFonts w:ascii="Verdana" w:eastAsia="Verdana"/>
                <w:color w:val="B8123B"/>
                <w:w w:val="105"/>
              </w:rPr>
              <w:t>_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p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r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meter</w:t>
            </w:r>
            <w:proofErr w:type="spellEnd"/>
            <w:r>
              <w:rPr>
                <w:rFonts w:ascii="Trebuchet MS" w:eastAsia="Trebuchet MS"/>
                <w:color w:val="B8123B"/>
                <w:w w:val="105"/>
                <w:sz w:val="20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w w:val="105"/>
                <w:sz w:val="20"/>
              </w:rPr>
              <w:t>kend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Verdana" w:eastAsia="Verdana"/>
                <w:color w:val="B8123B"/>
                <w:w w:val="105"/>
              </w:rPr>
              <w:t>.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erp</w:t>
            </w:r>
            <w:r>
              <w:rPr>
                <w:rFonts w:ascii="Verdana" w:eastAsia="Verdana"/>
                <w:color w:val="B8123B"/>
                <w:w w:val="105"/>
              </w:rPr>
              <w:t>_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ba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se</w:t>
            </w:r>
            <w:r>
              <w:rPr>
                <w:rFonts w:ascii="Verdana" w:eastAsia="Verdana"/>
                <w:color w:val="B8123B"/>
                <w:w w:val="105"/>
              </w:rPr>
              <w:t>_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url</w:t>
            </w:r>
            <w:proofErr w:type="spellEnd"/>
            <w:r>
              <w:rPr>
                <w:rFonts w:ascii="Trebuchet MS" w:eastAsia="Trebuchet MS"/>
                <w:color w:val="B8123B"/>
                <w:spacing w:val="17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201A1B"/>
                <w:spacing w:val="-5"/>
                <w:w w:val="105"/>
                <w:sz w:val="18"/>
              </w:rPr>
              <w:t>控制</w:t>
            </w:r>
            <w:proofErr w:type="spellEnd"/>
          </w:p>
        </w:tc>
      </w:tr>
      <w:tr w:rsidR="006671D6" w14:paraId="22732396" w14:textId="77777777">
        <w:trPr>
          <w:trHeight w:val="815"/>
        </w:trPr>
        <w:tc>
          <w:tcPr>
            <w:tcW w:w="1989" w:type="dxa"/>
          </w:tcPr>
          <w:p w14:paraId="7BCFFE57" w14:textId="77777777" w:rsidR="006671D6" w:rsidRDefault="00000000">
            <w:pPr>
              <w:pStyle w:val="TableParagraph"/>
              <w:spacing w:before="108" w:line="220" w:lineRule="auto"/>
              <w:ind w:right="300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管理員</w:t>
            </w:r>
            <w:proofErr w:type="spellEnd"/>
            <w:r>
              <w:rPr>
                <w:color w:val="201A1B"/>
                <w:spacing w:val="-5"/>
                <w:sz w:val="18"/>
              </w:rPr>
              <w:t xml:space="preserve"> → </w:t>
            </w: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6"/>
                <w:sz w:val="18"/>
              </w:rPr>
              <w:t>後</w:t>
            </w:r>
            <w:r>
              <w:rPr>
                <w:color w:val="201A1B"/>
                <w:spacing w:val="-10"/>
                <w:sz w:val="18"/>
              </w:rPr>
              <w:t>台</w:t>
            </w:r>
            <w:proofErr w:type="spellEnd"/>
          </w:p>
        </w:tc>
        <w:tc>
          <w:tcPr>
            <w:tcW w:w="1998" w:type="dxa"/>
          </w:tcPr>
          <w:p w14:paraId="755D3727" w14:textId="77777777" w:rsidR="006671D6" w:rsidRDefault="00000000">
            <w:pPr>
              <w:pStyle w:val="TableParagraph"/>
              <w:spacing w:before="88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HTTPS</w:t>
            </w:r>
          </w:p>
        </w:tc>
        <w:tc>
          <w:tcPr>
            <w:tcW w:w="1616" w:type="dxa"/>
          </w:tcPr>
          <w:p w14:paraId="1419D492" w14:textId="77777777" w:rsidR="006671D6" w:rsidRDefault="00000000">
            <w:pPr>
              <w:pStyle w:val="TableParagraph"/>
              <w:spacing w:before="107"/>
              <w:ind w:left="22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476352" behindDoc="1" locked="0" layoutInCell="1" allowOverlap="1" wp14:anchorId="1EC7CAB1" wp14:editId="71B7A451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88035</wp:posOffset>
                      </wp:positionV>
                      <wp:extent cx="436245" cy="161290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245" cy="161290"/>
                                <a:chOff x="0" y="0"/>
                                <a:chExt cx="436245" cy="16129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4362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61290">
                                      <a:moveTo>
                                        <a:pt x="41924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19242" y="0"/>
                                      </a:lnTo>
                                      <a:lnTo>
                                        <a:pt x="435768" y="16525"/>
                                      </a:lnTo>
                                      <a:lnTo>
                                        <a:pt x="435768" y="144208"/>
                                      </a:lnTo>
                                      <a:lnTo>
                                        <a:pt x="421671" y="160246"/>
                                      </a:lnTo>
                                      <a:lnTo>
                                        <a:pt x="4192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2FC949" id="Group 102" o:spid="_x0000_s1026" style="position:absolute;margin-left:7.4pt;margin-top:6.95pt;width:34.35pt;height:12.7pt;z-index:-17840128;mso-wrap-distance-left:0;mso-wrap-distance-right:0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">
                      <v:shape id="Graphic 103" o:spid="_x0000_s1027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" path="m419242,160734r-402717,l14097,160246,,144208r,-2524l,16525,16525,,419242,r16526,16525l435768,144208r-14097,16038l41924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we</w:t>
            </w:r>
            <w:r>
              <w:rPr>
                <w:rFonts w:ascii="Tahoma"/>
                <w:color w:val="B8123B"/>
                <w:spacing w:val="-2"/>
                <w:sz w:val="19"/>
              </w:rPr>
              <w:t>b</w:t>
            </w:r>
            <w:r>
              <w:rPr>
                <w:rFonts w:ascii="Verdana"/>
                <w:color w:val="B8123B"/>
                <w:spacing w:val="-2"/>
              </w:rPr>
              <w:t>/</w:t>
            </w:r>
          </w:p>
        </w:tc>
        <w:tc>
          <w:tcPr>
            <w:tcW w:w="4472" w:type="dxa"/>
          </w:tcPr>
          <w:p w14:paraId="3DFCB331" w14:textId="77777777" w:rsidR="006671D6" w:rsidRDefault="00000000">
            <w:pPr>
              <w:pStyle w:val="TableParagraph"/>
              <w:spacing w:before="88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Odoo session </w:t>
            </w:r>
            <w:proofErr w:type="spellStart"/>
            <w:r>
              <w:rPr>
                <w:color w:val="201A1B"/>
                <w:sz w:val="18"/>
              </w:rPr>
              <w:t>登入</w:t>
            </w:r>
            <w:r>
              <w:rPr>
                <w:color w:val="201A1B"/>
                <w:spacing w:val="-2"/>
                <w:sz w:val="18"/>
              </w:rPr>
              <w:t>（admin</w:t>
            </w:r>
            <w:proofErr w:type="spellEnd"/>
            <w:r>
              <w:rPr>
                <w:color w:val="201A1B"/>
                <w:spacing w:val="-2"/>
                <w:sz w:val="18"/>
              </w:rPr>
              <w:t>/admin）</w:t>
            </w:r>
          </w:p>
        </w:tc>
      </w:tr>
    </w:tbl>
    <w:p w14:paraId="36290197" w14:textId="77777777" w:rsidR="006671D6" w:rsidRDefault="00000000">
      <w:pPr>
        <w:pStyle w:val="a3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D27A439" wp14:editId="64D3EEA7">
                <wp:simplePos x="0" y="0"/>
                <wp:positionH relativeFrom="page">
                  <wp:posOffset>575071</wp:posOffset>
                </wp:positionH>
                <wp:positionV relativeFrom="paragraph">
                  <wp:posOffset>185340</wp:posOffset>
                </wp:positionV>
                <wp:extent cx="6408420" cy="9525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4953" id="Graphic 104" o:spid="_x0000_s1026" style="position:absolute;margin-left:45.3pt;margin-top:14.6pt;width:504.6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Aks934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5E2EDE5D" w14:textId="77777777" w:rsidR="006671D6" w:rsidRDefault="00000000" w:rsidP="008A2518">
      <w:pPr>
        <w:pStyle w:val="3"/>
        <w:numPr>
          <w:ilvl w:val="0"/>
          <w:numId w:val="4"/>
        </w:numPr>
        <w:tabs>
          <w:tab w:val="left" w:pos="607"/>
        </w:tabs>
        <w:spacing w:before="377"/>
        <w:ind w:left="607" w:hanging="307"/>
      </w:pPr>
      <w:bookmarkStart w:id="20" w:name="_TOC_250010"/>
      <w:bookmarkEnd w:id="20"/>
      <w:proofErr w:type="spellStart"/>
      <w:r>
        <w:rPr>
          <w:color w:val="8A0A1A"/>
          <w:spacing w:val="-4"/>
        </w:rPr>
        <w:t>技術棧</w:t>
      </w:r>
      <w:proofErr w:type="spellEnd"/>
    </w:p>
    <w:p w14:paraId="47156DD3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3177759A" wp14:editId="4EE7753A">
                <wp:simplePos x="0" y="0"/>
                <wp:positionH relativeFrom="page">
                  <wp:posOffset>575071</wp:posOffset>
                </wp:positionH>
                <wp:positionV relativeFrom="paragraph">
                  <wp:posOffset>-313933</wp:posOffset>
                </wp:positionV>
                <wp:extent cx="47625" cy="30289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A853C" id="Graphic 105" o:spid="_x0000_s1026" style="position:absolute;margin-left:45.3pt;margin-top:-24.7pt;width:3.75pt;height:23.8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C70F2E"/>
          <w:spacing w:val="-2"/>
          <w:sz w:val="24"/>
        </w:rPr>
        <w:t>完整技術清單</w:t>
      </w:r>
      <w:proofErr w:type="spellEnd"/>
    </w:p>
    <w:p w14:paraId="1C2321E7" w14:textId="77777777" w:rsidR="006671D6" w:rsidRDefault="006671D6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590"/>
        <w:gridCol w:w="2370"/>
        <w:gridCol w:w="2415"/>
        <w:gridCol w:w="3720"/>
      </w:tblGrid>
      <w:tr w:rsidR="006671D6" w14:paraId="2A85E4DC" w14:textId="77777777">
        <w:trPr>
          <w:trHeight w:val="555"/>
        </w:trPr>
        <w:tc>
          <w:tcPr>
            <w:tcW w:w="100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AD86420" w14:textId="77777777" w:rsidR="006671D6" w:rsidRDefault="00000000">
            <w:pPr>
              <w:pStyle w:val="TableParagraph"/>
              <w:tabs>
                <w:tab w:val="left" w:pos="1746"/>
                <w:tab w:val="left" w:pos="4116"/>
                <w:tab w:val="left" w:pos="6531"/>
              </w:tabs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層</w:t>
            </w:r>
            <w:r>
              <w:rPr>
                <w:b/>
                <w:color w:val="FFFFFF"/>
                <w:spacing w:val="-10"/>
                <w:sz w:val="18"/>
              </w:rPr>
              <w:t>次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技</w:t>
            </w:r>
            <w:r>
              <w:rPr>
                <w:b/>
                <w:color w:val="FFFFFF"/>
                <w:spacing w:val="-10"/>
                <w:sz w:val="18"/>
              </w:rPr>
              <w:t>術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版</w:t>
            </w:r>
            <w:r>
              <w:rPr>
                <w:b/>
                <w:color w:val="FFFFFF"/>
                <w:spacing w:val="-10"/>
                <w:sz w:val="18"/>
              </w:rPr>
              <w:t>本</w:t>
            </w:r>
            <w:proofErr w:type="spellEnd"/>
            <w:r>
              <w:rPr>
                <w:b/>
                <w:color w:val="FFFFFF"/>
                <w:sz w:val="18"/>
              </w:rPr>
              <w:tab/>
              <w:t>⽤</w:t>
            </w:r>
            <w:r>
              <w:rPr>
                <w:b/>
                <w:color w:val="FFFFFF"/>
                <w:spacing w:val="-10"/>
                <w:sz w:val="18"/>
              </w:rPr>
              <w:t>途</w:t>
            </w:r>
          </w:p>
        </w:tc>
      </w:tr>
      <w:tr w:rsidR="006671D6" w14:paraId="7B2C40D4" w14:textId="77777777">
        <w:trPr>
          <w:trHeight w:val="517"/>
        </w:trPr>
        <w:tc>
          <w:tcPr>
            <w:tcW w:w="1590" w:type="dxa"/>
            <w:tcBorders>
              <w:top w:val="nil"/>
            </w:tcBorders>
          </w:tcPr>
          <w:p w14:paraId="6DA99F77" w14:textId="77777777" w:rsidR="006671D6" w:rsidRDefault="00000000">
            <w:pPr>
              <w:pStyle w:val="TableParagraph"/>
              <w:spacing w:before="9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前台展⽰層</w:t>
            </w:r>
            <w:proofErr w:type="spellEnd"/>
          </w:p>
        </w:tc>
        <w:tc>
          <w:tcPr>
            <w:tcW w:w="2370" w:type="dxa"/>
            <w:tcBorders>
              <w:top w:val="nil"/>
            </w:tcBorders>
          </w:tcPr>
          <w:p w14:paraId="1F578661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React</w:t>
            </w:r>
          </w:p>
        </w:tc>
        <w:tc>
          <w:tcPr>
            <w:tcW w:w="2415" w:type="dxa"/>
            <w:tcBorders>
              <w:top w:val="nil"/>
            </w:tcBorders>
          </w:tcPr>
          <w:p w14:paraId="7BCAEB4F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18.x</w:t>
            </w:r>
          </w:p>
        </w:tc>
        <w:tc>
          <w:tcPr>
            <w:tcW w:w="3720" w:type="dxa"/>
            <w:tcBorders>
              <w:top w:val="nil"/>
            </w:tcBorders>
          </w:tcPr>
          <w:p w14:paraId="32B23F1E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主框架，SPA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架構</w:t>
            </w:r>
            <w:proofErr w:type="spellEnd"/>
          </w:p>
        </w:tc>
      </w:tr>
      <w:tr w:rsidR="006671D6" w14:paraId="28ACDEEA" w14:textId="77777777">
        <w:trPr>
          <w:trHeight w:val="510"/>
        </w:trPr>
        <w:tc>
          <w:tcPr>
            <w:tcW w:w="1590" w:type="dxa"/>
            <w:shd w:val="clear" w:color="auto" w:fill="FAF1F2"/>
          </w:tcPr>
          <w:p w14:paraId="6BC00A89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  <w:shd w:val="clear" w:color="auto" w:fill="FAF1F2"/>
          </w:tcPr>
          <w:p w14:paraId="41611DFC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TypeScript</w:t>
            </w:r>
          </w:p>
        </w:tc>
        <w:tc>
          <w:tcPr>
            <w:tcW w:w="2415" w:type="dxa"/>
            <w:shd w:val="clear" w:color="auto" w:fill="FAF1F2"/>
          </w:tcPr>
          <w:p w14:paraId="45C81BE5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5.x</w:t>
            </w:r>
          </w:p>
        </w:tc>
        <w:tc>
          <w:tcPr>
            <w:tcW w:w="3720" w:type="dxa"/>
            <w:shd w:val="clear" w:color="auto" w:fill="FAF1F2"/>
          </w:tcPr>
          <w:p w14:paraId="28E307BE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型別安全</w:t>
            </w:r>
            <w:proofErr w:type="spellEnd"/>
          </w:p>
        </w:tc>
      </w:tr>
      <w:tr w:rsidR="006671D6" w14:paraId="57214F4B" w14:textId="77777777">
        <w:trPr>
          <w:trHeight w:val="510"/>
        </w:trPr>
        <w:tc>
          <w:tcPr>
            <w:tcW w:w="1590" w:type="dxa"/>
          </w:tcPr>
          <w:p w14:paraId="0AF07726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</w:tcPr>
          <w:p w14:paraId="4617B2DD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Vite</w:t>
            </w:r>
          </w:p>
        </w:tc>
        <w:tc>
          <w:tcPr>
            <w:tcW w:w="2415" w:type="dxa"/>
          </w:tcPr>
          <w:p w14:paraId="16359BC2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5.x</w:t>
            </w:r>
          </w:p>
        </w:tc>
        <w:tc>
          <w:tcPr>
            <w:tcW w:w="3720" w:type="dxa"/>
          </w:tcPr>
          <w:p w14:paraId="21A5224B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開發伺服器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+ ⽣</w:t>
            </w:r>
            <w:proofErr w:type="spellStart"/>
            <w:r>
              <w:rPr>
                <w:color w:val="201A1B"/>
                <w:spacing w:val="-1"/>
                <w:sz w:val="18"/>
              </w:rPr>
              <w:t>產建構</w:t>
            </w:r>
            <w:proofErr w:type="spellEnd"/>
          </w:p>
        </w:tc>
      </w:tr>
      <w:tr w:rsidR="006671D6" w14:paraId="7D2CCF6F" w14:textId="77777777">
        <w:trPr>
          <w:trHeight w:val="510"/>
        </w:trPr>
        <w:tc>
          <w:tcPr>
            <w:tcW w:w="1590" w:type="dxa"/>
            <w:shd w:val="clear" w:color="auto" w:fill="FAF1F2"/>
          </w:tcPr>
          <w:p w14:paraId="33EBC4FE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  <w:shd w:val="clear" w:color="auto" w:fill="FAF1F2"/>
          </w:tcPr>
          <w:p w14:paraId="76F10875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pnpm</w:t>
            </w:r>
            <w:proofErr w:type="spellEnd"/>
          </w:p>
        </w:tc>
        <w:tc>
          <w:tcPr>
            <w:tcW w:w="2415" w:type="dxa"/>
            <w:shd w:val="clear" w:color="auto" w:fill="FAF1F2"/>
          </w:tcPr>
          <w:p w14:paraId="17DE5596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9.x</w:t>
            </w:r>
          </w:p>
        </w:tc>
        <w:tc>
          <w:tcPr>
            <w:tcW w:w="3720" w:type="dxa"/>
            <w:shd w:val="clear" w:color="auto" w:fill="FAF1F2"/>
          </w:tcPr>
          <w:p w14:paraId="47861051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套件管理</w:t>
            </w:r>
            <w:proofErr w:type="spellEnd"/>
          </w:p>
        </w:tc>
      </w:tr>
      <w:tr w:rsidR="006671D6" w14:paraId="25ADD173" w14:textId="77777777">
        <w:trPr>
          <w:trHeight w:val="510"/>
        </w:trPr>
        <w:tc>
          <w:tcPr>
            <w:tcW w:w="1590" w:type="dxa"/>
          </w:tcPr>
          <w:p w14:paraId="3B1ED7A0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</w:tcPr>
          <w:p w14:paraId="2942EA2C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Turborepo</w:t>
            </w:r>
            <w:proofErr w:type="spellEnd"/>
          </w:p>
        </w:tc>
        <w:tc>
          <w:tcPr>
            <w:tcW w:w="2415" w:type="dxa"/>
          </w:tcPr>
          <w:p w14:paraId="071E53AF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2.x</w:t>
            </w:r>
          </w:p>
        </w:tc>
        <w:tc>
          <w:tcPr>
            <w:tcW w:w="3720" w:type="dxa"/>
          </w:tcPr>
          <w:p w14:paraId="317D0ECE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Monorepo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建構編排</w:t>
            </w:r>
            <w:proofErr w:type="spellEnd"/>
          </w:p>
        </w:tc>
      </w:tr>
      <w:tr w:rsidR="006671D6" w14:paraId="406902B4" w14:textId="77777777">
        <w:trPr>
          <w:trHeight w:val="510"/>
        </w:trPr>
        <w:tc>
          <w:tcPr>
            <w:tcW w:w="1590" w:type="dxa"/>
            <w:shd w:val="clear" w:color="auto" w:fill="FAF1F2"/>
          </w:tcPr>
          <w:p w14:paraId="1848EFBD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  <w:shd w:val="clear" w:color="auto" w:fill="FAF1F2"/>
          </w:tcPr>
          <w:p w14:paraId="4121D9A9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React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Router</w:t>
            </w:r>
          </w:p>
        </w:tc>
        <w:tc>
          <w:tcPr>
            <w:tcW w:w="2415" w:type="dxa"/>
            <w:shd w:val="clear" w:color="auto" w:fill="FAF1F2"/>
          </w:tcPr>
          <w:p w14:paraId="4AA8047B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6.x</w:t>
            </w:r>
          </w:p>
        </w:tc>
        <w:tc>
          <w:tcPr>
            <w:tcW w:w="3720" w:type="dxa"/>
            <w:shd w:val="clear" w:color="auto" w:fill="FAF1F2"/>
          </w:tcPr>
          <w:p w14:paraId="2AC0C597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前端路由</w:t>
            </w:r>
            <w:proofErr w:type="spellEnd"/>
          </w:p>
        </w:tc>
      </w:tr>
      <w:tr w:rsidR="006671D6" w14:paraId="583F2405" w14:textId="77777777">
        <w:trPr>
          <w:trHeight w:val="510"/>
        </w:trPr>
        <w:tc>
          <w:tcPr>
            <w:tcW w:w="1590" w:type="dxa"/>
          </w:tcPr>
          <w:p w14:paraId="17998CDC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</w:tcPr>
          <w:p w14:paraId="78BD82C0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Tailwind</w:t>
            </w:r>
            <w:r>
              <w:rPr>
                <w:color w:val="201A1B"/>
                <w:spacing w:val="-5"/>
                <w:sz w:val="18"/>
              </w:rPr>
              <w:t xml:space="preserve"> CSS</w:t>
            </w:r>
          </w:p>
        </w:tc>
        <w:tc>
          <w:tcPr>
            <w:tcW w:w="2415" w:type="dxa"/>
          </w:tcPr>
          <w:p w14:paraId="194DEDBF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3.x</w:t>
            </w:r>
          </w:p>
        </w:tc>
        <w:tc>
          <w:tcPr>
            <w:tcW w:w="3720" w:type="dxa"/>
          </w:tcPr>
          <w:p w14:paraId="5DA684BD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樣式框架</w:t>
            </w:r>
            <w:proofErr w:type="spellEnd"/>
          </w:p>
        </w:tc>
      </w:tr>
      <w:tr w:rsidR="006671D6" w14:paraId="4D71541B" w14:textId="77777777">
        <w:trPr>
          <w:trHeight w:val="815"/>
        </w:trPr>
        <w:tc>
          <w:tcPr>
            <w:tcW w:w="1590" w:type="dxa"/>
            <w:shd w:val="clear" w:color="auto" w:fill="FAF1F2"/>
          </w:tcPr>
          <w:p w14:paraId="0955BA19" w14:textId="77777777" w:rsidR="006671D6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業務層</w:t>
            </w:r>
            <w:proofErr w:type="spellEnd"/>
          </w:p>
        </w:tc>
        <w:tc>
          <w:tcPr>
            <w:tcW w:w="2370" w:type="dxa"/>
            <w:shd w:val="clear" w:color="auto" w:fill="FAF1F2"/>
          </w:tcPr>
          <w:p w14:paraId="38D1023C" w14:textId="77777777" w:rsidR="006671D6" w:rsidRDefault="00000000">
            <w:pPr>
              <w:pStyle w:val="TableParagraph"/>
              <w:spacing w:before="109" w:line="220" w:lineRule="auto"/>
              <w:ind w:right="673"/>
              <w:rPr>
                <w:sz w:val="18"/>
              </w:rPr>
            </w:pP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Community </w:t>
            </w:r>
            <w:r>
              <w:rPr>
                <w:color w:val="201A1B"/>
                <w:spacing w:val="-2"/>
                <w:sz w:val="18"/>
              </w:rPr>
              <w:t>Edition</w:t>
            </w:r>
          </w:p>
        </w:tc>
        <w:tc>
          <w:tcPr>
            <w:tcW w:w="2415" w:type="dxa"/>
            <w:shd w:val="clear" w:color="auto" w:fill="FAF1F2"/>
          </w:tcPr>
          <w:p w14:paraId="454F97A1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19.0</w:t>
            </w:r>
          </w:p>
        </w:tc>
        <w:tc>
          <w:tcPr>
            <w:tcW w:w="3720" w:type="dxa"/>
            <w:shd w:val="clear" w:color="auto" w:fill="FAF1F2"/>
          </w:tcPr>
          <w:p w14:paraId="1978E18B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ERP </w:t>
            </w:r>
            <w:proofErr w:type="spellStart"/>
            <w:r>
              <w:rPr>
                <w:color w:val="201A1B"/>
                <w:sz w:val="18"/>
              </w:rPr>
              <w:t>後台</w:t>
            </w:r>
            <w:proofErr w:type="spellEnd"/>
            <w:r>
              <w:rPr>
                <w:color w:val="201A1B"/>
                <w:sz w:val="18"/>
              </w:rPr>
              <w:t xml:space="preserve"> + REST API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框架</w:t>
            </w:r>
            <w:proofErr w:type="spellEnd"/>
          </w:p>
        </w:tc>
      </w:tr>
      <w:tr w:rsidR="006671D6" w14:paraId="78CE76B2" w14:textId="77777777">
        <w:trPr>
          <w:trHeight w:val="510"/>
        </w:trPr>
        <w:tc>
          <w:tcPr>
            <w:tcW w:w="1590" w:type="dxa"/>
          </w:tcPr>
          <w:p w14:paraId="0FB47C02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</w:tcPr>
          <w:p w14:paraId="1A06174B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Python</w:t>
            </w:r>
          </w:p>
        </w:tc>
        <w:tc>
          <w:tcPr>
            <w:tcW w:w="2415" w:type="dxa"/>
          </w:tcPr>
          <w:p w14:paraId="76B8656B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3.11+</w:t>
            </w:r>
          </w:p>
        </w:tc>
        <w:tc>
          <w:tcPr>
            <w:tcW w:w="3720" w:type="dxa"/>
          </w:tcPr>
          <w:p w14:paraId="1B17BD86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執⾏環境</w:t>
            </w:r>
            <w:proofErr w:type="spellEnd"/>
          </w:p>
        </w:tc>
      </w:tr>
      <w:tr w:rsidR="006671D6" w14:paraId="4E536E1D" w14:textId="77777777">
        <w:trPr>
          <w:trHeight w:val="817"/>
        </w:trPr>
        <w:tc>
          <w:tcPr>
            <w:tcW w:w="1590" w:type="dxa"/>
            <w:shd w:val="clear" w:color="auto" w:fill="FAF1F2"/>
          </w:tcPr>
          <w:p w14:paraId="23AC93A3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  <w:shd w:val="clear" w:color="auto" w:fill="FAF1F2"/>
          </w:tcPr>
          <w:p w14:paraId="2EA88931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PostgreSQL</w:t>
            </w:r>
          </w:p>
        </w:tc>
        <w:tc>
          <w:tcPr>
            <w:tcW w:w="2415" w:type="dxa"/>
            <w:shd w:val="clear" w:color="auto" w:fill="FAF1F2"/>
          </w:tcPr>
          <w:p w14:paraId="12A3E064" w14:textId="77777777" w:rsidR="006671D6" w:rsidRDefault="00000000">
            <w:pPr>
              <w:pStyle w:val="TableParagraph"/>
              <w:spacing w:before="109" w:line="220" w:lineRule="auto"/>
              <w:ind w:right="451"/>
              <w:rPr>
                <w:sz w:val="18"/>
              </w:rPr>
            </w:pPr>
            <w:r>
              <w:rPr>
                <w:color w:val="201A1B"/>
                <w:sz w:val="18"/>
              </w:rPr>
              <w:t>16（正式）/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15（本機 </w:t>
            </w:r>
            <w:r>
              <w:rPr>
                <w:color w:val="201A1B"/>
                <w:spacing w:val="-2"/>
                <w:sz w:val="18"/>
              </w:rPr>
              <w:t>Docker）</w:t>
            </w:r>
          </w:p>
        </w:tc>
        <w:tc>
          <w:tcPr>
            <w:tcW w:w="3720" w:type="dxa"/>
            <w:shd w:val="clear" w:color="auto" w:fill="FAF1F2"/>
          </w:tcPr>
          <w:p w14:paraId="33E409A9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關聯式資料庫</w:t>
            </w:r>
            <w:proofErr w:type="spellEnd"/>
          </w:p>
        </w:tc>
      </w:tr>
      <w:tr w:rsidR="006671D6" w14:paraId="5D194804" w14:textId="77777777">
        <w:trPr>
          <w:trHeight w:val="826"/>
        </w:trPr>
        <w:tc>
          <w:tcPr>
            <w:tcW w:w="1590" w:type="dxa"/>
          </w:tcPr>
          <w:p w14:paraId="71B42094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</w:tcPr>
          <w:p w14:paraId="2652CA00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6864" behindDoc="1" locked="0" layoutInCell="1" allowOverlap="1" wp14:anchorId="20891B92" wp14:editId="46F3804A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038225" cy="161290"/>
                      <wp:effectExtent l="0" t="0" r="0" b="0"/>
                      <wp:wrapNone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7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4830E5" id="Group 106" o:spid="_x0000_s1026" style="position:absolute;margin-left:7.5pt;margin-top:6.95pt;width:81.75pt;height:12.7pt;z-index:-17839616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">
                      <v:shape id="Graphic 107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" path="m1021699,160734r-1005174,l14096,160246,,144208r,-2524l,16525,16525,,1021699,r16526,16525l1038225,144208r-14098,16038l102169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tform</w:t>
            </w:r>
            <w:proofErr w:type="spellEnd"/>
          </w:p>
          <w:p w14:paraId="511C1BC5" w14:textId="77777777" w:rsidR="006671D6" w:rsidRDefault="00000000">
            <w:pPr>
              <w:pStyle w:val="TableParagraph"/>
              <w:spacing w:before="31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addon</w:t>
            </w:r>
          </w:p>
        </w:tc>
        <w:tc>
          <w:tcPr>
            <w:tcW w:w="2415" w:type="dxa"/>
          </w:tcPr>
          <w:p w14:paraId="3E623021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v3（本案⾃製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3720" w:type="dxa"/>
          </w:tcPr>
          <w:p w14:paraId="57DD3A7A" w14:textId="77777777" w:rsidR="006671D6" w:rsidRDefault="00000000">
            <w:pPr>
              <w:pStyle w:val="TableParagraph"/>
              <w:spacing w:before="98" w:line="230" w:lineRule="auto"/>
              <w:ind w:right="102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77376" behindDoc="1" locked="0" layoutInCell="1" allowOverlap="1" wp14:anchorId="068D5EF8" wp14:editId="7880F987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87923</wp:posOffset>
                      </wp:positionV>
                      <wp:extent cx="569595" cy="161290"/>
                      <wp:effectExtent l="0" t="0" r="0" b="0"/>
                      <wp:wrapNone/>
                      <wp:docPr id="108" name="Group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87BD0" id="Group 108" o:spid="_x0000_s1026" style="position:absolute;margin-left:27.75pt;margin-top:6.9pt;width:44.85pt;height:12.7pt;z-index:-17839104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">
                      <v:shape id="Graphic 109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" path="m552592,160734r-536067,l14097,160246,,144208r,-2524l,16525,16525,,552592,r16526,16525l569118,144208r-14097,16038l55259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13"/>
                <w:sz w:val="18"/>
              </w:rPr>
              <w:t>全新</w:t>
            </w:r>
            <w:proofErr w:type="spellEnd"/>
            <w:r>
              <w:rPr>
                <w:color w:val="201A1B"/>
                <w:spacing w:val="13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.*</w:t>
            </w:r>
            <w:r>
              <w:rPr>
                <w:rFonts w:ascii="Verdana" w:eastAsia="Verdana"/>
                <w:color w:val="B8123B"/>
                <w:spacing w:val="28"/>
              </w:rPr>
              <w:t xml:space="preserve"> </w:t>
            </w:r>
            <w:r>
              <w:rPr>
                <w:color w:val="201A1B"/>
                <w:sz w:val="18"/>
              </w:rPr>
              <w:t>model</w:t>
            </w:r>
            <w:r>
              <w:rPr>
                <w:color w:val="201A1B"/>
                <w:spacing w:val="-5"/>
                <w:sz w:val="18"/>
              </w:rPr>
              <w:t xml:space="preserve"> + </w:t>
            </w:r>
            <w:r>
              <w:rPr>
                <w:color w:val="201A1B"/>
                <w:sz w:val="18"/>
              </w:rPr>
              <w:t xml:space="preserve">REST Controller + ERP </w:t>
            </w:r>
            <w:proofErr w:type="spellStart"/>
            <w:r>
              <w:rPr>
                <w:color w:val="201A1B"/>
                <w:sz w:val="18"/>
              </w:rPr>
              <w:t>中介</w:t>
            </w:r>
            <w:proofErr w:type="spellEnd"/>
          </w:p>
        </w:tc>
      </w:tr>
      <w:tr w:rsidR="006671D6" w14:paraId="5EB89D2B" w14:textId="77777777">
        <w:trPr>
          <w:trHeight w:val="510"/>
        </w:trPr>
        <w:tc>
          <w:tcPr>
            <w:tcW w:w="1590" w:type="dxa"/>
            <w:shd w:val="clear" w:color="auto" w:fill="FAF1F2"/>
          </w:tcPr>
          <w:p w14:paraId="2DEC984C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整合層</w:t>
            </w:r>
            <w:proofErr w:type="spellEnd"/>
          </w:p>
        </w:tc>
        <w:tc>
          <w:tcPr>
            <w:tcW w:w="2370" w:type="dxa"/>
            <w:shd w:val="clear" w:color="auto" w:fill="FAF1F2"/>
          </w:tcPr>
          <w:p w14:paraId="689B6317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FastAPI</w:t>
            </w:r>
            <w:proofErr w:type="spellEnd"/>
          </w:p>
        </w:tc>
        <w:tc>
          <w:tcPr>
            <w:tcW w:w="2415" w:type="dxa"/>
            <w:shd w:val="clear" w:color="auto" w:fill="FAF1F2"/>
          </w:tcPr>
          <w:p w14:paraId="2C354E23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0.111+</w:t>
            </w:r>
          </w:p>
        </w:tc>
        <w:tc>
          <w:tcPr>
            <w:tcW w:w="3720" w:type="dxa"/>
            <w:shd w:val="clear" w:color="auto" w:fill="FAF1F2"/>
          </w:tcPr>
          <w:p w14:paraId="140353F5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Mock ERP REST API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框架</w:t>
            </w:r>
            <w:proofErr w:type="spellEnd"/>
          </w:p>
        </w:tc>
      </w:tr>
      <w:tr w:rsidR="006671D6" w14:paraId="4242272C" w14:textId="77777777">
        <w:trPr>
          <w:trHeight w:val="510"/>
        </w:trPr>
        <w:tc>
          <w:tcPr>
            <w:tcW w:w="1590" w:type="dxa"/>
          </w:tcPr>
          <w:p w14:paraId="6B72592E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</w:tcPr>
          <w:p w14:paraId="1CD41C65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Python</w:t>
            </w:r>
          </w:p>
        </w:tc>
        <w:tc>
          <w:tcPr>
            <w:tcW w:w="2415" w:type="dxa"/>
          </w:tcPr>
          <w:p w14:paraId="10520AB6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3.11</w:t>
            </w:r>
          </w:p>
        </w:tc>
        <w:tc>
          <w:tcPr>
            <w:tcW w:w="3720" w:type="dxa"/>
          </w:tcPr>
          <w:p w14:paraId="3671AE8D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Mock ERP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執⾏環境</w:t>
            </w:r>
            <w:proofErr w:type="spellEnd"/>
          </w:p>
        </w:tc>
      </w:tr>
      <w:tr w:rsidR="006671D6" w14:paraId="53170B0F" w14:textId="77777777">
        <w:trPr>
          <w:trHeight w:val="510"/>
        </w:trPr>
        <w:tc>
          <w:tcPr>
            <w:tcW w:w="1590" w:type="dxa"/>
            <w:shd w:val="clear" w:color="auto" w:fill="FAF1F2"/>
          </w:tcPr>
          <w:p w14:paraId="7EE5958D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370" w:type="dxa"/>
            <w:shd w:val="clear" w:color="auto" w:fill="FAF1F2"/>
          </w:tcPr>
          <w:p w14:paraId="48A748DE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pytest</w:t>
            </w:r>
            <w:proofErr w:type="spellEnd"/>
          </w:p>
        </w:tc>
        <w:tc>
          <w:tcPr>
            <w:tcW w:w="2415" w:type="dxa"/>
            <w:shd w:val="clear" w:color="auto" w:fill="FAF1F2"/>
          </w:tcPr>
          <w:p w14:paraId="54A35639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8.x</w:t>
            </w:r>
          </w:p>
        </w:tc>
        <w:tc>
          <w:tcPr>
            <w:tcW w:w="3720" w:type="dxa"/>
            <w:shd w:val="clear" w:color="auto" w:fill="FAF1F2"/>
          </w:tcPr>
          <w:p w14:paraId="192F9FED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Mock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 單元測試（19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test </w:t>
            </w:r>
            <w:r>
              <w:rPr>
                <w:color w:val="201A1B"/>
                <w:spacing w:val="-2"/>
                <w:sz w:val="18"/>
              </w:rPr>
              <w:t>cases）</w:t>
            </w:r>
          </w:p>
        </w:tc>
      </w:tr>
    </w:tbl>
    <w:p w14:paraId="36100EA0" w14:textId="77777777" w:rsidR="006671D6" w:rsidRDefault="006671D6">
      <w:pPr>
        <w:pStyle w:val="TableParagraph"/>
        <w:rPr>
          <w:sz w:val="18"/>
        </w:rPr>
        <w:sectPr w:rsidR="006671D6">
          <w:pgSz w:w="11910" w:h="16840"/>
          <w:pgMar w:top="1020" w:right="850" w:bottom="961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590"/>
        <w:gridCol w:w="2370"/>
        <w:gridCol w:w="2415"/>
        <w:gridCol w:w="3720"/>
      </w:tblGrid>
      <w:tr w:rsidR="006671D6" w14:paraId="2A20E515" w14:textId="77777777">
        <w:trPr>
          <w:trHeight w:val="555"/>
        </w:trPr>
        <w:tc>
          <w:tcPr>
            <w:tcW w:w="100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10DD13D" w14:textId="77777777" w:rsidR="006671D6" w:rsidRDefault="00000000">
            <w:pPr>
              <w:pStyle w:val="TableParagraph"/>
              <w:tabs>
                <w:tab w:val="left" w:pos="1746"/>
                <w:tab w:val="left" w:pos="4116"/>
                <w:tab w:val="left" w:pos="6531"/>
              </w:tabs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層</w:t>
            </w:r>
            <w:r>
              <w:rPr>
                <w:b/>
                <w:color w:val="FFFFFF"/>
                <w:spacing w:val="-10"/>
                <w:sz w:val="18"/>
              </w:rPr>
              <w:t>次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技</w:t>
            </w:r>
            <w:r>
              <w:rPr>
                <w:b/>
                <w:color w:val="FFFFFF"/>
                <w:spacing w:val="-10"/>
                <w:sz w:val="18"/>
              </w:rPr>
              <w:t>術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版</w:t>
            </w:r>
            <w:r>
              <w:rPr>
                <w:b/>
                <w:color w:val="FFFFFF"/>
                <w:spacing w:val="-10"/>
                <w:sz w:val="18"/>
              </w:rPr>
              <w:t>本</w:t>
            </w:r>
            <w:proofErr w:type="spellEnd"/>
            <w:r>
              <w:rPr>
                <w:b/>
                <w:color w:val="FFFFFF"/>
                <w:sz w:val="18"/>
              </w:rPr>
              <w:tab/>
              <w:t>⽤</w:t>
            </w:r>
            <w:r>
              <w:rPr>
                <w:b/>
                <w:color w:val="FFFFFF"/>
                <w:spacing w:val="-10"/>
                <w:sz w:val="18"/>
              </w:rPr>
              <w:t>途</w:t>
            </w:r>
          </w:p>
        </w:tc>
      </w:tr>
      <w:tr w:rsidR="006671D6" w14:paraId="6CDADE65" w14:textId="77777777">
        <w:trPr>
          <w:trHeight w:val="517"/>
        </w:trPr>
        <w:tc>
          <w:tcPr>
            <w:tcW w:w="1590" w:type="dxa"/>
            <w:tcBorders>
              <w:top w:val="nil"/>
            </w:tcBorders>
          </w:tcPr>
          <w:p w14:paraId="4B011AE3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70" w:type="dxa"/>
            <w:tcBorders>
              <w:top w:val="nil"/>
            </w:tcBorders>
          </w:tcPr>
          <w:p w14:paraId="04716284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uvicorn</w:t>
            </w:r>
            <w:proofErr w:type="spellEnd"/>
          </w:p>
        </w:tc>
        <w:tc>
          <w:tcPr>
            <w:tcW w:w="2415" w:type="dxa"/>
            <w:tcBorders>
              <w:top w:val="nil"/>
            </w:tcBorders>
          </w:tcPr>
          <w:p w14:paraId="0CDD1296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0.29+</w:t>
            </w:r>
          </w:p>
        </w:tc>
        <w:tc>
          <w:tcPr>
            <w:tcW w:w="3720" w:type="dxa"/>
            <w:tcBorders>
              <w:top w:val="nil"/>
            </w:tcBorders>
          </w:tcPr>
          <w:p w14:paraId="181EB38D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ASGI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伺服器</w:t>
            </w:r>
            <w:proofErr w:type="spellEnd"/>
          </w:p>
        </w:tc>
      </w:tr>
      <w:tr w:rsidR="006671D6" w14:paraId="58F4D6C1" w14:textId="77777777">
        <w:trPr>
          <w:trHeight w:val="815"/>
        </w:trPr>
        <w:tc>
          <w:tcPr>
            <w:tcW w:w="1590" w:type="dxa"/>
            <w:shd w:val="clear" w:color="auto" w:fill="FAF1F2"/>
          </w:tcPr>
          <w:p w14:paraId="2392AF0C" w14:textId="77777777" w:rsidR="006671D6" w:rsidRDefault="00000000">
            <w:pPr>
              <w:pStyle w:val="TableParagraph"/>
              <w:spacing w:before="109" w:line="220" w:lineRule="auto"/>
              <w:ind w:right="344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基礎設施（本</w:t>
            </w:r>
            <w:r>
              <w:rPr>
                <w:b/>
                <w:color w:val="1A1A1A"/>
                <w:spacing w:val="-6"/>
                <w:sz w:val="18"/>
              </w:rPr>
              <w:t>機</w:t>
            </w:r>
            <w:proofErr w:type="spellEnd"/>
            <w:r>
              <w:rPr>
                <w:b/>
                <w:color w:val="1A1A1A"/>
                <w:spacing w:val="-6"/>
                <w:sz w:val="18"/>
              </w:rPr>
              <w:t>）</w:t>
            </w:r>
          </w:p>
        </w:tc>
        <w:tc>
          <w:tcPr>
            <w:tcW w:w="2370" w:type="dxa"/>
            <w:shd w:val="clear" w:color="auto" w:fill="FAF1F2"/>
          </w:tcPr>
          <w:p w14:paraId="4D5217A1" w14:textId="77777777" w:rsidR="006671D6" w:rsidRDefault="00000000">
            <w:pPr>
              <w:pStyle w:val="TableParagraph"/>
              <w:spacing w:before="109" w:line="220" w:lineRule="auto"/>
              <w:ind w:right="837"/>
              <w:rPr>
                <w:sz w:val="18"/>
              </w:rPr>
            </w:pPr>
            <w:r>
              <w:rPr>
                <w:color w:val="201A1B"/>
                <w:sz w:val="18"/>
              </w:rPr>
              <w:t>Docker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-1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Docker </w:t>
            </w:r>
            <w:r>
              <w:rPr>
                <w:color w:val="201A1B"/>
                <w:spacing w:val="-2"/>
                <w:sz w:val="18"/>
              </w:rPr>
              <w:t>Compose</w:t>
            </w:r>
          </w:p>
        </w:tc>
        <w:tc>
          <w:tcPr>
            <w:tcW w:w="2415" w:type="dxa"/>
            <w:shd w:val="clear" w:color="auto" w:fill="FAF1F2"/>
          </w:tcPr>
          <w:p w14:paraId="61616523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26.x / </w:t>
            </w:r>
            <w:r>
              <w:rPr>
                <w:color w:val="201A1B"/>
                <w:spacing w:val="-5"/>
                <w:sz w:val="18"/>
              </w:rPr>
              <w:t>2.x</w:t>
            </w:r>
          </w:p>
        </w:tc>
        <w:tc>
          <w:tcPr>
            <w:tcW w:w="3720" w:type="dxa"/>
            <w:shd w:val="clear" w:color="auto" w:fill="FAF1F2"/>
          </w:tcPr>
          <w:p w14:paraId="7071CDE6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容器化本機開發環境</w:t>
            </w:r>
            <w:proofErr w:type="spellEnd"/>
          </w:p>
        </w:tc>
      </w:tr>
      <w:tr w:rsidR="006671D6" w14:paraId="5C2F8004" w14:textId="77777777">
        <w:trPr>
          <w:trHeight w:val="510"/>
        </w:trPr>
        <w:tc>
          <w:tcPr>
            <w:tcW w:w="1590" w:type="dxa"/>
          </w:tcPr>
          <w:p w14:paraId="43DFA106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70" w:type="dxa"/>
          </w:tcPr>
          <w:p w14:paraId="75314722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aidev</w:t>
            </w:r>
            <w:proofErr w:type="spellEnd"/>
            <w:r>
              <w:rPr>
                <w:color w:val="201A1B"/>
                <w:sz w:val="18"/>
              </w:rPr>
              <w:t>-</w:t>
            </w:r>
            <w:r>
              <w:rPr>
                <w:color w:val="201A1B"/>
                <w:spacing w:val="-5"/>
                <w:sz w:val="18"/>
              </w:rPr>
              <w:t>net</w:t>
            </w:r>
          </w:p>
        </w:tc>
        <w:tc>
          <w:tcPr>
            <w:tcW w:w="2415" w:type="dxa"/>
          </w:tcPr>
          <w:p w14:paraId="7E82C907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Docker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bridge</w:t>
            </w:r>
          </w:p>
        </w:tc>
        <w:tc>
          <w:tcPr>
            <w:tcW w:w="3720" w:type="dxa"/>
          </w:tcPr>
          <w:p w14:paraId="7A66FE1C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本機容器間網路互通</w:t>
            </w:r>
            <w:proofErr w:type="spellEnd"/>
          </w:p>
        </w:tc>
      </w:tr>
      <w:tr w:rsidR="006671D6" w14:paraId="225465B5" w14:textId="77777777">
        <w:trPr>
          <w:trHeight w:val="817"/>
        </w:trPr>
        <w:tc>
          <w:tcPr>
            <w:tcW w:w="1590" w:type="dxa"/>
            <w:shd w:val="clear" w:color="auto" w:fill="FAF1F2"/>
          </w:tcPr>
          <w:p w14:paraId="254EFF6F" w14:textId="77777777" w:rsidR="006671D6" w:rsidRDefault="00000000">
            <w:pPr>
              <w:pStyle w:val="TableParagraph"/>
              <w:spacing w:before="109" w:line="220" w:lineRule="auto"/>
              <w:ind w:right="164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基礎設施（正式</w:t>
            </w:r>
            <w:r>
              <w:rPr>
                <w:b/>
                <w:color w:val="1A1A1A"/>
                <w:spacing w:val="-6"/>
                <w:sz w:val="18"/>
              </w:rPr>
              <w:t>機</w:t>
            </w:r>
            <w:proofErr w:type="spellEnd"/>
            <w:r>
              <w:rPr>
                <w:b/>
                <w:color w:val="1A1A1A"/>
                <w:spacing w:val="-6"/>
                <w:sz w:val="18"/>
              </w:rPr>
              <w:t>）</w:t>
            </w:r>
          </w:p>
        </w:tc>
        <w:tc>
          <w:tcPr>
            <w:tcW w:w="2370" w:type="dxa"/>
            <w:shd w:val="clear" w:color="auto" w:fill="FAF1F2"/>
          </w:tcPr>
          <w:p w14:paraId="62AA00F7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Ubuntu</w:t>
            </w:r>
          </w:p>
        </w:tc>
        <w:tc>
          <w:tcPr>
            <w:tcW w:w="2415" w:type="dxa"/>
            <w:shd w:val="clear" w:color="auto" w:fill="FAF1F2"/>
          </w:tcPr>
          <w:p w14:paraId="2EF3F40D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24.04 </w:t>
            </w:r>
            <w:r>
              <w:rPr>
                <w:color w:val="201A1B"/>
                <w:spacing w:val="-5"/>
                <w:sz w:val="18"/>
              </w:rPr>
              <w:t>LTS</w:t>
            </w:r>
          </w:p>
        </w:tc>
        <w:tc>
          <w:tcPr>
            <w:tcW w:w="3720" w:type="dxa"/>
            <w:shd w:val="clear" w:color="auto" w:fill="FAF1F2"/>
          </w:tcPr>
          <w:p w14:paraId="5FE654E9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正式機</w:t>
            </w:r>
            <w:proofErr w:type="spellEnd"/>
            <w:r>
              <w:rPr>
                <w:color w:val="201A1B"/>
                <w:sz w:val="18"/>
              </w:rPr>
              <w:t xml:space="preserve"> OS（PVE </w:t>
            </w:r>
            <w:r>
              <w:rPr>
                <w:color w:val="201A1B"/>
                <w:spacing w:val="-2"/>
                <w:sz w:val="18"/>
              </w:rPr>
              <w:t>CT05083）</w:t>
            </w:r>
          </w:p>
        </w:tc>
      </w:tr>
      <w:tr w:rsidR="006671D6" w14:paraId="16B02452" w14:textId="77777777">
        <w:trPr>
          <w:trHeight w:val="510"/>
        </w:trPr>
        <w:tc>
          <w:tcPr>
            <w:tcW w:w="1590" w:type="dxa"/>
          </w:tcPr>
          <w:p w14:paraId="1ACE9C49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70" w:type="dxa"/>
          </w:tcPr>
          <w:p w14:paraId="034E5399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nginx</w:t>
            </w:r>
          </w:p>
        </w:tc>
        <w:tc>
          <w:tcPr>
            <w:tcW w:w="2415" w:type="dxa"/>
          </w:tcPr>
          <w:p w14:paraId="6EE9B519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1.24+</w:t>
            </w:r>
          </w:p>
        </w:tc>
        <w:tc>
          <w:tcPr>
            <w:tcW w:w="3720" w:type="dxa"/>
          </w:tcPr>
          <w:p w14:paraId="16D579D8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反向代理，雙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vhost（</w:t>
            </w:r>
            <w:proofErr w:type="gramStart"/>
            <w:r>
              <w:rPr>
                <w:color w:val="201A1B"/>
                <w:sz w:val="18"/>
              </w:rPr>
              <w:t>bare-</w:t>
            </w:r>
            <w:r>
              <w:rPr>
                <w:color w:val="201A1B"/>
                <w:spacing w:val="-2"/>
                <w:sz w:val="18"/>
              </w:rPr>
              <w:t>metal</w:t>
            </w:r>
            <w:proofErr w:type="spellEnd"/>
            <w:proofErr w:type="gram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6671D6" w14:paraId="18C4F843" w14:textId="77777777">
        <w:trPr>
          <w:trHeight w:val="815"/>
        </w:trPr>
        <w:tc>
          <w:tcPr>
            <w:tcW w:w="1590" w:type="dxa"/>
            <w:shd w:val="clear" w:color="auto" w:fill="FAF1F2"/>
          </w:tcPr>
          <w:p w14:paraId="7E6E10E3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70" w:type="dxa"/>
            <w:shd w:val="clear" w:color="auto" w:fill="FAF1F2"/>
          </w:tcPr>
          <w:p w14:paraId="5F8AD005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systemd</w:t>
            </w:r>
            <w:proofErr w:type="spellEnd"/>
          </w:p>
        </w:tc>
        <w:tc>
          <w:tcPr>
            <w:tcW w:w="2415" w:type="dxa"/>
            <w:shd w:val="clear" w:color="auto" w:fill="FAF1F2"/>
          </w:tcPr>
          <w:p w14:paraId="6B5B3DE2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720" w:type="dxa"/>
            <w:shd w:val="clear" w:color="auto" w:fill="FAF1F2"/>
          </w:tcPr>
          <w:p w14:paraId="266200C9" w14:textId="77777777" w:rsidR="006671D6" w:rsidRDefault="00000000">
            <w:pPr>
              <w:pStyle w:val="TableParagraph"/>
              <w:spacing w:before="108" w:line="220" w:lineRule="auto"/>
              <w:ind w:right="31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服務管理（odoo-server</w:t>
            </w:r>
            <w:proofErr w:type="spellEnd"/>
            <w:r>
              <w:rPr>
                <w:color w:val="201A1B"/>
                <w:spacing w:val="-8"/>
                <w:sz w:val="18"/>
              </w:rPr>
              <w:t xml:space="preserve"> / </w:t>
            </w:r>
            <w:r>
              <w:rPr>
                <w:color w:val="201A1B"/>
                <w:sz w:val="18"/>
              </w:rPr>
              <w:t>kenda-mock-</w:t>
            </w:r>
            <w:proofErr w:type="spellStart"/>
            <w:r>
              <w:rPr>
                <w:color w:val="201A1B"/>
                <w:spacing w:val="-4"/>
                <w:sz w:val="18"/>
              </w:rPr>
              <w:t>erp</w:t>
            </w:r>
            <w:proofErr w:type="spellEnd"/>
            <w:r>
              <w:rPr>
                <w:color w:val="201A1B"/>
                <w:spacing w:val="-4"/>
                <w:sz w:val="18"/>
              </w:rPr>
              <w:t>）</w:t>
            </w:r>
          </w:p>
        </w:tc>
      </w:tr>
      <w:tr w:rsidR="006671D6" w14:paraId="30CDD16D" w14:textId="77777777">
        <w:trPr>
          <w:trHeight w:val="510"/>
        </w:trPr>
        <w:tc>
          <w:tcPr>
            <w:tcW w:w="1590" w:type="dxa"/>
          </w:tcPr>
          <w:p w14:paraId="5774E2A1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70" w:type="dxa"/>
          </w:tcPr>
          <w:p w14:paraId="3A270E7C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Yenthe666</w:t>
            </w:r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InstallScript</w:t>
            </w:r>
            <w:proofErr w:type="spellEnd"/>
          </w:p>
        </w:tc>
        <w:tc>
          <w:tcPr>
            <w:tcW w:w="2415" w:type="dxa"/>
          </w:tcPr>
          <w:p w14:paraId="07637647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19.0</w:t>
            </w:r>
            <w:r>
              <w:rPr>
                <w:color w:val="201A1B"/>
                <w:spacing w:val="-4"/>
                <w:sz w:val="18"/>
              </w:rPr>
              <w:t xml:space="preserve"> 分⽀</w:t>
            </w:r>
          </w:p>
        </w:tc>
        <w:tc>
          <w:tcPr>
            <w:tcW w:w="3720" w:type="dxa"/>
          </w:tcPr>
          <w:p w14:paraId="0DBD435C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19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gramStart"/>
            <w:r>
              <w:rPr>
                <w:color w:val="201A1B"/>
                <w:sz w:val="18"/>
              </w:rPr>
              <w:t>bare-metal</w:t>
            </w:r>
            <w:proofErr w:type="gram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安裝腳本</w:t>
            </w:r>
            <w:proofErr w:type="spellEnd"/>
          </w:p>
        </w:tc>
      </w:tr>
      <w:tr w:rsidR="006671D6" w14:paraId="4AAE48E4" w14:textId="77777777">
        <w:trPr>
          <w:trHeight w:val="510"/>
        </w:trPr>
        <w:tc>
          <w:tcPr>
            <w:tcW w:w="1590" w:type="dxa"/>
            <w:shd w:val="clear" w:color="auto" w:fill="FAF1F2"/>
          </w:tcPr>
          <w:p w14:paraId="62E8147E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邊緣</w:t>
            </w:r>
            <w:proofErr w:type="spellEnd"/>
            <w:r>
              <w:rPr>
                <w:b/>
                <w:color w:val="1A1A1A"/>
                <w:sz w:val="18"/>
              </w:rPr>
              <w:t xml:space="preserve"> / </w:t>
            </w:r>
            <w:r>
              <w:rPr>
                <w:b/>
                <w:color w:val="1A1A1A"/>
                <w:spacing w:val="-5"/>
                <w:sz w:val="18"/>
              </w:rPr>
              <w:t>CDN</w:t>
            </w:r>
          </w:p>
        </w:tc>
        <w:tc>
          <w:tcPr>
            <w:tcW w:w="2370" w:type="dxa"/>
            <w:shd w:val="clear" w:color="auto" w:fill="FAF1F2"/>
          </w:tcPr>
          <w:p w14:paraId="7C671411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Cloudflare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Tunnel</w:t>
            </w:r>
          </w:p>
        </w:tc>
        <w:tc>
          <w:tcPr>
            <w:tcW w:w="2415" w:type="dxa"/>
            <w:shd w:val="clear" w:color="auto" w:fill="FAF1F2"/>
          </w:tcPr>
          <w:p w14:paraId="1979B867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720" w:type="dxa"/>
            <w:shd w:val="clear" w:color="auto" w:fill="FAF1F2"/>
          </w:tcPr>
          <w:p w14:paraId="6DA4145E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對外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HTTPS，無需開放公網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port</w:t>
            </w:r>
          </w:p>
        </w:tc>
      </w:tr>
      <w:tr w:rsidR="006671D6" w14:paraId="767D5BBB" w14:textId="77777777">
        <w:trPr>
          <w:trHeight w:val="510"/>
        </w:trPr>
        <w:tc>
          <w:tcPr>
            <w:tcW w:w="1590" w:type="dxa"/>
          </w:tcPr>
          <w:p w14:paraId="1B2F3EA7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70" w:type="dxa"/>
          </w:tcPr>
          <w:p w14:paraId="7E834EC0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Cloudflare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WAF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+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TLS</w:t>
            </w:r>
          </w:p>
        </w:tc>
        <w:tc>
          <w:tcPr>
            <w:tcW w:w="2415" w:type="dxa"/>
          </w:tcPr>
          <w:p w14:paraId="0E7123E6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3720" w:type="dxa"/>
          </w:tcPr>
          <w:p w14:paraId="257AE3AE" w14:textId="77777777" w:rsidR="006671D6" w:rsidRDefault="00000000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DDoS 防護，TLS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 終結</w:t>
            </w:r>
          </w:p>
        </w:tc>
      </w:tr>
    </w:tbl>
    <w:p w14:paraId="423506C0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86"/>
        <w:rPr>
          <w:b/>
          <w:sz w:val="24"/>
        </w:rPr>
      </w:pPr>
      <w:proofErr w:type="spellStart"/>
      <w:r>
        <w:rPr>
          <w:b/>
          <w:color w:val="C70F2E"/>
          <w:sz w:val="24"/>
        </w:rPr>
        <w:t>kenda_platform</w:t>
      </w:r>
      <w:proofErr w:type="spellEnd"/>
      <w:r>
        <w:rPr>
          <w:b/>
          <w:color w:val="C70F2E"/>
          <w:spacing w:val="-4"/>
          <w:sz w:val="24"/>
        </w:rPr>
        <w:t xml:space="preserve"> </w:t>
      </w:r>
      <w:r>
        <w:rPr>
          <w:b/>
          <w:color w:val="C70F2E"/>
          <w:sz w:val="24"/>
        </w:rPr>
        <w:t>Addon</w:t>
      </w:r>
      <w:r>
        <w:rPr>
          <w:b/>
          <w:color w:val="C70F2E"/>
          <w:spacing w:val="-4"/>
          <w:sz w:val="24"/>
        </w:rPr>
        <w:t xml:space="preserve"> </w:t>
      </w:r>
      <w:proofErr w:type="spellStart"/>
      <w:r>
        <w:rPr>
          <w:b/>
          <w:color w:val="C70F2E"/>
          <w:spacing w:val="-4"/>
          <w:sz w:val="24"/>
        </w:rPr>
        <w:t>核⼼模組</w:t>
      </w:r>
      <w:proofErr w:type="spellEnd"/>
    </w:p>
    <w:p w14:paraId="0750CA4C" w14:textId="77777777" w:rsidR="006671D6" w:rsidRDefault="006671D6">
      <w:pPr>
        <w:pStyle w:val="a3"/>
        <w:spacing w:before="17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484"/>
        <w:gridCol w:w="7592"/>
      </w:tblGrid>
      <w:tr w:rsidR="006671D6" w14:paraId="11B66EA1" w14:textId="77777777">
        <w:trPr>
          <w:trHeight w:val="562"/>
        </w:trPr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16D7138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模組</w:t>
            </w:r>
            <w:proofErr w:type="spellEnd"/>
          </w:p>
        </w:tc>
        <w:tc>
          <w:tcPr>
            <w:tcW w:w="759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E9D403F" w14:textId="77777777" w:rsidR="006671D6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6671D6" w14:paraId="05A3C533" w14:textId="77777777">
        <w:trPr>
          <w:trHeight w:val="521"/>
        </w:trPr>
        <w:tc>
          <w:tcPr>
            <w:tcW w:w="2484" w:type="dxa"/>
            <w:tcBorders>
              <w:top w:val="nil"/>
            </w:tcBorders>
          </w:tcPr>
          <w:p w14:paraId="1EBEE3BE" w14:textId="77777777" w:rsidR="006671D6" w:rsidRDefault="00000000">
            <w:pPr>
              <w:pStyle w:val="TableParagraph"/>
              <w:spacing w:before="109"/>
              <w:ind w:left="228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479936" behindDoc="1" locked="0" layoutInCell="1" allowOverlap="1" wp14:anchorId="06F19B0B" wp14:editId="7DD5B72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569595" cy="161290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FE9B12" id="Group 110" o:spid="_x0000_s1026" style="position:absolute;margin-left:7.5pt;margin-top:7.05pt;width:44.85pt;height:12.7pt;z-index:-17836544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">
                      <v:shape id="Graphic 111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" path="m552592,160734r-536069,l14093,160246,,144208r,-2524l,16525,16523,,552592,r16526,16525l569118,144208r-14097,16038l55259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models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</w:p>
        </w:tc>
        <w:tc>
          <w:tcPr>
            <w:tcW w:w="7592" w:type="dxa"/>
            <w:tcBorders>
              <w:top w:val="nil"/>
            </w:tcBorders>
          </w:tcPr>
          <w:p w14:paraId="1C33ADEB" w14:textId="77777777" w:rsidR="006671D6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80448" behindDoc="1" locked="0" layoutInCell="1" allowOverlap="1" wp14:anchorId="0AE06249" wp14:editId="5D273B99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88924</wp:posOffset>
                      </wp:positionV>
                      <wp:extent cx="569595" cy="161290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2423AE" id="Group 112" o:spid="_x0000_s1026" style="position:absolute;margin-left:27.75pt;margin-top:7pt;width:44.85pt;height:12.7pt;z-index:-17836032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">
                      <v:shape id="Graphic 113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" path="m552592,160734r-536067,l14097,160246,,144208r,-2524l,16525,16525,,552592,r16526,16525l569118,144208r-14097,16038l55259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24"/>
                <w:sz w:val="18"/>
              </w:rPr>
              <w:t>全新</w:t>
            </w:r>
            <w:proofErr w:type="spellEnd"/>
            <w:r>
              <w:rPr>
                <w:color w:val="201A1B"/>
                <w:spacing w:val="24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.*</w:t>
            </w:r>
            <w:r>
              <w:rPr>
                <w:rFonts w:ascii="Verdana" w:eastAsia="Verdana"/>
                <w:color w:val="B8123B"/>
                <w:spacing w:val="41"/>
              </w:rPr>
              <w:t xml:space="preserve"> </w:t>
            </w:r>
            <w:r>
              <w:rPr>
                <w:color w:val="201A1B"/>
                <w:sz w:val="18"/>
              </w:rPr>
              <w:t>資料模型（12</w:t>
            </w:r>
            <w:r>
              <w:rPr>
                <w:color w:val="201A1B"/>
                <w:spacing w:val="-2"/>
                <w:sz w:val="18"/>
              </w:rPr>
              <w:t xml:space="preserve"> 個 </w:t>
            </w:r>
            <w:proofErr w:type="spellStart"/>
            <w:r>
              <w:rPr>
                <w:color w:val="201A1B"/>
                <w:sz w:val="18"/>
              </w:rPr>
              <w:t>model，</w:t>
            </w:r>
            <w:r>
              <w:rPr>
                <w:color w:val="201A1B"/>
                <w:spacing w:val="-1"/>
                <w:sz w:val="18"/>
              </w:rPr>
              <w:t>不延伸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sale/product）</w:t>
            </w:r>
          </w:p>
        </w:tc>
      </w:tr>
      <w:tr w:rsidR="006671D6" w14:paraId="369A3A90" w14:textId="77777777">
        <w:trPr>
          <w:trHeight w:val="521"/>
        </w:trPr>
        <w:tc>
          <w:tcPr>
            <w:tcW w:w="2484" w:type="dxa"/>
          </w:tcPr>
          <w:p w14:paraId="76D0EB2C" w14:textId="77777777" w:rsidR="006671D6" w:rsidRDefault="00000000">
            <w:pPr>
              <w:pStyle w:val="TableParagraph"/>
              <w:spacing w:before="109"/>
              <w:ind w:left="228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478400" behindDoc="1" locked="0" layoutInCell="1" allowOverlap="1" wp14:anchorId="45263572" wp14:editId="65DD40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6398895" cy="340995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98895" cy="340995"/>
                                <a:chOff x="0" y="0"/>
                                <a:chExt cx="6398895" cy="34099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-3" y="2"/>
                                  <a:ext cx="639889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8895" h="340995">
                                      <a:moveTo>
                                        <a:pt x="6398412" y="0"/>
                                      </a:moveTo>
                                      <a:lnTo>
                                        <a:pt x="157758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1577581" y="340525"/>
                                      </a:lnTo>
                                      <a:lnTo>
                                        <a:pt x="6398412" y="340525"/>
                                      </a:lnTo>
                                      <a:lnTo>
                                        <a:pt x="63984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95246" y="94059"/>
                                  <a:ext cx="3637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915" h="161290">
                                      <a:moveTo>
                                        <a:pt x="903681" y="16535"/>
                                      </a:moveTo>
                                      <a:lnTo>
                                        <a:pt x="887158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43"/>
                                      </a:lnTo>
                                      <a:lnTo>
                                        <a:pt x="887158" y="160743"/>
                                      </a:lnTo>
                                      <a:lnTo>
                                        <a:pt x="903681" y="144208"/>
                                      </a:lnTo>
                                      <a:lnTo>
                                        <a:pt x="903681" y="16535"/>
                                      </a:lnTo>
                                      <a:close/>
                                    </a:path>
                                    <a:path w="3637915" h="161290">
                                      <a:moveTo>
                                        <a:pt x="3637356" y="16535"/>
                                      </a:moveTo>
                                      <a:lnTo>
                                        <a:pt x="3620833" y="0"/>
                                      </a:lnTo>
                                      <a:lnTo>
                                        <a:pt x="2749004" y="0"/>
                                      </a:lnTo>
                                      <a:lnTo>
                                        <a:pt x="2732481" y="16535"/>
                                      </a:lnTo>
                                      <a:lnTo>
                                        <a:pt x="2732481" y="141693"/>
                                      </a:lnTo>
                                      <a:lnTo>
                                        <a:pt x="2732481" y="144208"/>
                                      </a:lnTo>
                                      <a:lnTo>
                                        <a:pt x="2749004" y="160743"/>
                                      </a:lnTo>
                                      <a:lnTo>
                                        <a:pt x="3620833" y="160743"/>
                                      </a:lnTo>
                                      <a:lnTo>
                                        <a:pt x="3637356" y="144208"/>
                                      </a:lnTo>
                                      <a:lnTo>
                                        <a:pt x="3637356" y="16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1331C0" id="Group 114" o:spid="_x0000_s1026" style="position:absolute;margin-left:0;margin-top:-.35pt;width:503.85pt;height:26.85pt;z-index:-17838080;mso-wrap-distance-left:0;mso-wrap-distance-right:0" coordsize="6398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">
                      <v:shape id="Graphic 115" o:spid="_x0000_s1027" style="position:absolute;width:63988;height:3409;visibility:visible;mso-wrap-style:square;v-text-anchor:top" coordsize="639889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" path="m6398412,l1577581,,,,,340525r1577581,l6398412,340525,6398412,xe" fillcolor="#faf1f2" stroked="f">
                        <v:path arrowok="t"/>
                      </v:shape>
                      <v:shape id="Graphic 116" o:spid="_x0000_s1028" style="position:absolute;left:952;top:940;width:36379;height:1613;visibility:visible;mso-wrap-style:square;v-text-anchor:top" coordsize="3637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" path="m903681,16535l887158,,16522,,,16535,,141693r,2515l16522,160743r870636,l903681,144208r,-127673xem3637356,16535l3620833,,2749004,r-16523,16535l2732481,141693r,2515l2749004,160743r871829,l3637356,144208r,-12767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ontrollers</w:t>
            </w:r>
            <w:r>
              <w:rPr>
                <w:rFonts w:ascii="Verdana"/>
                <w:color w:val="B8123B"/>
                <w:spacing w:val="-2"/>
                <w:w w:val="125"/>
              </w:rPr>
              <w:t>/</w:t>
            </w:r>
          </w:p>
        </w:tc>
        <w:tc>
          <w:tcPr>
            <w:tcW w:w="7592" w:type="dxa"/>
          </w:tcPr>
          <w:p w14:paraId="47DAF949" w14:textId="77777777" w:rsidR="006671D6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REST</w:t>
            </w:r>
            <w:r>
              <w:rPr>
                <w:color w:val="201A1B"/>
                <w:spacing w:val="5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Controller（</w:t>
            </w:r>
            <w:r>
              <w:rPr>
                <w:color w:val="201A1B"/>
                <w:spacing w:val="43"/>
                <w:sz w:val="18"/>
              </w:rPr>
              <w:t xml:space="preserve"> </w:t>
            </w:r>
            <w:r>
              <w:rPr>
                <w:rFonts w:ascii="Verdana" w:eastAsia="Verdana"/>
                <w:color w:val="B8123B"/>
              </w:rPr>
              <w:t>/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pi</w:t>
            </w:r>
            <w:r>
              <w:rPr>
                <w:rFonts w:ascii="Verdana" w:eastAsia="Verdana"/>
                <w:color w:val="B8123B"/>
              </w:rPr>
              <w:t>/</w:t>
            </w:r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pacing w:val="16"/>
              </w:rPr>
              <w:t xml:space="preserve">/  </w:t>
            </w:r>
            <w:r>
              <w:rPr>
                <w:color w:val="201A1B"/>
                <w:spacing w:val="2"/>
                <w:sz w:val="18"/>
              </w:rPr>
              <w:t xml:space="preserve">，共 </w:t>
            </w:r>
            <w:r>
              <w:rPr>
                <w:color w:val="201A1B"/>
                <w:sz w:val="18"/>
              </w:rPr>
              <w:t>16 ⽀</w:t>
            </w:r>
            <w:proofErr w:type="spellStart"/>
            <w:r>
              <w:rPr>
                <w:color w:val="201A1B"/>
                <w:sz w:val="18"/>
              </w:rPr>
              <w:t>端點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6671D6" w14:paraId="1E704B6C" w14:textId="77777777">
        <w:trPr>
          <w:trHeight w:val="521"/>
        </w:trPr>
        <w:tc>
          <w:tcPr>
            <w:tcW w:w="2484" w:type="dxa"/>
          </w:tcPr>
          <w:p w14:paraId="55C5865F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0960" behindDoc="1" locked="0" layoutInCell="1" allowOverlap="1" wp14:anchorId="7403A317" wp14:editId="4A949913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970915" cy="161290"/>
                      <wp:effectExtent l="0" t="0" r="0" b="0"/>
                      <wp:wrapNone/>
                      <wp:docPr id="117" name="Group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75E160" id="Group 117" o:spid="_x0000_s1026" style="position:absolute;margin-left:7.5pt;margin-top:7.05pt;width:76.45pt;height:12.7pt;z-index:-17835520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">
                      <v:shape id="Graphic 118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" path="m953833,160734r-937310,l14093,160246,,144208r,-2524l,16525,16523,,953833,r16526,16525l970359,144208r-14097,16038l95383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20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lient</w:t>
            </w:r>
            <w:r>
              <w:rPr>
                <w:rFonts w:ascii="Verdana"/>
                <w:color w:val="B8123B"/>
                <w:spacing w:val="-2"/>
                <w:w w:val="120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py</w:t>
            </w:r>
          </w:p>
        </w:tc>
        <w:tc>
          <w:tcPr>
            <w:tcW w:w="7592" w:type="dxa"/>
          </w:tcPr>
          <w:p w14:paraId="15C0BF1C" w14:textId="77777777" w:rsidR="006671D6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81472" behindDoc="1" locked="0" layoutInCell="1" allowOverlap="1" wp14:anchorId="41C14126" wp14:editId="2DED2114">
                      <wp:simplePos x="0" y="0"/>
                      <wp:positionH relativeFrom="column">
                        <wp:posOffset>1270396</wp:posOffset>
                      </wp:positionH>
                      <wp:positionV relativeFrom="paragraph">
                        <wp:posOffset>88924</wp:posOffset>
                      </wp:positionV>
                      <wp:extent cx="704215" cy="16129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215" cy="161290"/>
                                <a:chOff x="0" y="0"/>
                                <a:chExt cx="704215" cy="16129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7042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215" h="161290">
                                      <a:moveTo>
                                        <a:pt x="68713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7133" y="0"/>
                                      </a:lnTo>
                                      <a:lnTo>
                                        <a:pt x="703659" y="16525"/>
                                      </a:lnTo>
                                      <a:lnTo>
                                        <a:pt x="703659" y="144208"/>
                                      </a:lnTo>
                                      <a:lnTo>
                                        <a:pt x="689562" y="160246"/>
                                      </a:lnTo>
                                      <a:lnTo>
                                        <a:pt x="6871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352DB2" id="Group 119" o:spid="_x0000_s1026" style="position:absolute;margin-left:100.05pt;margin-top:7pt;width:55.45pt;height:12.7pt;z-index:-17835008;mso-wrap-distance-left:0;mso-wrap-distance-right:0" coordsize="7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">
                      <v:shape id="Graphic 120" o:spid="_x0000_s1027" style="position:absolute;width:7042;height:1612;visibility:visible;mso-wrap-style:square;v-text-anchor:top" coordsize="7042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" path="m687133,160734r-670608,l14097,160246,,144208r,-2524l,16525,16525,,687133,r16526,16525l703659,144208r-14097,16038l68713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 xml:space="preserve">ERP </w:t>
            </w:r>
            <w:proofErr w:type="spellStart"/>
            <w:r>
              <w:rPr>
                <w:color w:val="201A1B"/>
                <w:sz w:val="18"/>
              </w:rPr>
              <w:t>中介客⼾端（呼叫</w:t>
            </w:r>
            <w:proofErr w:type="spellEnd"/>
            <w:r>
              <w:rPr>
                <w:color w:val="201A1B"/>
                <w:spacing w:val="66"/>
                <w:w w:val="150"/>
                <w:sz w:val="18"/>
              </w:rPr>
              <w:t xml:space="preserve"> </w:t>
            </w:r>
            <w:r>
              <w:rPr>
                <w:rFonts w:ascii="Verdana" w:eastAsia="Verdana"/>
                <w:color w:val="B8123B"/>
              </w:rPr>
              <w:t>/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erp</w:t>
            </w:r>
            <w:proofErr w:type="spellEnd"/>
            <w:r>
              <w:rPr>
                <w:rFonts w:ascii="Verdana" w:eastAsia="Verdana"/>
                <w:color w:val="B8123B"/>
              </w:rPr>
              <w:t>/</w:t>
            </w:r>
            <w:r>
              <w:rPr>
                <w:rFonts w:ascii="Trebuchet MS" w:eastAsia="Trebuchet MS"/>
                <w:color w:val="B8123B"/>
                <w:sz w:val="20"/>
              </w:rPr>
              <w:t>v</w:t>
            </w:r>
            <w:r>
              <w:rPr>
                <w:rFonts w:ascii="Arial Rounded MT Bold" w:eastAsia="Arial Rounded MT Bold"/>
                <w:color w:val="B8123B"/>
                <w:sz w:val="19"/>
              </w:rPr>
              <w:t>1</w:t>
            </w:r>
            <w:r>
              <w:rPr>
                <w:rFonts w:ascii="Verdana" w:eastAsia="Verdana"/>
                <w:color w:val="B8123B"/>
                <w:spacing w:val="14"/>
              </w:rPr>
              <w:t xml:space="preserve">/  </w:t>
            </w:r>
            <w:r>
              <w:rPr>
                <w:color w:val="201A1B"/>
                <w:spacing w:val="1"/>
                <w:sz w:val="18"/>
              </w:rPr>
              <w:t xml:space="preserve">，含 </w:t>
            </w:r>
            <w:r>
              <w:rPr>
                <w:color w:val="201A1B"/>
                <w:sz w:val="18"/>
              </w:rPr>
              <w:t>retry</w:t>
            </w:r>
            <w:r>
              <w:rPr>
                <w:color w:val="201A1B"/>
                <w:spacing w:val="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1"/>
                <w:sz w:val="18"/>
              </w:rPr>
              <w:t>機制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6671D6" w14:paraId="49F9EE58" w14:textId="77777777">
        <w:trPr>
          <w:trHeight w:val="521"/>
        </w:trPr>
        <w:tc>
          <w:tcPr>
            <w:tcW w:w="2484" w:type="dxa"/>
          </w:tcPr>
          <w:p w14:paraId="550A3531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8912" behindDoc="1" locked="0" layoutInCell="1" allowOverlap="1" wp14:anchorId="7D1AC0AC" wp14:editId="065E80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1577975" cy="340995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7975" cy="340995"/>
                                <a:chOff x="0" y="0"/>
                                <a:chExt cx="1577975" cy="34099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157797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7975" h="340995">
                                      <a:moveTo>
                                        <a:pt x="1577578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77578" y="0"/>
                                      </a:lnTo>
                                      <a:lnTo>
                                        <a:pt x="1577578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95250" y="94059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EF8334" id="Group 121" o:spid="_x0000_s1026" style="position:absolute;margin-left:0;margin-top:-.35pt;width:124.25pt;height:26.85pt;z-index:-17837568;mso-wrap-distance-left:0;mso-wrap-distance-right:0" coordsize="1577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">
                      <v:shape id="Graphic 122" o:spid="_x0000_s1027" style="position:absolute;width:15779;height:3409;visibility:visible;mso-wrap-style:square;v-text-anchor:top" coordsize="157797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" path="m1577578,340518l,340518,,,1577578,r,340518xe" fillcolor="#faf1f2" stroked="f">
                        <v:path arrowok="t"/>
                      </v:shape>
                      <v:shape id="Graphic 123" o:spid="_x0000_s1028" style="position:absolute;left:952;top:940;width:8376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" path="m820483,160734r-803960,l14093,160246,,144208r,-2524l,16525,16523,,820483,r16526,16525l837009,144208r-14097,16038l82048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ir</w:t>
            </w:r>
            <w:r>
              <w:rPr>
                <w:rFonts w:ascii="Verdana"/>
                <w:color w:val="B8123B"/>
                <w:spacing w:val="-2"/>
                <w:w w:val="120"/>
              </w:rPr>
              <w:t>_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ron</w:t>
            </w:r>
            <w:r>
              <w:rPr>
                <w:rFonts w:ascii="Verdana"/>
                <w:color w:val="B8123B"/>
                <w:spacing w:val="-2"/>
                <w:w w:val="120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xml</w:t>
            </w:r>
          </w:p>
        </w:tc>
        <w:tc>
          <w:tcPr>
            <w:tcW w:w="7592" w:type="dxa"/>
            <w:shd w:val="clear" w:color="auto" w:fill="FAF1F2"/>
          </w:tcPr>
          <w:p w14:paraId="03A7732B" w14:textId="77777777" w:rsidR="006671D6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排程：定期拉取出貨單/業績/對帳資料</w:t>
            </w:r>
          </w:p>
        </w:tc>
      </w:tr>
      <w:tr w:rsidR="006671D6" w14:paraId="300EC62C" w14:textId="77777777">
        <w:trPr>
          <w:trHeight w:val="521"/>
        </w:trPr>
        <w:tc>
          <w:tcPr>
            <w:tcW w:w="2484" w:type="dxa"/>
          </w:tcPr>
          <w:p w14:paraId="143988E1" w14:textId="77777777" w:rsidR="006671D6" w:rsidRDefault="00000000">
            <w:pPr>
              <w:pStyle w:val="TableParagraph"/>
              <w:spacing w:before="109"/>
              <w:ind w:left="228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481984" behindDoc="1" locked="0" layoutInCell="1" allowOverlap="1" wp14:anchorId="72734A57" wp14:editId="4BF7E823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434975" cy="161290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290"/>
                                <a:chOff x="0" y="0"/>
                                <a:chExt cx="434975" cy="16129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8054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4" y="160246"/>
                                      </a:lnTo>
                                      <a:lnTo>
                                        <a:pt x="41805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FEE74C" id="Group 124" o:spid="_x0000_s1026" style="position:absolute;margin-left:7.5pt;margin-top:7.05pt;width:34.25pt;height:12.7pt;z-index:-17834496;mso-wrap-distance-left:0;mso-wrap-distance-right:0" coordsize="4349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">
                      <v:shape id="Graphic 125" o:spid="_x0000_s1027" style="position:absolute;width:434975;height:161290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" path="m418054,160734r-401531,l14093,160246,,144208r,-2524l,16525,16523,,418054,r16524,16525l434578,144208r-14094,16038l41805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</w:p>
        </w:tc>
        <w:tc>
          <w:tcPr>
            <w:tcW w:w="7592" w:type="dxa"/>
          </w:tcPr>
          <w:p w14:paraId="7E44CA38" w14:textId="77777777" w:rsidR="006671D6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82496" behindDoc="1" locked="0" layoutInCell="1" allowOverlap="1" wp14:anchorId="00915C5D" wp14:editId="63910080">
                      <wp:simplePos x="0" y="0"/>
                      <wp:positionH relativeFrom="column">
                        <wp:posOffset>1389459</wp:posOffset>
                      </wp:positionH>
                      <wp:positionV relativeFrom="paragraph">
                        <wp:posOffset>88924</wp:posOffset>
                      </wp:positionV>
                      <wp:extent cx="1306195" cy="161290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5BDE1" id="Group 126" o:spid="_x0000_s1026" style="position:absolute;margin-left:109.4pt;margin-top:7pt;width:102.85pt;height:12.7pt;z-index:-17833984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">
                      <v:shape id="Graphic 127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" path="m1289589,160734r-1273064,l14097,160246,,144208r,-2524l,16525,16525,,1289589,r16526,16525l1306115,144208r-14097,16038l128958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2"/>
                <w:sz w:val="18"/>
              </w:rPr>
              <w:t>初始</w:t>
            </w:r>
            <w:proofErr w:type="spellEnd"/>
            <w:r>
              <w:rPr>
                <w:color w:val="201A1B"/>
                <w:spacing w:val="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config</w:t>
            </w:r>
            <w:r>
              <w:rPr>
                <w:color w:val="201A1B"/>
                <w:spacing w:val="8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parameter（</w:t>
            </w:r>
            <w:r>
              <w:rPr>
                <w:color w:val="201A1B"/>
                <w:spacing w:val="48"/>
                <w:sz w:val="18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Trebuchet MS" w:eastAsia="Trebuchet MS"/>
                <w:color w:val="B8123B"/>
                <w:sz w:val="20"/>
              </w:rPr>
              <w:t>erp</w:t>
            </w:r>
            <w:r>
              <w:rPr>
                <w:rFonts w:ascii="Verdana" w:eastAsia="Verdana"/>
                <w:color w:val="B8123B"/>
              </w:rPr>
              <w:t>_</w:t>
            </w:r>
            <w:r>
              <w:rPr>
                <w:rFonts w:ascii="Tahoma" w:eastAsia="Tahoma"/>
                <w:color w:val="B8123B"/>
                <w:sz w:val="19"/>
              </w:rPr>
              <w:t>ba</w:t>
            </w:r>
            <w:r>
              <w:rPr>
                <w:rFonts w:ascii="Trebuchet MS" w:eastAsia="Trebuchet MS"/>
                <w:color w:val="B8123B"/>
                <w:sz w:val="20"/>
              </w:rPr>
              <w:t>se</w:t>
            </w:r>
            <w:r>
              <w:rPr>
                <w:rFonts w:ascii="Verdana" w:eastAsia="Verdana"/>
                <w:color w:val="B8123B"/>
              </w:rPr>
              <w:t>_</w:t>
            </w:r>
            <w:r>
              <w:rPr>
                <w:rFonts w:ascii="Trebuchet MS" w:eastAsia="Trebuchet MS"/>
                <w:color w:val="B8123B"/>
                <w:sz w:val="20"/>
              </w:rPr>
              <w:t>url</w:t>
            </w:r>
            <w:proofErr w:type="spellEnd"/>
            <w:r>
              <w:rPr>
                <w:rFonts w:ascii="Trebuchet MS" w:eastAsia="Trebuchet MS"/>
                <w:color w:val="B8123B"/>
                <w:spacing w:val="56"/>
                <w:w w:val="150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等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 w14:paraId="41D55B54" w14:textId="77777777" w:rsidR="006671D6" w:rsidRDefault="00000000">
      <w:pPr>
        <w:pStyle w:val="a3"/>
        <w:spacing w:before="12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4CCD087D" wp14:editId="70CB8E7B">
                <wp:simplePos x="0" y="0"/>
                <wp:positionH relativeFrom="page">
                  <wp:posOffset>575071</wp:posOffset>
                </wp:positionH>
                <wp:positionV relativeFrom="paragraph">
                  <wp:posOffset>186848</wp:posOffset>
                </wp:positionV>
                <wp:extent cx="6408420" cy="9525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FE809" id="Graphic 128" o:spid="_x0000_s1026" style="position:absolute;margin-left:45.3pt;margin-top:14.7pt;width:504.6pt;height: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By22LY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11D7B16" w14:textId="77777777" w:rsidR="006671D6" w:rsidRDefault="00000000" w:rsidP="008A2518">
      <w:pPr>
        <w:pStyle w:val="3"/>
        <w:numPr>
          <w:ilvl w:val="0"/>
          <w:numId w:val="4"/>
        </w:numPr>
        <w:tabs>
          <w:tab w:val="left" w:pos="607"/>
        </w:tabs>
        <w:spacing w:before="375"/>
        <w:ind w:left="607" w:hanging="307"/>
      </w:pPr>
      <w:bookmarkStart w:id="21" w:name="_TOC_250009"/>
      <w:bookmarkEnd w:id="21"/>
      <w:proofErr w:type="spellStart"/>
      <w:r>
        <w:rPr>
          <w:color w:val="8A0A1A"/>
          <w:spacing w:val="-3"/>
        </w:rPr>
        <w:t>元件說明</w:t>
      </w:r>
      <w:proofErr w:type="spellEnd"/>
    </w:p>
    <w:p w14:paraId="5307BF1A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4C25F42D" wp14:editId="671546F9">
                <wp:simplePos x="0" y="0"/>
                <wp:positionH relativeFrom="page">
                  <wp:posOffset>575071</wp:posOffset>
                </wp:positionH>
                <wp:positionV relativeFrom="paragraph">
                  <wp:posOffset>-313853</wp:posOffset>
                </wp:positionV>
                <wp:extent cx="47625" cy="302895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E89F7" id="Graphic 129" o:spid="_x0000_s1026" style="position:absolute;margin-left:45.3pt;margin-top:-24.7pt;width:3.75pt;height:23.8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C70F2E"/>
          <w:sz w:val="24"/>
        </w:rPr>
        <w:t>React</w:t>
      </w:r>
      <w:r>
        <w:rPr>
          <w:b/>
          <w:color w:val="C70F2E"/>
          <w:spacing w:val="-3"/>
          <w:sz w:val="24"/>
        </w:rPr>
        <w:t xml:space="preserve"> </w:t>
      </w:r>
      <w:proofErr w:type="spellStart"/>
      <w:r>
        <w:rPr>
          <w:b/>
          <w:color w:val="C70F2E"/>
          <w:spacing w:val="-3"/>
          <w:sz w:val="24"/>
        </w:rPr>
        <w:t>前台</w:t>
      </w:r>
      <w:r>
        <w:rPr>
          <w:b/>
          <w:color w:val="C70F2E"/>
          <w:sz w:val="24"/>
        </w:rPr>
        <w:t>（展⽰層</w:t>
      </w:r>
      <w:proofErr w:type="spellEnd"/>
      <w:r>
        <w:rPr>
          <w:b/>
          <w:color w:val="C70F2E"/>
          <w:spacing w:val="-10"/>
          <w:sz w:val="24"/>
        </w:rPr>
        <w:t>）</w:t>
      </w:r>
    </w:p>
    <w:p w14:paraId="6B3B268E" w14:textId="77777777" w:rsidR="006671D6" w:rsidRDefault="00000000">
      <w:pPr>
        <w:pStyle w:val="a3"/>
        <w:tabs>
          <w:tab w:val="left" w:pos="1476"/>
        </w:tabs>
        <w:spacing w:before="83"/>
        <w:ind w:left="55"/>
      </w:pPr>
      <w:r>
        <w:rPr>
          <w:noProof/>
        </w:rPr>
        <mc:AlternateContent>
          <mc:Choice Requires="wpg">
            <w:drawing>
              <wp:anchor distT="0" distB="0" distL="0" distR="0" simplePos="0" relativeHeight="485483008" behindDoc="1" locked="0" layoutInCell="1" allowOverlap="1" wp14:anchorId="3650BC7D" wp14:editId="525BCED1">
                <wp:simplePos x="0" y="0"/>
                <wp:positionH relativeFrom="page">
                  <wp:posOffset>975121</wp:posOffset>
                </wp:positionH>
                <wp:positionV relativeFrom="paragraph">
                  <wp:posOffset>109879</wp:posOffset>
                </wp:positionV>
                <wp:extent cx="502920" cy="161290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20" cy="161290"/>
                          <a:chOff x="0" y="0"/>
                          <a:chExt cx="502920" cy="16129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02920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161290">
                                <a:moveTo>
                                  <a:pt x="485917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485917" y="0"/>
                                </a:lnTo>
                                <a:lnTo>
                                  <a:pt x="502443" y="16525"/>
                                </a:lnTo>
                                <a:lnTo>
                                  <a:pt x="502443" y="144208"/>
                                </a:lnTo>
                                <a:lnTo>
                                  <a:pt x="488346" y="160246"/>
                                </a:lnTo>
                                <a:lnTo>
                                  <a:pt x="485917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502920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ABD01A" w14:textId="77777777" w:rsidR="006671D6" w:rsidRDefault="00000000">
                              <w:pPr>
                                <w:spacing w:line="236" w:lineRule="exact"/>
                                <w:ind w:left="79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15"/>
                                  <w:sz w:val="19"/>
                                </w:rPr>
                                <w:t>ac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1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1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50BC7D" id="Group 130" o:spid="_x0000_s1061" style="position:absolute;left:0;text-align:left;margin-left:76.8pt;margin-top:8.65pt;width:39.6pt;height:12.7pt;z-index:-17833472;mso-wrap-distance-left:0;mso-wrap-distance-right:0;mso-position-horizontal-relative:page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">
                <v:shape id="Graphic 131" o:spid="_x0000_s1062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" path="m485917,160734r-469394,l14093,160246,,144208r,-2524l,16525,16523,,485917,r16526,16525l502443,144208r-14097,16038l485917,160734xe" fillcolor="#f5edf0" stroked="f">
                  <v:path arrowok="t"/>
                </v:shape>
                <v:shape id="Textbox 132" o:spid="_x0000_s1063" type="#_x0000_t202" style="position:absolute;width:502920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29ABD01A" w14:textId="77777777" w:rsidR="006671D6" w:rsidRDefault="00000000">
                        <w:pPr>
                          <w:spacing w:line="236" w:lineRule="exact"/>
                          <w:ind w:left="79"/>
                          <w:rPr>
                            <w:rFonts w:ascii="Verdana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re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15"/>
                            <w:sz w:val="19"/>
                          </w:rPr>
                          <w:t>ac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15"/>
                            <w:sz w:val="20"/>
                          </w:rPr>
                          <w:t>t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15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</w:rPr>
        <w:t>⽬錄</w:t>
      </w:r>
      <w:r>
        <w:rPr>
          <w:color w:val="201A1B"/>
          <w:spacing w:val="-10"/>
        </w:rPr>
        <w:t>：</w:t>
      </w:r>
      <w:r>
        <w:rPr>
          <w:color w:val="201A1B"/>
        </w:rPr>
        <w:tab/>
        <w:t>（</w:t>
      </w:r>
      <w:proofErr w:type="spellStart"/>
      <w:r>
        <w:rPr>
          <w:color w:val="201A1B"/>
        </w:rPr>
        <w:t>pnpm</w:t>
      </w:r>
      <w:proofErr w:type="spellEnd"/>
      <w:r>
        <w:rPr>
          <w:color w:val="201A1B"/>
        </w:rPr>
        <w:t xml:space="preserve"> </w:t>
      </w:r>
      <w:proofErr w:type="spellStart"/>
      <w:r>
        <w:rPr>
          <w:color w:val="201A1B"/>
          <w:spacing w:val="-2"/>
        </w:rPr>
        <w:t>Monorepo</w:t>
      </w:r>
      <w:proofErr w:type="spellEnd"/>
      <w:r>
        <w:rPr>
          <w:color w:val="201A1B"/>
          <w:spacing w:val="-2"/>
        </w:rPr>
        <w:t>）</w:t>
      </w:r>
    </w:p>
    <w:p w14:paraId="5742F4D2" w14:textId="77777777" w:rsidR="006671D6" w:rsidRDefault="006671D6">
      <w:pPr>
        <w:pStyle w:val="a3"/>
        <w:sectPr w:rsidR="006671D6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3EB6F109" w14:textId="77777777" w:rsidR="006671D6" w:rsidRDefault="006671D6">
      <w:pPr>
        <w:pStyle w:val="a3"/>
        <w:spacing w:before="102"/>
        <w:rPr>
          <w:sz w:val="20"/>
        </w:rPr>
      </w:pPr>
    </w:p>
    <w:tbl>
      <w:tblPr>
        <w:tblStyle w:val="TableNormal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419"/>
        <w:gridCol w:w="896"/>
        <w:gridCol w:w="421"/>
        <w:gridCol w:w="1317"/>
        <w:gridCol w:w="315"/>
        <w:gridCol w:w="3688"/>
      </w:tblGrid>
      <w:tr w:rsidR="006671D6" w14:paraId="1AA1518D" w14:textId="77777777">
        <w:trPr>
          <w:trHeight w:val="244"/>
        </w:trPr>
        <w:tc>
          <w:tcPr>
            <w:tcW w:w="419" w:type="dxa"/>
          </w:tcPr>
          <w:p w14:paraId="0B49AA75" w14:textId="77777777" w:rsidR="006671D6" w:rsidRDefault="00000000">
            <w:pPr>
              <w:pStyle w:val="TableParagraph"/>
              <w:spacing w:before="0" w:line="22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5"/>
                <w:w w:val="55"/>
                <w:sz w:val="21"/>
              </w:rPr>
              <w:t>├──</w:t>
            </w:r>
          </w:p>
        </w:tc>
        <w:tc>
          <w:tcPr>
            <w:tcW w:w="896" w:type="dxa"/>
          </w:tcPr>
          <w:p w14:paraId="241D0939" w14:textId="77777777" w:rsidR="006671D6" w:rsidRDefault="00000000">
            <w:pPr>
              <w:pStyle w:val="TableParagraph"/>
              <w:spacing w:before="0" w:line="215" w:lineRule="exact"/>
              <w:ind w:left="52"/>
              <w:rPr>
                <w:rFonts w:ascii="Verdana"/>
              </w:rPr>
            </w:pPr>
            <w:r>
              <w:rPr>
                <w:rFonts w:ascii="Tahoma"/>
                <w:color w:val="FFE8EC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FFE8EC"/>
                <w:spacing w:val="-2"/>
                <w:w w:val="105"/>
                <w:sz w:val="20"/>
              </w:rPr>
              <w:t>pps</w:t>
            </w:r>
            <w:r>
              <w:rPr>
                <w:rFonts w:ascii="Verdana"/>
                <w:color w:val="FFE8EC"/>
                <w:spacing w:val="-2"/>
                <w:w w:val="105"/>
              </w:rPr>
              <w:t>/</w:t>
            </w:r>
          </w:p>
        </w:tc>
        <w:tc>
          <w:tcPr>
            <w:tcW w:w="5741" w:type="dxa"/>
            <w:gridSpan w:val="4"/>
          </w:tcPr>
          <w:p w14:paraId="08F78476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671D6" w14:paraId="52E62F9F" w14:textId="77777777">
        <w:trPr>
          <w:trHeight w:val="274"/>
        </w:trPr>
        <w:tc>
          <w:tcPr>
            <w:tcW w:w="419" w:type="dxa"/>
          </w:tcPr>
          <w:p w14:paraId="39C247EB" w14:textId="77777777" w:rsidR="006671D6" w:rsidRDefault="00000000">
            <w:pPr>
              <w:pStyle w:val="TableParagraph"/>
              <w:spacing w:before="0"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96" w:type="dxa"/>
          </w:tcPr>
          <w:p w14:paraId="6D4DD6F6" w14:textId="77777777" w:rsidR="006671D6" w:rsidRDefault="00000000">
            <w:pPr>
              <w:pStyle w:val="TableParagraph"/>
              <w:spacing w:before="0" w:line="255" w:lineRule="exact"/>
              <w:ind w:left="52" w:right="-15"/>
              <w:rPr>
                <w:rFonts w:ascii="Verdana" w:hAnsi="Verdana"/>
              </w:rPr>
            </w:pPr>
            <w:r>
              <w:rPr>
                <w:rFonts w:ascii="Batang" w:hAnsi="Batang"/>
                <w:color w:val="FFE8EC"/>
                <w:w w:val="55"/>
                <w:sz w:val="21"/>
              </w:rPr>
              <w:t>└──</w:t>
            </w:r>
            <w:r>
              <w:rPr>
                <w:rFonts w:ascii="Batang" w:hAnsi="Batang"/>
                <w:color w:val="FFE8EC"/>
                <w:spacing w:val="2"/>
                <w:sz w:val="21"/>
              </w:rPr>
              <w:t xml:space="preserve"> </w:t>
            </w:r>
            <w:r>
              <w:rPr>
                <w:rFonts w:ascii="Trebuchet MS" w:hAnsi="Trebuchet MS"/>
                <w:color w:val="FFE8EC"/>
                <w:spacing w:val="-4"/>
                <w:w w:val="85"/>
                <w:sz w:val="20"/>
              </w:rPr>
              <w:t>we</w:t>
            </w:r>
            <w:r>
              <w:rPr>
                <w:rFonts w:ascii="Tahoma" w:hAnsi="Tahoma"/>
                <w:color w:val="FFE8EC"/>
                <w:spacing w:val="-4"/>
                <w:w w:val="85"/>
                <w:sz w:val="19"/>
              </w:rPr>
              <w:t>b</w:t>
            </w:r>
            <w:r>
              <w:rPr>
                <w:rFonts w:ascii="Verdana" w:hAnsi="Verdana"/>
                <w:color w:val="FFE8EC"/>
                <w:spacing w:val="-4"/>
                <w:w w:val="85"/>
              </w:rPr>
              <w:t>/</w:t>
            </w:r>
          </w:p>
        </w:tc>
        <w:tc>
          <w:tcPr>
            <w:tcW w:w="421" w:type="dxa"/>
          </w:tcPr>
          <w:p w14:paraId="5E3C9E57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17" w:type="dxa"/>
          </w:tcPr>
          <w:p w14:paraId="56935CED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5" w:type="dxa"/>
          </w:tcPr>
          <w:p w14:paraId="6E60CA75" w14:textId="77777777" w:rsidR="006671D6" w:rsidRDefault="00000000">
            <w:pPr>
              <w:pStyle w:val="TableParagraph"/>
              <w:spacing w:before="0" w:line="246" w:lineRule="exact"/>
              <w:ind w:left="111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70"/>
              </w:rPr>
              <w:t>#</w:t>
            </w:r>
          </w:p>
        </w:tc>
        <w:tc>
          <w:tcPr>
            <w:tcW w:w="3688" w:type="dxa"/>
          </w:tcPr>
          <w:p w14:paraId="1243ECF5" w14:textId="77777777" w:rsidR="006671D6" w:rsidRDefault="00000000">
            <w:pPr>
              <w:pStyle w:val="TableParagraph"/>
              <w:spacing w:before="10" w:line="245" w:lineRule="exact"/>
              <w:ind w:left="56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w w:val="105"/>
                <w:sz w:val="18"/>
              </w:rPr>
              <w:t>主前台應用（</w:t>
            </w:r>
            <w:r>
              <w:rPr>
                <w:rFonts w:ascii="Tahoma" w:eastAsia="Tahoma"/>
                <w:color w:val="FFE8EC"/>
                <w:w w:val="105"/>
                <w:sz w:val="19"/>
              </w:rPr>
              <w:t>V</w:t>
            </w:r>
            <w:r>
              <w:rPr>
                <w:rFonts w:ascii="Trebuchet MS" w:eastAsia="Trebuchet MS"/>
                <w:color w:val="FFE8EC"/>
                <w:w w:val="105"/>
                <w:sz w:val="20"/>
              </w:rPr>
              <w:t>ite</w:t>
            </w:r>
            <w:proofErr w:type="spellEnd"/>
            <w:r>
              <w:rPr>
                <w:rFonts w:ascii="Trebuchet MS" w:eastAsia="Trebuchet MS"/>
                <w:color w:val="FFE8EC"/>
                <w:spacing w:val="36"/>
                <w:w w:val="105"/>
                <w:sz w:val="20"/>
              </w:rPr>
              <w:t xml:space="preserve"> </w:t>
            </w:r>
            <w:r>
              <w:rPr>
                <w:rFonts w:ascii="Arial" w:eastAsia="Arial"/>
                <w:color w:val="FFE8EC"/>
                <w:w w:val="105"/>
                <w:sz w:val="17"/>
              </w:rPr>
              <w:t>+</w:t>
            </w:r>
            <w:r>
              <w:rPr>
                <w:rFonts w:ascii="Arial" w:eastAsia="Arial"/>
                <w:color w:val="FFE8EC"/>
                <w:spacing w:val="49"/>
                <w:w w:val="105"/>
                <w:sz w:val="17"/>
              </w:rPr>
              <w:t xml:space="preserve"> </w:t>
            </w:r>
            <w:r>
              <w:rPr>
                <w:rFonts w:ascii="Tahoma" w:eastAsia="Tahoma"/>
                <w:color w:val="FFE8EC"/>
                <w:spacing w:val="-2"/>
                <w:w w:val="105"/>
                <w:sz w:val="19"/>
              </w:rPr>
              <w:t>R</w:t>
            </w:r>
            <w:r>
              <w:rPr>
                <w:rFonts w:ascii="Trebuchet MS" w:eastAsia="Trebuchet MS"/>
                <w:color w:val="FFE8EC"/>
                <w:spacing w:val="-2"/>
                <w:w w:val="105"/>
                <w:sz w:val="20"/>
              </w:rPr>
              <w:t>e</w:t>
            </w:r>
            <w:r>
              <w:rPr>
                <w:rFonts w:ascii="Tahoma" w:eastAsia="Tahoma"/>
                <w:color w:val="FFE8EC"/>
                <w:spacing w:val="-2"/>
                <w:w w:val="105"/>
                <w:sz w:val="19"/>
              </w:rPr>
              <w:t>ac</w:t>
            </w:r>
            <w:r>
              <w:rPr>
                <w:rFonts w:ascii="Trebuchet MS" w:eastAsia="Trebuchet MS"/>
                <w:color w:val="FFE8EC"/>
                <w:spacing w:val="-2"/>
                <w:w w:val="105"/>
                <w:sz w:val="20"/>
              </w:rPr>
              <w:t>t</w:t>
            </w:r>
            <w:r>
              <w:rPr>
                <w:rFonts w:ascii="細明體" w:eastAsia="細明體"/>
                <w:color w:val="FFE8EC"/>
                <w:spacing w:val="-2"/>
                <w:w w:val="105"/>
                <w:sz w:val="18"/>
              </w:rPr>
              <w:t>）</w:t>
            </w:r>
          </w:p>
        </w:tc>
      </w:tr>
      <w:tr w:rsidR="006671D6" w14:paraId="4ABEFC63" w14:textId="77777777">
        <w:trPr>
          <w:trHeight w:val="274"/>
        </w:trPr>
        <w:tc>
          <w:tcPr>
            <w:tcW w:w="419" w:type="dxa"/>
          </w:tcPr>
          <w:p w14:paraId="63BDBE93" w14:textId="77777777" w:rsidR="006671D6" w:rsidRDefault="00000000">
            <w:pPr>
              <w:pStyle w:val="TableParagraph"/>
              <w:spacing w:before="0"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96" w:type="dxa"/>
          </w:tcPr>
          <w:p w14:paraId="0145091D" w14:textId="77777777" w:rsidR="006671D6" w:rsidRDefault="00000000">
            <w:pPr>
              <w:pStyle w:val="TableParagraph"/>
              <w:spacing w:before="0" w:line="255" w:lineRule="exact"/>
              <w:ind w:left="0" w:right="10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5"/>
                <w:w w:val="60"/>
                <w:sz w:val="21"/>
              </w:rPr>
              <w:t>├──</w:t>
            </w:r>
          </w:p>
        </w:tc>
        <w:tc>
          <w:tcPr>
            <w:tcW w:w="421" w:type="dxa"/>
          </w:tcPr>
          <w:p w14:paraId="507B4CBD" w14:textId="77777777" w:rsidR="006671D6" w:rsidRDefault="00000000">
            <w:pPr>
              <w:pStyle w:val="TableParagraph"/>
              <w:spacing w:before="0" w:line="245" w:lineRule="exact"/>
              <w:ind w:left="0" w:right="-15"/>
              <w:rPr>
                <w:rFonts w:ascii="Verdana"/>
              </w:rPr>
            </w:pPr>
            <w:proofErr w:type="spellStart"/>
            <w:r>
              <w:rPr>
                <w:rFonts w:ascii="Trebuchet MS"/>
                <w:color w:val="FFE8EC"/>
                <w:spacing w:val="-4"/>
                <w:w w:val="125"/>
                <w:sz w:val="20"/>
              </w:rPr>
              <w:t>sr</w:t>
            </w:r>
            <w:r>
              <w:rPr>
                <w:rFonts w:ascii="Tahoma"/>
                <w:color w:val="FFE8EC"/>
                <w:spacing w:val="-4"/>
                <w:w w:val="125"/>
                <w:sz w:val="19"/>
              </w:rPr>
              <w:t>c</w:t>
            </w:r>
            <w:proofErr w:type="spellEnd"/>
            <w:r>
              <w:rPr>
                <w:rFonts w:ascii="Verdana"/>
                <w:color w:val="FFE8EC"/>
                <w:spacing w:val="-4"/>
                <w:w w:val="125"/>
              </w:rPr>
              <w:t>/</w:t>
            </w:r>
          </w:p>
        </w:tc>
        <w:tc>
          <w:tcPr>
            <w:tcW w:w="1317" w:type="dxa"/>
          </w:tcPr>
          <w:p w14:paraId="253BD923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5" w:type="dxa"/>
          </w:tcPr>
          <w:p w14:paraId="0405D6EE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88" w:type="dxa"/>
          </w:tcPr>
          <w:p w14:paraId="6F131950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6671D6" w14:paraId="55732B98" w14:textId="77777777">
        <w:trPr>
          <w:trHeight w:val="275"/>
        </w:trPr>
        <w:tc>
          <w:tcPr>
            <w:tcW w:w="419" w:type="dxa"/>
          </w:tcPr>
          <w:p w14:paraId="1BE53237" w14:textId="77777777" w:rsidR="006671D6" w:rsidRDefault="00000000">
            <w:pPr>
              <w:pStyle w:val="TableParagraph"/>
              <w:spacing w:before="0" w:line="256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96" w:type="dxa"/>
          </w:tcPr>
          <w:p w14:paraId="42C43010" w14:textId="77777777" w:rsidR="006671D6" w:rsidRDefault="00000000">
            <w:pPr>
              <w:pStyle w:val="TableParagraph"/>
              <w:spacing w:before="0" w:line="256" w:lineRule="exact"/>
              <w:ind w:left="158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21" w:type="dxa"/>
          </w:tcPr>
          <w:p w14:paraId="7B74A59C" w14:textId="77777777" w:rsidR="006671D6" w:rsidRDefault="00000000">
            <w:pPr>
              <w:pStyle w:val="TableParagraph"/>
              <w:spacing w:before="0" w:line="256" w:lineRule="exact"/>
              <w:ind w:left="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5"/>
                <w:w w:val="60"/>
                <w:sz w:val="21"/>
              </w:rPr>
              <w:t>├──</w:t>
            </w:r>
          </w:p>
        </w:tc>
        <w:tc>
          <w:tcPr>
            <w:tcW w:w="1317" w:type="dxa"/>
          </w:tcPr>
          <w:p w14:paraId="45023CAB" w14:textId="77777777" w:rsidR="006671D6" w:rsidRDefault="00000000">
            <w:pPr>
              <w:pStyle w:val="TableParagraph"/>
              <w:spacing w:before="0" w:line="246" w:lineRule="exact"/>
              <w:ind w:left="1"/>
              <w:rPr>
                <w:rFonts w:ascii="Verdana"/>
              </w:rPr>
            </w:pPr>
            <w:r>
              <w:rPr>
                <w:rFonts w:ascii="Trebuchet MS"/>
                <w:color w:val="FFE8EC"/>
                <w:spacing w:val="-2"/>
                <w:w w:val="105"/>
                <w:sz w:val="20"/>
              </w:rPr>
              <w:t>p</w:t>
            </w:r>
            <w:r>
              <w:rPr>
                <w:rFonts w:ascii="Tahoma"/>
                <w:color w:val="FFE8EC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FFE8EC"/>
                <w:spacing w:val="-2"/>
                <w:w w:val="105"/>
                <w:sz w:val="20"/>
              </w:rPr>
              <w:t>ges</w:t>
            </w:r>
            <w:r>
              <w:rPr>
                <w:rFonts w:ascii="Verdana"/>
                <w:color w:val="FFE8EC"/>
                <w:spacing w:val="-2"/>
                <w:w w:val="105"/>
              </w:rPr>
              <w:t>/</w:t>
            </w:r>
          </w:p>
        </w:tc>
        <w:tc>
          <w:tcPr>
            <w:tcW w:w="315" w:type="dxa"/>
          </w:tcPr>
          <w:p w14:paraId="01DE54A6" w14:textId="77777777" w:rsidR="006671D6" w:rsidRDefault="00000000">
            <w:pPr>
              <w:pStyle w:val="TableParagraph"/>
              <w:spacing w:before="0" w:line="246" w:lineRule="exact"/>
              <w:ind w:left="111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70"/>
              </w:rPr>
              <w:t>#</w:t>
            </w:r>
          </w:p>
        </w:tc>
        <w:tc>
          <w:tcPr>
            <w:tcW w:w="3688" w:type="dxa"/>
          </w:tcPr>
          <w:p w14:paraId="496226B1" w14:textId="77777777" w:rsidR="006671D6" w:rsidRDefault="00000000">
            <w:pPr>
              <w:pStyle w:val="TableParagraph"/>
              <w:spacing w:before="0" w:line="256" w:lineRule="exact"/>
              <w:ind w:left="56"/>
              <w:rPr>
                <w:rFonts w:ascii="細明體" w:eastAsia="細明體" w:hAnsi="細明體"/>
                <w:sz w:val="18"/>
                <w:lang w:eastAsia="zh-TW"/>
              </w:rPr>
            </w:pP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頁面元件（登入</w:t>
            </w:r>
            <w:r>
              <w:rPr>
                <w:rFonts w:ascii="Verdana" w:eastAsia="Verdana" w:hAnsi="Verdana"/>
                <w:color w:val="FFE8EC"/>
                <w:lang w:eastAsia="zh-TW"/>
              </w:rPr>
              <w:t>/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產品</w:t>
            </w:r>
            <w:r>
              <w:rPr>
                <w:rFonts w:ascii="Verdana" w:eastAsia="Verdana" w:hAnsi="Verdana"/>
                <w:color w:val="FFE8EC"/>
                <w:lang w:eastAsia="zh-TW"/>
              </w:rPr>
              <w:t>/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購物車</w:t>
            </w:r>
            <w:r>
              <w:rPr>
                <w:rFonts w:ascii="Verdana" w:eastAsia="Verdana" w:hAnsi="Verdana"/>
                <w:color w:val="FFE8EC"/>
                <w:lang w:eastAsia="zh-TW"/>
              </w:rPr>
              <w:t>/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訂單</w:t>
            </w:r>
            <w:r>
              <w:rPr>
                <w:rFonts w:ascii="Verdana" w:eastAsia="Verdana" w:hAnsi="Verdana"/>
                <w:color w:val="FFE8EC"/>
                <w:lang w:eastAsia="zh-TW"/>
              </w:rPr>
              <w:t>/</w:t>
            </w:r>
            <w:r>
              <w:rPr>
                <w:rFonts w:ascii="細明體" w:eastAsia="細明體" w:hAnsi="細明體"/>
                <w:color w:val="FFE8EC"/>
                <w:sz w:val="18"/>
                <w:lang w:eastAsia="zh-TW"/>
              </w:rPr>
              <w:t>業績</w:t>
            </w:r>
            <w:r>
              <w:rPr>
                <w:rFonts w:ascii="Verdana" w:eastAsia="Verdana" w:hAnsi="Verdana"/>
                <w:color w:val="FFE8EC"/>
                <w:spacing w:val="-5"/>
                <w:w w:val="90"/>
                <w:lang w:eastAsia="zh-TW"/>
              </w:rPr>
              <w:t>…</w:t>
            </w:r>
            <w:r>
              <w:rPr>
                <w:rFonts w:ascii="細明體" w:eastAsia="細明體" w:hAnsi="細明體"/>
                <w:color w:val="FFE8EC"/>
                <w:spacing w:val="-5"/>
                <w:w w:val="90"/>
                <w:sz w:val="18"/>
                <w:lang w:eastAsia="zh-TW"/>
              </w:rPr>
              <w:t>）</w:t>
            </w:r>
          </w:p>
        </w:tc>
      </w:tr>
      <w:tr w:rsidR="006671D6" w14:paraId="62B9DA98" w14:textId="77777777">
        <w:trPr>
          <w:trHeight w:val="274"/>
        </w:trPr>
        <w:tc>
          <w:tcPr>
            <w:tcW w:w="419" w:type="dxa"/>
          </w:tcPr>
          <w:p w14:paraId="3E5C4827" w14:textId="77777777" w:rsidR="006671D6" w:rsidRDefault="00000000">
            <w:pPr>
              <w:pStyle w:val="TableParagraph"/>
              <w:spacing w:before="0"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96" w:type="dxa"/>
          </w:tcPr>
          <w:p w14:paraId="7548C327" w14:textId="77777777" w:rsidR="006671D6" w:rsidRDefault="00000000">
            <w:pPr>
              <w:pStyle w:val="TableParagraph"/>
              <w:spacing w:before="0" w:line="255" w:lineRule="exact"/>
              <w:ind w:left="158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21" w:type="dxa"/>
          </w:tcPr>
          <w:p w14:paraId="037397D9" w14:textId="77777777" w:rsidR="006671D6" w:rsidRDefault="00000000">
            <w:pPr>
              <w:pStyle w:val="TableParagraph"/>
              <w:spacing w:before="0" w:line="255" w:lineRule="exact"/>
              <w:ind w:left="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5"/>
                <w:w w:val="60"/>
                <w:sz w:val="21"/>
              </w:rPr>
              <w:t>├──</w:t>
            </w:r>
          </w:p>
        </w:tc>
        <w:tc>
          <w:tcPr>
            <w:tcW w:w="1317" w:type="dxa"/>
          </w:tcPr>
          <w:p w14:paraId="049509DF" w14:textId="77777777" w:rsidR="006671D6" w:rsidRDefault="00000000">
            <w:pPr>
              <w:pStyle w:val="TableParagraph"/>
              <w:spacing w:before="0" w:line="246" w:lineRule="exact"/>
              <w:ind w:left="1"/>
              <w:rPr>
                <w:rFonts w:ascii="Verdana"/>
              </w:rPr>
            </w:pPr>
            <w:r>
              <w:rPr>
                <w:rFonts w:ascii="Tahoma"/>
                <w:color w:val="FFE8EC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FFE8EC"/>
                <w:spacing w:val="-2"/>
                <w:w w:val="105"/>
                <w:sz w:val="20"/>
              </w:rPr>
              <w:t>omponents</w:t>
            </w:r>
            <w:r>
              <w:rPr>
                <w:rFonts w:ascii="Verdana"/>
                <w:color w:val="FFE8EC"/>
                <w:spacing w:val="-2"/>
                <w:w w:val="105"/>
              </w:rPr>
              <w:t>/</w:t>
            </w:r>
          </w:p>
        </w:tc>
        <w:tc>
          <w:tcPr>
            <w:tcW w:w="315" w:type="dxa"/>
          </w:tcPr>
          <w:p w14:paraId="64A85FAA" w14:textId="77777777" w:rsidR="006671D6" w:rsidRDefault="00000000">
            <w:pPr>
              <w:pStyle w:val="TableParagraph"/>
              <w:spacing w:before="0" w:line="246" w:lineRule="exact"/>
              <w:ind w:left="111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70"/>
              </w:rPr>
              <w:t>#</w:t>
            </w:r>
          </w:p>
        </w:tc>
        <w:tc>
          <w:tcPr>
            <w:tcW w:w="3688" w:type="dxa"/>
          </w:tcPr>
          <w:p w14:paraId="2A6AEAAE" w14:textId="77777777" w:rsidR="006671D6" w:rsidRDefault="00000000">
            <w:pPr>
              <w:pStyle w:val="TableParagraph"/>
              <w:spacing w:before="10" w:line="245" w:lineRule="exact"/>
              <w:ind w:left="56"/>
              <w:rPr>
                <w:rFonts w:ascii="細明體" w:eastAsia="細明體"/>
                <w:sz w:val="18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-1"/>
                <w:w w:val="105"/>
                <w:sz w:val="18"/>
              </w:rPr>
              <w:t>共用</w:t>
            </w:r>
            <w:proofErr w:type="spellEnd"/>
            <w:r>
              <w:rPr>
                <w:rFonts w:ascii="細明體" w:eastAsia="細明體"/>
                <w:color w:val="FFE8EC"/>
                <w:spacing w:val="-1"/>
                <w:w w:val="105"/>
                <w:sz w:val="18"/>
              </w:rPr>
              <w:t xml:space="preserve"> </w:t>
            </w:r>
            <w:r>
              <w:rPr>
                <w:rFonts w:ascii="Tahoma" w:eastAsia="Tahoma"/>
                <w:color w:val="FFE8EC"/>
                <w:w w:val="105"/>
                <w:sz w:val="19"/>
              </w:rPr>
              <w:t>UI</w:t>
            </w:r>
            <w:r>
              <w:rPr>
                <w:rFonts w:ascii="Tahoma" w:eastAsia="Tahoma"/>
                <w:color w:val="FFE8EC"/>
                <w:spacing w:val="3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細明體" w:eastAsia="細明體"/>
                <w:color w:val="FFE8EC"/>
                <w:spacing w:val="-5"/>
                <w:w w:val="105"/>
                <w:sz w:val="18"/>
              </w:rPr>
              <w:t>元件</w:t>
            </w:r>
            <w:proofErr w:type="spellEnd"/>
          </w:p>
        </w:tc>
      </w:tr>
      <w:tr w:rsidR="006671D6" w14:paraId="63BE6477" w14:textId="77777777">
        <w:trPr>
          <w:trHeight w:val="274"/>
        </w:trPr>
        <w:tc>
          <w:tcPr>
            <w:tcW w:w="419" w:type="dxa"/>
          </w:tcPr>
          <w:p w14:paraId="0F03DAB4" w14:textId="77777777" w:rsidR="006671D6" w:rsidRDefault="00000000">
            <w:pPr>
              <w:pStyle w:val="TableParagraph"/>
              <w:spacing w:before="0"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96" w:type="dxa"/>
          </w:tcPr>
          <w:p w14:paraId="21E9EAEF" w14:textId="77777777" w:rsidR="006671D6" w:rsidRDefault="00000000">
            <w:pPr>
              <w:pStyle w:val="TableParagraph"/>
              <w:spacing w:before="0" w:line="255" w:lineRule="exact"/>
              <w:ind w:left="158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21" w:type="dxa"/>
          </w:tcPr>
          <w:p w14:paraId="25E68780" w14:textId="77777777" w:rsidR="006671D6" w:rsidRDefault="00000000">
            <w:pPr>
              <w:pStyle w:val="TableParagraph"/>
              <w:spacing w:before="0" w:line="255" w:lineRule="exact"/>
              <w:ind w:left="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5"/>
                <w:w w:val="60"/>
                <w:sz w:val="21"/>
              </w:rPr>
              <w:t>├──</w:t>
            </w:r>
          </w:p>
        </w:tc>
        <w:tc>
          <w:tcPr>
            <w:tcW w:w="1317" w:type="dxa"/>
          </w:tcPr>
          <w:p w14:paraId="17E90794" w14:textId="77777777" w:rsidR="006671D6" w:rsidRDefault="00000000">
            <w:pPr>
              <w:pStyle w:val="TableParagraph"/>
              <w:spacing w:before="0" w:line="245" w:lineRule="exact"/>
              <w:ind w:left="1"/>
              <w:rPr>
                <w:rFonts w:ascii="Verdana"/>
              </w:rPr>
            </w:pPr>
            <w:r>
              <w:rPr>
                <w:rFonts w:ascii="Trebuchet MS"/>
                <w:color w:val="FFE8EC"/>
                <w:spacing w:val="-2"/>
                <w:w w:val="105"/>
                <w:sz w:val="20"/>
              </w:rPr>
              <w:t>hooks</w:t>
            </w:r>
            <w:r>
              <w:rPr>
                <w:rFonts w:ascii="Verdana"/>
                <w:color w:val="FFE8EC"/>
                <w:spacing w:val="-2"/>
                <w:w w:val="105"/>
              </w:rPr>
              <w:t>/</w:t>
            </w:r>
          </w:p>
        </w:tc>
        <w:tc>
          <w:tcPr>
            <w:tcW w:w="315" w:type="dxa"/>
          </w:tcPr>
          <w:p w14:paraId="61D47694" w14:textId="77777777" w:rsidR="006671D6" w:rsidRDefault="00000000">
            <w:pPr>
              <w:pStyle w:val="TableParagraph"/>
              <w:spacing w:before="0" w:line="245" w:lineRule="exact"/>
              <w:ind w:left="111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70"/>
              </w:rPr>
              <w:t>#</w:t>
            </w:r>
          </w:p>
        </w:tc>
        <w:tc>
          <w:tcPr>
            <w:tcW w:w="3688" w:type="dxa"/>
          </w:tcPr>
          <w:p w14:paraId="2ED6065A" w14:textId="77777777" w:rsidR="006671D6" w:rsidRDefault="00000000">
            <w:pPr>
              <w:pStyle w:val="TableParagraph"/>
              <w:spacing w:before="9" w:line="246" w:lineRule="exact"/>
              <w:ind w:left="56"/>
              <w:rPr>
                <w:rFonts w:ascii="Trebuchet MS" w:eastAsia="Trebuchet MS"/>
                <w:sz w:val="20"/>
              </w:rPr>
            </w:pPr>
            <w:proofErr w:type="spellStart"/>
            <w:r>
              <w:rPr>
                <w:rFonts w:ascii="細明體" w:eastAsia="細明體"/>
                <w:color w:val="FFE8EC"/>
                <w:spacing w:val="7"/>
                <w:sz w:val="18"/>
              </w:rPr>
              <w:t>自定義</w:t>
            </w:r>
            <w:proofErr w:type="spellEnd"/>
            <w:r>
              <w:rPr>
                <w:rFonts w:ascii="細明體" w:eastAsia="細明體"/>
                <w:color w:val="FFE8EC"/>
                <w:spacing w:val="7"/>
                <w:sz w:val="18"/>
              </w:rPr>
              <w:t xml:space="preserve"> </w:t>
            </w:r>
            <w:r>
              <w:rPr>
                <w:rFonts w:ascii="Tahoma" w:eastAsia="Tahoma"/>
                <w:color w:val="FFE8EC"/>
                <w:sz w:val="19"/>
              </w:rPr>
              <w:t>R</w:t>
            </w:r>
            <w:r>
              <w:rPr>
                <w:rFonts w:ascii="Trebuchet MS" w:eastAsia="Trebuchet MS"/>
                <w:color w:val="FFE8EC"/>
                <w:sz w:val="20"/>
              </w:rPr>
              <w:t>e</w:t>
            </w:r>
            <w:r>
              <w:rPr>
                <w:rFonts w:ascii="Tahoma" w:eastAsia="Tahoma"/>
                <w:color w:val="FFE8EC"/>
                <w:sz w:val="19"/>
              </w:rPr>
              <w:t>ac</w:t>
            </w:r>
            <w:r>
              <w:rPr>
                <w:rFonts w:ascii="Trebuchet MS" w:eastAsia="Trebuchet MS"/>
                <w:color w:val="FFE8EC"/>
                <w:sz w:val="20"/>
              </w:rPr>
              <w:t>t</w:t>
            </w:r>
            <w:r>
              <w:rPr>
                <w:rFonts w:ascii="Trebuchet MS" w:eastAsia="Trebuchet MS"/>
                <w:color w:val="FFE8EC"/>
                <w:spacing w:val="59"/>
                <w:sz w:val="20"/>
              </w:rPr>
              <w:t xml:space="preserve"> </w:t>
            </w:r>
            <w:r>
              <w:rPr>
                <w:rFonts w:ascii="Tahoma" w:eastAsia="Tahoma"/>
                <w:color w:val="FFE8EC"/>
                <w:spacing w:val="-2"/>
                <w:sz w:val="19"/>
              </w:rPr>
              <w:t>H</w:t>
            </w:r>
            <w:r>
              <w:rPr>
                <w:rFonts w:ascii="Trebuchet MS" w:eastAsia="Trebuchet MS"/>
                <w:color w:val="FFE8EC"/>
                <w:spacing w:val="-2"/>
                <w:sz w:val="20"/>
              </w:rPr>
              <w:t>ooks</w:t>
            </w:r>
          </w:p>
        </w:tc>
      </w:tr>
      <w:tr w:rsidR="006671D6" w14:paraId="0AC238A2" w14:textId="77777777">
        <w:trPr>
          <w:trHeight w:val="274"/>
        </w:trPr>
        <w:tc>
          <w:tcPr>
            <w:tcW w:w="419" w:type="dxa"/>
          </w:tcPr>
          <w:p w14:paraId="1A2104CC" w14:textId="77777777" w:rsidR="006671D6" w:rsidRDefault="00000000">
            <w:pPr>
              <w:pStyle w:val="TableParagraph"/>
              <w:spacing w:before="0"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96" w:type="dxa"/>
          </w:tcPr>
          <w:p w14:paraId="7FC1B83C" w14:textId="77777777" w:rsidR="006671D6" w:rsidRDefault="00000000">
            <w:pPr>
              <w:pStyle w:val="TableParagraph"/>
              <w:spacing w:before="0" w:line="255" w:lineRule="exact"/>
              <w:ind w:left="158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21" w:type="dxa"/>
          </w:tcPr>
          <w:p w14:paraId="45C5C37E" w14:textId="77777777" w:rsidR="006671D6" w:rsidRDefault="00000000">
            <w:pPr>
              <w:pStyle w:val="TableParagraph"/>
              <w:spacing w:before="0" w:line="255" w:lineRule="exact"/>
              <w:ind w:left="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5"/>
                <w:w w:val="60"/>
                <w:sz w:val="21"/>
              </w:rPr>
              <w:t>├──</w:t>
            </w:r>
          </w:p>
        </w:tc>
        <w:tc>
          <w:tcPr>
            <w:tcW w:w="1317" w:type="dxa"/>
          </w:tcPr>
          <w:p w14:paraId="4EE98F9D" w14:textId="77777777" w:rsidR="006671D6" w:rsidRDefault="00000000">
            <w:pPr>
              <w:pStyle w:val="TableParagraph"/>
              <w:spacing w:before="0" w:line="246" w:lineRule="exact"/>
              <w:ind w:left="1"/>
              <w:rPr>
                <w:rFonts w:ascii="Verdana"/>
              </w:rPr>
            </w:pPr>
            <w:r>
              <w:rPr>
                <w:rFonts w:ascii="Tahoma"/>
                <w:color w:val="FFE8EC"/>
                <w:spacing w:val="-4"/>
                <w:w w:val="120"/>
                <w:sz w:val="19"/>
              </w:rPr>
              <w:t>a</w:t>
            </w:r>
            <w:r>
              <w:rPr>
                <w:rFonts w:ascii="Trebuchet MS"/>
                <w:color w:val="FFE8EC"/>
                <w:spacing w:val="-4"/>
                <w:w w:val="120"/>
                <w:sz w:val="20"/>
              </w:rPr>
              <w:t>pi</w:t>
            </w:r>
            <w:r>
              <w:rPr>
                <w:rFonts w:ascii="Verdana"/>
                <w:color w:val="FFE8EC"/>
                <w:spacing w:val="-4"/>
                <w:w w:val="120"/>
              </w:rPr>
              <w:t>/</w:t>
            </w:r>
          </w:p>
        </w:tc>
        <w:tc>
          <w:tcPr>
            <w:tcW w:w="315" w:type="dxa"/>
          </w:tcPr>
          <w:p w14:paraId="713767E1" w14:textId="77777777" w:rsidR="006671D6" w:rsidRDefault="00000000">
            <w:pPr>
              <w:pStyle w:val="TableParagraph"/>
              <w:spacing w:before="0" w:line="246" w:lineRule="exact"/>
              <w:ind w:left="111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70"/>
              </w:rPr>
              <w:t>#</w:t>
            </w:r>
          </w:p>
        </w:tc>
        <w:tc>
          <w:tcPr>
            <w:tcW w:w="3688" w:type="dxa"/>
          </w:tcPr>
          <w:p w14:paraId="75990784" w14:textId="77777777" w:rsidR="006671D6" w:rsidRDefault="00000000">
            <w:pPr>
              <w:pStyle w:val="TableParagraph"/>
              <w:spacing w:before="0" w:line="255" w:lineRule="exact"/>
              <w:ind w:left="56"/>
              <w:rPr>
                <w:rFonts w:ascii="細明體" w:eastAsia="細明體"/>
                <w:sz w:val="18"/>
              </w:rPr>
            </w:pPr>
            <w:r>
              <w:rPr>
                <w:rFonts w:ascii="Tahoma" w:eastAsia="Tahoma"/>
                <w:color w:val="FFE8EC"/>
                <w:sz w:val="19"/>
              </w:rPr>
              <w:t>API</w:t>
            </w:r>
            <w:r>
              <w:rPr>
                <w:rFonts w:ascii="Tahoma" w:eastAsia="Tahoma"/>
                <w:color w:val="FFE8EC"/>
                <w:spacing w:val="69"/>
                <w:sz w:val="19"/>
              </w:rPr>
              <w:t xml:space="preserve"> </w:t>
            </w:r>
            <w:proofErr w:type="spellStart"/>
            <w:r>
              <w:rPr>
                <w:rFonts w:ascii="細明體" w:eastAsia="細明體"/>
                <w:color w:val="FFE8EC"/>
                <w:sz w:val="18"/>
              </w:rPr>
              <w:t>呼叫封裝</w:t>
            </w:r>
            <w:r>
              <w:rPr>
                <w:rFonts w:ascii="細明體" w:eastAsia="細明體"/>
                <w:color w:val="FFE8EC"/>
                <w:spacing w:val="-2"/>
                <w:sz w:val="18"/>
              </w:rPr>
              <w:t>（</w:t>
            </w:r>
            <w:r>
              <w:rPr>
                <w:rFonts w:ascii="Tahoma" w:eastAsia="Tahoma"/>
                <w:color w:val="FFE8EC"/>
                <w:spacing w:val="-2"/>
                <w:sz w:val="19"/>
              </w:rPr>
              <w:t>a</w:t>
            </w:r>
            <w:r>
              <w:rPr>
                <w:rFonts w:ascii="Trebuchet MS" w:eastAsia="Trebuchet MS"/>
                <w:color w:val="FFE8EC"/>
                <w:spacing w:val="-2"/>
                <w:sz w:val="20"/>
              </w:rPr>
              <w:t>xios</w:t>
            </w:r>
            <w:proofErr w:type="spellEnd"/>
            <w:r>
              <w:rPr>
                <w:rFonts w:ascii="Verdana" w:eastAsia="Verdana"/>
                <w:color w:val="FFE8EC"/>
                <w:spacing w:val="-2"/>
              </w:rPr>
              <w:t>/</w:t>
            </w:r>
            <w:r>
              <w:rPr>
                <w:rFonts w:ascii="Trebuchet MS" w:eastAsia="Trebuchet MS"/>
                <w:color w:val="FFE8EC"/>
                <w:spacing w:val="-2"/>
                <w:sz w:val="20"/>
              </w:rPr>
              <w:t>fet</w:t>
            </w:r>
            <w:r>
              <w:rPr>
                <w:rFonts w:ascii="Tahoma" w:eastAsia="Tahoma"/>
                <w:color w:val="FFE8EC"/>
                <w:spacing w:val="-2"/>
                <w:sz w:val="19"/>
              </w:rPr>
              <w:t>c</w:t>
            </w:r>
            <w:r>
              <w:rPr>
                <w:rFonts w:ascii="Trebuchet MS" w:eastAsia="Trebuchet MS"/>
                <w:color w:val="FFE8EC"/>
                <w:spacing w:val="-2"/>
                <w:sz w:val="20"/>
              </w:rPr>
              <w:t>h</w:t>
            </w:r>
            <w:r>
              <w:rPr>
                <w:rFonts w:ascii="細明體" w:eastAsia="細明體"/>
                <w:color w:val="FFE8EC"/>
                <w:spacing w:val="-2"/>
                <w:sz w:val="18"/>
              </w:rPr>
              <w:t>）</w:t>
            </w:r>
          </w:p>
        </w:tc>
      </w:tr>
      <w:tr w:rsidR="006671D6" w14:paraId="5EF1F910" w14:textId="77777777">
        <w:trPr>
          <w:trHeight w:val="274"/>
        </w:trPr>
        <w:tc>
          <w:tcPr>
            <w:tcW w:w="419" w:type="dxa"/>
          </w:tcPr>
          <w:p w14:paraId="5803650F" w14:textId="77777777" w:rsidR="006671D6" w:rsidRDefault="00000000">
            <w:pPr>
              <w:pStyle w:val="TableParagraph"/>
              <w:spacing w:before="0" w:line="25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96" w:type="dxa"/>
          </w:tcPr>
          <w:p w14:paraId="1548D1DC" w14:textId="77777777" w:rsidR="006671D6" w:rsidRDefault="00000000">
            <w:pPr>
              <w:pStyle w:val="TableParagraph"/>
              <w:spacing w:before="0" w:line="255" w:lineRule="exact"/>
              <w:ind w:left="158"/>
              <w:jc w:val="center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421" w:type="dxa"/>
          </w:tcPr>
          <w:p w14:paraId="25A79D7F" w14:textId="77777777" w:rsidR="006671D6" w:rsidRDefault="00000000">
            <w:pPr>
              <w:pStyle w:val="TableParagraph"/>
              <w:spacing w:before="0" w:line="255" w:lineRule="exact"/>
              <w:ind w:left="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5"/>
                <w:w w:val="60"/>
                <w:sz w:val="21"/>
              </w:rPr>
              <w:t>└──</w:t>
            </w:r>
          </w:p>
        </w:tc>
        <w:tc>
          <w:tcPr>
            <w:tcW w:w="1317" w:type="dxa"/>
          </w:tcPr>
          <w:p w14:paraId="2A51C9EF" w14:textId="77777777" w:rsidR="006671D6" w:rsidRDefault="00000000">
            <w:pPr>
              <w:pStyle w:val="TableParagraph"/>
              <w:spacing w:before="0" w:line="245" w:lineRule="exact"/>
              <w:ind w:left="1"/>
              <w:rPr>
                <w:rFonts w:ascii="Verdana"/>
              </w:rPr>
            </w:pPr>
            <w:r>
              <w:rPr>
                <w:rFonts w:ascii="Trebuchet MS"/>
                <w:color w:val="FFE8EC"/>
                <w:spacing w:val="-2"/>
                <w:w w:val="110"/>
                <w:sz w:val="20"/>
              </w:rPr>
              <w:t>types</w:t>
            </w:r>
            <w:r>
              <w:rPr>
                <w:rFonts w:ascii="Verdana"/>
                <w:color w:val="FFE8EC"/>
                <w:spacing w:val="-2"/>
                <w:w w:val="110"/>
              </w:rPr>
              <w:t>/</w:t>
            </w:r>
          </w:p>
        </w:tc>
        <w:tc>
          <w:tcPr>
            <w:tcW w:w="315" w:type="dxa"/>
          </w:tcPr>
          <w:p w14:paraId="1EBCA387" w14:textId="77777777" w:rsidR="006671D6" w:rsidRDefault="00000000">
            <w:pPr>
              <w:pStyle w:val="TableParagraph"/>
              <w:spacing w:before="0" w:line="245" w:lineRule="exact"/>
              <w:ind w:left="111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70"/>
              </w:rPr>
              <w:t>#</w:t>
            </w:r>
          </w:p>
        </w:tc>
        <w:tc>
          <w:tcPr>
            <w:tcW w:w="3688" w:type="dxa"/>
          </w:tcPr>
          <w:p w14:paraId="45DA3361" w14:textId="77777777" w:rsidR="006671D6" w:rsidRDefault="00000000">
            <w:pPr>
              <w:pStyle w:val="TableParagraph"/>
              <w:spacing w:before="9" w:line="246" w:lineRule="exact"/>
              <w:ind w:left="56"/>
              <w:rPr>
                <w:rFonts w:ascii="細明體" w:eastAsia="細明體"/>
                <w:sz w:val="18"/>
              </w:rPr>
            </w:pPr>
            <w:r>
              <w:rPr>
                <w:rFonts w:ascii="Tahoma" w:eastAsia="Tahoma"/>
                <w:color w:val="FFE8EC"/>
                <w:w w:val="105"/>
                <w:sz w:val="19"/>
              </w:rPr>
              <w:t>T</w:t>
            </w:r>
            <w:r>
              <w:rPr>
                <w:rFonts w:ascii="Trebuchet MS" w:eastAsia="Trebuchet MS"/>
                <w:color w:val="FFE8EC"/>
                <w:w w:val="105"/>
                <w:sz w:val="20"/>
              </w:rPr>
              <w:t>ype</w:t>
            </w:r>
            <w:r>
              <w:rPr>
                <w:rFonts w:ascii="Tahoma" w:eastAsia="Tahoma"/>
                <w:color w:val="FFE8EC"/>
                <w:w w:val="105"/>
                <w:sz w:val="19"/>
              </w:rPr>
              <w:t>Sc</w:t>
            </w:r>
            <w:r>
              <w:rPr>
                <w:rFonts w:ascii="Trebuchet MS" w:eastAsia="Trebuchet MS"/>
                <w:color w:val="FFE8EC"/>
                <w:w w:val="105"/>
                <w:sz w:val="20"/>
              </w:rPr>
              <w:t>ript</w:t>
            </w:r>
            <w:r>
              <w:rPr>
                <w:rFonts w:ascii="Trebuchet MS" w:eastAsia="Trebuchet MS"/>
                <w:color w:val="FFE8EC"/>
                <w:spacing w:val="66"/>
                <w:w w:val="105"/>
                <w:sz w:val="20"/>
              </w:rPr>
              <w:t xml:space="preserve"> </w:t>
            </w:r>
            <w:proofErr w:type="spellStart"/>
            <w:r>
              <w:rPr>
                <w:rFonts w:ascii="細明體" w:eastAsia="細明體"/>
                <w:color w:val="FFE8EC"/>
                <w:spacing w:val="-3"/>
                <w:w w:val="105"/>
                <w:sz w:val="18"/>
              </w:rPr>
              <w:t>型別定義</w:t>
            </w:r>
            <w:proofErr w:type="spellEnd"/>
          </w:p>
        </w:tc>
      </w:tr>
      <w:tr w:rsidR="006671D6" w14:paraId="2D43A5AB" w14:textId="77777777">
        <w:trPr>
          <w:trHeight w:val="244"/>
        </w:trPr>
        <w:tc>
          <w:tcPr>
            <w:tcW w:w="419" w:type="dxa"/>
          </w:tcPr>
          <w:p w14:paraId="03ECB914" w14:textId="77777777" w:rsidR="006671D6" w:rsidRDefault="00000000">
            <w:pPr>
              <w:pStyle w:val="TableParagraph"/>
              <w:spacing w:before="0" w:line="225" w:lineRule="exact"/>
              <w:ind w:left="50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10"/>
                <w:w w:val="60"/>
                <w:sz w:val="21"/>
              </w:rPr>
              <w:t>│</w:t>
            </w:r>
          </w:p>
        </w:tc>
        <w:tc>
          <w:tcPr>
            <w:tcW w:w="896" w:type="dxa"/>
          </w:tcPr>
          <w:p w14:paraId="2B84D4B6" w14:textId="77777777" w:rsidR="006671D6" w:rsidRDefault="00000000">
            <w:pPr>
              <w:pStyle w:val="TableParagraph"/>
              <w:spacing w:before="0" w:line="225" w:lineRule="exact"/>
              <w:ind w:left="0" w:right="103"/>
              <w:jc w:val="right"/>
              <w:rPr>
                <w:rFonts w:ascii="Batang" w:hAnsi="Batang"/>
                <w:sz w:val="21"/>
              </w:rPr>
            </w:pPr>
            <w:r>
              <w:rPr>
                <w:rFonts w:ascii="Batang" w:hAnsi="Batang"/>
                <w:color w:val="FFE8EC"/>
                <w:spacing w:val="-5"/>
                <w:w w:val="60"/>
                <w:sz w:val="21"/>
              </w:rPr>
              <w:t>└──</w:t>
            </w:r>
          </w:p>
        </w:tc>
        <w:tc>
          <w:tcPr>
            <w:tcW w:w="421" w:type="dxa"/>
          </w:tcPr>
          <w:p w14:paraId="21E1168C" w14:textId="77777777" w:rsidR="006671D6" w:rsidRDefault="00000000">
            <w:pPr>
              <w:pStyle w:val="TableParagraph"/>
              <w:spacing w:before="0" w:line="225" w:lineRule="exact"/>
              <w:ind w:left="0" w:right="-15"/>
              <w:rPr>
                <w:rFonts w:ascii="Trebuchet MS"/>
                <w:sz w:val="20"/>
              </w:rPr>
            </w:pPr>
            <w:r>
              <w:rPr>
                <w:rFonts w:ascii="Verdana"/>
                <w:color w:val="FFE8EC"/>
                <w:spacing w:val="-4"/>
                <w:w w:val="110"/>
              </w:rPr>
              <w:t>.</w:t>
            </w:r>
            <w:r>
              <w:rPr>
                <w:rFonts w:ascii="Trebuchet MS"/>
                <w:color w:val="FFE8EC"/>
                <w:spacing w:val="-4"/>
                <w:w w:val="110"/>
                <w:sz w:val="20"/>
              </w:rPr>
              <w:t>env</w:t>
            </w:r>
          </w:p>
        </w:tc>
        <w:tc>
          <w:tcPr>
            <w:tcW w:w="1317" w:type="dxa"/>
          </w:tcPr>
          <w:p w14:paraId="532AB6D3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5" w:type="dxa"/>
          </w:tcPr>
          <w:p w14:paraId="28B49ECF" w14:textId="77777777" w:rsidR="006671D6" w:rsidRDefault="00000000">
            <w:pPr>
              <w:pStyle w:val="TableParagraph"/>
              <w:spacing w:before="0" w:line="225" w:lineRule="exact"/>
              <w:ind w:left="111"/>
              <w:jc w:val="center"/>
              <w:rPr>
                <w:rFonts w:ascii="Verdana"/>
              </w:rPr>
            </w:pPr>
            <w:r>
              <w:rPr>
                <w:rFonts w:ascii="Verdana"/>
                <w:color w:val="FFE8EC"/>
                <w:spacing w:val="-10"/>
                <w:w w:val="70"/>
              </w:rPr>
              <w:t>#</w:t>
            </w:r>
          </w:p>
        </w:tc>
        <w:tc>
          <w:tcPr>
            <w:tcW w:w="3688" w:type="dxa"/>
          </w:tcPr>
          <w:p w14:paraId="343D4317" w14:textId="77777777" w:rsidR="006671D6" w:rsidRDefault="00000000">
            <w:pPr>
              <w:pStyle w:val="TableParagraph"/>
              <w:spacing w:before="0" w:line="225" w:lineRule="exact"/>
              <w:ind w:left="56"/>
              <w:rPr>
                <w:rFonts w:ascii="細明體" w:eastAsia="細明體"/>
                <w:sz w:val="18"/>
              </w:rPr>
            </w:pPr>
            <w:r>
              <w:rPr>
                <w:rFonts w:ascii="Tahoma" w:eastAsia="Tahoma"/>
                <w:color w:val="FFE8EC"/>
                <w:spacing w:val="-4"/>
                <w:sz w:val="19"/>
              </w:rPr>
              <w:t>VITE</w:t>
            </w:r>
            <w:r>
              <w:rPr>
                <w:rFonts w:ascii="Verdana" w:eastAsia="Verdana"/>
                <w:color w:val="FFE8EC"/>
                <w:spacing w:val="-4"/>
              </w:rPr>
              <w:t>_</w:t>
            </w:r>
            <w:r>
              <w:rPr>
                <w:rFonts w:ascii="Tahoma" w:eastAsia="Tahoma"/>
                <w:color w:val="FFE8EC"/>
                <w:spacing w:val="-4"/>
                <w:sz w:val="19"/>
              </w:rPr>
              <w:t>API</w:t>
            </w:r>
            <w:r>
              <w:rPr>
                <w:rFonts w:ascii="Verdana" w:eastAsia="Verdana"/>
                <w:color w:val="FFE8EC"/>
                <w:spacing w:val="-4"/>
              </w:rPr>
              <w:t>_</w:t>
            </w:r>
            <w:r>
              <w:rPr>
                <w:rFonts w:ascii="Tahoma" w:eastAsia="Tahoma"/>
                <w:color w:val="FFE8EC"/>
                <w:spacing w:val="-4"/>
                <w:sz w:val="19"/>
              </w:rPr>
              <w:t>BASE</w:t>
            </w:r>
            <w:r>
              <w:rPr>
                <w:rFonts w:ascii="Verdana" w:eastAsia="Verdana"/>
                <w:color w:val="FFE8EC"/>
                <w:spacing w:val="-4"/>
              </w:rPr>
              <w:t>_</w:t>
            </w:r>
            <w:r>
              <w:rPr>
                <w:rFonts w:ascii="Tahoma" w:eastAsia="Tahoma"/>
                <w:color w:val="FFE8EC"/>
                <w:spacing w:val="-4"/>
                <w:sz w:val="19"/>
              </w:rPr>
              <w:t>URL</w:t>
            </w:r>
            <w:r>
              <w:rPr>
                <w:rFonts w:ascii="Tahoma" w:eastAsia="Tahoma"/>
                <w:color w:val="FFE8EC"/>
                <w:spacing w:val="21"/>
                <w:sz w:val="19"/>
              </w:rPr>
              <w:t xml:space="preserve"> </w:t>
            </w:r>
            <w:proofErr w:type="spellStart"/>
            <w:r>
              <w:rPr>
                <w:rFonts w:ascii="細明體" w:eastAsia="細明體"/>
                <w:color w:val="FFE8EC"/>
                <w:spacing w:val="-6"/>
                <w:sz w:val="18"/>
              </w:rPr>
              <w:t>環境變數</w:t>
            </w:r>
            <w:proofErr w:type="spellEnd"/>
          </w:p>
        </w:tc>
      </w:tr>
    </w:tbl>
    <w:p w14:paraId="17376292" w14:textId="77777777" w:rsidR="006671D6" w:rsidRDefault="006671D6">
      <w:pPr>
        <w:pStyle w:val="a3"/>
      </w:pPr>
    </w:p>
    <w:p w14:paraId="42CD3F86" w14:textId="77777777" w:rsidR="006671D6" w:rsidRDefault="006671D6">
      <w:pPr>
        <w:pStyle w:val="a3"/>
        <w:spacing w:before="143"/>
      </w:pPr>
    </w:p>
    <w:p w14:paraId="570AD244" w14:textId="77777777" w:rsidR="006671D6" w:rsidRDefault="00000000">
      <w:pPr>
        <w:ind w:left="5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5483520" behindDoc="1" locked="0" layoutInCell="1" allowOverlap="1" wp14:anchorId="271A05BD" wp14:editId="2C5AE706">
                <wp:simplePos x="0" y="0"/>
                <wp:positionH relativeFrom="page">
                  <wp:posOffset>575071</wp:posOffset>
                </wp:positionH>
                <wp:positionV relativeFrom="paragraph">
                  <wp:posOffset>-2409624</wp:posOffset>
                </wp:positionV>
                <wp:extent cx="6408420" cy="231013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310130"/>
                          <a:chOff x="0" y="0"/>
                          <a:chExt cx="6408420" cy="231013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40842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310130">
                                <a:moveTo>
                                  <a:pt x="6374892" y="2309812"/>
                                </a:moveTo>
                                <a:lnTo>
                                  <a:pt x="33046" y="2309812"/>
                                </a:lnTo>
                                <a:lnTo>
                                  <a:pt x="28188" y="2308848"/>
                                </a:lnTo>
                                <a:lnTo>
                                  <a:pt x="966" y="2281630"/>
                                </a:lnTo>
                                <a:lnTo>
                                  <a:pt x="0" y="2276760"/>
                                </a:lnTo>
                                <a:lnTo>
                                  <a:pt x="0" y="2271712"/>
                                </a:lnTo>
                                <a:lnTo>
                                  <a:pt x="0" y="33048"/>
                                </a:lnTo>
                                <a:lnTo>
                                  <a:pt x="28188" y="966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8"/>
                                </a:lnTo>
                                <a:lnTo>
                                  <a:pt x="6407943" y="33048"/>
                                </a:lnTo>
                                <a:lnTo>
                                  <a:pt x="6407943" y="2276760"/>
                                </a:lnTo>
                                <a:lnTo>
                                  <a:pt x="6379749" y="2308848"/>
                                </a:lnTo>
                                <a:lnTo>
                                  <a:pt x="6374892" y="230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43990" y="136272"/>
                            <a:ext cx="41465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551F6" w14:textId="77777777" w:rsidR="006671D6" w:rsidRDefault="00000000">
                              <w:pPr>
                                <w:spacing w:line="195" w:lineRule="exact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w w:val="115"/>
                                  <w:sz w:val="20"/>
                                </w:rPr>
                                <w:t>re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w w:val="115"/>
                                  <w:sz w:val="19"/>
                                </w:rPr>
                                <w:t>ac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w w:val="11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  <w:w w:val="11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43990" y="1870382"/>
                            <a:ext cx="1017269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5A519" w14:textId="77777777" w:rsidR="006671D6" w:rsidRDefault="00000000">
                              <w:pPr>
                                <w:spacing w:line="226" w:lineRule="exact"/>
                                <w:rPr>
                                  <w:rFonts w:ascii="Verdana" w:hAnsi="Verdana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55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E8EC"/>
                                  <w:spacing w:val="-2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spacing w:val="-2"/>
                                  <w:sz w:val="19"/>
                                </w:rPr>
                                <w:t>ac</w:t>
                              </w:r>
                              <w:r>
                                <w:rPr>
                                  <w:rFonts w:ascii="Trebuchet MS" w:hAnsi="Trebuchet MS"/>
                                  <w:color w:val="FFE8EC"/>
                                  <w:spacing w:val="-2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FFE8EC"/>
                                  <w:spacing w:val="-2"/>
                                  <w:sz w:val="20"/>
                                </w:rPr>
                                <w:t>ges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2"/>
                                </w:rPr>
                                <w:t>/</w:t>
                              </w:r>
                            </w:p>
                            <w:p w14:paraId="221B7086" w14:textId="77777777" w:rsidR="006671D6" w:rsidRDefault="00000000">
                              <w:pPr>
                                <w:spacing w:line="263" w:lineRule="exact"/>
                                <w:ind w:left="421"/>
                                <w:rPr>
                                  <w:rFonts w:ascii="Verdana" w:hAnsi="Verdana"/>
                                </w:rPr>
                              </w:pPr>
                              <w:r>
                                <w:rPr>
                                  <w:rFonts w:ascii="Batang" w:hAnsi="Batang"/>
                                  <w:color w:val="FFE8EC"/>
                                  <w:w w:val="55"/>
                                  <w:sz w:val="21"/>
                                </w:rPr>
                                <w:t>└──</w:t>
                              </w:r>
                              <w:r>
                                <w:rPr>
                                  <w:rFonts w:ascii="Batang" w:hAnsi="Batang"/>
                                  <w:color w:val="FFE8EC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E8EC"/>
                                  <w:spacing w:val="-2"/>
                                  <w:w w:val="95"/>
                                  <w:sz w:val="20"/>
                                </w:rPr>
                                <w:t>sh</w:t>
                              </w:r>
                              <w:r>
                                <w:rPr>
                                  <w:rFonts w:ascii="Tahoma" w:hAnsi="Tahoma"/>
                                  <w:color w:val="FFE8EC"/>
                                  <w:spacing w:val="-2"/>
                                  <w:w w:val="9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FFE8EC"/>
                                  <w:spacing w:val="-2"/>
                                  <w:w w:val="95"/>
                                  <w:sz w:val="20"/>
                                </w:rPr>
                                <w:t>red</w:t>
                              </w:r>
                              <w:r>
                                <w:rPr>
                                  <w:rFonts w:ascii="Verdana" w:hAnsi="Verdana"/>
                                  <w:color w:val="FFE8EC"/>
                                  <w:spacing w:val="-2"/>
                                  <w:w w:val="9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152753" y="2055559"/>
                            <a:ext cx="147066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1CE5BC" w14:textId="77777777" w:rsidR="006671D6" w:rsidRDefault="00000000">
                              <w:pPr>
                                <w:spacing w:line="191" w:lineRule="exact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  <w:w w:val="90"/>
                                  <w:lang w:eastAsia="zh-TW"/>
                                </w:rPr>
                                <w:t>#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70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w w:val="95"/>
                                  <w:sz w:val="18"/>
                                  <w:lang w:eastAsia="zh-TW"/>
                                </w:rPr>
                                <w:t>前後台共用型別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95"/>
                                  <w:lang w:eastAsia="zh-TW"/>
                                </w:rPr>
                                <w:t>/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3"/>
                                  <w:w w:val="95"/>
                                  <w:sz w:val="18"/>
                                  <w:lang w:eastAsia="zh-TW"/>
                                </w:rPr>
                                <w:t>工具函式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1A05BD" id="Group 133" o:spid="_x0000_s1064" style="position:absolute;left:0;text-align:left;margin-left:45.3pt;margin-top:-189.75pt;width:504.6pt;height:181.9pt;z-index:-17832960;mso-wrap-distance-left:0;mso-wrap-distance-right:0;mso-position-horizontal-relative:page" coordsize="64084,23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">
                <v:shape id="Graphic 134" o:spid="_x0000_s1065" style="position:absolute;width:64084;height:23101;visibility:visible;mso-wrap-style:square;v-text-anchor:top" coordsize="6408420,231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" path="m6374892,2309812r-6341846,l28188,2308848,966,2281630,,2276760r,-5048l,33048,28188,966,33046,,6374892,r32087,28188l6407943,33048r,2243712l6379749,2308848r-4857,964xe" fillcolor="#240f15" stroked="f">
                  <v:path arrowok="t"/>
                </v:shape>
                <v:shape id="Textbox 135" o:spid="_x0000_s1066" type="#_x0000_t202" style="position:absolute;left:1439;top:1362;width:41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2D4551F6" w14:textId="77777777" w:rsidR="006671D6" w:rsidRDefault="00000000">
                        <w:pPr>
                          <w:spacing w:line="195" w:lineRule="exact"/>
                          <w:rPr>
                            <w:rFonts w:ascii="Verdana"/>
                          </w:rPr>
                        </w:pPr>
                        <w:r>
                          <w:rPr>
                            <w:rFonts w:ascii="Trebuchet MS"/>
                            <w:color w:val="FFE8EC"/>
                            <w:spacing w:val="-2"/>
                            <w:w w:val="115"/>
                            <w:sz w:val="20"/>
                          </w:rPr>
                          <w:t>re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w w:val="115"/>
                            <w:sz w:val="19"/>
                          </w:rPr>
                          <w:t>ac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w w:val="115"/>
                            <w:sz w:val="20"/>
                          </w:rPr>
                          <w:t>t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  <w:w w:val="115"/>
                          </w:rPr>
                          <w:t>/</w:t>
                        </w:r>
                      </w:p>
                    </w:txbxContent>
                  </v:textbox>
                </v:shape>
                <v:shape id="Textbox 136" o:spid="_x0000_s1067" type="#_x0000_t202" style="position:absolute;left:1439;top:18703;width:10173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0085A519" w14:textId="77777777" w:rsidR="006671D6" w:rsidRDefault="00000000">
                        <w:pPr>
                          <w:spacing w:line="226" w:lineRule="exact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55"/>
                            <w:sz w:val="21"/>
                          </w:rPr>
                          <w:t>└──</w:t>
                        </w:r>
                        <w:r>
                          <w:rPr>
                            <w:rFonts w:ascii="Batang" w:hAnsi="Batang"/>
                            <w:color w:val="FFE8EC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E8EC"/>
                            <w:spacing w:val="-2"/>
                            <w:sz w:val="20"/>
                          </w:rPr>
                          <w:t>p</w:t>
                        </w:r>
                        <w:r>
                          <w:rPr>
                            <w:rFonts w:ascii="Tahoma" w:hAnsi="Tahoma"/>
                            <w:color w:val="FFE8EC"/>
                            <w:spacing w:val="-2"/>
                            <w:sz w:val="19"/>
                          </w:rPr>
                          <w:t>ac</w:t>
                        </w:r>
                        <w:r>
                          <w:rPr>
                            <w:rFonts w:ascii="Trebuchet MS" w:hAnsi="Trebuchet MS"/>
                            <w:color w:val="FFE8EC"/>
                            <w:spacing w:val="-2"/>
                            <w:sz w:val="20"/>
                          </w:rPr>
                          <w:t>k</w:t>
                        </w:r>
                        <w:r>
                          <w:rPr>
                            <w:rFonts w:ascii="Tahoma" w:hAnsi="Tahoma"/>
                            <w:color w:val="FFE8EC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FFE8EC"/>
                            <w:spacing w:val="-2"/>
                            <w:sz w:val="20"/>
                          </w:rPr>
                          <w:t>ges</w:t>
                        </w:r>
                        <w:r>
                          <w:rPr>
                            <w:rFonts w:ascii="Verdana" w:hAnsi="Verdana"/>
                            <w:color w:val="FFE8EC"/>
                            <w:spacing w:val="-2"/>
                          </w:rPr>
                          <w:t>/</w:t>
                        </w:r>
                      </w:p>
                      <w:p w14:paraId="221B7086" w14:textId="77777777" w:rsidR="006671D6" w:rsidRDefault="00000000">
                        <w:pPr>
                          <w:spacing w:line="263" w:lineRule="exact"/>
                          <w:ind w:left="421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Batang" w:hAnsi="Batang"/>
                            <w:color w:val="FFE8EC"/>
                            <w:w w:val="55"/>
                            <w:sz w:val="21"/>
                          </w:rPr>
                          <w:t>└──</w:t>
                        </w:r>
                        <w:r>
                          <w:rPr>
                            <w:rFonts w:ascii="Batang" w:hAnsi="Batang"/>
                            <w:color w:val="FFE8EC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E8EC"/>
                            <w:spacing w:val="-2"/>
                            <w:w w:val="95"/>
                            <w:sz w:val="20"/>
                          </w:rPr>
                          <w:t>sh</w:t>
                        </w:r>
                        <w:r>
                          <w:rPr>
                            <w:rFonts w:ascii="Tahoma" w:hAnsi="Tahoma"/>
                            <w:color w:val="FFE8EC"/>
                            <w:spacing w:val="-2"/>
                            <w:w w:val="9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FFE8EC"/>
                            <w:spacing w:val="-2"/>
                            <w:w w:val="95"/>
                            <w:sz w:val="20"/>
                          </w:rPr>
                          <w:t>red</w:t>
                        </w:r>
                        <w:r>
                          <w:rPr>
                            <w:rFonts w:ascii="Verdana" w:hAnsi="Verdana"/>
                            <w:color w:val="FFE8EC"/>
                            <w:spacing w:val="-2"/>
                            <w:w w:val="95"/>
                          </w:rPr>
                          <w:t>/</w:t>
                        </w:r>
                      </w:p>
                    </w:txbxContent>
                  </v:textbox>
                </v:shape>
                <v:shape id="Textbox 137" o:spid="_x0000_s1068" type="#_x0000_t202" style="position:absolute;left:21527;top:20555;width:14707;height:1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6E1CE5BC" w14:textId="77777777" w:rsidR="006671D6" w:rsidRDefault="00000000">
                        <w:pPr>
                          <w:spacing w:line="191" w:lineRule="exact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  <w:w w:val="90"/>
                            <w:lang w:eastAsia="zh-TW"/>
                          </w:rPr>
                          <w:t>#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70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/>
                            <w:color w:val="FFE8EC"/>
                            <w:w w:val="95"/>
                            <w:sz w:val="18"/>
                            <w:lang w:eastAsia="zh-TW"/>
                          </w:rPr>
                          <w:t>前後台共用型別</w:t>
                        </w:r>
                        <w:r>
                          <w:rPr>
                            <w:rFonts w:ascii="Verdana" w:eastAsia="Verdana"/>
                            <w:color w:val="FFE8EC"/>
                            <w:w w:val="95"/>
                            <w:lang w:eastAsia="zh-TW"/>
                          </w:rPr>
                          <w:t>/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3"/>
                            <w:w w:val="95"/>
                            <w:sz w:val="18"/>
                            <w:lang w:eastAsia="zh-TW"/>
                          </w:rPr>
                          <w:t>工具函式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color w:val="1A1A1A"/>
          <w:sz w:val="21"/>
        </w:rPr>
        <w:t>主要功能</w:t>
      </w:r>
      <w:proofErr w:type="spellEnd"/>
      <w:r>
        <w:rPr>
          <w:b/>
          <w:color w:val="1A1A1A"/>
          <w:sz w:val="21"/>
        </w:rPr>
        <w:t>⾴⾯</w:t>
      </w:r>
      <w:r>
        <w:rPr>
          <w:color w:val="201A1B"/>
          <w:spacing w:val="-10"/>
          <w:sz w:val="21"/>
        </w:rPr>
        <w:t>：</w:t>
      </w:r>
    </w:p>
    <w:p w14:paraId="55316BB2" w14:textId="77777777" w:rsidR="006671D6" w:rsidRDefault="006671D6">
      <w:pPr>
        <w:pStyle w:val="a3"/>
        <w:spacing w:before="1"/>
        <w:rPr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626"/>
        <w:gridCol w:w="3255"/>
        <w:gridCol w:w="5196"/>
      </w:tblGrid>
      <w:tr w:rsidR="006671D6" w14:paraId="65A23632" w14:textId="77777777">
        <w:trPr>
          <w:trHeight w:val="555"/>
        </w:trPr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3FD6234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⾴⾯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AAD5D3B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路徑</w:t>
            </w:r>
            <w:proofErr w:type="spellEnd"/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7DE48F8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6671D6" w14:paraId="42DA975F" w14:textId="77777777">
        <w:trPr>
          <w:trHeight w:val="528"/>
        </w:trPr>
        <w:tc>
          <w:tcPr>
            <w:tcW w:w="1626" w:type="dxa"/>
            <w:tcBorders>
              <w:top w:val="nil"/>
            </w:tcBorders>
          </w:tcPr>
          <w:p w14:paraId="1B060FC8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登入</w:t>
            </w:r>
            <w:proofErr w:type="spellEnd"/>
          </w:p>
        </w:tc>
        <w:tc>
          <w:tcPr>
            <w:tcW w:w="3255" w:type="dxa"/>
            <w:tcBorders>
              <w:top w:val="nil"/>
            </w:tcBorders>
          </w:tcPr>
          <w:p w14:paraId="5298298C" w14:textId="77777777" w:rsidR="006671D6" w:rsidRDefault="00000000">
            <w:pPr>
              <w:pStyle w:val="TableParagraph"/>
              <w:spacing w:before="11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7104" behindDoc="1" locked="0" layoutInCell="1" allowOverlap="1" wp14:anchorId="365D8FF8" wp14:editId="3E68FF2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93750</wp:posOffset>
                      </wp:positionV>
                      <wp:extent cx="502920" cy="161290"/>
                      <wp:effectExtent l="0" t="0" r="0" b="0"/>
                      <wp:wrapNone/>
                      <wp:docPr id="138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85917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46" y="160246"/>
                                      </a:lnTo>
                                      <a:lnTo>
                                        <a:pt x="48591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D20977" id="Group 138" o:spid="_x0000_s1026" style="position:absolute;margin-left:7.5pt;margin-top:7.4pt;width:39.6pt;height:12.7pt;z-index:-17829376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">
                      <v:shape id="Graphic 139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" path="m485917,160734r-469392,l14096,160246,,144208r,-2524l,16525,16525,,485917,r16526,16525l502443,144208r-14097,16038l48591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30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login</w:t>
            </w:r>
            <w:proofErr w:type="gramEnd"/>
          </w:p>
        </w:tc>
        <w:tc>
          <w:tcPr>
            <w:tcW w:w="5196" w:type="dxa"/>
            <w:tcBorders>
              <w:top w:val="nil"/>
            </w:tcBorders>
          </w:tcPr>
          <w:p w14:paraId="327EBB0C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客代 + </w:t>
            </w:r>
            <w:proofErr w:type="spellStart"/>
            <w:r>
              <w:rPr>
                <w:color w:val="201A1B"/>
                <w:spacing w:val="-1"/>
                <w:sz w:val="18"/>
              </w:rPr>
              <w:t>密碼認證，取得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Bearer </w:t>
            </w:r>
            <w:r>
              <w:rPr>
                <w:color w:val="201A1B"/>
                <w:spacing w:val="-4"/>
                <w:sz w:val="18"/>
              </w:rPr>
              <w:t>token</w:t>
            </w:r>
          </w:p>
        </w:tc>
      </w:tr>
      <w:tr w:rsidR="006671D6" w14:paraId="6EE80809" w14:textId="77777777">
        <w:trPr>
          <w:trHeight w:val="521"/>
        </w:trPr>
        <w:tc>
          <w:tcPr>
            <w:tcW w:w="1626" w:type="dxa"/>
            <w:shd w:val="clear" w:color="auto" w:fill="FAF1F2"/>
          </w:tcPr>
          <w:p w14:paraId="56EDF373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產品⽬錄</w:t>
            </w:r>
            <w:proofErr w:type="spellEnd"/>
          </w:p>
        </w:tc>
        <w:tc>
          <w:tcPr>
            <w:tcW w:w="3255" w:type="dxa"/>
          </w:tcPr>
          <w:p w14:paraId="01A157C0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4032" behindDoc="1" locked="0" layoutInCell="1" allowOverlap="1" wp14:anchorId="5D123245" wp14:editId="1E1F61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066925" cy="340995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6925" cy="340995"/>
                                <a:chOff x="0" y="0"/>
                                <a:chExt cx="2066925" cy="34099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20669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6925" h="340995">
                                      <a:moveTo>
                                        <a:pt x="20669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66925" y="0"/>
                                      </a:lnTo>
                                      <a:lnTo>
                                        <a:pt x="20669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95250" y="94059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EEB6E4" id="Group 140" o:spid="_x0000_s1026" style="position:absolute;margin-left:0;margin-top:-.35pt;width:162.75pt;height:26.85pt;z-index:-17832448;mso-wrap-distance-left:0;mso-wrap-distance-right:0" coordsize="2066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">
                      <v:shape id="Graphic 141" o:spid="_x0000_s1027" style="position:absolute;width:20669;height:3409;visibility:visible;mso-wrap-style:square;v-text-anchor:top" coordsize="20669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" path="m2066925,340518l,340518,,,2066925,r,340518xe" fillcolor="#faf1f2" stroked="f">
                        <v:path arrowok="t"/>
                      </v:shape>
                      <v:shape id="Graphic 142" o:spid="_x0000_s1028" style="position:absolute;left:952;top:940;width:7029;height:1613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" path="m685942,160734r-669417,l14096,160246,,144208r,-2524l,16525,16525,,685942,r16526,16525l702468,144208r-14097,16038l68594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ts</w:t>
            </w:r>
            <w:proofErr w:type="gramEnd"/>
          </w:p>
        </w:tc>
        <w:tc>
          <w:tcPr>
            <w:tcW w:w="5196" w:type="dxa"/>
            <w:shd w:val="clear" w:color="auto" w:fill="FAF1F2"/>
          </w:tcPr>
          <w:p w14:paraId="25B0137A" w14:textId="77777777" w:rsidR="006671D6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依類別/⽤途篩選、關鍵字搜尋</w:t>
            </w:r>
          </w:p>
        </w:tc>
      </w:tr>
      <w:tr w:rsidR="006671D6" w14:paraId="15525F99" w14:textId="77777777">
        <w:trPr>
          <w:trHeight w:val="521"/>
        </w:trPr>
        <w:tc>
          <w:tcPr>
            <w:tcW w:w="1626" w:type="dxa"/>
          </w:tcPr>
          <w:p w14:paraId="56892902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產品詳情</w:t>
            </w:r>
            <w:proofErr w:type="spellEnd"/>
          </w:p>
        </w:tc>
        <w:tc>
          <w:tcPr>
            <w:tcW w:w="3255" w:type="dxa"/>
          </w:tcPr>
          <w:p w14:paraId="66F70AF7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7616" behindDoc="1" locked="0" layoutInCell="1" allowOverlap="1" wp14:anchorId="34EC3C93" wp14:editId="65DC9B6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1104900" cy="161290"/>
                      <wp:effectExtent l="0" t="0" r="0" b="0"/>
                      <wp:wrapNone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161290"/>
                                <a:chOff x="0" y="0"/>
                                <a:chExt cx="1104900" cy="16129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2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BB106B" id="Group 143" o:spid="_x0000_s1026" style="position:absolute;margin-left:7.5pt;margin-top:7.05pt;width:87pt;height:12.7pt;z-index:-17828864;mso-wrap-distance-left:0;mso-wrap-distance-right:0" coordsize="1104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">
                      <v:shape id="Graphic 144" o:spid="_x0000_s1027" style="position:absolute;width:11049;height:1612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" path="m1088374,160734r-1071849,l14096,160246,,144208r,-2524l,16525,16525,,1088374,r16526,16525l1104900,144208r-14098,16038l108837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ts</w:t>
            </w:r>
            <w:r>
              <w:rPr>
                <w:rFonts w:ascii="Verdana"/>
                <w:color w:val="B8123B"/>
                <w:spacing w:val="-2"/>
                <w:w w:val="110"/>
              </w:rPr>
              <w:t>/: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ode</w:t>
            </w:r>
          </w:p>
        </w:tc>
        <w:tc>
          <w:tcPr>
            <w:tcW w:w="5196" w:type="dxa"/>
          </w:tcPr>
          <w:p w14:paraId="2E6C8C62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規格</w:t>
            </w:r>
            <w:proofErr w:type="spellEnd"/>
            <w:r>
              <w:rPr>
                <w:color w:val="201A1B"/>
                <w:spacing w:val="-2"/>
                <w:sz w:val="18"/>
              </w:rPr>
              <w:t>/</w:t>
            </w:r>
            <w:proofErr w:type="spellStart"/>
            <w:r>
              <w:rPr>
                <w:color w:val="201A1B"/>
                <w:spacing w:val="-2"/>
                <w:sz w:val="18"/>
              </w:rPr>
              <w:t>圖片</w:t>
            </w:r>
            <w:proofErr w:type="spellEnd"/>
            <w:r>
              <w:rPr>
                <w:color w:val="201A1B"/>
                <w:spacing w:val="-2"/>
                <w:sz w:val="18"/>
              </w:rPr>
              <w:t>/</w:t>
            </w:r>
            <w:proofErr w:type="spellStart"/>
            <w:r>
              <w:rPr>
                <w:color w:val="201A1B"/>
                <w:spacing w:val="-2"/>
                <w:sz w:val="18"/>
              </w:rPr>
              <w:t>報價</w:t>
            </w:r>
            <w:proofErr w:type="spellEnd"/>
          </w:p>
        </w:tc>
      </w:tr>
      <w:tr w:rsidR="006671D6" w14:paraId="2907F82C" w14:textId="77777777">
        <w:trPr>
          <w:trHeight w:val="521"/>
        </w:trPr>
        <w:tc>
          <w:tcPr>
            <w:tcW w:w="1626" w:type="dxa"/>
            <w:shd w:val="clear" w:color="auto" w:fill="FAF1F2"/>
          </w:tcPr>
          <w:p w14:paraId="142A3BD0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購物</w:t>
            </w:r>
            <w:proofErr w:type="spellEnd"/>
            <w:r>
              <w:rPr>
                <w:color w:val="201A1B"/>
                <w:spacing w:val="-4"/>
                <w:sz w:val="18"/>
              </w:rPr>
              <w:t>⾞</w:t>
            </w:r>
          </w:p>
        </w:tc>
        <w:tc>
          <w:tcPr>
            <w:tcW w:w="3255" w:type="dxa"/>
          </w:tcPr>
          <w:p w14:paraId="33455C20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4544" behindDoc="1" locked="0" layoutInCell="1" allowOverlap="1" wp14:anchorId="5B42D3F9" wp14:editId="2DCAE6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066925" cy="340995"/>
                      <wp:effectExtent l="0" t="0" r="0" b="0"/>
                      <wp:wrapNone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6925" cy="340995"/>
                                <a:chOff x="0" y="0"/>
                                <a:chExt cx="2066925" cy="34099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20669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6925" h="340995">
                                      <a:moveTo>
                                        <a:pt x="20669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66925" y="0"/>
                                      </a:lnTo>
                                      <a:lnTo>
                                        <a:pt x="20669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95250" y="94059"/>
                                  <a:ext cx="4349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290">
                                      <a:moveTo>
                                        <a:pt x="41805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18052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4208"/>
                                      </a:lnTo>
                                      <a:lnTo>
                                        <a:pt x="420481" y="160246"/>
                                      </a:lnTo>
                                      <a:lnTo>
                                        <a:pt x="41805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3935CC" id="Group 145" o:spid="_x0000_s1026" style="position:absolute;margin-left:0;margin-top:-.35pt;width:162.75pt;height:26.85pt;z-index:-17831936;mso-wrap-distance-left:0;mso-wrap-distance-right:0" coordsize="2066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">
                      <v:shape id="Graphic 146" o:spid="_x0000_s1027" style="position:absolute;width:20669;height:3409;visibility:visible;mso-wrap-style:square;v-text-anchor:top" coordsize="20669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" path="m2066925,340518l,340518,,,2066925,r,340518xe" fillcolor="#faf1f2" stroked="f">
                        <v:path arrowok="t"/>
                      </v:shape>
                      <v:shape id="Graphic 147" o:spid="_x0000_s1028" style="position:absolute;left:952;top:940;width:4350;height:1613;visibility:visible;mso-wrap-style:square;v-text-anchor:top" coordsize="4349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" path="m418052,160734r-401527,l14096,160246,,144208r,-2524l,16525,16525,,418052,r16526,16525l434578,144208r-14097,16038l41805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rt</w:t>
            </w:r>
            <w:proofErr w:type="gramEnd"/>
          </w:p>
        </w:tc>
        <w:tc>
          <w:tcPr>
            <w:tcW w:w="5196" w:type="dxa"/>
            <w:shd w:val="clear" w:color="auto" w:fill="FAF1F2"/>
          </w:tcPr>
          <w:p w14:paraId="06EC0EFF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加入</w:t>
            </w:r>
            <w:proofErr w:type="spellEnd"/>
            <w:r>
              <w:rPr>
                <w:color w:val="201A1B"/>
                <w:spacing w:val="-1"/>
                <w:sz w:val="18"/>
              </w:rPr>
              <w:t>/</w:t>
            </w:r>
            <w:proofErr w:type="spellStart"/>
            <w:r>
              <w:rPr>
                <w:color w:val="201A1B"/>
                <w:spacing w:val="-1"/>
                <w:sz w:val="18"/>
              </w:rPr>
              <w:t>修改</w:t>
            </w:r>
            <w:proofErr w:type="spellEnd"/>
            <w:r>
              <w:rPr>
                <w:color w:val="201A1B"/>
                <w:spacing w:val="-1"/>
                <w:sz w:val="18"/>
              </w:rPr>
              <w:t>/</w:t>
            </w:r>
            <w:proofErr w:type="spellStart"/>
            <w:r>
              <w:rPr>
                <w:color w:val="201A1B"/>
                <w:spacing w:val="-1"/>
                <w:sz w:val="18"/>
              </w:rPr>
              <w:t>刪除項</w:t>
            </w:r>
            <w:proofErr w:type="spellEnd"/>
            <w:r>
              <w:rPr>
                <w:color w:val="201A1B"/>
                <w:spacing w:val="-1"/>
                <w:sz w:val="18"/>
              </w:rPr>
              <w:t>⽬</w:t>
            </w:r>
          </w:p>
        </w:tc>
      </w:tr>
      <w:tr w:rsidR="006671D6" w14:paraId="636EE468" w14:textId="77777777">
        <w:trPr>
          <w:trHeight w:val="521"/>
        </w:trPr>
        <w:tc>
          <w:tcPr>
            <w:tcW w:w="1626" w:type="dxa"/>
          </w:tcPr>
          <w:p w14:paraId="31C877EB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結帳</w:t>
            </w:r>
          </w:p>
        </w:tc>
        <w:tc>
          <w:tcPr>
            <w:tcW w:w="3255" w:type="dxa"/>
          </w:tcPr>
          <w:p w14:paraId="72AD343B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8128" behindDoc="1" locked="0" layoutInCell="1" allowOverlap="1" wp14:anchorId="5BFC7D8D" wp14:editId="0069768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702945" cy="161290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290"/>
                                <a:chOff x="0" y="0"/>
                                <a:chExt cx="702945" cy="16129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7029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290">
                                      <a:moveTo>
                                        <a:pt x="68594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4208"/>
                                      </a:lnTo>
                                      <a:lnTo>
                                        <a:pt x="688371" y="160246"/>
                                      </a:lnTo>
                                      <a:lnTo>
                                        <a:pt x="6859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3CF44A" id="Group 148" o:spid="_x0000_s1026" style="position:absolute;margin-left:7.5pt;margin-top:7.05pt;width:55.35pt;height:12.7pt;z-index:-17828352;mso-wrap-distance-left:0;mso-wrap-distance-right:0" coordsize="702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">
                      <v:shape id="Graphic 149" o:spid="_x0000_s1027" style="position:absolute;width:7029;height:1612;visibility:visible;mso-wrap-style:square;v-text-anchor:top" coordsize="7029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" path="m685942,160734r-669417,l14096,160246,,144208r,-2524l,16525,16525,,685942,r16526,16525l702468,144208r-14097,16038l68594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he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kout</w:t>
            </w:r>
            <w:proofErr w:type="gramEnd"/>
          </w:p>
        </w:tc>
        <w:tc>
          <w:tcPr>
            <w:tcW w:w="5196" w:type="dxa"/>
          </w:tcPr>
          <w:p w14:paraId="79B9AEAC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選收貨地點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+ </w:t>
            </w:r>
            <w:proofErr w:type="spellStart"/>
            <w:r>
              <w:rPr>
                <w:color w:val="201A1B"/>
                <w:spacing w:val="-1"/>
                <w:sz w:val="18"/>
              </w:rPr>
              <w:t>送出訂單</w:t>
            </w:r>
            <w:proofErr w:type="spellEnd"/>
          </w:p>
        </w:tc>
      </w:tr>
      <w:tr w:rsidR="006671D6" w14:paraId="0357270A" w14:textId="77777777">
        <w:trPr>
          <w:trHeight w:val="521"/>
        </w:trPr>
        <w:tc>
          <w:tcPr>
            <w:tcW w:w="1626" w:type="dxa"/>
            <w:shd w:val="clear" w:color="auto" w:fill="FAF1F2"/>
          </w:tcPr>
          <w:p w14:paraId="303D6796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訂單查詢</w:t>
            </w:r>
          </w:p>
        </w:tc>
        <w:tc>
          <w:tcPr>
            <w:tcW w:w="3255" w:type="dxa"/>
          </w:tcPr>
          <w:p w14:paraId="3EBBBE5C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5056" behindDoc="1" locked="0" layoutInCell="1" allowOverlap="1" wp14:anchorId="68F3ABAB" wp14:editId="670DAE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066925" cy="340995"/>
                      <wp:effectExtent l="0" t="0" r="0" b="0"/>
                      <wp:wrapNone/>
                      <wp:docPr id="150" name="Group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6925" cy="340995"/>
                                <a:chOff x="0" y="0"/>
                                <a:chExt cx="2066925" cy="340995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20669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6925" h="340995">
                                      <a:moveTo>
                                        <a:pt x="20669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66925" y="0"/>
                                      </a:lnTo>
                                      <a:lnTo>
                                        <a:pt x="20669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95250" y="94059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6DE945" id="Group 150" o:spid="_x0000_s1026" style="position:absolute;margin-left:0;margin-top:-.35pt;width:162.75pt;height:26.85pt;z-index:-17831424;mso-wrap-distance-left:0;mso-wrap-distance-right:0" coordsize="2066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">
                      <v:shape id="Graphic 151" o:spid="_x0000_s1027" style="position:absolute;width:20669;height:3409;visibility:visible;mso-wrap-style:square;v-text-anchor:top" coordsize="20669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" path="m2066925,340518l,340518,,,2066925,r,340518xe" fillcolor="#faf1f2" stroked="f">
                        <v:path arrowok="t"/>
                      </v:shape>
                      <v:shape id="Graphic 152" o:spid="_x0000_s1028" style="position:absolute;left:952;top:940;width:5696;height:1613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" path="m552592,160734r-536067,l14096,160246,,144208r,-2524l,16525,16525,,552592,r16526,16525l569118,144208r-14097,16038l55259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orders</w:t>
            </w:r>
            <w:proofErr w:type="gramEnd"/>
          </w:p>
        </w:tc>
        <w:tc>
          <w:tcPr>
            <w:tcW w:w="5196" w:type="dxa"/>
            <w:shd w:val="clear" w:color="auto" w:fill="FAF1F2"/>
          </w:tcPr>
          <w:p w14:paraId="4382933B" w14:textId="77777777" w:rsidR="006671D6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訂單列表（含出貨/餘單/發票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6671D6" w14:paraId="3AB9058A" w14:textId="77777777">
        <w:trPr>
          <w:trHeight w:val="521"/>
        </w:trPr>
        <w:tc>
          <w:tcPr>
            <w:tcW w:w="1626" w:type="dxa"/>
          </w:tcPr>
          <w:p w14:paraId="41814DA0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業績查詢</w:t>
            </w:r>
          </w:p>
        </w:tc>
        <w:tc>
          <w:tcPr>
            <w:tcW w:w="3255" w:type="dxa"/>
          </w:tcPr>
          <w:p w14:paraId="188BC64C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8640" behindDoc="1" locked="0" layoutInCell="1" allowOverlap="1" wp14:anchorId="12EDD02F" wp14:editId="48584BB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904240" cy="161290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85C3A0" id="Group 153" o:spid="_x0000_s1026" style="position:absolute;margin-left:7.5pt;margin-top:7.05pt;width:71.2pt;height:12.7pt;z-index:-17827840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">
                      <v:shape id="Graphic 154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" path="m887158,160734r-870633,l14096,160246,,144208r,-2524l,16525,16525,,887158,r16526,16525l903684,144208r-14097,16038l88715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</w:t>
            </w:r>
            <w:proofErr w:type="gramEnd"/>
          </w:p>
        </w:tc>
        <w:tc>
          <w:tcPr>
            <w:tcW w:w="5196" w:type="dxa"/>
          </w:tcPr>
          <w:p w14:paraId="45431CEA" w14:textId="77777777" w:rsidR="006671D6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⽉份業績（主帳號可看群組下線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6671D6" w14:paraId="2E1EEE9F" w14:textId="77777777">
        <w:trPr>
          <w:trHeight w:val="521"/>
        </w:trPr>
        <w:tc>
          <w:tcPr>
            <w:tcW w:w="1626" w:type="dxa"/>
            <w:shd w:val="clear" w:color="auto" w:fill="FAF1F2"/>
          </w:tcPr>
          <w:p w14:paraId="67165260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獎⾦查詢</w:t>
            </w:r>
          </w:p>
        </w:tc>
        <w:tc>
          <w:tcPr>
            <w:tcW w:w="3255" w:type="dxa"/>
          </w:tcPr>
          <w:p w14:paraId="5E632582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5568" behindDoc="1" locked="0" layoutInCell="1" allowOverlap="1" wp14:anchorId="7E5D0DCE" wp14:editId="52E79A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066925" cy="340995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6925" cy="340995"/>
                                <a:chOff x="0" y="0"/>
                                <a:chExt cx="2066925" cy="34099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20669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6925" h="340995">
                                      <a:moveTo>
                                        <a:pt x="20669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66925" y="0"/>
                                      </a:lnTo>
                                      <a:lnTo>
                                        <a:pt x="20669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95250" y="94059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85917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46" y="160246"/>
                                      </a:lnTo>
                                      <a:lnTo>
                                        <a:pt x="48591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8D9866" id="Group 155" o:spid="_x0000_s1026" style="position:absolute;margin-left:0;margin-top:-.35pt;width:162.75pt;height:26.85pt;z-index:-17830912;mso-wrap-distance-left:0;mso-wrap-distance-right:0" coordsize="2066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">
                      <v:shape id="Graphic 156" o:spid="_x0000_s1027" style="position:absolute;width:20669;height:3409;visibility:visible;mso-wrap-style:square;v-text-anchor:top" coordsize="20669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" path="m2066925,340518l,340518,,,2066925,r,340518xe" fillcolor="#faf1f2" stroked="f">
                        <v:path arrowok="t"/>
                      </v:shape>
                      <v:shape id="Graphic 157" o:spid="_x0000_s1028" style="position:absolute;left:952;top:940;width:5029;height:1613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" path="m485917,160734r-469392,l14096,160246,,144208r,-2524l,16525,16525,,485917,r16526,16525l502443,144208r-14097,16038l48591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onus</w:t>
            </w:r>
            <w:proofErr w:type="gramEnd"/>
          </w:p>
        </w:tc>
        <w:tc>
          <w:tcPr>
            <w:tcW w:w="5196" w:type="dxa"/>
            <w:shd w:val="clear" w:color="auto" w:fill="FAF1F2"/>
          </w:tcPr>
          <w:p w14:paraId="1CA2D700" w14:textId="1A6A8116" w:rsidR="006671D6" w:rsidRPr="007B7BF3" w:rsidRDefault="00000000">
            <w:pPr>
              <w:pStyle w:val="TableParagraph"/>
              <w:rPr>
                <w:sz w:val="18"/>
                <w:lang w:eastAsia="zh-TW"/>
              </w:rPr>
            </w:pPr>
            <w:del w:id="22" w:author="盧晏臻Jenny" w:date="2026-06-24T16:30:00Z" w16du:dateUtc="2026-06-24T08:30:00Z">
              <w:r>
                <w:rPr>
                  <w:color w:val="201A1B"/>
                  <w:spacing w:val="-3"/>
                  <w:sz w:val="18"/>
                  <w:lang w:eastAsia="zh-TW"/>
                </w:rPr>
                <w:delText>⽉份獎⾦</w:delText>
              </w:r>
            </w:del>
            <w:ins w:id="23" w:author="盧晏臻Jenny" w:date="2026-06-24T16:30:00Z" w16du:dateUtc="2026-06-24T08:30:00Z">
              <w:r w:rsidR="007B7BF3">
                <w:rPr>
                  <w:rFonts w:hint="eastAsia"/>
                  <w:color w:val="201A1B"/>
                  <w:spacing w:val="-3"/>
                  <w:sz w:val="18"/>
                  <w:lang w:eastAsia="zh-TW"/>
                </w:rPr>
                <w:t>根據ERP提供資料，依需求</w:t>
              </w:r>
              <w:r w:rsidR="007B7BF3">
                <w:rPr>
                  <w:color w:val="201A1B"/>
                  <w:spacing w:val="-3"/>
                  <w:sz w:val="18"/>
                  <w:lang w:eastAsia="zh-TW"/>
                </w:rPr>
                <w:t>分</w:t>
              </w:r>
              <w:r w:rsidR="007B7BF3">
                <w:rPr>
                  <w:rFonts w:hint="eastAsia"/>
                  <w:color w:val="201A1B"/>
                  <w:spacing w:val="-3"/>
                  <w:sz w:val="18"/>
                  <w:lang w:eastAsia="zh-TW"/>
                </w:rPr>
                <w:t>別</w:t>
              </w:r>
              <w:r w:rsidR="007B7BF3">
                <w:rPr>
                  <w:color w:val="201A1B"/>
                  <w:spacing w:val="-3"/>
                  <w:sz w:val="18"/>
                  <w:lang w:eastAsia="zh-TW"/>
                </w:rPr>
                <w:t>呈現含固定、販促、其它獎金。</w:t>
              </w:r>
            </w:ins>
          </w:p>
        </w:tc>
      </w:tr>
      <w:tr w:rsidR="006671D6" w14:paraId="445C9F57" w14:textId="77777777">
        <w:trPr>
          <w:trHeight w:val="521"/>
        </w:trPr>
        <w:tc>
          <w:tcPr>
            <w:tcW w:w="1626" w:type="dxa"/>
          </w:tcPr>
          <w:p w14:paraId="73B51882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對帳查詢</w:t>
            </w:r>
          </w:p>
        </w:tc>
        <w:tc>
          <w:tcPr>
            <w:tcW w:w="3255" w:type="dxa"/>
          </w:tcPr>
          <w:p w14:paraId="057A2FC3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9152" behindDoc="1" locked="0" layoutInCell="1" allowOverlap="1" wp14:anchorId="1A2804BA" wp14:editId="0C4A12AA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1104900" cy="161290"/>
                      <wp:effectExtent l="0" t="0" r="0" b="0"/>
                      <wp:wrapNone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04900" cy="161290"/>
                                <a:chOff x="0" y="0"/>
                                <a:chExt cx="1104900" cy="16129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2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2E3A46" id="Group 158" o:spid="_x0000_s1026" style="position:absolute;margin-left:7.5pt;margin-top:7.05pt;width:87pt;height:12.7pt;z-index:-17827328;mso-wrap-distance-left:0;mso-wrap-distance-right:0" coordsize="1104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">
                      <v:shape id="Graphic 159" o:spid="_x0000_s1027" style="position:absolute;width:11049;height:1612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" path="m1088374,160734r-1071849,l14096,160246,,144208r,-2524l,16525,16525,,1088374,r16526,16525l1104900,144208r-14098,16038l108837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30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on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ili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tion</w:t>
            </w:r>
            <w:proofErr w:type="gramEnd"/>
          </w:p>
        </w:tc>
        <w:tc>
          <w:tcPr>
            <w:tcW w:w="5196" w:type="dxa"/>
          </w:tcPr>
          <w:p w14:paraId="3B86FB1F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對帳⾦額</w:t>
            </w:r>
            <w:proofErr w:type="spellEnd"/>
            <w:r>
              <w:rPr>
                <w:color w:val="201A1B"/>
                <w:spacing w:val="-1"/>
                <w:sz w:val="18"/>
              </w:rPr>
              <w:t>/</w:t>
            </w:r>
            <w:proofErr w:type="spellStart"/>
            <w:r>
              <w:rPr>
                <w:color w:val="201A1B"/>
                <w:spacing w:val="-1"/>
                <w:sz w:val="18"/>
              </w:rPr>
              <w:t>發票</w:t>
            </w:r>
            <w:proofErr w:type="spellEnd"/>
            <w:r>
              <w:rPr>
                <w:color w:val="201A1B"/>
                <w:spacing w:val="-1"/>
                <w:sz w:val="18"/>
              </w:rPr>
              <w:t>/</w:t>
            </w:r>
            <w:proofErr w:type="spellStart"/>
            <w:r>
              <w:rPr>
                <w:color w:val="201A1B"/>
                <w:spacing w:val="-1"/>
                <w:sz w:val="18"/>
              </w:rPr>
              <w:t>折讓</w:t>
            </w:r>
            <w:proofErr w:type="spellEnd"/>
          </w:p>
        </w:tc>
      </w:tr>
      <w:tr w:rsidR="006671D6" w14:paraId="60852C4E" w14:textId="77777777">
        <w:trPr>
          <w:trHeight w:val="521"/>
        </w:trPr>
        <w:tc>
          <w:tcPr>
            <w:tcW w:w="1626" w:type="dxa"/>
            <w:shd w:val="clear" w:color="auto" w:fill="FAF1F2"/>
          </w:tcPr>
          <w:p w14:paraId="3059A698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最新消息</w:t>
            </w:r>
          </w:p>
        </w:tc>
        <w:tc>
          <w:tcPr>
            <w:tcW w:w="3255" w:type="dxa"/>
          </w:tcPr>
          <w:p w14:paraId="7A58F4D3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6080" behindDoc="1" locked="0" layoutInCell="1" allowOverlap="1" wp14:anchorId="10BAB4FD" wp14:editId="65BE0E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066925" cy="340995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6925" cy="340995"/>
                                <a:chOff x="0" y="0"/>
                                <a:chExt cx="2066925" cy="34099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20669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6925" h="340995">
                                      <a:moveTo>
                                        <a:pt x="20669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66925" y="0"/>
                                      </a:lnTo>
                                      <a:lnTo>
                                        <a:pt x="20669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95250" y="94059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7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1400E8" id="Group 160" o:spid="_x0000_s1026" style="position:absolute;margin-left:0;margin-top:-.35pt;width:162.75pt;height:26.85pt;z-index:-17830400;mso-wrap-distance-left:0;mso-wrap-distance-right:0" coordsize="2066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">
                      <v:shape id="Graphic 161" o:spid="_x0000_s1027" style="position:absolute;width:20669;height:3409;visibility:visible;mso-wrap-style:square;v-text-anchor:top" coordsize="20669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" path="m2066925,340518l,340518,,,2066925,r,340518xe" fillcolor="#faf1f2" stroked="f">
                        <v:path arrowok="t"/>
                      </v:shape>
                      <v:shape id="Graphic 162" o:spid="_x0000_s1028" style="position:absolute;left:952;top:940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" path="m1021699,160734r-1005174,l14096,160246,,144208r,-2524l,16525,16525,,1021699,r16526,16525l1038225,144208r-14098,16038l102169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nnoun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ements</w:t>
            </w:r>
            <w:proofErr w:type="gramEnd"/>
          </w:p>
        </w:tc>
        <w:tc>
          <w:tcPr>
            <w:tcW w:w="5196" w:type="dxa"/>
            <w:shd w:val="clear" w:color="auto" w:fill="FAF1F2"/>
          </w:tcPr>
          <w:p w14:paraId="41B53A2A" w14:textId="77777777" w:rsidR="006671D6" w:rsidRDefault="00000000">
            <w:pPr>
              <w:pStyle w:val="TableParagraph"/>
              <w:rPr>
                <w:sz w:val="18"/>
                <w:lang w:eastAsia="zh-TW"/>
              </w:rPr>
            </w:pPr>
            <w:del w:id="24" w:author="盧晏臻Jenny" w:date="2026-06-24T16:30:00Z" w16du:dateUtc="2026-06-24T08:30:00Z">
              <w:r>
                <w:rPr>
                  <w:color w:val="201A1B"/>
                  <w:spacing w:val="-3"/>
                  <w:sz w:val="18"/>
                  <w:lang w:eastAsia="zh-TW"/>
                </w:rPr>
                <w:delText>建⼤公告</w:delText>
              </w:r>
            </w:del>
            <w:ins w:id="25" w:author="盧晏臻Jenny" w:date="2026-06-24T16:30:00Z" w16du:dateUtc="2026-06-24T08:30:00Z">
              <w:r>
                <w:rPr>
                  <w:color w:val="201A1B"/>
                  <w:spacing w:val="-3"/>
                  <w:sz w:val="18"/>
                  <w:lang w:eastAsia="zh-TW"/>
                </w:rPr>
                <w:t>依公司別＋</w:t>
              </w:r>
              <w:proofErr w:type="gramStart"/>
              <w:r>
                <w:rPr>
                  <w:color w:val="201A1B"/>
                  <w:spacing w:val="-3"/>
                  <w:sz w:val="18"/>
                  <w:lang w:eastAsia="zh-TW"/>
                </w:rPr>
                <w:t>胎別業務</w:t>
              </w:r>
              <w:proofErr w:type="gramEnd"/>
              <w:r>
                <w:rPr>
                  <w:color w:val="201A1B"/>
                  <w:spacing w:val="-3"/>
                  <w:sz w:val="18"/>
                  <w:lang w:eastAsia="zh-TW"/>
                </w:rPr>
                <w:t>人員推播之分類公告／最新消息，並非單純以公司別區分。</w:t>
              </w:r>
            </w:ins>
          </w:p>
        </w:tc>
      </w:tr>
      <w:tr w:rsidR="006671D6" w14:paraId="136B13D9" w14:textId="77777777">
        <w:trPr>
          <w:trHeight w:val="521"/>
        </w:trPr>
        <w:tc>
          <w:tcPr>
            <w:tcW w:w="1626" w:type="dxa"/>
          </w:tcPr>
          <w:p w14:paraId="70019E60" w14:textId="77777777" w:rsidR="006671D6" w:rsidRDefault="00000000">
            <w:pPr>
              <w:pStyle w:val="TableParagraph"/>
              <w:rPr>
                <w:position w:val="1"/>
                <w:sz w:val="18"/>
              </w:rPr>
            </w:pPr>
            <w:del w:id="26" w:author="盧晏臻Jenny" w:date="2026-06-24T16:30:00Z" w16du:dateUtc="2026-06-24T08:30:00Z">
              <w:r>
                <w:rPr>
                  <w:color w:val="201A1B"/>
                  <w:position w:val="1"/>
                  <w:sz w:val="18"/>
                </w:rPr>
                <w:delText>店</w:delText>
              </w:r>
              <w:r>
                <w:rPr>
                  <w:color w:val="201A1B"/>
                  <w:spacing w:val="20"/>
                  <w:position w:val="1"/>
                  <w:sz w:val="18"/>
                </w:rPr>
                <w:delText>招</w:delText>
              </w:r>
              <w:r>
                <w:rPr>
                  <w:noProof/>
                  <w:color w:val="201A1B"/>
                  <w:spacing w:val="20"/>
                  <w:sz w:val="18"/>
                </w:rPr>
                <w:drawing>
                  <wp:inline distT="0" distB="0" distL="0" distR="0" wp14:anchorId="70BCFBC6" wp14:editId="1D13E0D4">
                    <wp:extent cx="88900" cy="101600"/>
                    <wp:effectExtent l="0" t="0" r="0" b="0"/>
                    <wp:docPr id="163" name="Image 16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3" name="Image 163"/>
                            <pic:cNvPicPr/>
                          </pic:nvPicPr>
                          <pic:blipFill>
                            <a:blip r:embed="rId1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8900" cy="1016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color w:val="201A1B"/>
                  <w:spacing w:val="-10"/>
                  <w:position w:val="1"/>
                  <w:sz w:val="18"/>
                </w:rPr>
                <w:delText>請</w:delText>
              </w:r>
            </w:del>
            <w:proofErr w:type="spellStart"/>
            <w:ins w:id="27" w:author="盧晏臻Jenny" w:date="2026-06-24T16:30:00Z" w16du:dateUtc="2026-06-24T08:30:00Z">
              <w:r>
                <w:rPr>
                  <w:color w:val="201A1B"/>
                  <w:position w:val="1"/>
                  <w:sz w:val="18"/>
                </w:rPr>
                <w:t>廣告資產申請</w:t>
              </w:r>
            </w:ins>
            <w:proofErr w:type="spellEnd"/>
          </w:p>
        </w:tc>
        <w:tc>
          <w:tcPr>
            <w:tcW w:w="3255" w:type="dxa"/>
          </w:tcPr>
          <w:p w14:paraId="0925B440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del w:id="28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17888" behindDoc="1" locked="0" layoutInCell="1" allowOverlap="1" wp14:anchorId="1EA4EF46" wp14:editId="387C0422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89305</wp:posOffset>
                        </wp:positionV>
                        <wp:extent cx="636270" cy="161290"/>
                        <wp:effectExtent l="0" t="0" r="0" b="0"/>
                        <wp:wrapNone/>
                        <wp:docPr id="999513972" name="Group 16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636270" cy="161290"/>
                                  <a:chOff x="0" y="0"/>
                                  <a:chExt cx="636270" cy="161290"/>
                                </a:xfrm>
                              </wpg:grpSpPr>
                              <wps:wsp>
                                <wps:cNvPr id="181665714" name="Graphic 165"/>
                                <wps:cNvSpPr/>
                                <wps:spPr>
                                  <a:xfrm>
                                    <a:off x="0" y="0"/>
                                    <a:ext cx="636270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6270" h="161290">
                                        <a:moveTo>
                                          <a:pt x="619267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6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619267" y="0"/>
                                        </a:lnTo>
                                        <a:lnTo>
                                          <a:pt x="635793" y="16525"/>
                                        </a:lnTo>
                                        <a:lnTo>
                                          <a:pt x="635793" y="144208"/>
                                        </a:lnTo>
                                        <a:lnTo>
                                          <a:pt x="621696" y="160246"/>
                                        </a:lnTo>
                                        <a:lnTo>
                                          <a:pt x="619267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3E04610" id="Group 164" o:spid="_x0000_s1026" style="position:absolute;margin-left:7.5pt;margin-top:7.05pt;width:50.1pt;height:12.7pt;z-index:-15598592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">
                        <v:shape id="Graphic 165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" path="m619267,160734r-602742,l14096,160246,,144208r,-2524l,16525,16525,,619267,r16526,16525l635793,144208r-14097,16038l619267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29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48000" behindDoc="1" locked="0" layoutInCell="1" allowOverlap="1" wp14:anchorId="47394E43" wp14:editId="7C7C49B0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89305</wp:posOffset>
                        </wp:positionV>
                        <wp:extent cx="636270" cy="161290"/>
                        <wp:effectExtent l="0" t="0" r="0" b="0"/>
                        <wp:wrapNone/>
                        <wp:docPr id="164" name="Group 16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636270" cy="161290"/>
                                  <a:chOff x="0" y="0"/>
                                  <a:chExt cx="636270" cy="161290"/>
                                </a:xfrm>
                              </wpg:grpSpPr>
                              <wps:wsp>
                                <wps:cNvPr id="165" name="Graphic 165"/>
                                <wps:cNvSpPr/>
                                <wps:spPr>
                                  <a:xfrm>
                                    <a:off x="0" y="0"/>
                                    <a:ext cx="636270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36270" h="161290">
                                        <a:moveTo>
                                          <a:pt x="619267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6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619267" y="0"/>
                                        </a:lnTo>
                                        <a:lnTo>
                                          <a:pt x="635793" y="16525"/>
                                        </a:lnTo>
                                        <a:lnTo>
                                          <a:pt x="635793" y="144208"/>
                                        </a:lnTo>
                                        <a:lnTo>
                                          <a:pt x="621696" y="160246"/>
                                        </a:lnTo>
                                        <a:lnTo>
                                          <a:pt x="619267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5711799D" id="Group 164" o:spid="_x0000_s1026" style="position:absolute;margin-left:7.5pt;margin-top:7.05pt;width:50.1pt;height:12.7pt;z-index:-251668480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">
                        <v:shape id="Graphic 165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" path="m619267,160734r-602742,l14096,160246,,144208r,-2524l,16525,16525,,619267,r16526,16525l635793,144208r-14097,16038l619267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ge</w:t>
            </w:r>
            <w:proofErr w:type="gramEnd"/>
          </w:p>
        </w:tc>
        <w:tc>
          <w:tcPr>
            <w:tcW w:w="5196" w:type="dxa"/>
          </w:tcPr>
          <w:p w14:paraId="0680B9F8" w14:textId="7D53755A" w:rsidR="006671D6" w:rsidRDefault="007B7BF3">
            <w:pPr>
              <w:pStyle w:val="TableParagraph"/>
              <w:ind w:left="169"/>
              <w:rPr>
                <w:position w:val="1"/>
                <w:sz w:val="18"/>
                <w:lang w:eastAsia="zh-TW"/>
              </w:rPr>
            </w:pPr>
            <w:r w:rsidRPr="007B7BF3">
              <w:rPr>
                <w:lang w:eastAsia="zh-TW"/>
              </w:rPr>
              <w:t>申請</w:t>
            </w:r>
            <w:r w:rsidRPr="007B7BF3">
              <w:rPr>
                <w:rPrChange w:id="30" w:author="盧晏臻Jenny" w:date="2026-06-24T16:30:00Z" w16du:dateUtc="2026-06-24T08:30:00Z">
                  <w:rPr>
                    <w:color w:val="201A1B"/>
                    <w:spacing w:val="-2"/>
                    <w:position w:val="1"/>
                    <w:sz w:val="18"/>
                  </w:rPr>
                </w:rPrChange>
              </w:rPr>
              <w:t>/</w:t>
            </w:r>
            <w:proofErr w:type="spellStart"/>
            <w:r w:rsidRPr="007B7BF3">
              <w:rPr>
                <w:rPrChange w:id="31" w:author="盧晏臻Jenny" w:date="2026-06-24T16:30:00Z" w16du:dateUtc="2026-06-24T08:30:00Z">
                  <w:rPr>
                    <w:color w:val="201A1B"/>
                    <w:spacing w:val="-2"/>
                    <w:position w:val="1"/>
                    <w:sz w:val="18"/>
                  </w:rPr>
                </w:rPrChange>
              </w:rPr>
              <w:t>查詢施⼯進度</w:t>
            </w:r>
            <w:proofErr w:type="spellEnd"/>
            <w:ins w:id="32" w:author="盧晏臻Jenny" w:date="2026-06-24T16:30:00Z" w16du:dateUtc="2026-06-24T08:30:00Z">
              <w:r>
                <w:rPr>
                  <w:rFonts w:hint="eastAsia"/>
                  <w:lang w:eastAsia="zh-TW"/>
                </w:rPr>
                <w:t>。</w:t>
              </w:r>
            </w:ins>
          </w:p>
        </w:tc>
      </w:tr>
      <w:tr w:rsidR="006671D6" w14:paraId="4B25832A" w14:textId="77777777">
        <w:trPr>
          <w:trHeight w:val="521"/>
        </w:trPr>
        <w:tc>
          <w:tcPr>
            <w:tcW w:w="1626" w:type="dxa"/>
            <w:shd w:val="clear" w:color="auto" w:fill="FAF1F2"/>
          </w:tcPr>
          <w:p w14:paraId="0DE51A84" w14:textId="0217F3E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合約下載</w:t>
            </w:r>
          </w:p>
        </w:tc>
        <w:tc>
          <w:tcPr>
            <w:tcW w:w="3255" w:type="dxa"/>
          </w:tcPr>
          <w:p w14:paraId="2936F3A6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6592" behindDoc="1" locked="0" layoutInCell="1" allowOverlap="1" wp14:anchorId="4723CD9D" wp14:editId="4393D0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066925" cy="340995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6925" cy="340995"/>
                                <a:chOff x="0" y="0"/>
                                <a:chExt cx="2066925" cy="34099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20669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6925" h="340995">
                                      <a:moveTo>
                                        <a:pt x="20669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66925" y="0"/>
                                      </a:lnTo>
                                      <a:lnTo>
                                        <a:pt x="20669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95250" y="94059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94FC25" id="Group 167" o:spid="_x0000_s1026" style="position:absolute;margin-left:0;margin-top:-.35pt;width:162.75pt;height:26.85pt;z-index:-17829888;mso-wrap-distance-left:0;mso-wrap-distance-right:0" coordsize="2066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">
                      <v:shape id="Graphic 168" o:spid="_x0000_s1027" style="position:absolute;width:20669;height:3409;visibility:visible;mso-wrap-style:square;v-text-anchor:top" coordsize="20669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" path="m2066925,340518l,340518,,,2066925,r,340518xe" fillcolor="#faf1f2" stroked="f">
                        <v:path arrowok="t"/>
                      </v:shape>
                      <v:shape id="Graphic 169" o:spid="_x0000_s1028" style="position:absolute;left:952;top:940;width:7709;height:1613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" path="m753808,160734r-737283,l14096,160246,,144208r,-2524l,16525,16525,,753808,r16526,16525l770334,144208r-14097,16038l75380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ontr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ts</w:t>
            </w:r>
            <w:proofErr w:type="gramEnd"/>
          </w:p>
        </w:tc>
        <w:tc>
          <w:tcPr>
            <w:tcW w:w="5196" w:type="dxa"/>
            <w:shd w:val="clear" w:color="auto" w:fill="FAF1F2"/>
          </w:tcPr>
          <w:p w14:paraId="3C2DFBE6" w14:textId="0EF4262B" w:rsidR="006671D6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合約 </w:t>
            </w:r>
            <w:r>
              <w:rPr>
                <w:color w:val="201A1B"/>
                <w:sz w:val="18"/>
                <w:lang w:eastAsia="zh-TW"/>
              </w:rPr>
              <w:t>PDF</w:t>
            </w:r>
            <w:r w:rsidRPr="008A2518"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下載。</w:t>
            </w:r>
          </w:p>
        </w:tc>
      </w:tr>
    </w:tbl>
    <w:p w14:paraId="7925CF93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78"/>
        <w:rPr>
          <w:b/>
          <w:sz w:val="24"/>
          <w:lang w:eastAsia="zh-TW"/>
        </w:rPr>
        <w:pPrChange w:id="33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78"/>
          </w:pPr>
        </w:pPrChange>
      </w:pPr>
      <w:r>
        <w:rPr>
          <w:b/>
          <w:color w:val="C70F2E"/>
          <w:sz w:val="24"/>
          <w:lang w:eastAsia="zh-TW"/>
        </w:rPr>
        <w:t>Odoo 後台 + API（業務層</w:t>
      </w:r>
      <w:r>
        <w:rPr>
          <w:b/>
          <w:color w:val="C70F2E"/>
          <w:spacing w:val="-10"/>
          <w:sz w:val="24"/>
          <w:lang w:eastAsia="zh-TW"/>
        </w:rPr>
        <w:t>）</w:t>
      </w:r>
    </w:p>
    <w:p w14:paraId="3A993B21" w14:textId="77777777" w:rsidR="006671D6" w:rsidRDefault="00000000">
      <w:pPr>
        <w:spacing w:before="83"/>
        <w:ind w:left="5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15766528" behindDoc="0" locked="0" layoutInCell="1" allowOverlap="1" wp14:anchorId="18B00858" wp14:editId="343CDF87">
                <wp:simplePos x="0" y="0"/>
                <wp:positionH relativeFrom="page">
                  <wp:posOffset>975121</wp:posOffset>
                </wp:positionH>
                <wp:positionV relativeFrom="paragraph">
                  <wp:posOffset>109805</wp:posOffset>
                </wp:positionV>
                <wp:extent cx="1975485" cy="161290"/>
                <wp:effectExtent l="0" t="0" r="0" b="0"/>
                <wp:wrapNone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5485" cy="161290"/>
                          <a:chOff x="0" y="0"/>
                          <a:chExt cx="1975485" cy="16129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197548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161290">
                                <a:moveTo>
                                  <a:pt x="1958720" y="160734"/>
                                </a:moveTo>
                                <a:lnTo>
                                  <a:pt x="16523" y="160734"/>
                                </a:lnTo>
                                <a:lnTo>
                                  <a:pt x="14093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3" y="0"/>
                                </a:lnTo>
                                <a:lnTo>
                                  <a:pt x="1958720" y="0"/>
                                </a:lnTo>
                                <a:lnTo>
                                  <a:pt x="1975246" y="16525"/>
                                </a:lnTo>
                                <a:lnTo>
                                  <a:pt x="1975246" y="144208"/>
                                </a:lnTo>
                                <a:lnTo>
                                  <a:pt x="1961149" y="160246"/>
                                </a:lnTo>
                                <a:lnTo>
                                  <a:pt x="1958720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1975485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09289C" w14:textId="77777777" w:rsidR="006671D6" w:rsidRDefault="00000000">
                              <w:pPr>
                                <w:spacing w:line="236" w:lineRule="exact"/>
                                <w:ind w:left="79"/>
                                <w:rPr>
                                  <w:rFonts w:ascii="Verdana"/>
                                </w:rPr>
                              </w:pPr>
                              <w:r>
                                <w:rPr>
                                  <w:rFonts w:ascii="Trebuchet MS"/>
                                  <w:color w:val="B8123B"/>
                                  <w:w w:val="110"/>
                                  <w:sz w:val="20"/>
                                </w:rPr>
                                <w:t>extr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ddons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pl</w:t>
                              </w:r>
                              <w:r>
                                <w:rPr>
                                  <w:rFonts w:ascii="Tahoma"/>
                                  <w:color w:val="B8123B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B8123B"/>
                                  <w:spacing w:val="-2"/>
                                  <w:w w:val="105"/>
                                  <w:sz w:val="20"/>
                                </w:rPr>
                                <w:t>tform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B8123B"/>
                                  <w:spacing w:val="-2"/>
                                  <w:w w:val="10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00858" id="Group 170" o:spid="_x0000_s1069" style="position:absolute;left:0;text-align:left;margin-left:76.8pt;margin-top:8.65pt;width:155.55pt;height:12.7pt;z-index:15766528;mso-wrap-distance-left:0;mso-wrap-distance-right:0;mso-position-horizontal-relative:page" coordsize="1975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">
                <v:shape id="Graphic 171" o:spid="_x0000_s1070" style="position:absolute;width:19754;height:1612;visibility:visible;mso-wrap-style:square;v-text-anchor:top" coordsize="197548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" path="m1958720,160734r-1942197,l14093,160246,,144208r,-2524l,16525,16523,,1958720,r16526,16525l1975246,144208r-14097,16038l1958720,160734xe" fillcolor="#f5edf0" stroked="f">
                  <v:path arrowok="t"/>
                </v:shape>
                <v:shape id="Textbox 172" o:spid="_x0000_s1071" type="#_x0000_t202" style="position:absolute;width:19754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3909289C" w14:textId="77777777" w:rsidR="006671D6" w:rsidRDefault="00000000">
                        <w:pPr>
                          <w:spacing w:line="236" w:lineRule="exact"/>
                          <w:ind w:left="79"/>
                          <w:rPr>
                            <w:rFonts w:ascii="Verdana"/>
                          </w:rPr>
                        </w:pPr>
                        <w:r>
                          <w:rPr>
                            <w:rFonts w:ascii="Trebuchet MS"/>
                            <w:color w:val="B8123B"/>
                            <w:w w:val="110"/>
                            <w:sz w:val="20"/>
                          </w:rPr>
                          <w:t>extr</w:t>
                        </w:r>
                        <w:r>
                          <w:rPr>
                            <w:rFonts w:ascii="Tahoma"/>
                            <w:color w:val="B8123B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w w:val="110"/>
                          </w:rPr>
                          <w:t>-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ddons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</w:rPr>
                          <w:t>/</w:t>
                        </w:r>
                        <w:proofErr w:type="spellStart"/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pl</w:t>
                        </w:r>
                        <w:r>
                          <w:rPr>
                            <w:rFonts w:ascii="Tahoma"/>
                            <w:color w:val="B8123B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B8123B"/>
                            <w:spacing w:val="-2"/>
                            <w:w w:val="105"/>
                            <w:sz w:val="20"/>
                          </w:rPr>
                          <w:t>tform</w:t>
                        </w:r>
                        <w:proofErr w:type="spellEnd"/>
                        <w:r>
                          <w:rPr>
                            <w:rFonts w:ascii="Verdana"/>
                            <w:color w:val="B8123B"/>
                            <w:spacing w:val="-2"/>
                            <w:w w:val="105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1"/>
        </w:rPr>
        <w:t>⽬錄</w:t>
      </w:r>
      <w:r>
        <w:rPr>
          <w:color w:val="201A1B"/>
          <w:spacing w:val="-10"/>
          <w:sz w:val="21"/>
        </w:rPr>
        <w:t>：</w:t>
      </w:r>
    </w:p>
    <w:p w14:paraId="237E3D3A" w14:textId="77777777" w:rsidR="006671D6" w:rsidRDefault="00000000">
      <w:pPr>
        <w:spacing w:before="54"/>
        <w:ind w:left="55"/>
        <w:rPr>
          <w:sz w:val="21"/>
        </w:rPr>
      </w:pPr>
      <w:proofErr w:type="spellStart"/>
      <w:r>
        <w:rPr>
          <w:b/>
          <w:color w:val="1A1A1A"/>
          <w:sz w:val="21"/>
        </w:rPr>
        <w:t>設計原則</w:t>
      </w:r>
      <w:proofErr w:type="spellEnd"/>
      <w:r>
        <w:rPr>
          <w:color w:val="201A1B"/>
          <w:spacing w:val="-10"/>
          <w:sz w:val="21"/>
        </w:rPr>
        <w:t>：</w:t>
      </w:r>
    </w:p>
    <w:p w14:paraId="3CFFA48D" w14:textId="20DF6605" w:rsidR="006671D6" w:rsidRDefault="00000000">
      <w:pPr>
        <w:pStyle w:val="a4"/>
        <w:numPr>
          <w:ilvl w:val="2"/>
          <w:numId w:val="4"/>
        </w:numPr>
        <w:tabs>
          <w:tab w:val="left" w:pos="938"/>
          <w:tab w:val="left" w:pos="6146"/>
        </w:tabs>
        <w:spacing w:before="56"/>
        <w:ind w:left="938" w:hanging="163"/>
        <w:rPr>
          <w:sz w:val="21"/>
        </w:rPr>
      </w:pPr>
      <w:proofErr w:type="spellStart"/>
      <w:r>
        <w:t>資料模型全新命名</w:t>
      </w:r>
      <w:proofErr w:type="spellEnd"/>
      <w:r>
        <w:t xml:space="preserve"> kenda.*，</w:t>
      </w:r>
      <w:proofErr w:type="spellStart"/>
      <w:r>
        <w:t>不延伸原生</w:t>
      </w:r>
      <w:proofErr w:type="spellEnd"/>
      <w:r>
        <w:t xml:space="preserve"> </w:t>
      </w:r>
      <w:proofErr w:type="spellStart"/>
      <w:r>
        <w:t>sale.order</w:t>
      </w:r>
      <w:proofErr w:type="spellEnd"/>
      <w:r>
        <w:t xml:space="preserve"> / </w:t>
      </w:r>
      <w:proofErr w:type="spellStart"/>
      <w:r>
        <w:t>product.template；僅</w:t>
      </w:r>
      <w:proofErr w:type="spellEnd"/>
      <w:r>
        <w:t xml:space="preserve"> kenda.dealer 與 </w:t>
      </w:r>
      <w:proofErr w:type="spellStart"/>
      <w:r>
        <w:t>kenda.account</w:t>
      </w:r>
      <w:proofErr w:type="spellEnd"/>
      <w:r>
        <w:t xml:space="preserve"> </w:t>
      </w:r>
      <w:proofErr w:type="spellStart"/>
      <w:r>
        <w:t>採委託繼承，分別對應</w:t>
      </w:r>
      <w:proofErr w:type="spellEnd"/>
      <w:r>
        <w:t xml:space="preserve"> </w:t>
      </w:r>
      <w:proofErr w:type="spellStart"/>
      <w:r>
        <w:t>res.partner</w:t>
      </w:r>
      <w:proofErr w:type="spellEnd"/>
      <w:r>
        <w:t xml:space="preserve"> 與 </w:t>
      </w:r>
      <w:proofErr w:type="spellStart"/>
      <w:r>
        <w:t>res.users</w:t>
      </w:r>
      <w:proofErr w:type="spellEnd"/>
      <w:r>
        <w:t>。</w:t>
      </w:r>
    </w:p>
    <w:p w14:paraId="36587DD4" w14:textId="77777777" w:rsidR="006671D6" w:rsidRDefault="006671D6">
      <w:pPr>
        <w:pStyle w:val="a4"/>
        <w:rPr>
          <w:sz w:val="21"/>
        </w:rPr>
        <w:sectPr w:rsidR="006671D6">
          <w:pgSz w:w="11910" w:h="16840"/>
          <w:pgMar w:top="1060" w:right="850" w:bottom="600" w:left="850" w:header="0" w:footer="417" w:gutter="0"/>
          <w:cols w:space="720"/>
        </w:sectPr>
      </w:pPr>
    </w:p>
    <w:p w14:paraId="51E554C6" w14:textId="77777777" w:rsidR="006671D6" w:rsidRDefault="006671D6">
      <w:pPr>
        <w:pStyle w:val="a3"/>
        <w:spacing w:line="357" w:lineRule="exact"/>
        <w:sectPr w:rsidR="006671D6">
          <w:type w:val="continuous"/>
          <w:pgSz w:w="11910" w:h="16840"/>
          <w:pgMar w:top="1540" w:right="850" w:bottom="280" w:left="850" w:header="0" w:footer="417" w:gutter="0"/>
          <w:cols w:num="5" w:space="720" w:equalWidth="0">
            <w:col w:w="1609" w:space="77"/>
            <w:col w:w="1400" w:space="392"/>
            <w:col w:w="1400" w:space="602"/>
            <w:col w:w="1399" w:space="180"/>
            <w:col w:w="3151"/>
          </w:cols>
        </w:sectPr>
      </w:pPr>
    </w:p>
    <w:p w14:paraId="65F20AF7" w14:textId="4D475BBE" w:rsidR="006671D6" w:rsidRDefault="00000000" w:rsidP="008A2518">
      <w:pPr>
        <w:pStyle w:val="a4"/>
        <w:numPr>
          <w:ilvl w:val="2"/>
          <w:numId w:val="4"/>
        </w:numPr>
        <w:tabs>
          <w:tab w:val="left" w:pos="938"/>
          <w:tab w:val="left" w:pos="6270"/>
        </w:tabs>
        <w:spacing w:line="356" w:lineRule="exact"/>
        <w:ind w:left="938" w:hanging="163"/>
        <w:rPr>
          <w:sz w:val="21"/>
          <w:lang w:eastAsia="zh-TW"/>
        </w:rPr>
      </w:pPr>
      <w:r w:rsidRPr="008A2518">
        <w:rPr>
          <w:lang w:eastAsia="zh-TW"/>
        </w:rPr>
        <w:t>所有欄位以 Excel 12 張表（</w:t>
      </w:r>
      <w:ins w:id="34" w:author="盧晏臻Jenny" w:date="2026-06-24T16:30:00Z" w16du:dateUtc="2026-06-24T08:30:00Z">
        <w:r>
          <w:rPr>
            <w:lang w:eastAsia="zh-TW"/>
          </w:rPr>
          <w:t>下單平台資料交換260522.xlsx）為唯一</w:t>
        </w:r>
      </w:ins>
      <w:r>
        <w:rPr>
          <w:lang w:eastAsia="zh-TW"/>
          <w:rPrChange w:id="35" w:author="盧晏臻Jenny" w:date="2026-06-24T16:30:00Z" w16du:dateUtc="2026-06-24T08:30:00Z">
            <w:rPr>
              <w:color w:val="201A1B"/>
              <w:sz w:val="21"/>
            </w:rPr>
          </w:rPrChange>
        </w:rPr>
        <w:t>真實來源</w:t>
      </w:r>
      <w:r>
        <w:rPr>
          <w:lang w:eastAsia="zh-TW"/>
          <w:rPrChange w:id="36" w:author="盧晏臻Jenny" w:date="2026-06-24T16:30:00Z" w16du:dateUtc="2026-06-24T08:30:00Z">
            <w:rPr>
              <w:color w:val="201A1B"/>
              <w:spacing w:val="-2"/>
              <w:sz w:val="21"/>
            </w:rPr>
          </w:rPrChange>
        </w:rPr>
        <w:t>（</w:t>
      </w:r>
      <w:proofErr w:type="spellStart"/>
      <w:r>
        <w:rPr>
          <w:lang w:eastAsia="zh-TW"/>
          <w:rPrChange w:id="37" w:author="盧晏臻Jenny" w:date="2026-06-24T16:30:00Z" w16du:dateUtc="2026-06-24T08:30:00Z">
            <w:rPr>
              <w:color w:val="201A1B"/>
              <w:spacing w:val="-2"/>
              <w:sz w:val="21"/>
            </w:rPr>
          </w:rPrChange>
        </w:rPr>
        <w:t>SoT</w:t>
      </w:r>
      <w:proofErr w:type="spellEnd"/>
      <w:r>
        <w:rPr>
          <w:lang w:eastAsia="zh-TW"/>
          <w:rPrChange w:id="38" w:author="盧晏臻Jenny" w:date="2026-06-24T16:30:00Z" w16du:dateUtc="2026-06-24T08:30:00Z">
            <w:rPr>
              <w:color w:val="201A1B"/>
              <w:spacing w:val="-2"/>
              <w:sz w:val="21"/>
            </w:rPr>
          </w:rPrChange>
        </w:rPr>
        <w:t>）</w:t>
      </w:r>
      <w:ins w:id="39" w:author="盧晏臻Jenny" w:date="2026-06-24T16:30:00Z" w16du:dateUtc="2026-06-24T08:30:00Z">
        <w:r>
          <w:rPr>
            <w:lang w:eastAsia="zh-TW"/>
          </w:rPr>
          <w:t>。</w:t>
        </w:r>
      </w:ins>
    </w:p>
    <w:p w14:paraId="119B9A2C" w14:textId="77777777" w:rsidR="006671D6" w:rsidRDefault="006671D6">
      <w:pPr>
        <w:pStyle w:val="a4"/>
        <w:spacing w:line="356" w:lineRule="exact"/>
        <w:rPr>
          <w:sz w:val="21"/>
          <w:lang w:eastAsia="zh-TW"/>
        </w:rPr>
        <w:sectPr w:rsidR="006671D6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197647CE" w14:textId="77777777" w:rsidR="006671D6" w:rsidRDefault="00000000">
      <w:pPr>
        <w:spacing w:before="23"/>
        <w:ind w:left="55"/>
        <w:rPr>
          <w:sz w:val="21"/>
        </w:rPr>
      </w:pPr>
      <w:proofErr w:type="spellStart"/>
      <w:r>
        <w:rPr>
          <w:b/>
          <w:color w:val="1A1A1A"/>
          <w:sz w:val="21"/>
        </w:rPr>
        <w:lastRenderedPageBreak/>
        <w:t>核⼼資料模型</w:t>
      </w:r>
      <w:proofErr w:type="spellEnd"/>
      <w:r>
        <w:rPr>
          <w:color w:val="201A1B"/>
          <w:spacing w:val="-10"/>
          <w:sz w:val="21"/>
        </w:rPr>
        <w:t>：</w:t>
      </w:r>
    </w:p>
    <w:p w14:paraId="69AD57B1" w14:textId="77777777" w:rsidR="006671D6" w:rsidRDefault="006671D6">
      <w:pPr>
        <w:pStyle w:val="a3"/>
        <w:spacing w:after="1"/>
        <w:rPr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882"/>
        <w:gridCol w:w="1443"/>
        <w:gridCol w:w="5752"/>
      </w:tblGrid>
      <w:tr w:rsidR="006671D6" w14:paraId="08499457" w14:textId="77777777" w:rsidTr="008A2518">
        <w:trPr>
          <w:trHeight w:val="555"/>
        </w:trPr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A0A016F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Model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CE5DAE3" w14:textId="77777777" w:rsidR="006671D6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對應實體</w:t>
            </w:r>
            <w:proofErr w:type="spellEnd"/>
          </w:p>
        </w:tc>
        <w:tc>
          <w:tcPr>
            <w:tcW w:w="575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90B0EF5" w14:textId="77777777" w:rsidR="006671D6" w:rsidRDefault="00000000"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6671D6" w14:paraId="2866A0E7" w14:textId="77777777" w:rsidTr="008A2518">
        <w:trPr>
          <w:trHeight w:val="834"/>
        </w:trPr>
        <w:tc>
          <w:tcPr>
            <w:tcW w:w="2882" w:type="dxa"/>
            <w:tcBorders>
              <w:top w:val="nil"/>
            </w:tcBorders>
          </w:tcPr>
          <w:p w14:paraId="09CC7E16" w14:textId="77777777" w:rsidR="006671D6" w:rsidRDefault="00000000">
            <w:pPr>
              <w:pStyle w:val="TableParagraph"/>
              <w:spacing w:before="116"/>
              <w:ind w:left="228"/>
              <w:rPr>
                <w:rFonts w:ascii="Trebuchet MS"/>
                <w:sz w:val="20"/>
              </w:rPr>
            </w:pPr>
            <w:del w:id="40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30176" behindDoc="1" locked="0" layoutInCell="1" allowOverlap="1" wp14:anchorId="302C3404" wp14:editId="2AD44B28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93750</wp:posOffset>
                        </wp:positionV>
                        <wp:extent cx="904240" cy="161290"/>
                        <wp:effectExtent l="0" t="0" r="0" b="0"/>
                        <wp:wrapNone/>
                        <wp:docPr id="464117742" name="Group 19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904240" cy="161290"/>
                                  <a:chOff x="0" y="0"/>
                                  <a:chExt cx="904240" cy="161290"/>
                                </a:xfrm>
                              </wpg:grpSpPr>
                              <wps:wsp>
                                <wps:cNvPr id="1324409881" name="Graphic 199"/>
                                <wps:cNvSpPr/>
                                <wps:spPr>
                                  <a:xfrm>
                                    <a:off x="0" y="0"/>
                                    <a:ext cx="904240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04240" h="161290">
                                        <a:moveTo>
                                          <a:pt x="887158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887158" y="0"/>
                                        </a:lnTo>
                                        <a:lnTo>
                                          <a:pt x="903684" y="16525"/>
                                        </a:lnTo>
                                        <a:lnTo>
                                          <a:pt x="903684" y="144208"/>
                                        </a:lnTo>
                                        <a:lnTo>
                                          <a:pt x="889587" y="160246"/>
                                        </a:lnTo>
                                        <a:lnTo>
                                          <a:pt x="887158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6F1063D" id="Group 198" o:spid="_x0000_s1026" style="position:absolute;margin-left:7.5pt;margin-top:7.4pt;width:71.2pt;height:12.7pt;z-index:-15586304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">
                        <v:shape id="Graphic 199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" path="m887158,160734r-870635,l14093,160246,,144208r,-2524l,16525,16523,,887158,r16526,16525l903684,144208r-14097,16038l887158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41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57216" behindDoc="1" locked="0" layoutInCell="1" allowOverlap="1" wp14:anchorId="1E58036E" wp14:editId="31884E15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93750</wp:posOffset>
                        </wp:positionV>
                        <wp:extent cx="904240" cy="161290"/>
                        <wp:effectExtent l="0" t="0" r="0" b="0"/>
                        <wp:wrapNone/>
                        <wp:docPr id="198" name="Group 19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904240" cy="161290"/>
                                  <a:chOff x="0" y="0"/>
                                  <a:chExt cx="904240" cy="161290"/>
                                </a:xfrm>
                              </wpg:grpSpPr>
                              <wps:wsp>
                                <wps:cNvPr id="199" name="Graphic 199"/>
                                <wps:cNvSpPr/>
                                <wps:spPr>
                                  <a:xfrm>
                                    <a:off x="0" y="0"/>
                                    <a:ext cx="904240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04240" h="161290">
                                        <a:moveTo>
                                          <a:pt x="887158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887158" y="0"/>
                                        </a:lnTo>
                                        <a:lnTo>
                                          <a:pt x="903684" y="16525"/>
                                        </a:lnTo>
                                        <a:lnTo>
                                          <a:pt x="903684" y="144208"/>
                                        </a:lnTo>
                                        <a:lnTo>
                                          <a:pt x="889587" y="160246"/>
                                        </a:lnTo>
                                        <a:lnTo>
                                          <a:pt x="887158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6072114F" id="Group 198" o:spid="_x0000_s1026" style="position:absolute;margin-left:7.5pt;margin-top:7.4pt;width:71.2pt;height:12.7pt;z-index:-251659264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">
                        <v:shape id="Graphic 199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" path="m887158,160734r-870635,l14093,160246,,144208r,-2524l,16525,16523,,887158,r16526,16525l903684,144208r-14097,16038l887158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ler</w:t>
            </w:r>
          </w:p>
        </w:tc>
        <w:tc>
          <w:tcPr>
            <w:tcW w:w="1443" w:type="dxa"/>
            <w:tcBorders>
              <w:top w:val="nil"/>
            </w:tcBorders>
          </w:tcPr>
          <w:p w14:paraId="050DD97A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客⼾主檔</w:t>
            </w:r>
            <w:proofErr w:type="spellEnd"/>
          </w:p>
        </w:tc>
        <w:tc>
          <w:tcPr>
            <w:tcW w:w="5752" w:type="dxa"/>
            <w:tcBorders>
              <w:top w:val="nil"/>
            </w:tcBorders>
          </w:tcPr>
          <w:p w14:paraId="7F5CDBBB" w14:textId="77777777" w:rsidR="006671D6" w:rsidRDefault="00000000">
            <w:pPr>
              <w:pStyle w:val="TableParagraph"/>
              <w:spacing w:before="107" w:line="230" w:lineRule="auto"/>
              <w:ind w:left="148" w:right="715"/>
              <w:rPr>
                <w:sz w:val="18"/>
              </w:rPr>
            </w:pPr>
            <w:del w:id="42" w:author="盧晏臻Jenny" w:date="2026-06-24T16:30:00Z" w16du:dateUtc="2026-06-24T08:30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487732224" behindDoc="1" locked="0" layoutInCell="1" allowOverlap="1" wp14:anchorId="2D53FEDF" wp14:editId="0A65737A">
                        <wp:simplePos x="0" y="0"/>
                        <wp:positionH relativeFrom="column">
                          <wp:posOffset>579834</wp:posOffset>
                        </wp:positionH>
                        <wp:positionV relativeFrom="paragraph">
                          <wp:posOffset>93638</wp:posOffset>
                        </wp:positionV>
                        <wp:extent cx="837565" cy="161290"/>
                        <wp:effectExtent l="0" t="0" r="0" b="0"/>
                        <wp:wrapNone/>
                        <wp:docPr id="414683702" name="Group 20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837565" cy="161290"/>
                                  <a:chOff x="0" y="0"/>
                                  <a:chExt cx="837565" cy="161290"/>
                                </a:xfrm>
                              </wpg:grpSpPr>
                              <wps:wsp>
                                <wps:cNvPr id="49140576" name="Graphic 201"/>
                                <wps:cNvSpPr/>
                                <wps:spPr>
                                  <a:xfrm>
                                    <a:off x="0" y="0"/>
                                    <a:ext cx="83756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37565" h="161290">
                                        <a:moveTo>
                                          <a:pt x="820483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7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820483" y="0"/>
                                        </a:lnTo>
                                        <a:lnTo>
                                          <a:pt x="837009" y="16525"/>
                                        </a:lnTo>
                                        <a:lnTo>
                                          <a:pt x="837009" y="144208"/>
                                        </a:lnTo>
                                        <a:lnTo>
                                          <a:pt x="822912" y="160246"/>
                                        </a:lnTo>
                                        <a:lnTo>
                                          <a:pt x="82048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636D28E8" id="Group 200" o:spid="_x0000_s1026" style="position:absolute;margin-left:45.65pt;margin-top:7.35pt;width:65.95pt;height:12.7pt;z-index:-15584256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">
                        <v:shape id="Graphic 201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" path="m820483,160734r-803958,l14097,160246,,144208r,-2524l,16525,16525,,820483,r16526,16525l837009,144208r-14097,16038l82048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43" w:author="盧晏臻Jenny" w:date="2026-06-24T16:30:00Z" w16du:dateUtc="2026-06-24T08:30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251658240" behindDoc="1" locked="0" layoutInCell="1" allowOverlap="1" wp14:anchorId="55283B2B" wp14:editId="0372BBAA">
                        <wp:simplePos x="0" y="0"/>
                        <wp:positionH relativeFrom="column">
                          <wp:posOffset>579834</wp:posOffset>
                        </wp:positionH>
                        <wp:positionV relativeFrom="paragraph">
                          <wp:posOffset>93638</wp:posOffset>
                        </wp:positionV>
                        <wp:extent cx="837565" cy="161290"/>
                        <wp:effectExtent l="0" t="0" r="0" b="0"/>
                        <wp:wrapNone/>
                        <wp:docPr id="200" name="Group 20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837565" cy="161290"/>
                                  <a:chOff x="0" y="0"/>
                                  <a:chExt cx="837565" cy="161290"/>
                                </a:xfrm>
                              </wpg:grpSpPr>
                              <wps:wsp>
                                <wps:cNvPr id="201" name="Graphic 201"/>
                                <wps:cNvSpPr/>
                                <wps:spPr>
                                  <a:xfrm>
                                    <a:off x="0" y="0"/>
                                    <a:ext cx="83756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37565" h="161290">
                                        <a:moveTo>
                                          <a:pt x="820483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7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820483" y="0"/>
                                        </a:lnTo>
                                        <a:lnTo>
                                          <a:pt x="837009" y="16525"/>
                                        </a:lnTo>
                                        <a:lnTo>
                                          <a:pt x="837009" y="144208"/>
                                        </a:lnTo>
                                        <a:lnTo>
                                          <a:pt x="822912" y="160246"/>
                                        </a:lnTo>
                                        <a:lnTo>
                                          <a:pt x="82048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50A22303" id="Group 200" o:spid="_x0000_s1026" style="position:absolute;margin-left:45.65pt;margin-top:7.35pt;width:65.95pt;height:12.7pt;z-index:-251658240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">
                        <v:shape id="Graphic 201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" path="m820483,160734r-803958,l14097,160246,,144208r,-2524l,16525,16525,,820483,r16526,16525l837009,144208r-14097,16038l82048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color w:val="201A1B"/>
                <w:spacing w:val="8"/>
                <w:sz w:val="18"/>
              </w:rPr>
              <w:t>委託繼承</w:t>
            </w:r>
            <w:proofErr w:type="spellEnd"/>
            <w:r>
              <w:rPr>
                <w:color w:val="201A1B"/>
                <w:spacing w:val="8"/>
                <w:sz w:val="18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res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Trebuchet MS" w:eastAsia="Trebuchet MS"/>
                <w:color w:val="B8123B"/>
                <w:sz w:val="20"/>
              </w:rPr>
              <w:t>p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rtner</w:t>
            </w:r>
            <w:proofErr w:type="spellEnd"/>
            <w:r>
              <w:rPr>
                <w:rFonts w:ascii="Trebuchet MS" w:eastAsia="Trebuchet MS"/>
                <w:color w:val="B8123B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 xml:space="preserve">，含 </w:t>
            </w:r>
            <w:proofErr w:type="spellStart"/>
            <w:r>
              <w:rPr>
                <w:color w:val="201A1B"/>
                <w:sz w:val="18"/>
              </w:rPr>
              <w:t>customer_code、area_code</w:t>
            </w:r>
            <w:proofErr w:type="spellEnd"/>
            <w:r>
              <w:rPr>
                <w:color w:val="201A1B"/>
                <w:sz w:val="18"/>
              </w:rPr>
              <w:t xml:space="preserve">、 </w:t>
            </w:r>
            <w:proofErr w:type="spellStart"/>
            <w:r>
              <w:rPr>
                <w:color w:val="201A1B"/>
                <w:spacing w:val="-2"/>
                <w:sz w:val="18"/>
              </w:rPr>
              <w:t>company_code</w:t>
            </w:r>
            <w:proofErr w:type="spellEnd"/>
          </w:p>
        </w:tc>
      </w:tr>
      <w:tr w:rsidR="006671D6" w14:paraId="70993A34" w14:textId="77777777" w:rsidTr="008A2518">
        <w:trPr>
          <w:trHeight w:val="521"/>
        </w:trPr>
        <w:tc>
          <w:tcPr>
            <w:tcW w:w="2882" w:type="dxa"/>
          </w:tcPr>
          <w:p w14:paraId="04377D16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del w:id="44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34272" behindDoc="1" locked="0" layoutInCell="1" allowOverlap="1" wp14:anchorId="710BC737" wp14:editId="6BE67626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-4754</wp:posOffset>
                        </wp:positionV>
                        <wp:extent cx="1830070" cy="340995"/>
                        <wp:effectExtent l="0" t="0" r="0" b="0"/>
                        <wp:wrapNone/>
                        <wp:docPr id="405412072" name="Group 2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1206030787" name="Graphic 203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97235420" name="Graphic 204"/>
                                <wps:cNvSpPr/>
                                <wps:spPr>
                                  <a:xfrm>
                                    <a:off x="95250" y="94059"/>
                                    <a:ext cx="97091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0915" h="161290">
                                        <a:moveTo>
                                          <a:pt x="953833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953833" y="0"/>
                                        </a:lnTo>
                                        <a:lnTo>
                                          <a:pt x="970359" y="16525"/>
                                        </a:lnTo>
                                        <a:lnTo>
                                          <a:pt x="970359" y="144208"/>
                                        </a:lnTo>
                                        <a:lnTo>
                                          <a:pt x="956262" y="160246"/>
                                        </a:lnTo>
                                        <a:lnTo>
                                          <a:pt x="95383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584DEC9A" id="Group 202" o:spid="_x0000_s1026" style="position:absolute;margin-left:0;margin-top:-.35pt;width:144.1pt;height:26.85pt;z-index:-15582208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">
                        <v:shape id="Graphic 203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" path="m1829990,340518l,340518,,,1829990,r,340518xe" fillcolor="#faf1f2" stroked="f">
                          <v:path arrowok="t"/>
                        </v:shape>
                        <v:shape id="Graphic 204" o:spid="_x0000_s1028" style="position:absolute;left:952;top:940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" path="m953833,160734r-937310,l14093,160246,,144208r,-2524l,16525,16523,,953833,r16526,16525l970359,144208r-14097,16038l95383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45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49024" behindDoc="1" locked="0" layoutInCell="1" allowOverlap="1" wp14:anchorId="63961078" wp14:editId="0F02AFC7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-4754</wp:posOffset>
                        </wp:positionV>
                        <wp:extent cx="1830070" cy="340995"/>
                        <wp:effectExtent l="0" t="0" r="0" b="0"/>
                        <wp:wrapNone/>
                        <wp:docPr id="202" name="Group 2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203" name="Graphic 203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4" name="Graphic 204"/>
                                <wps:cNvSpPr/>
                                <wps:spPr>
                                  <a:xfrm>
                                    <a:off x="95250" y="94059"/>
                                    <a:ext cx="97091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0915" h="161290">
                                        <a:moveTo>
                                          <a:pt x="953833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953833" y="0"/>
                                        </a:lnTo>
                                        <a:lnTo>
                                          <a:pt x="970359" y="16525"/>
                                        </a:lnTo>
                                        <a:lnTo>
                                          <a:pt x="970359" y="144208"/>
                                        </a:lnTo>
                                        <a:lnTo>
                                          <a:pt x="956262" y="160246"/>
                                        </a:lnTo>
                                        <a:lnTo>
                                          <a:pt x="95383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33C1A1A4" id="Group 202" o:spid="_x0000_s1026" style="position:absolute;margin-left:0;margin-top:-.35pt;width:144.1pt;height:26.85pt;z-index:-251667456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">
                        <v:shape id="Graphic 203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" path="m1829990,340518l,340518,,,1829990,r,340518xe" fillcolor="#faf1f2" stroked="f">
                          <v:path arrowok="t"/>
                        </v:shape>
                        <v:shape id="Graphic 204" o:spid="_x0000_s1028" style="position:absolute;left:952;top:940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" path="m953833,160734r-937310,l14093,160246,,144208r,-2524l,16525,16523,,953833,r16526,16525l970359,144208r-14097,16038l95383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</w:rPr>
              <w:t>.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ount</w:t>
            </w:r>
            <w:proofErr w:type="spellEnd"/>
          </w:p>
        </w:tc>
        <w:tc>
          <w:tcPr>
            <w:tcW w:w="1443" w:type="dxa"/>
            <w:shd w:val="clear" w:color="auto" w:fill="FAF1F2"/>
          </w:tcPr>
          <w:p w14:paraId="5FC66D30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登入帳號</w:t>
            </w:r>
            <w:proofErr w:type="spellEnd"/>
          </w:p>
        </w:tc>
        <w:tc>
          <w:tcPr>
            <w:tcW w:w="5752" w:type="dxa"/>
          </w:tcPr>
          <w:p w14:paraId="5A57AD1E" w14:textId="77777777" w:rsidR="006671D6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del w:id="46" w:author="盧晏臻Jenny" w:date="2026-06-24T16:30:00Z" w16du:dateUtc="2026-06-24T08:30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487736320" behindDoc="1" locked="0" layoutInCell="1" allowOverlap="1" wp14:anchorId="034F82AC" wp14:editId="1C54C57F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-5134</wp:posOffset>
                        </wp:positionV>
                        <wp:extent cx="3736340" cy="340995"/>
                        <wp:effectExtent l="0" t="0" r="0" b="0"/>
                        <wp:wrapNone/>
                        <wp:docPr id="59960456" name="Group 2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3736340" cy="340995"/>
                                  <a:chOff x="0" y="0"/>
                                  <a:chExt cx="3736340" cy="340995"/>
                                </a:xfrm>
                              </wpg:grpSpPr>
                              <wps:wsp>
                                <wps:cNvPr id="1317482731" name="Graphic 206"/>
                                <wps:cNvSpPr/>
                                <wps:spPr>
                                  <a:xfrm>
                                    <a:off x="0" y="0"/>
                                    <a:ext cx="373634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36340" h="340995">
                                        <a:moveTo>
                                          <a:pt x="3736181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736181" y="0"/>
                                        </a:lnTo>
                                        <a:lnTo>
                                          <a:pt x="3736181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81557768" name="Graphic 207"/>
                                <wps:cNvSpPr/>
                                <wps:spPr>
                                  <a:xfrm>
                                    <a:off x="579834" y="94059"/>
                                    <a:ext cx="70421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04215" h="161290">
                                        <a:moveTo>
                                          <a:pt x="687133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7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687133" y="0"/>
                                        </a:lnTo>
                                        <a:lnTo>
                                          <a:pt x="703659" y="16525"/>
                                        </a:lnTo>
                                        <a:lnTo>
                                          <a:pt x="703659" y="144208"/>
                                        </a:lnTo>
                                        <a:lnTo>
                                          <a:pt x="689562" y="160246"/>
                                        </a:lnTo>
                                        <a:lnTo>
                                          <a:pt x="68713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CC95A6A" id="Group 205" o:spid="_x0000_s1026" style="position:absolute;margin-left:0;margin-top:-.4pt;width:294.2pt;height:26.85pt;z-index:-15580160;mso-wrap-distance-left:0;mso-wrap-distance-right:0" coordsize="3736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">
                        <v:shape id="Graphic 206" o:spid="_x0000_s1027" style="position:absolute;width:37363;height:3409;visibility:visible;mso-wrap-style:square;v-text-anchor:top" coordsize="373634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" path="m3736181,340518l,340518,,,3736181,r,340518xe" fillcolor="#faf1f2" stroked="f">
                          <v:path arrowok="t"/>
                        </v:shape>
                        <v:shape id="Graphic 207" o:spid="_x0000_s1028" style="position:absolute;left:5798;top:940;width:7042;height:1613;visibility:visible;mso-wrap-style:square;v-text-anchor:top" coordsize="7042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" path="m687133,160734r-670608,l14097,160246,,144208r,-2524l,16525,16525,,687133,r16526,16525l703659,144208r-14097,16038l68713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47" w:author="盧晏臻Jenny" w:date="2026-06-24T16:30:00Z" w16du:dateUtc="2026-06-24T08:30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251650048" behindDoc="1" locked="0" layoutInCell="1" allowOverlap="1" wp14:anchorId="751E1325" wp14:editId="1DD178F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-5134</wp:posOffset>
                        </wp:positionV>
                        <wp:extent cx="3736340" cy="340995"/>
                        <wp:effectExtent l="0" t="0" r="0" b="0"/>
                        <wp:wrapNone/>
                        <wp:docPr id="205" name="Group 2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3736340" cy="340995"/>
                                  <a:chOff x="0" y="0"/>
                                  <a:chExt cx="3736340" cy="340995"/>
                                </a:xfrm>
                              </wpg:grpSpPr>
                              <wps:wsp>
                                <wps:cNvPr id="206" name="Graphic 206"/>
                                <wps:cNvSpPr/>
                                <wps:spPr>
                                  <a:xfrm>
                                    <a:off x="0" y="0"/>
                                    <a:ext cx="373634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736340" h="340995">
                                        <a:moveTo>
                                          <a:pt x="3736181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736181" y="0"/>
                                        </a:lnTo>
                                        <a:lnTo>
                                          <a:pt x="3736181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7" name="Graphic 207"/>
                                <wps:cNvSpPr/>
                                <wps:spPr>
                                  <a:xfrm>
                                    <a:off x="579834" y="94059"/>
                                    <a:ext cx="70421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04215" h="161290">
                                        <a:moveTo>
                                          <a:pt x="687133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7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687133" y="0"/>
                                        </a:lnTo>
                                        <a:lnTo>
                                          <a:pt x="703659" y="16525"/>
                                        </a:lnTo>
                                        <a:lnTo>
                                          <a:pt x="703659" y="144208"/>
                                        </a:lnTo>
                                        <a:lnTo>
                                          <a:pt x="689562" y="160246"/>
                                        </a:lnTo>
                                        <a:lnTo>
                                          <a:pt x="68713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CDB8A1F" id="Group 205" o:spid="_x0000_s1026" style="position:absolute;margin-left:0;margin-top:-.4pt;width:294.2pt;height:26.85pt;z-index:-251666432;mso-wrap-distance-left:0;mso-wrap-distance-right:0" coordsize="37363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">
                        <v:shape id="Graphic 206" o:spid="_x0000_s1027" style="position:absolute;width:37363;height:3409;visibility:visible;mso-wrap-style:square;v-text-anchor:top" coordsize="373634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" path="m3736181,340518l,340518,,,3736181,r,340518xe" fillcolor="#faf1f2" stroked="f">
                          <v:path arrowok="t"/>
                        </v:shape>
                        <v:shape id="Graphic 207" o:spid="_x0000_s1028" style="position:absolute;left:5798;top:940;width:7042;height:1613;visibility:visible;mso-wrap-style:square;v-text-anchor:top" coordsize="7042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" path="m687133,160734r-670608,l14097,160246,,144208r,-2524l,16525,16525,,687133,r16526,16525l703659,144208r-14097,16038l68713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r>
              <w:rPr>
                <w:color w:val="201A1B"/>
                <w:spacing w:val="17"/>
                <w:sz w:val="18"/>
                <w:lang w:eastAsia="zh-TW"/>
              </w:rPr>
              <w:t xml:space="preserve">委託繼承  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  <w:lang w:eastAsia="zh-TW"/>
              </w:rPr>
              <w:t>res</w:t>
            </w:r>
            <w:r>
              <w:rPr>
                <w:rFonts w:ascii="Verdana" w:eastAsia="Verdana"/>
                <w:color w:val="B8123B"/>
                <w:lang w:eastAsia="zh-TW"/>
              </w:rPr>
              <w:t>.</w:t>
            </w:r>
            <w:r>
              <w:rPr>
                <w:rFonts w:ascii="Trebuchet MS" w:eastAsia="Trebuchet MS"/>
                <w:color w:val="B8123B"/>
                <w:sz w:val="20"/>
                <w:lang w:eastAsia="zh-TW"/>
              </w:rPr>
              <w:t>users</w:t>
            </w:r>
            <w:proofErr w:type="spellEnd"/>
            <w:r>
              <w:rPr>
                <w:rFonts w:ascii="Trebuchet MS" w:eastAsia="Trebuchet MS"/>
                <w:color w:val="B8123B"/>
                <w:spacing w:val="64"/>
                <w:sz w:val="20"/>
                <w:lang w:eastAsia="zh-TW"/>
              </w:rPr>
              <w:t xml:space="preserve"> </w:t>
            </w:r>
            <w:r>
              <w:rPr>
                <w:color w:val="201A1B"/>
                <w:spacing w:val="2"/>
                <w:sz w:val="18"/>
                <w:lang w:eastAsia="zh-TW"/>
              </w:rPr>
              <w:t xml:space="preserve">，多⼦帳號、帳號階別 </w:t>
            </w:r>
            <w:r>
              <w:rPr>
                <w:color w:val="201A1B"/>
                <w:sz w:val="18"/>
                <w:lang w:eastAsia="zh-TW"/>
              </w:rPr>
              <w:t>1-</w:t>
            </w:r>
            <w:r>
              <w:rPr>
                <w:color w:val="201A1B"/>
                <w:spacing w:val="-10"/>
                <w:sz w:val="18"/>
                <w:lang w:eastAsia="zh-TW"/>
              </w:rPr>
              <w:t>5</w:t>
            </w:r>
          </w:p>
        </w:tc>
      </w:tr>
      <w:tr w:rsidR="006671D6" w14:paraId="59CE6F96" w14:textId="77777777" w:rsidTr="008A2518">
        <w:trPr>
          <w:trHeight w:val="521"/>
        </w:trPr>
        <w:tc>
          <w:tcPr>
            <w:tcW w:w="2882" w:type="dxa"/>
          </w:tcPr>
          <w:p w14:paraId="415AC2B8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del w:id="48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38368" behindDoc="1" locked="0" layoutInCell="1" allowOverlap="1" wp14:anchorId="7B2957C7" wp14:editId="7C195870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89305</wp:posOffset>
                        </wp:positionV>
                        <wp:extent cx="1640839" cy="161290"/>
                        <wp:effectExtent l="0" t="0" r="0" b="0"/>
                        <wp:wrapNone/>
                        <wp:docPr id="1991292269" name="Group 20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640839" cy="161290"/>
                                  <a:chOff x="0" y="0"/>
                                  <a:chExt cx="1640839" cy="161290"/>
                                </a:xfrm>
                              </wpg:grpSpPr>
                              <wps:wsp>
                                <wps:cNvPr id="895896271" name="Graphic 209"/>
                                <wps:cNvSpPr/>
                                <wps:spPr>
                                  <a:xfrm>
                                    <a:off x="0" y="0"/>
                                    <a:ext cx="1640839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40839" h="161290">
                                        <a:moveTo>
                                          <a:pt x="1624155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624155" y="0"/>
                                        </a:lnTo>
                                        <a:lnTo>
                                          <a:pt x="1640681" y="16525"/>
                                        </a:lnTo>
                                        <a:lnTo>
                                          <a:pt x="1640681" y="144208"/>
                                        </a:lnTo>
                                        <a:lnTo>
                                          <a:pt x="1626584" y="160246"/>
                                        </a:lnTo>
                                        <a:lnTo>
                                          <a:pt x="1624155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40029BF7" id="Group 208" o:spid="_x0000_s1026" style="position:absolute;margin-left:7.5pt;margin-top:7.05pt;width:129.2pt;height:12.7pt;z-index:-15578112;mso-wrap-distance-left:0;mso-wrap-distance-right:0" coordsize="16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">
                        <v:shape id="Graphic 209" o:spid="_x0000_s1027" style="position:absolute;width:16408;height:1612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" path="m1624155,160734r-1607632,l14093,160246,,144208r,-2524l,16525,16523,,1624155,r16526,16525l1640681,144208r-14097,16038l1624155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49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59264" behindDoc="1" locked="0" layoutInCell="1" allowOverlap="1" wp14:anchorId="08196AD4" wp14:editId="5224001C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89305</wp:posOffset>
                        </wp:positionV>
                        <wp:extent cx="1640839" cy="161290"/>
                        <wp:effectExtent l="0" t="0" r="0" b="0"/>
                        <wp:wrapNone/>
                        <wp:docPr id="208" name="Group 20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640839" cy="161290"/>
                                  <a:chOff x="0" y="0"/>
                                  <a:chExt cx="1640839" cy="161290"/>
                                </a:xfrm>
                              </wpg:grpSpPr>
                              <wps:wsp>
                                <wps:cNvPr id="209" name="Graphic 209"/>
                                <wps:cNvSpPr/>
                                <wps:spPr>
                                  <a:xfrm>
                                    <a:off x="0" y="0"/>
                                    <a:ext cx="1640839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40839" h="161290">
                                        <a:moveTo>
                                          <a:pt x="1624155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624155" y="0"/>
                                        </a:lnTo>
                                        <a:lnTo>
                                          <a:pt x="1640681" y="16525"/>
                                        </a:lnTo>
                                        <a:lnTo>
                                          <a:pt x="1640681" y="144208"/>
                                        </a:lnTo>
                                        <a:lnTo>
                                          <a:pt x="1626584" y="160246"/>
                                        </a:lnTo>
                                        <a:lnTo>
                                          <a:pt x="1624155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4214B1A5" id="Group 208" o:spid="_x0000_s1026" style="position:absolute;margin-left:7.5pt;margin-top:7.05pt;width:129.2pt;height:12.7pt;z-index:-251657216;mso-wrap-distance-left:0;mso-wrap-distance-right:0" coordsize="16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">
                        <v:shape id="Graphic 209" o:spid="_x0000_s1027" style="position:absolute;width:16408;height:1612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" path="m1624155,160734r-1607632,l14093,160246,,144208r,-2524l,16525,16523,,1624155,r16526,16525l1640681,144208r-14097,16038l1624155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0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delivery</w:t>
            </w:r>
            <w:r>
              <w:rPr>
                <w:rFonts w:ascii="Verdana"/>
                <w:color w:val="B8123B"/>
                <w:spacing w:val="-2"/>
                <w:w w:val="120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tion</w:t>
            </w:r>
          </w:p>
        </w:tc>
        <w:tc>
          <w:tcPr>
            <w:tcW w:w="1443" w:type="dxa"/>
          </w:tcPr>
          <w:p w14:paraId="51ECE0FD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指配地點檔</w:t>
            </w:r>
            <w:proofErr w:type="spellEnd"/>
          </w:p>
        </w:tc>
        <w:tc>
          <w:tcPr>
            <w:tcW w:w="5752" w:type="dxa"/>
          </w:tcPr>
          <w:p w14:paraId="07802314" w14:textId="77777777" w:rsidR="006671D6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每個經銷商的收貨地點列表</w:t>
            </w:r>
          </w:p>
        </w:tc>
      </w:tr>
      <w:tr w:rsidR="006671D6" w14:paraId="6A25B3BF" w14:textId="77777777" w:rsidTr="008A2518">
        <w:trPr>
          <w:trHeight w:val="521"/>
        </w:trPr>
        <w:tc>
          <w:tcPr>
            <w:tcW w:w="2882" w:type="dxa"/>
          </w:tcPr>
          <w:p w14:paraId="5F9BA59B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del w:id="50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40416" behindDoc="1" locked="0" layoutInCell="1" allowOverlap="1" wp14:anchorId="7362B74C" wp14:editId="2D1ECD2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-4754</wp:posOffset>
                        </wp:positionV>
                        <wp:extent cx="1830070" cy="340995"/>
                        <wp:effectExtent l="0" t="0" r="0" b="0"/>
                        <wp:wrapNone/>
                        <wp:docPr id="43352387" name="Group 21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1932353619" name="Graphic 211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40249518" name="Graphic 212"/>
                                <wps:cNvSpPr/>
                                <wps:spPr>
                                  <a:xfrm>
                                    <a:off x="95250" y="94059"/>
                                    <a:ext cx="97091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0915" h="161290">
                                        <a:moveTo>
                                          <a:pt x="953833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953833" y="0"/>
                                        </a:lnTo>
                                        <a:lnTo>
                                          <a:pt x="970359" y="16525"/>
                                        </a:lnTo>
                                        <a:lnTo>
                                          <a:pt x="970359" y="144208"/>
                                        </a:lnTo>
                                        <a:lnTo>
                                          <a:pt x="956262" y="160246"/>
                                        </a:lnTo>
                                        <a:lnTo>
                                          <a:pt x="95383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7A8D8DB8" id="Group 210" o:spid="_x0000_s1026" style="position:absolute;margin-left:0;margin-top:-.35pt;width:144.1pt;height:26.85pt;z-index:-15576064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">
                        <v:shape id="Graphic 211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" path="m1829990,340518l,340518,,,1829990,r,340518xe" fillcolor="#faf1f2" stroked="f">
                          <v:path arrowok="t"/>
                        </v:shape>
                        <v:shape id="Graphic 212" o:spid="_x0000_s1028" style="position:absolute;left:952;top:940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" path="m953833,160734r-937310,l14093,160246,,144208r,-2524l,16525,16523,,953833,r16526,16525l970359,144208r-14097,16038l95383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51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51072" behindDoc="1" locked="0" layoutInCell="1" allowOverlap="1" wp14:anchorId="4A251BBF" wp14:editId="0CA6459B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-4754</wp:posOffset>
                        </wp:positionV>
                        <wp:extent cx="1830070" cy="340995"/>
                        <wp:effectExtent l="0" t="0" r="0" b="0"/>
                        <wp:wrapNone/>
                        <wp:docPr id="210" name="Group 21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211" name="Graphic 211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2" name="Graphic 212"/>
                                <wps:cNvSpPr/>
                                <wps:spPr>
                                  <a:xfrm>
                                    <a:off x="95250" y="94059"/>
                                    <a:ext cx="97091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0915" h="161290">
                                        <a:moveTo>
                                          <a:pt x="953833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953833" y="0"/>
                                        </a:lnTo>
                                        <a:lnTo>
                                          <a:pt x="970359" y="16525"/>
                                        </a:lnTo>
                                        <a:lnTo>
                                          <a:pt x="970359" y="144208"/>
                                        </a:lnTo>
                                        <a:lnTo>
                                          <a:pt x="956262" y="160246"/>
                                        </a:lnTo>
                                        <a:lnTo>
                                          <a:pt x="95383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6CBE0689" id="Group 210" o:spid="_x0000_s1026" style="position:absolute;margin-left:0;margin-top:-.35pt;width:144.1pt;height:26.85pt;z-index:-251665408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">
                        <v:shape id="Graphic 211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" path="m1829990,340518l,340518,,,1829990,r,340518xe" fillcolor="#faf1f2" stroked="f">
                          <v:path arrowok="t"/>
                        </v:shape>
                        <v:shape id="Graphic 212" o:spid="_x0000_s1028" style="position:absolute;left:952;top:940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" path="m953833,160734r-937310,l14093,160246,,144208r,-2524l,16525,16523,,953833,r16526,16525l970359,144208r-14097,16038l95383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</w:rPr>
              <w:t>.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t</w:t>
            </w:r>
            <w:proofErr w:type="spellEnd"/>
          </w:p>
        </w:tc>
        <w:tc>
          <w:tcPr>
            <w:tcW w:w="1443" w:type="dxa"/>
            <w:shd w:val="clear" w:color="auto" w:fill="FAF1F2"/>
          </w:tcPr>
          <w:p w14:paraId="712D1C86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產品主檔</w:t>
            </w:r>
            <w:proofErr w:type="spellEnd"/>
          </w:p>
        </w:tc>
        <w:tc>
          <w:tcPr>
            <w:tcW w:w="5752" w:type="dxa"/>
            <w:shd w:val="clear" w:color="auto" w:fill="FAF1F2"/>
          </w:tcPr>
          <w:p w14:paraId="6AAC2C20" w14:textId="77777777" w:rsidR="006671D6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輪胎品項（成品代號、規格、花紋、尺⼨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6671D6" w14:paraId="3C1F9958" w14:textId="77777777" w:rsidTr="008A2518">
        <w:trPr>
          <w:trHeight w:val="817"/>
        </w:trPr>
        <w:tc>
          <w:tcPr>
            <w:tcW w:w="2882" w:type="dxa"/>
          </w:tcPr>
          <w:p w14:paraId="436D8459" w14:textId="77777777" w:rsidR="006671D6" w:rsidRDefault="00000000">
            <w:pPr>
              <w:pStyle w:val="TableParagraph"/>
              <w:ind w:left="228"/>
              <w:rPr>
                <w:rFonts w:ascii="Trebuchet MS"/>
                <w:sz w:val="20"/>
              </w:rPr>
            </w:pPr>
            <w:del w:id="52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42464" behindDoc="1" locked="0" layoutInCell="1" allowOverlap="1" wp14:anchorId="11B041D5" wp14:editId="31DA4FDD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88817</wp:posOffset>
                        </wp:positionV>
                        <wp:extent cx="837565" cy="161290"/>
                        <wp:effectExtent l="0" t="0" r="0" b="0"/>
                        <wp:wrapNone/>
                        <wp:docPr id="376815861" name="Group 21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837565" cy="161290"/>
                                  <a:chOff x="0" y="0"/>
                                  <a:chExt cx="837565" cy="161290"/>
                                </a:xfrm>
                              </wpg:grpSpPr>
                              <wps:wsp>
                                <wps:cNvPr id="809201726" name="Graphic 214"/>
                                <wps:cNvSpPr/>
                                <wps:spPr>
                                  <a:xfrm>
                                    <a:off x="0" y="0"/>
                                    <a:ext cx="83756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37565" h="161290">
                                        <a:moveTo>
                                          <a:pt x="820483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820483" y="0"/>
                                        </a:lnTo>
                                        <a:lnTo>
                                          <a:pt x="837009" y="16525"/>
                                        </a:lnTo>
                                        <a:lnTo>
                                          <a:pt x="837009" y="144208"/>
                                        </a:lnTo>
                                        <a:lnTo>
                                          <a:pt x="822912" y="160246"/>
                                        </a:lnTo>
                                        <a:lnTo>
                                          <a:pt x="82048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57041E3" id="Group 213" o:spid="_x0000_s1026" style="position:absolute;margin-left:7.5pt;margin-top:7pt;width:65.95pt;height:12.7pt;z-index:-15574016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">
                        <v:shape id="Graphic 214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" path="m820483,160734r-803960,l14093,160246,,144208r,-2524l,16525,16523,,820483,r16526,16525l837009,144208r-14097,16038l82048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43488" behindDoc="1" locked="0" layoutInCell="1" allowOverlap="1" wp14:anchorId="1F368FB4" wp14:editId="0B33ABA2">
                        <wp:simplePos x="0" y="0"/>
                        <wp:positionH relativeFrom="column">
                          <wp:posOffset>1037034</wp:posOffset>
                        </wp:positionH>
                        <wp:positionV relativeFrom="paragraph">
                          <wp:posOffset>88817</wp:posOffset>
                        </wp:positionV>
                        <wp:extent cx="436245" cy="161290"/>
                        <wp:effectExtent l="0" t="0" r="0" b="0"/>
                        <wp:wrapNone/>
                        <wp:docPr id="77417679" name="Group 2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36245" cy="161290"/>
                                  <a:chOff x="0" y="0"/>
                                  <a:chExt cx="436245" cy="161290"/>
                                </a:xfrm>
                              </wpg:grpSpPr>
                              <wps:wsp>
                                <wps:cNvPr id="509733760" name="Graphic 216"/>
                                <wps:cNvSpPr/>
                                <wps:spPr>
                                  <a:xfrm>
                                    <a:off x="0" y="0"/>
                                    <a:ext cx="43624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36245" h="161290">
                                        <a:moveTo>
                                          <a:pt x="419242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6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419242" y="0"/>
                                        </a:lnTo>
                                        <a:lnTo>
                                          <a:pt x="435768" y="16525"/>
                                        </a:lnTo>
                                        <a:lnTo>
                                          <a:pt x="435768" y="144208"/>
                                        </a:lnTo>
                                        <a:lnTo>
                                          <a:pt x="421671" y="160246"/>
                                        </a:lnTo>
                                        <a:lnTo>
                                          <a:pt x="419242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7902C724" id="Group 215" o:spid="_x0000_s1026" style="position:absolute;margin-left:81.65pt;margin-top:7pt;width:34.35pt;height:12.7pt;z-index:-15572992;mso-wrap-distance-left:0;mso-wrap-distance-right:0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">
                        <v:shape id="Graphic 216" o:spid="_x0000_s1027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" path="m419242,160734r-402717,l14096,160246,,144208r,-2524l,16525,16525,,419242,r16526,16525l435768,144208r-14097,16038l419242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53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60288" behindDoc="1" locked="0" layoutInCell="1" allowOverlap="1" wp14:anchorId="61C90F44" wp14:editId="795B9A3D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88817</wp:posOffset>
                        </wp:positionV>
                        <wp:extent cx="837565" cy="161290"/>
                        <wp:effectExtent l="0" t="0" r="0" b="0"/>
                        <wp:wrapNone/>
                        <wp:docPr id="213" name="Group 21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837565" cy="161290"/>
                                  <a:chOff x="0" y="0"/>
                                  <a:chExt cx="837565" cy="161290"/>
                                </a:xfrm>
                              </wpg:grpSpPr>
                              <wps:wsp>
                                <wps:cNvPr id="214" name="Graphic 214"/>
                                <wps:cNvSpPr/>
                                <wps:spPr>
                                  <a:xfrm>
                                    <a:off x="0" y="0"/>
                                    <a:ext cx="83756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37565" h="161290">
                                        <a:moveTo>
                                          <a:pt x="820483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820483" y="0"/>
                                        </a:lnTo>
                                        <a:lnTo>
                                          <a:pt x="837009" y="16525"/>
                                        </a:lnTo>
                                        <a:lnTo>
                                          <a:pt x="837009" y="144208"/>
                                        </a:lnTo>
                                        <a:lnTo>
                                          <a:pt x="822912" y="160246"/>
                                        </a:lnTo>
                                        <a:lnTo>
                                          <a:pt x="82048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2E7BBE2B" id="Group 213" o:spid="_x0000_s1026" style="position:absolute;margin-left:7.5pt;margin-top:7pt;width:65.95pt;height:12.7pt;z-index:-251656192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">
                        <v:shape id="Graphic 214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" path="m820483,160734r-803960,l14093,160246,,144208r,-2524l,16525,16523,,820483,r16526,16525l837009,144208r-14097,16038l82048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61312" behindDoc="1" locked="0" layoutInCell="1" allowOverlap="1" wp14:anchorId="4A38FDA3" wp14:editId="07672A37">
                        <wp:simplePos x="0" y="0"/>
                        <wp:positionH relativeFrom="column">
                          <wp:posOffset>1037034</wp:posOffset>
                        </wp:positionH>
                        <wp:positionV relativeFrom="paragraph">
                          <wp:posOffset>88817</wp:posOffset>
                        </wp:positionV>
                        <wp:extent cx="436245" cy="161290"/>
                        <wp:effectExtent l="0" t="0" r="0" b="0"/>
                        <wp:wrapNone/>
                        <wp:docPr id="215" name="Group 2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436245" cy="161290"/>
                                  <a:chOff x="0" y="0"/>
                                  <a:chExt cx="436245" cy="161290"/>
                                </a:xfrm>
                              </wpg:grpSpPr>
                              <wps:wsp>
                                <wps:cNvPr id="216" name="Graphic 216"/>
                                <wps:cNvSpPr/>
                                <wps:spPr>
                                  <a:xfrm>
                                    <a:off x="0" y="0"/>
                                    <a:ext cx="43624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36245" h="161290">
                                        <a:moveTo>
                                          <a:pt x="419242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6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419242" y="0"/>
                                        </a:lnTo>
                                        <a:lnTo>
                                          <a:pt x="435768" y="16525"/>
                                        </a:lnTo>
                                        <a:lnTo>
                                          <a:pt x="435768" y="144208"/>
                                        </a:lnTo>
                                        <a:lnTo>
                                          <a:pt x="421671" y="160246"/>
                                        </a:lnTo>
                                        <a:lnTo>
                                          <a:pt x="419242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32680A4A" id="Group 215" o:spid="_x0000_s1026" style="position:absolute;margin-left:81.65pt;margin-top:7pt;width:34.35pt;height:12.7pt;z-index:-251655168;mso-wrap-distance-left:0;mso-wrap-distance-right:0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">
                        <v:shape id="Graphic 216" o:spid="_x0000_s1027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" path="m419242,160734r-402717,l14096,160246,,144208r,-2524l,16525,16525,,419242,r16526,16525l435768,144208r-14097,16038l419242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rFonts w:ascii="Trebuchet MS"/>
                <w:color w:val="B8123B"/>
                <w:sz w:val="20"/>
              </w:rPr>
              <w:t>kend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Verdana"/>
                <w:color w:val="B8123B"/>
              </w:rPr>
              <w:t>.</w:t>
            </w:r>
            <w:r>
              <w:rPr>
                <w:rFonts w:ascii="Trebuchet MS"/>
                <w:color w:val="B8123B"/>
                <w:sz w:val="20"/>
              </w:rPr>
              <w:t>quote</w:t>
            </w:r>
            <w:proofErr w:type="spellEnd"/>
            <w:r>
              <w:rPr>
                <w:rFonts w:ascii="Trebuchet MS"/>
                <w:color w:val="B8123B"/>
                <w:spacing w:val="76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69"/>
                <w:w w:val="150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4"/>
              </w:rPr>
              <w:t>.</w:t>
            </w:r>
            <w:r>
              <w:rPr>
                <w:rFonts w:ascii="Trebuchet MS"/>
                <w:color w:val="B8123B"/>
                <w:spacing w:val="-4"/>
                <w:sz w:val="20"/>
              </w:rPr>
              <w:t>line</w:t>
            </w:r>
          </w:p>
        </w:tc>
        <w:tc>
          <w:tcPr>
            <w:tcW w:w="1443" w:type="dxa"/>
          </w:tcPr>
          <w:p w14:paraId="5B7B1BA1" w14:textId="77777777" w:rsidR="006671D6" w:rsidRDefault="00000000">
            <w:pPr>
              <w:pStyle w:val="TableParagraph"/>
              <w:spacing w:line="318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報價單頭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/</w:t>
            </w:r>
          </w:p>
          <w:p w14:paraId="1CDFCC67" w14:textId="77777777" w:rsidR="006671D6" w:rsidRDefault="00000000">
            <w:pPr>
              <w:pStyle w:val="TableParagraph"/>
              <w:spacing w:before="0" w:line="318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⾝</w:t>
            </w:r>
          </w:p>
        </w:tc>
        <w:tc>
          <w:tcPr>
            <w:tcW w:w="5752" w:type="dxa"/>
          </w:tcPr>
          <w:p w14:paraId="50B147E2" w14:textId="1CCD49DC" w:rsidR="006671D6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含</w:t>
            </w:r>
            <w:del w:id="54" w:author="盧晏臻Jenny" w:date="2026-06-24T16:30:00Z" w16du:dateUtc="2026-06-24T08:30:00Z">
              <w:r>
                <w:rPr>
                  <w:color w:val="201A1B"/>
                  <w:spacing w:val="-1"/>
                  <w:sz w:val="18"/>
                  <w:lang w:eastAsia="zh-TW"/>
                </w:rPr>
                <w:delText>標準/</w:delText>
              </w:r>
            </w:del>
            <w:ins w:id="55" w:author="盧晏臻Jenny" w:date="2026-06-24T16:30:00Z" w16du:dateUtc="2026-06-24T08:30:00Z">
              <w:r>
                <w:rPr>
                  <w:color w:val="201A1B"/>
                  <w:spacing w:val="-1"/>
                  <w:sz w:val="18"/>
                  <w:lang w:eastAsia="zh-TW"/>
                </w:rPr>
                <w:t>一般／</w:t>
              </w:r>
            </w:ins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呆貨</w:t>
            </w:r>
            <w:proofErr w:type="gramEnd"/>
            <w:del w:id="56" w:author="盧晏臻Jenny" w:date="2026-06-24T16:30:00Z" w16du:dateUtc="2026-06-24T08:30:00Z">
              <w:r>
                <w:rPr>
                  <w:color w:val="201A1B"/>
                  <w:spacing w:val="-1"/>
                  <w:sz w:val="18"/>
                  <w:lang w:eastAsia="zh-TW"/>
                </w:rPr>
                <w:delText>/</w:delText>
              </w:r>
            </w:del>
            <w:ins w:id="57" w:author="盧晏臻Jenny" w:date="2026-06-24T16:30:00Z" w16du:dateUtc="2026-06-24T08:30:00Z">
              <w:r>
                <w:rPr>
                  <w:color w:val="201A1B"/>
                  <w:spacing w:val="-1"/>
                  <w:sz w:val="18"/>
                  <w:lang w:eastAsia="zh-TW"/>
                </w:rPr>
                <w:t>／</w:t>
              </w:r>
            </w:ins>
            <w:r>
              <w:rPr>
                <w:color w:val="201A1B"/>
                <w:spacing w:val="-1"/>
                <w:sz w:val="18"/>
                <w:lang w:eastAsia="zh-TW"/>
              </w:rPr>
              <w:t>販促三種</w:t>
            </w:r>
            <w:del w:id="58" w:author="盧晏臻Jenny" w:date="2026-06-24T16:30:00Z" w16du:dateUtc="2026-06-24T08:30:00Z">
              <w:r>
                <w:rPr>
                  <w:color w:val="201A1B"/>
                  <w:spacing w:val="-1"/>
                  <w:sz w:val="18"/>
                  <w:lang w:eastAsia="zh-TW"/>
                </w:rPr>
                <w:delText>⽤途；</w:delText>
              </w:r>
            </w:del>
            <w:ins w:id="59" w:author="盧晏臻Jenny" w:date="2026-06-24T16:30:00Z" w16du:dateUtc="2026-06-24T08:30:00Z">
              <w:r>
                <w:rPr>
                  <w:color w:val="201A1B"/>
                  <w:spacing w:val="-1"/>
                  <w:sz w:val="18"/>
                  <w:lang w:eastAsia="zh-TW"/>
                </w:rPr>
                <w:t xml:space="preserve">用途；KD </w:t>
              </w:r>
            </w:ins>
            <w:r>
              <w:rPr>
                <w:color w:val="201A1B"/>
                <w:spacing w:val="-1"/>
                <w:sz w:val="18"/>
                <w:lang w:eastAsia="zh-TW"/>
              </w:rPr>
              <w:t>單價</w:t>
            </w:r>
            <w:ins w:id="60" w:author="盧晏臻Jenny" w:date="2026-06-24T16:30:00Z" w16du:dateUtc="2026-06-24T08:30:00Z">
              <w:r>
                <w:rPr>
                  <w:color w:val="201A1B"/>
                  <w:spacing w:val="-1"/>
                  <w:sz w:val="18"/>
                  <w:lang w:eastAsia="zh-TW"/>
                </w:rPr>
                <w:t>不</w:t>
              </w:r>
            </w:ins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含廢胎費</w:t>
            </w:r>
            <w:proofErr w:type="gramEnd"/>
            <w:ins w:id="61" w:author="盧晏臻Jenny" w:date="2026-06-24T16:30:00Z" w16du:dateUtc="2026-06-24T08:30:00Z">
              <w:r>
                <w:rPr>
                  <w:color w:val="201A1B"/>
                  <w:spacing w:val="-1"/>
                  <w:sz w:val="18"/>
                  <w:lang w:eastAsia="zh-TW"/>
                </w:rPr>
                <w:t>、KF 單價內含</w:t>
              </w:r>
              <w:proofErr w:type="gramStart"/>
              <w:r>
                <w:rPr>
                  <w:color w:val="201A1B"/>
                  <w:spacing w:val="-1"/>
                  <w:sz w:val="18"/>
                  <w:lang w:eastAsia="zh-TW"/>
                </w:rPr>
                <w:t>廢胎費</w:t>
              </w:r>
              <w:proofErr w:type="gramEnd"/>
              <w:r>
                <w:rPr>
                  <w:color w:val="201A1B"/>
                  <w:spacing w:val="-1"/>
                  <w:sz w:val="18"/>
                  <w:lang w:eastAsia="zh-TW"/>
                </w:rPr>
                <w:t>。</w:t>
              </w:r>
            </w:ins>
          </w:p>
        </w:tc>
      </w:tr>
      <w:tr w:rsidR="006671D6" w14:paraId="6AEF5AA5" w14:textId="77777777" w:rsidTr="008A2518">
        <w:trPr>
          <w:trHeight w:val="815"/>
        </w:trPr>
        <w:tc>
          <w:tcPr>
            <w:tcW w:w="2882" w:type="dxa"/>
          </w:tcPr>
          <w:p w14:paraId="234AA28E" w14:textId="77777777" w:rsidR="006671D6" w:rsidRDefault="00000000">
            <w:pPr>
              <w:pStyle w:val="TableParagraph"/>
              <w:spacing w:before="89"/>
              <w:ind w:left="228"/>
              <w:rPr>
                <w:rFonts w:ascii="Trebuchet MS"/>
                <w:sz w:val="20"/>
              </w:rPr>
            </w:pPr>
            <w:del w:id="62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45536" behindDoc="1" locked="0" layoutInCell="1" allowOverlap="1" wp14:anchorId="584C2504" wp14:editId="7C34E902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-4686</wp:posOffset>
                        </wp:positionV>
                        <wp:extent cx="1830070" cy="527685"/>
                        <wp:effectExtent l="0" t="0" r="0" b="0"/>
                        <wp:wrapNone/>
                        <wp:docPr id="122377423" name="Group 2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527685"/>
                                  <a:chOff x="0" y="0"/>
                                  <a:chExt cx="1830070" cy="527685"/>
                                </a:xfrm>
                              </wpg:grpSpPr>
                              <wps:wsp>
                                <wps:cNvPr id="493021809" name="Graphic 218"/>
                                <wps:cNvSpPr/>
                                <wps:spPr>
                                  <a:xfrm>
                                    <a:off x="0" y="0"/>
                                    <a:ext cx="1830070" cy="52768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527685">
                                        <a:moveTo>
                                          <a:pt x="1829990" y="527446"/>
                                        </a:moveTo>
                                        <a:lnTo>
                                          <a:pt x="0" y="527446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5274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33675559" name="Graphic 219"/>
                                <wps:cNvSpPr/>
                                <wps:spPr>
                                  <a:xfrm>
                                    <a:off x="95246" y="92868"/>
                                    <a:ext cx="1377950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77950" h="161290">
                                        <a:moveTo>
                                          <a:pt x="837006" y="16535"/>
                                        </a:moveTo>
                                        <a:lnTo>
                                          <a:pt x="820483" y="0"/>
                                        </a:lnTo>
                                        <a:lnTo>
                                          <a:pt x="16522" y="0"/>
                                        </a:lnTo>
                                        <a:lnTo>
                                          <a:pt x="0" y="16535"/>
                                        </a:lnTo>
                                        <a:lnTo>
                                          <a:pt x="0" y="141693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16522" y="160743"/>
                                        </a:lnTo>
                                        <a:lnTo>
                                          <a:pt x="820483" y="160743"/>
                                        </a:lnTo>
                                        <a:lnTo>
                                          <a:pt x="837006" y="144208"/>
                                        </a:lnTo>
                                        <a:lnTo>
                                          <a:pt x="837006" y="16535"/>
                                        </a:lnTo>
                                        <a:close/>
                                      </a:path>
                                      <a:path w="1377950" h="161290">
                                        <a:moveTo>
                                          <a:pt x="1377556" y="16535"/>
                                        </a:moveTo>
                                        <a:lnTo>
                                          <a:pt x="1361020" y="0"/>
                                        </a:lnTo>
                                        <a:lnTo>
                                          <a:pt x="958303" y="0"/>
                                        </a:lnTo>
                                        <a:lnTo>
                                          <a:pt x="941781" y="16535"/>
                                        </a:lnTo>
                                        <a:lnTo>
                                          <a:pt x="941781" y="141693"/>
                                        </a:lnTo>
                                        <a:lnTo>
                                          <a:pt x="941781" y="144208"/>
                                        </a:lnTo>
                                        <a:lnTo>
                                          <a:pt x="958303" y="160743"/>
                                        </a:lnTo>
                                        <a:lnTo>
                                          <a:pt x="1361020" y="160743"/>
                                        </a:lnTo>
                                        <a:lnTo>
                                          <a:pt x="1377556" y="144208"/>
                                        </a:lnTo>
                                        <a:lnTo>
                                          <a:pt x="1377556" y="165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06FBA70F" id="Group 217" o:spid="_x0000_s1026" style="position:absolute;margin-left:0;margin-top:-.35pt;width:144.1pt;height:41.55pt;z-index:-15570944;mso-wrap-distance-left:0;mso-wrap-distance-right:0" coordsize="18300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">
                        <v:shape id="Graphic 218" o:spid="_x0000_s1027" style="position:absolute;width:18300;height:5276;visibility:visible;mso-wrap-style:square;v-text-anchor:top" coordsize="183007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" path="m1829990,527446l,527446,,,1829990,r,527446xe" fillcolor="#faf1f2" stroked="f">
                          <v:path arrowok="t"/>
                        </v:shape>
                        <v:shape id="Graphic 219" o:spid="_x0000_s1028" style="position:absolute;left:952;top:928;width:13779;height:1613;visibility:visible;mso-wrap-style:square;v-text-anchor:top" coordsize="13779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" path="m837006,16535l820483,,16522,,,16535,,141693r,2515l16522,160743r803961,l837006,144208r,-127673xem1377556,16535l1361020,,958303,,941781,16535r,125158l941781,144208r16522,16535l1361020,160743r16536,-16535l1377556,1653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63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52096" behindDoc="1" locked="0" layoutInCell="1" allowOverlap="1" wp14:anchorId="1BCB24D9" wp14:editId="5B515A65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-4686</wp:posOffset>
                        </wp:positionV>
                        <wp:extent cx="1830070" cy="527685"/>
                        <wp:effectExtent l="0" t="0" r="0" b="0"/>
                        <wp:wrapNone/>
                        <wp:docPr id="217" name="Group 2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527685"/>
                                  <a:chOff x="0" y="0"/>
                                  <a:chExt cx="1830070" cy="527685"/>
                                </a:xfrm>
                              </wpg:grpSpPr>
                              <wps:wsp>
                                <wps:cNvPr id="218" name="Graphic 218"/>
                                <wps:cNvSpPr/>
                                <wps:spPr>
                                  <a:xfrm>
                                    <a:off x="0" y="0"/>
                                    <a:ext cx="1830070" cy="52768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527685">
                                        <a:moveTo>
                                          <a:pt x="1829990" y="527446"/>
                                        </a:moveTo>
                                        <a:lnTo>
                                          <a:pt x="0" y="527446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5274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9" name="Graphic 219"/>
                                <wps:cNvSpPr/>
                                <wps:spPr>
                                  <a:xfrm>
                                    <a:off x="95246" y="92868"/>
                                    <a:ext cx="1377950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77950" h="161290">
                                        <a:moveTo>
                                          <a:pt x="837006" y="16535"/>
                                        </a:moveTo>
                                        <a:lnTo>
                                          <a:pt x="820483" y="0"/>
                                        </a:lnTo>
                                        <a:lnTo>
                                          <a:pt x="16522" y="0"/>
                                        </a:lnTo>
                                        <a:lnTo>
                                          <a:pt x="0" y="16535"/>
                                        </a:lnTo>
                                        <a:lnTo>
                                          <a:pt x="0" y="141693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16522" y="160743"/>
                                        </a:lnTo>
                                        <a:lnTo>
                                          <a:pt x="820483" y="160743"/>
                                        </a:lnTo>
                                        <a:lnTo>
                                          <a:pt x="837006" y="144208"/>
                                        </a:lnTo>
                                        <a:lnTo>
                                          <a:pt x="837006" y="16535"/>
                                        </a:lnTo>
                                        <a:close/>
                                      </a:path>
                                      <a:path w="1377950" h="161290">
                                        <a:moveTo>
                                          <a:pt x="1377556" y="16535"/>
                                        </a:moveTo>
                                        <a:lnTo>
                                          <a:pt x="1361020" y="0"/>
                                        </a:lnTo>
                                        <a:lnTo>
                                          <a:pt x="958303" y="0"/>
                                        </a:lnTo>
                                        <a:lnTo>
                                          <a:pt x="941781" y="16535"/>
                                        </a:lnTo>
                                        <a:lnTo>
                                          <a:pt x="941781" y="141693"/>
                                        </a:lnTo>
                                        <a:lnTo>
                                          <a:pt x="941781" y="144208"/>
                                        </a:lnTo>
                                        <a:lnTo>
                                          <a:pt x="958303" y="160743"/>
                                        </a:lnTo>
                                        <a:lnTo>
                                          <a:pt x="1361020" y="160743"/>
                                        </a:lnTo>
                                        <a:lnTo>
                                          <a:pt x="1377556" y="144208"/>
                                        </a:lnTo>
                                        <a:lnTo>
                                          <a:pt x="1377556" y="165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056D34DD" id="Group 217" o:spid="_x0000_s1026" style="position:absolute;margin-left:0;margin-top:-.35pt;width:144.1pt;height:41.55pt;z-index:-251664384;mso-wrap-distance-left:0;mso-wrap-distance-right:0" coordsize="18300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">
                        <v:shape id="Graphic 218" o:spid="_x0000_s1027" style="position:absolute;width:18300;height:5276;visibility:visible;mso-wrap-style:square;v-text-anchor:top" coordsize="183007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" path="m1829990,527446l,527446,,,1829990,r,527446xe" fillcolor="#faf1f2" stroked="f">
                          <v:path arrowok="t"/>
                        </v:shape>
                        <v:shape id="Graphic 219" o:spid="_x0000_s1028" style="position:absolute;left:952;top:928;width:13779;height:1613;visibility:visible;mso-wrap-style:square;v-text-anchor:top" coordsize="13779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" path="m837006,16535l820483,,16522,,,16535,,141693r,2515l16522,160743r803961,l837006,144208r,-127673xem1377556,16535l1361020,,958303,,941781,16535r,125158l941781,144208r16522,16535l1361020,160743r16536,-16535l1377556,1653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r>
              <w:rPr>
                <w:rFonts w:ascii="Trebuchet MS"/>
                <w:color w:val="B8123B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w w:val="110"/>
              </w:rPr>
              <w:t>.</w:t>
            </w:r>
            <w:r>
              <w:rPr>
                <w:rFonts w:ascii="Trebuchet MS"/>
                <w:color w:val="B8123B"/>
                <w:w w:val="110"/>
                <w:sz w:val="20"/>
              </w:rPr>
              <w:t>order</w:t>
            </w:r>
            <w:r>
              <w:rPr>
                <w:rFonts w:ascii="Trebuchet MS"/>
                <w:color w:val="B8123B"/>
                <w:spacing w:val="28"/>
                <w:w w:val="110"/>
                <w:sz w:val="20"/>
              </w:rPr>
              <w:t xml:space="preserve"> </w:t>
            </w:r>
            <w:r>
              <w:rPr>
                <w:color w:val="201A1B"/>
                <w:w w:val="110"/>
                <w:sz w:val="18"/>
              </w:rPr>
              <w:t>/</w:t>
            </w:r>
            <w:r>
              <w:rPr>
                <w:color w:val="201A1B"/>
                <w:spacing w:val="46"/>
                <w:w w:val="110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4"/>
                <w:w w:val="110"/>
              </w:rPr>
              <w:t>.</w:t>
            </w:r>
            <w:r>
              <w:rPr>
                <w:rFonts w:ascii="Trebuchet MS"/>
                <w:color w:val="B8123B"/>
                <w:spacing w:val="-4"/>
                <w:w w:val="110"/>
                <w:sz w:val="20"/>
              </w:rPr>
              <w:t>line</w:t>
            </w:r>
          </w:p>
        </w:tc>
        <w:tc>
          <w:tcPr>
            <w:tcW w:w="1443" w:type="dxa"/>
            <w:shd w:val="clear" w:color="auto" w:fill="FAF1F2"/>
          </w:tcPr>
          <w:p w14:paraId="014AF669" w14:textId="77777777" w:rsidR="006671D6" w:rsidRDefault="00000000">
            <w:pPr>
              <w:pStyle w:val="TableParagraph"/>
              <w:spacing w:before="88" w:line="318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平台訂單頭</w:t>
            </w:r>
            <w:proofErr w:type="spellEnd"/>
          </w:p>
          <w:p w14:paraId="33DBBEEF" w14:textId="77777777" w:rsidR="006671D6" w:rsidRDefault="00000000">
            <w:pPr>
              <w:pStyle w:val="TableParagraph"/>
              <w:spacing w:before="0" w:line="318" w:lineRule="exact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/ ⾝</w:t>
            </w:r>
          </w:p>
        </w:tc>
        <w:tc>
          <w:tcPr>
            <w:tcW w:w="5752" w:type="dxa"/>
            <w:shd w:val="clear" w:color="auto" w:fill="FAF1F2"/>
          </w:tcPr>
          <w:p w14:paraId="1038B7C9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狀態機：draft</w:t>
            </w:r>
            <w:proofErr w:type="spellEnd"/>
            <w:r>
              <w:rPr>
                <w:color w:val="201A1B"/>
                <w:sz w:val="18"/>
              </w:rPr>
              <w:t xml:space="preserve"> → confirmed → pushed → </w:t>
            </w:r>
            <w:proofErr w:type="spellStart"/>
            <w:r>
              <w:rPr>
                <w:color w:val="201A1B"/>
                <w:spacing w:val="-4"/>
                <w:sz w:val="18"/>
              </w:rPr>
              <w:t>acked</w:t>
            </w:r>
            <w:proofErr w:type="spellEnd"/>
          </w:p>
        </w:tc>
      </w:tr>
      <w:tr w:rsidR="006671D6" w14:paraId="4FAA6675" w14:textId="77777777" w:rsidTr="008A2518">
        <w:trPr>
          <w:trHeight w:val="521"/>
        </w:trPr>
        <w:tc>
          <w:tcPr>
            <w:tcW w:w="2882" w:type="dxa"/>
          </w:tcPr>
          <w:p w14:paraId="7B754C1C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del w:id="64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47584" behindDoc="1" locked="0" layoutInCell="1" allowOverlap="1" wp14:anchorId="14DBFAC6" wp14:editId="563039F2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88035</wp:posOffset>
                        </wp:positionV>
                        <wp:extent cx="1038225" cy="161290"/>
                        <wp:effectExtent l="0" t="0" r="0" b="0"/>
                        <wp:wrapNone/>
                        <wp:docPr id="496817682" name="Group 22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038225" cy="161290"/>
                                  <a:chOff x="0" y="0"/>
                                  <a:chExt cx="1038225" cy="161290"/>
                                </a:xfrm>
                              </wpg:grpSpPr>
                              <wps:wsp>
                                <wps:cNvPr id="1767822078" name="Graphic 221"/>
                                <wps:cNvSpPr/>
                                <wps:spPr>
                                  <a:xfrm>
                                    <a:off x="0" y="0"/>
                                    <a:ext cx="103822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38225" h="161290">
                                        <a:moveTo>
                                          <a:pt x="1021699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021699" y="0"/>
                                        </a:lnTo>
                                        <a:lnTo>
                                          <a:pt x="1038225" y="16525"/>
                                        </a:lnTo>
                                        <a:lnTo>
                                          <a:pt x="1038225" y="144208"/>
                                        </a:lnTo>
                                        <a:lnTo>
                                          <a:pt x="1024128" y="160246"/>
                                        </a:lnTo>
                                        <a:lnTo>
                                          <a:pt x="1021699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0A3F801" id="Group 220" o:spid="_x0000_s1026" style="position:absolute;margin-left:7.5pt;margin-top:6.95pt;width:81.75pt;height:12.7pt;z-index:-15568896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">
                        <v:shape id="Graphic 221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" path="m1021699,160734r-1005176,l14093,160246,,144208r,-2524l,16525,16523,,1021699,r16526,16525l1038225,144208r-14097,16038l1021699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65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62336" behindDoc="1" locked="0" layoutInCell="1" allowOverlap="1" wp14:anchorId="5B05AC0E" wp14:editId="03A68D5A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88035</wp:posOffset>
                        </wp:positionV>
                        <wp:extent cx="1038225" cy="161290"/>
                        <wp:effectExtent l="0" t="0" r="0" b="0"/>
                        <wp:wrapNone/>
                        <wp:docPr id="220" name="Group 22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038225" cy="161290"/>
                                  <a:chOff x="0" y="0"/>
                                  <a:chExt cx="1038225" cy="161290"/>
                                </a:xfrm>
                              </wpg:grpSpPr>
                              <wps:wsp>
                                <wps:cNvPr id="221" name="Graphic 221"/>
                                <wps:cNvSpPr/>
                                <wps:spPr>
                                  <a:xfrm>
                                    <a:off x="0" y="0"/>
                                    <a:ext cx="103822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38225" h="161290">
                                        <a:moveTo>
                                          <a:pt x="1021699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021699" y="0"/>
                                        </a:lnTo>
                                        <a:lnTo>
                                          <a:pt x="1038225" y="16525"/>
                                        </a:lnTo>
                                        <a:lnTo>
                                          <a:pt x="1038225" y="144208"/>
                                        </a:lnTo>
                                        <a:lnTo>
                                          <a:pt x="1024128" y="160246"/>
                                        </a:lnTo>
                                        <a:lnTo>
                                          <a:pt x="1021699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4B7278E2" id="Group 220" o:spid="_x0000_s1026" style="position:absolute;margin-left:7.5pt;margin-top:6.95pt;width:81.75pt;height:12.7pt;z-index:-251654144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">
                        <v:shape id="Graphic 221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" path="m1021699,160734r-1005176,l14093,160246,,144208r,-2524l,16525,16523,,1021699,r16526,16525l1038225,144208r-14097,16038l1021699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shipment</w:t>
            </w:r>
            <w:proofErr w:type="spellEnd"/>
          </w:p>
        </w:tc>
        <w:tc>
          <w:tcPr>
            <w:tcW w:w="1443" w:type="dxa"/>
          </w:tcPr>
          <w:p w14:paraId="5DF5C070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建⼤出貨單</w:t>
            </w:r>
            <w:proofErr w:type="spellEnd"/>
          </w:p>
        </w:tc>
        <w:tc>
          <w:tcPr>
            <w:tcW w:w="5752" w:type="dxa"/>
          </w:tcPr>
          <w:p w14:paraId="37E462AD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ERP </w:t>
            </w:r>
            <w:proofErr w:type="gramStart"/>
            <w:r>
              <w:rPr>
                <w:color w:val="201A1B"/>
                <w:sz w:val="18"/>
                <w:lang w:eastAsia="zh-TW"/>
              </w:rPr>
              <w:t>回拋</w:t>
            </w:r>
            <w:proofErr w:type="gramEnd"/>
            <w:r>
              <w:rPr>
                <w:color w:val="201A1B"/>
                <w:sz w:val="18"/>
                <w:lang w:eastAsia="zh-TW"/>
              </w:rPr>
              <w:t>；含業績明細⼦陣列</w:t>
            </w:r>
            <w:r>
              <w:rPr>
                <w:color w:val="201A1B"/>
                <w:spacing w:val="-2"/>
                <w:sz w:val="18"/>
                <w:lang w:eastAsia="zh-TW"/>
              </w:rPr>
              <w:t>（JSON）</w:t>
            </w:r>
          </w:p>
        </w:tc>
      </w:tr>
      <w:tr w:rsidR="006671D6" w14:paraId="23B4D5CD" w14:textId="77777777" w:rsidTr="008A2518">
        <w:trPr>
          <w:trHeight w:val="521"/>
        </w:trPr>
        <w:tc>
          <w:tcPr>
            <w:tcW w:w="2882" w:type="dxa"/>
          </w:tcPr>
          <w:p w14:paraId="572967A6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del w:id="66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49632" behindDoc="1" locked="0" layoutInCell="1" allowOverlap="1" wp14:anchorId="132BE5B7" wp14:editId="16184712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-4833</wp:posOffset>
                        </wp:positionV>
                        <wp:extent cx="1830070" cy="340995"/>
                        <wp:effectExtent l="0" t="0" r="0" b="0"/>
                        <wp:wrapNone/>
                        <wp:docPr id="871212788" name="Group 22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2678598" name="Graphic 223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763793377" name="Graphic 224"/>
                                <wps:cNvSpPr/>
                                <wps:spPr>
                                  <a:xfrm>
                                    <a:off x="95250" y="92868"/>
                                    <a:ext cx="1238250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38250" h="161290">
                                        <a:moveTo>
                                          <a:pt x="1221724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221724" y="0"/>
                                        </a:lnTo>
                                        <a:lnTo>
                                          <a:pt x="1238250" y="16525"/>
                                        </a:lnTo>
                                        <a:lnTo>
                                          <a:pt x="1238250" y="144208"/>
                                        </a:lnTo>
                                        <a:lnTo>
                                          <a:pt x="1224153" y="160246"/>
                                        </a:lnTo>
                                        <a:lnTo>
                                          <a:pt x="1221724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9E3E994" id="Group 222" o:spid="_x0000_s1026" style="position:absolute;margin-left:0;margin-top:-.4pt;width:144.1pt;height:26.85pt;z-index:-15566848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">
                        <v:shape id="Graphic 223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" path="m1829990,340518l,340518,,,1829990,r,340518xe" fillcolor="#faf1f2" stroked="f">
                          <v:path arrowok="t"/>
                        </v:shape>
                        <v:shape id="Graphic 224" o:spid="_x0000_s1028" style="position:absolute;left:952;top:928;width:12383;height:1613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" path="m1221724,160734r-1205201,l14093,160246,,144208r,-2524l,16525,16523,,1221724,r16526,16525l1238250,144208r-14097,16038l1221724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67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53120" behindDoc="1" locked="0" layoutInCell="1" allowOverlap="1" wp14:anchorId="27895744" wp14:editId="5AE58D90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-4833</wp:posOffset>
                        </wp:positionV>
                        <wp:extent cx="1830070" cy="340995"/>
                        <wp:effectExtent l="0" t="0" r="0" b="0"/>
                        <wp:wrapNone/>
                        <wp:docPr id="222" name="Group 22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223" name="Graphic 223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4" name="Graphic 224"/>
                                <wps:cNvSpPr/>
                                <wps:spPr>
                                  <a:xfrm>
                                    <a:off x="95250" y="92868"/>
                                    <a:ext cx="1238250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238250" h="161290">
                                        <a:moveTo>
                                          <a:pt x="1221724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221724" y="0"/>
                                        </a:lnTo>
                                        <a:lnTo>
                                          <a:pt x="1238250" y="16525"/>
                                        </a:lnTo>
                                        <a:lnTo>
                                          <a:pt x="1238250" y="144208"/>
                                        </a:lnTo>
                                        <a:lnTo>
                                          <a:pt x="1224153" y="160246"/>
                                        </a:lnTo>
                                        <a:lnTo>
                                          <a:pt x="1221724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6CCA4E8B" id="Group 222" o:spid="_x0000_s1026" style="position:absolute;margin-left:0;margin-top:-.4pt;width:144.1pt;height:26.85pt;z-index:-251663360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">
                        <v:shape id="Graphic 223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" path="m1829990,340518l,340518,,,1829990,r,340518xe" fillcolor="#faf1f2" stroked="f">
                          <v:path arrowok="t"/>
                        </v:shape>
                        <v:shape id="Graphic 224" o:spid="_x0000_s1028" style="position:absolute;left:952;top:928;width:12383;height:1613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" path="m1221724,160734r-1205201,l14093,160246,,144208r,-2524l,16525,16523,,1221724,r16526,16525l1238250,144208r-14097,16038l1221724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</w:rPr>
              <w:t>.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</w:t>
            </w:r>
            <w:proofErr w:type="spellEnd"/>
          </w:p>
        </w:tc>
        <w:tc>
          <w:tcPr>
            <w:tcW w:w="1443" w:type="dxa"/>
            <w:shd w:val="clear" w:color="auto" w:fill="FAF1F2"/>
          </w:tcPr>
          <w:p w14:paraId="6A7A40A4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業績暫存</w:t>
            </w:r>
            <w:proofErr w:type="spellEnd"/>
          </w:p>
        </w:tc>
        <w:tc>
          <w:tcPr>
            <w:tcW w:w="5752" w:type="dxa"/>
            <w:shd w:val="clear" w:color="auto" w:fill="FAF1F2"/>
          </w:tcPr>
          <w:p w14:paraId="6F0EBEA6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由排程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cron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拉取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業績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後存入</w:t>
            </w:r>
            <w:proofErr w:type="spellEnd"/>
          </w:p>
        </w:tc>
      </w:tr>
      <w:tr w:rsidR="006671D6" w14:paraId="0AECF14A" w14:textId="77777777" w:rsidTr="008A2518">
        <w:trPr>
          <w:trHeight w:val="521"/>
        </w:trPr>
        <w:tc>
          <w:tcPr>
            <w:tcW w:w="2882" w:type="dxa"/>
          </w:tcPr>
          <w:p w14:paraId="6B7AD7BC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del w:id="68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51680" behindDoc="1" locked="0" layoutInCell="1" allowOverlap="1" wp14:anchorId="3C6B29BF" wp14:editId="762D64AB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88035</wp:posOffset>
                        </wp:positionV>
                        <wp:extent cx="837565" cy="161290"/>
                        <wp:effectExtent l="0" t="0" r="0" b="0"/>
                        <wp:wrapNone/>
                        <wp:docPr id="473329353" name="Group 22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837565" cy="161290"/>
                                  <a:chOff x="0" y="0"/>
                                  <a:chExt cx="837565" cy="161290"/>
                                </a:xfrm>
                              </wpg:grpSpPr>
                              <wps:wsp>
                                <wps:cNvPr id="468231585" name="Graphic 226"/>
                                <wps:cNvSpPr/>
                                <wps:spPr>
                                  <a:xfrm>
                                    <a:off x="0" y="0"/>
                                    <a:ext cx="83756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37565" h="161290">
                                        <a:moveTo>
                                          <a:pt x="820483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820483" y="0"/>
                                        </a:lnTo>
                                        <a:lnTo>
                                          <a:pt x="837009" y="16525"/>
                                        </a:lnTo>
                                        <a:lnTo>
                                          <a:pt x="837009" y="144208"/>
                                        </a:lnTo>
                                        <a:lnTo>
                                          <a:pt x="822912" y="160246"/>
                                        </a:lnTo>
                                        <a:lnTo>
                                          <a:pt x="82048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76C5CC21" id="Group 225" o:spid="_x0000_s1026" style="position:absolute;margin-left:7.5pt;margin-top:6.95pt;width:65.95pt;height:12.7pt;z-index:-15564800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">
                        <v:shape id="Graphic 226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" path="m820483,160734r-803960,l14093,160246,,144208r,-2524l,16525,16523,,820483,r16526,16525l837009,144208r-14097,16038l82048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69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63360" behindDoc="1" locked="0" layoutInCell="1" allowOverlap="1" wp14:anchorId="3374C08E" wp14:editId="210BC900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88035</wp:posOffset>
                        </wp:positionV>
                        <wp:extent cx="837565" cy="161290"/>
                        <wp:effectExtent l="0" t="0" r="0" b="0"/>
                        <wp:wrapNone/>
                        <wp:docPr id="225" name="Group 22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837565" cy="161290"/>
                                  <a:chOff x="0" y="0"/>
                                  <a:chExt cx="837565" cy="161290"/>
                                </a:xfrm>
                              </wpg:grpSpPr>
                              <wps:wsp>
                                <wps:cNvPr id="226" name="Graphic 226"/>
                                <wps:cNvSpPr/>
                                <wps:spPr>
                                  <a:xfrm>
                                    <a:off x="0" y="0"/>
                                    <a:ext cx="83756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837565" h="161290">
                                        <a:moveTo>
                                          <a:pt x="820483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820483" y="0"/>
                                        </a:lnTo>
                                        <a:lnTo>
                                          <a:pt x="837009" y="16525"/>
                                        </a:lnTo>
                                        <a:lnTo>
                                          <a:pt x="837009" y="144208"/>
                                        </a:lnTo>
                                        <a:lnTo>
                                          <a:pt x="822912" y="160246"/>
                                        </a:lnTo>
                                        <a:lnTo>
                                          <a:pt x="82048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F51764D" id="Group 225" o:spid="_x0000_s1026" style="position:absolute;margin-left:7.5pt;margin-top:6.95pt;width:65.95pt;height:12.7pt;z-index:-251653120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">
                        <v:shape id="Graphic 226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" path="m820483,160734r-803960,l14093,160246,,144208r,-2524l,16525,16523,,820483,r16526,16525l837009,144208r-14097,16038l82048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</w:rPr>
              <w:t>.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onus</w:t>
            </w:r>
            <w:proofErr w:type="spellEnd"/>
          </w:p>
        </w:tc>
        <w:tc>
          <w:tcPr>
            <w:tcW w:w="1443" w:type="dxa"/>
          </w:tcPr>
          <w:p w14:paraId="62B34553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獎⾦暫存</w:t>
            </w:r>
            <w:proofErr w:type="spellEnd"/>
          </w:p>
        </w:tc>
        <w:tc>
          <w:tcPr>
            <w:tcW w:w="5752" w:type="dxa"/>
          </w:tcPr>
          <w:p w14:paraId="12776F13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del w:id="70" w:author="盧晏臻Jenny" w:date="2026-06-24T16:30:00Z" w16du:dateUtc="2026-06-24T08:30:00Z">
              <w:r>
                <w:rPr>
                  <w:color w:val="201A1B"/>
                  <w:spacing w:val="-5"/>
                  <w:sz w:val="18"/>
                  <w:lang w:eastAsia="zh-TW"/>
                </w:rPr>
                <w:delText>同上</w:delText>
              </w:r>
            </w:del>
            <w:ins w:id="71" w:author="盧晏臻Jenny" w:date="2026-06-24T16:30:00Z" w16du:dateUtc="2026-06-24T08:30:00Z">
              <w:r>
                <w:rPr>
                  <w:color w:val="201A1B"/>
                  <w:spacing w:val="-5"/>
                  <w:sz w:val="18"/>
                  <w:lang w:eastAsia="zh-TW"/>
                </w:rPr>
                <w:t>獎金暫存；分類呈現包含固定（月／季／年）、販促（季度通案＋個案）、其它獎金。</w:t>
              </w:r>
            </w:ins>
          </w:p>
        </w:tc>
      </w:tr>
      <w:tr w:rsidR="006671D6" w14:paraId="3E5FC514" w14:textId="77777777" w:rsidTr="008A2518">
        <w:trPr>
          <w:trHeight w:val="521"/>
        </w:trPr>
        <w:tc>
          <w:tcPr>
            <w:tcW w:w="2882" w:type="dxa"/>
          </w:tcPr>
          <w:p w14:paraId="3EF15F00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del w:id="72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53728" behindDoc="1" locked="0" layoutInCell="1" allowOverlap="1" wp14:anchorId="467BDD9F" wp14:editId="18F1ED03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-4833</wp:posOffset>
                        </wp:positionV>
                        <wp:extent cx="1830070" cy="340995"/>
                        <wp:effectExtent l="0" t="0" r="0" b="0"/>
                        <wp:wrapNone/>
                        <wp:docPr id="322731584" name="Group 22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611715651" name="Graphic 228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31864587" name="Graphic 229"/>
                                <wps:cNvSpPr/>
                                <wps:spPr>
                                  <a:xfrm>
                                    <a:off x="95250" y="92868"/>
                                    <a:ext cx="143954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39545" h="161290">
                                        <a:moveTo>
                                          <a:pt x="1422939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422939" y="0"/>
                                        </a:lnTo>
                                        <a:lnTo>
                                          <a:pt x="1439465" y="16525"/>
                                        </a:lnTo>
                                        <a:lnTo>
                                          <a:pt x="1439465" y="144208"/>
                                        </a:lnTo>
                                        <a:lnTo>
                                          <a:pt x="1425368" y="160246"/>
                                        </a:lnTo>
                                        <a:lnTo>
                                          <a:pt x="1422939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233ACEA6" id="Group 227" o:spid="_x0000_s1026" style="position:absolute;margin-left:0;margin-top:-.4pt;width:144.1pt;height:26.85pt;z-index:-15562752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">
                        <v:shape id="Graphic 228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" path="m1829990,340518l,340518,,,1829990,r,340518xe" fillcolor="#faf1f2" stroked="f">
                          <v:path arrowok="t"/>
                        </v:shape>
                        <v:shape id="Graphic 229" o:spid="_x0000_s1028" style="position:absolute;left:952;top:928;width:14395;height:1613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" path="m1422939,160734r-1406416,l14093,160246,,144208r,-2524l,16525,16523,,1422939,r16526,16525l1439465,144208r-14097,16038l1422939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73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54144" behindDoc="1" locked="0" layoutInCell="1" allowOverlap="1" wp14:anchorId="5C2ACE6E" wp14:editId="713E2C19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-4833</wp:posOffset>
                        </wp:positionV>
                        <wp:extent cx="1830070" cy="340995"/>
                        <wp:effectExtent l="0" t="0" r="0" b="0"/>
                        <wp:wrapNone/>
                        <wp:docPr id="227" name="Group 22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228" name="Graphic 228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9" name="Graphic 229"/>
                                <wps:cNvSpPr/>
                                <wps:spPr>
                                  <a:xfrm>
                                    <a:off x="95250" y="92868"/>
                                    <a:ext cx="143954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439545" h="161290">
                                        <a:moveTo>
                                          <a:pt x="1422939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422939" y="0"/>
                                        </a:lnTo>
                                        <a:lnTo>
                                          <a:pt x="1439465" y="16525"/>
                                        </a:lnTo>
                                        <a:lnTo>
                                          <a:pt x="1439465" y="144208"/>
                                        </a:lnTo>
                                        <a:lnTo>
                                          <a:pt x="1425368" y="160246"/>
                                        </a:lnTo>
                                        <a:lnTo>
                                          <a:pt x="1422939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6F96DF40" id="Group 227" o:spid="_x0000_s1026" style="position:absolute;margin-left:0;margin-top:-.4pt;width:144.1pt;height:26.85pt;z-index:-251662336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">
                        <v:shape id="Graphic 228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" path="m1829990,340518l,340518,,,1829990,r,340518xe" fillcolor="#faf1f2" stroked="f">
                          <v:path arrowok="t"/>
                        </v:shape>
                        <v:shape id="Graphic 229" o:spid="_x0000_s1028" style="position:absolute;left:952;top:928;width:14395;height:1613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" path="m1422939,160734r-1406416,l14093,160246,,144208r,-2524l,16525,16523,,1422939,r16526,16525l1439465,144208r-14097,16038l1422939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25"/>
              </w:rPr>
              <w:t>.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on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ili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tion</w:t>
            </w:r>
            <w:proofErr w:type="spellEnd"/>
          </w:p>
        </w:tc>
        <w:tc>
          <w:tcPr>
            <w:tcW w:w="1443" w:type="dxa"/>
            <w:shd w:val="clear" w:color="auto" w:fill="FAF1F2"/>
          </w:tcPr>
          <w:p w14:paraId="4CD668E7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對帳暫存</w:t>
            </w:r>
            <w:proofErr w:type="spellEnd"/>
          </w:p>
        </w:tc>
        <w:tc>
          <w:tcPr>
            <w:tcW w:w="5752" w:type="dxa"/>
            <w:shd w:val="clear" w:color="auto" w:fill="FAF1F2"/>
          </w:tcPr>
          <w:p w14:paraId="588340F4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同上</w:t>
            </w:r>
            <w:proofErr w:type="spellEnd"/>
          </w:p>
        </w:tc>
      </w:tr>
      <w:tr w:rsidR="006671D6" w14:paraId="4FF0A22F" w14:textId="77777777" w:rsidTr="008A2518">
        <w:trPr>
          <w:trHeight w:val="815"/>
        </w:trPr>
        <w:tc>
          <w:tcPr>
            <w:tcW w:w="2882" w:type="dxa"/>
          </w:tcPr>
          <w:p w14:paraId="7B187471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del w:id="74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55776" behindDoc="1" locked="0" layoutInCell="1" allowOverlap="1" wp14:anchorId="141E542D" wp14:editId="6A8FEBC8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88035</wp:posOffset>
                        </wp:positionV>
                        <wp:extent cx="1306195" cy="161290"/>
                        <wp:effectExtent l="0" t="0" r="0" b="0"/>
                        <wp:wrapNone/>
                        <wp:docPr id="800500690" name="Group 23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306195" cy="161290"/>
                                  <a:chOff x="0" y="0"/>
                                  <a:chExt cx="1306195" cy="161290"/>
                                </a:xfrm>
                              </wpg:grpSpPr>
                              <wps:wsp>
                                <wps:cNvPr id="621899231" name="Graphic 231"/>
                                <wps:cNvSpPr/>
                                <wps:spPr>
                                  <a:xfrm>
                                    <a:off x="0" y="0"/>
                                    <a:ext cx="130619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06195" h="161290">
                                        <a:moveTo>
                                          <a:pt x="1289589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289589" y="0"/>
                                        </a:lnTo>
                                        <a:lnTo>
                                          <a:pt x="1306115" y="16525"/>
                                        </a:lnTo>
                                        <a:lnTo>
                                          <a:pt x="1306115" y="144208"/>
                                        </a:lnTo>
                                        <a:lnTo>
                                          <a:pt x="1292018" y="160246"/>
                                        </a:lnTo>
                                        <a:lnTo>
                                          <a:pt x="1289589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729A7D0" id="Group 230" o:spid="_x0000_s1026" style="position:absolute;margin-left:7.5pt;margin-top:6.95pt;width:102.85pt;height:12.7pt;z-index:-15560704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">
                        <v:shape id="Graphic 231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" path="m1289589,160734r-1273066,l14093,160246,,144208r,-2524l,16525,16523,,1289589,r16526,16525l1306115,144208r-14097,16038l1289589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75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64384" behindDoc="1" locked="0" layoutInCell="1" allowOverlap="1" wp14:anchorId="792EA8A0" wp14:editId="0E07F18C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88035</wp:posOffset>
                        </wp:positionV>
                        <wp:extent cx="1306195" cy="161290"/>
                        <wp:effectExtent l="0" t="0" r="0" b="0"/>
                        <wp:wrapNone/>
                        <wp:docPr id="230" name="Group 23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306195" cy="161290"/>
                                  <a:chOff x="0" y="0"/>
                                  <a:chExt cx="1306195" cy="161290"/>
                                </a:xfrm>
                              </wpg:grpSpPr>
                              <wps:wsp>
                                <wps:cNvPr id="231" name="Graphic 231"/>
                                <wps:cNvSpPr/>
                                <wps:spPr>
                                  <a:xfrm>
                                    <a:off x="0" y="0"/>
                                    <a:ext cx="130619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06195" h="161290">
                                        <a:moveTo>
                                          <a:pt x="1289589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289589" y="0"/>
                                        </a:lnTo>
                                        <a:lnTo>
                                          <a:pt x="1306115" y="16525"/>
                                        </a:lnTo>
                                        <a:lnTo>
                                          <a:pt x="1306115" y="144208"/>
                                        </a:lnTo>
                                        <a:lnTo>
                                          <a:pt x="1292018" y="160246"/>
                                        </a:lnTo>
                                        <a:lnTo>
                                          <a:pt x="1289589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312D2DDC" id="Group 230" o:spid="_x0000_s1026" style="position:absolute;margin-left:7.5pt;margin-top:6.95pt;width:102.85pt;height:12.7pt;z-index:-251652096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">
                        <v:shape id="Graphic 231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" path="m1289589,160734r-1273066,l14093,160246,,144208r,-2524l,16525,16523,,1289589,r16526,16525l1306115,144208r-14097,16038l1289589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5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w w:val="115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syn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Verdana"/>
                <w:color w:val="B8123B"/>
                <w:spacing w:val="-2"/>
                <w:w w:val="115"/>
              </w:rPr>
              <w:t>.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log</w:t>
            </w:r>
          </w:p>
        </w:tc>
        <w:tc>
          <w:tcPr>
            <w:tcW w:w="1443" w:type="dxa"/>
          </w:tcPr>
          <w:p w14:paraId="74380DA1" w14:textId="77777777" w:rsidR="006671D6" w:rsidRDefault="00000000">
            <w:pPr>
              <w:pStyle w:val="TableParagraph"/>
              <w:spacing w:before="108" w:line="220" w:lineRule="auto"/>
              <w:ind w:right="237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同步⽇</w:t>
            </w:r>
            <w:r>
              <w:rPr>
                <w:color w:val="201A1B"/>
                <w:spacing w:val="-10"/>
                <w:sz w:val="18"/>
              </w:rPr>
              <w:t>誌</w:t>
            </w:r>
            <w:proofErr w:type="spellEnd"/>
          </w:p>
        </w:tc>
        <w:tc>
          <w:tcPr>
            <w:tcW w:w="5752" w:type="dxa"/>
          </w:tcPr>
          <w:p w14:paraId="256FDFFD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記錄每次</w:t>
            </w:r>
            <w:proofErr w:type="spellEnd"/>
            <w:r>
              <w:rPr>
                <w:color w:val="201A1B"/>
                <w:sz w:val="18"/>
              </w:rPr>
              <w:t xml:space="preserve"> API </w:t>
            </w:r>
            <w:proofErr w:type="spellStart"/>
            <w:r>
              <w:rPr>
                <w:color w:val="201A1B"/>
                <w:sz w:val="18"/>
              </w:rPr>
              <w:t>呼叫</w:t>
            </w:r>
            <w:r>
              <w:rPr>
                <w:color w:val="201A1B"/>
                <w:spacing w:val="-2"/>
                <w:sz w:val="18"/>
              </w:rPr>
              <w:t>（direction</w:t>
            </w:r>
            <w:proofErr w:type="spellEnd"/>
            <w:r>
              <w:rPr>
                <w:color w:val="201A1B"/>
                <w:spacing w:val="-2"/>
                <w:sz w:val="18"/>
              </w:rPr>
              <w:t>/state/retry）</w:t>
            </w:r>
          </w:p>
        </w:tc>
      </w:tr>
      <w:tr w:rsidR="006671D6" w14:paraId="59434560" w14:textId="77777777" w:rsidTr="008A2518">
        <w:trPr>
          <w:trHeight w:val="521"/>
        </w:trPr>
        <w:tc>
          <w:tcPr>
            <w:tcW w:w="2882" w:type="dxa"/>
          </w:tcPr>
          <w:p w14:paraId="5D8AC488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del w:id="76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57824" behindDoc="1" locked="0" layoutInCell="1" allowOverlap="1" wp14:anchorId="2E5542A8" wp14:editId="17EAE932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-4833</wp:posOffset>
                        </wp:positionV>
                        <wp:extent cx="1830070" cy="340995"/>
                        <wp:effectExtent l="0" t="0" r="0" b="0"/>
                        <wp:wrapNone/>
                        <wp:docPr id="1719221633" name="Group 23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1434357372" name="Graphic 233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1073692" name="Graphic 234"/>
                                <wps:cNvSpPr/>
                                <wps:spPr>
                                  <a:xfrm>
                                    <a:off x="95250" y="92868"/>
                                    <a:ext cx="1306195" cy="1619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06195" h="161925">
                                        <a:moveTo>
                                          <a:pt x="1289589" y="161925"/>
                                        </a:moveTo>
                                        <a:lnTo>
                                          <a:pt x="16523" y="161925"/>
                                        </a:lnTo>
                                        <a:lnTo>
                                          <a:pt x="14093" y="161436"/>
                                        </a:lnTo>
                                        <a:lnTo>
                                          <a:pt x="0" y="145399"/>
                                        </a:lnTo>
                                        <a:lnTo>
                                          <a:pt x="0" y="142875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289589" y="0"/>
                                        </a:lnTo>
                                        <a:lnTo>
                                          <a:pt x="1306115" y="16525"/>
                                        </a:lnTo>
                                        <a:lnTo>
                                          <a:pt x="1306115" y="145399"/>
                                        </a:lnTo>
                                        <a:lnTo>
                                          <a:pt x="1292018" y="161436"/>
                                        </a:lnTo>
                                        <a:lnTo>
                                          <a:pt x="1289589" y="161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4B4E90DF" id="Group 232" o:spid="_x0000_s1026" style="position:absolute;margin-left:0;margin-top:-.4pt;width:144.1pt;height:26.85pt;z-index:-15558656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">
                        <v:shape id="Graphic 233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" path="m1829990,340518l,340518,,,1829990,r,340518xe" fillcolor="#faf1f2" stroked="f">
                          <v:path arrowok="t"/>
                        </v:shape>
                        <v:shape id="Graphic 234" o:spid="_x0000_s1028" style="position:absolute;left:952;top:928;width:13062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" path="m1289589,161925r-1273066,l14093,161436,,145399r,-2524l,16525,16523,,1289589,r16526,16525l1306115,145399r-14097,16037l1289589,16192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77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55168" behindDoc="1" locked="0" layoutInCell="1" allowOverlap="1" wp14:anchorId="61CA3F3B" wp14:editId="26E89D3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-4833</wp:posOffset>
                        </wp:positionV>
                        <wp:extent cx="1830070" cy="340995"/>
                        <wp:effectExtent l="0" t="0" r="0" b="0"/>
                        <wp:wrapNone/>
                        <wp:docPr id="232" name="Group 23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233" name="Graphic 233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4" name="Graphic 234"/>
                                <wps:cNvSpPr/>
                                <wps:spPr>
                                  <a:xfrm>
                                    <a:off x="95250" y="92868"/>
                                    <a:ext cx="1306195" cy="1619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06195" h="161925">
                                        <a:moveTo>
                                          <a:pt x="1289589" y="161925"/>
                                        </a:moveTo>
                                        <a:lnTo>
                                          <a:pt x="16523" y="161925"/>
                                        </a:lnTo>
                                        <a:lnTo>
                                          <a:pt x="14093" y="161436"/>
                                        </a:lnTo>
                                        <a:lnTo>
                                          <a:pt x="0" y="145399"/>
                                        </a:lnTo>
                                        <a:lnTo>
                                          <a:pt x="0" y="142875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289589" y="0"/>
                                        </a:lnTo>
                                        <a:lnTo>
                                          <a:pt x="1306115" y="16525"/>
                                        </a:lnTo>
                                        <a:lnTo>
                                          <a:pt x="1306115" y="145399"/>
                                        </a:lnTo>
                                        <a:lnTo>
                                          <a:pt x="1292018" y="161436"/>
                                        </a:lnTo>
                                        <a:lnTo>
                                          <a:pt x="1289589" y="161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026D7F56" id="Group 232" o:spid="_x0000_s1026" style="position:absolute;margin-left:0;margin-top:-.4pt;width:144.1pt;height:26.85pt;z-index:-251661312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">
                        <v:shape id="Graphic 233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" path="m1829990,340518l,340518,,,1829990,r,340518xe" fillcolor="#faf1f2" stroked="f">
                          <v:path arrowok="t"/>
                        </v:shape>
                        <v:shape id="Graphic 234" o:spid="_x0000_s1028" style="position:absolute;left:952;top:928;width:13062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" path="m1289589,161925r-1273066,l14093,161436,,145399r,-2524l,16525,16523,,1289589,r16526,16525l1306115,145399r-14097,16037l1289589,16192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rFonts w:ascii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nnoun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ement</w:t>
            </w:r>
            <w:proofErr w:type="spellEnd"/>
          </w:p>
        </w:tc>
        <w:tc>
          <w:tcPr>
            <w:tcW w:w="1443" w:type="dxa"/>
            <w:shd w:val="clear" w:color="auto" w:fill="FAF1F2"/>
          </w:tcPr>
          <w:p w14:paraId="2FA27EFB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最新消息</w:t>
            </w:r>
          </w:p>
        </w:tc>
        <w:tc>
          <w:tcPr>
            <w:tcW w:w="5752" w:type="dxa"/>
            <w:shd w:val="clear" w:color="auto" w:fill="FAF1F2"/>
          </w:tcPr>
          <w:p w14:paraId="07EE3A67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del w:id="78" w:author="盧晏臻Jenny" w:date="2026-06-24T16:30:00Z" w16du:dateUtc="2026-06-24T08:30:00Z">
              <w:r>
                <w:rPr>
                  <w:color w:val="201A1B"/>
                  <w:sz w:val="18"/>
                  <w:lang w:eastAsia="zh-TW"/>
                </w:rPr>
                <w:delText>分類公告（建⼤/建豐</w:delText>
              </w:r>
              <w:r>
                <w:rPr>
                  <w:color w:val="201A1B"/>
                  <w:spacing w:val="-10"/>
                  <w:sz w:val="18"/>
                  <w:lang w:eastAsia="zh-TW"/>
                </w:rPr>
                <w:delText>）</w:delText>
              </w:r>
            </w:del>
            <w:ins w:id="79" w:author="盧晏臻Jenny" w:date="2026-06-24T16:30:00Z" w16du:dateUtc="2026-06-24T08:30:00Z">
              <w:r>
                <w:rPr>
                  <w:color w:val="201A1B"/>
                  <w:sz w:val="18"/>
                  <w:lang w:eastAsia="zh-TW"/>
                </w:rPr>
                <w:t>依公司別＋</w:t>
              </w:r>
              <w:proofErr w:type="gramStart"/>
              <w:r>
                <w:rPr>
                  <w:color w:val="201A1B"/>
                  <w:sz w:val="18"/>
                  <w:lang w:eastAsia="zh-TW"/>
                </w:rPr>
                <w:t>胎別業務</w:t>
              </w:r>
              <w:proofErr w:type="gramEnd"/>
              <w:r>
                <w:rPr>
                  <w:color w:val="201A1B"/>
                  <w:sz w:val="18"/>
                  <w:lang w:eastAsia="zh-TW"/>
                </w:rPr>
                <w:t>人員推播公告及最新消息；分類邏輯不以公司別作為唯一區分。</w:t>
              </w:r>
            </w:ins>
          </w:p>
        </w:tc>
      </w:tr>
      <w:tr w:rsidR="006671D6" w14:paraId="43D3B5D6" w14:textId="77777777" w:rsidTr="008A2518">
        <w:trPr>
          <w:trHeight w:val="521"/>
        </w:trPr>
        <w:tc>
          <w:tcPr>
            <w:tcW w:w="2882" w:type="dxa"/>
          </w:tcPr>
          <w:p w14:paraId="04C96A6A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del w:id="80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59872" behindDoc="1" locked="0" layoutInCell="1" allowOverlap="1" wp14:anchorId="2A00E58D" wp14:editId="7F732983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88035</wp:posOffset>
                        </wp:positionV>
                        <wp:extent cx="970915" cy="161925"/>
                        <wp:effectExtent l="0" t="0" r="0" b="0"/>
                        <wp:wrapNone/>
                        <wp:docPr id="937766573" name="Group 23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970915" cy="161925"/>
                                  <a:chOff x="0" y="0"/>
                                  <a:chExt cx="970915" cy="161925"/>
                                </a:xfrm>
                              </wpg:grpSpPr>
                              <wps:wsp>
                                <wps:cNvPr id="1514702330" name="Graphic 236"/>
                                <wps:cNvSpPr/>
                                <wps:spPr>
                                  <a:xfrm>
                                    <a:off x="0" y="0"/>
                                    <a:ext cx="970915" cy="1619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0915" h="161925">
                                        <a:moveTo>
                                          <a:pt x="953833" y="161925"/>
                                        </a:moveTo>
                                        <a:lnTo>
                                          <a:pt x="16523" y="161925"/>
                                        </a:lnTo>
                                        <a:lnTo>
                                          <a:pt x="14093" y="161436"/>
                                        </a:lnTo>
                                        <a:lnTo>
                                          <a:pt x="0" y="145399"/>
                                        </a:lnTo>
                                        <a:lnTo>
                                          <a:pt x="0" y="142875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953833" y="0"/>
                                        </a:lnTo>
                                        <a:lnTo>
                                          <a:pt x="970359" y="16525"/>
                                        </a:lnTo>
                                        <a:lnTo>
                                          <a:pt x="970359" y="145399"/>
                                        </a:lnTo>
                                        <a:lnTo>
                                          <a:pt x="956262" y="161436"/>
                                        </a:lnTo>
                                        <a:lnTo>
                                          <a:pt x="953833" y="161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74200F03" id="Group 235" o:spid="_x0000_s1026" style="position:absolute;margin-left:7.5pt;margin-top:6.95pt;width:76.45pt;height:12.75pt;z-index:-15556608;mso-wrap-distance-left:0;mso-wrap-distance-right:0" coordsize="970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">
                        <v:shape id="Graphic 236" o:spid="_x0000_s1027" style="position:absolute;width:9709;height:1619;visibility:visible;mso-wrap-style:square;v-text-anchor:top" coordsize="970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" path="m953833,161925r-937310,l14093,161436,,145399r,-2524l,16525,16523,,953833,r16526,16525l970359,145399r-14097,16037l953833,16192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81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66432" behindDoc="1" locked="0" layoutInCell="1" allowOverlap="1" wp14:anchorId="44E323B6" wp14:editId="58DDDED3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88035</wp:posOffset>
                        </wp:positionV>
                        <wp:extent cx="970915" cy="161925"/>
                        <wp:effectExtent l="0" t="0" r="0" b="0"/>
                        <wp:wrapNone/>
                        <wp:docPr id="235" name="Group 23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970915" cy="161925"/>
                                  <a:chOff x="0" y="0"/>
                                  <a:chExt cx="970915" cy="161925"/>
                                </a:xfrm>
                              </wpg:grpSpPr>
                              <wps:wsp>
                                <wps:cNvPr id="236" name="Graphic 236"/>
                                <wps:cNvSpPr/>
                                <wps:spPr>
                                  <a:xfrm>
                                    <a:off x="0" y="0"/>
                                    <a:ext cx="970915" cy="1619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70915" h="161925">
                                        <a:moveTo>
                                          <a:pt x="953833" y="161925"/>
                                        </a:moveTo>
                                        <a:lnTo>
                                          <a:pt x="16523" y="161925"/>
                                        </a:lnTo>
                                        <a:lnTo>
                                          <a:pt x="14093" y="161436"/>
                                        </a:lnTo>
                                        <a:lnTo>
                                          <a:pt x="0" y="145399"/>
                                        </a:lnTo>
                                        <a:lnTo>
                                          <a:pt x="0" y="142875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953833" y="0"/>
                                        </a:lnTo>
                                        <a:lnTo>
                                          <a:pt x="970359" y="16525"/>
                                        </a:lnTo>
                                        <a:lnTo>
                                          <a:pt x="970359" y="145399"/>
                                        </a:lnTo>
                                        <a:lnTo>
                                          <a:pt x="956262" y="161436"/>
                                        </a:lnTo>
                                        <a:lnTo>
                                          <a:pt x="953833" y="161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0CBBE805" id="Group 235" o:spid="_x0000_s1026" style="position:absolute;margin-left:7.5pt;margin-top:6.95pt;width:76.45pt;height:12.75pt;z-index:-251650048;mso-wrap-distance-left:0;mso-wrap-distance-right:0" coordsize="970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">
                        <v:shape id="Graphic 236" o:spid="_x0000_s1027" style="position:absolute;width:9709;height:1619;visibility:visible;mso-wrap-style:square;v-text-anchor:top" coordsize="9709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" path="m953833,161925r-937310,l14093,161436,,145399r,-2524l,16525,16523,,953833,r16526,16525l970359,145399r-14097,16037l953833,16192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.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ge</w:t>
            </w:r>
            <w:proofErr w:type="spellEnd"/>
          </w:p>
        </w:tc>
        <w:tc>
          <w:tcPr>
            <w:tcW w:w="1443" w:type="dxa"/>
          </w:tcPr>
          <w:p w14:paraId="3E04259F" w14:textId="70AEEF54" w:rsidR="006671D6" w:rsidRDefault="00000000">
            <w:pPr>
              <w:pStyle w:val="TableParagraph"/>
              <w:spacing w:before="88"/>
              <w:rPr>
                <w:position w:val="1"/>
                <w:sz w:val="18"/>
              </w:rPr>
            </w:pPr>
            <w:del w:id="82" w:author="盧晏臻Jenny" w:date="2026-06-24T16:30:00Z" w16du:dateUtc="2026-06-24T08:30:00Z">
              <w:r>
                <w:rPr>
                  <w:color w:val="201A1B"/>
                  <w:position w:val="1"/>
                  <w:sz w:val="18"/>
                </w:rPr>
                <w:delText>店</w:delText>
              </w:r>
              <w:r>
                <w:rPr>
                  <w:color w:val="201A1B"/>
                  <w:spacing w:val="20"/>
                  <w:position w:val="1"/>
                  <w:sz w:val="18"/>
                </w:rPr>
                <w:delText>招</w:delText>
              </w:r>
              <w:r>
                <w:rPr>
                  <w:noProof/>
                  <w:color w:val="201A1B"/>
                  <w:spacing w:val="20"/>
                  <w:sz w:val="18"/>
                </w:rPr>
                <w:drawing>
                  <wp:inline distT="0" distB="0" distL="0" distR="0" wp14:anchorId="000C77E3" wp14:editId="795FE527">
                    <wp:extent cx="88900" cy="101600"/>
                    <wp:effectExtent l="0" t="0" r="0" b="0"/>
                    <wp:docPr id="237" name="Image 23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37" name="Image 237"/>
                            <pic:cNvPicPr/>
                          </pic:nvPicPr>
                          <pic:blipFill>
                            <a:blip r:embed="rId1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8900" cy="1016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color w:val="201A1B"/>
                  <w:spacing w:val="-10"/>
                  <w:position w:val="1"/>
                  <w:sz w:val="18"/>
                </w:rPr>
                <w:delText>請</w:delText>
              </w:r>
            </w:del>
            <w:ins w:id="83" w:author="盧晏臻Jenny" w:date="2026-06-24T16:30:00Z" w16du:dateUtc="2026-06-24T08:30:00Z">
              <w:r w:rsidR="00F25FEB">
                <w:rPr>
                  <w:rFonts w:hint="eastAsia"/>
                  <w:color w:val="201A1B"/>
                  <w:position w:val="1"/>
                  <w:sz w:val="18"/>
                  <w:lang w:eastAsia="zh-TW"/>
                </w:rPr>
                <w:t>店招</w:t>
              </w:r>
              <w:proofErr w:type="spellStart"/>
              <w:r w:rsidR="00F25FEB">
                <w:rPr>
                  <w:color w:val="201A1B"/>
                  <w:position w:val="1"/>
                  <w:sz w:val="18"/>
                </w:rPr>
                <w:t>申請</w:t>
              </w:r>
            </w:ins>
            <w:proofErr w:type="spellEnd"/>
          </w:p>
        </w:tc>
        <w:tc>
          <w:tcPr>
            <w:tcW w:w="5752" w:type="dxa"/>
          </w:tcPr>
          <w:p w14:paraId="402418AF" w14:textId="1C89581C" w:rsidR="006671D6" w:rsidRPr="00F25FEB" w:rsidRDefault="00000000">
            <w:pPr>
              <w:pStyle w:val="TableParagraph"/>
              <w:spacing w:before="88"/>
              <w:ind w:left="168"/>
              <w:rPr>
                <w:color w:val="201A1B"/>
                <w:spacing w:val="-2"/>
                <w:sz w:val="18"/>
                <w:rPrChange w:id="84" w:author="盧晏臻Jenny" w:date="2026-06-24T16:30:00Z" w16du:dateUtc="2026-06-24T08:30:00Z">
                  <w:rPr>
                    <w:position w:val="1"/>
                    <w:sz w:val="18"/>
                  </w:rPr>
                </w:rPrChange>
              </w:rPr>
            </w:pPr>
            <w:del w:id="85" w:author="盧晏臻Jenny" w:date="2026-06-24T16:30:00Z" w16du:dateUtc="2026-06-24T08:30:00Z">
              <w:r>
                <w:rPr>
                  <w:noProof/>
                </w:rPr>
                <w:drawing>
                  <wp:inline distT="0" distB="0" distL="0" distR="0" wp14:anchorId="6EE6F104" wp14:editId="2CB92B01">
                    <wp:extent cx="88900" cy="101600"/>
                    <wp:effectExtent l="0" t="0" r="0" b="0"/>
                    <wp:docPr id="238" name="Image 2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38" name="Image 238"/>
                            <pic:cNvPicPr/>
                          </pic:nvPicPr>
                          <pic:blipFill>
                            <a:blip r:embed="rId15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88900" cy="1016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color w:val="201A1B"/>
                  <w:spacing w:val="-2"/>
                  <w:position w:val="1"/>
                  <w:sz w:val="18"/>
                </w:rPr>
                <w:delText>請書</w:delText>
              </w:r>
            </w:del>
            <w:proofErr w:type="spellStart"/>
            <w:ins w:id="86" w:author="盧晏臻Jenny" w:date="2026-06-24T16:30:00Z" w16du:dateUtc="2026-06-24T08:30:00Z">
              <w:r w:rsidR="00F25FEB" w:rsidRPr="00F25FEB">
                <w:rPr>
                  <w:color w:val="201A1B"/>
                  <w:spacing w:val="-2"/>
                  <w:sz w:val="18"/>
                </w:rPr>
                <w:t>申請書</w:t>
              </w:r>
            </w:ins>
            <w:proofErr w:type="spellEnd"/>
            <w:r w:rsidR="00F25FEB" w:rsidRPr="00F25FEB">
              <w:rPr>
                <w:color w:val="201A1B"/>
                <w:spacing w:val="-2"/>
                <w:sz w:val="18"/>
                <w:rPrChange w:id="87" w:author="盧晏臻Jenny" w:date="2026-06-24T16:30:00Z" w16du:dateUtc="2026-06-24T08:30:00Z">
                  <w:rPr>
                    <w:color w:val="201A1B"/>
                    <w:spacing w:val="-2"/>
                    <w:position w:val="1"/>
                    <w:sz w:val="18"/>
                  </w:rPr>
                </w:rPrChange>
              </w:rPr>
              <w:t>/</w:t>
            </w:r>
            <w:proofErr w:type="spellStart"/>
            <w:r w:rsidR="00F25FEB" w:rsidRPr="00F25FEB">
              <w:rPr>
                <w:color w:val="201A1B"/>
                <w:spacing w:val="-2"/>
                <w:sz w:val="18"/>
                <w:rPrChange w:id="88" w:author="盧晏臻Jenny" w:date="2026-06-24T16:30:00Z" w16du:dateUtc="2026-06-24T08:30:00Z">
                  <w:rPr>
                    <w:color w:val="201A1B"/>
                    <w:spacing w:val="-2"/>
                    <w:position w:val="1"/>
                    <w:sz w:val="18"/>
                  </w:rPr>
                </w:rPrChange>
              </w:rPr>
              <w:t>合約</w:t>
            </w:r>
            <w:proofErr w:type="spellEnd"/>
            <w:r w:rsidR="00F25FEB" w:rsidRPr="00F25FEB">
              <w:rPr>
                <w:color w:val="201A1B"/>
                <w:spacing w:val="-2"/>
                <w:sz w:val="18"/>
                <w:rPrChange w:id="89" w:author="盧晏臻Jenny" w:date="2026-06-24T16:30:00Z" w16du:dateUtc="2026-06-24T08:30:00Z">
                  <w:rPr>
                    <w:color w:val="201A1B"/>
                    <w:spacing w:val="-2"/>
                    <w:position w:val="1"/>
                    <w:sz w:val="18"/>
                  </w:rPr>
                </w:rPrChange>
              </w:rPr>
              <w:t>/</w:t>
            </w:r>
            <w:proofErr w:type="spellStart"/>
            <w:r w:rsidR="00F25FEB" w:rsidRPr="00F25FEB">
              <w:rPr>
                <w:color w:val="201A1B"/>
                <w:spacing w:val="-2"/>
                <w:sz w:val="18"/>
                <w:rPrChange w:id="90" w:author="盧晏臻Jenny" w:date="2026-06-24T16:30:00Z" w16du:dateUtc="2026-06-24T08:30:00Z">
                  <w:rPr>
                    <w:color w:val="201A1B"/>
                    <w:spacing w:val="-2"/>
                    <w:position w:val="1"/>
                    <w:sz w:val="18"/>
                  </w:rPr>
                </w:rPrChange>
              </w:rPr>
              <w:t>進度（draft→submitted→processing→done</w:t>
            </w:r>
            <w:proofErr w:type="spellEnd"/>
            <w:r w:rsidR="00F25FEB" w:rsidRPr="00F25FEB">
              <w:rPr>
                <w:color w:val="201A1B"/>
                <w:spacing w:val="-2"/>
                <w:sz w:val="18"/>
                <w:rPrChange w:id="91" w:author="盧晏臻Jenny" w:date="2026-06-24T16:30:00Z" w16du:dateUtc="2026-06-24T08:30:00Z">
                  <w:rPr>
                    <w:color w:val="201A1B"/>
                    <w:spacing w:val="-2"/>
                    <w:position w:val="1"/>
                    <w:sz w:val="18"/>
                  </w:rPr>
                </w:rPrChange>
              </w:rPr>
              <w:t>）</w:t>
            </w:r>
          </w:p>
        </w:tc>
      </w:tr>
      <w:tr w:rsidR="00F25FEB" w14:paraId="5462BBF7" w14:textId="77777777" w:rsidTr="008A2518">
        <w:trPr>
          <w:trHeight w:val="521"/>
        </w:trPr>
        <w:tc>
          <w:tcPr>
            <w:tcW w:w="2882" w:type="dxa"/>
          </w:tcPr>
          <w:p w14:paraId="2BF3986D" w14:textId="77777777" w:rsidR="00F25FEB" w:rsidRDefault="00000000" w:rsidP="00F25FEB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del w:id="92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61920" behindDoc="1" locked="0" layoutInCell="1" allowOverlap="1" wp14:anchorId="56B38547" wp14:editId="400CCC4F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-4833</wp:posOffset>
                        </wp:positionV>
                        <wp:extent cx="1830070" cy="340995"/>
                        <wp:effectExtent l="0" t="0" r="0" b="0"/>
                        <wp:wrapNone/>
                        <wp:docPr id="1405526342" name="Group 23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2077222968" name="Graphic 240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97722013" name="Graphic 241"/>
                                <wps:cNvSpPr/>
                                <wps:spPr>
                                  <a:xfrm>
                                    <a:off x="95250" y="92868"/>
                                    <a:ext cx="1038225" cy="1619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38225" h="161925">
                                        <a:moveTo>
                                          <a:pt x="1021699" y="161925"/>
                                        </a:moveTo>
                                        <a:lnTo>
                                          <a:pt x="16523" y="161925"/>
                                        </a:lnTo>
                                        <a:lnTo>
                                          <a:pt x="14093" y="161436"/>
                                        </a:lnTo>
                                        <a:lnTo>
                                          <a:pt x="0" y="145399"/>
                                        </a:lnTo>
                                        <a:lnTo>
                                          <a:pt x="0" y="142875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021699" y="0"/>
                                        </a:lnTo>
                                        <a:lnTo>
                                          <a:pt x="1038225" y="16525"/>
                                        </a:lnTo>
                                        <a:lnTo>
                                          <a:pt x="1038225" y="145399"/>
                                        </a:lnTo>
                                        <a:lnTo>
                                          <a:pt x="1024128" y="161436"/>
                                        </a:lnTo>
                                        <a:lnTo>
                                          <a:pt x="1021699" y="161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012F9D73" id="Group 239" o:spid="_x0000_s1026" style="position:absolute;margin-left:0;margin-top:-.4pt;width:144.1pt;height:26.85pt;z-index:-15554560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">
                        <v:shape id="Graphic 240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" path="m1829990,340518l,340518,,,1829990,r,340518xe" fillcolor="#faf1f2" stroked="f">
                          <v:path arrowok="t"/>
                        </v:shape>
                        <v:shape id="Graphic 241" o:spid="_x0000_s1028" style="position:absolute;left:952;top:928;width:10382;height:1619;visibility:visible;mso-wrap-style:square;v-text-anchor:top" coordsize="1038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" path="m1021699,161925r-1005176,l14093,161436,,145399r,-2524l,16525,16523,,1021699,r16526,16525l1038225,145399r-14097,16037l1021699,16192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93" w:author="盧晏臻Jenny" w:date="2026-06-24T16:30:00Z" w16du:dateUtc="2026-06-24T08:30:00Z">
              <w:r w:rsidR="00F25FEB"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68480" behindDoc="1" locked="0" layoutInCell="1" allowOverlap="1" wp14:anchorId="52BA1919" wp14:editId="4861A2C2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-4833</wp:posOffset>
                        </wp:positionV>
                        <wp:extent cx="1830070" cy="340995"/>
                        <wp:effectExtent l="0" t="0" r="0" b="0"/>
                        <wp:wrapNone/>
                        <wp:docPr id="239" name="Group 23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830070" cy="340995"/>
                                  <a:chOff x="0" y="0"/>
                                  <a:chExt cx="1830070" cy="340995"/>
                                </a:xfrm>
                              </wpg:grpSpPr>
                              <wps:wsp>
                                <wps:cNvPr id="240" name="Graphic 240"/>
                                <wps:cNvSpPr/>
                                <wps:spPr>
                                  <a:xfrm>
                                    <a:off x="0" y="0"/>
                                    <a:ext cx="1830070" cy="34099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830070" h="340995">
                                        <a:moveTo>
                                          <a:pt x="1829990" y="340518"/>
                                        </a:moveTo>
                                        <a:lnTo>
                                          <a:pt x="0" y="340518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829990" y="0"/>
                                        </a:lnTo>
                                        <a:lnTo>
                                          <a:pt x="1829990" y="34051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1" name="Graphic 241"/>
                                <wps:cNvSpPr/>
                                <wps:spPr>
                                  <a:xfrm>
                                    <a:off x="95250" y="92868"/>
                                    <a:ext cx="1038225" cy="1619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38225" h="161925">
                                        <a:moveTo>
                                          <a:pt x="1021699" y="161925"/>
                                        </a:moveTo>
                                        <a:lnTo>
                                          <a:pt x="16523" y="161925"/>
                                        </a:lnTo>
                                        <a:lnTo>
                                          <a:pt x="14093" y="161436"/>
                                        </a:lnTo>
                                        <a:lnTo>
                                          <a:pt x="0" y="145399"/>
                                        </a:lnTo>
                                        <a:lnTo>
                                          <a:pt x="0" y="142875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021699" y="0"/>
                                        </a:lnTo>
                                        <a:lnTo>
                                          <a:pt x="1038225" y="16525"/>
                                        </a:lnTo>
                                        <a:lnTo>
                                          <a:pt x="1038225" y="145399"/>
                                        </a:lnTo>
                                        <a:lnTo>
                                          <a:pt x="1024128" y="161436"/>
                                        </a:lnTo>
                                        <a:lnTo>
                                          <a:pt x="1021699" y="161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5B5AFA88" id="Group 239" o:spid="_x0000_s1026" style="position:absolute;margin-left:0;margin-top:-.4pt;width:144.1pt;height:26.85pt;z-index:-251648000;mso-wrap-distance-left:0;mso-wrap-distance-right:0" coordsize="1830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">
                        <v:shape id="Graphic 240" o:spid="_x0000_s1027" style="position:absolute;width:18300;height:3409;visibility:visible;mso-wrap-style:square;v-text-anchor:top" coordsize="18300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" path="m1829990,340518l,340518,,,1829990,r,340518xe" fillcolor="#faf1f2" stroked="f">
                          <v:path arrowok="t"/>
                        </v:shape>
                        <v:shape id="Graphic 241" o:spid="_x0000_s1028" style="position:absolute;left:952;top:928;width:10382;height:1619;visibility:visible;mso-wrap-style:square;v-text-anchor:top" coordsize="1038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" path="m1021699,161925r-1005176,l14093,161436,,145399r,-2524l,16525,16523,,1021699,r16526,16525l1038225,145399r-14097,16037l1021699,16192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 w:rsidR="00F25FEB"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 w:rsidR="00F25FEB"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 w:rsidR="00F25FEB">
              <w:rPr>
                <w:rFonts w:ascii="Verdana"/>
                <w:color w:val="B8123B"/>
                <w:spacing w:val="-2"/>
                <w:w w:val="110"/>
              </w:rPr>
              <w:t>.</w:t>
            </w:r>
            <w:r w:rsidR="00F25FEB"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 w:rsidR="00F25FEB">
              <w:rPr>
                <w:rFonts w:ascii="Trebuchet MS"/>
                <w:color w:val="B8123B"/>
                <w:spacing w:val="-2"/>
                <w:w w:val="110"/>
                <w:sz w:val="20"/>
              </w:rPr>
              <w:t>ontr</w:t>
            </w:r>
            <w:r w:rsidR="00F25FEB">
              <w:rPr>
                <w:rFonts w:ascii="Tahoma"/>
                <w:color w:val="B8123B"/>
                <w:spacing w:val="-2"/>
                <w:w w:val="110"/>
                <w:sz w:val="19"/>
              </w:rPr>
              <w:t>ac</w:t>
            </w:r>
            <w:r w:rsidR="00F25FEB">
              <w:rPr>
                <w:rFonts w:ascii="Trebuchet MS"/>
                <w:color w:val="B8123B"/>
                <w:spacing w:val="-2"/>
                <w:w w:val="110"/>
                <w:sz w:val="20"/>
              </w:rPr>
              <w:t>t</w:t>
            </w:r>
            <w:proofErr w:type="spellEnd"/>
          </w:p>
        </w:tc>
        <w:tc>
          <w:tcPr>
            <w:tcW w:w="1443" w:type="dxa"/>
            <w:shd w:val="clear" w:color="auto" w:fill="FAF1F2"/>
          </w:tcPr>
          <w:p w14:paraId="3B2B6497" w14:textId="1D94186A" w:rsidR="00F25FEB" w:rsidRPr="00F25FEB" w:rsidRDefault="00F25FEB" w:rsidP="00F25FEB">
            <w:pPr>
              <w:pStyle w:val="TableParagraph"/>
              <w:spacing w:before="88"/>
              <w:rPr>
                <w:color w:val="201A1B"/>
                <w:spacing w:val="-3"/>
                <w:sz w:val="18"/>
                <w:rPrChange w:id="94" w:author="盧晏臻Jenny" w:date="2026-06-24T16:30:00Z" w16du:dateUtc="2026-06-24T08:30:00Z">
                  <w:rPr>
                    <w:sz w:val="18"/>
                  </w:rPr>
                </w:rPrChange>
              </w:rPr>
            </w:pPr>
            <w:r w:rsidRPr="00F25FEB">
              <w:rPr>
                <w:rFonts w:hint="eastAsia"/>
                <w:color w:val="201A1B"/>
                <w:spacing w:val="-3"/>
                <w:sz w:val="18"/>
              </w:rPr>
              <w:t>合約下載</w:t>
            </w:r>
          </w:p>
        </w:tc>
        <w:tc>
          <w:tcPr>
            <w:tcW w:w="5752" w:type="dxa"/>
            <w:shd w:val="clear" w:color="auto" w:fill="FAF1F2"/>
          </w:tcPr>
          <w:p w14:paraId="0ABECA47" w14:textId="77C1FF27" w:rsidR="00F25FEB" w:rsidRPr="00F25FEB" w:rsidRDefault="00F25FEB" w:rsidP="00F25FEB">
            <w:pPr>
              <w:pStyle w:val="TableParagraph"/>
              <w:spacing w:before="88"/>
              <w:ind w:left="148"/>
              <w:rPr>
                <w:color w:val="201A1B"/>
                <w:spacing w:val="-3"/>
                <w:sz w:val="18"/>
                <w:rPrChange w:id="95" w:author="盧晏臻Jenny" w:date="2026-06-24T16:30:00Z" w16du:dateUtc="2026-06-24T08:30:00Z">
                  <w:rPr>
                    <w:sz w:val="18"/>
                  </w:rPr>
                </w:rPrChange>
              </w:rPr>
            </w:pPr>
            <w:proofErr w:type="spellStart"/>
            <w:ins w:id="96" w:author="盧晏臻Jenny" w:date="2026-06-24T16:30:00Z" w16du:dateUtc="2026-06-24T08:30:00Z">
              <w:r w:rsidRPr="00F25FEB">
                <w:rPr>
                  <w:rFonts w:hint="eastAsia"/>
                  <w:color w:val="201A1B"/>
                  <w:spacing w:val="-3"/>
                  <w:sz w:val="18"/>
                </w:rPr>
                <w:t>合約下載</w:t>
              </w:r>
            </w:ins>
            <w:r w:rsidRPr="00F25FEB">
              <w:rPr>
                <w:color w:val="201A1B"/>
                <w:spacing w:val="-3"/>
                <w:sz w:val="18"/>
                <w:rPrChange w:id="97" w:author="盧晏臻Jenny" w:date="2026-06-24T16:30:00Z" w16du:dateUtc="2026-06-24T08:30:00Z">
                  <w:rPr>
                    <w:color w:val="201A1B"/>
                    <w:sz w:val="18"/>
                  </w:rPr>
                </w:rPrChange>
              </w:rPr>
              <w:t>Binary</w:t>
            </w:r>
            <w:proofErr w:type="spellEnd"/>
            <w:r w:rsidRPr="00F25FEB">
              <w:rPr>
                <w:color w:val="201A1B"/>
                <w:spacing w:val="-3"/>
                <w:sz w:val="18"/>
                <w:rPrChange w:id="98" w:author="盧晏臻Jenny" w:date="2026-06-24T16:30:00Z" w16du:dateUtc="2026-06-24T08:30:00Z">
                  <w:rPr>
                    <w:color w:val="201A1B"/>
                    <w:spacing w:val="3"/>
                    <w:sz w:val="18"/>
                  </w:rPr>
                </w:rPrChange>
              </w:rPr>
              <w:t xml:space="preserve"> </w:t>
            </w:r>
            <w:r w:rsidRPr="00F25FEB">
              <w:rPr>
                <w:color w:val="201A1B"/>
                <w:spacing w:val="-3"/>
                <w:sz w:val="18"/>
                <w:rPrChange w:id="99" w:author="盧晏臻Jenny" w:date="2026-06-24T16:30:00Z" w16du:dateUtc="2026-06-24T08:30:00Z">
                  <w:rPr>
                    <w:color w:val="201A1B"/>
                    <w:sz w:val="18"/>
                  </w:rPr>
                </w:rPrChange>
              </w:rPr>
              <w:t>PDF</w:t>
            </w:r>
            <w:r w:rsidRPr="00F25FEB">
              <w:rPr>
                <w:color w:val="201A1B"/>
                <w:spacing w:val="-3"/>
                <w:sz w:val="18"/>
                <w:rPrChange w:id="100" w:author="盧晏臻Jenny" w:date="2026-06-24T16:30:00Z" w16du:dateUtc="2026-06-24T08:30:00Z">
                  <w:rPr>
                    <w:color w:val="201A1B"/>
                    <w:spacing w:val="-2"/>
                    <w:sz w:val="18"/>
                  </w:rPr>
                </w:rPrChange>
              </w:rPr>
              <w:t xml:space="preserve"> </w:t>
            </w:r>
            <w:proofErr w:type="spellStart"/>
            <w:r w:rsidRPr="00F25FEB">
              <w:rPr>
                <w:color w:val="201A1B"/>
                <w:spacing w:val="-3"/>
                <w:sz w:val="18"/>
                <w:rPrChange w:id="101" w:author="盧晏臻Jenny" w:date="2026-06-24T16:30:00Z" w16du:dateUtc="2026-06-24T08:30:00Z">
                  <w:rPr>
                    <w:color w:val="201A1B"/>
                    <w:spacing w:val="-2"/>
                    <w:sz w:val="18"/>
                  </w:rPr>
                </w:rPrChange>
              </w:rPr>
              <w:t>儲存</w:t>
            </w:r>
            <w:proofErr w:type="spellEnd"/>
          </w:p>
        </w:tc>
      </w:tr>
      <w:tr w:rsidR="006671D6" w14:paraId="6F397C2F" w14:textId="77777777" w:rsidTr="008A2518">
        <w:trPr>
          <w:trHeight w:val="521"/>
        </w:trPr>
        <w:tc>
          <w:tcPr>
            <w:tcW w:w="2882" w:type="dxa"/>
          </w:tcPr>
          <w:p w14:paraId="6AD1D915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del w:id="102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487763968" behindDoc="1" locked="0" layoutInCell="1" allowOverlap="1" wp14:anchorId="4606D288" wp14:editId="0EC79176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88035</wp:posOffset>
                        </wp:positionV>
                        <wp:extent cx="770890" cy="161925"/>
                        <wp:effectExtent l="0" t="0" r="0" b="0"/>
                        <wp:wrapNone/>
                        <wp:docPr id="171580799" name="Group 24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770890" cy="161925"/>
                                  <a:chOff x="0" y="0"/>
                                  <a:chExt cx="770890" cy="161925"/>
                                </a:xfrm>
                              </wpg:grpSpPr>
                              <wps:wsp>
                                <wps:cNvPr id="2003335241" name="Graphic 243"/>
                                <wps:cNvSpPr/>
                                <wps:spPr>
                                  <a:xfrm>
                                    <a:off x="0" y="0"/>
                                    <a:ext cx="770890" cy="1619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70890" h="161925">
                                        <a:moveTo>
                                          <a:pt x="753808" y="161925"/>
                                        </a:moveTo>
                                        <a:lnTo>
                                          <a:pt x="16523" y="161925"/>
                                        </a:lnTo>
                                        <a:lnTo>
                                          <a:pt x="14093" y="161436"/>
                                        </a:lnTo>
                                        <a:lnTo>
                                          <a:pt x="0" y="145399"/>
                                        </a:lnTo>
                                        <a:lnTo>
                                          <a:pt x="0" y="142875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753808" y="0"/>
                                        </a:lnTo>
                                        <a:lnTo>
                                          <a:pt x="770334" y="16525"/>
                                        </a:lnTo>
                                        <a:lnTo>
                                          <a:pt x="770334" y="145399"/>
                                        </a:lnTo>
                                        <a:lnTo>
                                          <a:pt x="756237" y="161436"/>
                                        </a:lnTo>
                                        <a:lnTo>
                                          <a:pt x="753808" y="161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0D495BB3" id="Group 242" o:spid="_x0000_s1026" style="position:absolute;margin-left:7.5pt;margin-top:6.95pt;width:60.7pt;height:12.75pt;z-index:-15552512;mso-wrap-distance-left:0;mso-wrap-distance-right:0" coordsize="770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">
                        <v:shape id="Graphic 243" o:spid="_x0000_s1027" style="position:absolute;width:7708;height:1619;visibility:visible;mso-wrap-style:square;v-text-anchor:top" coordsize="7708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" path="m753808,161925r-737285,l14093,161436,,145399r,-2524l,16525,16523,,753808,r16526,16525l770334,145399r-14097,16037l753808,16192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ins w:id="103" w:author="盧晏臻Jenny" w:date="2026-06-24T16:30:00Z" w16du:dateUtc="2026-06-24T08:30:00Z">
              <w:r>
                <w:rPr>
                  <w:rFonts w:ascii="Trebuchet MS"/>
                  <w:noProof/>
                  <w:sz w:val="20"/>
                </w:rPr>
                <mc:AlternateContent>
                  <mc:Choice Requires="wpg">
                    <w:drawing>
                      <wp:anchor distT="0" distB="0" distL="0" distR="0" simplePos="0" relativeHeight="251667456" behindDoc="1" locked="0" layoutInCell="1" allowOverlap="1" wp14:anchorId="64ADBBAD" wp14:editId="7805B575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88035</wp:posOffset>
                        </wp:positionV>
                        <wp:extent cx="770890" cy="161925"/>
                        <wp:effectExtent l="0" t="0" r="0" b="0"/>
                        <wp:wrapNone/>
                        <wp:docPr id="242" name="Group 24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770890" cy="161925"/>
                                  <a:chOff x="0" y="0"/>
                                  <a:chExt cx="770890" cy="161925"/>
                                </a:xfrm>
                              </wpg:grpSpPr>
                              <wps:wsp>
                                <wps:cNvPr id="243" name="Graphic 243"/>
                                <wps:cNvSpPr/>
                                <wps:spPr>
                                  <a:xfrm>
                                    <a:off x="0" y="0"/>
                                    <a:ext cx="770890" cy="16192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770890" h="161925">
                                        <a:moveTo>
                                          <a:pt x="753808" y="161925"/>
                                        </a:moveTo>
                                        <a:lnTo>
                                          <a:pt x="16523" y="161925"/>
                                        </a:lnTo>
                                        <a:lnTo>
                                          <a:pt x="14093" y="161436"/>
                                        </a:lnTo>
                                        <a:lnTo>
                                          <a:pt x="0" y="145399"/>
                                        </a:lnTo>
                                        <a:lnTo>
                                          <a:pt x="0" y="142875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753808" y="0"/>
                                        </a:lnTo>
                                        <a:lnTo>
                                          <a:pt x="770334" y="16525"/>
                                        </a:lnTo>
                                        <a:lnTo>
                                          <a:pt x="770334" y="145399"/>
                                        </a:lnTo>
                                        <a:lnTo>
                                          <a:pt x="756237" y="161436"/>
                                        </a:lnTo>
                                        <a:lnTo>
                                          <a:pt x="753808" y="16192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398ADFB" id="Group 242" o:spid="_x0000_s1026" style="position:absolute;margin-left:7.5pt;margin-top:6.95pt;width:60.7pt;height:12.75pt;z-index:-251649024;mso-wrap-distance-left:0;mso-wrap-distance-right:0" coordsize="770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">
                        <v:shape id="Graphic 243" o:spid="_x0000_s1027" style="position:absolute;width:7708;height:1619;visibility:visible;mso-wrap-style:square;v-text-anchor:top" coordsize="77089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" path="m753808,161925r-737285,l14093,161436,,145399r,-2524l,16525,16523,,753808,r16526,16525l770334,145399r-14097,16037l753808,16192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ins>
            <w:proofErr w:type="spell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</w:rPr>
              <w:t>.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ode</w:t>
            </w:r>
            <w:proofErr w:type="spellEnd"/>
          </w:p>
        </w:tc>
        <w:tc>
          <w:tcPr>
            <w:tcW w:w="1443" w:type="dxa"/>
          </w:tcPr>
          <w:p w14:paraId="0F81D91E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代號檔</w:t>
            </w:r>
            <w:proofErr w:type="spellEnd"/>
          </w:p>
        </w:tc>
        <w:tc>
          <w:tcPr>
            <w:tcW w:w="5752" w:type="dxa"/>
          </w:tcPr>
          <w:p w14:paraId="03730954" w14:textId="77777777" w:rsidR="006671D6" w:rsidRDefault="00000000">
            <w:pPr>
              <w:pStyle w:val="TableParagraph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集團</w:t>
            </w:r>
            <w:proofErr w:type="spellEnd"/>
            <w:r>
              <w:rPr>
                <w:color w:val="201A1B"/>
                <w:sz w:val="18"/>
              </w:rPr>
              <w:t xml:space="preserve"> + </w:t>
            </w:r>
            <w:proofErr w:type="spellStart"/>
            <w:r>
              <w:rPr>
                <w:color w:val="201A1B"/>
                <w:sz w:val="18"/>
              </w:rPr>
              <w:t>各公司代號</w:t>
            </w:r>
            <w:r>
              <w:rPr>
                <w:color w:val="201A1B"/>
                <w:spacing w:val="-2"/>
                <w:sz w:val="18"/>
              </w:rPr>
              <w:t>（CF</w:t>
            </w:r>
            <w:proofErr w:type="spellEnd"/>
            <w:r>
              <w:rPr>
                <w:color w:val="201A1B"/>
                <w:spacing w:val="-2"/>
                <w:sz w:val="18"/>
              </w:rPr>
              <w:t>/CD/GB/GX/GU）</w:t>
            </w:r>
          </w:p>
        </w:tc>
      </w:tr>
    </w:tbl>
    <w:p w14:paraId="0B5DF869" w14:textId="77777777" w:rsidR="006671D6" w:rsidRDefault="00000000">
      <w:pPr>
        <w:tabs>
          <w:tab w:val="left" w:pos="3378"/>
        </w:tabs>
        <w:spacing w:before="168"/>
        <w:ind w:left="55"/>
        <w:rPr>
          <w:sz w:val="21"/>
        </w:rPr>
      </w:pPr>
      <w:del w:id="104" w:author="盧晏臻Jenny" w:date="2026-06-24T16:30:00Z" w16du:dateUtc="2026-06-24T08:30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7766016" behindDoc="1" locked="0" layoutInCell="1" allowOverlap="1" wp14:anchorId="19241E7B" wp14:editId="19B21A85">
                  <wp:simplePos x="0" y="0"/>
                  <wp:positionH relativeFrom="page">
                    <wp:posOffset>1847850</wp:posOffset>
                  </wp:positionH>
                  <wp:positionV relativeFrom="paragraph">
                    <wp:posOffset>140666</wp:posOffset>
                  </wp:positionV>
                  <wp:extent cx="837565" cy="184150"/>
                  <wp:effectExtent l="0" t="0" r="0" b="0"/>
                  <wp:wrapNone/>
                  <wp:docPr id="579217365" name="Group 2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837565" cy="184150"/>
                            <a:chOff x="0" y="0"/>
                            <a:chExt cx="837565" cy="184150"/>
                          </a:xfrm>
                        </wpg:grpSpPr>
                        <wps:wsp>
                          <wps:cNvPr id="227811261" name="Graphic 245"/>
                          <wps:cNvSpPr/>
                          <wps:spPr>
                            <a:xfrm>
                              <a:off x="0" y="23163"/>
                              <a:ext cx="837565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37565" h="161290">
                                  <a:moveTo>
                                    <a:pt x="820483" y="160734"/>
                                  </a:moveTo>
                                  <a:lnTo>
                                    <a:pt x="16525" y="160734"/>
                                  </a:lnTo>
                                  <a:lnTo>
                                    <a:pt x="14096" y="160246"/>
                                  </a:lnTo>
                                  <a:lnTo>
                                    <a:pt x="0" y="144208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5" y="0"/>
                                  </a:lnTo>
                                  <a:lnTo>
                                    <a:pt x="820483" y="0"/>
                                  </a:lnTo>
                                  <a:lnTo>
                                    <a:pt x="837009" y="16525"/>
                                  </a:lnTo>
                                  <a:lnTo>
                                    <a:pt x="837009" y="144208"/>
                                  </a:lnTo>
                                  <a:lnTo>
                                    <a:pt x="822912" y="160246"/>
                                  </a:lnTo>
                                  <a:lnTo>
                                    <a:pt x="820483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6831170" name="Textbox 246"/>
                          <wps:cNvSpPr txBox="1"/>
                          <wps:spPr>
                            <a:xfrm>
                              <a:off x="0" y="0"/>
                              <a:ext cx="837565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09EFE8A" w14:textId="77777777" w:rsidR="00817B2D" w:rsidRDefault="00000000">
                                <w:pPr>
                                  <w:spacing w:before="40"/>
                                  <w:ind w:left="79"/>
                                  <w:rPr>
                                    <w:del w:id="105" w:author="盧晏臻Jenny" w:date="2026-06-24T16:30:00Z" w16du:dateUtc="2026-06-24T08:30:00Z"/>
                                    <w:rFonts w:ascii="Verdana"/>
                                    <w:b/>
                                    <w:sz w:val="18"/>
                                  </w:rPr>
                                </w:pPr>
                                <w:del w:id="106" w:author="盧晏臻Jenny" w:date="2026-06-24T16:30:00Z" w16du:dateUtc="2026-06-24T08:30:00Z">
                                  <w:r>
                                    <w:rPr>
                                      <w:rFonts w:ascii="Verdana"/>
                                      <w:b/>
                                      <w:color w:val="B8123B"/>
                                      <w:spacing w:val="-2"/>
                                      <w:sz w:val="18"/>
                                    </w:rPr>
                                    <w:delText>/</w:delTex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color w:val="B8123B"/>
                                      <w:spacing w:val="-2"/>
                                      <w:sz w:val="17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color w:val="B8123B"/>
                                      <w:spacing w:val="-2"/>
                                      <w:sz w:val="20"/>
                                    </w:rPr>
                                    <w:delText>pi</w:delTex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B8123B"/>
                                      <w:spacing w:val="-2"/>
                                      <w:sz w:val="18"/>
                                    </w:rPr>
                                    <w:delText>/</w:delTex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color w:val="B8123B"/>
                                      <w:spacing w:val="-2"/>
                                      <w:sz w:val="20"/>
                                    </w:rPr>
                                    <w:delText>kend</w:delTex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color w:val="B8123B"/>
                                      <w:spacing w:val="-2"/>
                                      <w:sz w:val="17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B8123B"/>
                                      <w:spacing w:val="-2"/>
                                      <w:sz w:val="18"/>
                                    </w:rPr>
                                    <w:delText>/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19241E7B" id="Group 244" o:spid="_x0000_s1072" style="position:absolute;left:0;text-align:left;margin-left:145.5pt;margin-top:11.1pt;width:65.95pt;height:14.5pt;z-index:-15550464;mso-wrap-distance-left:0;mso-wrap-distance-right:0;mso-position-horizontal-relative:page" coordsize="837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">
                  <v:shape id="Graphic 245" o:spid="_x0000_s1073" style="position:absolute;top:231;width:8375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" path="m820483,160734r-803958,l14096,160246,,144208r,-2524l,16525,16525,,820483,r16526,16525l837009,144208r-14097,16038l820483,160734xe" fillcolor="#f5edf0" stroked="f">
                    <v:path arrowok="t"/>
                  </v:shape>
                  <v:shape id="Textbox 246" o:spid="_x0000_s1074" type="#_x0000_t202" style="position:absolute;width:837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" filled="f" stroked="f">
                    <v:textbox inset="0,0,0,0">
                      <w:txbxContent>
                        <w:p w14:paraId="209EFE8A" w14:textId="77777777" w:rsidR="00817B2D" w:rsidRDefault="00000000">
                          <w:pPr>
                            <w:spacing w:before="40"/>
                            <w:ind w:left="79"/>
                            <w:rPr>
                              <w:del w:id="107" w:author="盧晏臻Jenny" w:date="2026-06-24T16:30:00Z" w16du:dateUtc="2026-06-24T08:30:00Z"/>
                              <w:rFonts w:ascii="Verdana"/>
                              <w:b/>
                              <w:sz w:val="18"/>
                            </w:rPr>
                          </w:pPr>
                          <w:del w:id="108" w:author="盧晏臻Jenny" w:date="2026-06-24T16:30:00Z" w16du:dateUtc="2026-06-24T08:30:00Z">
                            <w:r>
                              <w:rPr>
                                <w:rFonts w:ascii="Verdana"/>
                                <w:b/>
                                <w:color w:val="B8123B"/>
                                <w:spacing w:val="-2"/>
                                <w:sz w:val="18"/>
                              </w:rPr>
                              <w:delText>/</w:delText>
                            </w:r>
                            <w:r>
                              <w:rPr>
                                <w:rFonts w:ascii="Lucida Sans"/>
                                <w:b/>
                                <w:color w:val="B8123B"/>
                                <w:spacing w:val="-2"/>
                                <w:sz w:val="17"/>
                              </w:rPr>
                              <w:delText>a</w:delText>
                            </w:r>
                            <w:r>
                              <w:rPr>
                                <w:rFonts w:ascii="Gill Sans MT"/>
                                <w:b/>
                                <w:color w:val="B8123B"/>
                                <w:spacing w:val="-2"/>
                                <w:sz w:val="20"/>
                              </w:rPr>
                              <w:delText>pi</w:delText>
                            </w:r>
                            <w:r>
                              <w:rPr>
                                <w:rFonts w:ascii="Verdana"/>
                                <w:b/>
                                <w:color w:val="B8123B"/>
                                <w:spacing w:val="-2"/>
                                <w:sz w:val="18"/>
                              </w:rPr>
                              <w:delText>/</w:delText>
                            </w:r>
                            <w:r>
                              <w:rPr>
                                <w:rFonts w:ascii="Gill Sans MT"/>
                                <w:b/>
                                <w:color w:val="B8123B"/>
                                <w:spacing w:val="-2"/>
                                <w:sz w:val="20"/>
                              </w:rPr>
                              <w:delText>kend</w:delText>
                            </w:r>
                            <w:r>
                              <w:rPr>
                                <w:rFonts w:ascii="Lucida Sans"/>
                                <w:b/>
                                <w:color w:val="B8123B"/>
                                <w:spacing w:val="-2"/>
                                <w:sz w:val="17"/>
                              </w:rPr>
                              <w:delText>a</w:delText>
                            </w:r>
                            <w:r>
                              <w:rPr>
                                <w:rFonts w:ascii="Verdana"/>
                                <w:b/>
                                <w:color w:val="B8123B"/>
                                <w:spacing w:val="-2"/>
                                <w:sz w:val="18"/>
                              </w:rPr>
                              <w:delText>/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109" w:author="盧晏臻Jenny" w:date="2026-06-24T16:30:00Z" w16du:dateUtc="2026-06-24T08:30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5505536" behindDoc="1" locked="0" layoutInCell="1" allowOverlap="1" wp14:anchorId="0E0F5300" wp14:editId="7CEFE676">
                  <wp:simplePos x="0" y="0"/>
                  <wp:positionH relativeFrom="page">
                    <wp:posOffset>1847850</wp:posOffset>
                  </wp:positionH>
                  <wp:positionV relativeFrom="paragraph">
                    <wp:posOffset>140666</wp:posOffset>
                  </wp:positionV>
                  <wp:extent cx="837565" cy="184150"/>
                  <wp:effectExtent l="0" t="0" r="0" b="0"/>
                  <wp:wrapNone/>
                  <wp:docPr id="244" name="Group 2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837565" cy="184150"/>
                            <a:chOff x="0" y="0"/>
                            <a:chExt cx="837565" cy="184150"/>
                          </a:xfrm>
                        </wpg:grpSpPr>
                        <wps:wsp>
                          <wps:cNvPr id="245" name="Graphic 245"/>
                          <wps:cNvSpPr/>
                          <wps:spPr>
                            <a:xfrm>
                              <a:off x="0" y="23163"/>
                              <a:ext cx="837565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37565" h="161290">
                                  <a:moveTo>
                                    <a:pt x="820483" y="160734"/>
                                  </a:moveTo>
                                  <a:lnTo>
                                    <a:pt x="16525" y="160734"/>
                                  </a:lnTo>
                                  <a:lnTo>
                                    <a:pt x="14096" y="160246"/>
                                  </a:lnTo>
                                  <a:lnTo>
                                    <a:pt x="0" y="144208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5" y="0"/>
                                  </a:lnTo>
                                  <a:lnTo>
                                    <a:pt x="820483" y="0"/>
                                  </a:lnTo>
                                  <a:lnTo>
                                    <a:pt x="837009" y="16525"/>
                                  </a:lnTo>
                                  <a:lnTo>
                                    <a:pt x="837009" y="144208"/>
                                  </a:lnTo>
                                  <a:lnTo>
                                    <a:pt x="822912" y="160246"/>
                                  </a:lnTo>
                                  <a:lnTo>
                                    <a:pt x="820483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6" name="Textbox 246"/>
                          <wps:cNvSpPr txBox="1"/>
                          <wps:spPr>
                            <a:xfrm>
                              <a:off x="0" y="0"/>
                              <a:ext cx="837565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A8F8DE9" w14:textId="77777777" w:rsidR="006671D6" w:rsidRDefault="00000000">
                                <w:pPr>
                                  <w:spacing w:before="40"/>
                                  <w:ind w:left="79"/>
                                  <w:rPr>
                                    <w:ins w:id="110" w:author="盧晏臻Jenny" w:date="2026-06-24T16:30:00Z" w16du:dateUtc="2026-06-24T08:30:00Z"/>
                                    <w:rFonts w:ascii="Verdana"/>
                                    <w:b/>
                                    <w:sz w:val="18"/>
                                  </w:rPr>
                                </w:pPr>
                                <w:ins w:id="111" w:author="盧晏臻Jenny" w:date="2026-06-24T16:30:00Z" w16du:dateUtc="2026-06-24T08:30:00Z">
                                  <w:r>
                                    <w:rPr>
                                      <w:rFonts w:ascii="Verdana"/>
                                      <w:b/>
                                      <w:color w:val="B8123B"/>
                                      <w:spacing w:val="-2"/>
                                      <w:sz w:val="18"/>
                                    </w:rPr>
                                    <w:t>/</w:t>
                                  </w:r>
                                  <w:proofErr w:type="gramStart"/>
                                  <w:r>
                                    <w:rPr>
                                      <w:rFonts w:ascii="Lucida Sans"/>
                                      <w:b/>
                                      <w:color w:val="B8123B"/>
                                      <w:spacing w:val="-2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color w:val="B8123B"/>
                                      <w:spacing w:val="-2"/>
                                      <w:sz w:val="20"/>
                                    </w:rPr>
                                    <w:t>pi</w:t>
                                  </w:r>
                                  <w:proofErr w:type="gramEnd"/>
                                  <w:r>
                                    <w:rPr>
                                      <w:rFonts w:ascii="Verdana"/>
                                      <w:b/>
                                      <w:color w:val="B8123B"/>
                                      <w:spacing w:val="-2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color w:val="B8123B"/>
                                      <w:spacing w:val="-2"/>
                                      <w:sz w:val="20"/>
                                    </w:rPr>
                                    <w:t>kend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color w:val="B8123B"/>
                                      <w:spacing w:val="-2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B8123B"/>
                                      <w:spacing w:val="-2"/>
                                      <w:sz w:val="18"/>
                                    </w:rPr>
                                    <w:t>/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0E0F5300" id="_x0000_s1075" style="position:absolute;left:0;text-align:left;margin-left:145.5pt;margin-top:11.1pt;width:65.95pt;height:14.5pt;z-index:-17810944;mso-wrap-distance-left:0;mso-wrap-distance-right:0;mso-position-horizontal-relative:page" coordsize="837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">
                  <v:shape id="Graphic 245" o:spid="_x0000_s1076" style="position:absolute;top:231;width:8375;height:1613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" path="m820483,160734r-803958,l14096,160246,,144208r,-2524l,16525,16525,,820483,r16526,16525l837009,144208r-14097,16038l820483,160734xe" fillcolor="#f5edf0" stroked="f">
                    <v:path arrowok="t"/>
                  </v:shape>
                  <v:shape id="Textbox 246" o:spid="_x0000_s1077" type="#_x0000_t202" style="position:absolute;width:837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  <v:textbox inset="0,0,0,0">
                      <w:txbxContent>
                        <w:p w14:paraId="3A8F8DE9" w14:textId="77777777" w:rsidR="006671D6" w:rsidRDefault="00000000">
                          <w:pPr>
                            <w:spacing w:before="40"/>
                            <w:ind w:left="79"/>
                            <w:rPr>
                              <w:ins w:id="112" w:author="盧晏臻Jenny" w:date="2026-06-24T16:30:00Z" w16du:dateUtc="2026-06-24T08:30:00Z"/>
                              <w:rFonts w:ascii="Verdana"/>
                              <w:b/>
                              <w:sz w:val="18"/>
                            </w:rPr>
                          </w:pPr>
                          <w:ins w:id="113" w:author="盧晏臻Jenny" w:date="2026-06-24T16:30:00Z" w16du:dateUtc="2026-06-24T08:30:00Z">
                            <w:r>
                              <w:rPr>
                                <w:rFonts w:ascii="Verdana"/>
                                <w:b/>
                                <w:color w:val="B8123B"/>
                                <w:spacing w:val="-2"/>
                                <w:sz w:val="18"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rFonts w:ascii="Lucida Sans"/>
                                <w:b/>
                                <w:color w:val="B8123B"/>
                                <w:spacing w:val="-2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Gill Sans MT"/>
                                <w:b/>
                                <w:color w:val="B8123B"/>
                                <w:spacing w:val="-2"/>
                                <w:sz w:val="20"/>
                              </w:rPr>
                              <w:t>pi</w:t>
                            </w:r>
                            <w:proofErr w:type="gramEnd"/>
                            <w:r>
                              <w:rPr>
                                <w:rFonts w:ascii="Verdana"/>
                                <w:b/>
                                <w:color w:val="B8123B"/>
                                <w:spacing w:val="-2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Gill Sans MT"/>
                                <w:b/>
                                <w:color w:val="B8123B"/>
                                <w:spacing w:val="-2"/>
                                <w:sz w:val="20"/>
                              </w:rPr>
                              <w:t>kend</w:t>
                            </w:r>
                            <w:r>
                              <w:rPr>
                                <w:rFonts w:ascii="Lucida Sans"/>
                                <w:b/>
                                <w:color w:val="B8123B"/>
                                <w:spacing w:val="-2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Verdana"/>
                                <w:b/>
                                <w:color w:val="B8123B"/>
                                <w:spacing w:val="-2"/>
                                <w:sz w:val="18"/>
                              </w:rPr>
                              <w:t>/</w:t>
                            </w:r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b/>
          <w:color w:val="1A1A1A"/>
          <w:sz w:val="21"/>
        </w:rPr>
        <w:t xml:space="preserve">REST API </w:t>
      </w:r>
      <w:proofErr w:type="spellStart"/>
      <w:r>
        <w:rPr>
          <w:b/>
          <w:color w:val="1A1A1A"/>
          <w:sz w:val="21"/>
        </w:rPr>
        <w:t>端點清單</w:t>
      </w:r>
      <w:proofErr w:type="spellEnd"/>
      <w:r>
        <w:rPr>
          <w:b/>
          <w:color w:val="1A1A1A"/>
          <w:spacing w:val="-10"/>
          <w:sz w:val="21"/>
        </w:rPr>
        <w:t>（</w:t>
      </w:r>
      <w:r>
        <w:rPr>
          <w:b/>
          <w:color w:val="1A1A1A"/>
          <w:sz w:val="21"/>
        </w:rPr>
        <w:tab/>
      </w:r>
      <w:r>
        <w:rPr>
          <w:b/>
          <w:color w:val="1A1A1A"/>
          <w:spacing w:val="-110"/>
          <w:sz w:val="21"/>
        </w:rPr>
        <w:t>）</w:t>
      </w:r>
      <w:r>
        <w:rPr>
          <w:color w:val="201A1B"/>
          <w:spacing w:val="-5"/>
          <w:sz w:val="21"/>
        </w:rPr>
        <w:t>：</w:t>
      </w:r>
    </w:p>
    <w:p w14:paraId="2F0F85D3" w14:textId="77777777" w:rsidR="006671D6" w:rsidRDefault="006671D6">
      <w:pPr>
        <w:pStyle w:val="a3"/>
        <w:spacing w:before="1"/>
        <w:rPr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710"/>
        <w:gridCol w:w="3615"/>
        <w:gridCol w:w="4770"/>
      </w:tblGrid>
      <w:tr w:rsidR="006671D6" w14:paraId="57DEDB27" w14:textId="77777777">
        <w:trPr>
          <w:trHeight w:val="55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18DB38B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⽅法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42D7E57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路徑</w:t>
            </w:r>
            <w:proofErr w:type="spellEnd"/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05494D7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6671D6" w14:paraId="7AE5F783" w14:textId="77777777">
        <w:trPr>
          <w:trHeight w:val="528"/>
        </w:trPr>
        <w:tc>
          <w:tcPr>
            <w:tcW w:w="1710" w:type="dxa"/>
            <w:tcBorders>
              <w:top w:val="nil"/>
            </w:tcBorders>
          </w:tcPr>
          <w:p w14:paraId="1B8A3DA3" w14:textId="77777777" w:rsidR="006671D6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POST</w:t>
            </w:r>
          </w:p>
        </w:tc>
        <w:tc>
          <w:tcPr>
            <w:tcW w:w="3615" w:type="dxa"/>
            <w:tcBorders>
              <w:top w:val="nil"/>
            </w:tcBorders>
          </w:tcPr>
          <w:p w14:paraId="216B6138" w14:textId="77777777" w:rsidR="006671D6" w:rsidRDefault="00000000">
            <w:pPr>
              <w:pStyle w:val="TableParagraph"/>
              <w:spacing w:before="11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06048" behindDoc="1" locked="0" layoutInCell="1" allowOverlap="1" wp14:anchorId="1A69374D" wp14:editId="517B575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92480</wp:posOffset>
                      </wp:positionV>
                      <wp:extent cx="837565" cy="161290"/>
                      <wp:effectExtent l="0" t="0" r="0" b="0"/>
                      <wp:wrapNone/>
                      <wp:docPr id="247" name="Group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161290"/>
                                <a:chOff x="0" y="0"/>
                                <a:chExt cx="837565" cy="16129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CD8781" id="Group 247" o:spid="_x0000_s1026" style="position:absolute;margin-left:7.5pt;margin-top:7.3pt;width:65.95pt;height:12.7pt;z-index:-17810432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">
                      <v:shape id="Graphic 248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" path="m820483,160734r-803958,l14096,160246,,144208r,-2524l,16525,16525,,820483,r16526,16525l837009,144208r-14097,16038l82048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uth</w: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login</w:t>
            </w:r>
          </w:p>
        </w:tc>
        <w:tc>
          <w:tcPr>
            <w:tcW w:w="4770" w:type="dxa"/>
            <w:tcBorders>
              <w:top w:val="nil"/>
            </w:tcBorders>
          </w:tcPr>
          <w:p w14:paraId="2F7D745E" w14:textId="77777777" w:rsidR="006671D6" w:rsidRDefault="00000000">
            <w:pPr>
              <w:pStyle w:val="TableParagraph"/>
              <w:spacing w:before="96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登入取得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token</w:t>
            </w:r>
          </w:p>
        </w:tc>
      </w:tr>
      <w:tr w:rsidR="006671D6" w14:paraId="44228ED0" w14:textId="77777777">
        <w:trPr>
          <w:trHeight w:val="521"/>
        </w:trPr>
        <w:tc>
          <w:tcPr>
            <w:tcW w:w="1710" w:type="dxa"/>
            <w:shd w:val="clear" w:color="auto" w:fill="FAF1F2"/>
          </w:tcPr>
          <w:p w14:paraId="635553B9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</w:tcPr>
          <w:p w14:paraId="5B79D937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99392" behindDoc="1" locked="0" layoutInCell="1" allowOverlap="1" wp14:anchorId="03D1B02C" wp14:editId="1E6031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2295525" cy="340995"/>
                      <wp:effectExtent l="0" t="0" r="0" b="0"/>
                      <wp:wrapNone/>
                      <wp:docPr id="249" name="Group 2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5" y="0"/>
                                      </a:lnTo>
                                      <a:lnTo>
                                        <a:pt x="22955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95250" y="92868"/>
                                  <a:ext cx="6362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925">
                                      <a:moveTo>
                                        <a:pt x="619267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5399"/>
                                      </a:lnTo>
                                      <a:lnTo>
                                        <a:pt x="621696" y="161436"/>
                                      </a:lnTo>
                                      <a:lnTo>
                                        <a:pt x="6192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4BDCE5" id="Group 249" o:spid="_x0000_s1026" style="position:absolute;margin-left:0;margin-top:-.4pt;width:180.75pt;height:26.85pt;z-index:-17817088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">
                      <v:shape id="Graphic 250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" path="m2295525,340518l,340518,,,2295525,r,340518xe" fillcolor="#faf1f2" stroked="f">
                        <v:path arrowok="t"/>
                      </v:shape>
                      <v:shape id="Graphic 251" o:spid="_x0000_s1028" style="position:absolute;left:952;top:928;width:6363;height:1619;visibility:visible;mso-wrap-style:square;v-text-anchor:top" coordsize="636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" path="m619267,161925r-602742,l14096,161436,,145399r,-2524l,16525,16525,,619267,r16526,16525l635793,145399r-14097,16037l619267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uth</w: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me</w:t>
            </w:r>
          </w:p>
        </w:tc>
        <w:tc>
          <w:tcPr>
            <w:tcW w:w="4770" w:type="dxa"/>
            <w:shd w:val="clear" w:color="auto" w:fill="FAF1F2"/>
          </w:tcPr>
          <w:p w14:paraId="6C8EFA3B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⽬</w:t>
            </w:r>
            <w:proofErr w:type="spellStart"/>
            <w:r>
              <w:rPr>
                <w:color w:val="201A1B"/>
                <w:spacing w:val="-2"/>
                <w:sz w:val="18"/>
              </w:rPr>
              <w:t>前帳號資訊</w:t>
            </w:r>
            <w:proofErr w:type="spellEnd"/>
          </w:p>
        </w:tc>
      </w:tr>
      <w:tr w:rsidR="006671D6" w14:paraId="3F2083F3" w14:textId="77777777">
        <w:trPr>
          <w:trHeight w:val="521"/>
        </w:trPr>
        <w:tc>
          <w:tcPr>
            <w:tcW w:w="1710" w:type="dxa"/>
          </w:tcPr>
          <w:p w14:paraId="7CCD9242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</w:tcPr>
          <w:p w14:paraId="7570DFDD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06560" behindDoc="1" locked="0" layoutInCell="1" allowOverlap="1" wp14:anchorId="6B494162" wp14:editId="745E459C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702945" cy="161925"/>
                      <wp:effectExtent l="0" t="0" r="0" b="0"/>
                      <wp:wrapNone/>
                      <wp:docPr id="252" name="Group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945" cy="161925"/>
                                <a:chOff x="0" y="0"/>
                                <a:chExt cx="702945" cy="161925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7029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161925">
                                      <a:moveTo>
                                        <a:pt x="68594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5942" y="0"/>
                                      </a:lnTo>
                                      <a:lnTo>
                                        <a:pt x="702468" y="16525"/>
                                      </a:lnTo>
                                      <a:lnTo>
                                        <a:pt x="702468" y="145399"/>
                                      </a:lnTo>
                                      <a:lnTo>
                                        <a:pt x="688371" y="161436"/>
                                      </a:lnTo>
                                      <a:lnTo>
                                        <a:pt x="6859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E54A6" id="Group 252" o:spid="_x0000_s1026" style="position:absolute;margin-left:7.5pt;margin-top:6.95pt;width:55.35pt;height:12.75pt;z-index:-17809920;mso-wrap-distance-left:0;mso-wrap-distance-right:0" coordsize="702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">
                      <v:shape id="Graphic 253" o:spid="_x0000_s1027" style="position:absolute;width:7029;height:1619;visibility:visible;mso-wrap-style:square;v-text-anchor:top" coordsize="7029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" path="m685942,161925r-669417,l14096,161436,,145399r,-2524l,16525,16525,,685942,r16526,16525l702468,145399r-14097,16037l685942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ts</w:t>
            </w:r>
            <w:proofErr w:type="gramEnd"/>
          </w:p>
        </w:tc>
        <w:tc>
          <w:tcPr>
            <w:tcW w:w="4770" w:type="dxa"/>
          </w:tcPr>
          <w:p w14:paraId="06492516" w14:textId="77777777" w:rsidR="006671D6" w:rsidRDefault="00000000">
            <w:pPr>
              <w:pStyle w:val="TableParagraph"/>
              <w:spacing w:before="8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產品清單（篩選/排序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6671D6" w14:paraId="7D6B249A" w14:textId="77777777">
        <w:trPr>
          <w:trHeight w:val="521"/>
        </w:trPr>
        <w:tc>
          <w:tcPr>
            <w:tcW w:w="1710" w:type="dxa"/>
            <w:shd w:val="clear" w:color="auto" w:fill="FAF1F2"/>
          </w:tcPr>
          <w:p w14:paraId="5D72DBA4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</w:tcPr>
          <w:p w14:paraId="1A60FEAB" w14:textId="77777777" w:rsidR="006671D6" w:rsidRDefault="00000000">
            <w:pPr>
              <w:pStyle w:val="TableParagraph"/>
              <w:spacing w:before="107"/>
              <w:ind w:left="228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499904" behindDoc="1" locked="0" layoutInCell="1" allowOverlap="1" wp14:anchorId="5FA158FF" wp14:editId="4BE01B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2295525" cy="340995"/>
                      <wp:effectExtent l="0" t="0" r="0" b="0"/>
                      <wp:wrapNone/>
                      <wp:docPr id="254" name="Group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5" y="0"/>
                                      </a:lnTo>
                                      <a:lnTo>
                                        <a:pt x="22955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95250" y="92868"/>
                                  <a:ext cx="11715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925">
                                      <a:moveTo>
                                        <a:pt x="115504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5399"/>
                                      </a:lnTo>
                                      <a:lnTo>
                                        <a:pt x="1157477" y="161436"/>
                                      </a:lnTo>
                                      <a:lnTo>
                                        <a:pt x="115504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BD0972" id="Group 254" o:spid="_x0000_s1026" style="position:absolute;margin-left:0;margin-top:-.4pt;width:180.75pt;height:26.85pt;z-index:-17816576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">
                      <v:shape id="Graphic 255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" path="m2295525,340518l,340518,,,2295525,r,340518xe" fillcolor="#faf1f2" stroked="f">
                        <v:path arrowok="t"/>
                      </v:shape>
                      <v:shape id="Graphic 256" o:spid="_x0000_s1028" style="position:absolute;left:952;top:928;width:11716;height:1619;visibility:visible;mso-wrap-style:square;v-text-anchor:top" coordsize="11715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" path="m1155049,161925r-1138524,l14096,161436,,145399r,-2524l,16525,16525,,1155049,r16526,16525l1171575,145399r-14098,16037l1155049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ts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&lt;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ode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&gt;</w:t>
            </w:r>
          </w:p>
        </w:tc>
        <w:tc>
          <w:tcPr>
            <w:tcW w:w="4770" w:type="dxa"/>
            <w:shd w:val="clear" w:color="auto" w:fill="FAF1F2"/>
          </w:tcPr>
          <w:p w14:paraId="1616A2AB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產品詳情</w:t>
            </w:r>
            <w:proofErr w:type="spellEnd"/>
          </w:p>
        </w:tc>
      </w:tr>
      <w:tr w:rsidR="006671D6" w14:paraId="3CF4F71C" w14:textId="77777777">
        <w:trPr>
          <w:trHeight w:val="521"/>
        </w:trPr>
        <w:tc>
          <w:tcPr>
            <w:tcW w:w="1710" w:type="dxa"/>
          </w:tcPr>
          <w:p w14:paraId="126827C7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lastRenderedPageBreak/>
              <w:t>GET</w:t>
            </w:r>
          </w:p>
        </w:tc>
        <w:tc>
          <w:tcPr>
            <w:tcW w:w="3615" w:type="dxa"/>
          </w:tcPr>
          <w:p w14:paraId="40CAAC46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07072" behindDoc="1" locked="0" layoutInCell="1" allowOverlap="1" wp14:anchorId="6F7AE1EB" wp14:editId="5839DB8C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569595" cy="161925"/>
                      <wp:effectExtent l="0" t="0" r="0" b="0"/>
                      <wp:wrapNone/>
                      <wp:docPr id="257" name="Group 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925"/>
                                <a:chOff x="0" y="0"/>
                                <a:chExt cx="569595" cy="161925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5695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925">
                                      <a:moveTo>
                                        <a:pt x="55259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5399"/>
                                      </a:lnTo>
                                      <a:lnTo>
                                        <a:pt x="555021" y="161436"/>
                                      </a:lnTo>
                                      <a:lnTo>
                                        <a:pt x="55259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079038" id="Group 257" o:spid="_x0000_s1026" style="position:absolute;margin-left:7.5pt;margin-top:6.95pt;width:44.85pt;height:12.75pt;z-index:-17809408;mso-wrap-distance-left:0;mso-wrap-distance-right:0" coordsize="569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">
                      <v:shape id="Graphic 258" o:spid="_x0000_s1027" style="position:absolute;width:5695;height:1619;visibility:visible;mso-wrap-style:square;v-text-anchor:top" coordsize="5695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" path="m552592,161925r-536067,l14096,161436,,145399r,-2524l,16525,16525,,552592,r16526,16525l569118,145399r-14097,16037l552592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quotes</w:t>
            </w:r>
            <w:proofErr w:type="gramEnd"/>
          </w:p>
        </w:tc>
        <w:tc>
          <w:tcPr>
            <w:tcW w:w="4770" w:type="dxa"/>
          </w:tcPr>
          <w:p w14:paraId="3A3FCF00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報價明細</w:t>
            </w:r>
            <w:proofErr w:type="spellEnd"/>
          </w:p>
        </w:tc>
      </w:tr>
    </w:tbl>
    <w:p w14:paraId="1CB8CB49" w14:textId="77777777" w:rsidR="006671D6" w:rsidRDefault="006671D6">
      <w:pPr>
        <w:pStyle w:val="TableParagraph"/>
        <w:rPr>
          <w:sz w:val="18"/>
        </w:rPr>
        <w:sectPr w:rsidR="006671D6">
          <w:pgSz w:w="11910" w:h="16840"/>
          <w:pgMar w:top="1020" w:right="850" w:bottom="1249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710"/>
        <w:gridCol w:w="3615"/>
        <w:gridCol w:w="4770"/>
      </w:tblGrid>
      <w:tr w:rsidR="006671D6" w14:paraId="0EF6B0ED" w14:textId="77777777">
        <w:trPr>
          <w:trHeight w:val="55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85B6863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⽅法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5C098FF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路徑</w:t>
            </w:r>
            <w:proofErr w:type="spellEnd"/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8BA525E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6671D6" w14:paraId="70B12599" w14:textId="77777777">
        <w:trPr>
          <w:trHeight w:val="528"/>
        </w:trPr>
        <w:tc>
          <w:tcPr>
            <w:tcW w:w="1710" w:type="dxa"/>
            <w:tcBorders>
              <w:top w:val="nil"/>
            </w:tcBorders>
            <w:shd w:val="clear" w:color="auto" w:fill="FAF1F2"/>
          </w:tcPr>
          <w:p w14:paraId="28EE203B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  <w:tcBorders>
              <w:top w:val="nil"/>
            </w:tcBorders>
          </w:tcPr>
          <w:p w14:paraId="525750BF" w14:textId="77777777" w:rsidR="006671D6" w:rsidRDefault="00000000">
            <w:pPr>
              <w:pStyle w:val="TableParagraph"/>
              <w:spacing w:before="114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07584" behindDoc="1" locked="0" layoutInCell="1" allowOverlap="1" wp14:anchorId="3EA86858" wp14:editId="5DB7D3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-388</wp:posOffset>
                      </wp:positionV>
                      <wp:extent cx="2295525" cy="340995"/>
                      <wp:effectExtent l="0" t="0" r="0" b="0"/>
                      <wp:wrapNone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5" y="0"/>
                                      </a:lnTo>
                                      <a:lnTo>
                                        <a:pt x="22955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95250" y="92868"/>
                                  <a:ext cx="434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925">
                                      <a:moveTo>
                                        <a:pt x="41805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18052" y="0"/>
                                      </a:lnTo>
                                      <a:lnTo>
                                        <a:pt x="434578" y="16523"/>
                                      </a:lnTo>
                                      <a:lnTo>
                                        <a:pt x="434578" y="145399"/>
                                      </a:lnTo>
                                      <a:lnTo>
                                        <a:pt x="420481" y="161436"/>
                                      </a:lnTo>
                                      <a:lnTo>
                                        <a:pt x="41805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B9C514" id="Group 259" o:spid="_x0000_s1026" style="position:absolute;margin-left:0;margin-top:-.05pt;width:180.75pt;height:26.85pt;z-index:-17808896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">
                      <v:shape id="Graphic 260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" path="m2295525,340518l,340518,,,2295525,r,340518xe" fillcolor="#faf1f2" stroked="f">
                        <v:path arrowok="t"/>
                      </v:shape>
                      <v:shape id="Graphic 261" o:spid="_x0000_s1028" style="position:absolute;left:952;top:928;width:4350;height:1619;visibility:visible;mso-wrap-style:square;v-text-anchor:top" coordsize="434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" path="m418052,161925r-401527,l14096,161436,,145399r,-2524l,16523,16525,,418052,r16526,16523l434578,145399r-14097,16037l418052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rt</w:t>
            </w:r>
            <w:proofErr w:type="gramEnd"/>
          </w:p>
        </w:tc>
        <w:tc>
          <w:tcPr>
            <w:tcW w:w="4770" w:type="dxa"/>
            <w:tcBorders>
              <w:top w:val="nil"/>
            </w:tcBorders>
            <w:shd w:val="clear" w:color="auto" w:fill="FAF1F2"/>
          </w:tcPr>
          <w:p w14:paraId="7AC19D01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購物⾞內容</w:t>
            </w:r>
            <w:proofErr w:type="spellEnd"/>
          </w:p>
        </w:tc>
      </w:tr>
      <w:tr w:rsidR="006671D6" w14:paraId="410EA14C" w14:textId="77777777">
        <w:trPr>
          <w:trHeight w:val="521"/>
        </w:trPr>
        <w:tc>
          <w:tcPr>
            <w:tcW w:w="1710" w:type="dxa"/>
          </w:tcPr>
          <w:p w14:paraId="56FC50B2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POST</w:t>
            </w:r>
          </w:p>
        </w:tc>
        <w:tc>
          <w:tcPr>
            <w:tcW w:w="3615" w:type="dxa"/>
          </w:tcPr>
          <w:p w14:paraId="28B0AF15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2192" behindDoc="1" locked="0" layoutInCell="1" allowOverlap="1" wp14:anchorId="7040A0A3" wp14:editId="7A5F72AA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434975" cy="161925"/>
                      <wp:effectExtent l="0" t="0" r="0" b="0"/>
                      <wp:wrapNone/>
                      <wp:docPr id="262" name="Group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975" cy="161925"/>
                                <a:chOff x="0" y="0"/>
                                <a:chExt cx="434975" cy="161925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0" y="0"/>
                                  <a:ext cx="434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975" h="161925">
                                      <a:moveTo>
                                        <a:pt x="41805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18052" y="0"/>
                                      </a:lnTo>
                                      <a:lnTo>
                                        <a:pt x="434578" y="16525"/>
                                      </a:lnTo>
                                      <a:lnTo>
                                        <a:pt x="434578" y="145399"/>
                                      </a:lnTo>
                                      <a:lnTo>
                                        <a:pt x="420481" y="161436"/>
                                      </a:lnTo>
                                      <a:lnTo>
                                        <a:pt x="41805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7870F1" id="Group 262" o:spid="_x0000_s1026" style="position:absolute;margin-left:7.5pt;margin-top:6.95pt;width:34.25pt;height:12.75pt;z-index:-17804288;mso-wrap-distance-left:0;mso-wrap-distance-right:0" coordsize="43497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">
                      <v:shape id="Graphic 263" o:spid="_x0000_s1027" style="position:absolute;width:434975;height:161925;visibility:visible;mso-wrap-style:square;v-text-anchor:top" coordsize="434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" path="m418052,161925r-401527,l14096,161436,,145399r,-2524l,16525,16525,,418052,r16526,16525l434578,145399r-14097,16037l418052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rt</w:t>
            </w:r>
            <w:proofErr w:type="gramEnd"/>
          </w:p>
        </w:tc>
        <w:tc>
          <w:tcPr>
            <w:tcW w:w="4770" w:type="dxa"/>
          </w:tcPr>
          <w:p w14:paraId="1D397A1E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更新購物⾞</w:t>
            </w:r>
          </w:p>
        </w:tc>
      </w:tr>
      <w:tr w:rsidR="006671D6" w14:paraId="4EF5BD81" w14:textId="77777777">
        <w:trPr>
          <w:trHeight w:val="521"/>
        </w:trPr>
        <w:tc>
          <w:tcPr>
            <w:tcW w:w="1710" w:type="dxa"/>
            <w:shd w:val="clear" w:color="auto" w:fill="FAF1F2"/>
          </w:tcPr>
          <w:p w14:paraId="694EB6A0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POST</w:t>
            </w:r>
          </w:p>
        </w:tc>
        <w:tc>
          <w:tcPr>
            <w:tcW w:w="3615" w:type="dxa"/>
          </w:tcPr>
          <w:p w14:paraId="0BC1060C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08096" behindDoc="1" locked="0" layoutInCell="1" allowOverlap="1" wp14:anchorId="3ABEE1DD" wp14:editId="47EBA9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2295525" cy="340995"/>
                      <wp:effectExtent l="0" t="0" r="0" b="0"/>
                      <wp:wrapNone/>
                      <wp:docPr id="264" name="Group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5" y="0"/>
                                      </a:lnTo>
                                      <a:lnTo>
                                        <a:pt x="22955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95250" y="92868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925">
                                      <a:moveTo>
                                        <a:pt x="102169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5399"/>
                                      </a:lnTo>
                                      <a:lnTo>
                                        <a:pt x="1024127" y="161436"/>
                                      </a:lnTo>
                                      <a:lnTo>
                                        <a:pt x="102169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1063D5" id="Group 264" o:spid="_x0000_s1026" style="position:absolute;margin-left:0;margin-top:-.4pt;width:180.75pt;height:26.85pt;z-index:-17808384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">
                      <v:shape id="Graphic 265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" path="m2295525,340518l,340518,,,2295525,r,340518xe" fillcolor="#faf1f2" stroked="f">
                        <v:path arrowok="t"/>
                      </v:shape>
                      <v:shape id="Graphic 266" o:spid="_x0000_s1028" style="position:absolute;left:952;top:928;width:10382;height:1619;visibility:visible;mso-wrap-style:square;v-text-anchor:top" coordsize="1038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" path="m1021699,161925r-1005174,l14096,161436,,145399r,-2524l,16525,16525,,1021699,r16526,16525l1038225,145399r-14098,16037l1021699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rt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he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kout</w:t>
            </w:r>
          </w:p>
        </w:tc>
        <w:tc>
          <w:tcPr>
            <w:tcW w:w="4770" w:type="dxa"/>
            <w:shd w:val="clear" w:color="auto" w:fill="FAF1F2"/>
          </w:tcPr>
          <w:p w14:paraId="0711BFBF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送出訂單（</w:t>
            </w:r>
            <w:r>
              <w:rPr>
                <w:color w:val="201A1B"/>
                <w:spacing w:val="-2"/>
                <w:sz w:val="18"/>
              </w:rPr>
              <w:t>建立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kenda.order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draft）</w:t>
            </w:r>
          </w:p>
        </w:tc>
      </w:tr>
      <w:tr w:rsidR="006671D6" w14:paraId="794F82C2" w14:textId="77777777">
        <w:trPr>
          <w:trHeight w:val="521"/>
        </w:trPr>
        <w:tc>
          <w:tcPr>
            <w:tcW w:w="1710" w:type="dxa"/>
          </w:tcPr>
          <w:p w14:paraId="4473E3C4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</w:tcPr>
          <w:p w14:paraId="2CF5B13E" w14:textId="77777777" w:rsidR="006671D6" w:rsidRDefault="00000000">
            <w:pPr>
              <w:pStyle w:val="TableParagraph"/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2704" behindDoc="1" locked="0" layoutInCell="1" allowOverlap="1" wp14:anchorId="36DB71F5" wp14:editId="1BAF839F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372870" cy="161925"/>
                      <wp:effectExtent l="0" t="0" r="0" b="0"/>
                      <wp:wrapNone/>
                      <wp:docPr id="267" name="Group 2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925"/>
                                <a:chOff x="0" y="0"/>
                                <a:chExt cx="1372870" cy="161925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0"/>
                                  <a:ext cx="13728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925">
                                      <a:moveTo>
                                        <a:pt x="1356264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356264" y="0"/>
                                      </a:lnTo>
                                      <a:lnTo>
                                        <a:pt x="1372790" y="16525"/>
                                      </a:lnTo>
                                      <a:lnTo>
                                        <a:pt x="1372790" y="145399"/>
                                      </a:lnTo>
                                      <a:lnTo>
                                        <a:pt x="1358693" y="161436"/>
                                      </a:lnTo>
                                      <a:lnTo>
                                        <a:pt x="1356264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909BA8" id="Group 267" o:spid="_x0000_s1026" style="position:absolute;margin-left:7.5pt;margin-top:6.95pt;width:108.1pt;height:12.75pt;z-index:-17803776;mso-wrap-distance-left:0;mso-wrap-distance-right:0" coordsize="1372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">
                      <v:shape id="Graphic 268" o:spid="_x0000_s1027" style="position:absolute;width:13728;height:1619;visibility:visible;mso-wrap-style:square;v-text-anchor:top" coordsize="13728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" path="m1356264,161925r-1339739,l14096,161436,,145399r,-2524l,16525,16525,,1356264,r16526,16525l1372790,145399r-14097,16037l1356264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w w:val="110"/>
              </w:rPr>
              <w:t>/</w:t>
            </w:r>
            <w:proofErr w:type="gramStart"/>
            <w:r>
              <w:rPr>
                <w:rFonts w:ascii="Trebuchet MS"/>
                <w:color w:val="B8123B"/>
                <w:w w:val="110"/>
                <w:sz w:val="20"/>
              </w:rPr>
              <w:t>shipping</w:t>
            </w:r>
            <w:proofErr w:type="gramEnd"/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w w:val="125"/>
                <w:sz w:val="19"/>
              </w:rPr>
              <w:t>ca</w:t>
            </w:r>
            <w:r>
              <w:rPr>
                <w:rFonts w:ascii="Trebuchet MS"/>
                <w:color w:val="B8123B"/>
                <w:spacing w:val="-2"/>
                <w:w w:val="125"/>
                <w:sz w:val="20"/>
              </w:rPr>
              <w:t>tions</w:t>
            </w:r>
          </w:p>
        </w:tc>
        <w:tc>
          <w:tcPr>
            <w:tcW w:w="4770" w:type="dxa"/>
          </w:tcPr>
          <w:p w14:paraId="689D6599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收貨地點清單</w:t>
            </w:r>
            <w:proofErr w:type="spellEnd"/>
          </w:p>
        </w:tc>
      </w:tr>
      <w:tr w:rsidR="006671D6" w14:paraId="19E00BAA" w14:textId="77777777">
        <w:trPr>
          <w:trHeight w:val="521"/>
        </w:trPr>
        <w:tc>
          <w:tcPr>
            <w:tcW w:w="1710" w:type="dxa"/>
            <w:shd w:val="clear" w:color="auto" w:fill="FAF1F2"/>
          </w:tcPr>
          <w:p w14:paraId="7A58470E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</w:tcPr>
          <w:p w14:paraId="27AAEA96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08608" behindDoc="1" locked="0" layoutInCell="1" allowOverlap="1" wp14:anchorId="37592668" wp14:editId="72232D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295525" cy="340995"/>
                      <wp:effectExtent l="0" t="0" r="0" b="0"/>
                      <wp:wrapNone/>
                      <wp:docPr id="269" name="Group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5" y="0"/>
                                      </a:lnTo>
                                      <a:lnTo>
                                        <a:pt x="22955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95250" y="94059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5CF756" id="Group 269" o:spid="_x0000_s1026" style="position:absolute;margin-left:0;margin-top:-.35pt;width:180.75pt;height:26.85pt;z-index:-17807872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">
                      <v:shape id="Graphic 270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" path="m2295525,340518l,340518,,,2295525,r,340518xe" fillcolor="#faf1f2" stroked="f">
                        <v:path arrowok="t"/>
                      </v:shape>
                      <v:shape id="Graphic 271" o:spid="_x0000_s1028" style="position:absolute;left:952;top:940;width:5696;height:1613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" path="m552592,160734r-536067,l14096,160246,,144208r,-2524l,16525,16525,,552592,r16526,16525l569118,144208r-14097,16038l55259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orders</w:t>
            </w:r>
            <w:proofErr w:type="gramEnd"/>
          </w:p>
        </w:tc>
        <w:tc>
          <w:tcPr>
            <w:tcW w:w="4770" w:type="dxa"/>
            <w:shd w:val="clear" w:color="auto" w:fill="FAF1F2"/>
          </w:tcPr>
          <w:p w14:paraId="62F631C4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訂單列表</w:t>
            </w:r>
          </w:p>
        </w:tc>
      </w:tr>
      <w:tr w:rsidR="006671D6" w14:paraId="22A6C35B" w14:textId="77777777">
        <w:trPr>
          <w:trHeight w:val="521"/>
        </w:trPr>
        <w:tc>
          <w:tcPr>
            <w:tcW w:w="1710" w:type="dxa"/>
          </w:tcPr>
          <w:p w14:paraId="432C3BF8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</w:tcPr>
          <w:p w14:paraId="13057050" w14:textId="77777777" w:rsidR="006671D6" w:rsidRDefault="00000000">
            <w:pPr>
              <w:pStyle w:val="TableParagraph"/>
              <w:spacing w:before="109"/>
              <w:ind w:left="228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513216" behindDoc="1" locked="0" layoutInCell="1" allowOverlap="1" wp14:anchorId="4A9E69DA" wp14:editId="3A4FA10B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1306195" cy="161290"/>
                      <wp:effectExtent l="0" t="0" r="0" b="0"/>
                      <wp:wrapNone/>
                      <wp:docPr id="272" name="Group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E2188C" id="Group 272" o:spid="_x0000_s1026" style="position:absolute;margin-left:7.5pt;margin-top:7.05pt;width:102.85pt;height:12.7pt;z-index:-17803264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">
                      <v:shape id="Graphic 273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" path="m1289589,160734r-1273064,l14096,160246,,144208r,-2524l,16525,16525,,1289589,r16526,16525l1306115,144208r-14097,16038l128958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orders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&lt;</w:t>
            </w:r>
            <w:proofErr w:type="spellStart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10"/>
              </w:rPr>
              <w:t>_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no</w:t>
            </w:r>
            <w:proofErr w:type="spellEnd"/>
            <w:r>
              <w:rPr>
                <w:rFonts w:ascii="Arial"/>
                <w:color w:val="B8123B"/>
                <w:spacing w:val="-2"/>
                <w:w w:val="110"/>
                <w:sz w:val="17"/>
              </w:rPr>
              <w:t>&gt;</w:t>
            </w:r>
          </w:p>
        </w:tc>
        <w:tc>
          <w:tcPr>
            <w:tcW w:w="4770" w:type="dxa"/>
          </w:tcPr>
          <w:p w14:paraId="52B27106" w14:textId="77777777" w:rsidR="006671D6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訂單詳情（含出貨/餘單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6671D6" w14:paraId="4B122C2E" w14:textId="77777777">
        <w:trPr>
          <w:trHeight w:val="521"/>
        </w:trPr>
        <w:tc>
          <w:tcPr>
            <w:tcW w:w="1710" w:type="dxa"/>
            <w:shd w:val="clear" w:color="auto" w:fill="FAF1F2"/>
          </w:tcPr>
          <w:p w14:paraId="72A13B2B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</w:tcPr>
          <w:p w14:paraId="2E67DAE8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09120" behindDoc="1" locked="0" layoutInCell="1" allowOverlap="1" wp14:anchorId="1BE1FC77" wp14:editId="479F10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295525" cy="340995"/>
                      <wp:effectExtent l="0" t="0" r="0" b="0"/>
                      <wp:wrapNone/>
                      <wp:docPr id="274" name="Group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5" y="0"/>
                                      </a:lnTo>
                                      <a:lnTo>
                                        <a:pt x="22955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95250" y="94059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58DA56" id="Group 274" o:spid="_x0000_s1026" style="position:absolute;margin-left:0;margin-top:-.35pt;width:180.75pt;height:26.85pt;z-index:-17807360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">
                      <v:shape id="Graphic 275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" path="m2295525,340518l,340518,,,2295525,r,340518xe" fillcolor="#faf1f2" stroked="f">
                        <v:path arrowok="t"/>
                      </v:shape>
                      <v:shape id="Graphic 276" o:spid="_x0000_s1028" style="position:absolute;left:952;top:940;width:9042;height:1613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" path="m887158,160734r-870633,l14096,160246,,144208r,-2524l,16525,16525,,887158,r16526,16525l903684,144208r-14097,16038l88715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e</w:t>
            </w:r>
            <w:proofErr w:type="gramEnd"/>
          </w:p>
        </w:tc>
        <w:tc>
          <w:tcPr>
            <w:tcW w:w="4770" w:type="dxa"/>
            <w:shd w:val="clear" w:color="auto" w:fill="FAF1F2"/>
          </w:tcPr>
          <w:p w14:paraId="6145BA8A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業績查詢</w:t>
            </w:r>
          </w:p>
        </w:tc>
      </w:tr>
      <w:tr w:rsidR="006671D6" w14:paraId="10DB20A7" w14:textId="77777777">
        <w:trPr>
          <w:trHeight w:val="521"/>
        </w:trPr>
        <w:tc>
          <w:tcPr>
            <w:tcW w:w="1710" w:type="dxa"/>
          </w:tcPr>
          <w:p w14:paraId="1335B7B5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</w:tcPr>
          <w:p w14:paraId="0ED549D0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3728" behindDoc="1" locked="0" layoutInCell="1" allowOverlap="1" wp14:anchorId="3C37FD72" wp14:editId="4B02CAC4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502920" cy="161290"/>
                      <wp:effectExtent l="0" t="0" r="0" b="0"/>
                      <wp:wrapNone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2920" cy="161290"/>
                                <a:chOff x="0" y="0"/>
                                <a:chExt cx="502920" cy="16129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5029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1290">
                                      <a:moveTo>
                                        <a:pt x="48591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85917" y="0"/>
                                      </a:lnTo>
                                      <a:lnTo>
                                        <a:pt x="502443" y="16525"/>
                                      </a:lnTo>
                                      <a:lnTo>
                                        <a:pt x="502443" y="144208"/>
                                      </a:lnTo>
                                      <a:lnTo>
                                        <a:pt x="488346" y="160246"/>
                                      </a:lnTo>
                                      <a:lnTo>
                                        <a:pt x="48591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7D6026" id="Group 277" o:spid="_x0000_s1026" style="position:absolute;margin-left:7.5pt;margin-top:7.05pt;width:39.6pt;height:12.7pt;z-index:-17802752;mso-wrap-distance-left:0;mso-wrap-distance-right:0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">
                      <v:shape id="Graphic 278" o:spid="_x0000_s102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" path="m485917,160734r-469392,l14096,160246,,144208r,-2524l,16525,16525,,485917,r16526,16525l502443,144208r-14097,16038l48591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onus</w:t>
            </w:r>
            <w:proofErr w:type="gramEnd"/>
          </w:p>
        </w:tc>
        <w:tc>
          <w:tcPr>
            <w:tcW w:w="4770" w:type="dxa"/>
          </w:tcPr>
          <w:p w14:paraId="277D66BD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獎⾦查詢</w:t>
            </w:r>
          </w:p>
        </w:tc>
      </w:tr>
      <w:tr w:rsidR="006671D6" w14:paraId="391652F8" w14:textId="77777777">
        <w:trPr>
          <w:trHeight w:val="521"/>
        </w:trPr>
        <w:tc>
          <w:tcPr>
            <w:tcW w:w="1710" w:type="dxa"/>
            <w:shd w:val="clear" w:color="auto" w:fill="FAF1F2"/>
          </w:tcPr>
          <w:p w14:paraId="41805ECA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</w:tcPr>
          <w:p w14:paraId="74C14718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09632" behindDoc="1" locked="0" layoutInCell="1" allowOverlap="1" wp14:anchorId="45299E90" wp14:editId="68B4E0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295525" cy="340995"/>
                      <wp:effectExtent l="0" t="0" r="0" b="0"/>
                      <wp:wrapNone/>
                      <wp:docPr id="279" name="Group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5" y="0"/>
                                      </a:lnTo>
                                      <a:lnTo>
                                        <a:pt x="22955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95250" y="94059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88374" y="0"/>
                                      </a:lnTo>
                                      <a:lnTo>
                                        <a:pt x="1104900" y="16525"/>
                                      </a:lnTo>
                                      <a:lnTo>
                                        <a:pt x="1104900" y="144208"/>
                                      </a:lnTo>
                                      <a:lnTo>
                                        <a:pt x="1090802" y="160246"/>
                                      </a:lnTo>
                                      <a:lnTo>
                                        <a:pt x="108837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1B2902" id="Group 279" o:spid="_x0000_s1026" style="position:absolute;margin-left:0;margin-top:-.35pt;width:180.75pt;height:26.85pt;z-index:-17806848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">
                      <v:shape id="Graphic 280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" path="m2295525,340518l,340518,,,2295525,r,340518xe" fillcolor="#faf1f2" stroked="f">
                        <v:path arrowok="t"/>
                      </v:shape>
                      <v:shape id="Graphic 281" o:spid="_x0000_s1028" style="position:absolute;left:952;top:940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" path="m1088374,160734r-1071849,l14096,160246,,144208r,-2524l,16525,16525,,1088374,r16526,16525l1104900,144208r-14098,16038l108837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30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on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ili</w:t>
            </w:r>
            <w:r>
              <w:rPr>
                <w:rFonts w:ascii="Tahoma"/>
                <w:color w:val="B8123B"/>
                <w:spacing w:val="-2"/>
                <w:w w:val="13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30"/>
                <w:sz w:val="20"/>
              </w:rPr>
              <w:t>tion</w:t>
            </w:r>
            <w:proofErr w:type="gramEnd"/>
          </w:p>
        </w:tc>
        <w:tc>
          <w:tcPr>
            <w:tcW w:w="4770" w:type="dxa"/>
            <w:shd w:val="clear" w:color="auto" w:fill="FAF1F2"/>
          </w:tcPr>
          <w:p w14:paraId="35D14A26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對帳查詢</w:t>
            </w:r>
          </w:p>
        </w:tc>
      </w:tr>
      <w:tr w:rsidR="006671D6" w14:paraId="0935B60C" w14:textId="77777777">
        <w:trPr>
          <w:trHeight w:val="521"/>
        </w:trPr>
        <w:tc>
          <w:tcPr>
            <w:tcW w:w="1710" w:type="dxa"/>
          </w:tcPr>
          <w:p w14:paraId="2879D2A8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GET/POST</w:t>
            </w:r>
          </w:p>
        </w:tc>
        <w:tc>
          <w:tcPr>
            <w:tcW w:w="3615" w:type="dxa"/>
          </w:tcPr>
          <w:p w14:paraId="64933359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4240" behindDoc="1" locked="0" layoutInCell="1" allowOverlap="1" wp14:anchorId="7E18D85E" wp14:editId="1A319459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636270" cy="161290"/>
                      <wp:effectExtent l="0" t="0" r="0" b="0"/>
                      <wp:wrapNone/>
                      <wp:docPr id="282" name="Group 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E949DE" id="Group 282" o:spid="_x0000_s1026" style="position:absolute;margin-left:7.5pt;margin-top:7.05pt;width:50.1pt;height:12.7pt;z-index:-17802240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">
                      <v:shape id="Graphic 283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" path="m619267,160734r-602742,l14096,160246,,144208r,-2524l,16525,16525,,619267,r16526,16525l635793,144208r-14097,16038l61926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ge</w:t>
            </w:r>
            <w:proofErr w:type="gramEnd"/>
          </w:p>
        </w:tc>
        <w:tc>
          <w:tcPr>
            <w:tcW w:w="4770" w:type="dxa"/>
          </w:tcPr>
          <w:p w14:paraId="7E25BFA2" w14:textId="77777777" w:rsidR="006671D6" w:rsidRDefault="00000000">
            <w:pPr>
              <w:pStyle w:val="TableParagraph"/>
              <w:rPr>
                <w:position w:val="1"/>
                <w:sz w:val="18"/>
              </w:rPr>
            </w:pPr>
            <w:proofErr w:type="spellStart"/>
            <w:r>
              <w:rPr>
                <w:color w:val="201A1B"/>
                <w:position w:val="1"/>
                <w:sz w:val="18"/>
              </w:rPr>
              <w:t>店</w:t>
            </w:r>
            <w:r>
              <w:rPr>
                <w:color w:val="201A1B"/>
                <w:spacing w:val="20"/>
                <w:position w:val="1"/>
                <w:sz w:val="18"/>
              </w:rPr>
              <w:t>招</w:t>
            </w:r>
            <w:proofErr w:type="spellEnd"/>
            <w:r>
              <w:rPr>
                <w:noProof/>
                <w:color w:val="201A1B"/>
                <w:spacing w:val="20"/>
                <w:sz w:val="18"/>
              </w:rPr>
              <w:drawing>
                <wp:inline distT="0" distB="0" distL="0" distR="0" wp14:anchorId="7B14DA18" wp14:editId="69FFBAA9">
                  <wp:extent cx="88900" cy="101600"/>
                  <wp:effectExtent l="0" t="0" r="0" b="0"/>
                  <wp:docPr id="284" name="Image 2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01A1B"/>
                <w:spacing w:val="-10"/>
                <w:position w:val="1"/>
                <w:sz w:val="18"/>
              </w:rPr>
              <w:t>請</w:t>
            </w:r>
          </w:p>
        </w:tc>
      </w:tr>
      <w:tr w:rsidR="006671D6" w14:paraId="7D28711C" w14:textId="77777777">
        <w:trPr>
          <w:trHeight w:val="521"/>
        </w:trPr>
        <w:tc>
          <w:tcPr>
            <w:tcW w:w="1710" w:type="dxa"/>
            <w:shd w:val="clear" w:color="auto" w:fill="FAF1F2"/>
          </w:tcPr>
          <w:p w14:paraId="6C959823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</w:tc>
        <w:tc>
          <w:tcPr>
            <w:tcW w:w="3615" w:type="dxa"/>
          </w:tcPr>
          <w:p w14:paraId="41FA763E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0144" behindDoc="1" locked="0" layoutInCell="1" allowOverlap="1" wp14:anchorId="12A8CD9F" wp14:editId="70E519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295525" cy="340995"/>
                      <wp:effectExtent l="0" t="0" r="0" b="0"/>
                      <wp:wrapNone/>
                      <wp:docPr id="285" name="Group 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95525" cy="340995"/>
                                <a:chOff x="0" y="0"/>
                                <a:chExt cx="2295525" cy="34099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0"/>
                                  <a:ext cx="2295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95525" h="340995">
                                      <a:moveTo>
                                        <a:pt x="22955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95525" y="0"/>
                                      </a:lnTo>
                                      <a:lnTo>
                                        <a:pt x="22955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95250" y="94059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67E07D" id="Group 285" o:spid="_x0000_s1026" style="position:absolute;margin-left:0;margin-top:-.35pt;width:180.75pt;height:26.85pt;z-index:-17806336;mso-wrap-distance-left:0;mso-wrap-distance-right:0" coordsize="2295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">
                      <v:shape id="Graphic 286" o:spid="_x0000_s1027" style="position:absolute;width:22955;height:3409;visibility:visible;mso-wrap-style:square;v-text-anchor:top" coordsize="2295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" path="m2295525,340518l,340518,,,2295525,r,340518xe" fillcolor="#faf1f2" stroked="f">
                        <v:path arrowok="t"/>
                      </v:shape>
                      <v:shape id="Graphic 287" o:spid="_x0000_s1028" style="position:absolute;left:952;top:940;width:7709;height:1613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" path="m753808,160734r-737283,l14096,160246,,144208r,-2524l,16525,16525,,753808,r16526,16525l770334,144208r-14097,16038l75380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15"/>
              </w:rPr>
              <w:t>/</w:t>
            </w:r>
            <w:proofErr w:type="gramStart"/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ontr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ts</w:t>
            </w:r>
            <w:proofErr w:type="gramEnd"/>
          </w:p>
        </w:tc>
        <w:tc>
          <w:tcPr>
            <w:tcW w:w="4770" w:type="dxa"/>
            <w:shd w:val="clear" w:color="auto" w:fill="FAF1F2"/>
          </w:tcPr>
          <w:p w14:paraId="4097085B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合約下載清單</w:t>
            </w:r>
            <w:proofErr w:type="spellEnd"/>
          </w:p>
        </w:tc>
      </w:tr>
    </w:tbl>
    <w:p w14:paraId="13882826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87"/>
        <w:rPr>
          <w:b/>
          <w:sz w:val="24"/>
        </w:rPr>
        <w:pPrChange w:id="114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87"/>
          </w:pPr>
        </w:pPrChange>
      </w:pPr>
      <w:r>
        <w:rPr>
          <w:b/>
          <w:color w:val="C70F2E"/>
          <w:sz w:val="24"/>
        </w:rPr>
        <w:t xml:space="preserve">Mock 建⼤ </w:t>
      </w:r>
      <w:proofErr w:type="spellStart"/>
      <w:r>
        <w:rPr>
          <w:b/>
          <w:color w:val="C70F2E"/>
          <w:sz w:val="24"/>
        </w:rPr>
        <w:t>ERP（整合層</w:t>
      </w:r>
      <w:proofErr w:type="spellEnd"/>
      <w:r>
        <w:rPr>
          <w:b/>
          <w:color w:val="C70F2E"/>
          <w:spacing w:val="-10"/>
          <w:sz w:val="24"/>
        </w:rPr>
        <w:t>）</w:t>
      </w:r>
    </w:p>
    <w:p w14:paraId="6978FFB6" w14:textId="77777777" w:rsidR="006671D6" w:rsidRDefault="00000000">
      <w:pPr>
        <w:pStyle w:val="a3"/>
        <w:tabs>
          <w:tab w:val="left" w:pos="2215"/>
        </w:tabs>
        <w:spacing w:before="82"/>
        <w:ind w:left="55"/>
      </w:pPr>
      <w:del w:id="115" w:author="盧晏臻Jenny" w:date="2026-06-24T16:30:00Z" w16du:dateUtc="2026-06-24T08:30:00Z">
        <w:r>
          <w:rPr>
            <w:noProof/>
          </w:rPr>
          <mc:AlternateContent>
            <mc:Choice Requires="wpg">
              <w:drawing>
                <wp:anchor distT="0" distB="0" distL="0" distR="0" simplePos="0" relativeHeight="487768064" behindDoc="1" locked="0" layoutInCell="1" allowOverlap="1" wp14:anchorId="0AA7631B" wp14:editId="5291C26C">
                  <wp:simplePos x="0" y="0"/>
                  <wp:positionH relativeFrom="page">
                    <wp:posOffset>975121</wp:posOffset>
                  </wp:positionH>
                  <wp:positionV relativeFrom="paragraph">
                    <wp:posOffset>86149</wp:posOffset>
                  </wp:positionV>
                  <wp:extent cx="971550" cy="185420"/>
                  <wp:effectExtent l="0" t="0" r="0" b="0"/>
                  <wp:wrapNone/>
                  <wp:docPr id="419314802" name="Group 2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971550" cy="185420"/>
                            <a:chOff x="0" y="0"/>
                            <a:chExt cx="971550" cy="185420"/>
                          </a:xfrm>
                        </wpg:grpSpPr>
                        <wps:wsp>
                          <wps:cNvPr id="25924346" name="Graphic 289"/>
                          <wps:cNvSpPr/>
                          <wps:spPr>
                            <a:xfrm>
                              <a:off x="0" y="23163"/>
                              <a:ext cx="971550" cy="161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1550" h="161925">
                                  <a:moveTo>
                                    <a:pt x="955024" y="161925"/>
                                  </a:moveTo>
                                  <a:lnTo>
                                    <a:pt x="16523" y="161925"/>
                                  </a:lnTo>
                                  <a:lnTo>
                                    <a:pt x="14093" y="161436"/>
                                  </a:lnTo>
                                  <a:lnTo>
                                    <a:pt x="0" y="145399"/>
                                  </a:lnTo>
                                  <a:lnTo>
                                    <a:pt x="0" y="142875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955024" y="0"/>
                                  </a:lnTo>
                                  <a:lnTo>
                                    <a:pt x="971550" y="16525"/>
                                  </a:lnTo>
                                  <a:lnTo>
                                    <a:pt x="971550" y="145399"/>
                                  </a:lnTo>
                                  <a:lnTo>
                                    <a:pt x="957453" y="161436"/>
                                  </a:lnTo>
                                  <a:lnTo>
                                    <a:pt x="955024" y="1619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5568947" name="Textbox 290"/>
                          <wps:cNvSpPr txBox="1"/>
                          <wps:spPr>
                            <a:xfrm>
                              <a:off x="0" y="0"/>
                              <a:ext cx="971550" cy="1854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F6F8A84" w14:textId="77777777" w:rsidR="00817B2D" w:rsidRDefault="00000000">
                                <w:pPr>
                                  <w:spacing w:before="5"/>
                                  <w:ind w:left="79"/>
                                  <w:rPr>
                                    <w:del w:id="116" w:author="盧晏臻Jenny" w:date="2026-06-24T16:30:00Z" w16du:dateUtc="2026-06-24T08:30:00Z"/>
                                    <w:rFonts w:ascii="Verdana"/>
                                  </w:rPr>
                                </w:pPr>
                                <w:del w:id="117" w:author="盧晏臻Jenny" w:date="2026-06-24T16:30:00Z" w16du:dateUtc="2026-06-24T08:30:00Z"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delText>mo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c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delText>k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</w:rPr>
                                    <w:delText>-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delText>erp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</w:rPr>
                                    <w:delText>-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4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4"/>
                                      <w:sz w:val="20"/>
                                    </w:rPr>
                                    <w:delText>pi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4"/>
                                    </w:rPr>
                                    <w:delText>/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0AA7631B" id="Group 288" o:spid="_x0000_s1078" style="position:absolute;left:0;text-align:left;margin-left:76.8pt;margin-top:6.8pt;width:76.5pt;height:14.6pt;z-index:-15548416;mso-wrap-distance-left:0;mso-wrap-distance-right:0;mso-position-horizontal-relative:page" coordsize="9715,1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">
                  <v:shape id="Graphic 289" o:spid="_x0000_s1079" style="position:absolute;top:231;width:9715;height:1619;visibility:visible;mso-wrap-style:square;v-text-anchor:top" coordsize="971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" path="m955024,161925r-938501,l14093,161436,,145399r,-2524l,16525,16523,,955024,r16526,16525l971550,145399r-14097,16037l955024,161925xe" fillcolor="#f5edf0" stroked="f">
                    <v:path arrowok="t"/>
                  </v:shape>
                  <v:shape id="Textbox 290" o:spid="_x0000_s1080" type="#_x0000_t202" style="position:absolute;width:971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" filled="f" stroked="f">
                    <v:textbox inset="0,0,0,0">
                      <w:txbxContent>
                        <w:p w14:paraId="6F6F8A84" w14:textId="77777777" w:rsidR="00817B2D" w:rsidRDefault="00000000">
                          <w:pPr>
                            <w:spacing w:before="5"/>
                            <w:ind w:left="79"/>
                            <w:rPr>
                              <w:del w:id="118" w:author="盧晏臻Jenny" w:date="2026-06-24T16:30:00Z" w16du:dateUtc="2026-06-24T08:30:00Z"/>
                              <w:rFonts w:ascii="Verdana"/>
                            </w:rPr>
                          </w:pPr>
                          <w:del w:id="119" w:author="盧晏臻Jenny" w:date="2026-06-24T16:30:00Z" w16du:dateUtc="2026-06-24T08:30:00Z"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delText>mo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delText>c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delText>k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</w:rPr>
                              <w:delText>-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delText>erp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</w:rPr>
                              <w:delText>-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4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4"/>
                                <w:sz w:val="20"/>
                              </w:rPr>
                              <w:delText>pi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4"/>
                              </w:rPr>
                              <w:delText>/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120" w:author="盧晏臻Jenny" w:date="2026-06-24T16:30:00Z" w16du:dateUtc="2026-06-24T08:30:00Z">
        <w:r>
          <w:rPr>
            <w:noProof/>
          </w:rPr>
          <mc:AlternateContent>
            <mc:Choice Requires="wpg">
              <w:drawing>
                <wp:anchor distT="0" distB="0" distL="0" distR="0" simplePos="0" relativeHeight="485514752" behindDoc="1" locked="0" layoutInCell="1" allowOverlap="1" wp14:anchorId="201569FE" wp14:editId="708FFEC7">
                  <wp:simplePos x="0" y="0"/>
                  <wp:positionH relativeFrom="page">
                    <wp:posOffset>975121</wp:posOffset>
                  </wp:positionH>
                  <wp:positionV relativeFrom="paragraph">
                    <wp:posOffset>86149</wp:posOffset>
                  </wp:positionV>
                  <wp:extent cx="971550" cy="185420"/>
                  <wp:effectExtent l="0" t="0" r="0" b="0"/>
                  <wp:wrapNone/>
                  <wp:docPr id="288" name="Group 2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971550" cy="185420"/>
                            <a:chOff x="0" y="0"/>
                            <a:chExt cx="971550" cy="185420"/>
                          </a:xfrm>
                        </wpg:grpSpPr>
                        <wps:wsp>
                          <wps:cNvPr id="289" name="Graphic 289"/>
                          <wps:cNvSpPr/>
                          <wps:spPr>
                            <a:xfrm>
                              <a:off x="0" y="23163"/>
                              <a:ext cx="971550" cy="161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1550" h="161925">
                                  <a:moveTo>
                                    <a:pt x="955024" y="161925"/>
                                  </a:moveTo>
                                  <a:lnTo>
                                    <a:pt x="16523" y="161925"/>
                                  </a:lnTo>
                                  <a:lnTo>
                                    <a:pt x="14093" y="161436"/>
                                  </a:lnTo>
                                  <a:lnTo>
                                    <a:pt x="0" y="145399"/>
                                  </a:lnTo>
                                  <a:lnTo>
                                    <a:pt x="0" y="142875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955024" y="0"/>
                                  </a:lnTo>
                                  <a:lnTo>
                                    <a:pt x="971550" y="16525"/>
                                  </a:lnTo>
                                  <a:lnTo>
                                    <a:pt x="971550" y="145399"/>
                                  </a:lnTo>
                                  <a:lnTo>
                                    <a:pt x="957453" y="161436"/>
                                  </a:lnTo>
                                  <a:lnTo>
                                    <a:pt x="955024" y="1619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xtbox 290"/>
                          <wps:cNvSpPr txBox="1"/>
                          <wps:spPr>
                            <a:xfrm>
                              <a:off x="0" y="0"/>
                              <a:ext cx="971550" cy="1854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8A5CF25" w14:textId="77777777" w:rsidR="006671D6" w:rsidRDefault="00000000">
                                <w:pPr>
                                  <w:spacing w:before="5"/>
                                  <w:ind w:left="79"/>
                                  <w:rPr>
                                    <w:ins w:id="121" w:author="盧晏臻Jenny" w:date="2026-06-24T16:30:00Z" w16du:dateUtc="2026-06-24T08:30:00Z"/>
                                    <w:rFonts w:ascii="Verdana"/>
                                  </w:rPr>
                                </w:pPr>
                                <w:ins w:id="122" w:author="盧晏臻Jenny" w:date="2026-06-24T16:30:00Z" w16du:dateUtc="2026-06-24T08:30:00Z"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t>mo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</w:rPr>
                                    <w:t>-</w:t>
                                  </w:r>
                                  <w:proofErr w:type="spellStart"/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t>erp</w:t>
                                  </w:r>
                                  <w:proofErr w:type="spellEnd"/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4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4"/>
                                      <w:sz w:val="20"/>
                                    </w:rPr>
                                    <w:t>pi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4"/>
                                    </w:rPr>
                                    <w:t>/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201569FE" id="_x0000_s1081" style="position:absolute;left:0;text-align:left;margin-left:76.8pt;margin-top:6.8pt;width:76.5pt;height:14.6pt;z-index:-17801728;mso-wrap-distance-left:0;mso-wrap-distance-right:0;mso-position-horizontal-relative:page" coordsize="9715,1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">
                  <v:shape id="Graphic 289" o:spid="_x0000_s1082" style="position:absolute;top:231;width:9715;height:1619;visibility:visible;mso-wrap-style:square;v-text-anchor:top" coordsize="971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" path="m955024,161925r-938501,l14093,161436,,145399r,-2524l,16525,16523,,955024,r16526,16525l971550,145399r-14097,16037l955024,161925xe" fillcolor="#f5edf0" stroked="f">
                    <v:path arrowok="t"/>
                  </v:shape>
                  <v:shape id="Textbox 290" o:spid="_x0000_s1083" type="#_x0000_t202" style="position:absolute;width:971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  <v:textbox inset="0,0,0,0">
                      <w:txbxContent>
                        <w:p w14:paraId="38A5CF25" w14:textId="77777777" w:rsidR="006671D6" w:rsidRDefault="00000000">
                          <w:pPr>
                            <w:spacing w:before="5"/>
                            <w:ind w:left="79"/>
                            <w:rPr>
                              <w:ins w:id="123" w:author="盧晏臻Jenny" w:date="2026-06-24T16:30:00Z" w16du:dateUtc="2026-06-24T08:30:00Z"/>
                              <w:rFonts w:ascii="Verdana"/>
                            </w:rPr>
                          </w:pPr>
                          <w:ins w:id="124" w:author="盧晏臻Jenny" w:date="2026-06-24T16:30:00Z" w16du:dateUtc="2026-06-24T08:30:00Z"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t>mo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t>erp</w:t>
                            </w:r>
                            <w:proofErr w:type="spellEnd"/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4"/>
                                <w:sz w:val="20"/>
                              </w:rPr>
                              <w:t>pi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4"/>
                              </w:rPr>
                              <w:t>/</w:t>
                            </w:r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b/>
          <w:color w:val="1A1A1A"/>
        </w:rPr>
        <w:t>⽬錄</w:t>
      </w:r>
      <w:r>
        <w:rPr>
          <w:color w:val="201A1B"/>
          <w:spacing w:val="-10"/>
        </w:rPr>
        <w:t>：</w:t>
      </w:r>
      <w:r>
        <w:rPr>
          <w:color w:val="201A1B"/>
        </w:rPr>
        <w:tab/>
        <w:t>（</w:t>
      </w:r>
      <w:proofErr w:type="spellStart"/>
      <w:r>
        <w:rPr>
          <w:color w:val="201A1B"/>
        </w:rPr>
        <w:t>FastAPI</w:t>
      </w:r>
      <w:proofErr w:type="spellEnd"/>
      <w:r>
        <w:rPr>
          <w:color w:val="201A1B"/>
          <w:spacing w:val="-3"/>
        </w:rPr>
        <w:t xml:space="preserve"> </w:t>
      </w:r>
      <w:r>
        <w:rPr>
          <w:color w:val="201A1B"/>
        </w:rPr>
        <w:t>+</w:t>
      </w:r>
      <w:r>
        <w:rPr>
          <w:color w:val="201A1B"/>
          <w:spacing w:val="-3"/>
        </w:rPr>
        <w:t xml:space="preserve"> </w:t>
      </w:r>
      <w:r>
        <w:rPr>
          <w:color w:val="201A1B"/>
        </w:rPr>
        <w:t>Python</w:t>
      </w:r>
      <w:r>
        <w:rPr>
          <w:color w:val="201A1B"/>
          <w:spacing w:val="-3"/>
        </w:rPr>
        <w:t xml:space="preserve"> </w:t>
      </w:r>
      <w:r>
        <w:rPr>
          <w:color w:val="201A1B"/>
          <w:spacing w:val="-2"/>
        </w:rPr>
        <w:t>3.11）</w:t>
      </w:r>
    </w:p>
    <w:p w14:paraId="61F6D503" w14:textId="77777777" w:rsidR="006671D6" w:rsidRDefault="00000000">
      <w:pPr>
        <w:pStyle w:val="a3"/>
        <w:spacing w:before="56"/>
        <w:ind w:left="55"/>
      </w:pPr>
      <w:r>
        <w:rPr>
          <w:b/>
          <w:color w:val="1A1A1A"/>
          <w:lang w:eastAsia="zh-TW"/>
        </w:rPr>
        <w:t>設計⽬的</w:t>
      </w:r>
      <w:r>
        <w:rPr>
          <w:color w:val="201A1B"/>
          <w:spacing w:val="-2"/>
          <w:lang w:eastAsia="zh-TW"/>
        </w:rPr>
        <w:t xml:space="preserve">：模擬建⼤ </w:t>
      </w:r>
      <w:proofErr w:type="spellStart"/>
      <w:r>
        <w:rPr>
          <w:color w:val="201A1B"/>
          <w:lang w:eastAsia="zh-TW"/>
        </w:rPr>
        <w:t>TipTop</w:t>
      </w:r>
      <w:proofErr w:type="spellEnd"/>
      <w:r>
        <w:rPr>
          <w:color w:val="201A1B"/>
          <w:spacing w:val="-4"/>
          <w:lang w:eastAsia="zh-TW"/>
        </w:rPr>
        <w:t xml:space="preserve"> </w:t>
      </w:r>
      <w:r>
        <w:rPr>
          <w:color w:val="201A1B"/>
          <w:lang w:eastAsia="zh-TW"/>
        </w:rPr>
        <w:t>ERP</w:t>
      </w:r>
      <w:r>
        <w:rPr>
          <w:color w:val="201A1B"/>
          <w:spacing w:val="-3"/>
          <w:lang w:eastAsia="zh-TW"/>
        </w:rPr>
        <w:t xml:space="preserve"> 提供的 </w:t>
      </w:r>
      <w:r>
        <w:rPr>
          <w:color w:val="201A1B"/>
          <w:lang w:eastAsia="zh-TW"/>
        </w:rPr>
        <w:t>6</w:t>
      </w:r>
      <w:r>
        <w:rPr>
          <w:color w:val="201A1B"/>
          <w:spacing w:val="-3"/>
          <w:lang w:eastAsia="zh-TW"/>
        </w:rPr>
        <w:t xml:space="preserve"> ⽀ </w:t>
      </w:r>
      <w:r>
        <w:rPr>
          <w:color w:val="201A1B"/>
          <w:lang w:eastAsia="zh-TW"/>
        </w:rPr>
        <w:t>API，供本案開發期間使⽤。</w:t>
      </w:r>
      <w:r>
        <w:rPr>
          <w:color w:val="201A1B"/>
        </w:rPr>
        <w:t>Go-Live（2026/11）</w:t>
      </w:r>
      <w:r>
        <w:rPr>
          <w:color w:val="201A1B"/>
          <w:spacing w:val="-2"/>
        </w:rPr>
        <w:t>後，僅需修</w:t>
      </w:r>
    </w:p>
    <w:p w14:paraId="5556C382" w14:textId="77777777" w:rsidR="006671D6" w:rsidRDefault="006671D6">
      <w:pPr>
        <w:pStyle w:val="a3"/>
        <w:sectPr w:rsidR="006671D6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7C972FE2" w14:textId="77777777" w:rsidR="006671D6" w:rsidRDefault="00000000">
      <w:pPr>
        <w:pStyle w:val="a3"/>
        <w:spacing w:line="359" w:lineRule="exact"/>
        <w:ind w:left="55"/>
      </w:pPr>
      <w:del w:id="125" w:author="盧晏臻Jenny" w:date="2026-06-24T16:30:00Z" w16du:dateUtc="2026-06-24T08:30:00Z">
        <w:r>
          <w:rPr>
            <w:noProof/>
          </w:rPr>
          <mc:AlternateContent>
            <mc:Choice Requires="wpg">
              <w:drawing>
                <wp:anchor distT="0" distB="0" distL="0" distR="0" simplePos="0" relativeHeight="487770112" behindDoc="0" locked="0" layoutInCell="1" allowOverlap="1" wp14:anchorId="3CDC8B3E" wp14:editId="73D6937A">
                  <wp:simplePos x="0" y="0"/>
                  <wp:positionH relativeFrom="page">
                    <wp:posOffset>741759</wp:posOffset>
                  </wp:positionH>
                  <wp:positionV relativeFrom="paragraph">
                    <wp:posOffset>38463</wp:posOffset>
                  </wp:positionV>
                  <wp:extent cx="1306195" cy="161925"/>
                  <wp:effectExtent l="0" t="0" r="0" b="0"/>
                  <wp:wrapNone/>
                  <wp:docPr id="2026014799" name="Group 2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306195" cy="161925"/>
                            <a:chOff x="0" y="0"/>
                            <a:chExt cx="1306195" cy="161925"/>
                          </a:xfrm>
                        </wpg:grpSpPr>
                        <wps:wsp>
                          <wps:cNvPr id="251410431" name="Graphic 292"/>
                          <wps:cNvSpPr/>
                          <wps:spPr>
                            <a:xfrm>
                              <a:off x="0" y="0"/>
                              <a:ext cx="1306195" cy="161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06195" h="161925">
                                  <a:moveTo>
                                    <a:pt x="1289589" y="161925"/>
                                  </a:moveTo>
                                  <a:lnTo>
                                    <a:pt x="16523" y="161925"/>
                                  </a:lnTo>
                                  <a:lnTo>
                                    <a:pt x="14093" y="161436"/>
                                  </a:lnTo>
                                  <a:lnTo>
                                    <a:pt x="0" y="145399"/>
                                  </a:lnTo>
                                  <a:lnTo>
                                    <a:pt x="0" y="142875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289589" y="0"/>
                                  </a:lnTo>
                                  <a:lnTo>
                                    <a:pt x="1306115" y="16525"/>
                                  </a:lnTo>
                                  <a:lnTo>
                                    <a:pt x="1306115" y="145399"/>
                                  </a:lnTo>
                                  <a:lnTo>
                                    <a:pt x="1292018" y="161436"/>
                                  </a:lnTo>
                                  <a:lnTo>
                                    <a:pt x="1289589" y="1619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0712320" name="Textbox 293"/>
                          <wps:cNvSpPr txBox="1"/>
                          <wps:spPr>
                            <a:xfrm>
                              <a:off x="0" y="0"/>
                              <a:ext cx="1306195" cy="16192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FD0817D" w14:textId="77777777" w:rsidR="00817B2D" w:rsidRDefault="00000000">
                                <w:pPr>
                                  <w:spacing w:line="236" w:lineRule="exact"/>
                                  <w:ind w:left="79"/>
                                  <w:rPr>
                                    <w:del w:id="126" w:author="盧晏臻Jenny" w:date="2026-06-24T16:30:00Z" w16du:dateUtc="2026-06-24T08:30:00Z"/>
                                    <w:rFonts w:ascii="Trebuchet MS"/>
                                    <w:sz w:val="20"/>
                                  </w:rPr>
                                </w:pPr>
                                <w:del w:id="127" w:author="盧晏臻Jenny" w:date="2026-06-24T16:30:00Z" w16du:dateUtc="2026-06-24T08:30:00Z"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delText>kend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</w:rPr>
                                    <w:delText>.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delText>erp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</w:rPr>
                                    <w:delText>_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ba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delText>se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</w:rPr>
                                    <w:delText>_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delText>url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3CDC8B3E" id="Group 291" o:spid="_x0000_s1084" style="position:absolute;left:0;text-align:left;margin-left:58.4pt;margin-top:3.05pt;width:102.85pt;height:12.75pt;z-index:487770112;mso-wrap-distance-left:0;mso-wrap-distance-right:0;mso-position-horizontal-relative:page" coordsize="1306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">
                  <v:shape id="Graphic 292" o:spid="_x0000_s1085" style="position:absolute;width:13061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" path="m1289589,161925r-1273066,l14093,161436,,145399r,-2524l,16525,16523,,1289589,r16526,16525l1306115,145399r-14097,16037l1289589,161925xe" fillcolor="#f5edf0" stroked="f">
                    <v:path arrowok="t"/>
                  </v:shape>
                  <v:shape id="Textbox 293" o:spid="_x0000_s1086" type="#_x0000_t202" style="position:absolute;width:1306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" filled="f" stroked="f">
                    <v:textbox inset="0,0,0,0">
                      <w:txbxContent>
                        <w:p w14:paraId="1FD0817D" w14:textId="77777777" w:rsidR="00817B2D" w:rsidRDefault="00000000">
                          <w:pPr>
                            <w:spacing w:line="236" w:lineRule="exact"/>
                            <w:ind w:left="79"/>
                            <w:rPr>
                              <w:del w:id="128" w:author="盧晏臻Jenny" w:date="2026-06-24T16:30:00Z" w16du:dateUtc="2026-06-24T08:30:00Z"/>
                              <w:rFonts w:ascii="Trebuchet MS"/>
                              <w:sz w:val="20"/>
                            </w:rPr>
                          </w:pPr>
                          <w:del w:id="129" w:author="盧晏臻Jenny" w:date="2026-06-24T16:30:00Z" w16du:dateUtc="2026-06-24T08:30:00Z"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delText>kend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</w:rPr>
                              <w:delText>.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delText>erp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</w:rPr>
                              <w:delText>_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delText>ba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delText>se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</w:rPr>
                              <w:delText>_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delText>url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130" w:author="盧晏臻Jenny" w:date="2026-06-24T16:30:00Z" w16du:dateUtc="2026-06-24T08:30:00Z">
        <w:r>
          <w:rPr>
            <w:noProof/>
          </w:rPr>
          <mc:AlternateContent>
            <mc:Choice Requires="wpg">
              <w:drawing>
                <wp:anchor distT="0" distB="0" distL="0" distR="0" simplePos="0" relativeHeight="15791616" behindDoc="0" locked="0" layoutInCell="1" allowOverlap="1" wp14:anchorId="5F2DF966" wp14:editId="01C5A77C">
                  <wp:simplePos x="0" y="0"/>
                  <wp:positionH relativeFrom="page">
                    <wp:posOffset>741759</wp:posOffset>
                  </wp:positionH>
                  <wp:positionV relativeFrom="paragraph">
                    <wp:posOffset>38463</wp:posOffset>
                  </wp:positionV>
                  <wp:extent cx="1306195" cy="161925"/>
                  <wp:effectExtent l="0" t="0" r="0" b="0"/>
                  <wp:wrapNone/>
                  <wp:docPr id="291" name="Group 2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306195" cy="161925"/>
                            <a:chOff x="0" y="0"/>
                            <a:chExt cx="1306195" cy="161925"/>
                          </a:xfrm>
                        </wpg:grpSpPr>
                        <wps:wsp>
                          <wps:cNvPr id="292" name="Graphic 292"/>
                          <wps:cNvSpPr/>
                          <wps:spPr>
                            <a:xfrm>
                              <a:off x="0" y="0"/>
                              <a:ext cx="1306195" cy="161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06195" h="161925">
                                  <a:moveTo>
                                    <a:pt x="1289589" y="161925"/>
                                  </a:moveTo>
                                  <a:lnTo>
                                    <a:pt x="16523" y="161925"/>
                                  </a:lnTo>
                                  <a:lnTo>
                                    <a:pt x="14093" y="161436"/>
                                  </a:lnTo>
                                  <a:lnTo>
                                    <a:pt x="0" y="145399"/>
                                  </a:lnTo>
                                  <a:lnTo>
                                    <a:pt x="0" y="142875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289589" y="0"/>
                                  </a:lnTo>
                                  <a:lnTo>
                                    <a:pt x="1306115" y="16525"/>
                                  </a:lnTo>
                                  <a:lnTo>
                                    <a:pt x="1306115" y="145399"/>
                                  </a:lnTo>
                                  <a:lnTo>
                                    <a:pt x="1292018" y="161436"/>
                                  </a:lnTo>
                                  <a:lnTo>
                                    <a:pt x="1289589" y="1619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xtbox 293"/>
                          <wps:cNvSpPr txBox="1"/>
                          <wps:spPr>
                            <a:xfrm>
                              <a:off x="0" y="0"/>
                              <a:ext cx="1306195" cy="16192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14DEDC1" w14:textId="77777777" w:rsidR="006671D6" w:rsidRDefault="00000000">
                                <w:pPr>
                                  <w:spacing w:line="236" w:lineRule="exact"/>
                                  <w:ind w:left="79"/>
                                  <w:rPr>
                                    <w:ins w:id="131" w:author="盧晏臻Jenny" w:date="2026-06-24T16:30:00Z" w16du:dateUtc="2026-06-24T08:30:00Z"/>
                                    <w:rFonts w:ascii="Trebuchet MS"/>
                                    <w:sz w:val="20"/>
                                  </w:rPr>
                                </w:pPr>
                                <w:proofErr w:type="spellStart"/>
                                <w:ins w:id="132" w:author="盧晏臻Jenny" w:date="2026-06-24T16:30:00Z" w16du:dateUtc="2026-06-24T08:30:00Z"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t>kend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t>erp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t>ba</w: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sz w:val="20"/>
                                    </w:rPr>
                                    <w:t>url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F2DF966" id="_x0000_s1087" style="position:absolute;left:0;text-align:left;margin-left:58.4pt;margin-top:3.05pt;width:102.85pt;height:12.75pt;z-index:15791616;mso-wrap-distance-left:0;mso-wrap-distance-right:0;mso-position-horizontal-relative:page" coordsize="1306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">
                  <v:shape id="Graphic 292" o:spid="_x0000_s1088" style="position:absolute;width:13061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" path="m1289589,161925r-1273066,l14093,161436,,145399r,-2524l,16525,16523,,1289589,r16526,16525l1306115,145399r-14097,16037l1289589,161925xe" fillcolor="#f5edf0" stroked="f">
                    <v:path arrowok="t"/>
                  </v:shape>
                  <v:shape id="Textbox 293" o:spid="_x0000_s1089" type="#_x0000_t202" style="position:absolute;width:1306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  <v:textbox inset="0,0,0,0">
                      <w:txbxContent>
                        <w:p w14:paraId="014DEDC1" w14:textId="77777777" w:rsidR="006671D6" w:rsidRDefault="00000000">
                          <w:pPr>
                            <w:spacing w:line="236" w:lineRule="exact"/>
                            <w:ind w:left="79"/>
                            <w:rPr>
                              <w:ins w:id="133" w:author="盧晏臻Jenny" w:date="2026-06-24T16:30:00Z" w16du:dateUtc="2026-06-24T08:30:00Z"/>
                              <w:rFonts w:ascii="Trebuchet MS"/>
                              <w:sz w:val="20"/>
                            </w:rPr>
                          </w:pPr>
                          <w:proofErr w:type="spellStart"/>
                          <w:ins w:id="134" w:author="盧晏臻Jenny" w:date="2026-06-24T16:30:00Z" w16du:dateUtc="2026-06-24T08:30:00Z"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t>kend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t>erp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</w:rPr>
                              <w:t>_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t>ba</w: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t>se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</w:rPr>
                              <w:t>_</w: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sz w:val="20"/>
                              </w:rPr>
                              <w:t>url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color w:val="201A1B"/>
          <w:spacing w:val="-10"/>
        </w:rPr>
        <w:t>改</w:t>
      </w:r>
    </w:p>
    <w:p w14:paraId="4F14F340" w14:textId="77777777" w:rsidR="006671D6" w:rsidRDefault="00000000">
      <w:pPr>
        <w:spacing w:before="54"/>
        <w:ind w:left="55"/>
        <w:rPr>
          <w:sz w:val="21"/>
        </w:rPr>
      </w:pPr>
      <w:r>
        <w:rPr>
          <w:b/>
          <w:color w:val="1A1A1A"/>
          <w:sz w:val="21"/>
        </w:rPr>
        <w:t xml:space="preserve">6 ⽀ ERP </w:t>
      </w:r>
      <w:r>
        <w:rPr>
          <w:b/>
          <w:color w:val="1A1A1A"/>
          <w:spacing w:val="-4"/>
          <w:sz w:val="21"/>
        </w:rPr>
        <w:t>API</w:t>
      </w:r>
      <w:r>
        <w:rPr>
          <w:color w:val="201A1B"/>
          <w:spacing w:val="-4"/>
          <w:sz w:val="21"/>
        </w:rPr>
        <w:t>：</w:t>
      </w:r>
    </w:p>
    <w:p w14:paraId="71C4CBB8" w14:textId="77777777" w:rsidR="006671D6" w:rsidRDefault="00000000">
      <w:pPr>
        <w:pStyle w:val="a3"/>
        <w:spacing w:line="359" w:lineRule="exact"/>
        <w:ind w:left="55"/>
      </w:pPr>
      <w:r>
        <w:br w:type="column"/>
      </w:r>
      <w:proofErr w:type="spellStart"/>
      <w:r>
        <w:rPr>
          <w:color w:val="201A1B"/>
        </w:rPr>
        <w:t>指向真實</w:t>
      </w:r>
      <w:proofErr w:type="spellEnd"/>
      <w:r>
        <w:rPr>
          <w:color w:val="201A1B"/>
        </w:rPr>
        <w:t xml:space="preserve"> </w:t>
      </w:r>
      <w:proofErr w:type="spellStart"/>
      <w:r>
        <w:rPr>
          <w:color w:val="201A1B"/>
        </w:rPr>
        <w:t>ERP，</w:t>
      </w:r>
      <w:r>
        <w:rPr>
          <w:color w:val="201A1B"/>
          <w:spacing w:val="-2"/>
        </w:rPr>
        <w:t>程式碼無需變更</w:t>
      </w:r>
      <w:proofErr w:type="spellEnd"/>
      <w:r>
        <w:rPr>
          <w:color w:val="201A1B"/>
          <w:spacing w:val="-2"/>
        </w:rPr>
        <w:t>。</w:t>
      </w:r>
    </w:p>
    <w:p w14:paraId="25C83A25" w14:textId="77777777" w:rsidR="006671D6" w:rsidRDefault="006671D6">
      <w:pPr>
        <w:pStyle w:val="a3"/>
        <w:spacing w:line="359" w:lineRule="exact"/>
        <w:sectPr w:rsidR="006671D6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1493" w:space="878"/>
            <w:col w:w="7839"/>
          </w:cols>
        </w:sectPr>
      </w:pPr>
    </w:p>
    <w:p w14:paraId="0D6B714A" w14:textId="77777777" w:rsidR="006671D6" w:rsidRDefault="006671D6">
      <w:pPr>
        <w:pStyle w:val="a3"/>
        <w:spacing w:before="1"/>
        <w:rPr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416"/>
        <w:gridCol w:w="1385"/>
        <w:gridCol w:w="3961"/>
        <w:gridCol w:w="4312"/>
      </w:tblGrid>
      <w:tr w:rsidR="006671D6" w14:paraId="5EB3C409" w14:textId="77777777">
        <w:trPr>
          <w:trHeight w:val="555"/>
        </w:trPr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DE5E12C" w14:textId="77777777" w:rsidR="006671D6" w:rsidRDefault="00000000">
            <w:pPr>
              <w:pStyle w:val="TableParagraph"/>
              <w:spacing w:before="117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6FC4527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API</w:t>
            </w:r>
            <w:r>
              <w:rPr>
                <w:b/>
                <w:color w:val="FFFFFF"/>
                <w:spacing w:val="-4"/>
                <w:sz w:val="18"/>
              </w:rPr>
              <w:t xml:space="preserve"> 名稱</w:t>
            </w:r>
          </w:p>
        </w:tc>
        <w:tc>
          <w:tcPr>
            <w:tcW w:w="396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6F5BFDC" w14:textId="77777777" w:rsidR="006671D6" w:rsidRDefault="00000000">
            <w:pPr>
              <w:pStyle w:val="TableParagraph"/>
              <w:spacing w:before="117"/>
              <w:ind w:left="158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端點</w:t>
            </w:r>
            <w:proofErr w:type="spellEnd"/>
          </w:p>
        </w:tc>
        <w:tc>
          <w:tcPr>
            <w:tcW w:w="431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CCE3AD5" w14:textId="77777777" w:rsidR="006671D6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6671D6" w14:paraId="35B46BCD" w14:textId="77777777">
        <w:trPr>
          <w:trHeight w:val="528"/>
        </w:trPr>
        <w:tc>
          <w:tcPr>
            <w:tcW w:w="416" w:type="dxa"/>
            <w:tcBorders>
              <w:top w:val="nil"/>
            </w:tcBorders>
          </w:tcPr>
          <w:p w14:paraId="31747220" w14:textId="77777777" w:rsidR="006671D6" w:rsidRDefault="00000000">
            <w:pPr>
              <w:pStyle w:val="TableParagraph"/>
              <w:spacing w:before="98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1</w:t>
            </w:r>
          </w:p>
        </w:tc>
        <w:tc>
          <w:tcPr>
            <w:tcW w:w="1385" w:type="dxa"/>
            <w:tcBorders>
              <w:top w:val="nil"/>
            </w:tcBorders>
          </w:tcPr>
          <w:p w14:paraId="5B4AFBD5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產⽣正式訂單</w:t>
            </w:r>
            <w:proofErr w:type="spellEnd"/>
          </w:p>
        </w:tc>
        <w:tc>
          <w:tcPr>
            <w:tcW w:w="3961" w:type="dxa"/>
            <w:tcBorders>
              <w:top w:val="nil"/>
            </w:tcBorders>
          </w:tcPr>
          <w:p w14:paraId="66ABFBC9" w14:textId="77777777" w:rsidR="006671D6" w:rsidRDefault="00000000">
            <w:pPr>
              <w:pStyle w:val="TableParagraph"/>
              <w:spacing w:before="116"/>
              <w:ind w:left="23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5776" behindDoc="1" locked="0" layoutInCell="1" allowOverlap="1" wp14:anchorId="16B6E2F7" wp14:editId="012DE9F0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93750</wp:posOffset>
                      </wp:positionV>
                      <wp:extent cx="1372870" cy="161290"/>
                      <wp:effectExtent l="0" t="0" r="0" b="0"/>
                      <wp:wrapNone/>
                      <wp:docPr id="294" name="Group 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356264" y="0"/>
                                      </a:lnTo>
                                      <a:lnTo>
                                        <a:pt x="1372790" y="16525"/>
                                      </a:lnTo>
                                      <a:lnTo>
                                        <a:pt x="1372790" y="144208"/>
                                      </a:lnTo>
                                      <a:lnTo>
                                        <a:pt x="1358693" y="160246"/>
                                      </a:lnTo>
                                      <a:lnTo>
                                        <a:pt x="135626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904D56" id="Group 294" o:spid="_x0000_s1026" style="position:absolute;margin-left:7.5pt;margin-top:7.4pt;width:108.1pt;height:12.7pt;z-index:-17800704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">
                      <v:shape id="Graphic 295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" path="m1356264,160734r-1339739,l14096,160246,,144208r,-2524l,16525,16525,,1356264,r16526,16525l1372790,144208r-14097,16038l135626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POST</w:t>
            </w:r>
            <w:r>
              <w:rPr>
                <w:rFonts w:ascii="Tahoma"/>
                <w:color w:val="B8123B"/>
                <w:spacing w:val="8"/>
                <w:sz w:val="19"/>
              </w:rPr>
              <w:t xml:space="preserve"> </w:t>
            </w:r>
            <w:r>
              <w:rPr>
                <w:rFonts w:ascii="Verdana"/>
                <w:color w:val="B8123B"/>
                <w:spacing w:val="-2"/>
              </w:rPr>
              <w:t>/</w:t>
            </w:r>
            <w:proofErr w:type="spellStart"/>
            <w:r>
              <w:rPr>
                <w:rFonts w:ascii="Trebuchet MS"/>
                <w:color w:val="B8123B"/>
                <w:spacing w:val="-2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v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orders</w:t>
            </w:r>
          </w:p>
        </w:tc>
        <w:tc>
          <w:tcPr>
            <w:tcW w:w="4312" w:type="dxa"/>
            <w:tcBorders>
              <w:top w:val="nil"/>
            </w:tcBorders>
          </w:tcPr>
          <w:p w14:paraId="6EE72CF3" w14:textId="77777777" w:rsidR="006671D6" w:rsidRDefault="00000000">
            <w:pPr>
              <w:pStyle w:val="TableParagraph"/>
              <w:spacing w:before="98"/>
              <w:ind w:left="150"/>
              <w:rPr>
                <w:rFonts w:ascii="Trebuchet MS" w:eastAsia="Trebuchet MS"/>
                <w:sz w:val="20"/>
              </w:rPr>
            </w:pPr>
            <w:r>
              <w:rPr>
                <w:rFonts w:ascii="Trebuchet MS" w:eastAsia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6288" behindDoc="1" locked="0" layoutInCell="1" allowOverlap="1" wp14:anchorId="59745C40" wp14:editId="6003E8B4">
                      <wp:simplePos x="0" y="0"/>
                      <wp:positionH relativeFrom="column">
                        <wp:posOffset>1722834</wp:posOffset>
                      </wp:positionH>
                      <wp:positionV relativeFrom="paragraph">
                        <wp:posOffset>94004</wp:posOffset>
                      </wp:positionV>
                      <wp:extent cx="904875" cy="161290"/>
                      <wp:effectExtent l="0" t="0" r="0" b="0"/>
                      <wp:wrapNone/>
                      <wp:docPr id="296" name="Group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61290"/>
                                <a:chOff x="0" y="0"/>
                                <a:chExt cx="904875" cy="161290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0"/>
                                  <a:ext cx="9048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290">
                                      <a:moveTo>
                                        <a:pt x="8883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8349" y="0"/>
                                      </a:lnTo>
                                      <a:lnTo>
                                        <a:pt x="904875" y="16525"/>
                                      </a:lnTo>
                                      <a:lnTo>
                                        <a:pt x="904875" y="144208"/>
                                      </a:lnTo>
                                      <a:lnTo>
                                        <a:pt x="890777" y="160246"/>
                                      </a:lnTo>
                                      <a:lnTo>
                                        <a:pt x="8883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1ED5B7" id="Group 296" o:spid="_x0000_s1026" style="position:absolute;margin-left:135.65pt;margin-top:7.4pt;width:71.25pt;height:12.7pt;z-index:-17800192;mso-wrap-distance-left:0;mso-wrap-distance-right:0" coordsize="904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">
                      <v:shape id="Graphic 297" o:spid="_x0000_s1027" style="position:absolute;width:9048;height:1612;visibility:visible;mso-wrap-style:square;v-text-anchor:top" coordsize="9048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" path="m888349,160734r-871824,l14097,160246,,144208r,-2524l,16525,16525,,888349,r16526,16525l904875,144208r-14098,16038l88834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5"/>
                <w:sz w:val="18"/>
              </w:rPr>
              <w:t>接收平台訂單，回拋建⼤訂單號</w:t>
            </w:r>
            <w:proofErr w:type="spellEnd"/>
            <w:r>
              <w:rPr>
                <w:color w:val="201A1B"/>
                <w:spacing w:val="5"/>
                <w:sz w:val="18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spacing w:val="-2"/>
                <w:sz w:val="20"/>
              </w:rPr>
              <w:t>erp</w:t>
            </w:r>
            <w:r>
              <w:rPr>
                <w:rFonts w:ascii="Verdana" w:eastAsia="Verdana"/>
                <w:color w:val="B8123B"/>
                <w:spacing w:val="-2"/>
              </w:rPr>
              <w:t>_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order</w:t>
            </w:r>
            <w:r>
              <w:rPr>
                <w:rFonts w:ascii="Verdana" w:eastAsia="Verdana"/>
                <w:color w:val="B8123B"/>
                <w:spacing w:val="-2"/>
              </w:rPr>
              <w:t>_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no</w:t>
            </w:r>
            <w:proofErr w:type="spellEnd"/>
          </w:p>
        </w:tc>
      </w:tr>
      <w:tr w:rsidR="006671D6" w14:paraId="14D965F9" w14:textId="77777777">
        <w:trPr>
          <w:trHeight w:val="521"/>
        </w:trPr>
        <w:tc>
          <w:tcPr>
            <w:tcW w:w="416" w:type="dxa"/>
            <w:shd w:val="clear" w:color="auto" w:fill="FAF1F2"/>
          </w:tcPr>
          <w:p w14:paraId="65986552" w14:textId="77777777" w:rsidR="006671D6" w:rsidRDefault="00000000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2</w:t>
            </w:r>
          </w:p>
        </w:tc>
        <w:tc>
          <w:tcPr>
            <w:tcW w:w="1385" w:type="dxa"/>
            <w:shd w:val="clear" w:color="auto" w:fill="FAF1F2"/>
          </w:tcPr>
          <w:p w14:paraId="2273F06E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報價單同步</w:t>
            </w:r>
            <w:proofErr w:type="spellEnd"/>
          </w:p>
        </w:tc>
        <w:tc>
          <w:tcPr>
            <w:tcW w:w="3961" w:type="dxa"/>
          </w:tcPr>
          <w:p w14:paraId="54DB662E" w14:textId="77777777" w:rsidR="006671D6" w:rsidRDefault="00000000">
            <w:pPr>
              <w:pStyle w:val="TableParagraph"/>
              <w:spacing w:before="109"/>
              <w:ind w:left="23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0656" behindDoc="1" locked="0" layoutInCell="1" allowOverlap="1" wp14:anchorId="11032473" wp14:editId="409A08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515870" cy="340995"/>
                      <wp:effectExtent l="0" t="0" r="0" b="0"/>
                      <wp:wrapNone/>
                      <wp:docPr id="298" name="Group 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5870" cy="340995"/>
                                <a:chOff x="0" y="0"/>
                                <a:chExt cx="2515870" cy="340995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25158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5870" h="340995">
                                      <a:moveTo>
                                        <a:pt x="251579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15790" y="0"/>
                                      </a:lnTo>
                                      <a:lnTo>
                                        <a:pt x="251579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95250" y="94059"/>
                                  <a:ext cx="15074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7490" h="161290">
                                      <a:moveTo>
                                        <a:pt x="149080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490805" y="0"/>
                                      </a:lnTo>
                                      <a:lnTo>
                                        <a:pt x="1507331" y="16525"/>
                                      </a:lnTo>
                                      <a:lnTo>
                                        <a:pt x="1507331" y="144208"/>
                                      </a:lnTo>
                                      <a:lnTo>
                                        <a:pt x="1493234" y="160246"/>
                                      </a:lnTo>
                                      <a:lnTo>
                                        <a:pt x="149080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C671F2" id="Group 298" o:spid="_x0000_s1026" style="position:absolute;margin-left:0;margin-top:-.35pt;width:198.1pt;height:26.85pt;z-index:-17805824;mso-wrap-distance-left:0;mso-wrap-distance-right:0" coordsize="2515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">
                      <v:shape id="Graphic 299" o:spid="_x0000_s1027" style="position:absolute;width:25158;height:3409;visibility:visible;mso-wrap-style:square;v-text-anchor:top" coordsize="25158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" path="m2515790,340518l,340518,,,2515790,r,340518xe" fillcolor="#faf1f2" stroked="f">
                        <v:path arrowok="t"/>
                      </v:shape>
                      <v:shape id="Graphic 300" o:spid="_x0000_s1028" style="position:absolute;left:952;top:940;width:15075;height:1613;visibility:visible;mso-wrap-style:square;v-text-anchor:top" coordsize="15074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" path="m1490805,160734r-1474280,l14096,160246,,144208r,-2524l,16525,16525,,1490805,r16526,16525l1507331,144208r-14097,16038l149080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GET</w:t>
            </w:r>
            <w:r>
              <w:rPr>
                <w:rFonts w:ascii="Tahoma"/>
                <w:color w:val="B8123B"/>
                <w:spacing w:val="9"/>
                <w:w w:val="110"/>
                <w:sz w:val="19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proofErr w:type="spellStart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v</w:t>
            </w:r>
            <w:r>
              <w:rPr>
                <w:rFonts w:ascii="Arial Rounded MT Bold"/>
                <w:color w:val="B8123B"/>
                <w:spacing w:val="-2"/>
                <w:w w:val="110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pri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elist</w:t>
            </w:r>
          </w:p>
        </w:tc>
        <w:tc>
          <w:tcPr>
            <w:tcW w:w="4312" w:type="dxa"/>
            <w:shd w:val="clear" w:color="auto" w:fill="FAF1F2"/>
          </w:tcPr>
          <w:p w14:paraId="7FEBD1B7" w14:textId="77777777" w:rsidR="006671D6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proofErr w:type="gramStart"/>
            <w:r>
              <w:rPr>
                <w:color w:val="201A1B"/>
                <w:spacing w:val="-2"/>
                <w:sz w:val="18"/>
                <w:lang w:eastAsia="zh-TW"/>
              </w:rPr>
              <w:t>拉取報價單</w:t>
            </w:r>
            <w:proofErr w:type="gramEnd"/>
            <w:r>
              <w:rPr>
                <w:color w:val="201A1B"/>
                <w:spacing w:val="-2"/>
                <w:sz w:val="18"/>
                <w:lang w:eastAsia="zh-TW"/>
              </w:rPr>
              <w:t>頭+⾝（單價/廢胎費/包裝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6671D6" w14:paraId="711307D2" w14:textId="77777777">
        <w:trPr>
          <w:trHeight w:val="521"/>
        </w:trPr>
        <w:tc>
          <w:tcPr>
            <w:tcW w:w="416" w:type="dxa"/>
          </w:tcPr>
          <w:p w14:paraId="7329CB1C" w14:textId="77777777" w:rsidR="006671D6" w:rsidRDefault="00000000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3</w:t>
            </w:r>
          </w:p>
        </w:tc>
        <w:tc>
          <w:tcPr>
            <w:tcW w:w="1385" w:type="dxa"/>
          </w:tcPr>
          <w:p w14:paraId="2561E038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訂單資訊查詢</w:t>
            </w:r>
            <w:proofErr w:type="spellEnd"/>
          </w:p>
        </w:tc>
        <w:tc>
          <w:tcPr>
            <w:tcW w:w="3961" w:type="dxa"/>
          </w:tcPr>
          <w:p w14:paraId="36E37F50" w14:textId="77777777" w:rsidR="006671D6" w:rsidRDefault="00000000">
            <w:pPr>
              <w:pStyle w:val="TableParagraph"/>
              <w:spacing w:before="109"/>
              <w:ind w:left="230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16800" behindDoc="1" locked="0" layoutInCell="1" allowOverlap="1" wp14:anchorId="70395DBF" wp14:editId="63CE64B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2310130" cy="161290"/>
                      <wp:effectExtent l="0" t="0" r="0" b="0"/>
                      <wp:wrapNone/>
                      <wp:docPr id="301" name="Group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0130" cy="161290"/>
                                <a:chOff x="0" y="0"/>
                                <a:chExt cx="2310130" cy="161290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23101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0130" h="161290">
                                      <a:moveTo>
                                        <a:pt x="2293286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293286" y="0"/>
                                      </a:lnTo>
                                      <a:lnTo>
                                        <a:pt x="2309812" y="16525"/>
                                      </a:lnTo>
                                      <a:lnTo>
                                        <a:pt x="2309812" y="144208"/>
                                      </a:lnTo>
                                      <a:lnTo>
                                        <a:pt x="2295715" y="160246"/>
                                      </a:lnTo>
                                      <a:lnTo>
                                        <a:pt x="229328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B7E249" id="Group 301" o:spid="_x0000_s1026" style="position:absolute;margin-left:7.5pt;margin-top:7.05pt;width:181.9pt;height:12.7pt;z-index:-17799680;mso-wrap-distance-left:0;mso-wrap-distance-right:0" coordsize="2310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">
                      <v:shape id="Graphic 302" o:spid="_x0000_s1027" style="position:absolute;width:23101;height:1612;visibility:visible;mso-wrap-style:square;v-text-anchor:top" coordsize="23101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" path="m2293286,160734r-2276761,l14096,160246,,144208r,-2524l,16525,16525,,2293286,r16526,16525l2309812,144208r-14097,16038l229328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GET</w:t>
            </w:r>
            <w:r>
              <w:rPr>
                <w:rFonts w:ascii="Tahoma"/>
                <w:color w:val="B8123B"/>
                <w:spacing w:val="15"/>
                <w:sz w:val="19"/>
              </w:rPr>
              <w:t xml:space="preserve"> </w:t>
            </w:r>
            <w:r>
              <w:rPr>
                <w:rFonts w:ascii="Verdana"/>
                <w:color w:val="B8123B"/>
                <w:spacing w:val="-2"/>
              </w:rPr>
              <w:t>/</w:t>
            </w:r>
            <w:proofErr w:type="spellStart"/>
            <w:r>
              <w:rPr>
                <w:rFonts w:ascii="Trebuchet MS"/>
                <w:color w:val="B8123B"/>
                <w:spacing w:val="-2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v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</w:rPr>
              <w:t>/</w:t>
            </w:r>
            <w:proofErr w:type="gramStart"/>
            <w:r>
              <w:rPr>
                <w:rFonts w:ascii="Trebuchet MS"/>
                <w:color w:val="B8123B"/>
                <w:spacing w:val="-2"/>
                <w:sz w:val="20"/>
              </w:rPr>
              <w:t>orders</w:t>
            </w:r>
            <w:r>
              <w:rPr>
                <w:rFonts w:ascii="Verdana"/>
                <w:color w:val="B8123B"/>
                <w:spacing w:val="-2"/>
              </w:rPr>
              <w:t>/{</w:t>
            </w:r>
            <w:proofErr w:type="spellStart"/>
            <w:proofErr w:type="gramEnd"/>
            <w:r>
              <w:rPr>
                <w:rFonts w:ascii="Trebuchet MS"/>
                <w:color w:val="B8123B"/>
                <w:spacing w:val="-2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no</w:t>
            </w:r>
            <w:proofErr w:type="spellEnd"/>
            <w:r>
              <w:rPr>
                <w:rFonts w:ascii="Verdana"/>
                <w:color w:val="B8123B"/>
                <w:spacing w:val="-2"/>
              </w:rPr>
              <w:t>}</w:t>
            </w:r>
          </w:p>
        </w:tc>
        <w:tc>
          <w:tcPr>
            <w:tcW w:w="4312" w:type="dxa"/>
          </w:tcPr>
          <w:p w14:paraId="5097F807" w14:textId="77777777" w:rsidR="006671D6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查詢出貨狀態/</w:t>
            </w:r>
            <w:proofErr w:type="gramStart"/>
            <w:r>
              <w:rPr>
                <w:color w:val="201A1B"/>
                <w:sz w:val="18"/>
                <w:lang w:eastAsia="zh-TW"/>
              </w:rPr>
              <w:t>餘單</w:t>
            </w:r>
            <w:proofErr w:type="gramEnd"/>
            <w:r>
              <w:rPr>
                <w:color w:val="201A1B"/>
                <w:sz w:val="18"/>
                <w:lang w:eastAsia="zh-TW"/>
              </w:rPr>
              <w:t>/出貨單（含業績明細⼦陣列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6671D6" w14:paraId="6D24D43D" w14:textId="77777777">
        <w:trPr>
          <w:trHeight w:val="521"/>
        </w:trPr>
        <w:tc>
          <w:tcPr>
            <w:tcW w:w="416" w:type="dxa"/>
            <w:shd w:val="clear" w:color="auto" w:fill="FAF1F2"/>
          </w:tcPr>
          <w:p w14:paraId="021FF6FC" w14:textId="77777777" w:rsidR="006671D6" w:rsidRDefault="00000000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4</w:t>
            </w:r>
          </w:p>
        </w:tc>
        <w:tc>
          <w:tcPr>
            <w:tcW w:w="1385" w:type="dxa"/>
            <w:shd w:val="clear" w:color="auto" w:fill="FAF1F2"/>
          </w:tcPr>
          <w:p w14:paraId="1F52C00C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業績查詢</w:t>
            </w:r>
          </w:p>
        </w:tc>
        <w:tc>
          <w:tcPr>
            <w:tcW w:w="3961" w:type="dxa"/>
          </w:tcPr>
          <w:p w14:paraId="449E3D11" w14:textId="77777777" w:rsidR="006671D6" w:rsidRDefault="00000000">
            <w:pPr>
              <w:pStyle w:val="TableParagraph"/>
              <w:spacing w:before="109"/>
              <w:ind w:left="23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1168" behindDoc="1" locked="0" layoutInCell="1" allowOverlap="1" wp14:anchorId="7FF9C153" wp14:editId="2B7A83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515870" cy="340995"/>
                      <wp:effectExtent l="0" t="0" r="0" b="0"/>
                      <wp:wrapNone/>
                      <wp:docPr id="303" name="Group 3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5870" cy="340995"/>
                                <a:chOff x="0" y="0"/>
                                <a:chExt cx="2515870" cy="340995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25158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5870" h="340995">
                                      <a:moveTo>
                                        <a:pt x="251579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15790" y="0"/>
                                      </a:lnTo>
                                      <a:lnTo>
                                        <a:pt x="251579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95250" y="94059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624155" y="0"/>
                                      </a:lnTo>
                                      <a:lnTo>
                                        <a:pt x="1640681" y="16525"/>
                                      </a:lnTo>
                                      <a:lnTo>
                                        <a:pt x="1640681" y="144208"/>
                                      </a:lnTo>
                                      <a:lnTo>
                                        <a:pt x="1626584" y="160246"/>
                                      </a:lnTo>
                                      <a:lnTo>
                                        <a:pt x="16241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913C8E" id="Group 303" o:spid="_x0000_s1026" style="position:absolute;margin-left:0;margin-top:-.35pt;width:198.1pt;height:26.85pt;z-index:-17805312;mso-wrap-distance-left:0;mso-wrap-distance-right:0" coordsize="2515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">
                      <v:shape id="Graphic 304" o:spid="_x0000_s1027" style="position:absolute;width:25158;height:3409;visibility:visible;mso-wrap-style:square;v-text-anchor:top" coordsize="25158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" path="m2515790,340518l,340518,,,2515790,r,340518xe" fillcolor="#faf1f2" stroked="f">
                        <v:path arrowok="t"/>
                      </v:shape>
                      <v:shape id="Graphic 305" o:spid="_x0000_s1028" style="position:absolute;left:952;top:940;width:16408;height:1613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" path="m1624155,160734r-1607630,l14096,160246,,144208r,-2524l,16525,16525,,1624155,r16526,16525l1640681,144208r-14097,16038l162415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GET</w:t>
            </w:r>
            <w:r>
              <w:rPr>
                <w:rFonts w:ascii="Tahoma"/>
                <w:color w:val="B8123B"/>
                <w:spacing w:val="15"/>
                <w:sz w:val="19"/>
              </w:rPr>
              <w:t xml:space="preserve"> </w:t>
            </w:r>
            <w:r>
              <w:rPr>
                <w:rFonts w:ascii="Verdana"/>
                <w:color w:val="B8123B"/>
                <w:spacing w:val="-2"/>
              </w:rPr>
              <w:t>/</w:t>
            </w:r>
            <w:proofErr w:type="spellStart"/>
            <w:r>
              <w:rPr>
                <w:rFonts w:ascii="Trebuchet MS"/>
                <w:color w:val="B8123B"/>
                <w:spacing w:val="-2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v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e</w:t>
            </w:r>
          </w:p>
        </w:tc>
        <w:tc>
          <w:tcPr>
            <w:tcW w:w="4312" w:type="dxa"/>
            <w:shd w:val="clear" w:color="auto" w:fill="FAF1F2"/>
          </w:tcPr>
          <w:p w14:paraId="05998235" w14:textId="77777777" w:rsidR="006671D6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多年⽉業績總額（邏輯在 ERP 端算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6671D6" w14:paraId="48D585A1" w14:textId="77777777">
        <w:trPr>
          <w:trHeight w:val="523"/>
        </w:trPr>
        <w:tc>
          <w:tcPr>
            <w:tcW w:w="416" w:type="dxa"/>
          </w:tcPr>
          <w:p w14:paraId="38EF0FB6" w14:textId="77777777" w:rsidR="006671D6" w:rsidRDefault="00000000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5</w:t>
            </w:r>
          </w:p>
        </w:tc>
        <w:tc>
          <w:tcPr>
            <w:tcW w:w="1385" w:type="dxa"/>
          </w:tcPr>
          <w:p w14:paraId="463A9428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獎⾦查詢</w:t>
            </w:r>
          </w:p>
        </w:tc>
        <w:tc>
          <w:tcPr>
            <w:tcW w:w="3961" w:type="dxa"/>
          </w:tcPr>
          <w:p w14:paraId="5052909B" w14:textId="77777777" w:rsidR="006671D6" w:rsidRDefault="00000000">
            <w:pPr>
              <w:pStyle w:val="TableParagraph"/>
              <w:spacing w:before="109"/>
              <w:ind w:left="23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7312" behindDoc="1" locked="0" layoutInCell="1" allowOverlap="1" wp14:anchorId="16265E0D" wp14:editId="58F2C3BB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1239520" cy="161290"/>
                      <wp:effectExtent l="0" t="0" r="0" b="0"/>
                      <wp:wrapNone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9520" cy="161290"/>
                                <a:chOff x="0" y="0"/>
                                <a:chExt cx="1239520" cy="161290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0" y="0"/>
                                  <a:ext cx="12395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520" h="161290">
                                      <a:moveTo>
                                        <a:pt x="122291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22914" y="0"/>
                                      </a:lnTo>
                                      <a:lnTo>
                                        <a:pt x="1239440" y="16525"/>
                                      </a:lnTo>
                                      <a:lnTo>
                                        <a:pt x="1239440" y="144208"/>
                                      </a:lnTo>
                                      <a:lnTo>
                                        <a:pt x="1225343" y="160246"/>
                                      </a:lnTo>
                                      <a:lnTo>
                                        <a:pt x="122291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0D348B" id="Group 306" o:spid="_x0000_s1026" style="position:absolute;margin-left:7.5pt;margin-top:7.05pt;width:97.6pt;height:12.7pt;z-index:-17799168;mso-wrap-distance-left:0;mso-wrap-distance-right:0" coordsize="12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">
                      <v:shape id="Graphic 307" o:spid="_x0000_s1027" style="position:absolute;width:12395;height:1612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" path="m1222914,160734r-1206389,l14096,160246,,144208r,-2524l,16525,16525,,1222914,r16526,16525l1239440,144208r-14097,16038l122291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GET</w:t>
            </w:r>
            <w:r>
              <w:rPr>
                <w:rFonts w:ascii="Tahoma"/>
                <w:color w:val="B8123B"/>
                <w:spacing w:val="15"/>
                <w:sz w:val="19"/>
              </w:rPr>
              <w:t xml:space="preserve"> </w:t>
            </w:r>
            <w:r>
              <w:rPr>
                <w:rFonts w:ascii="Verdana"/>
                <w:color w:val="B8123B"/>
                <w:spacing w:val="-2"/>
              </w:rPr>
              <w:t>/</w:t>
            </w:r>
            <w:proofErr w:type="spellStart"/>
            <w:r>
              <w:rPr>
                <w:rFonts w:ascii="Trebuchet MS"/>
                <w:color w:val="B8123B"/>
                <w:spacing w:val="-2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rebuchet MS"/>
                <w:color w:val="B8123B"/>
                <w:spacing w:val="-2"/>
                <w:sz w:val="20"/>
              </w:rPr>
              <w:t>v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b</w:t>
            </w:r>
            <w:r>
              <w:rPr>
                <w:rFonts w:ascii="Trebuchet MS"/>
                <w:color w:val="B8123B"/>
                <w:spacing w:val="-2"/>
                <w:sz w:val="20"/>
              </w:rPr>
              <w:t>onus</w:t>
            </w:r>
          </w:p>
        </w:tc>
        <w:tc>
          <w:tcPr>
            <w:tcW w:w="4312" w:type="dxa"/>
          </w:tcPr>
          <w:p w14:paraId="0A826E7E" w14:textId="77777777" w:rsidR="006671D6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del w:id="135" w:author="盧晏臻Jenny" w:date="2026-06-24T16:30:00Z" w16du:dateUtc="2026-06-24T08:30:00Z">
              <w:r>
                <w:rPr>
                  <w:color w:val="201A1B"/>
                  <w:spacing w:val="-2"/>
                  <w:sz w:val="18"/>
                  <w:lang w:eastAsia="zh-TW"/>
                </w:rPr>
                <w:delText>多年⽉獎⾦數字</w:delText>
              </w:r>
            </w:del>
            <w:ins w:id="136" w:author="盧晏臻Jenny" w:date="2026-06-24T16:30:00Z" w16du:dateUtc="2026-06-24T08:30:00Z">
              <w:r>
                <w:rPr>
                  <w:color w:val="201A1B"/>
                  <w:spacing w:val="-2"/>
                  <w:sz w:val="18"/>
                  <w:lang w:eastAsia="zh-TW"/>
                </w:rPr>
                <w:t>多年月／</w:t>
              </w:r>
              <w:proofErr w:type="gramStart"/>
              <w:r>
                <w:rPr>
                  <w:color w:val="201A1B"/>
                  <w:spacing w:val="-2"/>
                  <w:sz w:val="18"/>
                  <w:lang w:eastAsia="zh-TW"/>
                </w:rPr>
                <w:t>起迄</w:t>
              </w:r>
              <w:proofErr w:type="gramEnd"/>
              <w:r>
                <w:rPr>
                  <w:color w:val="201A1B"/>
                  <w:spacing w:val="-2"/>
                  <w:sz w:val="18"/>
                  <w:lang w:eastAsia="zh-TW"/>
                </w:rPr>
                <w:t>年月獎金數字；分類呈現包含固定、販促、其它獎金。</w:t>
              </w:r>
            </w:ins>
          </w:p>
        </w:tc>
      </w:tr>
      <w:tr w:rsidR="006671D6" w14:paraId="4CDB4545" w14:textId="77777777">
        <w:trPr>
          <w:trHeight w:val="521"/>
        </w:trPr>
        <w:tc>
          <w:tcPr>
            <w:tcW w:w="416" w:type="dxa"/>
            <w:shd w:val="clear" w:color="auto" w:fill="FAF1F2"/>
          </w:tcPr>
          <w:p w14:paraId="4274519F" w14:textId="77777777" w:rsidR="006671D6" w:rsidRDefault="00000000">
            <w:pPr>
              <w:pStyle w:val="TableParagraph"/>
              <w:spacing w:before="88"/>
              <w:ind w:lef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6</w:t>
            </w:r>
          </w:p>
        </w:tc>
        <w:tc>
          <w:tcPr>
            <w:tcW w:w="1385" w:type="dxa"/>
            <w:shd w:val="clear" w:color="auto" w:fill="FAF1F2"/>
          </w:tcPr>
          <w:p w14:paraId="036C1C54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對帳查詢</w:t>
            </w:r>
          </w:p>
        </w:tc>
        <w:tc>
          <w:tcPr>
            <w:tcW w:w="3961" w:type="dxa"/>
          </w:tcPr>
          <w:p w14:paraId="658774A4" w14:textId="77777777" w:rsidR="006671D6" w:rsidRDefault="00000000">
            <w:pPr>
              <w:pStyle w:val="TableParagraph"/>
              <w:spacing w:before="107"/>
              <w:ind w:left="23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11680" behindDoc="1" locked="0" layoutInCell="1" allowOverlap="1" wp14:anchorId="744BC0CF" wp14:editId="1930CA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2515870" cy="340995"/>
                      <wp:effectExtent l="0" t="0" r="0" b="0"/>
                      <wp:wrapNone/>
                      <wp:docPr id="308" name="Group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5870" cy="340995"/>
                                <a:chOff x="0" y="0"/>
                                <a:chExt cx="2515870" cy="340995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0"/>
                                  <a:ext cx="25158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5870" h="340995">
                                      <a:moveTo>
                                        <a:pt x="251579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15790" y="0"/>
                                      </a:lnTo>
                                      <a:lnTo>
                                        <a:pt x="251579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95250" y="92868"/>
                                  <a:ext cx="184213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2135" h="161290">
                                      <a:moveTo>
                                        <a:pt x="1825371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825371" y="0"/>
                                      </a:lnTo>
                                      <a:lnTo>
                                        <a:pt x="1841896" y="16525"/>
                                      </a:lnTo>
                                      <a:lnTo>
                                        <a:pt x="1841896" y="144208"/>
                                      </a:lnTo>
                                      <a:lnTo>
                                        <a:pt x="1827799" y="160246"/>
                                      </a:lnTo>
                                      <a:lnTo>
                                        <a:pt x="182537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DC0CC4" id="Group 308" o:spid="_x0000_s1026" style="position:absolute;margin-left:0;margin-top:-.4pt;width:198.1pt;height:26.85pt;z-index:-17804800;mso-wrap-distance-left:0;mso-wrap-distance-right:0" coordsize="2515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">
                      <v:shape id="Graphic 309" o:spid="_x0000_s1027" style="position:absolute;width:25158;height:3409;visibility:visible;mso-wrap-style:square;v-text-anchor:top" coordsize="25158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" path="m2515790,340518l,340518,,,2515790,r,340518xe" fillcolor="#faf1f2" stroked="f">
                        <v:path arrowok="t"/>
                      </v:shape>
                      <v:shape id="Graphic 310" o:spid="_x0000_s1028" style="position:absolute;left:952;top:928;width:18421;height:1613;visibility:visible;mso-wrap-style:square;v-text-anchor:top" coordsize="184213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" path="m1825371,160734r-1808846,l14096,160246,,144208r,-2524l,16525,16525,,1825371,r16525,16525l1841896,144208r-14097,16038l182537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z w:val="19"/>
              </w:rPr>
              <w:t>GET</w:t>
            </w:r>
            <w:r>
              <w:rPr>
                <w:rFonts w:ascii="Tahoma"/>
                <w:color w:val="B8123B"/>
                <w:spacing w:val="9"/>
                <w:w w:val="110"/>
                <w:sz w:val="19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proofErr w:type="spellStart"/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v</w:t>
            </w:r>
            <w:r>
              <w:rPr>
                <w:rFonts w:ascii="Arial Rounded MT Bold"/>
                <w:color w:val="B8123B"/>
                <w:spacing w:val="-2"/>
                <w:w w:val="110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  <w:w w:val="110"/>
              </w:rPr>
              <w:t>/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ili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tion</w:t>
            </w:r>
          </w:p>
        </w:tc>
        <w:tc>
          <w:tcPr>
            <w:tcW w:w="4312" w:type="dxa"/>
            <w:shd w:val="clear" w:color="auto" w:fill="FAF1F2"/>
          </w:tcPr>
          <w:p w14:paraId="1892A547" w14:textId="77777777" w:rsidR="006671D6" w:rsidRDefault="00000000">
            <w:pPr>
              <w:pStyle w:val="TableParagraph"/>
              <w:spacing w:before="88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對帳⾦額/當期發票/折讓</w:t>
            </w:r>
          </w:p>
        </w:tc>
      </w:tr>
    </w:tbl>
    <w:p w14:paraId="12FD55EA" w14:textId="77777777" w:rsidR="006671D6" w:rsidRDefault="006671D6">
      <w:pPr>
        <w:pStyle w:val="a3"/>
        <w:spacing w:before="6"/>
        <w:rPr>
          <w:sz w:val="6"/>
          <w:lang w:eastAsia="zh-TW"/>
        </w:rPr>
      </w:pPr>
    </w:p>
    <w:p w14:paraId="1BD5B06D" w14:textId="77777777" w:rsidR="006671D6" w:rsidRDefault="006671D6">
      <w:pPr>
        <w:pStyle w:val="a3"/>
        <w:rPr>
          <w:sz w:val="6"/>
          <w:lang w:eastAsia="zh-TW"/>
        </w:rPr>
        <w:sectPr w:rsidR="006671D6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6FDE04D6" w14:textId="77777777" w:rsidR="006671D6" w:rsidRPr="00F25FEB" w:rsidRDefault="00000000" w:rsidP="00F25FEB">
      <w:pPr>
        <w:spacing w:before="47"/>
        <w:ind w:left="55"/>
        <w:rPr>
          <w:color w:val="201A1B"/>
          <w:sz w:val="21"/>
          <w:rPrChange w:id="137" w:author="盧晏臻Jenny" w:date="2026-06-24T16:30:00Z" w16du:dateUtc="2026-06-24T08:30:00Z">
            <w:rPr>
              <w:sz w:val="21"/>
            </w:rPr>
          </w:rPrChange>
        </w:rPr>
      </w:pPr>
      <w:proofErr w:type="spellStart"/>
      <w:r w:rsidRPr="00F25FEB">
        <w:rPr>
          <w:color w:val="201A1B"/>
          <w:sz w:val="21"/>
          <w:rPrChange w:id="138" w:author="盧晏臻Jenny" w:date="2026-06-24T16:30:00Z" w16du:dateUtc="2026-06-24T08:30:00Z">
            <w:rPr>
              <w:b/>
              <w:color w:val="1A1A1A"/>
              <w:sz w:val="21"/>
            </w:rPr>
          </w:rPrChange>
        </w:rPr>
        <w:lastRenderedPageBreak/>
        <w:t>業績計算原則</w:t>
      </w:r>
      <w:proofErr w:type="spellEnd"/>
      <w:r w:rsidRPr="00F25FEB">
        <w:rPr>
          <w:color w:val="201A1B"/>
          <w:sz w:val="21"/>
          <w:rPrChange w:id="139" w:author="盧晏臻Jenny" w:date="2026-06-24T16:30:00Z" w16du:dateUtc="2026-06-24T08:30:00Z">
            <w:rPr>
              <w:color w:val="201A1B"/>
              <w:spacing w:val="-10"/>
              <w:sz w:val="21"/>
            </w:rPr>
          </w:rPrChange>
        </w:rPr>
        <w:t>：</w:t>
      </w:r>
    </w:p>
    <w:p w14:paraId="558732F9" w14:textId="77777777" w:rsidR="00817B2D" w:rsidRDefault="00000000">
      <w:pPr>
        <w:pStyle w:val="a4"/>
        <w:numPr>
          <w:ilvl w:val="0"/>
          <w:numId w:val="8"/>
        </w:numPr>
        <w:tabs>
          <w:tab w:val="left" w:pos="938"/>
        </w:tabs>
        <w:spacing w:before="56"/>
        <w:ind w:left="938" w:hanging="163"/>
        <w:rPr>
          <w:del w:id="140" w:author="盧晏臻Jenny" w:date="2026-06-24T16:30:00Z" w16du:dateUtc="2026-06-24T08:30:00Z"/>
          <w:sz w:val="21"/>
        </w:rPr>
      </w:pPr>
      <w:del w:id="141" w:author="盧晏臻Jenny" w:date="2026-06-24T16:30:00Z" w16du:dateUtc="2026-06-24T08:30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7772160" behindDoc="0" locked="0" layoutInCell="1" allowOverlap="1" wp14:anchorId="5B2279E5" wp14:editId="54AB38E8">
                  <wp:simplePos x="0" y="0"/>
                  <wp:positionH relativeFrom="page">
                    <wp:posOffset>2800350</wp:posOffset>
                  </wp:positionH>
                  <wp:positionV relativeFrom="paragraph">
                    <wp:posOffset>69629</wp:posOffset>
                  </wp:positionV>
                  <wp:extent cx="1306195" cy="184150"/>
                  <wp:effectExtent l="0" t="0" r="0" b="0"/>
                  <wp:wrapNone/>
                  <wp:docPr id="311" name="Group 3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306195" cy="184150"/>
                            <a:chOff x="0" y="0"/>
                            <a:chExt cx="1306195" cy="184150"/>
                          </a:xfrm>
                        </wpg:grpSpPr>
                        <wps:wsp>
                          <wps:cNvPr id="312" name="Graphic 312"/>
                          <wps:cNvSpPr/>
                          <wps:spPr>
                            <a:xfrm>
                              <a:off x="0" y="23163"/>
                              <a:ext cx="1306195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06195" h="161290">
                                  <a:moveTo>
                                    <a:pt x="1289589" y="160734"/>
                                  </a:moveTo>
                                  <a:lnTo>
                                    <a:pt x="16525" y="160734"/>
                                  </a:lnTo>
                                  <a:lnTo>
                                    <a:pt x="14097" y="160246"/>
                                  </a:lnTo>
                                  <a:lnTo>
                                    <a:pt x="0" y="144208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5" y="0"/>
                                  </a:lnTo>
                                  <a:lnTo>
                                    <a:pt x="1289589" y="0"/>
                                  </a:lnTo>
                                  <a:lnTo>
                                    <a:pt x="1306115" y="16525"/>
                                  </a:lnTo>
                                  <a:lnTo>
                                    <a:pt x="1306115" y="144208"/>
                                  </a:lnTo>
                                  <a:lnTo>
                                    <a:pt x="1292018" y="160246"/>
                                  </a:lnTo>
                                  <a:lnTo>
                                    <a:pt x="1289589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3" name="Textbox 313"/>
                          <wps:cNvSpPr txBox="1"/>
                          <wps:spPr>
                            <a:xfrm>
                              <a:off x="0" y="0"/>
                              <a:ext cx="1306195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86A3A70" w14:textId="77777777" w:rsidR="00817B2D" w:rsidRDefault="00000000">
                                <w:pPr>
                                  <w:spacing w:before="5"/>
                                  <w:ind w:left="79"/>
                                  <w:rPr>
                                    <w:del w:id="142" w:author="盧晏臻Jenny" w:date="2026-06-24T16:30:00Z" w16du:dateUtc="2026-06-24T08:30:00Z"/>
                                    <w:rFonts w:ascii="Trebuchet MS"/>
                                    <w:sz w:val="20"/>
                                  </w:rPr>
                                </w:pPr>
                                <w:del w:id="143" w:author="盧晏臻Jenny" w:date="2026-06-24T16:30:00Z" w16du:dateUtc="2026-06-24T08:30:00Z"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w w:val="110"/>
                                      <w:sz w:val="20"/>
                                    </w:rPr>
                                    <w:delText>perform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w w:val="110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w w:val="110"/>
                                      <w:sz w:val="20"/>
                                    </w:rPr>
                                    <w:delText>n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w w:val="110"/>
                                      <w:sz w:val="19"/>
                                    </w:rPr>
                                    <w:delText>c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w w:val="110"/>
                                      <w:sz w:val="20"/>
                                    </w:rPr>
                                    <w:delText>e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w w:val="110"/>
                                    </w:rPr>
                                    <w:delText>_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w w:val="110"/>
                                      <w:sz w:val="20"/>
                                    </w:rPr>
                                    <w:delText>det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w w:val="110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w w:val="110"/>
                                      <w:sz w:val="20"/>
                                    </w:rPr>
                                    <w:delText>il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B2279E5" id="Group 311" o:spid="_x0000_s1090" style="position:absolute;left:0;text-align:left;margin-left:220.5pt;margin-top:5.5pt;width:102.85pt;height:14.5pt;z-index:487772160;mso-wrap-distance-left:0;mso-wrap-distance-right:0;mso-position-horizontal-relative:page" coordsize="13061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">
                  <v:shape id="Graphic 312" o:spid="_x0000_s1091" style="position:absolute;top:231;width:13061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" path="m1289589,160734r-1273064,l14097,160246,,144208r,-2524l,16525,16525,,1289589,r16526,16525l1306115,144208r-14097,16038l1289589,160734xe" fillcolor="#f5edf0" stroked="f">
                    <v:path arrowok="t"/>
                  </v:shape>
                  <v:shape id="Textbox 313" o:spid="_x0000_s1092" type="#_x0000_t202" style="position:absolute;width:13061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  <v:textbox inset="0,0,0,0">
                      <w:txbxContent>
                        <w:p w14:paraId="486A3A70" w14:textId="77777777" w:rsidR="00817B2D" w:rsidRDefault="00000000">
                          <w:pPr>
                            <w:spacing w:before="5"/>
                            <w:ind w:left="79"/>
                            <w:rPr>
                              <w:del w:id="144" w:author="盧晏臻Jenny" w:date="2026-06-24T16:30:00Z" w16du:dateUtc="2026-06-24T08:30:00Z"/>
                              <w:rFonts w:ascii="Trebuchet MS"/>
                              <w:sz w:val="20"/>
                            </w:rPr>
                          </w:pPr>
                          <w:del w:id="145" w:author="盧晏臻Jenny" w:date="2026-06-24T16:30:00Z" w16du:dateUtc="2026-06-24T08:30:00Z"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w w:val="110"/>
                                <w:sz w:val="20"/>
                              </w:rPr>
                              <w:delText>perform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w w:val="110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w w:val="110"/>
                                <w:sz w:val="20"/>
                              </w:rPr>
                              <w:delText>n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w w:val="110"/>
                                <w:sz w:val="19"/>
                              </w:rPr>
                              <w:delText>c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w w:val="110"/>
                                <w:sz w:val="20"/>
                              </w:rPr>
                              <w:delText>e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w w:val="110"/>
                              </w:rPr>
                              <w:delText>_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w w:val="110"/>
                                <w:sz w:val="20"/>
                              </w:rPr>
                              <w:delText>det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w w:val="110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w w:val="110"/>
                                <w:sz w:val="20"/>
                              </w:rPr>
                              <w:delText>il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7773184" behindDoc="0" locked="0" layoutInCell="1" allowOverlap="1" wp14:anchorId="47B2F9A4" wp14:editId="381FEEDB">
                  <wp:simplePos x="0" y="0"/>
                  <wp:positionH relativeFrom="page">
                    <wp:posOffset>1569243</wp:posOffset>
                  </wp:positionH>
                  <wp:positionV relativeFrom="paragraph">
                    <wp:posOffset>319011</wp:posOffset>
                  </wp:positionV>
                  <wp:extent cx="168275" cy="161290"/>
                  <wp:effectExtent l="0" t="0" r="0" b="0"/>
                  <wp:wrapNone/>
                  <wp:docPr id="314" name="Group 3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68275" cy="161290"/>
                            <a:chOff x="0" y="0"/>
                            <a:chExt cx="168275" cy="161290"/>
                          </a:xfrm>
                        </wpg:grpSpPr>
                        <pic:pic xmlns:pic="http://schemas.openxmlformats.org/drawingml/2006/picture">
                          <pic:nvPicPr>
                            <pic:cNvPr id="315" name="Image 315"/>
                            <pic:cNvPicPr/>
                          </pic:nvPicPr>
                          <pic:blipFill>
                            <a:blip r:embed="rId16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7878" cy="160734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16" name="Textbox 316"/>
                          <wps:cNvSpPr txBox="1"/>
                          <wps:spPr>
                            <a:xfrm>
                              <a:off x="0" y="0"/>
                              <a:ext cx="168275" cy="1612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B6C36B8" w14:textId="77777777" w:rsidR="00817B2D" w:rsidRDefault="00000000">
                                <w:pPr>
                                  <w:spacing w:before="9"/>
                                  <w:ind w:left="79"/>
                                  <w:rPr>
                                    <w:del w:id="146" w:author="盧晏臻Jenny" w:date="2026-06-24T16:30:00Z" w16du:dateUtc="2026-06-24T08:30:00Z"/>
                                    <w:rFonts w:ascii="Arial Rounded MT Bold"/>
                                    <w:sz w:val="19"/>
                                  </w:rPr>
                                </w:pPr>
                                <w:del w:id="147" w:author="盧晏臻Jenny" w:date="2026-06-24T16:30:00Z" w16du:dateUtc="2026-06-24T08:30:00Z">
                                  <w:r>
                                    <w:rPr>
                                      <w:rFonts w:ascii="Arial Rounded MT Bold"/>
                                      <w:color w:val="B8123B"/>
                                      <w:spacing w:val="-10"/>
                                      <w:sz w:val="19"/>
                                    </w:rPr>
                                    <w:delText>1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7B2F9A4" id="Group 314" o:spid="_x0000_s1093" style="position:absolute;left:0;text-align:left;margin-left:123.55pt;margin-top:25.1pt;width:13.25pt;height:12.7pt;z-index:487773184;mso-wrap-distance-left:0;mso-wrap-distance-right:0;mso-position-horizontal-relative:page" coordsize="16827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">
                  <v:shape id="Image 315" o:spid="_x0000_s1094" type="#_x0000_t75" style="position:absolute;width:167878;height:160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">
                    <v:imagedata r:id="rId17" o:title=""/>
                  </v:shape>
                  <v:shape id="Textbox 316" o:spid="_x0000_s1095" type="#_x0000_t202" style="position:absolute;width:168275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  <v:textbox inset="0,0,0,0">
                      <w:txbxContent>
                        <w:p w14:paraId="6B6C36B8" w14:textId="77777777" w:rsidR="00817B2D" w:rsidRDefault="00000000">
                          <w:pPr>
                            <w:spacing w:before="9"/>
                            <w:ind w:left="79"/>
                            <w:rPr>
                              <w:del w:id="148" w:author="盧晏臻Jenny" w:date="2026-06-24T16:30:00Z" w16du:dateUtc="2026-06-24T08:30:00Z"/>
                              <w:rFonts w:ascii="Arial Rounded MT Bold"/>
                              <w:sz w:val="19"/>
                            </w:rPr>
                          </w:pPr>
                          <w:del w:id="149" w:author="盧晏臻Jenny" w:date="2026-06-24T16:30:00Z" w16du:dateUtc="2026-06-24T08:30:00Z">
                            <w:r>
                              <w:rPr>
                                <w:rFonts w:ascii="Arial Rounded MT Bold"/>
                                <w:color w:val="B8123B"/>
                                <w:spacing w:val="-10"/>
                                <w:sz w:val="19"/>
                              </w:rPr>
                              <w:delText>1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7774208" behindDoc="0" locked="0" layoutInCell="1" allowOverlap="1" wp14:anchorId="3C1B1F13" wp14:editId="7783FBBC">
                  <wp:simplePos x="0" y="0"/>
                  <wp:positionH relativeFrom="page">
                    <wp:posOffset>2235993</wp:posOffset>
                  </wp:positionH>
                  <wp:positionV relativeFrom="paragraph">
                    <wp:posOffset>319011</wp:posOffset>
                  </wp:positionV>
                  <wp:extent cx="167005" cy="161290"/>
                  <wp:effectExtent l="0" t="0" r="0" b="0"/>
                  <wp:wrapNone/>
                  <wp:docPr id="317" name="Group 3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67005" cy="161290"/>
                            <a:chOff x="0" y="0"/>
                            <a:chExt cx="167005" cy="161290"/>
                          </a:xfrm>
                        </wpg:grpSpPr>
                        <pic:pic xmlns:pic="http://schemas.openxmlformats.org/drawingml/2006/picture">
                          <pic:nvPicPr>
                            <pic:cNvPr id="318" name="Image 318"/>
                            <pic:cNvPicPr/>
                          </pic:nvPicPr>
                          <pic:blipFill>
                            <a:blip r:embed="rId1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6687" cy="160734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19" name="Textbox 319"/>
                          <wps:cNvSpPr txBox="1"/>
                          <wps:spPr>
                            <a:xfrm>
                              <a:off x="0" y="0"/>
                              <a:ext cx="167005" cy="1612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FA3326" w14:textId="77777777" w:rsidR="00817B2D" w:rsidRDefault="00000000">
                                <w:pPr>
                                  <w:spacing w:line="229" w:lineRule="exact"/>
                                  <w:ind w:left="78"/>
                                  <w:rPr>
                                    <w:del w:id="150" w:author="盧晏臻Jenny" w:date="2026-06-24T16:30:00Z" w16du:dateUtc="2026-06-24T08:30:00Z"/>
                                    <w:rFonts w:ascii="Tahoma"/>
                                    <w:sz w:val="19"/>
                                  </w:rPr>
                                </w:pPr>
                                <w:del w:id="151" w:author="盧晏臻Jenny" w:date="2026-06-24T16:30:00Z" w16du:dateUtc="2026-06-24T08:30:00Z">
                                  <w:r>
                                    <w:rPr>
                                      <w:rFonts w:ascii="Tahoma"/>
                                      <w:color w:val="B8123B"/>
                                      <w:spacing w:val="-10"/>
                                      <w:w w:val="105"/>
                                      <w:sz w:val="19"/>
                                    </w:rPr>
                                    <w:delText>F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3C1B1F13" id="Group 317" o:spid="_x0000_s1096" style="position:absolute;left:0;text-align:left;margin-left:176.05pt;margin-top:25.1pt;width:13.15pt;height:12.7pt;z-index:487774208;mso-wrap-distance-left:0;mso-wrap-distance-right:0;mso-position-horizontal-relative:page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">
                  <v:shape id="Image 318" o:spid="_x0000_s1097" type="#_x0000_t75" style="position:absolute;width:166687;height:160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">
                    <v:imagedata r:id="rId19" o:title=""/>
                  </v:shape>
                  <v:shape id="Textbox 319" o:spid="_x0000_s1098" type="#_x0000_t202" style="position:absolute;width:167005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  <v:textbox inset="0,0,0,0">
                      <w:txbxContent>
                        <w:p w14:paraId="00FA3326" w14:textId="77777777" w:rsidR="00817B2D" w:rsidRDefault="00000000">
                          <w:pPr>
                            <w:spacing w:line="229" w:lineRule="exact"/>
                            <w:ind w:left="78"/>
                            <w:rPr>
                              <w:del w:id="152" w:author="盧晏臻Jenny" w:date="2026-06-24T16:30:00Z" w16du:dateUtc="2026-06-24T08:30:00Z"/>
                              <w:rFonts w:ascii="Tahoma"/>
                              <w:sz w:val="19"/>
                            </w:rPr>
                          </w:pPr>
                          <w:del w:id="153" w:author="盧晏臻Jenny" w:date="2026-06-24T16:30:00Z" w16du:dateUtc="2026-06-24T08:30:00Z">
                            <w:r>
                              <w:rPr>
                                <w:rFonts w:ascii="Tahoma"/>
                                <w:color w:val="B8123B"/>
                                <w:spacing w:val="-10"/>
                                <w:w w:val="105"/>
                                <w:sz w:val="19"/>
                              </w:rPr>
                              <w:delText>F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  <w:r>
          <w:rPr>
            <w:color w:val="201A1B"/>
            <w:spacing w:val="-1"/>
            <w:sz w:val="21"/>
          </w:rPr>
          <w:delText xml:space="preserve">業績 = 出貨⾦額 </w:delText>
        </w:r>
        <w:r>
          <w:rPr>
            <w:rFonts w:ascii="Cambria Math" w:eastAsia="Cambria Math" w:hAnsi="Cambria Math"/>
            <w:color w:val="201A1B"/>
            <w:spacing w:val="3"/>
            <w:sz w:val="21"/>
          </w:rPr>
          <w:delText xml:space="preserve">− </w:delText>
        </w:r>
        <w:r>
          <w:rPr>
            <w:color w:val="201A1B"/>
            <w:sz w:val="21"/>
          </w:rPr>
          <w:delText>廢胎費</w:delText>
        </w:r>
        <w:r>
          <w:rPr>
            <w:color w:val="201A1B"/>
            <w:spacing w:val="-10"/>
            <w:sz w:val="21"/>
          </w:rPr>
          <w:delText>（</w:delText>
        </w:r>
      </w:del>
    </w:p>
    <w:p w14:paraId="3EBB6F6C" w14:textId="77777777" w:rsidR="00817B2D" w:rsidRDefault="00000000">
      <w:pPr>
        <w:spacing w:before="103"/>
        <w:rPr>
          <w:del w:id="154" w:author="盧晏臻Jenny" w:date="2026-06-24T16:30:00Z" w16du:dateUtc="2026-06-24T08:30:00Z"/>
          <w:sz w:val="21"/>
        </w:rPr>
      </w:pPr>
      <w:del w:id="155" w:author="盧晏臻Jenny" w:date="2026-06-24T16:30:00Z" w16du:dateUtc="2026-06-24T08:30:00Z">
        <w:r>
          <w:br w:type="column"/>
        </w:r>
      </w:del>
    </w:p>
    <w:p w14:paraId="37AE4A77" w14:textId="77777777" w:rsidR="00817B2D" w:rsidRDefault="00000000">
      <w:pPr>
        <w:pStyle w:val="a3"/>
        <w:ind w:left="55"/>
        <w:rPr>
          <w:del w:id="156" w:author="盧晏臻Jenny" w:date="2026-06-24T16:30:00Z" w16du:dateUtc="2026-06-24T08:30:00Z"/>
          <w:lang w:eastAsia="zh-TW"/>
        </w:rPr>
      </w:pPr>
      <w:del w:id="157" w:author="盧晏臻Jenny" w:date="2026-06-24T16:30:00Z" w16du:dateUtc="2026-06-24T08:30:00Z">
        <w:r>
          <w:rPr>
            <w:color w:val="201A1B"/>
            <w:lang w:eastAsia="zh-TW"/>
          </w:rPr>
          <w:delText>⼦陣列加總，負數項⽬為扣減</w:delText>
        </w:r>
        <w:r>
          <w:rPr>
            <w:color w:val="201A1B"/>
            <w:spacing w:val="-10"/>
            <w:lang w:eastAsia="zh-TW"/>
          </w:rPr>
          <w:delText>）</w:delText>
        </w:r>
      </w:del>
    </w:p>
    <w:p w14:paraId="51C7D33C" w14:textId="77777777" w:rsidR="006671D6" w:rsidRDefault="00000000" w:rsidP="00F25FEB">
      <w:pPr>
        <w:pStyle w:val="a3"/>
        <w:rPr>
          <w:moveFrom w:id="158" w:author="盧晏臻Jenny" w:date="2026-06-24T16:30:00Z" w16du:dateUtc="2026-06-24T08:30:00Z"/>
          <w:lang w:eastAsia="zh-TW"/>
        </w:rPr>
        <w:sectPr w:rsidR="006671D6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3561" w:space="2053"/>
            <w:col w:w="4596"/>
          </w:cols>
        </w:sectPr>
      </w:pPr>
      <w:ins w:id="159" w:author="盧晏臻Jenny" w:date="2026-06-24T16:30:00Z" w16du:dateUtc="2026-06-24T08:30:00Z">
        <w:r w:rsidRPr="00F25FEB">
          <w:rPr>
            <w:color w:val="201A1B"/>
            <w:lang w:eastAsia="zh-TW"/>
          </w:rPr>
          <w:t>業績由</w:t>
        </w:r>
      </w:ins>
      <w:moveFromRangeStart w:id="160" w:author="盧晏臻Jenny" w:date="2026-06-24T16:30:00Z" w:name="move233211020"/>
    </w:p>
    <w:p w14:paraId="1E3EAA7D" w14:textId="77777777" w:rsidR="00817B2D" w:rsidRDefault="00000000">
      <w:pPr>
        <w:pStyle w:val="a4"/>
        <w:numPr>
          <w:ilvl w:val="0"/>
          <w:numId w:val="8"/>
        </w:numPr>
        <w:tabs>
          <w:tab w:val="left" w:pos="938"/>
        </w:tabs>
        <w:spacing w:line="356" w:lineRule="exact"/>
        <w:ind w:left="938" w:hanging="163"/>
        <w:rPr>
          <w:del w:id="161" w:author="盧晏臻Jenny" w:date="2026-06-24T16:30:00Z" w16du:dateUtc="2026-06-24T08:30:00Z"/>
          <w:sz w:val="21"/>
        </w:rPr>
      </w:pPr>
      <w:moveFrom w:id="162" w:author="盧晏臻Jenny" w:date="2026-06-24T16:30:00Z" w16du:dateUtc="2026-06-24T08:30:00Z">
        <w:r>
          <w:rPr>
            <w:color w:val="201A1B"/>
            <w:spacing w:val="-4"/>
            <w:sz w:val="21"/>
          </w:rPr>
          <w:t>公司別</w:t>
        </w:r>
      </w:moveFrom>
      <w:moveFromRangeEnd w:id="160"/>
    </w:p>
    <w:p w14:paraId="651F4052" w14:textId="77777777" w:rsidR="00817B2D" w:rsidRDefault="00000000">
      <w:pPr>
        <w:pStyle w:val="a3"/>
        <w:spacing w:line="356" w:lineRule="exact"/>
        <w:ind w:left="276"/>
        <w:rPr>
          <w:del w:id="163" w:author="盧晏臻Jenny" w:date="2026-06-24T16:30:00Z" w16du:dateUtc="2026-06-24T08:30:00Z"/>
        </w:rPr>
      </w:pPr>
      <w:del w:id="164" w:author="盧晏臻Jenny" w:date="2026-06-24T16:30:00Z" w16du:dateUtc="2026-06-24T08:30:00Z">
        <w:r>
          <w:br w:type="column"/>
        </w:r>
        <w:r>
          <w:rPr>
            <w:color w:val="201A1B"/>
            <w:spacing w:val="-3"/>
          </w:rPr>
          <w:delText>=建⼤、</w:delText>
        </w:r>
      </w:del>
    </w:p>
    <w:p w14:paraId="7AF36B7E" w14:textId="77777777" w:rsidR="00817B2D" w:rsidRDefault="00000000">
      <w:pPr>
        <w:spacing w:line="356" w:lineRule="exact"/>
        <w:ind w:left="224"/>
        <w:rPr>
          <w:del w:id="165" w:author="盧晏臻Jenny" w:date="2026-06-24T16:30:00Z" w16du:dateUtc="2026-06-24T08:30:00Z"/>
          <w:sz w:val="21"/>
        </w:rPr>
      </w:pPr>
      <w:del w:id="166" w:author="盧晏臻Jenny" w:date="2026-06-24T16:30:00Z" w16du:dateUtc="2026-06-24T08:30:00Z">
        <w:r>
          <w:br w:type="column"/>
        </w:r>
        <w:r>
          <w:rPr>
            <w:color w:val="201A1B"/>
            <w:spacing w:val="-4"/>
            <w:sz w:val="21"/>
          </w:rPr>
          <w:delText>=建豐</w:delText>
        </w:r>
      </w:del>
    </w:p>
    <w:p w14:paraId="676FBB94" w14:textId="77777777" w:rsidR="00817B2D" w:rsidRDefault="00817B2D">
      <w:pPr>
        <w:spacing w:line="356" w:lineRule="exact"/>
        <w:rPr>
          <w:del w:id="167" w:author="盧晏臻Jenny" w:date="2026-06-24T16:30:00Z" w16du:dateUtc="2026-06-24T08:30:00Z"/>
          <w:sz w:val="21"/>
        </w:rPr>
        <w:sectPr w:rsidR="00817B2D">
          <w:type w:val="continuous"/>
          <w:pgSz w:w="11910" w:h="16840"/>
          <w:pgMar w:top="1540" w:right="850" w:bottom="280" w:left="850" w:header="0" w:footer="417" w:gutter="0"/>
          <w:cols w:num="3" w:space="720" w:equalWidth="0">
            <w:col w:w="1569" w:space="40"/>
            <w:col w:w="1062" w:space="39"/>
            <w:col w:w="7500"/>
          </w:cols>
        </w:sectPr>
      </w:pPr>
    </w:p>
    <w:p w14:paraId="336C6B45" w14:textId="77777777" w:rsidR="006671D6" w:rsidRPr="00F25FEB" w:rsidRDefault="00000000" w:rsidP="00F25FEB">
      <w:pPr>
        <w:pStyle w:val="a4"/>
        <w:numPr>
          <w:ilvl w:val="0"/>
          <w:numId w:val="7"/>
        </w:numPr>
        <w:tabs>
          <w:tab w:val="left" w:pos="938"/>
        </w:tabs>
        <w:spacing w:before="56"/>
        <w:rPr>
          <w:color w:val="201A1B"/>
          <w:sz w:val="21"/>
          <w:lang w:eastAsia="zh-TW"/>
          <w:rPrChange w:id="168" w:author="盧晏臻Jenny" w:date="2026-06-24T16:30:00Z" w16du:dateUtc="2026-06-24T08:30:00Z">
            <w:rPr>
              <w:sz w:val="21"/>
            </w:rPr>
          </w:rPrChange>
        </w:rPr>
        <w:pPrChange w:id="169" w:author="盧晏臻Jenny" w:date="2026-06-24T16:30:00Z" w16du:dateUtc="2026-06-24T08:30:00Z">
          <w:pPr>
            <w:pStyle w:val="a4"/>
            <w:numPr>
              <w:numId w:val="8"/>
            </w:numPr>
            <w:tabs>
              <w:tab w:val="left" w:pos="938"/>
            </w:tabs>
            <w:spacing w:line="358" w:lineRule="exact"/>
            <w:ind w:left="938" w:hanging="163"/>
          </w:pPr>
        </w:pPrChange>
      </w:pPr>
      <w:del w:id="170" w:author="盧晏臻Jenny" w:date="2026-06-24T16:30:00Z" w16du:dateUtc="2026-06-24T08:30:00Z">
        <w:r>
          <w:rPr>
            <w:color w:val="201A1B"/>
            <w:sz w:val="21"/>
            <w:lang w:eastAsia="zh-TW"/>
          </w:rPr>
          <w:delText>邏輯在</w:delText>
        </w:r>
      </w:del>
      <w:r w:rsidRPr="00F25FEB">
        <w:rPr>
          <w:color w:val="201A1B"/>
          <w:sz w:val="21"/>
          <w:szCs w:val="21"/>
          <w:lang w:eastAsia="zh-TW"/>
        </w:rPr>
        <w:t xml:space="preserve"> ERP</w:t>
      </w:r>
      <w:r w:rsidRPr="00F25FEB">
        <w:rPr>
          <w:color w:val="201A1B"/>
          <w:sz w:val="21"/>
          <w:lang w:eastAsia="zh-TW"/>
          <w:rPrChange w:id="171" w:author="盧晏臻Jenny" w:date="2026-06-24T16:30:00Z" w16du:dateUtc="2026-06-24T08:30:00Z">
            <w:rPr>
              <w:color w:val="201A1B"/>
              <w:spacing w:val="-1"/>
              <w:sz w:val="21"/>
            </w:rPr>
          </w:rPrChange>
        </w:rPr>
        <w:t xml:space="preserve"> 端</w:t>
      </w:r>
      <w:del w:id="172" w:author="盧晏臻Jenny" w:date="2026-06-24T16:30:00Z" w16du:dateUtc="2026-06-24T08:30:00Z">
        <w:r>
          <w:rPr>
            <w:color w:val="201A1B"/>
            <w:spacing w:val="-1"/>
            <w:sz w:val="21"/>
            <w:lang w:eastAsia="zh-TW"/>
          </w:rPr>
          <w:delText>完成，僅回最終值</w:delText>
        </w:r>
      </w:del>
      <w:ins w:id="173" w:author="盧晏臻Jenny" w:date="2026-06-24T16:30:00Z" w16du:dateUtc="2026-06-24T08:30:00Z">
        <w:r w:rsidRPr="00F25FEB">
          <w:rPr>
            <w:color w:val="201A1B"/>
            <w:sz w:val="21"/>
            <w:szCs w:val="21"/>
            <w:lang w:eastAsia="zh-TW"/>
          </w:rPr>
          <w:t>依出貨金額及</w:t>
        </w:r>
        <w:proofErr w:type="gramStart"/>
        <w:r w:rsidRPr="00F25FEB">
          <w:rPr>
            <w:color w:val="201A1B"/>
            <w:sz w:val="21"/>
            <w:szCs w:val="21"/>
            <w:lang w:eastAsia="zh-TW"/>
          </w:rPr>
          <w:t>廢胎費規則</w:t>
        </w:r>
        <w:proofErr w:type="gramEnd"/>
        <w:r w:rsidRPr="00F25FEB">
          <w:rPr>
            <w:color w:val="201A1B"/>
            <w:sz w:val="21"/>
            <w:szCs w:val="21"/>
            <w:lang w:eastAsia="zh-TW"/>
          </w:rPr>
          <w:t>計算後回傳，平台僅接收最終值與業績</w:t>
        </w:r>
        <w:proofErr w:type="gramStart"/>
        <w:r w:rsidRPr="00F25FEB">
          <w:rPr>
            <w:color w:val="201A1B"/>
            <w:sz w:val="21"/>
            <w:szCs w:val="21"/>
            <w:lang w:eastAsia="zh-TW"/>
          </w:rPr>
          <w:t>明細子陣列</w:t>
        </w:r>
        <w:proofErr w:type="gramEnd"/>
        <w:r w:rsidRPr="00F25FEB">
          <w:rPr>
            <w:color w:val="201A1B"/>
            <w:sz w:val="21"/>
            <w:szCs w:val="21"/>
            <w:lang w:eastAsia="zh-TW"/>
          </w:rPr>
          <w:t>。</w:t>
        </w:r>
      </w:ins>
    </w:p>
    <w:p w14:paraId="615C14B3" w14:textId="77777777" w:rsidR="006671D6" w:rsidRDefault="00000000" w:rsidP="00F25FEB">
      <w:pPr>
        <w:spacing w:before="103"/>
        <w:rPr>
          <w:ins w:id="174" w:author="盧晏臻Jenny" w:date="2026-06-24T16:30:00Z" w16du:dateUtc="2026-06-24T08:30:00Z"/>
          <w:sz w:val="21"/>
          <w:lang w:eastAsia="zh-TW"/>
        </w:rPr>
      </w:pPr>
      <w:ins w:id="175" w:author="盧晏臻Jenny" w:date="2026-06-24T16:30:00Z" w16du:dateUtc="2026-06-24T08:30:00Z">
        <w:r>
          <w:rPr>
            <w:lang w:eastAsia="zh-TW"/>
          </w:rPr>
          <w:br w:type="column"/>
        </w:r>
      </w:ins>
    </w:p>
    <w:p w14:paraId="249300AE" w14:textId="77777777" w:rsidR="006671D6" w:rsidRDefault="00000000" w:rsidP="00F25FEB">
      <w:pPr>
        <w:pStyle w:val="a3"/>
        <w:ind w:left="55"/>
        <w:rPr>
          <w:ins w:id="176" w:author="盧晏臻Jenny" w:date="2026-06-24T16:30:00Z" w16du:dateUtc="2026-06-24T08:30:00Z"/>
          <w:lang w:eastAsia="zh-TW"/>
        </w:rPr>
      </w:pPr>
      <w:proofErr w:type="gramStart"/>
      <w:ins w:id="177" w:author="盧晏臻Jenny" w:date="2026-06-24T16:30:00Z" w16du:dateUtc="2026-06-24T08:30:00Z">
        <w:r>
          <w:rPr>
            <w:color w:val="201A1B"/>
            <w:lang w:eastAsia="zh-TW"/>
          </w:rPr>
          <w:t>廢胎費規則</w:t>
        </w:r>
        <w:proofErr w:type="gramEnd"/>
        <w:r>
          <w:rPr>
            <w:color w:val="201A1B"/>
            <w:lang w:eastAsia="zh-TW"/>
          </w:rPr>
          <w:t>：KF 單價內含</w:t>
        </w:r>
        <w:proofErr w:type="gramStart"/>
        <w:r>
          <w:rPr>
            <w:color w:val="201A1B"/>
            <w:lang w:eastAsia="zh-TW"/>
          </w:rPr>
          <w:t>廢胎費</w:t>
        </w:r>
        <w:proofErr w:type="gramEnd"/>
        <w:r>
          <w:rPr>
            <w:color w:val="201A1B"/>
            <w:lang w:eastAsia="zh-TW"/>
          </w:rPr>
          <w:t>，需於業績</w:t>
        </w:r>
        <w:proofErr w:type="gramStart"/>
        <w:r>
          <w:rPr>
            <w:color w:val="201A1B"/>
            <w:lang w:eastAsia="zh-TW"/>
          </w:rPr>
          <w:t>計算時扣減</w:t>
        </w:r>
        <w:proofErr w:type="gramEnd"/>
        <w:r>
          <w:rPr>
            <w:color w:val="201A1B"/>
            <w:lang w:eastAsia="zh-TW"/>
          </w:rPr>
          <w:t>；KD 單價外加</w:t>
        </w:r>
        <w:proofErr w:type="gramStart"/>
        <w:r>
          <w:rPr>
            <w:color w:val="201A1B"/>
            <w:lang w:eastAsia="zh-TW"/>
          </w:rPr>
          <w:t>廢胎費</w:t>
        </w:r>
        <w:proofErr w:type="gramEnd"/>
        <w:r>
          <w:rPr>
            <w:color w:val="201A1B"/>
            <w:lang w:eastAsia="zh-TW"/>
          </w:rPr>
          <w:t>，不需扣減。</w:t>
        </w:r>
        <w:r>
          <w:rPr>
            <w:lang w:eastAsia="zh-TW"/>
          </w:rPr>
          <w:br/>
        </w:r>
        <w:r>
          <w:rPr>
            <w:b/>
            <w:highlight w:val="yellow"/>
            <w:lang w:eastAsia="zh-TW"/>
          </w:rPr>
          <w:t xml:space="preserve">【待確認／會議討論】需確認 KF/KD 與公司別 1/F 對應關係，並與 DOC-01/DOC-06 </w:t>
        </w:r>
        <w:proofErr w:type="gramStart"/>
        <w:r>
          <w:rPr>
            <w:b/>
            <w:highlight w:val="yellow"/>
            <w:lang w:eastAsia="zh-TW"/>
          </w:rPr>
          <w:t>廢胎費規則</w:t>
        </w:r>
        <w:proofErr w:type="gramEnd"/>
        <w:r>
          <w:rPr>
            <w:b/>
            <w:highlight w:val="yellow"/>
            <w:lang w:eastAsia="zh-TW"/>
          </w:rPr>
          <w:t>一致。</w:t>
        </w:r>
      </w:ins>
    </w:p>
    <w:p w14:paraId="368DCB09" w14:textId="77777777" w:rsidR="006671D6" w:rsidRDefault="006671D6" w:rsidP="00F25FEB">
      <w:pPr>
        <w:pStyle w:val="a3"/>
        <w:rPr>
          <w:moveTo w:id="178" w:author="盧晏臻Jenny" w:date="2026-06-24T16:30:00Z" w16du:dateUtc="2026-06-24T08:30:00Z"/>
          <w:lang w:eastAsia="zh-TW"/>
        </w:rPr>
        <w:sectPr w:rsidR="006671D6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3561" w:space="2053"/>
            <w:col w:w="4596"/>
          </w:cols>
        </w:sectPr>
      </w:pPr>
      <w:moveToRangeStart w:id="179" w:author="盧晏臻Jenny" w:date="2026-06-24T16:30:00Z" w:name="move233211020"/>
    </w:p>
    <w:p w14:paraId="78B2D81B" w14:textId="77777777" w:rsidR="006671D6" w:rsidRDefault="00000000" w:rsidP="00F25FEB">
      <w:pPr>
        <w:pStyle w:val="a4"/>
        <w:numPr>
          <w:ilvl w:val="0"/>
          <w:numId w:val="1"/>
        </w:numPr>
        <w:tabs>
          <w:tab w:val="left" w:pos="938"/>
        </w:tabs>
        <w:spacing w:line="356" w:lineRule="exact"/>
        <w:ind w:left="938" w:hanging="163"/>
        <w:rPr>
          <w:ins w:id="180" w:author="盧晏臻Jenny" w:date="2026-06-24T16:30:00Z" w16du:dateUtc="2026-06-24T08:30:00Z"/>
          <w:sz w:val="21"/>
        </w:rPr>
      </w:pPr>
      <w:proofErr w:type="spellStart"/>
      <w:moveTo w:id="181" w:author="盧晏臻Jenny" w:date="2026-06-24T16:30:00Z" w16du:dateUtc="2026-06-24T08:30:00Z">
        <w:r>
          <w:rPr>
            <w:color w:val="201A1B"/>
            <w:spacing w:val="-4"/>
            <w:sz w:val="21"/>
          </w:rPr>
          <w:t>公司別</w:t>
        </w:r>
      </w:moveTo>
      <w:moveToRangeEnd w:id="179"/>
      <w:ins w:id="182" w:author="盧晏臻Jenny" w:date="2026-06-24T16:30:00Z" w16du:dateUtc="2026-06-24T08:30:00Z">
        <w:r>
          <w:rPr>
            <w:color w:val="201A1B"/>
            <w:spacing w:val="-4"/>
            <w:sz w:val="21"/>
          </w:rPr>
          <w:t>／胎別判斷</w:t>
        </w:r>
        <w:proofErr w:type="spellEnd"/>
        <w:r>
          <w:rPr>
            <w:color w:val="201A1B"/>
            <w:spacing w:val="-4"/>
            <w:sz w:val="21"/>
          </w:rPr>
          <w:t>：</w:t>
        </w:r>
      </w:ins>
    </w:p>
    <w:p w14:paraId="00197AB9" w14:textId="77777777" w:rsidR="006671D6" w:rsidRDefault="00000000" w:rsidP="00F25FEB">
      <w:pPr>
        <w:pStyle w:val="a3"/>
        <w:spacing w:line="356" w:lineRule="exact"/>
        <w:ind w:left="276"/>
        <w:rPr>
          <w:ins w:id="183" w:author="盧晏臻Jenny" w:date="2026-06-24T16:30:00Z" w16du:dateUtc="2026-06-24T08:30:00Z"/>
          <w:lang w:eastAsia="zh-TW"/>
        </w:rPr>
      </w:pPr>
      <w:ins w:id="184" w:author="盧晏臻Jenny" w:date="2026-06-24T16:30:00Z" w16du:dateUtc="2026-06-24T08:30:00Z">
        <w:r>
          <w:rPr>
            <w:lang w:eastAsia="zh-TW"/>
          </w:rPr>
          <w:t>前台登入後需依經銷</w:t>
        </w:r>
        <w:r>
          <w:rPr>
            <w:lang w:eastAsia="zh-TW"/>
          </w:rPr>
          <w:t>商對應之公司別＋</w:t>
        </w:r>
        <w:proofErr w:type="gramStart"/>
        <w:r>
          <w:rPr>
            <w:lang w:eastAsia="zh-TW"/>
          </w:rPr>
          <w:t>胎別</w:t>
        </w:r>
        <w:proofErr w:type="gramEnd"/>
        <w:r>
          <w:rPr>
            <w:lang w:eastAsia="zh-TW"/>
          </w:rPr>
          <w:t>，決定可見功能、人機介面載入內容與語系顯示。</w:t>
        </w:r>
      </w:ins>
    </w:p>
    <w:p w14:paraId="6C85C8DF" w14:textId="77777777" w:rsidR="006671D6" w:rsidRDefault="00000000" w:rsidP="00F25FEB">
      <w:pPr>
        <w:spacing w:line="356" w:lineRule="exact"/>
        <w:ind w:left="224"/>
        <w:rPr>
          <w:ins w:id="185" w:author="盧晏臻Jenny" w:date="2026-06-24T16:30:00Z" w16du:dateUtc="2026-06-24T08:30:00Z"/>
          <w:sz w:val="21"/>
        </w:rPr>
      </w:pPr>
      <w:proofErr w:type="spellStart"/>
      <w:ins w:id="186" w:author="盧晏臻Jenny" w:date="2026-06-24T16:30:00Z" w16du:dateUtc="2026-06-24T08:30:00Z">
        <w:r>
          <w:t>此判斷邏輯應由後端依</w:t>
        </w:r>
        <w:proofErr w:type="spellEnd"/>
        <w:r>
          <w:t xml:space="preserve"> dealer/</w:t>
        </w:r>
        <w:proofErr w:type="spellStart"/>
        <w:r>
          <w:t>company_code</w:t>
        </w:r>
        <w:proofErr w:type="spellEnd"/>
        <w:r>
          <w:t>/</w:t>
        </w:r>
        <w:proofErr w:type="spellStart"/>
        <w:r>
          <w:t>product_series</w:t>
        </w:r>
        <w:proofErr w:type="spellEnd"/>
        <w:r>
          <w:t xml:space="preserve"> </w:t>
        </w:r>
        <w:proofErr w:type="spellStart"/>
        <w:r>
          <w:t>等資料回傳前台，不由使用者人工選擇</w:t>
        </w:r>
        <w:proofErr w:type="spellEnd"/>
        <w:r>
          <w:t>。</w:t>
        </w:r>
      </w:ins>
    </w:p>
    <w:p w14:paraId="6377FFA8" w14:textId="77777777" w:rsidR="006671D6" w:rsidRDefault="006671D6" w:rsidP="00F25FEB">
      <w:pPr>
        <w:spacing w:line="356" w:lineRule="exact"/>
        <w:rPr>
          <w:ins w:id="187" w:author="盧晏臻Jenny" w:date="2026-06-24T16:30:00Z" w16du:dateUtc="2026-06-24T08:30:00Z"/>
          <w:sz w:val="21"/>
        </w:rPr>
        <w:sectPr w:rsidR="006671D6">
          <w:type w:val="continuous"/>
          <w:pgSz w:w="11910" w:h="16840"/>
          <w:pgMar w:top="1540" w:right="850" w:bottom="280" w:left="850" w:header="0" w:footer="417" w:gutter="0"/>
          <w:cols w:num="3" w:space="720" w:equalWidth="0">
            <w:col w:w="1569" w:space="40"/>
            <w:col w:w="1062" w:space="39"/>
            <w:col w:w="7500"/>
          </w:cols>
        </w:sectPr>
      </w:pPr>
    </w:p>
    <w:p w14:paraId="0D97C632" w14:textId="77777777" w:rsidR="006671D6" w:rsidRDefault="00000000" w:rsidP="00F25FEB">
      <w:pPr>
        <w:pStyle w:val="a4"/>
        <w:numPr>
          <w:ilvl w:val="0"/>
          <w:numId w:val="1"/>
        </w:numPr>
        <w:tabs>
          <w:tab w:val="left" w:pos="938"/>
        </w:tabs>
        <w:spacing w:line="358" w:lineRule="exact"/>
        <w:ind w:left="938" w:hanging="163"/>
        <w:rPr>
          <w:ins w:id="188" w:author="盧晏臻Jenny" w:date="2026-06-24T16:30:00Z" w16du:dateUtc="2026-06-24T08:30:00Z"/>
          <w:sz w:val="21"/>
          <w:lang w:eastAsia="zh-TW"/>
        </w:rPr>
      </w:pPr>
      <w:ins w:id="189" w:author="盧晏臻Jenny" w:date="2026-06-24T16:30:00Z" w16du:dateUtc="2026-06-24T08:30:00Z">
        <w:r>
          <w:rPr>
            <w:color w:val="201A1B"/>
            <w:sz w:val="21"/>
            <w:lang w:eastAsia="zh-TW"/>
          </w:rPr>
          <w:t>架構需保留多公司別、</w:t>
        </w:r>
        <w:proofErr w:type="gramStart"/>
        <w:r>
          <w:rPr>
            <w:color w:val="201A1B"/>
            <w:sz w:val="21"/>
            <w:lang w:eastAsia="zh-TW"/>
          </w:rPr>
          <w:t>多胎別與</w:t>
        </w:r>
        <w:proofErr w:type="gramEnd"/>
        <w:r>
          <w:rPr>
            <w:color w:val="201A1B"/>
            <w:sz w:val="21"/>
            <w:lang w:eastAsia="zh-TW"/>
          </w:rPr>
          <w:t>多語系擴充彈性；是否納入本期實作範圍另行確認。</w:t>
        </w:r>
      </w:ins>
    </w:p>
    <w:p w14:paraId="129B30CD" w14:textId="77777777" w:rsidR="006671D6" w:rsidRDefault="006671D6">
      <w:pPr>
        <w:pStyle w:val="a4"/>
        <w:spacing w:line="358" w:lineRule="exact"/>
        <w:rPr>
          <w:sz w:val="21"/>
          <w:lang w:eastAsia="zh-TW"/>
        </w:rPr>
        <w:sectPr w:rsidR="006671D6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66ABEAA2" w14:textId="77777777" w:rsidR="006671D6" w:rsidRDefault="00000000">
      <w:pPr>
        <w:pStyle w:val="a3"/>
        <w:spacing w:line="20" w:lineRule="exact"/>
        <w:ind w:left="55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FCCA9AE" wp14:editId="699678A3">
                <wp:extent cx="6408420" cy="9525"/>
                <wp:effectExtent l="0" t="0" r="0" b="0"/>
                <wp:docPr id="32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525"/>
                          <a:chOff x="0" y="0"/>
                          <a:chExt cx="6408420" cy="952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6408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25">
                                <a:moveTo>
                                  <a:pt x="6407943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3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F89842" id="Group 320" o:spid="_x0000_s1026" style="width:504.6pt;height:.75pt;mso-position-horizontal-relative:char;mso-position-vertical-relative:line" coordsize="640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">
                <v:shape id="Graphic 321" o:spid="_x0000_s1027" style="position:absolute;width:64084;height:95;visibility:visible;mso-wrap-style:square;v-text-anchor:top" coordsize="6408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" path="m6407943,9525l,9525,,,6407943,r,9525xe" fillcolor="#e2d3d5" stroked="f">
                  <v:path arrowok="t"/>
                </v:shape>
                <w10:anchorlock/>
              </v:group>
            </w:pict>
          </mc:Fallback>
        </mc:AlternateContent>
      </w:r>
    </w:p>
    <w:p w14:paraId="6C553199" w14:textId="77777777" w:rsidR="006671D6" w:rsidRDefault="00000000" w:rsidP="008A2518">
      <w:pPr>
        <w:pStyle w:val="3"/>
        <w:numPr>
          <w:ilvl w:val="0"/>
          <w:numId w:val="4"/>
        </w:numPr>
        <w:tabs>
          <w:tab w:val="left" w:pos="607"/>
        </w:tabs>
        <w:spacing w:before="370"/>
        <w:ind w:left="607" w:hanging="307"/>
      </w:pPr>
      <w:r>
        <w:rPr>
          <w:noProof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4C9EEBF1" wp14:editId="07CE5784">
                <wp:simplePos x="0" y="0"/>
                <wp:positionH relativeFrom="page">
                  <wp:posOffset>575071</wp:posOffset>
                </wp:positionH>
                <wp:positionV relativeFrom="paragraph">
                  <wp:posOffset>247872</wp:posOffset>
                </wp:positionV>
                <wp:extent cx="47625" cy="301625"/>
                <wp:effectExtent l="0" t="0" r="0" b="0"/>
                <wp:wrapNone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5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7442C" id="Graphic 322" o:spid="_x0000_s1026" style="position:absolute;margin-left:45.3pt;margin-top:19.5pt;width:3.75pt;height:23.7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" path="m47625,301228l,301228,,,47625,r,301228xe" fillcolor="#c70f2e" stroked="f">
                <v:path arrowok="t"/>
                <w10:wrap anchorx="page"/>
              </v:shape>
            </w:pict>
          </mc:Fallback>
        </mc:AlternateContent>
      </w:r>
      <w:bookmarkStart w:id="190" w:name="_TOC_250008"/>
      <w:bookmarkEnd w:id="190"/>
      <w:proofErr w:type="spellStart"/>
      <w:r>
        <w:rPr>
          <w:color w:val="8A0A1A"/>
          <w:spacing w:val="-2"/>
        </w:rPr>
        <w:t>資料流與時序</w:t>
      </w:r>
      <w:proofErr w:type="spellEnd"/>
    </w:p>
    <w:p w14:paraId="1B5CB83D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  <w:lang w:eastAsia="zh-TW"/>
        </w:rPr>
      </w:pPr>
      <w:r>
        <w:rPr>
          <w:b/>
          <w:color w:val="C70F2E"/>
          <w:sz w:val="24"/>
          <w:lang w:eastAsia="zh-TW"/>
        </w:rPr>
        <w:t>完整訂單流程（時序圖</w:t>
      </w:r>
      <w:r>
        <w:rPr>
          <w:b/>
          <w:color w:val="C70F2E"/>
          <w:spacing w:val="-10"/>
          <w:sz w:val="24"/>
          <w:lang w:eastAsia="zh-TW"/>
        </w:rPr>
        <w:t>）</w:t>
      </w:r>
    </w:p>
    <w:p w14:paraId="4F14C72A" w14:textId="77777777" w:rsidR="006671D6" w:rsidRDefault="00000000">
      <w:pPr>
        <w:pStyle w:val="a3"/>
        <w:spacing w:before="5"/>
        <w:rPr>
          <w:b/>
          <w:sz w:val="12"/>
          <w:lang w:eastAsia="zh-TW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655424" behindDoc="1" locked="0" layoutInCell="1" allowOverlap="1" wp14:anchorId="12002A10" wp14:editId="2B5A69C0">
                <wp:simplePos x="0" y="0"/>
                <wp:positionH relativeFrom="page">
                  <wp:posOffset>1764463</wp:posOffset>
                </wp:positionH>
                <wp:positionV relativeFrom="paragraph">
                  <wp:posOffset>159083</wp:posOffset>
                </wp:positionV>
                <wp:extent cx="4029710" cy="7936865"/>
                <wp:effectExtent l="0" t="0" r="0" b="0"/>
                <wp:wrapTopAndBottom/>
                <wp:docPr id="323" name="Group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9710" cy="7936865"/>
                          <a:chOff x="0" y="0"/>
                          <a:chExt cx="4029710" cy="793686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3620487" y="7758574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401663" y="176609"/>
                                </a:moveTo>
                                <a:lnTo>
                                  <a:pt x="5896" y="176609"/>
                                </a:lnTo>
                                <a:lnTo>
                                  <a:pt x="3966" y="175821"/>
                                </a:lnTo>
                                <a:lnTo>
                                  <a:pt x="787" y="172642"/>
                                </a:lnTo>
                                <a:lnTo>
                                  <a:pt x="0" y="170713"/>
                                </a:lnTo>
                                <a:lnTo>
                                  <a:pt x="0" y="5896"/>
                                </a:lnTo>
                                <a:lnTo>
                                  <a:pt x="787" y="3966"/>
                                </a:lnTo>
                                <a:lnTo>
                                  <a:pt x="3966" y="787"/>
                                </a:lnTo>
                                <a:lnTo>
                                  <a:pt x="5896" y="0"/>
                                </a:lnTo>
                                <a:lnTo>
                                  <a:pt x="8151" y="0"/>
                                </a:lnTo>
                                <a:lnTo>
                                  <a:pt x="401663" y="0"/>
                                </a:lnTo>
                                <a:lnTo>
                                  <a:pt x="403592" y="787"/>
                                </a:lnTo>
                                <a:lnTo>
                                  <a:pt x="406771" y="3966"/>
                                </a:lnTo>
                                <a:lnTo>
                                  <a:pt x="407559" y="5896"/>
                                </a:lnTo>
                                <a:lnTo>
                                  <a:pt x="407559" y="170713"/>
                                </a:lnTo>
                                <a:lnTo>
                                  <a:pt x="406771" y="172642"/>
                                </a:lnTo>
                                <a:lnTo>
                                  <a:pt x="403592" y="175821"/>
                                </a:lnTo>
                                <a:lnTo>
                                  <a:pt x="401663" y="176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620487" y="7758574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8151" y="0"/>
                                </a:moveTo>
                                <a:lnTo>
                                  <a:pt x="399408" y="0"/>
                                </a:lnTo>
                                <a:lnTo>
                                  <a:pt x="401663" y="0"/>
                                </a:lnTo>
                                <a:lnTo>
                                  <a:pt x="403592" y="787"/>
                                </a:lnTo>
                                <a:lnTo>
                                  <a:pt x="405168" y="2391"/>
                                </a:lnTo>
                                <a:lnTo>
                                  <a:pt x="406771" y="3966"/>
                                </a:lnTo>
                                <a:lnTo>
                                  <a:pt x="407559" y="5896"/>
                                </a:lnTo>
                                <a:lnTo>
                                  <a:pt x="407559" y="8151"/>
                                </a:lnTo>
                                <a:lnTo>
                                  <a:pt x="407559" y="168457"/>
                                </a:lnTo>
                                <a:lnTo>
                                  <a:pt x="407559" y="170713"/>
                                </a:lnTo>
                                <a:lnTo>
                                  <a:pt x="406771" y="172642"/>
                                </a:lnTo>
                                <a:lnTo>
                                  <a:pt x="405168" y="174218"/>
                                </a:lnTo>
                                <a:lnTo>
                                  <a:pt x="403592" y="175821"/>
                                </a:lnTo>
                                <a:lnTo>
                                  <a:pt x="401663" y="176609"/>
                                </a:lnTo>
                                <a:lnTo>
                                  <a:pt x="399408" y="176609"/>
                                </a:lnTo>
                                <a:lnTo>
                                  <a:pt x="8151" y="176609"/>
                                </a:lnTo>
                                <a:lnTo>
                                  <a:pt x="5896" y="176609"/>
                                </a:lnTo>
                                <a:lnTo>
                                  <a:pt x="3966" y="175821"/>
                                </a:lnTo>
                                <a:lnTo>
                                  <a:pt x="2391" y="174218"/>
                                </a:lnTo>
                                <a:lnTo>
                                  <a:pt x="787" y="172642"/>
                                </a:lnTo>
                                <a:lnTo>
                                  <a:pt x="0" y="170713"/>
                                </a:lnTo>
                                <a:lnTo>
                                  <a:pt x="0" y="168457"/>
                                </a:lnTo>
                                <a:lnTo>
                                  <a:pt x="0" y="8151"/>
                                </a:lnTo>
                                <a:lnTo>
                                  <a:pt x="0" y="5896"/>
                                </a:lnTo>
                                <a:lnTo>
                                  <a:pt x="787" y="3966"/>
                                </a:lnTo>
                                <a:lnTo>
                                  <a:pt x="2391" y="2391"/>
                                </a:lnTo>
                                <a:lnTo>
                                  <a:pt x="3966" y="787"/>
                                </a:lnTo>
                                <a:lnTo>
                                  <a:pt x="5896" y="0"/>
                                </a:lnTo>
                                <a:lnTo>
                                  <a:pt x="8151" y="0"/>
                                </a:lnTo>
                                <a:close/>
                              </a:path>
                            </a:pathLst>
                          </a:custGeom>
                          <a:ln w="271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987411" y="7758574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401663" y="176609"/>
                                </a:moveTo>
                                <a:lnTo>
                                  <a:pt x="5896" y="176609"/>
                                </a:lnTo>
                                <a:lnTo>
                                  <a:pt x="3966" y="175821"/>
                                </a:lnTo>
                                <a:lnTo>
                                  <a:pt x="787" y="172642"/>
                                </a:lnTo>
                                <a:lnTo>
                                  <a:pt x="0" y="170713"/>
                                </a:lnTo>
                                <a:lnTo>
                                  <a:pt x="0" y="5896"/>
                                </a:lnTo>
                                <a:lnTo>
                                  <a:pt x="787" y="3966"/>
                                </a:lnTo>
                                <a:lnTo>
                                  <a:pt x="3966" y="787"/>
                                </a:lnTo>
                                <a:lnTo>
                                  <a:pt x="5896" y="0"/>
                                </a:lnTo>
                                <a:lnTo>
                                  <a:pt x="8151" y="0"/>
                                </a:lnTo>
                                <a:lnTo>
                                  <a:pt x="401663" y="0"/>
                                </a:lnTo>
                                <a:lnTo>
                                  <a:pt x="403592" y="787"/>
                                </a:lnTo>
                                <a:lnTo>
                                  <a:pt x="406771" y="3966"/>
                                </a:lnTo>
                                <a:lnTo>
                                  <a:pt x="407559" y="5896"/>
                                </a:lnTo>
                                <a:lnTo>
                                  <a:pt x="407559" y="170713"/>
                                </a:lnTo>
                                <a:lnTo>
                                  <a:pt x="406771" y="172642"/>
                                </a:lnTo>
                                <a:lnTo>
                                  <a:pt x="403592" y="175821"/>
                                </a:lnTo>
                                <a:lnTo>
                                  <a:pt x="401663" y="176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987411" y="7758574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8151" y="0"/>
                                </a:moveTo>
                                <a:lnTo>
                                  <a:pt x="399408" y="0"/>
                                </a:lnTo>
                                <a:lnTo>
                                  <a:pt x="401663" y="0"/>
                                </a:lnTo>
                                <a:lnTo>
                                  <a:pt x="403592" y="787"/>
                                </a:lnTo>
                                <a:lnTo>
                                  <a:pt x="405168" y="2391"/>
                                </a:lnTo>
                                <a:lnTo>
                                  <a:pt x="406771" y="3966"/>
                                </a:lnTo>
                                <a:lnTo>
                                  <a:pt x="407559" y="5896"/>
                                </a:lnTo>
                                <a:lnTo>
                                  <a:pt x="407559" y="8151"/>
                                </a:lnTo>
                                <a:lnTo>
                                  <a:pt x="407559" y="168457"/>
                                </a:lnTo>
                                <a:lnTo>
                                  <a:pt x="407559" y="170713"/>
                                </a:lnTo>
                                <a:lnTo>
                                  <a:pt x="406771" y="172642"/>
                                </a:lnTo>
                                <a:lnTo>
                                  <a:pt x="405168" y="174218"/>
                                </a:lnTo>
                                <a:lnTo>
                                  <a:pt x="403592" y="175821"/>
                                </a:lnTo>
                                <a:lnTo>
                                  <a:pt x="401663" y="176609"/>
                                </a:lnTo>
                                <a:lnTo>
                                  <a:pt x="399408" y="176609"/>
                                </a:lnTo>
                                <a:lnTo>
                                  <a:pt x="8151" y="176609"/>
                                </a:lnTo>
                                <a:lnTo>
                                  <a:pt x="5896" y="176609"/>
                                </a:lnTo>
                                <a:lnTo>
                                  <a:pt x="3966" y="175821"/>
                                </a:lnTo>
                                <a:lnTo>
                                  <a:pt x="2391" y="174218"/>
                                </a:lnTo>
                                <a:lnTo>
                                  <a:pt x="787" y="172642"/>
                                </a:lnTo>
                                <a:lnTo>
                                  <a:pt x="0" y="170713"/>
                                </a:lnTo>
                                <a:lnTo>
                                  <a:pt x="0" y="168457"/>
                                </a:lnTo>
                                <a:lnTo>
                                  <a:pt x="0" y="8151"/>
                                </a:lnTo>
                                <a:lnTo>
                                  <a:pt x="0" y="5896"/>
                                </a:lnTo>
                                <a:lnTo>
                                  <a:pt x="787" y="3966"/>
                                </a:lnTo>
                                <a:lnTo>
                                  <a:pt x="2391" y="2391"/>
                                </a:lnTo>
                                <a:lnTo>
                                  <a:pt x="3966" y="787"/>
                                </a:lnTo>
                                <a:lnTo>
                                  <a:pt x="5896" y="0"/>
                                </a:lnTo>
                                <a:lnTo>
                                  <a:pt x="8151" y="0"/>
                                </a:lnTo>
                                <a:close/>
                              </a:path>
                            </a:pathLst>
                          </a:custGeom>
                          <a:ln w="271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944058" y="7758574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401658" y="176609"/>
                                </a:moveTo>
                                <a:lnTo>
                                  <a:pt x="5901" y="176609"/>
                                </a:lnTo>
                                <a:lnTo>
                                  <a:pt x="3977" y="175821"/>
                                </a:lnTo>
                                <a:lnTo>
                                  <a:pt x="796" y="172642"/>
                                </a:lnTo>
                                <a:lnTo>
                                  <a:pt x="0" y="170713"/>
                                </a:lnTo>
                                <a:lnTo>
                                  <a:pt x="0" y="5896"/>
                                </a:lnTo>
                                <a:lnTo>
                                  <a:pt x="796" y="3966"/>
                                </a:lnTo>
                                <a:lnTo>
                                  <a:pt x="3977" y="787"/>
                                </a:lnTo>
                                <a:lnTo>
                                  <a:pt x="5901" y="0"/>
                                </a:lnTo>
                                <a:lnTo>
                                  <a:pt x="8151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79" y="787"/>
                                </a:lnTo>
                                <a:lnTo>
                                  <a:pt x="406763" y="3966"/>
                                </a:lnTo>
                                <a:lnTo>
                                  <a:pt x="407559" y="5896"/>
                                </a:lnTo>
                                <a:lnTo>
                                  <a:pt x="407559" y="170713"/>
                                </a:lnTo>
                                <a:lnTo>
                                  <a:pt x="406763" y="172642"/>
                                </a:lnTo>
                                <a:lnTo>
                                  <a:pt x="403579" y="175821"/>
                                </a:lnTo>
                                <a:lnTo>
                                  <a:pt x="401658" y="176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944058" y="7758574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8151" y="0"/>
                                </a:moveTo>
                                <a:lnTo>
                                  <a:pt x="399408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79" y="787"/>
                                </a:lnTo>
                                <a:lnTo>
                                  <a:pt x="405171" y="2391"/>
                                </a:lnTo>
                                <a:lnTo>
                                  <a:pt x="406763" y="3966"/>
                                </a:lnTo>
                                <a:lnTo>
                                  <a:pt x="407559" y="5896"/>
                                </a:lnTo>
                                <a:lnTo>
                                  <a:pt x="407559" y="8151"/>
                                </a:lnTo>
                                <a:lnTo>
                                  <a:pt x="407559" y="168457"/>
                                </a:lnTo>
                                <a:lnTo>
                                  <a:pt x="407559" y="170713"/>
                                </a:lnTo>
                                <a:lnTo>
                                  <a:pt x="406763" y="172642"/>
                                </a:lnTo>
                                <a:lnTo>
                                  <a:pt x="405171" y="174218"/>
                                </a:lnTo>
                                <a:lnTo>
                                  <a:pt x="403579" y="175821"/>
                                </a:lnTo>
                                <a:lnTo>
                                  <a:pt x="401658" y="176609"/>
                                </a:lnTo>
                                <a:lnTo>
                                  <a:pt x="399408" y="176609"/>
                                </a:lnTo>
                                <a:lnTo>
                                  <a:pt x="8151" y="176609"/>
                                </a:lnTo>
                                <a:lnTo>
                                  <a:pt x="5901" y="176609"/>
                                </a:lnTo>
                                <a:lnTo>
                                  <a:pt x="3977" y="175821"/>
                                </a:lnTo>
                                <a:lnTo>
                                  <a:pt x="2388" y="174218"/>
                                </a:lnTo>
                                <a:lnTo>
                                  <a:pt x="796" y="172642"/>
                                </a:lnTo>
                                <a:lnTo>
                                  <a:pt x="0" y="170713"/>
                                </a:lnTo>
                                <a:lnTo>
                                  <a:pt x="0" y="168457"/>
                                </a:lnTo>
                                <a:lnTo>
                                  <a:pt x="0" y="8151"/>
                                </a:lnTo>
                                <a:lnTo>
                                  <a:pt x="0" y="5896"/>
                                </a:lnTo>
                                <a:lnTo>
                                  <a:pt x="796" y="3966"/>
                                </a:lnTo>
                                <a:lnTo>
                                  <a:pt x="2388" y="2391"/>
                                </a:lnTo>
                                <a:lnTo>
                                  <a:pt x="3977" y="787"/>
                                </a:lnTo>
                                <a:lnTo>
                                  <a:pt x="5901" y="0"/>
                                </a:lnTo>
                                <a:lnTo>
                                  <a:pt x="8151" y="0"/>
                                </a:lnTo>
                                <a:close/>
                              </a:path>
                            </a:pathLst>
                          </a:custGeom>
                          <a:ln w="271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835497" y="7758574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401658" y="176609"/>
                                </a:moveTo>
                                <a:lnTo>
                                  <a:pt x="5901" y="176609"/>
                                </a:lnTo>
                                <a:lnTo>
                                  <a:pt x="3977" y="175821"/>
                                </a:lnTo>
                                <a:lnTo>
                                  <a:pt x="796" y="172642"/>
                                </a:lnTo>
                                <a:lnTo>
                                  <a:pt x="0" y="170713"/>
                                </a:lnTo>
                                <a:lnTo>
                                  <a:pt x="0" y="5896"/>
                                </a:lnTo>
                                <a:lnTo>
                                  <a:pt x="796" y="3966"/>
                                </a:lnTo>
                                <a:lnTo>
                                  <a:pt x="3977" y="787"/>
                                </a:lnTo>
                                <a:lnTo>
                                  <a:pt x="5901" y="0"/>
                                </a:lnTo>
                                <a:lnTo>
                                  <a:pt x="8151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81" y="787"/>
                                </a:lnTo>
                                <a:lnTo>
                                  <a:pt x="406763" y="3966"/>
                                </a:lnTo>
                                <a:lnTo>
                                  <a:pt x="407559" y="5896"/>
                                </a:lnTo>
                                <a:lnTo>
                                  <a:pt x="407559" y="170713"/>
                                </a:lnTo>
                                <a:lnTo>
                                  <a:pt x="406763" y="172642"/>
                                </a:lnTo>
                                <a:lnTo>
                                  <a:pt x="403581" y="175821"/>
                                </a:lnTo>
                                <a:lnTo>
                                  <a:pt x="401658" y="176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835497" y="7758574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8151" y="0"/>
                                </a:moveTo>
                                <a:lnTo>
                                  <a:pt x="399408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81" y="787"/>
                                </a:lnTo>
                                <a:lnTo>
                                  <a:pt x="405171" y="2391"/>
                                </a:lnTo>
                                <a:lnTo>
                                  <a:pt x="406763" y="3966"/>
                                </a:lnTo>
                                <a:lnTo>
                                  <a:pt x="407559" y="5896"/>
                                </a:lnTo>
                                <a:lnTo>
                                  <a:pt x="407559" y="8151"/>
                                </a:lnTo>
                                <a:lnTo>
                                  <a:pt x="407559" y="168457"/>
                                </a:lnTo>
                                <a:lnTo>
                                  <a:pt x="407559" y="170713"/>
                                </a:lnTo>
                                <a:lnTo>
                                  <a:pt x="406763" y="172642"/>
                                </a:lnTo>
                                <a:lnTo>
                                  <a:pt x="405171" y="174218"/>
                                </a:lnTo>
                                <a:lnTo>
                                  <a:pt x="403581" y="175821"/>
                                </a:lnTo>
                                <a:lnTo>
                                  <a:pt x="401658" y="176609"/>
                                </a:lnTo>
                                <a:lnTo>
                                  <a:pt x="399408" y="176609"/>
                                </a:lnTo>
                                <a:lnTo>
                                  <a:pt x="8151" y="176609"/>
                                </a:lnTo>
                                <a:lnTo>
                                  <a:pt x="5901" y="176609"/>
                                </a:lnTo>
                                <a:lnTo>
                                  <a:pt x="3977" y="175821"/>
                                </a:lnTo>
                                <a:lnTo>
                                  <a:pt x="2388" y="174218"/>
                                </a:lnTo>
                                <a:lnTo>
                                  <a:pt x="796" y="172642"/>
                                </a:lnTo>
                                <a:lnTo>
                                  <a:pt x="0" y="170713"/>
                                </a:lnTo>
                                <a:lnTo>
                                  <a:pt x="0" y="168457"/>
                                </a:lnTo>
                                <a:lnTo>
                                  <a:pt x="0" y="8151"/>
                                </a:lnTo>
                                <a:lnTo>
                                  <a:pt x="0" y="5896"/>
                                </a:lnTo>
                                <a:lnTo>
                                  <a:pt x="796" y="3966"/>
                                </a:lnTo>
                                <a:lnTo>
                                  <a:pt x="2388" y="2391"/>
                                </a:lnTo>
                                <a:lnTo>
                                  <a:pt x="3977" y="787"/>
                                </a:lnTo>
                                <a:lnTo>
                                  <a:pt x="5901" y="0"/>
                                </a:lnTo>
                                <a:lnTo>
                                  <a:pt x="8151" y="0"/>
                                </a:lnTo>
                                <a:close/>
                              </a:path>
                            </a:pathLst>
                          </a:custGeom>
                          <a:ln w="271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358" y="7758574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401658" y="176609"/>
                                </a:moveTo>
                                <a:lnTo>
                                  <a:pt x="5900" y="176609"/>
                                </a:lnTo>
                                <a:lnTo>
                                  <a:pt x="3979" y="175821"/>
                                </a:lnTo>
                                <a:lnTo>
                                  <a:pt x="795" y="172642"/>
                                </a:lnTo>
                                <a:lnTo>
                                  <a:pt x="0" y="170713"/>
                                </a:lnTo>
                                <a:lnTo>
                                  <a:pt x="0" y="5896"/>
                                </a:lnTo>
                                <a:lnTo>
                                  <a:pt x="795" y="3966"/>
                                </a:lnTo>
                                <a:lnTo>
                                  <a:pt x="3979" y="787"/>
                                </a:lnTo>
                                <a:lnTo>
                                  <a:pt x="5900" y="0"/>
                                </a:lnTo>
                                <a:lnTo>
                                  <a:pt x="8151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81" y="787"/>
                                </a:lnTo>
                                <a:lnTo>
                                  <a:pt x="406763" y="3966"/>
                                </a:lnTo>
                                <a:lnTo>
                                  <a:pt x="407559" y="5896"/>
                                </a:lnTo>
                                <a:lnTo>
                                  <a:pt x="407559" y="170713"/>
                                </a:lnTo>
                                <a:lnTo>
                                  <a:pt x="406763" y="172642"/>
                                </a:lnTo>
                                <a:lnTo>
                                  <a:pt x="403581" y="175821"/>
                                </a:lnTo>
                                <a:lnTo>
                                  <a:pt x="401658" y="176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358" y="7758574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8151" y="0"/>
                                </a:moveTo>
                                <a:lnTo>
                                  <a:pt x="399408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81" y="787"/>
                                </a:lnTo>
                                <a:lnTo>
                                  <a:pt x="405171" y="2391"/>
                                </a:lnTo>
                                <a:lnTo>
                                  <a:pt x="406763" y="3966"/>
                                </a:lnTo>
                                <a:lnTo>
                                  <a:pt x="407559" y="5896"/>
                                </a:lnTo>
                                <a:lnTo>
                                  <a:pt x="407559" y="8151"/>
                                </a:lnTo>
                                <a:lnTo>
                                  <a:pt x="407559" y="168457"/>
                                </a:lnTo>
                                <a:lnTo>
                                  <a:pt x="407559" y="170713"/>
                                </a:lnTo>
                                <a:lnTo>
                                  <a:pt x="406763" y="172642"/>
                                </a:lnTo>
                                <a:lnTo>
                                  <a:pt x="405171" y="174218"/>
                                </a:lnTo>
                                <a:lnTo>
                                  <a:pt x="403581" y="175821"/>
                                </a:lnTo>
                                <a:lnTo>
                                  <a:pt x="401658" y="176609"/>
                                </a:lnTo>
                                <a:lnTo>
                                  <a:pt x="399408" y="176609"/>
                                </a:lnTo>
                                <a:lnTo>
                                  <a:pt x="8151" y="176609"/>
                                </a:lnTo>
                                <a:lnTo>
                                  <a:pt x="5900" y="176609"/>
                                </a:lnTo>
                                <a:lnTo>
                                  <a:pt x="3979" y="175821"/>
                                </a:lnTo>
                                <a:lnTo>
                                  <a:pt x="2387" y="174218"/>
                                </a:lnTo>
                                <a:lnTo>
                                  <a:pt x="795" y="172642"/>
                                </a:lnTo>
                                <a:lnTo>
                                  <a:pt x="0" y="170713"/>
                                </a:lnTo>
                                <a:lnTo>
                                  <a:pt x="0" y="168457"/>
                                </a:lnTo>
                                <a:lnTo>
                                  <a:pt x="0" y="8151"/>
                                </a:lnTo>
                                <a:lnTo>
                                  <a:pt x="0" y="5896"/>
                                </a:lnTo>
                                <a:lnTo>
                                  <a:pt x="795" y="3966"/>
                                </a:lnTo>
                                <a:lnTo>
                                  <a:pt x="2387" y="2391"/>
                                </a:lnTo>
                                <a:lnTo>
                                  <a:pt x="3979" y="787"/>
                                </a:lnTo>
                                <a:lnTo>
                                  <a:pt x="5900" y="0"/>
                                </a:lnTo>
                                <a:lnTo>
                                  <a:pt x="8151" y="0"/>
                                </a:lnTo>
                                <a:close/>
                              </a:path>
                            </a:pathLst>
                          </a:custGeom>
                          <a:ln w="271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824266" y="14943"/>
                            <a:ext cx="1270" cy="774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43825">
                                <a:moveTo>
                                  <a:pt x="0" y="6784507"/>
                                </a:moveTo>
                                <a:lnTo>
                                  <a:pt x="0" y="7743630"/>
                                </a:lnTo>
                              </a:path>
                              <a:path h="7743825">
                                <a:moveTo>
                                  <a:pt x="0" y="301594"/>
                                </a:moveTo>
                                <a:lnTo>
                                  <a:pt x="0" y="1233546"/>
                                </a:lnTo>
                              </a:path>
                              <a:path h="7743825">
                                <a:moveTo>
                                  <a:pt x="0" y="3178964"/>
                                </a:moveTo>
                                <a:lnTo>
                                  <a:pt x="0" y="4447832"/>
                                </a:lnTo>
                              </a:path>
                              <a:path h="7743825">
                                <a:moveTo>
                                  <a:pt x="0" y="6050900"/>
                                </a:moveTo>
                                <a:lnTo>
                                  <a:pt x="0" y="6673107"/>
                                </a:lnTo>
                              </a:path>
                              <a:path h="7743825">
                                <a:moveTo>
                                  <a:pt x="0" y="1344946"/>
                                </a:moveTo>
                                <a:lnTo>
                                  <a:pt x="0" y="3067564"/>
                                </a:lnTo>
                              </a:path>
                              <a:path h="7743825">
                                <a:moveTo>
                                  <a:pt x="0" y="4559232"/>
                                </a:moveTo>
                                <a:lnTo>
                                  <a:pt x="0" y="5939500"/>
                                </a:lnTo>
                              </a:path>
                              <a:path h="7743825">
                                <a:moveTo>
                                  <a:pt x="0" y="0"/>
                                </a:moveTo>
                                <a:lnTo>
                                  <a:pt x="0" y="190194"/>
                                </a:lnTo>
                              </a:path>
                            </a:pathLst>
                          </a:custGeom>
                          <a:ln w="5434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620487" y="1358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401663" y="176609"/>
                                </a:moveTo>
                                <a:lnTo>
                                  <a:pt x="5896" y="176609"/>
                                </a:lnTo>
                                <a:lnTo>
                                  <a:pt x="3966" y="175813"/>
                                </a:lnTo>
                                <a:lnTo>
                                  <a:pt x="787" y="172629"/>
                                </a:lnTo>
                                <a:lnTo>
                                  <a:pt x="0" y="170708"/>
                                </a:lnTo>
                                <a:lnTo>
                                  <a:pt x="0" y="5900"/>
                                </a:lnTo>
                                <a:lnTo>
                                  <a:pt x="787" y="3979"/>
                                </a:lnTo>
                                <a:lnTo>
                                  <a:pt x="3966" y="795"/>
                                </a:lnTo>
                                <a:lnTo>
                                  <a:pt x="5896" y="0"/>
                                </a:lnTo>
                                <a:lnTo>
                                  <a:pt x="8151" y="0"/>
                                </a:lnTo>
                                <a:lnTo>
                                  <a:pt x="401663" y="0"/>
                                </a:lnTo>
                                <a:lnTo>
                                  <a:pt x="403592" y="795"/>
                                </a:lnTo>
                                <a:lnTo>
                                  <a:pt x="406771" y="3979"/>
                                </a:lnTo>
                                <a:lnTo>
                                  <a:pt x="407559" y="5900"/>
                                </a:lnTo>
                                <a:lnTo>
                                  <a:pt x="407559" y="170708"/>
                                </a:lnTo>
                                <a:lnTo>
                                  <a:pt x="406771" y="172629"/>
                                </a:lnTo>
                                <a:lnTo>
                                  <a:pt x="403592" y="175813"/>
                                </a:lnTo>
                                <a:lnTo>
                                  <a:pt x="401663" y="176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620487" y="1358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8151" y="0"/>
                                </a:moveTo>
                                <a:lnTo>
                                  <a:pt x="399408" y="0"/>
                                </a:lnTo>
                                <a:lnTo>
                                  <a:pt x="401663" y="0"/>
                                </a:lnTo>
                                <a:lnTo>
                                  <a:pt x="403592" y="795"/>
                                </a:lnTo>
                                <a:lnTo>
                                  <a:pt x="405168" y="2387"/>
                                </a:lnTo>
                                <a:lnTo>
                                  <a:pt x="406771" y="3979"/>
                                </a:lnTo>
                                <a:lnTo>
                                  <a:pt x="407559" y="5900"/>
                                </a:lnTo>
                                <a:lnTo>
                                  <a:pt x="407559" y="8151"/>
                                </a:lnTo>
                                <a:lnTo>
                                  <a:pt x="407559" y="168457"/>
                                </a:lnTo>
                                <a:lnTo>
                                  <a:pt x="407559" y="170708"/>
                                </a:lnTo>
                                <a:lnTo>
                                  <a:pt x="406771" y="172629"/>
                                </a:lnTo>
                                <a:lnTo>
                                  <a:pt x="405168" y="174221"/>
                                </a:lnTo>
                                <a:lnTo>
                                  <a:pt x="403592" y="175813"/>
                                </a:lnTo>
                                <a:lnTo>
                                  <a:pt x="401663" y="176609"/>
                                </a:lnTo>
                                <a:lnTo>
                                  <a:pt x="399408" y="176609"/>
                                </a:lnTo>
                                <a:lnTo>
                                  <a:pt x="8151" y="176609"/>
                                </a:lnTo>
                                <a:lnTo>
                                  <a:pt x="5896" y="176609"/>
                                </a:lnTo>
                                <a:lnTo>
                                  <a:pt x="3966" y="175813"/>
                                </a:lnTo>
                                <a:lnTo>
                                  <a:pt x="2391" y="174221"/>
                                </a:lnTo>
                                <a:lnTo>
                                  <a:pt x="787" y="172629"/>
                                </a:lnTo>
                                <a:lnTo>
                                  <a:pt x="0" y="170708"/>
                                </a:lnTo>
                                <a:lnTo>
                                  <a:pt x="0" y="168457"/>
                                </a:lnTo>
                                <a:lnTo>
                                  <a:pt x="0" y="8151"/>
                                </a:lnTo>
                                <a:lnTo>
                                  <a:pt x="0" y="5900"/>
                                </a:lnTo>
                                <a:lnTo>
                                  <a:pt x="787" y="3979"/>
                                </a:lnTo>
                                <a:lnTo>
                                  <a:pt x="2391" y="2387"/>
                                </a:lnTo>
                                <a:lnTo>
                                  <a:pt x="3966" y="795"/>
                                </a:lnTo>
                                <a:lnTo>
                                  <a:pt x="5896" y="0"/>
                                </a:lnTo>
                                <a:lnTo>
                                  <a:pt x="8151" y="0"/>
                                </a:lnTo>
                                <a:close/>
                              </a:path>
                            </a:pathLst>
                          </a:custGeom>
                          <a:ln w="271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191191" y="14943"/>
                            <a:ext cx="1270" cy="774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43825">
                                <a:moveTo>
                                  <a:pt x="0" y="301594"/>
                                </a:moveTo>
                                <a:lnTo>
                                  <a:pt x="0" y="1233546"/>
                                </a:lnTo>
                              </a:path>
                              <a:path h="7743825">
                                <a:moveTo>
                                  <a:pt x="0" y="1344946"/>
                                </a:moveTo>
                                <a:lnTo>
                                  <a:pt x="0" y="3067564"/>
                                </a:lnTo>
                              </a:path>
                              <a:path h="7743825">
                                <a:moveTo>
                                  <a:pt x="0" y="6050900"/>
                                </a:moveTo>
                                <a:lnTo>
                                  <a:pt x="0" y="6673107"/>
                                </a:lnTo>
                              </a:path>
                              <a:path h="7743825">
                                <a:moveTo>
                                  <a:pt x="0" y="3178964"/>
                                </a:moveTo>
                                <a:lnTo>
                                  <a:pt x="0" y="4447832"/>
                                </a:lnTo>
                              </a:path>
                              <a:path h="7743825">
                                <a:moveTo>
                                  <a:pt x="0" y="4559232"/>
                                </a:moveTo>
                                <a:lnTo>
                                  <a:pt x="0" y="5939500"/>
                                </a:lnTo>
                              </a:path>
                              <a:path h="7743825">
                                <a:moveTo>
                                  <a:pt x="0" y="0"/>
                                </a:moveTo>
                                <a:lnTo>
                                  <a:pt x="0" y="190194"/>
                                </a:lnTo>
                              </a:path>
                              <a:path h="7743825">
                                <a:moveTo>
                                  <a:pt x="0" y="6784507"/>
                                </a:moveTo>
                                <a:lnTo>
                                  <a:pt x="0" y="7743630"/>
                                </a:lnTo>
                              </a:path>
                            </a:pathLst>
                          </a:custGeom>
                          <a:ln w="5434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87411" y="1358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401663" y="176609"/>
                                </a:moveTo>
                                <a:lnTo>
                                  <a:pt x="5896" y="176609"/>
                                </a:lnTo>
                                <a:lnTo>
                                  <a:pt x="3966" y="175813"/>
                                </a:lnTo>
                                <a:lnTo>
                                  <a:pt x="787" y="172629"/>
                                </a:lnTo>
                                <a:lnTo>
                                  <a:pt x="0" y="170708"/>
                                </a:lnTo>
                                <a:lnTo>
                                  <a:pt x="0" y="5900"/>
                                </a:lnTo>
                                <a:lnTo>
                                  <a:pt x="787" y="3979"/>
                                </a:lnTo>
                                <a:lnTo>
                                  <a:pt x="3966" y="795"/>
                                </a:lnTo>
                                <a:lnTo>
                                  <a:pt x="5896" y="0"/>
                                </a:lnTo>
                                <a:lnTo>
                                  <a:pt x="8151" y="0"/>
                                </a:lnTo>
                                <a:lnTo>
                                  <a:pt x="401663" y="0"/>
                                </a:lnTo>
                                <a:lnTo>
                                  <a:pt x="403592" y="795"/>
                                </a:lnTo>
                                <a:lnTo>
                                  <a:pt x="406771" y="3979"/>
                                </a:lnTo>
                                <a:lnTo>
                                  <a:pt x="407559" y="5900"/>
                                </a:lnTo>
                                <a:lnTo>
                                  <a:pt x="407559" y="170708"/>
                                </a:lnTo>
                                <a:lnTo>
                                  <a:pt x="406771" y="172629"/>
                                </a:lnTo>
                                <a:lnTo>
                                  <a:pt x="403592" y="175813"/>
                                </a:lnTo>
                                <a:lnTo>
                                  <a:pt x="401663" y="176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87411" y="1358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8151" y="0"/>
                                </a:moveTo>
                                <a:lnTo>
                                  <a:pt x="399408" y="0"/>
                                </a:lnTo>
                                <a:lnTo>
                                  <a:pt x="401663" y="0"/>
                                </a:lnTo>
                                <a:lnTo>
                                  <a:pt x="403592" y="795"/>
                                </a:lnTo>
                                <a:lnTo>
                                  <a:pt x="405168" y="2387"/>
                                </a:lnTo>
                                <a:lnTo>
                                  <a:pt x="406771" y="3979"/>
                                </a:lnTo>
                                <a:lnTo>
                                  <a:pt x="407559" y="5900"/>
                                </a:lnTo>
                                <a:lnTo>
                                  <a:pt x="407559" y="8151"/>
                                </a:lnTo>
                                <a:lnTo>
                                  <a:pt x="407559" y="168457"/>
                                </a:lnTo>
                                <a:lnTo>
                                  <a:pt x="407559" y="170708"/>
                                </a:lnTo>
                                <a:lnTo>
                                  <a:pt x="406771" y="172629"/>
                                </a:lnTo>
                                <a:lnTo>
                                  <a:pt x="405168" y="174221"/>
                                </a:lnTo>
                                <a:lnTo>
                                  <a:pt x="403592" y="175813"/>
                                </a:lnTo>
                                <a:lnTo>
                                  <a:pt x="401663" y="176609"/>
                                </a:lnTo>
                                <a:lnTo>
                                  <a:pt x="399408" y="176609"/>
                                </a:lnTo>
                                <a:lnTo>
                                  <a:pt x="8151" y="176609"/>
                                </a:lnTo>
                                <a:lnTo>
                                  <a:pt x="5896" y="176609"/>
                                </a:lnTo>
                                <a:lnTo>
                                  <a:pt x="3966" y="175813"/>
                                </a:lnTo>
                                <a:lnTo>
                                  <a:pt x="2391" y="174221"/>
                                </a:lnTo>
                                <a:lnTo>
                                  <a:pt x="787" y="172629"/>
                                </a:lnTo>
                                <a:lnTo>
                                  <a:pt x="0" y="170708"/>
                                </a:lnTo>
                                <a:lnTo>
                                  <a:pt x="0" y="168457"/>
                                </a:lnTo>
                                <a:lnTo>
                                  <a:pt x="0" y="8151"/>
                                </a:lnTo>
                                <a:lnTo>
                                  <a:pt x="0" y="5900"/>
                                </a:lnTo>
                                <a:lnTo>
                                  <a:pt x="787" y="3979"/>
                                </a:lnTo>
                                <a:lnTo>
                                  <a:pt x="2391" y="2387"/>
                                </a:lnTo>
                                <a:lnTo>
                                  <a:pt x="3966" y="795"/>
                                </a:lnTo>
                                <a:lnTo>
                                  <a:pt x="5896" y="0"/>
                                </a:lnTo>
                                <a:lnTo>
                                  <a:pt x="8151" y="0"/>
                                </a:lnTo>
                                <a:close/>
                              </a:path>
                            </a:pathLst>
                          </a:custGeom>
                          <a:ln w="271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147838" y="14943"/>
                            <a:ext cx="1270" cy="774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43825">
                                <a:moveTo>
                                  <a:pt x="0" y="6784507"/>
                                </a:moveTo>
                                <a:lnTo>
                                  <a:pt x="0" y="7743630"/>
                                </a:lnTo>
                              </a:path>
                              <a:path h="7743825">
                                <a:moveTo>
                                  <a:pt x="0" y="4559232"/>
                                </a:moveTo>
                                <a:lnTo>
                                  <a:pt x="0" y="5939500"/>
                                </a:lnTo>
                              </a:path>
                              <a:path h="7743825">
                                <a:moveTo>
                                  <a:pt x="0" y="3178964"/>
                                </a:moveTo>
                                <a:lnTo>
                                  <a:pt x="0" y="4447832"/>
                                </a:lnTo>
                              </a:path>
                              <a:path h="7743825">
                                <a:moveTo>
                                  <a:pt x="0" y="0"/>
                                </a:moveTo>
                                <a:lnTo>
                                  <a:pt x="0" y="190194"/>
                                </a:lnTo>
                              </a:path>
                              <a:path h="7743825">
                                <a:moveTo>
                                  <a:pt x="0" y="301594"/>
                                </a:moveTo>
                                <a:lnTo>
                                  <a:pt x="0" y="1233546"/>
                                </a:lnTo>
                              </a:path>
                              <a:path h="7743825">
                                <a:moveTo>
                                  <a:pt x="0" y="1344946"/>
                                </a:moveTo>
                                <a:lnTo>
                                  <a:pt x="0" y="3067564"/>
                                </a:lnTo>
                              </a:path>
                              <a:path h="7743825">
                                <a:moveTo>
                                  <a:pt x="0" y="6050900"/>
                                </a:moveTo>
                                <a:lnTo>
                                  <a:pt x="0" y="6673107"/>
                                </a:lnTo>
                              </a:path>
                            </a:pathLst>
                          </a:custGeom>
                          <a:ln w="5434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944058" y="1358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401658" y="176609"/>
                                </a:moveTo>
                                <a:lnTo>
                                  <a:pt x="5901" y="176609"/>
                                </a:lnTo>
                                <a:lnTo>
                                  <a:pt x="3977" y="175813"/>
                                </a:lnTo>
                                <a:lnTo>
                                  <a:pt x="796" y="172629"/>
                                </a:lnTo>
                                <a:lnTo>
                                  <a:pt x="0" y="170708"/>
                                </a:lnTo>
                                <a:lnTo>
                                  <a:pt x="0" y="5900"/>
                                </a:lnTo>
                                <a:lnTo>
                                  <a:pt x="796" y="3979"/>
                                </a:lnTo>
                                <a:lnTo>
                                  <a:pt x="3977" y="795"/>
                                </a:lnTo>
                                <a:lnTo>
                                  <a:pt x="5901" y="0"/>
                                </a:lnTo>
                                <a:lnTo>
                                  <a:pt x="8151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79" y="795"/>
                                </a:lnTo>
                                <a:lnTo>
                                  <a:pt x="406763" y="3979"/>
                                </a:lnTo>
                                <a:lnTo>
                                  <a:pt x="407559" y="5900"/>
                                </a:lnTo>
                                <a:lnTo>
                                  <a:pt x="407559" y="170708"/>
                                </a:lnTo>
                                <a:lnTo>
                                  <a:pt x="406763" y="172629"/>
                                </a:lnTo>
                                <a:lnTo>
                                  <a:pt x="403579" y="175813"/>
                                </a:lnTo>
                                <a:lnTo>
                                  <a:pt x="401658" y="176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944058" y="1358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8151" y="0"/>
                                </a:moveTo>
                                <a:lnTo>
                                  <a:pt x="399408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79" y="795"/>
                                </a:lnTo>
                                <a:lnTo>
                                  <a:pt x="405171" y="2387"/>
                                </a:lnTo>
                                <a:lnTo>
                                  <a:pt x="406763" y="3979"/>
                                </a:lnTo>
                                <a:lnTo>
                                  <a:pt x="407559" y="5900"/>
                                </a:lnTo>
                                <a:lnTo>
                                  <a:pt x="407559" y="8151"/>
                                </a:lnTo>
                                <a:lnTo>
                                  <a:pt x="407559" y="168457"/>
                                </a:lnTo>
                                <a:lnTo>
                                  <a:pt x="407559" y="170708"/>
                                </a:lnTo>
                                <a:lnTo>
                                  <a:pt x="406763" y="172629"/>
                                </a:lnTo>
                                <a:lnTo>
                                  <a:pt x="405171" y="174221"/>
                                </a:lnTo>
                                <a:lnTo>
                                  <a:pt x="403579" y="175813"/>
                                </a:lnTo>
                                <a:lnTo>
                                  <a:pt x="401658" y="176609"/>
                                </a:lnTo>
                                <a:lnTo>
                                  <a:pt x="399408" y="176609"/>
                                </a:lnTo>
                                <a:lnTo>
                                  <a:pt x="8151" y="176609"/>
                                </a:lnTo>
                                <a:lnTo>
                                  <a:pt x="5901" y="176609"/>
                                </a:lnTo>
                                <a:lnTo>
                                  <a:pt x="3977" y="175813"/>
                                </a:lnTo>
                                <a:lnTo>
                                  <a:pt x="2388" y="174221"/>
                                </a:lnTo>
                                <a:lnTo>
                                  <a:pt x="796" y="172629"/>
                                </a:lnTo>
                                <a:lnTo>
                                  <a:pt x="0" y="170708"/>
                                </a:lnTo>
                                <a:lnTo>
                                  <a:pt x="0" y="168457"/>
                                </a:lnTo>
                                <a:lnTo>
                                  <a:pt x="0" y="8151"/>
                                </a:lnTo>
                                <a:lnTo>
                                  <a:pt x="0" y="5900"/>
                                </a:lnTo>
                                <a:lnTo>
                                  <a:pt x="796" y="3979"/>
                                </a:lnTo>
                                <a:lnTo>
                                  <a:pt x="2388" y="2387"/>
                                </a:lnTo>
                                <a:lnTo>
                                  <a:pt x="3977" y="795"/>
                                </a:lnTo>
                                <a:lnTo>
                                  <a:pt x="5901" y="0"/>
                                </a:lnTo>
                                <a:lnTo>
                                  <a:pt x="8151" y="0"/>
                                </a:lnTo>
                                <a:close/>
                              </a:path>
                            </a:pathLst>
                          </a:custGeom>
                          <a:ln w="271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039276" y="14943"/>
                            <a:ext cx="1270" cy="774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43825">
                                <a:moveTo>
                                  <a:pt x="0" y="0"/>
                                </a:moveTo>
                                <a:lnTo>
                                  <a:pt x="0" y="190194"/>
                                </a:lnTo>
                              </a:path>
                              <a:path h="7743825">
                                <a:moveTo>
                                  <a:pt x="0" y="6784507"/>
                                </a:moveTo>
                                <a:lnTo>
                                  <a:pt x="0" y="7743630"/>
                                </a:lnTo>
                              </a:path>
                              <a:path h="7743825">
                                <a:moveTo>
                                  <a:pt x="0" y="1344946"/>
                                </a:moveTo>
                                <a:lnTo>
                                  <a:pt x="0" y="3067564"/>
                                </a:lnTo>
                              </a:path>
                              <a:path h="7743825">
                                <a:moveTo>
                                  <a:pt x="0" y="4559232"/>
                                </a:moveTo>
                                <a:lnTo>
                                  <a:pt x="0" y="5939500"/>
                                </a:lnTo>
                              </a:path>
                              <a:path h="7743825">
                                <a:moveTo>
                                  <a:pt x="0" y="301594"/>
                                </a:moveTo>
                                <a:lnTo>
                                  <a:pt x="0" y="1233546"/>
                                </a:lnTo>
                              </a:path>
                              <a:path h="7743825">
                                <a:moveTo>
                                  <a:pt x="0" y="6050900"/>
                                </a:moveTo>
                                <a:lnTo>
                                  <a:pt x="0" y="6673107"/>
                                </a:lnTo>
                              </a:path>
                              <a:path h="7743825">
                                <a:moveTo>
                                  <a:pt x="0" y="3178964"/>
                                </a:moveTo>
                                <a:lnTo>
                                  <a:pt x="0" y="4447832"/>
                                </a:lnTo>
                              </a:path>
                            </a:pathLst>
                          </a:custGeom>
                          <a:ln w="5434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835497" y="1358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401658" y="176609"/>
                                </a:moveTo>
                                <a:lnTo>
                                  <a:pt x="5901" y="176609"/>
                                </a:lnTo>
                                <a:lnTo>
                                  <a:pt x="3977" y="175813"/>
                                </a:lnTo>
                                <a:lnTo>
                                  <a:pt x="796" y="172629"/>
                                </a:lnTo>
                                <a:lnTo>
                                  <a:pt x="0" y="170708"/>
                                </a:lnTo>
                                <a:lnTo>
                                  <a:pt x="0" y="5900"/>
                                </a:lnTo>
                                <a:lnTo>
                                  <a:pt x="796" y="3979"/>
                                </a:lnTo>
                                <a:lnTo>
                                  <a:pt x="3977" y="795"/>
                                </a:lnTo>
                                <a:lnTo>
                                  <a:pt x="5901" y="0"/>
                                </a:lnTo>
                                <a:lnTo>
                                  <a:pt x="8151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81" y="795"/>
                                </a:lnTo>
                                <a:lnTo>
                                  <a:pt x="406763" y="3979"/>
                                </a:lnTo>
                                <a:lnTo>
                                  <a:pt x="407559" y="5900"/>
                                </a:lnTo>
                                <a:lnTo>
                                  <a:pt x="407559" y="170708"/>
                                </a:lnTo>
                                <a:lnTo>
                                  <a:pt x="406763" y="172629"/>
                                </a:lnTo>
                                <a:lnTo>
                                  <a:pt x="403581" y="175813"/>
                                </a:lnTo>
                                <a:lnTo>
                                  <a:pt x="401658" y="176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835497" y="1358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8151" y="0"/>
                                </a:moveTo>
                                <a:lnTo>
                                  <a:pt x="399408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81" y="795"/>
                                </a:lnTo>
                                <a:lnTo>
                                  <a:pt x="405171" y="2387"/>
                                </a:lnTo>
                                <a:lnTo>
                                  <a:pt x="406763" y="3979"/>
                                </a:lnTo>
                                <a:lnTo>
                                  <a:pt x="407559" y="5900"/>
                                </a:lnTo>
                                <a:lnTo>
                                  <a:pt x="407559" y="8151"/>
                                </a:lnTo>
                                <a:lnTo>
                                  <a:pt x="407559" y="168457"/>
                                </a:lnTo>
                                <a:lnTo>
                                  <a:pt x="407559" y="170708"/>
                                </a:lnTo>
                                <a:lnTo>
                                  <a:pt x="406763" y="172629"/>
                                </a:lnTo>
                                <a:lnTo>
                                  <a:pt x="405171" y="174221"/>
                                </a:lnTo>
                                <a:lnTo>
                                  <a:pt x="403581" y="175813"/>
                                </a:lnTo>
                                <a:lnTo>
                                  <a:pt x="401658" y="176609"/>
                                </a:lnTo>
                                <a:lnTo>
                                  <a:pt x="399408" y="176609"/>
                                </a:lnTo>
                                <a:lnTo>
                                  <a:pt x="8151" y="176609"/>
                                </a:lnTo>
                                <a:lnTo>
                                  <a:pt x="5901" y="176609"/>
                                </a:lnTo>
                                <a:lnTo>
                                  <a:pt x="3977" y="175813"/>
                                </a:lnTo>
                                <a:lnTo>
                                  <a:pt x="2388" y="174221"/>
                                </a:lnTo>
                                <a:lnTo>
                                  <a:pt x="796" y="172629"/>
                                </a:lnTo>
                                <a:lnTo>
                                  <a:pt x="0" y="170708"/>
                                </a:lnTo>
                                <a:lnTo>
                                  <a:pt x="0" y="168457"/>
                                </a:lnTo>
                                <a:lnTo>
                                  <a:pt x="0" y="8151"/>
                                </a:lnTo>
                                <a:lnTo>
                                  <a:pt x="0" y="5900"/>
                                </a:lnTo>
                                <a:lnTo>
                                  <a:pt x="796" y="3979"/>
                                </a:lnTo>
                                <a:lnTo>
                                  <a:pt x="2388" y="2387"/>
                                </a:lnTo>
                                <a:lnTo>
                                  <a:pt x="3977" y="795"/>
                                </a:lnTo>
                                <a:lnTo>
                                  <a:pt x="5901" y="0"/>
                                </a:lnTo>
                                <a:lnTo>
                                  <a:pt x="8151" y="0"/>
                                </a:lnTo>
                                <a:close/>
                              </a:path>
                            </a:pathLst>
                          </a:custGeom>
                          <a:ln w="271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05138" y="14943"/>
                            <a:ext cx="1270" cy="774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43825">
                                <a:moveTo>
                                  <a:pt x="0" y="0"/>
                                </a:moveTo>
                                <a:lnTo>
                                  <a:pt x="0" y="190194"/>
                                </a:lnTo>
                              </a:path>
                              <a:path h="7743825">
                                <a:moveTo>
                                  <a:pt x="0" y="3178964"/>
                                </a:moveTo>
                                <a:lnTo>
                                  <a:pt x="0" y="4447832"/>
                                </a:lnTo>
                              </a:path>
                              <a:path h="7743825">
                                <a:moveTo>
                                  <a:pt x="0" y="301594"/>
                                </a:moveTo>
                                <a:lnTo>
                                  <a:pt x="0" y="1233546"/>
                                </a:lnTo>
                              </a:path>
                              <a:path h="7743825">
                                <a:moveTo>
                                  <a:pt x="0" y="6050900"/>
                                </a:moveTo>
                                <a:lnTo>
                                  <a:pt x="0" y="6673107"/>
                                </a:lnTo>
                              </a:path>
                              <a:path h="7743825">
                                <a:moveTo>
                                  <a:pt x="0" y="6784507"/>
                                </a:moveTo>
                                <a:lnTo>
                                  <a:pt x="0" y="7743630"/>
                                </a:lnTo>
                              </a:path>
                              <a:path h="7743825">
                                <a:moveTo>
                                  <a:pt x="0" y="1344946"/>
                                </a:moveTo>
                                <a:lnTo>
                                  <a:pt x="0" y="3067564"/>
                                </a:lnTo>
                              </a:path>
                              <a:path h="7743825">
                                <a:moveTo>
                                  <a:pt x="0" y="4559232"/>
                                </a:moveTo>
                                <a:lnTo>
                                  <a:pt x="0" y="5939500"/>
                                </a:lnTo>
                              </a:path>
                            </a:pathLst>
                          </a:custGeom>
                          <a:ln w="5434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358" y="1358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401658" y="176609"/>
                                </a:moveTo>
                                <a:lnTo>
                                  <a:pt x="5900" y="176609"/>
                                </a:lnTo>
                                <a:lnTo>
                                  <a:pt x="3979" y="175813"/>
                                </a:lnTo>
                                <a:lnTo>
                                  <a:pt x="795" y="172629"/>
                                </a:lnTo>
                                <a:lnTo>
                                  <a:pt x="0" y="170708"/>
                                </a:lnTo>
                                <a:lnTo>
                                  <a:pt x="0" y="5900"/>
                                </a:lnTo>
                                <a:lnTo>
                                  <a:pt x="795" y="3979"/>
                                </a:lnTo>
                                <a:lnTo>
                                  <a:pt x="3979" y="795"/>
                                </a:lnTo>
                                <a:lnTo>
                                  <a:pt x="5900" y="0"/>
                                </a:lnTo>
                                <a:lnTo>
                                  <a:pt x="8151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81" y="795"/>
                                </a:lnTo>
                                <a:lnTo>
                                  <a:pt x="406763" y="3979"/>
                                </a:lnTo>
                                <a:lnTo>
                                  <a:pt x="407559" y="5900"/>
                                </a:lnTo>
                                <a:lnTo>
                                  <a:pt x="407559" y="170708"/>
                                </a:lnTo>
                                <a:lnTo>
                                  <a:pt x="406763" y="172629"/>
                                </a:lnTo>
                                <a:lnTo>
                                  <a:pt x="403581" y="175813"/>
                                </a:lnTo>
                                <a:lnTo>
                                  <a:pt x="401658" y="176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358" y="1358"/>
                            <a:ext cx="40767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177165">
                                <a:moveTo>
                                  <a:pt x="8151" y="0"/>
                                </a:moveTo>
                                <a:lnTo>
                                  <a:pt x="399408" y="0"/>
                                </a:lnTo>
                                <a:lnTo>
                                  <a:pt x="401658" y="0"/>
                                </a:lnTo>
                                <a:lnTo>
                                  <a:pt x="403581" y="795"/>
                                </a:lnTo>
                                <a:lnTo>
                                  <a:pt x="405171" y="2387"/>
                                </a:lnTo>
                                <a:lnTo>
                                  <a:pt x="406763" y="3979"/>
                                </a:lnTo>
                                <a:lnTo>
                                  <a:pt x="407559" y="5900"/>
                                </a:lnTo>
                                <a:lnTo>
                                  <a:pt x="407559" y="8151"/>
                                </a:lnTo>
                                <a:lnTo>
                                  <a:pt x="407559" y="168457"/>
                                </a:lnTo>
                                <a:lnTo>
                                  <a:pt x="407559" y="170708"/>
                                </a:lnTo>
                                <a:lnTo>
                                  <a:pt x="406763" y="172629"/>
                                </a:lnTo>
                                <a:lnTo>
                                  <a:pt x="405171" y="174221"/>
                                </a:lnTo>
                                <a:lnTo>
                                  <a:pt x="403581" y="175813"/>
                                </a:lnTo>
                                <a:lnTo>
                                  <a:pt x="401658" y="176609"/>
                                </a:lnTo>
                                <a:lnTo>
                                  <a:pt x="399408" y="176609"/>
                                </a:lnTo>
                                <a:lnTo>
                                  <a:pt x="8151" y="176609"/>
                                </a:lnTo>
                                <a:lnTo>
                                  <a:pt x="5900" y="176609"/>
                                </a:lnTo>
                                <a:lnTo>
                                  <a:pt x="3979" y="175813"/>
                                </a:lnTo>
                                <a:lnTo>
                                  <a:pt x="2387" y="174221"/>
                                </a:lnTo>
                                <a:lnTo>
                                  <a:pt x="795" y="172629"/>
                                </a:lnTo>
                                <a:lnTo>
                                  <a:pt x="0" y="170708"/>
                                </a:lnTo>
                                <a:lnTo>
                                  <a:pt x="0" y="168457"/>
                                </a:lnTo>
                                <a:lnTo>
                                  <a:pt x="0" y="8151"/>
                                </a:lnTo>
                                <a:lnTo>
                                  <a:pt x="0" y="5900"/>
                                </a:lnTo>
                                <a:lnTo>
                                  <a:pt x="795" y="3979"/>
                                </a:lnTo>
                                <a:lnTo>
                                  <a:pt x="2387" y="2387"/>
                                </a:lnTo>
                                <a:lnTo>
                                  <a:pt x="3979" y="795"/>
                                </a:lnTo>
                                <a:lnTo>
                                  <a:pt x="5900" y="0"/>
                                </a:lnTo>
                                <a:lnTo>
                                  <a:pt x="8151" y="0"/>
                                </a:lnTo>
                                <a:close/>
                              </a:path>
                            </a:pathLst>
                          </a:custGeom>
                          <a:ln w="2717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07855" y="457825"/>
                            <a:ext cx="297307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070" h="339725">
                                <a:moveTo>
                                  <a:pt x="0" y="0"/>
                                </a:moveTo>
                                <a:lnTo>
                                  <a:pt x="820553" y="0"/>
                                </a:lnTo>
                              </a:path>
                              <a:path w="2973070" h="339725">
                                <a:moveTo>
                                  <a:pt x="834138" y="198345"/>
                                </a:moveTo>
                                <a:lnTo>
                                  <a:pt x="1929115" y="198345"/>
                                </a:lnTo>
                              </a:path>
                              <a:path w="2973070" h="339725">
                                <a:moveTo>
                                  <a:pt x="1942700" y="339632"/>
                                </a:moveTo>
                                <a:lnTo>
                                  <a:pt x="2972467" y="339632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169575" y="938745"/>
                            <a:ext cx="101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>
                                <a:moveTo>
                                  <a:pt x="0" y="0"/>
                                </a:moveTo>
                                <a:lnTo>
                                  <a:pt x="1018898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136963" y="936710"/>
                            <a:ext cx="24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5415">
                                <a:moveTo>
                                  <a:pt x="8153" y="141287"/>
                                </a:moveTo>
                                <a:lnTo>
                                  <a:pt x="0" y="141287"/>
                                </a:lnTo>
                                <a:lnTo>
                                  <a:pt x="0" y="145364"/>
                                </a:lnTo>
                                <a:lnTo>
                                  <a:pt x="8153" y="145364"/>
                                </a:lnTo>
                                <a:lnTo>
                                  <a:pt x="8153" y="141287"/>
                                </a:lnTo>
                                <a:close/>
                              </a:path>
                              <a:path w="24765" h="145415">
                                <a:moveTo>
                                  <a:pt x="24460" y="0"/>
                                </a:moveTo>
                                <a:lnTo>
                                  <a:pt x="21742" y="0"/>
                                </a:lnTo>
                                <a:lnTo>
                                  <a:pt x="21742" y="4076"/>
                                </a:lnTo>
                                <a:lnTo>
                                  <a:pt x="24460" y="4076"/>
                                </a:lnTo>
                                <a:lnTo>
                                  <a:pt x="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061013" y="1080032"/>
                            <a:ext cx="106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>
                                <a:moveTo>
                                  <a:pt x="0" y="0"/>
                                </a:moveTo>
                                <a:lnTo>
                                  <a:pt x="1067805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028406" y="1077998"/>
                            <a:ext cx="24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5415">
                                <a:moveTo>
                                  <a:pt x="8153" y="141287"/>
                                </a:moveTo>
                                <a:lnTo>
                                  <a:pt x="0" y="141287"/>
                                </a:lnTo>
                                <a:lnTo>
                                  <a:pt x="0" y="145364"/>
                                </a:lnTo>
                                <a:lnTo>
                                  <a:pt x="8153" y="145364"/>
                                </a:lnTo>
                                <a:lnTo>
                                  <a:pt x="8153" y="141287"/>
                                </a:lnTo>
                                <a:close/>
                              </a:path>
                              <a:path w="24765" h="145415">
                                <a:moveTo>
                                  <a:pt x="24447" y="0"/>
                                </a:moveTo>
                                <a:lnTo>
                                  <a:pt x="21729" y="0"/>
                                </a:lnTo>
                                <a:lnTo>
                                  <a:pt x="21729" y="4076"/>
                                </a:lnTo>
                                <a:lnTo>
                                  <a:pt x="24447" y="4076"/>
                                </a:lnTo>
                                <a:lnTo>
                                  <a:pt x="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16006" y="1221320"/>
                            <a:ext cx="804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>
                                <a:moveTo>
                                  <a:pt x="0" y="0"/>
                                </a:moveTo>
                                <a:lnTo>
                                  <a:pt x="804250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07855" y="1501177"/>
                            <a:ext cx="29730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070" h="282575">
                                <a:moveTo>
                                  <a:pt x="0" y="0"/>
                                </a:moveTo>
                                <a:lnTo>
                                  <a:pt x="820553" y="0"/>
                                </a:lnTo>
                              </a:path>
                              <a:path w="2973070" h="282575">
                                <a:moveTo>
                                  <a:pt x="834138" y="141287"/>
                                </a:moveTo>
                                <a:lnTo>
                                  <a:pt x="1929115" y="141287"/>
                                </a:lnTo>
                              </a:path>
                              <a:path w="2973070" h="282575">
                                <a:moveTo>
                                  <a:pt x="1942700" y="282574"/>
                                </a:moveTo>
                                <a:lnTo>
                                  <a:pt x="2972467" y="282574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169575" y="1925039"/>
                            <a:ext cx="101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>
                                <a:moveTo>
                                  <a:pt x="0" y="0"/>
                                </a:moveTo>
                                <a:lnTo>
                                  <a:pt x="1018898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136963" y="1923005"/>
                            <a:ext cx="24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5415">
                                <a:moveTo>
                                  <a:pt x="8153" y="141287"/>
                                </a:moveTo>
                                <a:lnTo>
                                  <a:pt x="0" y="141287"/>
                                </a:lnTo>
                                <a:lnTo>
                                  <a:pt x="0" y="145364"/>
                                </a:lnTo>
                                <a:lnTo>
                                  <a:pt x="8153" y="145364"/>
                                </a:lnTo>
                                <a:lnTo>
                                  <a:pt x="8153" y="141287"/>
                                </a:lnTo>
                                <a:close/>
                              </a:path>
                              <a:path w="24765" h="145415">
                                <a:moveTo>
                                  <a:pt x="24460" y="0"/>
                                </a:moveTo>
                                <a:lnTo>
                                  <a:pt x="21742" y="0"/>
                                </a:lnTo>
                                <a:lnTo>
                                  <a:pt x="21742" y="4076"/>
                                </a:lnTo>
                                <a:lnTo>
                                  <a:pt x="24460" y="4076"/>
                                </a:lnTo>
                                <a:lnTo>
                                  <a:pt x="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061013" y="2066326"/>
                            <a:ext cx="106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>
                                <a:moveTo>
                                  <a:pt x="0" y="0"/>
                                </a:moveTo>
                                <a:lnTo>
                                  <a:pt x="1067805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028406" y="2064292"/>
                            <a:ext cx="24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5415">
                                <a:moveTo>
                                  <a:pt x="8153" y="141287"/>
                                </a:moveTo>
                                <a:lnTo>
                                  <a:pt x="0" y="141287"/>
                                </a:lnTo>
                                <a:lnTo>
                                  <a:pt x="0" y="145364"/>
                                </a:lnTo>
                                <a:lnTo>
                                  <a:pt x="8153" y="145364"/>
                                </a:lnTo>
                                <a:lnTo>
                                  <a:pt x="8153" y="141287"/>
                                </a:lnTo>
                                <a:close/>
                              </a:path>
                              <a:path w="24765" h="145415">
                                <a:moveTo>
                                  <a:pt x="24447" y="0"/>
                                </a:moveTo>
                                <a:lnTo>
                                  <a:pt x="21729" y="0"/>
                                </a:lnTo>
                                <a:lnTo>
                                  <a:pt x="21729" y="4076"/>
                                </a:lnTo>
                                <a:lnTo>
                                  <a:pt x="24447" y="4076"/>
                                </a:lnTo>
                                <a:lnTo>
                                  <a:pt x="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16006" y="2207614"/>
                            <a:ext cx="804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>
                                <a:moveTo>
                                  <a:pt x="0" y="0"/>
                                </a:moveTo>
                                <a:lnTo>
                                  <a:pt x="804250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07855" y="2348901"/>
                            <a:ext cx="297307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070" h="282575">
                                <a:moveTo>
                                  <a:pt x="0" y="0"/>
                                </a:moveTo>
                                <a:lnTo>
                                  <a:pt x="820553" y="0"/>
                                </a:lnTo>
                              </a:path>
                              <a:path w="2973070" h="282575">
                                <a:moveTo>
                                  <a:pt x="834138" y="141287"/>
                                </a:moveTo>
                                <a:lnTo>
                                  <a:pt x="1929115" y="141287"/>
                                </a:lnTo>
                              </a:path>
                              <a:path w="2973070" h="282575">
                                <a:moveTo>
                                  <a:pt x="1942700" y="282574"/>
                                </a:moveTo>
                                <a:lnTo>
                                  <a:pt x="2972467" y="282574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169575" y="2772763"/>
                            <a:ext cx="101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>
                                <a:moveTo>
                                  <a:pt x="0" y="0"/>
                                </a:moveTo>
                                <a:lnTo>
                                  <a:pt x="1018898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136963" y="2770730"/>
                            <a:ext cx="24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5415">
                                <a:moveTo>
                                  <a:pt x="8153" y="141287"/>
                                </a:moveTo>
                                <a:lnTo>
                                  <a:pt x="0" y="141287"/>
                                </a:lnTo>
                                <a:lnTo>
                                  <a:pt x="0" y="145364"/>
                                </a:lnTo>
                                <a:lnTo>
                                  <a:pt x="8153" y="145364"/>
                                </a:lnTo>
                                <a:lnTo>
                                  <a:pt x="8153" y="141287"/>
                                </a:lnTo>
                                <a:close/>
                              </a:path>
                              <a:path w="24765" h="145415">
                                <a:moveTo>
                                  <a:pt x="24460" y="0"/>
                                </a:moveTo>
                                <a:lnTo>
                                  <a:pt x="21742" y="0"/>
                                </a:lnTo>
                                <a:lnTo>
                                  <a:pt x="21742" y="4076"/>
                                </a:lnTo>
                                <a:lnTo>
                                  <a:pt x="24460" y="4076"/>
                                </a:lnTo>
                                <a:lnTo>
                                  <a:pt x="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061013" y="2914050"/>
                            <a:ext cx="106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>
                                <a:moveTo>
                                  <a:pt x="0" y="0"/>
                                </a:moveTo>
                                <a:lnTo>
                                  <a:pt x="1067805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028406" y="2912017"/>
                            <a:ext cx="24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5415">
                                <a:moveTo>
                                  <a:pt x="8153" y="141287"/>
                                </a:moveTo>
                                <a:lnTo>
                                  <a:pt x="0" y="141287"/>
                                </a:lnTo>
                                <a:lnTo>
                                  <a:pt x="0" y="145364"/>
                                </a:lnTo>
                                <a:lnTo>
                                  <a:pt x="8153" y="145364"/>
                                </a:lnTo>
                                <a:lnTo>
                                  <a:pt x="8153" y="141287"/>
                                </a:lnTo>
                                <a:close/>
                              </a:path>
                              <a:path w="24765" h="145415">
                                <a:moveTo>
                                  <a:pt x="24447" y="0"/>
                                </a:moveTo>
                                <a:lnTo>
                                  <a:pt x="21729" y="0"/>
                                </a:lnTo>
                                <a:lnTo>
                                  <a:pt x="21729" y="4076"/>
                                </a:lnTo>
                                <a:lnTo>
                                  <a:pt x="24447" y="4076"/>
                                </a:lnTo>
                                <a:lnTo>
                                  <a:pt x="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6006" y="3055337"/>
                            <a:ext cx="804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>
                                <a:moveTo>
                                  <a:pt x="0" y="0"/>
                                </a:moveTo>
                                <a:lnTo>
                                  <a:pt x="804250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07855" y="3335195"/>
                            <a:ext cx="2973070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070" h="454025">
                                <a:moveTo>
                                  <a:pt x="0" y="0"/>
                                </a:moveTo>
                                <a:lnTo>
                                  <a:pt x="820553" y="0"/>
                                </a:lnTo>
                              </a:path>
                              <a:path w="2973070" h="454025">
                                <a:moveTo>
                                  <a:pt x="834138" y="198345"/>
                                </a:moveTo>
                                <a:lnTo>
                                  <a:pt x="1929115" y="198345"/>
                                </a:lnTo>
                              </a:path>
                              <a:path w="2973070" h="454025">
                                <a:moveTo>
                                  <a:pt x="1942700" y="453749"/>
                                </a:moveTo>
                                <a:lnTo>
                                  <a:pt x="2972467" y="453749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69575" y="3930232"/>
                            <a:ext cx="101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>
                                <a:moveTo>
                                  <a:pt x="0" y="0"/>
                                </a:moveTo>
                                <a:lnTo>
                                  <a:pt x="1018898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36963" y="3928195"/>
                            <a:ext cx="24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5415">
                                <a:moveTo>
                                  <a:pt x="8153" y="141287"/>
                                </a:moveTo>
                                <a:lnTo>
                                  <a:pt x="0" y="141287"/>
                                </a:lnTo>
                                <a:lnTo>
                                  <a:pt x="0" y="145364"/>
                                </a:lnTo>
                                <a:lnTo>
                                  <a:pt x="8153" y="145364"/>
                                </a:lnTo>
                                <a:lnTo>
                                  <a:pt x="8153" y="141287"/>
                                </a:lnTo>
                                <a:close/>
                              </a:path>
                              <a:path w="24765" h="145415">
                                <a:moveTo>
                                  <a:pt x="24460" y="0"/>
                                </a:moveTo>
                                <a:lnTo>
                                  <a:pt x="21742" y="0"/>
                                </a:lnTo>
                                <a:lnTo>
                                  <a:pt x="21742" y="4076"/>
                                </a:lnTo>
                                <a:lnTo>
                                  <a:pt x="24460" y="4076"/>
                                </a:lnTo>
                                <a:lnTo>
                                  <a:pt x="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061013" y="4071519"/>
                            <a:ext cx="106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>
                                <a:moveTo>
                                  <a:pt x="0" y="0"/>
                                </a:moveTo>
                                <a:lnTo>
                                  <a:pt x="1067805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028406" y="4069483"/>
                            <a:ext cx="24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5415">
                                <a:moveTo>
                                  <a:pt x="8153" y="141287"/>
                                </a:moveTo>
                                <a:lnTo>
                                  <a:pt x="0" y="141287"/>
                                </a:lnTo>
                                <a:lnTo>
                                  <a:pt x="0" y="145364"/>
                                </a:lnTo>
                                <a:lnTo>
                                  <a:pt x="8153" y="145364"/>
                                </a:lnTo>
                                <a:lnTo>
                                  <a:pt x="8153" y="141287"/>
                                </a:lnTo>
                                <a:close/>
                              </a:path>
                              <a:path w="24765" h="145415">
                                <a:moveTo>
                                  <a:pt x="24447" y="0"/>
                                </a:moveTo>
                                <a:lnTo>
                                  <a:pt x="21729" y="0"/>
                                </a:lnTo>
                                <a:lnTo>
                                  <a:pt x="21729" y="4076"/>
                                </a:lnTo>
                                <a:lnTo>
                                  <a:pt x="24447" y="4076"/>
                                </a:lnTo>
                                <a:lnTo>
                                  <a:pt x="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16006" y="4212806"/>
                            <a:ext cx="804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>
                                <a:moveTo>
                                  <a:pt x="0" y="0"/>
                                </a:moveTo>
                                <a:lnTo>
                                  <a:pt x="804250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Image 37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517" y="4347658"/>
                            <a:ext cx="124833" cy="67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517" y="4766086"/>
                            <a:ext cx="124833" cy="67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2150555" y="5109437"/>
                            <a:ext cx="1663064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064" h="198755">
                                <a:moveTo>
                                  <a:pt x="0" y="0"/>
                                </a:moveTo>
                                <a:lnTo>
                                  <a:pt x="1662842" y="0"/>
                                </a:lnTo>
                              </a:path>
                              <a:path w="1663064" h="198755">
                                <a:moveTo>
                                  <a:pt x="0" y="198345"/>
                                </a:moveTo>
                                <a:lnTo>
                                  <a:pt x="1029767" y="198345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166858" y="5506129"/>
                            <a:ext cx="1654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4810">
                                <a:moveTo>
                                  <a:pt x="0" y="0"/>
                                </a:moveTo>
                                <a:lnTo>
                                  <a:pt x="1654691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150555" y="5704474"/>
                            <a:ext cx="10299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969">
                                <a:moveTo>
                                  <a:pt x="0" y="0"/>
                                </a:moveTo>
                                <a:lnTo>
                                  <a:pt x="1029767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Image 3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517" y="5839326"/>
                            <a:ext cx="124833" cy="67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2150555" y="6207131"/>
                            <a:ext cx="16630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064">
                                <a:moveTo>
                                  <a:pt x="0" y="0"/>
                                </a:moveTo>
                                <a:lnTo>
                                  <a:pt x="1662842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166858" y="6462535"/>
                            <a:ext cx="1654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4810">
                                <a:moveTo>
                                  <a:pt x="0" y="0"/>
                                </a:moveTo>
                                <a:lnTo>
                                  <a:pt x="1654691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07855" y="6660881"/>
                            <a:ext cx="2973070" cy="562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070" h="562610">
                                <a:moveTo>
                                  <a:pt x="1942700" y="0"/>
                                </a:moveTo>
                                <a:lnTo>
                                  <a:pt x="2972467" y="0"/>
                                </a:lnTo>
                              </a:path>
                              <a:path w="2973070" h="562610">
                                <a:moveTo>
                                  <a:pt x="0" y="279857"/>
                                </a:moveTo>
                                <a:lnTo>
                                  <a:pt x="820553" y="279857"/>
                                </a:lnTo>
                              </a:path>
                              <a:path w="2973070" h="562610">
                                <a:moveTo>
                                  <a:pt x="834138" y="421144"/>
                                </a:moveTo>
                                <a:lnTo>
                                  <a:pt x="1929115" y="421144"/>
                                </a:lnTo>
                              </a:path>
                              <a:path w="2973070" h="562610">
                                <a:moveTo>
                                  <a:pt x="1942700" y="562432"/>
                                </a:moveTo>
                                <a:lnTo>
                                  <a:pt x="2972467" y="562432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169575" y="7364600"/>
                            <a:ext cx="1019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>
                                <a:moveTo>
                                  <a:pt x="0" y="0"/>
                                </a:moveTo>
                                <a:lnTo>
                                  <a:pt x="1018898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136963" y="7362567"/>
                            <a:ext cx="2476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02565">
                                <a:moveTo>
                                  <a:pt x="8153" y="198348"/>
                                </a:moveTo>
                                <a:lnTo>
                                  <a:pt x="0" y="198348"/>
                                </a:lnTo>
                                <a:lnTo>
                                  <a:pt x="0" y="202425"/>
                                </a:lnTo>
                                <a:lnTo>
                                  <a:pt x="8153" y="202425"/>
                                </a:lnTo>
                                <a:lnTo>
                                  <a:pt x="8153" y="198348"/>
                                </a:lnTo>
                                <a:close/>
                              </a:path>
                              <a:path w="24765" h="202565">
                                <a:moveTo>
                                  <a:pt x="24460" y="0"/>
                                </a:moveTo>
                                <a:lnTo>
                                  <a:pt x="21742" y="0"/>
                                </a:lnTo>
                                <a:lnTo>
                                  <a:pt x="21742" y="4076"/>
                                </a:lnTo>
                                <a:lnTo>
                                  <a:pt x="24460" y="4076"/>
                                </a:lnTo>
                                <a:lnTo>
                                  <a:pt x="24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061013" y="7562946"/>
                            <a:ext cx="1068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>
                                <a:moveTo>
                                  <a:pt x="0" y="0"/>
                                </a:moveTo>
                                <a:lnTo>
                                  <a:pt x="1067805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028406" y="7560916"/>
                            <a:ext cx="24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45415">
                                <a:moveTo>
                                  <a:pt x="8153" y="141287"/>
                                </a:moveTo>
                                <a:lnTo>
                                  <a:pt x="0" y="141287"/>
                                </a:lnTo>
                                <a:lnTo>
                                  <a:pt x="0" y="145364"/>
                                </a:lnTo>
                                <a:lnTo>
                                  <a:pt x="8153" y="145364"/>
                                </a:lnTo>
                                <a:lnTo>
                                  <a:pt x="8153" y="141287"/>
                                </a:lnTo>
                                <a:close/>
                              </a:path>
                              <a:path w="24765" h="145415">
                                <a:moveTo>
                                  <a:pt x="24447" y="0"/>
                                </a:moveTo>
                                <a:lnTo>
                                  <a:pt x="21729" y="0"/>
                                </a:lnTo>
                                <a:lnTo>
                                  <a:pt x="21729" y="4076"/>
                                </a:lnTo>
                                <a:lnTo>
                                  <a:pt x="24447" y="4076"/>
                                </a:lnTo>
                                <a:lnTo>
                                  <a:pt x="2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16006" y="7704233"/>
                            <a:ext cx="804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>
                                <a:moveTo>
                                  <a:pt x="0" y="0"/>
                                </a:moveTo>
                                <a:lnTo>
                                  <a:pt x="804250" y="0"/>
                                </a:lnTo>
                              </a:path>
                            </a:pathLst>
                          </a:custGeom>
                          <a:ln w="4075">
                            <a:solidFill>
                              <a:srgbClr val="33333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1041993" y="3195266"/>
                            <a:ext cx="110363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AB2E8B" w14:textId="77777777" w:rsidR="006671D6" w:rsidRDefault="006671D6">
                              <w:pPr>
                                <w:rPr>
                                  <w:ins w:id="19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D252F53" w14:textId="77777777" w:rsidR="006671D6" w:rsidRDefault="006671D6">
                              <w:pPr>
                                <w:spacing w:before="20"/>
                                <w:rPr>
                                  <w:ins w:id="192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695546A" w14:textId="77777777" w:rsidR="006671D6" w:rsidRDefault="00000000">
                              <w:pPr>
                                <w:spacing w:before="1" w:line="109" w:lineRule="exact"/>
                                <w:ind w:left="355"/>
                                <w:rPr>
                                  <w:ins w:id="193" w:author="盧晏臻Jenny" w:date="2026-06-24T16:30:00Z" w16du:dateUtc="2026-06-24T08:30:00Z"/>
                                  <w:sz w:val="7"/>
                                </w:rPr>
                              </w:pPr>
                              <w:ins w:id="194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POST</w:t>
                                </w:r>
                                <w:r>
                                  <w:rPr>
                                    <w:color w:val="333333"/>
                                    <w:spacing w:val="1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/api/kenda/cart/checkout</w:t>
                                </w:r>
                              </w:ins>
                            </w:p>
                            <w:p w14:paraId="49D42CCA" w14:textId="77777777" w:rsidR="006671D6" w:rsidRDefault="00000000">
                              <w:pPr>
                                <w:spacing w:line="109" w:lineRule="exact"/>
                                <w:ind w:left="296"/>
                                <w:rPr>
                                  <w:ins w:id="195" w:author="盧晏臻Jenny" w:date="2026-06-24T16:30:00Z" w16du:dateUtc="2026-06-24T08:30:00Z"/>
                                  <w:sz w:val="7"/>
                                </w:rPr>
                              </w:pPr>
                              <w:ins w:id="196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{items,</w:t>
                                </w:r>
                                <w:r>
                                  <w:rPr>
                                    <w:color w:val="333333"/>
                                    <w:spacing w:val="12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delivery_location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,</w:t>
                                </w:r>
                                <w:r>
                                  <w:rPr>
                                    <w:color w:val="333333"/>
                                    <w:spacing w:val="12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quote_no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}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137211" y="3082508"/>
                            <a:ext cx="3755390" cy="111760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  <a:ln w="27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99D24A" w14:textId="77777777" w:rsidR="006671D6" w:rsidRDefault="00000000">
                              <w:pPr>
                                <w:spacing w:before="9"/>
                                <w:jc w:val="center"/>
                                <w:rPr>
                                  <w:ins w:id="197" w:author="盧晏臻Jenny" w:date="2026-06-24T16:30:00Z" w16du:dateUtc="2026-06-24T08:30:00Z"/>
                                  <w:color w:val="000000"/>
                                  <w:sz w:val="7"/>
                                  <w:lang w:eastAsia="zh-TW"/>
                                </w:rPr>
                              </w:pPr>
                              <w:ins w:id="198" w:author="盧晏臻Jenny" w:date="2026-06-24T16:30:00Z" w16du:dateUtc="2026-06-24T08:30:00Z">
                                <w:r>
                                  <w:rPr>
                                    <w:color w:val="FFFFFF"/>
                                    <w:spacing w:val="-2"/>
                                    <w:sz w:val="7"/>
                                    <w:lang w:eastAsia="zh-TW"/>
                                  </w:rPr>
                                  <w:t>步驟 3：送出訂單（draft）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207855" y="3195266"/>
                            <a:ext cx="82931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25130E" w14:textId="77777777" w:rsidR="006671D6" w:rsidRDefault="00000000">
                              <w:pPr>
                                <w:spacing w:before="56"/>
                                <w:ind w:left="12" w:right="23"/>
                                <w:jc w:val="center"/>
                                <w:rPr>
                                  <w:ins w:id="199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00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確認送出訂單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207855" y="2209651"/>
                            <a:ext cx="82931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0785E" w14:textId="77777777" w:rsidR="006671D6" w:rsidRDefault="00000000">
                              <w:pPr>
                                <w:spacing w:before="55"/>
                                <w:ind w:left="221"/>
                                <w:rPr>
                                  <w:ins w:id="201" w:author="盧晏臻Jenny" w:date="2026-06-24T16:30:00Z" w16du:dateUtc="2026-06-24T08:30:00Z"/>
                                  <w:sz w:val="7"/>
                                  <w:lang w:eastAsia="zh-TW"/>
                                </w:rPr>
                              </w:pPr>
                              <w:ins w:id="202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  <w:lang w:eastAsia="zh-TW"/>
                                  </w:rPr>
                                  <w:t>加入購物⾞（選品項/數量</w:t>
                                </w:r>
                                <w:r>
                                  <w:rPr>
                                    <w:color w:val="333333"/>
                                    <w:spacing w:val="-10"/>
                                    <w:sz w:val="7"/>
                                    <w:lang w:eastAsia="zh-TW"/>
                                  </w:rPr>
                                  <w:t>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2150555" y="2633513"/>
                            <a:ext cx="103822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A5AB92" w14:textId="77777777" w:rsidR="006671D6" w:rsidRDefault="00000000">
                              <w:pPr>
                                <w:spacing w:before="55"/>
                                <w:ind w:left="22" w:right="6"/>
                                <w:jc w:val="center"/>
                                <w:rPr>
                                  <w:ins w:id="203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04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收貨地點清單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1511966" y="2821957"/>
                            <a:ext cx="18669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0F18E" w14:textId="77777777" w:rsidR="006671D6" w:rsidRDefault="00000000">
                              <w:pPr>
                                <w:spacing w:line="91" w:lineRule="exact"/>
                                <w:rPr>
                                  <w:ins w:id="205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06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6"/>
                                    <w:sz w:val="7"/>
                                  </w:rPr>
                                  <w:t>地點列表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207855" y="2350939"/>
                            <a:ext cx="829310" cy="702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3CE6FD" w14:textId="77777777" w:rsidR="006671D6" w:rsidRDefault="006671D6">
                              <w:pPr>
                                <w:rPr>
                                  <w:ins w:id="207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57633C6" w14:textId="77777777" w:rsidR="006671D6" w:rsidRDefault="006671D6">
                              <w:pPr>
                                <w:rPr>
                                  <w:ins w:id="20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52AD3827" w14:textId="77777777" w:rsidR="006671D6" w:rsidRDefault="006671D6">
                              <w:pPr>
                                <w:rPr>
                                  <w:ins w:id="20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5A501F6F" w14:textId="77777777" w:rsidR="006671D6" w:rsidRDefault="006671D6">
                              <w:pPr>
                                <w:rPr>
                                  <w:ins w:id="21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ED2DB69" w14:textId="77777777" w:rsidR="006671D6" w:rsidRDefault="006671D6">
                              <w:pPr>
                                <w:rPr>
                                  <w:ins w:id="21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A382F2D" w14:textId="77777777" w:rsidR="006671D6" w:rsidRDefault="006671D6">
                              <w:pPr>
                                <w:rPr>
                                  <w:ins w:id="212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87697A2" w14:textId="77777777" w:rsidR="006671D6" w:rsidRDefault="006671D6">
                              <w:pPr>
                                <w:spacing w:before="43"/>
                                <w:rPr>
                                  <w:ins w:id="21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68A3E3DC" w14:textId="77777777" w:rsidR="006671D6" w:rsidRDefault="00000000">
                              <w:pPr>
                                <w:ind w:left="385"/>
                                <w:rPr>
                                  <w:ins w:id="214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15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顯⽰收貨地點選項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207855" y="317896"/>
                            <a:ext cx="82931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E4E9D" w14:textId="77777777" w:rsidR="006671D6" w:rsidRDefault="00000000">
                              <w:pPr>
                                <w:spacing w:before="55"/>
                                <w:ind w:left="398"/>
                                <w:rPr>
                                  <w:ins w:id="216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1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輸入客代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+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密碼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2150555" y="3195266"/>
                            <a:ext cx="103822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059BC" w14:textId="77777777" w:rsidR="006671D6" w:rsidRDefault="006671D6">
                              <w:pPr>
                                <w:rPr>
                                  <w:ins w:id="21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C8F4183" w14:textId="77777777" w:rsidR="006671D6" w:rsidRDefault="006671D6">
                              <w:pPr>
                                <w:rPr>
                                  <w:ins w:id="21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ED10B9F" w14:textId="77777777" w:rsidR="006671D6" w:rsidRDefault="006671D6">
                              <w:pPr>
                                <w:rPr>
                                  <w:ins w:id="22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4B77BC0" w14:textId="77777777" w:rsidR="006671D6" w:rsidRDefault="006671D6">
                              <w:pPr>
                                <w:spacing w:before="75"/>
                                <w:rPr>
                                  <w:ins w:id="22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E1335F1" w14:textId="77777777" w:rsidR="006671D6" w:rsidRDefault="00000000">
                              <w:pPr>
                                <w:spacing w:before="1" w:line="109" w:lineRule="exact"/>
                                <w:ind w:left="16" w:right="22"/>
                                <w:jc w:val="center"/>
                                <w:rPr>
                                  <w:ins w:id="222" w:author="盧晏臻Jenny" w:date="2026-06-24T16:30:00Z" w16du:dateUtc="2026-06-24T08:30:00Z"/>
                                  <w:sz w:val="7"/>
                                </w:rPr>
                              </w:pPr>
                              <w:ins w:id="22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INSERT</w:t>
                                </w:r>
                                <w:r>
                                  <w:rPr>
                                    <w:color w:val="333333"/>
                                    <w:spacing w:val="1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kenda.order(state=draft)</w:t>
                                </w:r>
                              </w:ins>
                            </w:p>
                            <w:p w14:paraId="12091314" w14:textId="77777777" w:rsidR="006671D6" w:rsidRDefault="00000000">
                              <w:pPr>
                                <w:spacing w:line="90" w:lineRule="exact"/>
                                <w:ind w:left="16" w:right="22"/>
                                <w:jc w:val="center"/>
                                <w:rPr>
                                  <w:ins w:id="224" w:author="盧晏臻Jenny" w:date="2026-06-24T16:30:00Z" w16du:dateUtc="2026-06-24T08:30:00Z"/>
                                  <w:sz w:val="7"/>
                                </w:rPr>
                              </w:pPr>
                              <w:ins w:id="225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7"/>
                                  </w:rPr>
                                  <w:t>+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kenda.order.line</w:t>
                                </w:r>
                                <w:proofErr w:type="spellEnd"/>
                              </w:ins>
                            </w:p>
                            <w:p w14:paraId="012DA669" w14:textId="77777777" w:rsidR="006671D6" w:rsidRDefault="00000000">
                              <w:pPr>
                                <w:spacing w:line="109" w:lineRule="exact"/>
                                <w:ind w:left="16" w:right="22"/>
                                <w:jc w:val="center"/>
                                <w:rPr>
                                  <w:ins w:id="226" w:author="盧晏臻Jenny" w:date="2026-06-24T16:30:00Z" w16du:dateUtc="2026-06-24T08:30:00Z"/>
                                  <w:sz w:val="7"/>
                                </w:rPr>
                              </w:pPr>
                              <w:ins w:id="22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產⽣ platform_order_no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207855" y="3337233"/>
                            <a:ext cx="829310" cy="873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617094" w14:textId="77777777" w:rsidR="006671D6" w:rsidRDefault="006671D6">
                              <w:pPr>
                                <w:rPr>
                                  <w:ins w:id="22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928AA0B" w14:textId="77777777" w:rsidR="006671D6" w:rsidRDefault="006671D6">
                              <w:pPr>
                                <w:rPr>
                                  <w:ins w:id="22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8103E64" w14:textId="77777777" w:rsidR="006671D6" w:rsidRDefault="006671D6">
                              <w:pPr>
                                <w:rPr>
                                  <w:ins w:id="23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6236465C" w14:textId="77777777" w:rsidR="006671D6" w:rsidRDefault="006671D6">
                              <w:pPr>
                                <w:rPr>
                                  <w:ins w:id="23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573634ED" w14:textId="77777777" w:rsidR="006671D6" w:rsidRDefault="006671D6">
                              <w:pPr>
                                <w:rPr>
                                  <w:ins w:id="232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55994B74" w14:textId="77777777" w:rsidR="006671D6" w:rsidRDefault="006671D6">
                              <w:pPr>
                                <w:rPr>
                                  <w:ins w:id="23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4F0756F" w14:textId="77777777" w:rsidR="006671D6" w:rsidRDefault="006671D6">
                              <w:pPr>
                                <w:rPr>
                                  <w:ins w:id="23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7D60A6D" w14:textId="77777777" w:rsidR="006671D6" w:rsidRDefault="006671D6">
                              <w:pPr>
                                <w:rPr>
                                  <w:ins w:id="235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95ACF09" w14:textId="77777777" w:rsidR="006671D6" w:rsidRDefault="006671D6">
                              <w:pPr>
                                <w:spacing w:before="55"/>
                                <w:rPr>
                                  <w:ins w:id="236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BC58B80" w14:textId="77777777" w:rsidR="006671D6" w:rsidRDefault="00000000">
                              <w:pPr>
                                <w:ind w:left="385"/>
                                <w:rPr>
                                  <w:ins w:id="237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38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訂單送出成功畫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⾯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1041993" y="3535578"/>
                            <a:ext cx="1103630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E8C0B" w14:textId="77777777" w:rsidR="006671D6" w:rsidRDefault="006671D6">
                              <w:pPr>
                                <w:rPr>
                                  <w:ins w:id="23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C2F431C" w14:textId="77777777" w:rsidR="006671D6" w:rsidRDefault="006671D6">
                              <w:pPr>
                                <w:rPr>
                                  <w:ins w:id="24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C2E5D18" w14:textId="77777777" w:rsidR="006671D6" w:rsidRDefault="006671D6">
                              <w:pPr>
                                <w:rPr>
                                  <w:ins w:id="24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9B625FB" w14:textId="77777777" w:rsidR="006671D6" w:rsidRDefault="006671D6">
                              <w:pPr>
                                <w:rPr>
                                  <w:ins w:id="242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BDBD3DE" w14:textId="77777777" w:rsidR="006671D6" w:rsidRDefault="006671D6">
                              <w:pPr>
                                <w:spacing w:before="35"/>
                                <w:rPr>
                                  <w:ins w:id="24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B5BC2A4" w14:textId="77777777" w:rsidR="006671D6" w:rsidRDefault="00000000">
                              <w:pPr>
                                <w:ind w:left="329"/>
                                <w:rPr>
                                  <w:ins w:id="244" w:author="盧晏臻Jenny" w:date="2026-06-24T16:30:00Z" w16du:dateUtc="2026-06-24T08:30:00Z"/>
                                  <w:sz w:val="7"/>
                                </w:rPr>
                              </w:pPr>
                              <w:ins w:id="245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{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order_no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:</w:t>
                                </w:r>
                                <w:r>
                                  <w:rPr>
                                    <w:color w:val="333333"/>
                                    <w:spacing w:val="6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"089975",</w:t>
                                </w:r>
                                <w:r>
                                  <w:rPr>
                                    <w:color w:val="333333"/>
                                    <w:spacing w:val="7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state:</w:t>
                                </w:r>
                                <w:r>
                                  <w:rPr>
                                    <w:color w:val="333333"/>
                                    <w:spacing w:val="7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"draft"}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2150555" y="3790982"/>
                            <a:ext cx="103822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F2D2D" w14:textId="77777777" w:rsidR="006671D6" w:rsidRDefault="00000000">
                              <w:pPr>
                                <w:spacing w:before="54"/>
                                <w:ind w:left="22" w:right="6"/>
                                <w:jc w:val="center"/>
                                <w:rPr>
                                  <w:ins w:id="246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4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訂單建立成功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2150465" y="4262023"/>
                            <a:ext cx="22987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8BC9A" w14:textId="77777777" w:rsidR="006671D6" w:rsidRDefault="00000000">
                              <w:pPr>
                                <w:spacing w:line="91" w:lineRule="exact"/>
                                <w:rPr>
                                  <w:ins w:id="248" w:author="盧晏臻Jenny" w:date="2026-06-24T16:30:00Z" w16du:dateUtc="2026-06-24T08:30:00Z"/>
                                  <w:sz w:val="7"/>
                                </w:rPr>
                              </w:pPr>
                              <w:ins w:id="249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6"/>
                                    <w:sz w:val="7"/>
                                  </w:rPr>
                                  <w:t>⼤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6"/>
                                    <w:sz w:val="7"/>
                                  </w:rPr>
                                  <w:t>業務⼈員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1041993" y="4073557"/>
                            <a:ext cx="110363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7ABC9" w14:textId="77777777" w:rsidR="006671D6" w:rsidRDefault="006671D6">
                              <w:pPr>
                                <w:rPr>
                                  <w:ins w:id="25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60361FF3" w14:textId="77777777" w:rsidR="006671D6" w:rsidRDefault="006671D6">
                              <w:pPr>
                                <w:spacing w:before="19"/>
                                <w:rPr>
                                  <w:ins w:id="25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77496B4" w14:textId="77777777" w:rsidR="006671D6" w:rsidRDefault="00000000">
                              <w:pPr>
                                <w:spacing w:before="1"/>
                                <w:ind w:right="-15"/>
                                <w:jc w:val="right"/>
                                <w:rPr>
                                  <w:ins w:id="252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5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6"/>
                                    <w:sz w:val="7"/>
                                  </w:rPr>
                                  <w:t>寄信通知建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137211" y="4462776"/>
                            <a:ext cx="3755390" cy="111760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  <a:ln w="27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D2B0" w14:textId="77777777" w:rsidR="006671D6" w:rsidRDefault="00000000">
                              <w:pPr>
                                <w:spacing w:before="9"/>
                                <w:jc w:val="center"/>
                                <w:rPr>
                                  <w:ins w:id="254" w:author="盧晏臻Jenny" w:date="2026-06-24T16:30:00Z" w16du:dateUtc="2026-06-24T08:30:00Z"/>
                                  <w:color w:val="000000"/>
                                  <w:sz w:val="7"/>
                                </w:rPr>
                              </w:pPr>
                              <w:proofErr w:type="spellStart"/>
                              <w:ins w:id="255" w:author="盧晏臻Jenny" w:date="2026-06-24T16:30:00Z" w16du:dateUtc="2026-06-24T08:30:00Z">
                                <w:r>
                                  <w:rPr>
                                    <w:color w:val="FFFFFF"/>
                                    <w:spacing w:val="-1"/>
                                    <w:sz w:val="7"/>
                                  </w:rPr>
                                  <w:t>步驟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pacing w:val="-1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sz w:val="7"/>
                                  </w:rPr>
                                  <w:t>4：業務後台確認（confirmed</w:t>
                                </w:r>
                                <w:r>
                                  <w:rPr>
                                    <w:color w:val="FFFFFF"/>
                                    <w:spacing w:val="-1"/>
                                    <w:sz w:val="7"/>
                                  </w:rPr>
                                  <w:t xml:space="preserve"> → 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sz w:val="7"/>
                                  </w:rPr>
                                  <w:t>pushed）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2150555" y="5111475"/>
                            <a:ext cx="103822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58CD0" w14:textId="77777777" w:rsidR="006671D6" w:rsidRDefault="00000000">
                              <w:pPr>
                                <w:spacing w:before="82" w:line="168" w:lineRule="auto"/>
                                <w:ind w:left="390" w:right="55" w:hanging="155"/>
                                <w:rPr>
                                  <w:ins w:id="256" w:author="盧晏臻Jenny" w:date="2026-06-24T16:30:00Z" w16du:dateUtc="2026-06-24T08:30:00Z"/>
                                  <w:sz w:val="7"/>
                                </w:rPr>
                              </w:pPr>
                              <w:ins w:id="25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UPDATE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kenda.order(state=pushed)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7"/>
                                  </w:rPr>
                                  <w:t>INSERT</w:t>
                                </w:r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7"/>
                                  </w:rPr>
                                  <w:t>kenda.erp.sync.log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1041993" y="2068364"/>
                            <a:ext cx="110363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B0A81" w14:textId="77777777" w:rsidR="006671D6" w:rsidRDefault="006671D6">
                              <w:pPr>
                                <w:rPr>
                                  <w:ins w:id="25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C8EDC3E" w14:textId="77777777" w:rsidR="006671D6" w:rsidRDefault="006671D6">
                              <w:pPr>
                                <w:rPr>
                                  <w:ins w:id="25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FA40726" w14:textId="77777777" w:rsidR="006671D6" w:rsidRDefault="006671D6">
                              <w:pPr>
                                <w:spacing w:before="113"/>
                                <w:rPr>
                                  <w:ins w:id="26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2B3015D" w14:textId="77777777" w:rsidR="006671D6" w:rsidRDefault="00000000">
                              <w:pPr>
                                <w:ind w:left="302"/>
                                <w:rPr>
                                  <w:ins w:id="261" w:author="盧晏臻Jenny" w:date="2026-06-24T16:30:00Z" w16du:dateUtc="2026-06-24T08:30:00Z"/>
                                  <w:sz w:val="7"/>
                                </w:rPr>
                              </w:pPr>
                              <w:ins w:id="262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GET</w:t>
                                </w:r>
                                <w:r>
                                  <w:rPr>
                                    <w:color w:val="333333"/>
                                    <w:spacing w:val="17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/api/kenda/shipping-locations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2150555" y="1927077"/>
                            <a:ext cx="1038225" cy="702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6AC7A" w14:textId="77777777" w:rsidR="006671D6" w:rsidRDefault="006671D6">
                              <w:pPr>
                                <w:rPr>
                                  <w:ins w:id="26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AB39B3D" w14:textId="77777777" w:rsidR="006671D6" w:rsidRDefault="006671D6">
                              <w:pPr>
                                <w:rPr>
                                  <w:ins w:id="26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6757419C" w14:textId="77777777" w:rsidR="006671D6" w:rsidRDefault="006671D6">
                              <w:pPr>
                                <w:rPr>
                                  <w:ins w:id="265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97CDE55" w14:textId="77777777" w:rsidR="006671D6" w:rsidRDefault="006671D6">
                              <w:pPr>
                                <w:rPr>
                                  <w:ins w:id="266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666A227E" w14:textId="77777777" w:rsidR="006671D6" w:rsidRDefault="006671D6">
                              <w:pPr>
                                <w:rPr>
                                  <w:ins w:id="267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0BA1DC8" w14:textId="77777777" w:rsidR="006671D6" w:rsidRDefault="006671D6">
                              <w:pPr>
                                <w:rPr>
                                  <w:ins w:id="26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F154B9C" w14:textId="77777777" w:rsidR="006671D6" w:rsidRDefault="006671D6">
                              <w:pPr>
                                <w:spacing w:before="43"/>
                                <w:rPr>
                                  <w:ins w:id="26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F028439" w14:textId="77777777" w:rsidR="006671D6" w:rsidRDefault="00000000">
                              <w:pPr>
                                <w:ind w:left="367"/>
                                <w:rPr>
                                  <w:ins w:id="270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71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查詢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 xml:space="preserve"> kenda.delivery.location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2150555" y="1785790"/>
                            <a:ext cx="103822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DD22C" w14:textId="77777777" w:rsidR="006671D6" w:rsidRDefault="00000000">
                              <w:pPr>
                                <w:spacing w:before="55"/>
                                <w:ind w:left="392"/>
                                <w:rPr>
                                  <w:ins w:id="272" w:author="盧晏臻Jenny" w:date="2026-06-24T16:30:00Z" w16du:dateUtc="2026-06-24T08:30:00Z"/>
                                  <w:sz w:val="7"/>
                                  <w:lang w:eastAsia="zh-TW"/>
                                </w:rPr>
                              </w:pPr>
                              <w:ins w:id="27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  <w:lang w:eastAsia="zh-TW"/>
                                  </w:rPr>
                                  <w:t>產品 + 報價（單價/廢胎費</w:t>
                                </w:r>
                                <w:r>
                                  <w:rPr>
                                    <w:color w:val="333333"/>
                                    <w:spacing w:val="-10"/>
                                    <w:sz w:val="7"/>
                                    <w:lang w:eastAsia="zh-TW"/>
                                  </w:rPr>
                                  <w:t>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1041993" y="1644502"/>
                            <a:ext cx="110363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BEF4E" w14:textId="77777777" w:rsidR="006671D6" w:rsidRDefault="006671D6">
                              <w:pPr>
                                <w:rPr>
                                  <w:ins w:id="27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258571C" w14:textId="77777777" w:rsidR="006671D6" w:rsidRDefault="006671D6">
                              <w:pPr>
                                <w:rPr>
                                  <w:ins w:id="275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6212837E" w14:textId="77777777" w:rsidR="006671D6" w:rsidRDefault="006671D6">
                              <w:pPr>
                                <w:spacing w:before="113"/>
                                <w:rPr>
                                  <w:ins w:id="276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B4B6D0F" w14:textId="77777777" w:rsidR="006671D6" w:rsidRDefault="00000000">
                              <w:pPr>
                                <w:ind w:left="16"/>
                                <w:jc w:val="center"/>
                                <w:rPr>
                                  <w:ins w:id="277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78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產品清單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JSON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207855" y="1503215"/>
                            <a:ext cx="829310" cy="702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3156A0" w14:textId="77777777" w:rsidR="006671D6" w:rsidRDefault="006671D6">
                              <w:pPr>
                                <w:rPr>
                                  <w:ins w:id="27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6D4F81E" w14:textId="77777777" w:rsidR="006671D6" w:rsidRDefault="006671D6">
                              <w:pPr>
                                <w:rPr>
                                  <w:ins w:id="28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33F4F07" w14:textId="77777777" w:rsidR="006671D6" w:rsidRDefault="006671D6">
                              <w:pPr>
                                <w:rPr>
                                  <w:ins w:id="28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EC76588" w14:textId="77777777" w:rsidR="006671D6" w:rsidRDefault="006671D6">
                              <w:pPr>
                                <w:rPr>
                                  <w:ins w:id="282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28EEFC5" w14:textId="77777777" w:rsidR="006671D6" w:rsidRDefault="006671D6">
                              <w:pPr>
                                <w:rPr>
                                  <w:ins w:id="28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0912F7C" w14:textId="77777777" w:rsidR="006671D6" w:rsidRDefault="006671D6">
                              <w:pPr>
                                <w:rPr>
                                  <w:ins w:id="28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CD7767F" w14:textId="77777777" w:rsidR="006671D6" w:rsidRDefault="006671D6">
                              <w:pPr>
                                <w:spacing w:before="43"/>
                                <w:rPr>
                                  <w:ins w:id="285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0E9C6CC" w14:textId="77777777" w:rsidR="006671D6" w:rsidRDefault="00000000">
                              <w:pPr>
                                <w:ind w:left="23" w:right="11"/>
                                <w:jc w:val="center"/>
                                <w:rPr>
                                  <w:ins w:id="286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28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顯⽰產品⽬錄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2150555" y="1361248"/>
                            <a:ext cx="103822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A57E36" w14:textId="77777777" w:rsidR="006671D6" w:rsidRDefault="006671D6">
                              <w:pPr>
                                <w:rPr>
                                  <w:ins w:id="28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7E7D970" w14:textId="77777777" w:rsidR="006671D6" w:rsidRDefault="006671D6">
                              <w:pPr>
                                <w:rPr>
                                  <w:ins w:id="28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48D6AA4" w14:textId="77777777" w:rsidR="006671D6" w:rsidRDefault="006671D6">
                              <w:pPr>
                                <w:spacing w:before="114"/>
                                <w:rPr>
                                  <w:ins w:id="29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040DDF6" w14:textId="77777777" w:rsidR="006671D6" w:rsidRDefault="00000000">
                              <w:pPr>
                                <w:ind w:left="183"/>
                                <w:rPr>
                                  <w:ins w:id="291" w:author="盧晏臻Jenny" w:date="2026-06-24T16:30:00Z" w16du:dateUtc="2026-06-24T08:30:00Z"/>
                                  <w:sz w:val="7"/>
                                </w:rPr>
                              </w:pPr>
                              <w:ins w:id="292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JOIN</w:t>
                                </w:r>
                                <w:r>
                                  <w:rPr>
                                    <w:color w:val="333333"/>
                                    <w:spacing w:val="3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kenda.product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3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+</w:t>
                                </w:r>
                                <w:r>
                                  <w:rPr>
                                    <w:color w:val="333333"/>
                                    <w:spacing w:val="3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kenda.quote.line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1041993" y="1361248"/>
                            <a:ext cx="11036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1265D" w14:textId="77777777" w:rsidR="006671D6" w:rsidRDefault="006671D6">
                              <w:pPr>
                                <w:rPr>
                                  <w:ins w:id="29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5B398172" w14:textId="77777777" w:rsidR="006671D6" w:rsidRDefault="006671D6">
                              <w:pPr>
                                <w:spacing w:before="20"/>
                                <w:rPr>
                                  <w:ins w:id="29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827CD14" w14:textId="77777777" w:rsidR="006671D6" w:rsidRDefault="00000000">
                              <w:pPr>
                                <w:spacing w:before="1"/>
                                <w:ind w:left="142"/>
                                <w:rPr>
                                  <w:ins w:id="295" w:author="盧晏臻Jenny" w:date="2026-06-24T16:30:00Z" w16du:dateUtc="2026-06-24T08:30:00Z"/>
                                  <w:sz w:val="7"/>
                                </w:rPr>
                              </w:pPr>
                              <w:ins w:id="296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GET</w:t>
                                </w:r>
                                <w:r>
                                  <w:rPr>
                                    <w:color w:val="333333"/>
                                    <w:spacing w:val="1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/api/kenda/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products?purpose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=standard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207855" y="1361248"/>
                            <a:ext cx="82931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7EE01" w14:textId="77777777" w:rsidR="006671D6" w:rsidRDefault="00000000">
                              <w:pPr>
                                <w:spacing w:before="56"/>
                                <w:ind w:left="138"/>
                                <w:rPr>
                                  <w:ins w:id="297" w:author="盧晏臻Jenny" w:date="2026-06-24T16:30:00Z" w16du:dateUtc="2026-06-24T08:30:00Z"/>
                                  <w:sz w:val="7"/>
                                  <w:lang w:eastAsia="zh-TW"/>
                                </w:rPr>
                              </w:pPr>
                              <w:ins w:id="298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  <w:lang w:eastAsia="zh-TW"/>
                                  </w:rPr>
                                  <w:t>選擇報價⽤途（標準/呆貨/販促</w:t>
                                </w:r>
                                <w:r>
                                  <w:rPr>
                                    <w:color w:val="333333"/>
                                    <w:spacing w:val="-10"/>
                                    <w:sz w:val="7"/>
                                    <w:lang w:eastAsia="zh-TW"/>
                                  </w:rPr>
                                  <w:t>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137211" y="1248490"/>
                            <a:ext cx="3755390" cy="111760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  <a:ln w="27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0DA613" w14:textId="77777777" w:rsidR="006671D6" w:rsidRDefault="00000000">
                              <w:pPr>
                                <w:spacing w:before="9"/>
                                <w:jc w:val="center"/>
                                <w:rPr>
                                  <w:ins w:id="299" w:author="盧晏臻Jenny" w:date="2026-06-24T16:30:00Z" w16du:dateUtc="2026-06-24T08:30:00Z"/>
                                  <w:color w:val="000000"/>
                                  <w:sz w:val="7"/>
                                  <w:lang w:eastAsia="zh-TW"/>
                                </w:rPr>
                              </w:pPr>
                              <w:ins w:id="300" w:author="盧晏臻Jenny" w:date="2026-06-24T16:30:00Z" w16du:dateUtc="2026-06-24T08:30:00Z">
                                <w:r>
                                  <w:rPr>
                                    <w:color w:val="FFFFFF"/>
                                    <w:spacing w:val="-2"/>
                                    <w:sz w:val="7"/>
                                    <w:lang w:eastAsia="zh-TW"/>
                                  </w:rPr>
                                  <w:t>步驟 2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sz w:val="7"/>
                                    <w:lang w:eastAsia="zh-TW"/>
                                  </w:rPr>
                                  <w:t>：</w:t>
                                </w:r>
                                <w:r>
                                  <w:rPr>
                                    <w:color w:val="FFFFFF"/>
                                    <w:spacing w:val="-3"/>
                                    <w:sz w:val="7"/>
                                    <w:lang w:eastAsia="zh-TW"/>
                                  </w:rPr>
                                  <w:t>瀏覽產品 + 加入購物⾞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2150555" y="799495"/>
                            <a:ext cx="103822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64893" w14:textId="77777777" w:rsidR="006671D6" w:rsidRDefault="00000000">
                              <w:pPr>
                                <w:spacing w:before="55"/>
                                <w:ind w:left="495"/>
                                <w:rPr>
                                  <w:ins w:id="301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02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帳號資料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+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階別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權限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1041993" y="658208"/>
                            <a:ext cx="110363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C5079" w14:textId="77777777" w:rsidR="006671D6" w:rsidRDefault="006671D6">
                              <w:pPr>
                                <w:rPr>
                                  <w:ins w:id="30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D380594" w14:textId="77777777" w:rsidR="006671D6" w:rsidRDefault="006671D6">
                              <w:pPr>
                                <w:rPr>
                                  <w:ins w:id="30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93ACD84" w14:textId="77777777" w:rsidR="006671D6" w:rsidRDefault="006671D6">
                              <w:pPr>
                                <w:spacing w:before="113"/>
                                <w:rPr>
                                  <w:ins w:id="305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FEB171F" w14:textId="77777777" w:rsidR="006671D6" w:rsidRDefault="00000000">
                              <w:pPr>
                                <w:ind w:left="454"/>
                                <w:rPr>
                                  <w:ins w:id="306" w:author="盧晏臻Jenny" w:date="2026-06-24T16:30:00Z" w16du:dateUtc="2026-06-24T08:30:00Z"/>
                                  <w:sz w:val="7"/>
                                </w:rPr>
                              </w:pPr>
                              <w:ins w:id="30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Bearer</w:t>
                                </w:r>
                                <w:r>
                                  <w:rPr>
                                    <w:color w:val="333333"/>
                                    <w:spacing w:val="2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token</w:t>
                                </w:r>
                                <w:r>
                                  <w:rPr>
                                    <w:color w:val="333333"/>
                                    <w:sz w:val="7"/>
                                  </w:rPr>
                                  <w:t xml:space="preserve"> +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dealer</w:t>
                                </w:r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 xml:space="preserve"> 資訊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207855" y="459863"/>
                            <a:ext cx="82931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F309F" w14:textId="77777777" w:rsidR="006671D6" w:rsidRDefault="006671D6">
                              <w:pPr>
                                <w:rPr>
                                  <w:ins w:id="30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A68FFA2" w14:textId="77777777" w:rsidR="006671D6" w:rsidRDefault="006671D6">
                              <w:pPr>
                                <w:rPr>
                                  <w:ins w:id="30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923A258" w14:textId="77777777" w:rsidR="006671D6" w:rsidRDefault="006671D6">
                              <w:pPr>
                                <w:rPr>
                                  <w:ins w:id="31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67181406" w14:textId="77777777" w:rsidR="006671D6" w:rsidRDefault="006671D6">
                              <w:pPr>
                                <w:rPr>
                                  <w:ins w:id="31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1C50AC4" w14:textId="77777777" w:rsidR="006671D6" w:rsidRDefault="006671D6">
                              <w:pPr>
                                <w:rPr>
                                  <w:ins w:id="312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F3AB9DA" w14:textId="77777777" w:rsidR="006671D6" w:rsidRDefault="006671D6">
                              <w:pPr>
                                <w:rPr>
                                  <w:ins w:id="31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AF89FF6" w14:textId="77777777" w:rsidR="006671D6" w:rsidRDefault="006671D6">
                              <w:pPr>
                                <w:rPr>
                                  <w:ins w:id="31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F1D69F3" w14:textId="77777777" w:rsidR="006671D6" w:rsidRDefault="006671D6">
                              <w:pPr>
                                <w:spacing w:before="4"/>
                                <w:rPr>
                                  <w:ins w:id="315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67650FD" w14:textId="77777777" w:rsidR="006671D6" w:rsidRDefault="00000000">
                              <w:pPr>
                                <w:ind w:left="350"/>
                                <w:rPr>
                                  <w:ins w:id="316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1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登入成功，載入前台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2150555" y="317896"/>
                            <a:ext cx="1038225" cy="477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90AA2" w14:textId="77777777" w:rsidR="006671D6" w:rsidRDefault="006671D6">
                              <w:pPr>
                                <w:rPr>
                                  <w:ins w:id="31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E59D7E6" w14:textId="77777777" w:rsidR="006671D6" w:rsidRDefault="006671D6">
                              <w:pPr>
                                <w:rPr>
                                  <w:ins w:id="31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7BC4D5F" w14:textId="77777777" w:rsidR="006671D6" w:rsidRDefault="006671D6">
                              <w:pPr>
                                <w:rPr>
                                  <w:ins w:id="32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DF125E8" w14:textId="77777777" w:rsidR="006671D6" w:rsidRDefault="006671D6">
                              <w:pPr>
                                <w:spacing w:before="75"/>
                                <w:rPr>
                                  <w:ins w:id="32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747FA70" w14:textId="77777777" w:rsidR="006671D6" w:rsidRDefault="00000000">
                              <w:pPr>
                                <w:ind w:left="501"/>
                                <w:rPr>
                                  <w:ins w:id="322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2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查詢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kenda.account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1041993" y="317896"/>
                            <a:ext cx="110363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C9258B" w14:textId="77777777" w:rsidR="006671D6" w:rsidRDefault="006671D6">
                              <w:pPr>
                                <w:rPr>
                                  <w:ins w:id="32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52B206FC" w14:textId="77777777" w:rsidR="006671D6" w:rsidRDefault="006671D6">
                              <w:pPr>
                                <w:spacing w:before="48"/>
                                <w:rPr>
                                  <w:ins w:id="325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2C2C1F3" w14:textId="77777777" w:rsidR="006671D6" w:rsidRDefault="00000000">
                              <w:pPr>
                                <w:spacing w:line="168" w:lineRule="auto"/>
                                <w:ind w:left="573" w:right="416" w:hanging="164"/>
                                <w:rPr>
                                  <w:ins w:id="326" w:author="盧晏臻Jenny" w:date="2026-06-24T16:30:00Z" w16du:dateUtc="2026-06-24T08:30:00Z"/>
                                  <w:sz w:val="7"/>
                                </w:rPr>
                              </w:pPr>
                              <w:ins w:id="32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POST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/api/kenda/auth/login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X-Customer-Code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2088226" y="7840889"/>
                            <a:ext cx="13462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233661" w14:textId="77777777" w:rsidR="006671D6" w:rsidRDefault="00000000">
                              <w:pPr>
                                <w:spacing w:line="91" w:lineRule="exact"/>
                                <w:rPr>
                                  <w:ins w:id="328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29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a_plat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137211" y="205138"/>
                            <a:ext cx="3755390" cy="111760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  <a:ln w="27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E72F07" w14:textId="77777777" w:rsidR="006671D6" w:rsidRDefault="00000000">
                              <w:pPr>
                                <w:spacing w:before="9"/>
                                <w:jc w:val="center"/>
                                <w:rPr>
                                  <w:ins w:id="330" w:author="盧晏臻Jenny" w:date="2026-06-24T16:30:00Z" w16du:dateUtc="2026-06-24T08:30:00Z"/>
                                  <w:color w:val="000000"/>
                                  <w:sz w:val="7"/>
                                </w:rPr>
                              </w:pPr>
                              <w:proofErr w:type="spellStart"/>
                              <w:ins w:id="331" w:author="盧晏臻Jenny" w:date="2026-06-24T16:30:00Z" w16du:dateUtc="2026-06-24T08:30:00Z">
                                <w:r>
                                  <w:rPr>
                                    <w:color w:val="FFFFFF"/>
                                    <w:spacing w:val="-2"/>
                                    <w:sz w:val="7"/>
                                  </w:rPr>
                                  <w:t>步驟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pacing w:val="-2"/>
                                    <w:sz w:val="7"/>
                                  </w:rPr>
                                  <w:t xml:space="preserve"> 1：</w:t>
                                </w:r>
                                <w:r>
                                  <w:rPr>
                                    <w:color w:val="FFFFFF"/>
                                    <w:spacing w:val="-4"/>
                                    <w:sz w:val="7"/>
                                  </w:rPr>
                                  <w:t>登入認證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934213" y="7819163"/>
                            <a:ext cx="22288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1C174" w14:textId="77777777" w:rsidR="006671D6" w:rsidRDefault="00000000">
                              <w:pPr>
                                <w:spacing w:line="91" w:lineRule="exact"/>
                                <w:rPr>
                                  <w:ins w:id="332" w:author="盧晏臻Jenny" w:date="2026-06-24T16:30:00Z" w16du:dateUtc="2026-06-24T08:30:00Z"/>
                                  <w:sz w:val="7"/>
                                </w:rPr>
                              </w:pPr>
                              <w:ins w:id="33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React</w:t>
                                </w:r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 xml:space="preserve"> 前台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3619128" y="6799451"/>
                            <a:ext cx="410845" cy="1137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DA1B29" w14:textId="77777777" w:rsidR="006671D6" w:rsidRDefault="006671D6">
                              <w:pPr>
                                <w:rPr>
                                  <w:ins w:id="33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C50C81E" w14:textId="77777777" w:rsidR="006671D6" w:rsidRDefault="006671D6">
                              <w:pPr>
                                <w:rPr>
                                  <w:ins w:id="335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219E0AB" w14:textId="77777777" w:rsidR="006671D6" w:rsidRDefault="006671D6">
                              <w:pPr>
                                <w:rPr>
                                  <w:ins w:id="336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5CCDBAF" w14:textId="77777777" w:rsidR="006671D6" w:rsidRDefault="006671D6">
                              <w:pPr>
                                <w:rPr>
                                  <w:ins w:id="337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F14A111" w14:textId="77777777" w:rsidR="006671D6" w:rsidRDefault="006671D6">
                              <w:pPr>
                                <w:rPr>
                                  <w:ins w:id="33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573D083" w14:textId="77777777" w:rsidR="006671D6" w:rsidRDefault="006671D6">
                              <w:pPr>
                                <w:rPr>
                                  <w:ins w:id="33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712E212" w14:textId="77777777" w:rsidR="006671D6" w:rsidRDefault="006671D6">
                              <w:pPr>
                                <w:rPr>
                                  <w:ins w:id="34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A779405" w14:textId="77777777" w:rsidR="006671D6" w:rsidRDefault="006671D6">
                              <w:pPr>
                                <w:rPr>
                                  <w:ins w:id="34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68766898" w14:textId="77777777" w:rsidR="006671D6" w:rsidRDefault="006671D6">
                              <w:pPr>
                                <w:rPr>
                                  <w:ins w:id="342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19774D3" w14:textId="77777777" w:rsidR="006671D6" w:rsidRDefault="006671D6">
                              <w:pPr>
                                <w:rPr>
                                  <w:ins w:id="34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A6981D1" w14:textId="77777777" w:rsidR="006671D6" w:rsidRDefault="006671D6">
                              <w:pPr>
                                <w:rPr>
                                  <w:ins w:id="34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CA60D7C" w14:textId="77777777" w:rsidR="006671D6" w:rsidRDefault="006671D6">
                              <w:pPr>
                                <w:spacing w:before="51"/>
                                <w:rPr>
                                  <w:ins w:id="345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96030BB" w14:textId="77777777" w:rsidR="006671D6" w:rsidRDefault="00000000">
                              <w:pPr>
                                <w:spacing w:line="127" w:lineRule="auto"/>
                                <w:ind w:left="205" w:right="161" w:hanging="43"/>
                                <w:rPr>
                                  <w:ins w:id="346" w:author="盧晏臻Jenny" w:date="2026-06-24T16:30:00Z" w16du:dateUtc="2026-06-24T08:30:00Z"/>
                                  <w:sz w:val="7"/>
                                </w:rPr>
                              </w:pPr>
                              <w:ins w:id="34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Mock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ERP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FastAPI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96459" y="40213"/>
                            <a:ext cx="1866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84434" w14:textId="77777777" w:rsidR="006671D6" w:rsidRDefault="00000000">
                              <w:pPr>
                                <w:spacing w:line="79" w:lineRule="exact"/>
                                <w:ind w:left="68"/>
                                <w:rPr>
                                  <w:ins w:id="348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49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7"/>
                                    <w:sz w:val="7"/>
                                  </w:rPr>
                                  <w:t>經銷商</w:t>
                                </w:r>
                                <w:proofErr w:type="spellEnd"/>
                              </w:ins>
                            </w:p>
                            <w:p w14:paraId="7D7D52F5" w14:textId="77777777" w:rsidR="006671D6" w:rsidRDefault="00000000">
                              <w:pPr>
                                <w:spacing w:line="80" w:lineRule="exact"/>
                                <w:rPr>
                                  <w:ins w:id="350" w:author="盧晏臻Jenny" w:date="2026-06-24T16:30:00Z" w16du:dateUtc="2026-06-24T08:30:00Z"/>
                                  <w:sz w:val="7"/>
                                </w:rPr>
                              </w:pPr>
                              <w:ins w:id="351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10"/>
                                    <w:sz w:val="7"/>
                                  </w:rPr>
                                  <w:t>（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139893" y="83671"/>
                            <a:ext cx="18669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186D32" w14:textId="77777777" w:rsidR="006671D6" w:rsidRDefault="00000000">
                              <w:pPr>
                                <w:spacing w:line="91" w:lineRule="exact"/>
                                <w:rPr>
                                  <w:ins w:id="352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5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瀏覽器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10"/>
                                    <w:sz w:val="7"/>
                                  </w:rPr>
                                  <w:t>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934213" y="61942"/>
                            <a:ext cx="22288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29ED7" w14:textId="77777777" w:rsidR="006671D6" w:rsidRDefault="00000000">
                              <w:pPr>
                                <w:spacing w:line="91" w:lineRule="exact"/>
                                <w:rPr>
                                  <w:ins w:id="354" w:author="盧晏臻Jenny" w:date="2026-06-24T16:30:00Z" w16du:dateUtc="2026-06-24T08:30:00Z"/>
                                  <w:sz w:val="7"/>
                                </w:rPr>
                              </w:pPr>
                              <w:ins w:id="355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React</w:t>
                                </w:r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 xml:space="preserve"> 前台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1987616" y="40213"/>
                            <a:ext cx="3333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2AE22" w14:textId="77777777" w:rsidR="006671D6" w:rsidRDefault="00000000">
                              <w:pPr>
                                <w:spacing w:line="79" w:lineRule="exact"/>
                                <w:ind w:right="17"/>
                                <w:jc w:val="center"/>
                                <w:rPr>
                                  <w:ins w:id="356" w:author="盧晏臻Jenny" w:date="2026-06-24T16:30:00Z" w16du:dateUtc="2026-06-24T08:30:00Z"/>
                                  <w:sz w:val="7"/>
                                </w:rPr>
                              </w:pPr>
                              <w:ins w:id="35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Odoo</w:t>
                                </w:r>
                              </w:ins>
                            </w:p>
                            <w:p w14:paraId="58CF2950" w14:textId="77777777" w:rsidR="006671D6" w:rsidRDefault="00000000">
                              <w:pPr>
                                <w:spacing w:line="80" w:lineRule="exact"/>
                                <w:ind w:right="18"/>
                                <w:jc w:val="center"/>
                                <w:rPr>
                                  <w:ins w:id="358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59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7"/>
                                  </w:rPr>
                                  <w:t>kend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74"/>
                                    <w:sz w:val="7"/>
                                  </w:rPr>
                                  <w:t xml:space="preserve">  </w:t>
                                </w:r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form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2088226" y="83671"/>
                            <a:ext cx="13462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67CB4" w14:textId="77777777" w:rsidR="006671D6" w:rsidRDefault="00000000">
                              <w:pPr>
                                <w:spacing w:line="91" w:lineRule="exact"/>
                                <w:rPr>
                                  <w:ins w:id="360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61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a_plat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3059331" y="40213"/>
                            <a:ext cx="2762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AC743D" w14:textId="77777777" w:rsidR="006671D6" w:rsidRDefault="00000000">
                              <w:pPr>
                                <w:spacing w:before="23" w:line="127" w:lineRule="auto"/>
                                <w:ind w:right="8" w:firstLine="21"/>
                                <w:rPr>
                                  <w:ins w:id="362" w:author="盧晏臻Jenny" w:date="2026-06-24T16:30:00Z" w16du:dateUtc="2026-06-24T08:30:00Z"/>
                                  <w:sz w:val="7"/>
                                </w:rPr>
                              </w:pPr>
                              <w:ins w:id="36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PostgreSQL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kenda_demo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3722804" y="40213"/>
                            <a:ext cx="21526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20759" w14:textId="77777777" w:rsidR="006671D6" w:rsidRDefault="00000000">
                              <w:pPr>
                                <w:spacing w:before="23" w:line="127" w:lineRule="auto"/>
                                <w:ind w:left="42" w:right="18" w:hanging="43"/>
                                <w:rPr>
                                  <w:ins w:id="364" w:author="盧晏臻Jenny" w:date="2026-06-24T16:30:00Z" w16du:dateUtc="2026-06-24T08:30:00Z"/>
                                  <w:sz w:val="7"/>
                                </w:rPr>
                              </w:pPr>
                              <w:ins w:id="365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Mock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ERP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FastAPI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1846379" y="4623373"/>
                            <a:ext cx="62103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6DA35" w14:textId="77777777" w:rsidR="006671D6" w:rsidRDefault="00000000">
                              <w:pPr>
                                <w:spacing w:line="168" w:lineRule="auto"/>
                                <w:ind w:left="90" w:right="18" w:hanging="91"/>
                                <w:rPr>
                                  <w:ins w:id="366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6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業務⼈員後台點選「確認訂單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」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7"/>
                                  </w:rPr>
                                  <w:t>state: draft → confirmed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2666720" y="4903170"/>
                            <a:ext cx="64325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B8107" w14:textId="77777777" w:rsidR="006671D6" w:rsidRDefault="00000000">
                              <w:pPr>
                                <w:spacing w:line="90" w:lineRule="exact"/>
                                <w:ind w:right="17"/>
                                <w:jc w:val="center"/>
                                <w:rPr>
                                  <w:ins w:id="368" w:author="盧晏臻Jenny" w:date="2026-06-24T16:30:00Z" w16du:dateUtc="2026-06-24T08:30:00Z"/>
                                  <w:sz w:val="7"/>
                                </w:rPr>
                              </w:pPr>
                              <w:ins w:id="369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POST</w:t>
                                </w:r>
                                <w:r>
                                  <w:rPr>
                                    <w:color w:val="333333"/>
                                    <w:spacing w:val="1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erp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/v1/orders</w:t>
                                </w:r>
                              </w:ins>
                            </w:p>
                            <w:p w14:paraId="2BF1B931" w14:textId="77777777" w:rsidR="006671D6" w:rsidRDefault="00000000">
                              <w:pPr>
                                <w:spacing w:line="168" w:lineRule="auto"/>
                                <w:ind w:right="18"/>
                                <w:jc w:val="center"/>
                                <w:rPr>
                                  <w:ins w:id="370" w:author="盧晏臻Jenny" w:date="2026-06-24T16:30:00Z" w16du:dateUtc="2026-06-24T08:30:00Z"/>
                                  <w:sz w:val="7"/>
                                </w:rPr>
                              </w:pPr>
                              <w:ins w:id="371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{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接單公司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平台訂單號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客⼾代號,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報價單號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成代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數量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…}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2380970" y="5356950"/>
                            <a:ext cx="82169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C0DB0" w14:textId="77777777" w:rsidR="006671D6" w:rsidRDefault="00000000">
                              <w:pPr>
                                <w:spacing w:before="8" w:line="168" w:lineRule="auto"/>
                                <w:ind w:left="489" w:firstLine="71"/>
                                <w:rPr>
                                  <w:ins w:id="372" w:author="盧晏臻Jenny" w:date="2026-06-24T16:30:00Z" w16du:dateUtc="2026-06-24T08:30:00Z"/>
                                  <w:sz w:val="7"/>
                                </w:rPr>
                              </w:pPr>
                              <w:ins w:id="37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{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erp_order_no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: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"PY627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order_state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:</w:t>
                                </w:r>
                                <w:r>
                                  <w:rPr>
                                    <w:color w:val="333333"/>
                                    <w:spacing w:val="5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3,</w:t>
                                </w:r>
                                <w:r>
                                  <w:rPr>
                                    <w:color w:val="333333"/>
                                    <w:spacing w:val="5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erp_line_s</w:t>
                                </w:r>
                                <w:proofErr w:type="spellEnd"/>
                              </w:ins>
                            </w:p>
                            <w:p w14:paraId="73C60103" w14:textId="77777777" w:rsidR="006671D6" w:rsidRDefault="00000000">
                              <w:pPr>
                                <w:spacing w:before="124" w:line="168" w:lineRule="auto"/>
                                <w:ind w:right="62" w:firstLine="118"/>
                                <w:rPr>
                                  <w:ins w:id="374" w:author="盧晏臻Jenny" w:date="2026-06-24T16:30:00Z" w16du:dateUtc="2026-06-24T08:30:00Z"/>
                                  <w:sz w:val="7"/>
                                </w:rPr>
                              </w:pPr>
                              <w:ins w:id="375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7"/>
                                  </w:rPr>
                                  <w:t>UPDATE</w:t>
                                </w:r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7"/>
                                  </w:rPr>
                                  <w:t>kenda.order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erp_order_no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,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state=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acked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)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846379" y="5753723"/>
                            <a:ext cx="31686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B8D4B" w14:textId="77777777" w:rsidR="006671D6" w:rsidRDefault="00000000">
                              <w:pPr>
                                <w:spacing w:line="91" w:lineRule="exact"/>
                                <w:rPr>
                                  <w:ins w:id="376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7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寄信通知經銷商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2407011" y="6256320"/>
                            <a:ext cx="803910" cy="370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F0265E" w14:textId="77777777" w:rsidR="006671D6" w:rsidRDefault="00000000">
                              <w:pPr>
                                <w:spacing w:line="90" w:lineRule="exact"/>
                                <w:ind w:left="571"/>
                                <w:jc w:val="center"/>
                                <w:rPr>
                                  <w:ins w:id="378" w:author="盧晏臻Jenny" w:date="2026-06-24T16:30:00Z" w16du:dateUtc="2026-06-24T08:30:00Z"/>
                                  <w:sz w:val="7"/>
                                  <w:lang w:eastAsia="zh-TW"/>
                                </w:rPr>
                              </w:pPr>
                              <w:ins w:id="379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  <w:lang w:eastAsia="zh-TW"/>
                                  </w:rPr>
                                  <w:t xml:space="preserve">出貨單 </w:t>
                                </w:r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  <w:lang w:eastAsia="zh-TW"/>
                                  </w:rPr>
                                  <w:t>JSON</w:t>
                                </w:r>
                              </w:ins>
                            </w:p>
                            <w:p w14:paraId="39FCAB08" w14:textId="77777777" w:rsidR="006671D6" w:rsidRDefault="00000000">
                              <w:pPr>
                                <w:spacing w:before="8" w:line="168" w:lineRule="auto"/>
                                <w:ind w:left="524" w:right="18" w:hanging="18"/>
                                <w:jc w:val="center"/>
                                <w:rPr>
                                  <w:ins w:id="380" w:author="盧晏臻Jenny" w:date="2026-06-24T16:30:00Z" w16du:dateUtc="2026-06-24T08:30:00Z"/>
                                  <w:sz w:val="7"/>
                                  <w:lang w:eastAsia="zh-TW"/>
                                </w:rPr>
                              </w:pPr>
                              <w:ins w:id="381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  <w:lang w:eastAsia="zh-TW"/>
                                  </w:rPr>
                                  <w:t>{出貨單號, 出貨⽇, 出貨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  <w:lang w:eastAsia="zh-TW"/>
                                  </w:rPr>
                                  <w:t>業績明細:[{名稱,⾦額}…</w:t>
                                </w:r>
                              </w:ins>
                            </w:p>
                            <w:p w14:paraId="2D3A254E" w14:textId="77777777" w:rsidR="006671D6" w:rsidRDefault="00000000">
                              <w:pPr>
                                <w:spacing w:before="125" w:line="168" w:lineRule="auto"/>
                                <w:ind w:right="440" w:firstLine="27"/>
                                <w:rPr>
                                  <w:ins w:id="382" w:author="盧晏臻Jenny" w:date="2026-06-24T16:30:00Z" w16du:dateUtc="2026-06-24T08:30:00Z"/>
                                  <w:sz w:val="7"/>
                                </w:rPr>
                              </w:pPr>
                              <w:ins w:id="383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7"/>
                                  </w:rPr>
                                  <w:t>INSERT</w:t>
                                </w:r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z w:val="7"/>
                                  </w:rPr>
                                  <w:t>kenda.shipment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performance_detail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15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JSON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96459" y="7797436"/>
                            <a:ext cx="18669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A6563E" w14:textId="77777777" w:rsidR="006671D6" w:rsidRDefault="00000000">
                              <w:pPr>
                                <w:spacing w:line="79" w:lineRule="exact"/>
                                <w:ind w:left="68"/>
                                <w:rPr>
                                  <w:ins w:id="384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85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7"/>
                                    <w:sz w:val="7"/>
                                  </w:rPr>
                                  <w:t>經銷商</w:t>
                                </w:r>
                                <w:proofErr w:type="spellEnd"/>
                              </w:ins>
                            </w:p>
                            <w:p w14:paraId="11475CE5" w14:textId="77777777" w:rsidR="006671D6" w:rsidRDefault="00000000">
                              <w:pPr>
                                <w:spacing w:line="80" w:lineRule="exact"/>
                                <w:rPr>
                                  <w:ins w:id="386" w:author="盧晏臻Jenny" w:date="2026-06-24T16:30:00Z" w16du:dateUtc="2026-06-24T08:30:00Z"/>
                                  <w:sz w:val="7"/>
                                </w:rPr>
                              </w:pPr>
                              <w:ins w:id="38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10"/>
                                    <w:sz w:val="7"/>
                                  </w:rPr>
                                  <w:t>（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139893" y="7840889"/>
                            <a:ext cx="186690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E3EE0" w14:textId="77777777" w:rsidR="006671D6" w:rsidRDefault="00000000">
                              <w:pPr>
                                <w:spacing w:line="91" w:lineRule="exact"/>
                                <w:rPr>
                                  <w:ins w:id="388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89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瀏覽器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10"/>
                                    <w:sz w:val="7"/>
                                  </w:rPr>
                                  <w:t>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3193908" y="5111475"/>
                            <a:ext cx="628015" cy="393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19DB0" w14:textId="77777777" w:rsidR="006671D6" w:rsidRDefault="006671D6">
                              <w:pPr>
                                <w:rPr>
                                  <w:ins w:id="390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BBB3D16" w14:textId="77777777" w:rsidR="006671D6" w:rsidRDefault="006671D6">
                              <w:pPr>
                                <w:spacing w:before="109"/>
                                <w:rPr>
                                  <w:ins w:id="391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92327CA" w14:textId="77777777" w:rsidR="006671D6" w:rsidRDefault="00000000">
                              <w:pPr>
                                <w:spacing w:line="109" w:lineRule="exact"/>
                                <w:ind w:left="-7"/>
                                <w:rPr>
                                  <w:ins w:id="392" w:author="盧晏臻Jenny" w:date="2026-06-24T16:30:00Z" w16du:dateUtc="2026-06-24T08:30:00Z"/>
                                  <w:sz w:val="7"/>
                                </w:rPr>
                              </w:pPr>
                              <w:ins w:id="39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6",</w:t>
                                </w:r>
                              </w:ins>
                            </w:p>
                            <w:p w14:paraId="54BA766E" w14:textId="77777777" w:rsidR="006671D6" w:rsidRDefault="00000000">
                              <w:pPr>
                                <w:spacing w:line="109" w:lineRule="exact"/>
                                <w:ind w:left="-9"/>
                                <w:rPr>
                                  <w:ins w:id="394" w:author="盧晏臻Jenny" w:date="2026-06-24T16:30:00Z" w16du:dateUtc="2026-06-24T08:30:00Z"/>
                                  <w:sz w:val="7"/>
                                </w:rPr>
                              </w:pPr>
                              <w:ins w:id="395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eq…}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1987616" y="7797436"/>
                            <a:ext cx="33337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6D3FE" w14:textId="77777777" w:rsidR="006671D6" w:rsidRDefault="00000000">
                              <w:pPr>
                                <w:spacing w:line="79" w:lineRule="exact"/>
                                <w:ind w:right="17"/>
                                <w:jc w:val="center"/>
                                <w:rPr>
                                  <w:ins w:id="396" w:author="盧晏臻Jenny" w:date="2026-06-24T16:30:00Z" w16du:dateUtc="2026-06-24T08:30:00Z"/>
                                  <w:sz w:val="7"/>
                                </w:rPr>
                              </w:pPr>
                              <w:ins w:id="39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Odoo</w:t>
                                </w:r>
                              </w:ins>
                            </w:p>
                            <w:p w14:paraId="68EF783C" w14:textId="77777777" w:rsidR="006671D6" w:rsidRDefault="00000000">
                              <w:pPr>
                                <w:spacing w:line="80" w:lineRule="exact"/>
                                <w:ind w:right="18"/>
                                <w:jc w:val="center"/>
                                <w:rPr>
                                  <w:ins w:id="398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399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7"/>
                                  </w:rPr>
                                  <w:t>kend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74"/>
                                    <w:sz w:val="7"/>
                                  </w:rPr>
                                  <w:t xml:space="preserve">  </w:t>
                                </w:r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form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137211" y="6688051"/>
                            <a:ext cx="3755390" cy="111760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  <a:ln w="27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6191F1" w14:textId="77777777" w:rsidR="006671D6" w:rsidRDefault="00000000">
                              <w:pPr>
                                <w:spacing w:before="9"/>
                                <w:jc w:val="center"/>
                                <w:rPr>
                                  <w:ins w:id="400" w:author="盧晏臻Jenny" w:date="2026-06-24T16:30:00Z" w16du:dateUtc="2026-06-24T08:30:00Z"/>
                                  <w:color w:val="000000"/>
                                  <w:sz w:val="7"/>
                                  <w:lang w:eastAsia="zh-TW"/>
                                </w:rPr>
                              </w:pPr>
                              <w:ins w:id="401" w:author="盧晏臻Jenny" w:date="2026-06-24T16:30:00Z" w16du:dateUtc="2026-06-24T08:30:00Z">
                                <w:r>
                                  <w:rPr>
                                    <w:color w:val="FFFFFF"/>
                                    <w:spacing w:val="-2"/>
                                    <w:sz w:val="7"/>
                                    <w:lang w:eastAsia="zh-TW"/>
                                  </w:rPr>
                                  <w:t>步驟 6：</w:t>
                                </w:r>
                                <w:r>
                                  <w:rPr>
                                    <w:color w:val="FFFFFF"/>
                                    <w:spacing w:val="-3"/>
                                    <w:sz w:val="7"/>
                                    <w:lang w:eastAsia="zh-TW"/>
                                  </w:rPr>
                                  <w:t>經銷商查詢訂單狀態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3059331" y="7797436"/>
                            <a:ext cx="27622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523DF" w14:textId="77777777" w:rsidR="006671D6" w:rsidRDefault="00000000">
                              <w:pPr>
                                <w:spacing w:before="23" w:line="127" w:lineRule="auto"/>
                                <w:ind w:right="8" w:firstLine="21"/>
                                <w:rPr>
                                  <w:ins w:id="402" w:author="盧晏臻Jenny" w:date="2026-06-24T16:30:00Z" w16du:dateUtc="2026-06-24T08:30:00Z"/>
                                  <w:sz w:val="7"/>
                                </w:rPr>
                              </w:pPr>
                              <w:ins w:id="40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PostgreSQL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kenda_demo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2150555" y="7225351"/>
                            <a:ext cx="103822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4790CC" w14:textId="77777777" w:rsidR="006671D6" w:rsidRDefault="00000000">
                              <w:pPr>
                                <w:spacing w:before="54"/>
                                <w:ind w:left="467"/>
                                <w:rPr>
                                  <w:ins w:id="404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405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訂單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+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出貨明細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+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>業績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1041993" y="7084063"/>
                            <a:ext cx="1103630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9B6F8" w14:textId="77777777" w:rsidR="006671D6" w:rsidRDefault="006671D6">
                              <w:pPr>
                                <w:rPr>
                                  <w:ins w:id="406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E6D2827" w14:textId="77777777" w:rsidR="006671D6" w:rsidRDefault="006671D6">
                              <w:pPr>
                                <w:rPr>
                                  <w:ins w:id="407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CAA34E9" w14:textId="77777777" w:rsidR="006671D6" w:rsidRDefault="006671D6">
                              <w:pPr>
                                <w:rPr>
                                  <w:ins w:id="40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8BCB931" w14:textId="77777777" w:rsidR="006671D6" w:rsidRDefault="006671D6">
                              <w:pPr>
                                <w:spacing w:before="12"/>
                                <w:rPr>
                                  <w:ins w:id="40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B1971E1" w14:textId="77777777" w:rsidR="006671D6" w:rsidRDefault="00000000">
                              <w:pPr>
                                <w:spacing w:line="168" w:lineRule="auto"/>
                                <w:ind w:left="606" w:hanging="197"/>
                                <w:rPr>
                                  <w:ins w:id="410" w:author="盧晏臻Jenny" w:date="2026-06-24T16:30:00Z" w16du:dateUtc="2026-06-24T08:30:00Z"/>
                                  <w:sz w:val="7"/>
                                </w:rPr>
                              </w:pPr>
                              <w:ins w:id="411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{state:"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acked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",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shipments:[…],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remaining_qty:X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}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207855" y="6942776"/>
                            <a:ext cx="82931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2B433D" w14:textId="77777777" w:rsidR="006671D6" w:rsidRDefault="006671D6">
                              <w:pPr>
                                <w:rPr>
                                  <w:ins w:id="412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DBF5B39" w14:textId="77777777" w:rsidR="006671D6" w:rsidRDefault="006671D6">
                              <w:pPr>
                                <w:rPr>
                                  <w:ins w:id="41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11B47F1" w14:textId="77777777" w:rsidR="006671D6" w:rsidRDefault="006671D6">
                              <w:pPr>
                                <w:rPr>
                                  <w:ins w:id="41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0EA39ECD" w14:textId="77777777" w:rsidR="006671D6" w:rsidRDefault="006671D6">
                              <w:pPr>
                                <w:rPr>
                                  <w:ins w:id="415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60FE56F" w14:textId="77777777" w:rsidR="006671D6" w:rsidRDefault="006671D6">
                              <w:pPr>
                                <w:rPr>
                                  <w:ins w:id="416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1AE192D4" w14:textId="77777777" w:rsidR="006671D6" w:rsidRDefault="006671D6">
                              <w:pPr>
                                <w:rPr>
                                  <w:ins w:id="417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5ACA9359" w14:textId="77777777" w:rsidR="006671D6" w:rsidRDefault="006671D6">
                              <w:pPr>
                                <w:rPr>
                                  <w:ins w:id="41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2883B059" w14:textId="77777777" w:rsidR="006671D6" w:rsidRDefault="006671D6">
                              <w:pPr>
                                <w:spacing w:before="4"/>
                                <w:rPr>
                                  <w:ins w:id="419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5F111933" w14:textId="77777777" w:rsidR="006671D6" w:rsidRDefault="00000000">
                              <w:pPr>
                                <w:spacing w:before="1"/>
                                <w:ind w:left="219"/>
                                <w:rPr>
                                  <w:ins w:id="420" w:author="盧晏臻Jenny" w:date="2026-06-24T16:30:00Z" w16du:dateUtc="2026-06-24T08:30:00Z"/>
                                  <w:sz w:val="7"/>
                                  <w:lang w:eastAsia="zh-TW"/>
                                </w:rPr>
                              </w:pPr>
                              <w:ins w:id="421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3"/>
                                    <w:sz w:val="7"/>
                                    <w:lang w:eastAsia="zh-TW"/>
                                  </w:rPr>
                                  <w:t>顯⽰已出貨 / 餘單 / 發票進度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2150555" y="6800809"/>
                            <a:ext cx="103822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46D396" w14:textId="77777777" w:rsidR="006671D6" w:rsidRDefault="006671D6">
                              <w:pPr>
                                <w:rPr>
                                  <w:ins w:id="422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4301999" w14:textId="77777777" w:rsidR="006671D6" w:rsidRDefault="006671D6">
                              <w:pPr>
                                <w:rPr>
                                  <w:ins w:id="42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74530960" w14:textId="77777777" w:rsidR="006671D6" w:rsidRDefault="006671D6">
                              <w:pPr>
                                <w:spacing w:before="114"/>
                                <w:rPr>
                                  <w:ins w:id="424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309B9F63" w14:textId="77777777" w:rsidR="006671D6" w:rsidRDefault="00000000">
                              <w:pPr>
                                <w:ind w:left="142"/>
                                <w:rPr>
                                  <w:ins w:id="425" w:author="盧晏臻Jenny" w:date="2026-06-24T16:30:00Z" w16du:dateUtc="2026-06-24T08:30:00Z"/>
                                  <w:sz w:val="7"/>
                                </w:rPr>
                              </w:pPr>
                              <w:ins w:id="426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SELECT</w:t>
                                </w:r>
                                <w:r>
                                  <w:rPr>
                                    <w:color w:val="333333"/>
                                    <w:spacing w:val="4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kenda.order</w:t>
                                </w:r>
                                <w:r>
                                  <w:rPr>
                                    <w:color w:val="333333"/>
                                    <w:spacing w:val="4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JOIN</w:t>
                                </w:r>
                                <w:r>
                                  <w:rPr>
                                    <w:color w:val="333333"/>
                                    <w:spacing w:val="4"/>
                                    <w:sz w:val="7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kenda.shipment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1041993" y="6800809"/>
                            <a:ext cx="11036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292D22" w14:textId="77777777" w:rsidR="006671D6" w:rsidRDefault="006671D6">
                              <w:pPr>
                                <w:rPr>
                                  <w:ins w:id="427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4CB5365C" w14:textId="77777777" w:rsidR="006671D6" w:rsidRDefault="006671D6">
                              <w:pPr>
                                <w:spacing w:before="20"/>
                                <w:rPr>
                                  <w:ins w:id="428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5EF34C6C" w14:textId="77777777" w:rsidR="006671D6" w:rsidRDefault="00000000">
                              <w:pPr>
                                <w:ind w:left="365"/>
                                <w:rPr>
                                  <w:ins w:id="429" w:author="盧晏臻Jenny" w:date="2026-06-24T16:30:00Z" w16du:dateUtc="2026-06-24T08:30:00Z"/>
                                  <w:sz w:val="7"/>
                                </w:rPr>
                              </w:pPr>
                              <w:ins w:id="430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GET</w:t>
                                </w:r>
                                <w:r>
                                  <w:rPr>
                                    <w:color w:val="333333"/>
                                    <w:spacing w:val="1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/api/kenda/orders/089975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207855" y="6800809"/>
                            <a:ext cx="82931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9E331" w14:textId="77777777" w:rsidR="006671D6" w:rsidRDefault="00000000">
                              <w:pPr>
                                <w:spacing w:before="56"/>
                                <w:ind w:left="12" w:right="23"/>
                                <w:jc w:val="center"/>
                                <w:rPr>
                                  <w:ins w:id="431" w:author="盧晏臻Jenny" w:date="2026-06-24T16:30:00Z" w16du:dateUtc="2026-06-24T08:30:00Z"/>
                                  <w:sz w:val="7"/>
                                </w:rPr>
                              </w:pPr>
                              <w:proofErr w:type="spellStart"/>
                              <w:ins w:id="432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查詢訂單列表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3193908" y="6209169"/>
                            <a:ext cx="628015" cy="25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ABE560" w14:textId="77777777" w:rsidR="006671D6" w:rsidRDefault="006671D6">
                              <w:pPr>
                                <w:spacing w:before="15"/>
                                <w:rPr>
                                  <w:ins w:id="433" w:author="盧晏臻Jenny" w:date="2026-06-24T16:30:00Z" w16du:dateUtc="2026-06-24T08:30:00Z"/>
                                  <w:b/>
                                  <w:sz w:val="7"/>
                                </w:rPr>
                              </w:pPr>
                            </w:p>
                            <w:p w14:paraId="6A8B8517" w14:textId="77777777" w:rsidR="006671D6" w:rsidRDefault="00000000">
                              <w:pPr>
                                <w:spacing w:line="109" w:lineRule="exact"/>
                                <w:ind w:left="-12"/>
                                <w:rPr>
                                  <w:ins w:id="434" w:author="盧晏臻Jenny" w:date="2026-06-24T16:30:00Z" w16du:dateUtc="2026-06-24T08:30:00Z"/>
                                  <w:sz w:val="7"/>
                                </w:rPr>
                              </w:pPr>
                              <w:ins w:id="435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8"/>
                                    <w:sz w:val="7"/>
                                  </w:rPr>
                                  <w:t>數,</w:t>
                                </w:r>
                              </w:ins>
                            </w:p>
                            <w:p w14:paraId="057DAEE2" w14:textId="77777777" w:rsidR="006671D6" w:rsidRDefault="00000000">
                              <w:pPr>
                                <w:spacing w:line="109" w:lineRule="exact"/>
                                <w:ind w:left="5"/>
                                <w:rPr>
                                  <w:ins w:id="436" w:author="盧晏臻Jenny" w:date="2026-06-24T16:30:00Z" w16du:dateUtc="2026-06-24T08:30:00Z"/>
                                  <w:sz w:val="7"/>
                                </w:rPr>
                              </w:pPr>
                              <w:ins w:id="43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]}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3193908" y="6067202"/>
                            <a:ext cx="62801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A8154" w14:textId="77777777" w:rsidR="006671D6" w:rsidRDefault="00000000">
                              <w:pPr>
                                <w:spacing w:before="56"/>
                                <w:ind w:left="-10"/>
                                <w:rPr>
                                  <w:ins w:id="438" w:author="盧晏臻Jenny" w:date="2026-06-24T16:30:00Z" w16du:dateUtc="2026-06-24T08:30:00Z"/>
                                  <w:sz w:val="7"/>
                                </w:rPr>
                              </w:pPr>
                              <w:ins w:id="439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5"/>
                                    <w:sz w:val="7"/>
                                  </w:rPr>
                                  <w:t>276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Textbox 447"/>
                        <wps:cNvSpPr txBox="1"/>
                        <wps:spPr>
                          <a:xfrm>
                            <a:off x="2150555" y="6067202"/>
                            <a:ext cx="103822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A74D9A" w14:textId="77777777" w:rsidR="006671D6" w:rsidRDefault="00000000">
                              <w:pPr>
                                <w:spacing w:before="56"/>
                                <w:ind w:left="866"/>
                                <w:rPr>
                                  <w:ins w:id="440" w:author="盧晏臻Jenny" w:date="2026-06-24T16:30:00Z" w16du:dateUtc="2026-06-24T08:30:00Z"/>
                                  <w:sz w:val="7"/>
                                </w:rPr>
                              </w:pPr>
                              <w:ins w:id="441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GET</w:t>
                                </w:r>
                                <w:r>
                                  <w:rPr>
                                    <w:color w:val="333333"/>
                                    <w:spacing w:val="1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erp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7"/>
                                  </w:rPr>
                                  <w:t>/v1/orders/PY6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137211" y="5954444"/>
                            <a:ext cx="3755390" cy="111760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  <a:ln w="271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EB2695" w14:textId="77777777" w:rsidR="006671D6" w:rsidRDefault="00000000">
                              <w:pPr>
                                <w:spacing w:before="9"/>
                                <w:jc w:val="center"/>
                                <w:rPr>
                                  <w:ins w:id="442" w:author="盧晏臻Jenny" w:date="2026-06-24T16:30:00Z" w16du:dateUtc="2026-06-24T08:30:00Z"/>
                                  <w:color w:val="000000"/>
                                  <w:sz w:val="7"/>
                                  <w:lang w:eastAsia="zh-TW"/>
                                </w:rPr>
                              </w:pPr>
                              <w:ins w:id="443" w:author="盧晏臻Jenny" w:date="2026-06-24T16:30:00Z" w16du:dateUtc="2026-06-24T08:30:00Z">
                                <w:r>
                                  <w:rPr>
                                    <w:color w:val="FFFFFF"/>
                                    <w:spacing w:val="-2"/>
                                    <w:sz w:val="7"/>
                                    <w:lang w:eastAsia="zh-TW"/>
                                  </w:rPr>
                                  <w:t>步驟 5：ERP</w:t>
                                </w:r>
                                <w:r>
                                  <w:rPr>
                                    <w:color w:val="FFFFFF"/>
                                    <w:spacing w:val="-3"/>
                                    <w:sz w:val="7"/>
                                    <w:lang w:eastAsia="zh-TW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color w:val="FFFFFF"/>
                                    <w:spacing w:val="-3"/>
                                    <w:sz w:val="7"/>
                                    <w:lang w:eastAsia="zh-TW"/>
                                  </w:rPr>
                                  <w:t>排程回拋出</w:t>
                                </w:r>
                                <w:proofErr w:type="gramEnd"/>
                                <w:r>
                                  <w:rPr>
                                    <w:color w:val="FFFFFF"/>
                                    <w:spacing w:val="-3"/>
                                    <w:sz w:val="7"/>
                                    <w:lang w:eastAsia="zh-TW"/>
                                  </w:rPr>
                                  <w:t>貨單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2150555" y="5706512"/>
                            <a:ext cx="1038225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58908" w14:textId="77777777" w:rsidR="006671D6" w:rsidRDefault="00000000">
                              <w:pPr>
                                <w:spacing w:before="55"/>
                                <w:ind w:left="-1"/>
                                <w:rPr>
                                  <w:ins w:id="444" w:author="盧晏臻Jenny" w:date="2026-06-24T16:30:00Z" w16du:dateUtc="2026-06-24T08:30:00Z"/>
                                  <w:sz w:val="7"/>
                                </w:rPr>
                              </w:pPr>
                              <w:ins w:id="445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（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4"/>
                                    <w:sz w:val="7"/>
                                  </w:rPr>
                                  <w:t>訂單已確認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10"/>
                                    <w:sz w:val="7"/>
                                  </w:rPr>
                                  <w:t>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02A10" id="Group 323" o:spid="_x0000_s1099" style="position:absolute;margin-left:138.95pt;margin-top:12.55pt;width:317.3pt;height:624.95pt;z-index:-15661056;mso-wrap-distance-left:0;mso-wrap-distance-right:0;mso-position-horizontal-relative:page" coordsize="40297,793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">
                <v:shape id="Graphic 324" o:spid="_x0000_s1100" style="position:absolute;left:36204;top:77585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" path="m401663,176609r-395767,l3966,175821,787,172642,,170713,,5896,787,3966,3966,787,5896,,8151,,401663,r1929,787l406771,3966r788,1930l407559,170713r-788,1929l403592,175821r-1929,788xe" fillcolor="#ededed" stroked="f">
                  <v:path arrowok="t"/>
                </v:shape>
                <v:shape id="Graphic 325" o:spid="_x0000_s1101" style="position:absolute;left:36204;top:77585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" path="m8151,l399408,r2255,l403592,787r1576,1604l406771,3966r788,1930l407559,8151r,160306l407559,170713r-788,1929l405168,174218r-1576,1603l401663,176609r-2255,l8151,176609r-2255,l3966,175821,2391,174218,787,172642,,170713r,-2256l,8151,,5896,787,3966,2391,2391,3966,787,5896,,8151,xe" filled="f" strokecolor="#d3d3d3" strokeweight=".07547mm">
                  <v:path arrowok="t"/>
                </v:shape>
                <v:shape id="Graphic 326" o:spid="_x0000_s1102" style="position:absolute;left:29874;top:77585;width:4076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" path="m401663,176609r-395767,l3966,175821,787,172642,,170713,,5896,787,3966,3966,787,5896,,8151,,401663,r1929,787l406771,3966r788,1930l407559,170713r-788,1929l403592,175821r-1929,788xe" fillcolor="#ededed" stroked="f">
                  <v:path arrowok="t"/>
                </v:shape>
                <v:shape id="Graphic 327" o:spid="_x0000_s1103" style="position:absolute;left:29874;top:77585;width:4076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" path="m8151,l399408,r2255,l403592,787r1576,1604l406771,3966r788,1930l407559,8151r,160306l407559,170713r-788,1929l405168,174218r-1576,1603l401663,176609r-2255,l8151,176609r-2255,l3966,175821,2391,174218,787,172642,,170713r,-2256l,8151,,5896,787,3966,2391,2391,3966,787,5896,,8151,xe" filled="f" strokecolor="#d3d3d3" strokeweight=".07547mm">
                  <v:path arrowok="t"/>
                </v:shape>
                <v:shape id="Graphic 328" o:spid="_x0000_s1104" style="position:absolute;left:19440;top:77585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" path="m401658,176609r-395757,l3977,175821,796,172642,,170713,,5896,796,3966,3977,787,5901,,8151,,401658,r1921,787l406763,3966r796,1930l407559,170713r-796,1929l403579,175821r-1921,788xe" fillcolor="#ededed" stroked="f">
                  <v:path arrowok="t"/>
                </v:shape>
                <v:shape id="Graphic 329" o:spid="_x0000_s1105" style="position:absolute;left:19440;top:77585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" path="m8151,l399408,r2250,l403579,787r1592,1604l406763,3966r796,1930l407559,8151r,160306l407559,170713r-796,1929l405171,174218r-1592,1603l401658,176609r-2250,l8151,176609r-2250,l3977,175821,2388,174218,796,172642,,170713r,-2256l,8151,,5896,796,3966,2388,2391,3977,787,5901,,8151,xe" filled="f" strokecolor="#d3d3d3" strokeweight=".07547mm">
                  <v:path arrowok="t"/>
                </v:shape>
                <v:shape id="Graphic 330" o:spid="_x0000_s1106" style="position:absolute;left:8354;top:77585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" path="m401658,176609r-395757,l3977,175821,796,172642,,170713,,5896,796,3966,3977,787,5901,,8151,,401658,r1923,787l406763,3966r796,1930l407559,170713r-796,1929l403581,175821r-1923,788xe" fillcolor="#ededed" stroked="f">
                  <v:path arrowok="t"/>
                </v:shape>
                <v:shape id="Graphic 331" o:spid="_x0000_s1107" style="position:absolute;left:8354;top:77585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" path="m8151,l399408,r2250,l403581,787r1590,1604l406763,3966r796,1930l407559,8151r,160306l407559,170713r-796,1929l405171,174218r-1590,1603l401658,176609r-2250,l8151,176609r-2250,l3977,175821,2388,174218,796,172642,,170713r,-2256l,8151,,5896,796,3966,2388,2391,3977,787,5901,,8151,xe" filled="f" strokecolor="#d3d3d3" strokeweight=".07547mm">
                  <v:path arrowok="t"/>
                </v:shape>
                <v:shape id="Graphic 332" o:spid="_x0000_s1108" style="position:absolute;left:13;top:77585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" path="m401658,176609r-395758,l3979,175821,795,172642,,170713,,5896,795,3966,3979,787,5900,,8151,,401658,r1923,787l406763,3966r796,1930l407559,170713r-796,1929l403581,175821r-1923,788xe" fillcolor="#ededed" stroked="f">
                  <v:path arrowok="t"/>
                </v:shape>
                <v:shape id="Graphic 333" o:spid="_x0000_s1109" style="position:absolute;left:13;top:77585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" path="m8151,l399408,r2250,l403581,787r1590,1604l406763,3966r796,1930l407559,8151r,160306l407559,170713r-796,1929l405171,174218r-1590,1603l401658,176609r-2250,l8151,176609r-2251,l3979,175821,2387,174218,795,172642,,170713r,-2256l,8151,,5896,795,3966,2387,2391,3979,787,5900,,8151,xe" filled="f" strokecolor="#d3d3d3" strokeweight=".07547mm">
                  <v:path arrowok="t"/>
                </v:shape>
                <v:shape id="Graphic 334" o:spid="_x0000_s1110" style="position:absolute;left:38242;top:149;width:13;height:77438;visibility:visible;mso-wrap-style:square;v-text-anchor:top" coordsize="1270,774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" path="m,6784507r,959123em,301594r,931952em,3178964l,4447832em,6050900r,622207em,1344946l,3067564em,4559232l,5939500em,l,190194e" filled="f" strokecolor="#d3d3d3" strokeweight=".15094mm">
                  <v:path arrowok="t"/>
                </v:shape>
                <v:shape id="Graphic 335" o:spid="_x0000_s1111" style="position:absolute;left:36204;top:13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" path="m401663,176609r-395767,l3966,175813,787,172629,,170708,,5900,787,3979,3966,795,5896,,8151,,401663,r1929,795l406771,3979r788,1921l407559,170708r-788,1921l403592,175813r-1929,796xe" fillcolor="#ededed" stroked="f">
                  <v:path arrowok="t"/>
                </v:shape>
                <v:shape id="Graphic 336" o:spid="_x0000_s1112" style="position:absolute;left:36204;top:13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" path="m8151,l399408,r2255,l403592,795r1576,1592l406771,3979r788,1921l407559,8151r,160306l407559,170708r-788,1921l405168,174221r-1576,1592l401663,176609r-2255,l8151,176609r-2255,l3966,175813,2391,174221,787,172629,,170708r,-2251l,8151,,5900,787,3979,2391,2387,3966,795,5896,,8151,xe" filled="f" strokecolor="#d3d3d3" strokeweight=".07547mm">
                  <v:path arrowok="t"/>
                </v:shape>
                <v:shape id="Graphic 337" o:spid="_x0000_s1113" style="position:absolute;left:31911;top:149;width:13;height:77438;visibility:visible;mso-wrap-style:square;v-text-anchor:top" coordsize="1270,774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" path="m,301594r,931952em,1344946l,3067564em,6050900r,622207em,3178964l,4447832em,4559232l,5939500em,l,190194em,6784507r,959123e" filled="f" strokecolor="#d3d3d3" strokeweight=".15094mm">
                  <v:path arrowok="t"/>
                </v:shape>
                <v:shape id="Graphic 338" o:spid="_x0000_s1114" style="position:absolute;left:29874;top:13;width:4076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" path="m401663,176609r-395767,l3966,175813,787,172629,,170708,,5900,787,3979,3966,795,5896,,8151,,401663,r1929,795l406771,3979r788,1921l407559,170708r-788,1921l403592,175813r-1929,796xe" fillcolor="#ededed" stroked="f">
                  <v:path arrowok="t"/>
                </v:shape>
                <v:shape id="Graphic 339" o:spid="_x0000_s1115" style="position:absolute;left:29874;top:13;width:4076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" path="m8151,l399408,r2255,l403592,795r1576,1592l406771,3979r788,1921l407559,8151r,160306l407559,170708r-788,1921l405168,174221r-1576,1592l401663,176609r-2255,l8151,176609r-2255,l3966,175813,2391,174221,787,172629,,170708r,-2251l,8151,,5900,787,3979,2391,2387,3966,795,5896,,8151,xe" filled="f" strokecolor="#d3d3d3" strokeweight=".07547mm">
                  <v:path arrowok="t"/>
                </v:shape>
                <v:shape id="Graphic 340" o:spid="_x0000_s1116" style="position:absolute;left:21478;top:149;width:13;height:77438;visibility:visible;mso-wrap-style:square;v-text-anchor:top" coordsize="1270,774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" path="m,6784507r,959123em,4559232l,5939500em,3178964l,4447832em,l,190194em,301594r,931952em,1344946l,3067564em,6050900r,622207e" filled="f" strokecolor="#d3d3d3" strokeweight=".15094mm">
                  <v:path arrowok="t"/>
                </v:shape>
                <v:shape id="Graphic 341" o:spid="_x0000_s1117" style="position:absolute;left:19440;top:13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" path="m401658,176609r-395757,l3977,175813,796,172629,,170708,,5900,796,3979,3977,795,5901,,8151,,401658,r1921,795l406763,3979r796,1921l407559,170708r-796,1921l403579,175813r-1921,796xe" fillcolor="#ededed" stroked="f">
                  <v:path arrowok="t"/>
                </v:shape>
                <v:shape id="Graphic 342" o:spid="_x0000_s1118" style="position:absolute;left:19440;top:13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" path="m8151,l399408,r2250,l403579,795r1592,1592l406763,3979r796,1921l407559,8151r,160306l407559,170708r-796,1921l405171,174221r-1592,1592l401658,176609r-2250,l8151,176609r-2250,l3977,175813,2388,174221,796,172629,,170708r,-2251l,8151,,5900,796,3979,2388,2387,3977,795,5901,,8151,xe" filled="f" strokecolor="#d3d3d3" strokeweight=".07547mm">
                  <v:path arrowok="t"/>
                </v:shape>
                <v:shape id="Graphic 343" o:spid="_x0000_s1119" style="position:absolute;left:10392;top:149;width:13;height:77438;visibility:visible;mso-wrap-style:square;v-text-anchor:top" coordsize="1270,774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" path="m,l,190194em,6784507r,959123em,1344946l,3067564em,4559232l,5939500em,301594r,931952em,6050900r,622207em,3178964l,4447832e" filled="f" strokecolor="#d3d3d3" strokeweight=".15094mm">
                  <v:path arrowok="t"/>
                </v:shape>
                <v:shape id="Graphic 344" o:spid="_x0000_s1120" style="position:absolute;left:8354;top:13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" path="m401658,176609r-395757,l3977,175813,796,172629,,170708,,5900,796,3979,3977,795,5901,,8151,,401658,r1923,795l406763,3979r796,1921l407559,170708r-796,1921l403581,175813r-1923,796xe" fillcolor="#ededed" stroked="f">
                  <v:path arrowok="t"/>
                </v:shape>
                <v:shape id="Graphic 345" o:spid="_x0000_s1121" style="position:absolute;left:8354;top:13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" path="m8151,l399408,r2250,l403581,795r1590,1592l406763,3979r796,1921l407559,8151r,160306l407559,170708r-796,1921l405171,174221r-1590,1592l401658,176609r-2250,l8151,176609r-2250,l3977,175813,2388,174221,796,172629,,170708r,-2251l,8151,,5900,796,3979,2388,2387,3977,795,5901,,8151,xe" filled="f" strokecolor="#d3d3d3" strokeweight=".07547mm">
                  <v:path arrowok="t"/>
                </v:shape>
                <v:shape id="Graphic 346" o:spid="_x0000_s1122" style="position:absolute;left:2051;top:149;width:13;height:77438;visibility:visible;mso-wrap-style:square;v-text-anchor:top" coordsize="1270,774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" path="m,l,190194em,3178964l,4447832em,301594r,931952em,6050900r,622207em,6784507r,959123em,1344946l,3067564em,4559232l,5939500e" filled="f" strokecolor="#d3d3d3" strokeweight=".15094mm">
                  <v:path arrowok="t"/>
                </v:shape>
                <v:shape id="Graphic 347" o:spid="_x0000_s1123" style="position:absolute;left:13;top:13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" path="m401658,176609r-395758,l3979,175813,795,172629,,170708,,5900,795,3979,3979,795,5900,,8151,,401658,r1923,795l406763,3979r796,1921l407559,170708r-796,1921l403581,175813r-1923,796xe" fillcolor="#ededed" stroked="f">
                  <v:path arrowok="t"/>
                </v:shape>
                <v:shape id="Graphic 348" o:spid="_x0000_s1124" style="position:absolute;left:13;top:13;width:4077;height:1772;visibility:visible;mso-wrap-style:square;v-text-anchor:top" coordsize="407670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" path="m8151,l399408,r2250,l403581,795r1590,1592l406763,3979r796,1921l407559,8151r,160306l407559,170708r-796,1921l405171,174221r-1590,1592l401658,176609r-2250,l8151,176609r-2251,l3979,175813,2387,174221,795,172629,,170708r,-2251l,8151,,5900,795,3979,2387,2387,3979,795,5900,,8151,xe" filled="f" strokecolor="#d3d3d3" strokeweight=".07547mm">
                  <v:path arrowok="t"/>
                </v:shape>
                <v:shape id="Graphic 349" o:spid="_x0000_s1125" style="position:absolute;left:2078;top:4578;width:29731;height:3397;visibility:visible;mso-wrap-style:square;v-text-anchor:top" coordsize="2973070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" path="m,l820553,em834138,198345r1094977,em1942700,339632r1029767,e" filled="f" strokecolor="#333" strokeweight=".1132mm">
                  <v:path arrowok="t"/>
                </v:shape>
                <v:shape id="Graphic 350" o:spid="_x0000_s1126" style="position:absolute;left:21695;top:9387;width:10192;height:13;visibility:visible;mso-wrap-style:square;v-text-anchor:top" coordsize="1019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" path="m,l1018898,e" filled="f" strokecolor="#333" strokeweight=".1132mm">
                  <v:stroke dashstyle="1 1"/>
                  <v:path arrowok="t"/>
                </v:shape>
                <v:shape id="Graphic 351" o:spid="_x0000_s1127" style="position:absolute;left:21369;top:9367;width:248;height:1454;visibility:visible;mso-wrap-style:square;v-text-anchor:top" coordsize="24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" path="m8153,141287r-8153,l,145364r8153,l8153,141287xem24460,l21742,r,4076l24460,4076,24460,xe" fillcolor="#333" stroked="f">
                  <v:path arrowok="t"/>
                </v:shape>
                <v:shape id="Graphic 352" o:spid="_x0000_s1128" style="position:absolute;left:10610;top:10800;width:10680;height:13;visibility:visible;mso-wrap-style:square;v-text-anchor:top" coordsize="106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" path="m,l1067805,e" filled="f" strokecolor="#333" strokeweight=".1132mm">
                  <v:stroke dashstyle="1 1"/>
                  <v:path arrowok="t"/>
                </v:shape>
                <v:shape id="Graphic 353" o:spid="_x0000_s1129" style="position:absolute;left:10284;top:10779;width:247;height:1455;visibility:visible;mso-wrap-style:square;v-text-anchor:top" coordsize="24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" path="m8153,141287r-8153,l,145364r8153,l8153,141287xem24447,l21729,r,4076l24447,4076,24447,xe" fillcolor="#333" stroked="f">
                  <v:path arrowok="t"/>
                </v:shape>
                <v:shape id="Graphic 354" o:spid="_x0000_s1130" style="position:absolute;left:2160;top:12213;width:8045;height:12;visibility:visible;mso-wrap-style:square;v-text-anchor:top" coordsize="804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" path="m,l804250,e" filled="f" strokecolor="#333" strokeweight=".1132mm">
                  <v:stroke dashstyle="1 1"/>
                  <v:path arrowok="t"/>
                </v:shape>
                <v:shape id="Graphic 355" o:spid="_x0000_s1131" style="position:absolute;left:2078;top:15011;width:29731;height:2826;visibility:visible;mso-wrap-style:square;v-text-anchor:top" coordsize="29730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" path="m,l820553,em834138,141287r1094977,em1942700,282574r1029767,e" filled="f" strokecolor="#333" strokeweight=".1132mm">
                  <v:path arrowok="t"/>
                </v:shape>
                <v:shape id="Graphic 356" o:spid="_x0000_s1132" style="position:absolute;left:21695;top:19250;width:10192;height:13;visibility:visible;mso-wrap-style:square;v-text-anchor:top" coordsize="1019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" path="m,l1018898,e" filled="f" strokecolor="#333" strokeweight=".1132mm">
                  <v:stroke dashstyle="1 1"/>
                  <v:path arrowok="t"/>
                </v:shape>
                <v:shape id="Graphic 357" o:spid="_x0000_s1133" style="position:absolute;left:21369;top:19230;width:248;height:1454;visibility:visible;mso-wrap-style:square;v-text-anchor:top" coordsize="24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" path="m8153,141287r-8153,l,145364r8153,l8153,141287xem24460,l21742,r,4076l24460,4076,24460,xe" fillcolor="#333" stroked="f">
                  <v:path arrowok="t"/>
                </v:shape>
                <v:shape id="Graphic 358" o:spid="_x0000_s1134" style="position:absolute;left:10610;top:20663;width:10680;height:12;visibility:visible;mso-wrap-style:square;v-text-anchor:top" coordsize="106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" path="m,l1067805,e" filled="f" strokecolor="#333" strokeweight=".1132mm">
                  <v:stroke dashstyle="1 1"/>
                  <v:path arrowok="t"/>
                </v:shape>
                <v:shape id="Graphic 359" o:spid="_x0000_s1135" style="position:absolute;left:10284;top:20642;width:247;height:1455;visibility:visible;mso-wrap-style:square;v-text-anchor:top" coordsize="24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" path="m8153,141287r-8153,l,145364r8153,l8153,141287xem24447,l21729,r,4076l24447,4076,24447,xe" fillcolor="#333" stroked="f">
                  <v:path arrowok="t"/>
                </v:shape>
                <v:shape id="Graphic 360" o:spid="_x0000_s1136" style="position:absolute;left:2160;top:22076;width:8045;height:12;visibility:visible;mso-wrap-style:square;v-text-anchor:top" coordsize="804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" path="m,l804250,e" filled="f" strokecolor="#333" strokeweight=".1132mm">
                  <v:stroke dashstyle="1 1"/>
                  <v:path arrowok="t"/>
                </v:shape>
                <v:shape id="Graphic 361" o:spid="_x0000_s1137" style="position:absolute;left:2078;top:23489;width:29731;height:2825;visibility:visible;mso-wrap-style:square;v-text-anchor:top" coordsize="2973070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" path="m,l820553,em834138,141287r1094977,em1942700,282574r1029767,e" filled="f" strokecolor="#333" strokeweight=".1132mm">
                  <v:path arrowok="t"/>
                </v:shape>
                <v:shape id="Graphic 362" o:spid="_x0000_s1138" style="position:absolute;left:21695;top:27727;width:10192;height:13;visibility:visible;mso-wrap-style:square;v-text-anchor:top" coordsize="1019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" path="m,l1018898,e" filled="f" strokecolor="#333" strokeweight=".1132mm">
                  <v:stroke dashstyle="1 1"/>
                  <v:path arrowok="t"/>
                </v:shape>
                <v:shape id="Graphic 363" o:spid="_x0000_s1139" style="position:absolute;left:21369;top:27707;width:248;height:1454;visibility:visible;mso-wrap-style:square;v-text-anchor:top" coordsize="24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" path="m8153,141287r-8153,l,145364r8153,l8153,141287xem24460,l21742,r,4076l24460,4076,24460,xe" fillcolor="#333" stroked="f">
                  <v:path arrowok="t"/>
                </v:shape>
                <v:shape id="Graphic 364" o:spid="_x0000_s1140" style="position:absolute;left:10610;top:29140;width:10680;height:13;visibility:visible;mso-wrap-style:square;v-text-anchor:top" coordsize="106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" path="m,l1067805,e" filled="f" strokecolor="#333" strokeweight=".1132mm">
                  <v:stroke dashstyle="1 1"/>
                  <v:path arrowok="t"/>
                </v:shape>
                <v:shape id="Graphic 365" o:spid="_x0000_s1141" style="position:absolute;left:10284;top:29120;width:247;height:1454;visibility:visible;mso-wrap-style:square;v-text-anchor:top" coordsize="24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" path="m8153,141287r-8153,l,145364r8153,l8153,141287xem24447,l21729,r,4076l24447,4076,24447,xe" fillcolor="#333" stroked="f">
                  <v:path arrowok="t"/>
                </v:shape>
                <v:shape id="Graphic 366" o:spid="_x0000_s1142" style="position:absolute;left:2160;top:30553;width:8045;height:13;visibility:visible;mso-wrap-style:square;v-text-anchor:top" coordsize="804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" path="m,l804250,e" filled="f" strokecolor="#333" strokeweight=".1132mm">
                  <v:stroke dashstyle="1 1"/>
                  <v:path arrowok="t"/>
                </v:shape>
                <v:shape id="Graphic 367" o:spid="_x0000_s1143" style="position:absolute;left:2078;top:33351;width:29731;height:4541;visibility:visible;mso-wrap-style:square;v-text-anchor:top" coordsize="2973070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" path="m,l820553,em834138,198345r1094977,em1942700,453749r1029767,e" filled="f" strokecolor="#333" strokeweight=".1132mm">
                  <v:path arrowok="t"/>
                </v:shape>
                <v:shape id="Graphic 368" o:spid="_x0000_s1144" style="position:absolute;left:21695;top:39302;width:10192;height:13;visibility:visible;mso-wrap-style:square;v-text-anchor:top" coordsize="1019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" path="m,l1018898,e" filled="f" strokecolor="#333" strokeweight=".1132mm">
                  <v:stroke dashstyle="1 1"/>
                  <v:path arrowok="t"/>
                </v:shape>
                <v:shape id="Graphic 369" o:spid="_x0000_s1145" style="position:absolute;left:21369;top:39281;width:248;height:1455;visibility:visible;mso-wrap-style:square;v-text-anchor:top" coordsize="24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" path="m8153,141287r-8153,l,145364r8153,l8153,141287xem24460,l21742,r,4076l24460,4076,24460,xe" fillcolor="#333" stroked="f">
                  <v:path arrowok="t"/>
                </v:shape>
                <v:shape id="Graphic 370" o:spid="_x0000_s1146" style="position:absolute;left:10610;top:40715;width:10680;height:12;visibility:visible;mso-wrap-style:square;v-text-anchor:top" coordsize="106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" path="m,l1067805,e" filled="f" strokecolor="#333" strokeweight=".1132mm">
                  <v:stroke dashstyle="1 1"/>
                  <v:path arrowok="t"/>
                </v:shape>
                <v:shape id="Graphic 371" o:spid="_x0000_s1147" style="position:absolute;left:10284;top:40694;width:247;height:1454;visibility:visible;mso-wrap-style:square;v-text-anchor:top" coordsize="24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" path="m8153,141287r-8153,l,145364r8153,l8153,141287xem24447,l21729,r,4076l24447,4076,24447,xe" fillcolor="#333" stroked="f">
                  <v:path arrowok="t"/>
                </v:shape>
                <v:shape id="Graphic 372" o:spid="_x0000_s1148" style="position:absolute;left:2160;top:42128;width:8045;height:12;visibility:visible;mso-wrap-style:square;v-text-anchor:top" coordsize="804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" path="m,l804250,e" filled="f" strokecolor="#333" strokeweight=".1132mm">
                  <v:stroke dashstyle="1 1"/>
                  <v:path arrowok="t"/>
                </v:shape>
                <v:shape id="Image 373" o:spid="_x0000_s1149" type="#_x0000_t75" style="position:absolute;left:21485;top:43476;width:1248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">
                  <v:imagedata r:id="rId22" o:title=""/>
                </v:shape>
                <v:shape id="Image 374" o:spid="_x0000_s1150" type="#_x0000_t75" style="position:absolute;left:21485;top:47660;width:1248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">
                  <v:imagedata r:id="rId23" o:title=""/>
                </v:shape>
                <v:shape id="Graphic 375" o:spid="_x0000_s1151" style="position:absolute;left:21505;top:51094;width:16631;height:1987;visibility:visible;mso-wrap-style:square;v-text-anchor:top" coordsize="1663064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" path="m,l1662842,em,198345r1029767,e" filled="f" strokecolor="#333" strokeweight=".1132mm">
                  <v:path arrowok="t"/>
                </v:shape>
                <v:shape id="Graphic 376" o:spid="_x0000_s1152" style="position:absolute;left:21668;top:55061;width:16548;height:12;visibility:visible;mso-wrap-style:square;v-text-anchor:top" coordsize="1654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" path="m,l1654691,e" filled="f" strokecolor="#333" strokeweight=".1132mm">
                  <v:stroke dashstyle="1 1"/>
                  <v:path arrowok="t"/>
                </v:shape>
                <v:shape id="Graphic 377" o:spid="_x0000_s1153" style="position:absolute;left:21505;top:57044;width:10300;height:13;visibility:visible;mso-wrap-style:square;v-text-anchor:top" coordsize="10299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" path="m,l1029767,e" filled="f" strokecolor="#333" strokeweight=".1132mm">
                  <v:path arrowok="t"/>
                </v:shape>
                <v:shape id="Image 378" o:spid="_x0000_s1154" type="#_x0000_t75" style="position:absolute;left:21485;top:58393;width:1248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">
                  <v:imagedata r:id="rId23" o:title=""/>
                </v:shape>
                <v:shape id="Graphic 379" o:spid="_x0000_s1155" style="position:absolute;left:21505;top:62071;width:16631;height:13;visibility:visible;mso-wrap-style:square;v-text-anchor:top" coordsize="16630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" path="m,l1662842,e" filled="f" strokecolor="#333" strokeweight=".1132mm">
                  <v:path arrowok="t"/>
                </v:shape>
                <v:shape id="Graphic 380" o:spid="_x0000_s1156" style="position:absolute;left:21668;top:64625;width:16548;height:13;visibility:visible;mso-wrap-style:square;v-text-anchor:top" coordsize="1654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" path="m,l1654691,e" filled="f" strokecolor="#333" strokeweight=".1132mm">
                  <v:stroke dashstyle="1 1"/>
                  <v:path arrowok="t"/>
                </v:shape>
                <v:shape id="Graphic 381" o:spid="_x0000_s1157" style="position:absolute;left:2078;top:66608;width:29731;height:5626;visibility:visible;mso-wrap-style:square;v-text-anchor:top" coordsize="2973070,56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" path="m1942700,l2972467,em,279857r820553,em834138,421144r1094977,em1942700,562432r1029767,e" filled="f" strokecolor="#333" strokeweight=".1132mm">
                  <v:path arrowok="t"/>
                </v:shape>
                <v:shape id="Graphic 382" o:spid="_x0000_s1158" style="position:absolute;left:21695;top:73646;width:10192;height:12;visibility:visible;mso-wrap-style:square;v-text-anchor:top" coordsize="1019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" path="m,l1018898,e" filled="f" strokecolor="#333" strokeweight=".1132mm">
                  <v:stroke dashstyle="1 1"/>
                  <v:path arrowok="t"/>
                </v:shape>
                <v:shape id="Graphic 383" o:spid="_x0000_s1159" style="position:absolute;left:21369;top:73625;width:248;height:2026;visibility:visible;mso-wrap-style:square;v-text-anchor:top" coordsize="24765,20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" path="m8153,198348r-8153,l,202425r8153,l8153,198348xem24460,l21742,r,4076l24460,4076,24460,xe" fillcolor="#333" stroked="f">
                  <v:path arrowok="t"/>
                </v:shape>
                <v:shape id="Graphic 384" o:spid="_x0000_s1160" style="position:absolute;left:10610;top:75629;width:10680;height:13;visibility:visible;mso-wrap-style:square;v-text-anchor:top" coordsize="1068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" path="m,l1067805,e" filled="f" strokecolor="#333" strokeweight=".1132mm">
                  <v:stroke dashstyle="1 1"/>
                  <v:path arrowok="t"/>
                </v:shape>
                <v:shape id="Graphic 385" o:spid="_x0000_s1161" style="position:absolute;left:10284;top:75609;width:247;height:1454;visibility:visible;mso-wrap-style:square;v-text-anchor:top" coordsize="24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" path="m8153,141287r-8153,l,145364r8153,l8153,141287xem24447,l21729,r,4076l24447,4076,24447,xe" fillcolor="#333" stroked="f">
                  <v:path arrowok="t"/>
                </v:shape>
                <v:shape id="Graphic 386" o:spid="_x0000_s1162" style="position:absolute;left:2160;top:77042;width:8045;height:13;visibility:visible;mso-wrap-style:square;v-text-anchor:top" coordsize="8045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" path="m,l804250,e" filled="f" strokecolor="#333" strokeweight=".1132mm">
                  <v:stroke dashstyle="1 1"/>
                  <v:path arrowok="t"/>
                </v:shape>
                <v:shape id="Textbox 387" o:spid="_x0000_s1163" type="#_x0000_t202" style="position:absolute;left:10419;top:31952;width:11037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07AB2E8B" w14:textId="77777777" w:rsidR="006671D6" w:rsidRDefault="006671D6">
                        <w:pPr>
                          <w:rPr>
                            <w:ins w:id="44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D252F53" w14:textId="77777777" w:rsidR="006671D6" w:rsidRDefault="006671D6">
                        <w:pPr>
                          <w:spacing w:before="20"/>
                          <w:rPr>
                            <w:ins w:id="447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695546A" w14:textId="77777777" w:rsidR="006671D6" w:rsidRDefault="00000000">
                        <w:pPr>
                          <w:spacing w:before="1" w:line="109" w:lineRule="exact"/>
                          <w:ind w:left="355"/>
                          <w:rPr>
                            <w:ins w:id="448" w:author="盧晏臻Jenny" w:date="2026-06-24T16:30:00Z" w16du:dateUtc="2026-06-24T08:30:00Z"/>
                            <w:sz w:val="7"/>
                          </w:rPr>
                        </w:pPr>
                        <w:ins w:id="449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POST</w:t>
                          </w:r>
                          <w:r>
                            <w:rPr>
                              <w:color w:val="333333"/>
                              <w:spacing w:val="1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/api/kenda/cart/checkout</w:t>
                          </w:r>
                        </w:ins>
                      </w:p>
                      <w:p w14:paraId="49D42CCA" w14:textId="77777777" w:rsidR="006671D6" w:rsidRDefault="00000000">
                        <w:pPr>
                          <w:spacing w:line="109" w:lineRule="exact"/>
                          <w:ind w:left="296"/>
                          <w:rPr>
                            <w:ins w:id="450" w:author="盧晏臻Jenny" w:date="2026-06-24T16:30:00Z" w16du:dateUtc="2026-06-24T08:30:00Z"/>
                            <w:sz w:val="7"/>
                          </w:rPr>
                        </w:pPr>
                        <w:ins w:id="451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{items,</w:t>
                          </w:r>
                          <w:r>
                            <w:rPr>
                              <w:color w:val="333333"/>
                              <w:spacing w:val="12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delivery_location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,</w:t>
                          </w:r>
                          <w:r>
                            <w:rPr>
                              <w:color w:val="333333"/>
                              <w:spacing w:val="12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quote_no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}</w:t>
                          </w:r>
                        </w:ins>
                      </w:p>
                    </w:txbxContent>
                  </v:textbox>
                </v:shape>
                <v:shape id="Textbox 388" o:spid="_x0000_s1164" type="#_x0000_t202" style="position:absolute;left:1372;top:30825;width:37554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" fillcolor="#666" strokecolor="#999" strokeweight=".07547mm">
                  <v:textbox inset="0,0,0,0">
                    <w:txbxContent>
                      <w:p w14:paraId="5299D24A" w14:textId="77777777" w:rsidR="006671D6" w:rsidRDefault="00000000">
                        <w:pPr>
                          <w:spacing w:before="9"/>
                          <w:jc w:val="center"/>
                          <w:rPr>
                            <w:ins w:id="452" w:author="盧晏臻Jenny" w:date="2026-06-24T16:30:00Z" w16du:dateUtc="2026-06-24T08:30:00Z"/>
                            <w:color w:val="000000"/>
                            <w:sz w:val="7"/>
                            <w:lang w:eastAsia="zh-TW"/>
                          </w:rPr>
                        </w:pPr>
                        <w:ins w:id="453" w:author="盧晏臻Jenny" w:date="2026-06-24T16:30:00Z" w16du:dateUtc="2026-06-24T08:30:00Z">
                          <w:r>
                            <w:rPr>
                              <w:color w:val="FFFFFF"/>
                              <w:spacing w:val="-2"/>
                              <w:sz w:val="7"/>
                              <w:lang w:eastAsia="zh-TW"/>
                            </w:rPr>
                            <w:t>步驟 3：送出訂單（draft）</w:t>
                          </w:r>
                        </w:ins>
                      </w:p>
                    </w:txbxContent>
                  </v:textbox>
                </v:shape>
                <v:shape id="Textbox 389" o:spid="_x0000_s1165" type="#_x0000_t202" style="position:absolute;left:2078;top:31952;width:8293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1A25130E" w14:textId="77777777" w:rsidR="006671D6" w:rsidRDefault="00000000">
                        <w:pPr>
                          <w:spacing w:before="56"/>
                          <w:ind w:left="12" w:right="23"/>
                          <w:jc w:val="center"/>
                          <w:rPr>
                            <w:ins w:id="454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455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確認送出訂單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390" o:spid="_x0000_s1166" type="#_x0000_t202" style="position:absolute;left:2078;top:22096;width:8293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33F0785E" w14:textId="77777777" w:rsidR="006671D6" w:rsidRDefault="00000000">
                        <w:pPr>
                          <w:spacing w:before="55"/>
                          <w:ind w:left="221"/>
                          <w:rPr>
                            <w:ins w:id="456" w:author="盧晏臻Jenny" w:date="2026-06-24T16:30:00Z" w16du:dateUtc="2026-06-24T08:30:00Z"/>
                            <w:sz w:val="7"/>
                            <w:lang w:eastAsia="zh-TW"/>
                          </w:rPr>
                        </w:pPr>
                        <w:ins w:id="457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  <w:lang w:eastAsia="zh-TW"/>
                            </w:rPr>
                            <w:t>加入購物⾞（選品項/數量</w:t>
                          </w:r>
                          <w:r>
                            <w:rPr>
                              <w:color w:val="333333"/>
                              <w:spacing w:val="-10"/>
                              <w:sz w:val="7"/>
                              <w:lang w:eastAsia="zh-TW"/>
                            </w:rPr>
                            <w:t>）</w:t>
                          </w:r>
                        </w:ins>
                      </w:p>
                    </w:txbxContent>
                  </v:textbox>
                </v:shape>
                <v:shape id="Textbox 391" o:spid="_x0000_s1167" type="#_x0000_t202" style="position:absolute;left:21505;top:26335;width:10382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8S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BLXA8SxQAAANwAAAAP&#10;AAAAAAAAAAAAAAAAAAcCAABkcnMvZG93bnJldi54bWxQSwUGAAAAAAMAAwC3AAAA+QIAAAAA&#10;" filled="f" stroked="f">
                  <v:textbox inset="0,0,0,0">
                    <w:txbxContent>
                      <w:p w14:paraId="48A5AB92" w14:textId="77777777" w:rsidR="006671D6" w:rsidRDefault="00000000">
                        <w:pPr>
                          <w:spacing w:before="55"/>
                          <w:ind w:left="22" w:right="6"/>
                          <w:jc w:val="center"/>
                          <w:rPr>
                            <w:ins w:id="458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459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收貨地點清單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392" o:spid="_x0000_s1168" type="#_x0000_t202" style="position:absolute;left:15119;top:28219;width:1867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14:paraId="0B10F18E" w14:textId="77777777" w:rsidR="006671D6" w:rsidRDefault="00000000">
                        <w:pPr>
                          <w:spacing w:line="91" w:lineRule="exact"/>
                          <w:rPr>
                            <w:ins w:id="460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461" w:author="盧晏臻Jenny" w:date="2026-06-24T16:30:00Z" w16du:dateUtc="2026-06-24T08:30:00Z">
                          <w:r>
                            <w:rPr>
                              <w:color w:val="333333"/>
                              <w:spacing w:val="-6"/>
                              <w:sz w:val="7"/>
                            </w:rPr>
                            <w:t>地點列表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393" o:spid="_x0000_s1169" type="#_x0000_t202" style="position:absolute;left:2078;top:23509;width:8293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jT+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NTCNP7EAAAA3AAAAA8A&#10;AAAAAAAAAAAAAAAABwIAAGRycy9kb3ducmV2LnhtbFBLBQYAAAAAAwADALcAAAD4AgAAAAA=&#10;" filled="f" stroked="f">
                  <v:textbox inset="0,0,0,0">
                    <w:txbxContent>
                      <w:p w14:paraId="023CE6FD" w14:textId="77777777" w:rsidR="006671D6" w:rsidRDefault="006671D6">
                        <w:pPr>
                          <w:rPr>
                            <w:ins w:id="462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57633C6" w14:textId="77777777" w:rsidR="006671D6" w:rsidRDefault="006671D6">
                        <w:pPr>
                          <w:rPr>
                            <w:ins w:id="46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52AD3827" w14:textId="77777777" w:rsidR="006671D6" w:rsidRDefault="006671D6">
                        <w:pPr>
                          <w:rPr>
                            <w:ins w:id="46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5A501F6F" w14:textId="77777777" w:rsidR="006671D6" w:rsidRDefault="006671D6">
                        <w:pPr>
                          <w:rPr>
                            <w:ins w:id="46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ED2DB69" w14:textId="77777777" w:rsidR="006671D6" w:rsidRDefault="006671D6">
                        <w:pPr>
                          <w:rPr>
                            <w:ins w:id="46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A382F2D" w14:textId="77777777" w:rsidR="006671D6" w:rsidRDefault="006671D6">
                        <w:pPr>
                          <w:rPr>
                            <w:ins w:id="467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87697A2" w14:textId="77777777" w:rsidR="006671D6" w:rsidRDefault="006671D6">
                        <w:pPr>
                          <w:spacing w:before="43"/>
                          <w:rPr>
                            <w:ins w:id="46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68A3E3DC" w14:textId="77777777" w:rsidR="006671D6" w:rsidRDefault="00000000">
                        <w:pPr>
                          <w:ind w:left="385"/>
                          <w:rPr>
                            <w:ins w:id="469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470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顯⽰收貨地點選項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394" o:spid="_x0000_s1170" type="#_x0000_t202" style="position:absolute;left:2078;top:3178;width:8293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51FE4E9D" w14:textId="77777777" w:rsidR="006671D6" w:rsidRDefault="00000000">
                        <w:pPr>
                          <w:spacing w:before="55"/>
                          <w:ind w:left="398"/>
                          <w:rPr>
                            <w:ins w:id="471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472" w:author="盧晏臻Jenny" w:date="2026-06-24T16:30:00Z" w16du:dateUtc="2026-06-24T08:30:00Z"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輸入客代</w:t>
                          </w:r>
                          <w:proofErr w:type="spellEnd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+ </w:t>
                          </w:r>
                          <w:proofErr w:type="spellStart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密碼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395" o:spid="_x0000_s1171" type="#_x0000_t202" style="position:absolute;left:21505;top:31952;width:10382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14:paraId="335059BC" w14:textId="77777777" w:rsidR="006671D6" w:rsidRDefault="006671D6">
                        <w:pPr>
                          <w:rPr>
                            <w:ins w:id="47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C8F4183" w14:textId="77777777" w:rsidR="006671D6" w:rsidRDefault="006671D6">
                        <w:pPr>
                          <w:rPr>
                            <w:ins w:id="47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ED10B9F" w14:textId="77777777" w:rsidR="006671D6" w:rsidRDefault="006671D6">
                        <w:pPr>
                          <w:rPr>
                            <w:ins w:id="47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4B77BC0" w14:textId="77777777" w:rsidR="006671D6" w:rsidRDefault="006671D6">
                        <w:pPr>
                          <w:spacing w:before="75"/>
                          <w:rPr>
                            <w:ins w:id="47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E1335F1" w14:textId="77777777" w:rsidR="006671D6" w:rsidRDefault="00000000">
                        <w:pPr>
                          <w:spacing w:before="1" w:line="109" w:lineRule="exact"/>
                          <w:ind w:left="16" w:right="22"/>
                          <w:jc w:val="center"/>
                          <w:rPr>
                            <w:ins w:id="477" w:author="盧晏臻Jenny" w:date="2026-06-24T16:30:00Z" w16du:dateUtc="2026-06-24T08:30:00Z"/>
                            <w:sz w:val="7"/>
                          </w:rPr>
                        </w:pPr>
                        <w:ins w:id="478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INSERT</w:t>
                          </w:r>
                          <w:r>
                            <w:rPr>
                              <w:color w:val="333333"/>
                              <w:spacing w:val="1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kenda.order(state=draft)</w:t>
                          </w:r>
                        </w:ins>
                      </w:p>
                      <w:p w14:paraId="12091314" w14:textId="77777777" w:rsidR="006671D6" w:rsidRDefault="00000000">
                        <w:pPr>
                          <w:spacing w:line="90" w:lineRule="exact"/>
                          <w:ind w:left="16" w:right="22"/>
                          <w:jc w:val="center"/>
                          <w:rPr>
                            <w:ins w:id="479" w:author="盧晏臻Jenny" w:date="2026-06-24T16:30:00Z" w16du:dateUtc="2026-06-24T08:30:00Z"/>
                            <w:sz w:val="7"/>
                          </w:rPr>
                        </w:pPr>
                        <w:ins w:id="480" w:author="盧晏臻Jenny" w:date="2026-06-24T16:30:00Z" w16du:dateUtc="2026-06-24T08:30:00Z">
                          <w:r>
                            <w:rPr>
                              <w:color w:val="333333"/>
                              <w:sz w:val="7"/>
                            </w:rPr>
                            <w:t>+</w:t>
                          </w:r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kenda.order.line</w:t>
                          </w:r>
                          <w:proofErr w:type="spellEnd"/>
                        </w:ins>
                      </w:p>
                      <w:p w14:paraId="012DA669" w14:textId="77777777" w:rsidR="006671D6" w:rsidRDefault="00000000">
                        <w:pPr>
                          <w:spacing w:line="109" w:lineRule="exact"/>
                          <w:ind w:left="16" w:right="22"/>
                          <w:jc w:val="center"/>
                          <w:rPr>
                            <w:ins w:id="481" w:author="盧晏臻Jenny" w:date="2026-06-24T16:30:00Z" w16du:dateUtc="2026-06-24T08:30:00Z"/>
                            <w:sz w:val="7"/>
                          </w:rPr>
                        </w:pPr>
                        <w:ins w:id="482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產⽣ platform_order_no</w:t>
                          </w:r>
                        </w:ins>
                      </w:p>
                    </w:txbxContent>
                  </v:textbox>
                </v:shape>
                <v:shape id="Textbox 396" o:spid="_x0000_s1172" type="#_x0000_t202" style="position:absolute;left:2078;top:33372;width:8293;height:8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14:paraId="24617094" w14:textId="77777777" w:rsidR="006671D6" w:rsidRDefault="006671D6">
                        <w:pPr>
                          <w:rPr>
                            <w:ins w:id="48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928AA0B" w14:textId="77777777" w:rsidR="006671D6" w:rsidRDefault="006671D6">
                        <w:pPr>
                          <w:rPr>
                            <w:ins w:id="48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8103E64" w14:textId="77777777" w:rsidR="006671D6" w:rsidRDefault="006671D6">
                        <w:pPr>
                          <w:rPr>
                            <w:ins w:id="48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6236465C" w14:textId="77777777" w:rsidR="006671D6" w:rsidRDefault="006671D6">
                        <w:pPr>
                          <w:rPr>
                            <w:ins w:id="48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573634ED" w14:textId="77777777" w:rsidR="006671D6" w:rsidRDefault="006671D6">
                        <w:pPr>
                          <w:rPr>
                            <w:ins w:id="487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55994B74" w14:textId="77777777" w:rsidR="006671D6" w:rsidRDefault="006671D6">
                        <w:pPr>
                          <w:rPr>
                            <w:ins w:id="48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4F0756F" w14:textId="77777777" w:rsidR="006671D6" w:rsidRDefault="006671D6">
                        <w:pPr>
                          <w:rPr>
                            <w:ins w:id="48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7D60A6D" w14:textId="77777777" w:rsidR="006671D6" w:rsidRDefault="006671D6">
                        <w:pPr>
                          <w:rPr>
                            <w:ins w:id="490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95ACF09" w14:textId="77777777" w:rsidR="006671D6" w:rsidRDefault="006671D6">
                        <w:pPr>
                          <w:spacing w:before="55"/>
                          <w:rPr>
                            <w:ins w:id="491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BC58B80" w14:textId="77777777" w:rsidR="006671D6" w:rsidRDefault="00000000">
                        <w:pPr>
                          <w:ind w:left="385"/>
                          <w:rPr>
                            <w:ins w:id="492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493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訂單送出成功畫</w:t>
                          </w:r>
                          <w:proofErr w:type="spellEnd"/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⾯</w:t>
                          </w:r>
                        </w:ins>
                      </w:p>
                    </w:txbxContent>
                  </v:textbox>
                </v:shape>
                <v:shape id="Textbox 397" o:spid="_x0000_s1173" type="#_x0000_t202" style="position:absolute;left:10419;top:35355;width:11037;height: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1E5E8C0B" w14:textId="77777777" w:rsidR="006671D6" w:rsidRDefault="006671D6">
                        <w:pPr>
                          <w:rPr>
                            <w:ins w:id="49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C2F431C" w14:textId="77777777" w:rsidR="006671D6" w:rsidRDefault="006671D6">
                        <w:pPr>
                          <w:rPr>
                            <w:ins w:id="49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C2E5D18" w14:textId="77777777" w:rsidR="006671D6" w:rsidRDefault="006671D6">
                        <w:pPr>
                          <w:rPr>
                            <w:ins w:id="49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9B625FB" w14:textId="77777777" w:rsidR="006671D6" w:rsidRDefault="006671D6">
                        <w:pPr>
                          <w:rPr>
                            <w:ins w:id="497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BDBD3DE" w14:textId="77777777" w:rsidR="006671D6" w:rsidRDefault="006671D6">
                        <w:pPr>
                          <w:spacing w:before="35"/>
                          <w:rPr>
                            <w:ins w:id="49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B5BC2A4" w14:textId="77777777" w:rsidR="006671D6" w:rsidRDefault="00000000">
                        <w:pPr>
                          <w:ind w:left="329"/>
                          <w:rPr>
                            <w:ins w:id="499" w:author="盧晏臻Jenny" w:date="2026-06-24T16:30:00Z" w16du:dateUtc="2026-06-24T08:30:00Z"/>
                            <w:sz w:val="7"/>
                          </w:rPr>
                        </w:pPr>
                        <w:ins w:id="500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{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order_no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:</w:t>
                          </w:r>
                          <w:r>
                            <w:rPr>
                              <w:color w:val="333333"/>
                              <w:spacing w:val="6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"089975",</w:t>
                          </w:r>
                          <w:r>
                            <w:rPr>
                              <w:color w:val="333333"/>
                              <w:spacing w:val="7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state:</w:t>
                          </w:r>
                          <w:r>
                            <w:rPr>
                              <w:color w:val="333333"/>
                              <w:spacing w:val="7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"draft"}</w:t>
                          </w:r>
                        </w:ins>
                      </w:p>
                    </w:txbxContent>
                  </v:textbox>
                </v:shape>
                <v:shape id="Textbox 398" o:spid="_x0000_s1174" type="#_x0000_t202" style="position:absolute;left:21505;top:37909;width:10382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aP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2mamj8MAAADcAAAADwAA&#10;AAAAAAAAAAAAAAAHAgAAZHJzL2Rvd25yZXYueG1sUEsFBgAAAAADAAMAtwAAAPcCAAAAAA==&#10;" filled="f" stroked="f">
                  <v:textbox inset="0,0,0,0">
                    <w:txbxContent>
                      <w:p w14:paraId="0C7F2D2D" w14:textId="77777777" w:rsidR="006671D6" w:rsidRDefault="00000000">
                        <w:pPr>
                          <w:spacing w:before="54"/>
                          <w:ind w:left="22" w:right="6"/>
                          <w:jc w:val="center"/>
                          <w:rPr>
                            <w:ins w:id="501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502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訂單建立成功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399" o:spid="_x0000_s1175" type="#_x0000_t202" style="position:absolute;left:21504;top:42620;width:2299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U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C1KgMUxQAAANwAAAAP&#10;AAAAAAAAAAAAAAAAAAcCAABkcnMvZG93bnJldi54bWxQSwUGAAAAAAMAAwC3AAAA+QIAAAAA&#10;" filled="f" stroked="f">
                  <v:textbox inset="0,0,0,0">
                    <w:txbxContent>
                      <w:p w14:paraId="1CF8BC9A" w14:textId="77777777" w:rsidR="006671D6" w:rsidRDefault="00000000">
                        <w:pPr>
                          <w:spacing w:line="91" w:lineRule="exact"/>
                          <w:rPr>
                            <w:ins w:id="503" w:author="盧晏臻Jenny" w:date="2026-06-24T16:30:00Z" w16du:dateUtc="2026-06-24T08:30:00Z"/>
                            <w:sz w:val="7"/>
                          </w:rPr>
                        </w:pPr>
                        <w:ins w:id="504" w:author="盧晏臻Jenny" w:date="2026-06-24T16:30:00Z" w16du:dateUtc="2026-06-24T08:30:00Z">
                          <w:r>
                            <w:rPr>
                              <w:color w:val="333333"/>
                              <w:spacing w:val="-6"/>
                              <w:sz w:val="7"/>
                            </w:rPr>
                            <w:t>⼤</w:t>
                          </w:r>
                          <w:proofErr w:type="spellStart"/>
                          <w:r>
                            <w:rPr>
                              <w:color w:val="333333"/>
                              <w:spacing w:val="-6"/>
                              <w:sz w:val="7"/>
                            </w:rPr>
                            <w:t>業務⼈員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00" o:spid="_x0000_s1176" type="#_x0000_t202" style="position:absolute;left:10419;top:40735;width:11037;height:3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<v:textbox inset="0,0,0,0">
                    <w:txbxContent>
                      <w:p w14:paraId="6C67ABC9" w14:textId="77777777" w:rsidR="006671D6" w:rsidRDefault="006671D6">
                        <w:pPr>
                          <w:rPr>
                            <w:ins w:id="50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60361FF3" w14:textId="77777777" w:rsidR="006671D6" w:rsidRDefault="006671D6">
                        <w:pPr>
                          <w:spacing w:before="19"/>
                          <w:rPr>
                            <w:ins w:id="50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77496B4" w14:textId="77777777" w:rsidR="006671D6" w:rsidRDefault="00000000">
                        <w:pPr>
                          <w:spacing w:before="1"/>
                          <w:ind w:right="-15"/>
                          <w:jc w:val="right"/>
                          <w:rPr>
                            <w:ins w:id="507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508" w:author="盧晏臻Jenny" w:date="2026-06-24T16:30:00Z" w16du:dateUtc="2026-06-24T08:30:00Z">
                          <w:r>
                            <w:rPr>
                              <w:color w:val="333333"/>
                              <w:spacing w:val="-6"/>
                              <w:sz w:val="7"/>
                            </w:rPr>
                            <w:t>寄信通知建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01" o:spid="_x0000_s1177" type="#_x0000_t202" style="position:absolute;left:1372;top:44627;width:37554;height:1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" fillcolor="#666" strokecolor="#999" strokeweight=".07547mm">
                  <v:textbox inset="0,0,0,0">
                    <w:txbxContent>
                      <w:p w14:paraId="46ABD2B0" w14:textId="77777777" w:rsidR="006671D6" w:rsidRDefault="00000000">
                        <w:pPr>
                          <w:spacing w:before="9"/>
                          <w:jc w:val="center"/>
                          <w:rPr>
                            <w:ins w:id="509" w:author="盧晏臻Jenny" w:date="2026-06-24T16:30:00Z" w16du:dateUtc="2026-06-24T08:30:00Z"/>
                            <w:color w:val="000000"/>
                            <w:sz w:val="7"/>
                          </w:rPr>
                        </w:pPr>
                        <w:proofErr w:type="spellStart"/>
                        <w:ins w:id="510" w:author="盧晏臻Jenny" w:date="2026-06-24T16:30:00Z" w16du:dateUtc="2026-06-24T08:30:00Z">
                          <w:r>
                            <w:rPr>
                              <w:color w:val="FFFFFF"/>
                              <w:spacing w:val="-1"/>
                              <w:sz w:val="7"/>
                            </w:rPr>
                            <w:t>步驟</w:t>
                          </w:r>
                          <w:proofErr w:type="spellEnd"/>
                          <w:r>
                            <w:rPr>
                              <w:color w:val="FFFFFF"/>
                              <w:spacing w:val="-1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7"/>
                            </w:rPr>
                            <w:t>4：業務後台確認（confirmed</w:t>
                          </w:r>
                          <w:r>
                            <w:rPr>
                              <w:color w:val="FFFFFF"/>
                              <w:spacing w:val="-1"/>
                              <w:sz w:val="7"/>
                            </w:rPr>
                            <w:t xml:space="preserve"> → </w:t>
                          </w:r>
                          <w:r>
                            <w:rPr>
                              <w:color w:val="FFFFFF"/>
                              <w:spacing w:val="-2"/>
                              <w:sz w:val="7"/>
                            </w:rPr>
                            <w:t>pushed）</w:t>
                          </w:r>
                        </w:ins>
                      </w:p>
                    </w:txbxContent>
                  </v:textbox>
                </v:shape>
                <v:shape id="Textbox 402" o:spid="_x0000_s1178" type="#_x0000_t202" style="position:absolute;left:21505;top:51114;width:10382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smH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CTLsmHxQAAANwAAAAP&#10;AAAAAAAAAAAAAAAAAAcCAABkcnMvZG93bnJldi54bWxQSwUGAAAAAAMAAwC3AAAA+QIAAAAA&#10;" filled="f" stroked="f">
                  <v:textbox inset="0,0,0,0">
                    <w:txbxContent>
                      <w:p w14:paraId="4E458CD0" w14:textId="77777777" w:rsidR="006671D6" w:rsidRDefault="00000000">
                        <w:pPr>
                          <w:spacing w:before="82" w:line="168" w:lineRule="auto"/>
                          <w:ind w:left="390" w:right="55" w:hanging="155"/>
                          <w:rPr>
                            <w:ins w:id="511" w:author="盧晏臻Jenny" w:date="2026-06-24T16:30:00Z" w16du:dateUtc="2026-06-24T08:30:00Z"/>
                            <w:sz w:val="7"/>
                          </w:rPr>
                        </w:pPr>
                        <w:ins w:id="512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UPDATE</w:t>
                          </w:r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kenda.order(state=pushed)</w:t>
                          </w:r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7"/>
                            </w:rPr>
                            <w:t>INSERT</w:t>
                          </w:r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7"/>
                            </w:rPr>
                            <w:t>kenda.erp.sync.log</w:t>
                          </w:r>
                        </w:ins>
                      </w:p>
                    </w:txbxContent>
                  </v:textbox>
                </v:shape>
                <v:shape id="Textbox 403" o:spid="_x0000_s1179" type="#_x0000_t202" style="position:absolute;left:10419;top:20683;width:11037;height:4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mwc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D8YmwcxQAAANwAAAAP&#10;AAAAAAAAAAAAAAAAAAcCAABkcnMvZG93bnJldi54bWxQSwUGAAAAAAMAAwC3AAAA+QIAAAAA&#10;" filled="f" stroked="f">
                  <v:textbox inset="0,0,0,0">
                    <w:txbxContent>
                      <w:p w14:paraId="42BB0A81" w14:textId="77777777" w:rsidR="006671D6" w:rsidRDefault="006671D6">
                        <w:pPr>
                          <w:rPr>
                            <w:ins w:id="51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C8EDC3E" w14:textId="77777777" w:rsidR="006671D6" w:rsidRDefault="006671D6">
                        <w:pPr>
                          <w:rPr>
                            <w:ins w:id="51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FA40726" w14:textId="77777777" w:rsidR="006671D6" w:rsidRDefault="006671D6">
                        <w:pPr>
                          <w:spacing w:before="113"/>
                          <w:rPr>
                            <w:ins w:id="51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2B3015D" w14:textId="77777777" w:rsidR="006671D6" w:rsidRDefault="00000000">
                        <w:pPr>
                          <w:ind w:left="302"/>
                          <w:rPr>
                            <w:ins w:id="516" w:author="盧晏臻Jenny" w:date="2026-06-24T16:30:00Z" w16du:dateUtc="2026-06-24T08:30:00Z"/>
                            <w:sz w:val="7"/>
                          </w:rPr>
                        </w:pPr>
                        <w:ins w:id="517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GET</w:t>
                          </w:r>
                          <w:r>
                            <w:rPr>
                              <w:color w:val="333333"/>
                              <w:spacing w:val="17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/api/kenda/shipping-locations</w:t>
                          </w:r>
                        </w:ins>
                      </w:p>
                    </w:txbxContent>
                  </v:textbox>
                </v:shape>
                <v:shape id="Textbox 404" o:spid="_x0000_s1180" type="#_x0000_t202" style="position:absolute;left:21505;top:19270;width:10382;height:7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/RoxQAAANwAAAAPAAAAZHJzL2Rvd25yZXYueG1sRI9BawIx&#10;FITvQv9DeIXeNKmI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zi/RoxQAAANwAAAAP&#10;AAAAAAAAAAAAAAAAAAcCAABkcnMvZG93bnJldi54bWxQSwUGAAAAAAMAAwC3AAAA+QIAAAAA&#10;" filled="f" stroked="f">
                  <v:textbox inset="0,0,0,0">
                    <w:txbxContent>
                      <w:p w14:paraId="3426AC7A" w14:textId="77777777" w:rsidR="006671D6" w:rsidRDefault="006671D6">
                        <w:pPr>
                          <w:rPr>
                            <w:ins w:id="51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AB39B3D" w14:textId="77777777" w:rsidR="006671D6" w:rsidRDefault="006671D6">
                        <w:pPr>
                          <w:rPr>
                            <w:ins w:id="51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6757419C" w14:textId="77777777" w:rsidR="006671D6" w:rsidRDefault="006671D6">
                        <w:pPr>
                          <w:rPr>
                            <w:ins w:id="520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97CDE55" w14:textId="77777777" w:rsidR="006671D6" w:rsidRDefault="006671D6">
                        <w:pPr>
                          <w:rPr>
                            <w:ins w:id="521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666A227E" w14:textId="77777777" w:rsidR="006671D6" w:rsidRDefault="006671D6">
                        <w:pPr>
                          <w:rPr>
                            <w:ins w:id="522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0BA1DC8" w14:textId="77777777" w:rsidR="006671D6" w:rsidRDefault="006671D6">
                        <w:pPr>
                          <w:rPr>
                            <w:ins w:id="52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F154B9C" w14:textId="77777777" w:rsidR="006671D6" w:rsidRDefault="006671D6">
                        <w:pPr>
                          <w:spacing w:before="43"/>
                          <w:rPr>
                            <w:ins w:id="52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F028439" w14:textId="77777777" w:rsidR="006671D6" w:rsidRDefault="00000000">
                        <w:pPr>
                          <w:ind w:left="367"/>
                          <w:rPr>
                            <w:ins w:id="525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526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查詢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 xml:space="preserve"> kenda.delivery.location</w:t>
                          </w:r>
                        </w:ins>
                      </w:p>
                    </w:txbxContent>
                  </v:textbox>
                </v:shape>
                <v:shape id="Textbox 405" o:spid="_x0000_s1181" type="#_x0000_t202" style="position:absolute;left:21505;top:17857;width:10382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1Hz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Acx1HzxQAAANwAAAAP&#10;AAAAAAAAAAAAAAAAAAcCAABkcnMvZG93bnJldi54bWxQSwUGAAAAAAMAAwC3AAAA+QIAAAAA&#10;" filled="f" stroked="f">
                  <v:textbox inset="0,0,0,0">
                    <w:txbxContent>
                      <w:p w14:paraId="338DD22C" w14:textId="77777777" w:rsidR="006671D6" w:rsidRDefault="00000000">
                        <w:pPr>
                          <w:spacing w:before="55"/>
                          <w:ind w:left="392"/>
                          <w:rPr>
                            <w:ins w:id="527" w:author="盧晏臻Jenny" w:date="2026-06-24T16:30:00Z" w16du:dateUtc="2026-06-24T08:30:00Z"/>
                            <w:sz w:val="7"/>
                            <w:lang w:eastAsia="zh-TW"/>
                          </w:rPr>
                        </w:pPr>
                        <w:ins w:id="528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  <w:lang w:eastAsia="zh-TW"/>
                            </w:rPr>
                            <w:t>產品 + 報價（單價/廢胎費</w:t>
                          </w:r>
                          <w:r>
                            <w:rPr>
                              <w:color w:val="333333"/>
                              <w:spacing w:val="-10"/>
                              <w:sz w:val="7"/>
                              <w:lang w:eastAsia="zh-TW"/>
                            </w:rPr>
                            <w:t>）</w:t>
                          </w:r>
                        </w:ins>
                      </w:p>
                    </w:txbxContent>
                  </v:textbox>
                </v:shape>
                <v:shape id="Textbox 406" o:spid="_x0000_s1182" type="#_x0000_t202" style="position:absolute;left:10419;top:16445;width:11037;height:4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+E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DsFc+ExQAAANwAAAAP&#10;AAAAAAAAAAAAAAAAAAcCAABkcnMvZG93bnJldi54bWxQSwUGAAAAAAMAAwC3AAAA+QIAAAAA&#10;" filled="f" stroked="f">
                  <v:textbox inset="0,0,0,0">
                    <w:txbxContent>
                      <w:p w14:paraId="2C3BEF4E" w14:textId="77777777" w:rsidR="006671D6" w:rsidRDefault="006671D6">
                        <w:pPr>
                          <w:rPr>
                            <w:ins w:id="52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258571C" w14:textId="77777777" w:rsidR="006671D6" w:rsidRDefault="006671D6">
                        <w:pPr>
                          <w:rPr>
                            <w:ins w:id="530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6212837E" w14:textId="77777777" w:rsidR="006671D6" w:rsidRDefault="006671D6">
                        <w:pPr>
                          <w:spacing w:before="113"/>
                          <w:rPr>
                            <w:ins w:id="531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B4B6D0F" w14:textId="77777777" w:rsidR="006671D6" w:rsidRDefault="00000000">
                        <w:pPr>
                          <w:ind w:left="16"/>
                          <w:jc w:val="center"/>
                          <w:rPr>
                            <w:ins w:id="532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533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產品清單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JSON</w:t>
                          </w:r>
                        </w:ins>
                      </w:p>
                    </w:txbxContent>
                  </v:textbox>
                </v:shape>
                <v:shape id="Textbox 407" o:spid="_x0000_s1183" type="#_x0000_t202" style="position:absolute;left:2078;top:15032;width:8293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f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CDWWofxQAAANwAAAAP&#10;AAAAAAAAAAAAAAAAAAcCAABkcnMvZG93bnJldi54bWxQSwUGAAAAAAMAAwC3AAAA+QIAAAAA&#10;" filled="f" stroked="f">
                  <v:textbox inset="0,0,0,0">
                    <w:txbxContent>
                      <w:p w14:paraId="033156A0" w14:textId="77777777" w:rsidR="006671D6" w:rsidRDefault="006671D6">
                        <w:pPr>
                          <w:rPr>
                            <w:ins w:id="53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6D4F81E" w14:textId="77777777" w:rsidR="006671D6" w:rsidRDefault="006671D6">
                        <w:pPr>
                          <w:rPr>
                            <w:ins w:id="53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33F4F07" w14:textId="77777777" w:rsidR="006671D6" w:rsidRDefault="006671D6">
                        <w:pPr>
                          <w:rPr>
                            <w:ins w:id="53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EC76588" w14:textId="77777777" w:rsidR="006671D6" w:rsidRDefault="006671D6">
                        <w:pPr>
                          <w:rPr>
                            <w:ins w:id="537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28EEFC5" w14:textId="77777777" w:rsidR="006671D6" w:rsidRDefault="006671D6">
                        <w:pPr>
                          <w:rPr>
                            <w:ins w:id="53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0912F7C" w14:textId="77777777" w:rsidR="006671D6" w:rsidRDefault="006671D6">
                        <w:pPr>
                          <w:rPr>
                            <w:ins w:id="53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CD7767F" w14:textId="77777777" w:rsidR="006671D6" w:rsidRDefault="006671D6">
                        <w:pPr>
                          <w:spacing w:before="43"/>
                          <w:rPr>
                            <w:ins w:id="540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0E9C6CC" w14:textId="77777777" w:rsidR="006671D6" w:rsidRDefault="00000000">
                        <w:pPr>
                          <w:ind w:left="23" w:right="11"/>
                          <w:jc w:val="center"/>
                          <w:rPr>
                            <w:ins w:id="541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542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顯⽰產品⽬錄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08" o:spid="_x0000_s1184" type="#_x0000_t202" style="position:absolute;left:21505;top:13612;width:10382;height:4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5t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PLG/m3BAAAA3AAAAA8AAAAA&#10;AAAAAAAAAAAABwIAAGRycy9kb3ducmV2LnhtbFBLBQYAAAAAAwADALcAAAD1AgAAAAA=&#10;" filled="f" stroked="f">
                  <v:textbox inset="0,0,0,0">
                    <w:txbxContent>
                      <w:p w14:paraId="70A57E36" w14:textId="77777777" w:rsidR="006671D6" w:rsidRDefault="006671D6">
                        <w:pPr>
                          <w:rPr>
                            <w:ins w:id="54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7E7D970" w14:textId="77777777" w:rsidR="006671D6" w:rsidRDefault="006671D6">
                        <w:pPr>
                          <w:rPr>
                            <w:ins w:id="54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48D6AA4" w14:textId="77777777" w:rsidR="006671D6" w:rsidRDefault="006671D6">
                        <w:pPr>
                          <w:spacing w:before="114"/>
                          <w:rPr>
                            <w:ins w:id="54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040DDF6" w14:textId="77777777" w:rsidR="006671D6" w:rsidRDefault="00000000">
                        <w:pPr>
                          <w:ind w:left="183"/>
                          <w:rPr>
                            <w:ins w:id="546" w:author="盧晏臻Jenny" w:date="2026-06-24T16:30:00Z" w16du:dateUtc="2026-06-24T08:30:00Z"/>
                            <w:sz w:val="7"/>
                          </w:rPr>
                        </w:pPr>
                        <w:ins w:id="547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JOIN</w:t>
                          </w:r>
                          <w:r>
                            <w:rPr>
                              <w:color w:val="333333"/>
                              <w:spacing w:val="3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kenda.product</w:t>
                          </w:r>
                          <w:proofErr w:type="spellEnd"/>
                          <w:r>
                            <w:rPr>
                              <w:color w:val="333333"/>
                              <w:spacing w:val="3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+</w:t>
                          </w:r>
                          <w:r>
                            <w:rPr>
                              <w:color w:val="333333"/>
                              <w:spacing w:val="3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kenda.quote.line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09" o:spid="_x0000_s1185" type="#_x0000_t202" style="position:absolute;left:10419;top:13612;width:1103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0351265D" w14:textId="77777777" w:rsidR="006671D6" w:rsidRDefault="006671D6">
                        <w:pPr>
                          <w:rPr>
                            <w:ins w:id="54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5B398172" w14:textId="77777777" w:rsidR="006671D6" w:rsidRDefault="006671D6">
                        <w:pPr>
                          <w:spacing w:before="20"/>
                          <w:rPr>
                            <w:ins w:id="54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827CD14" w14:textId="77777777" w:rsidR="006671D6" w:rsidRDefault="00000000">
                        <w:pPr>
                          <w:spacing w:before="1"/>
                          <w:ind w:left="142"/>
                          <w:rPr>
                            <w:ins w:id="550" w:author="盧晏臻Jenny" w:date="2026-06-24T16:30:00Z" w16du:dateUtc="2026-06-24T08:30:00Z"/>
                            <w:sz w:val="7"/>
                          </w:rPr>
                        </w:pPr>
                        <w:ins w:id="551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GET</w:t>
                          </w:r>
                          <w:r>
                            <w:rPr>
                              <w:color w:val="333333"/>
                              <w:spacing w:val="1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/api/kenda/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products?purpose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=standard</w:t>
                          </w:r>
                        </w:ins>
                      </w:p>
                    </w:txbxContent>
                  </v:textbox>
                </v:shape>
                <v:shape id="Textbox 410" o:spid="_x0000_s1186" type="#_x0000_t202" style="position:absolute;left:2078;top:13612;width:8293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<v:textbox inset="0,0,0,0">
                    <w:txbxContent>
                      <w:p w14:paraId="48D7EE01" w14:textId="77777777" w:rsidR="006671D6" w:rsidRDefault="00000000">
                        <w:pPr>
                          <w:spacing w:before="56"/>
                          <w:ind w:left="138"/>
                          <w:rPr>
                            <w:ins w:id="552" w:author="盧晏臻Jenny" w:date="2026-06-24T16:30:00Z" w16du:dateUtc="2026-06-24T08:30:00Z"/>
                            <w:sz w:val="7"/>
                            <w:lang w:eastAsia="zh-TW"/>
                          </w:rPr>
                        </w:pPr>
                        <w:ins w:id="553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  <w:lang w:eastAsia="zh-TW"/>
                            </w:rPr>
                            <w:t>選擇報價⽤途（標準/呆貨/販促</w:t>
                          </w:r>
                          <w:r>
                            <w:rPr>
                              <w:color w:val="333333"/>
                              <w:spacing w:val="-10"/>
                              <w:sz w:val="7"/>
                              <w:lang w:eastAsia="zh-TW"/>
                            </w:rPr>
                            <w:t>）</w:t>
                          </w:r>
                        </w:ins>
                      </w:p>
                    </w:txbxContent>
                  </v:textbox>
                </v:shape>
                <v:shape id="Textbox 411" o:spid="_x0000_s1187" type="#_x0000_t202" style="position:absolute;left:1372;top:12484;width:37554;height:1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" fillcolor="#666" strokecolor="#999" strokeweight=".07547mm">
                  <v:textbox inset="0,0,0,0">
                    <w:txbxContent>
                      <w:p w14:paraId="0A0DA613" w14:textId="77777777" w:rsidR="006671D6" w:rsidRDefault="00000000">
                        <w:pPr>
                          <w:spacing w:before="9"/>
                          <w:jc w:val="center"/>
                          <w:rPr>
                            <w:ins w:id="554" w:author="盧晏臻Jenny" w:date="2026-06-24T16:30:00Z" w16du:dateUtc="2026-06-24T08:30:00Z"/>
                            <w:color w:val="000000"/>
                            <w:sz w:val="7"/>
                            <w:lang w:eastAsia="zh-TW"/>
                          </w:rPr>
                        </w:pPr>
                        <w:ins w:id="555" w:author="盧晏臻Jenny" w:date="2026-06-24T16:30:00Z" w16du:dateUtc="2026-06-24T08:30:00Z">
                          <w:r>
                            <w:rPr>
                              <w:color w:val="FFFFFF"/>
                              <w:spacing w:val="-2"/>
                              <w:sz w:val="7"/>
                              <w:lang w:eastAsia="zh-TW"/>
                            </w:rPr>
                            <w:t>步驟 2</w:t>
                          </w:r>
                          <w:r>
                            <w:rPr>
                              <w:color w:val="FFFFFF"/>
                              <w:spacing w:val="-2"/>
                              <w:sz w:val="7"/>
                              <w:lang w:eastAsia="zh-TW"/>
                            </w:rPr>
                            <w:t>：</w:t>
                          </w:r>
                          <w:r>
                            <w:rPr>
                              <w:color w:val="FFFFFF"/>
                              <w:spacing w:val="-3"/>
                              <w:sz w:val="7"/>
                              <w:lang w:eastAsia="zh-TW"/>
                            </w:rPr>
                            <w:t>瀏覽產品 + 加入購物⾞</w:t>
                          </w:r>
                        </w:ins>
                      </w:p>
                    </w:txbxContent>
                  </v:textbox>
                </v:shape>
                <v:shape id="Textbox 412" o:spid="_x0000_s1188" type="#_x0000_t202" style="position:absolute;left:21505;top:7994;width:10382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<v:textbox inset="0,0,0,0">
                    <w:txbxContent>
                      <w:p w14:paraId="13F64893" w14:textId="77777777" w:rsidR="006671D6" w:rsidRDefault="00000000">
                        <w:pPr>
                          <w:spacing w:before="55"/>
                          <w:ind w:left="495"/>
                          <w:rPr>
                            <w:ins w:id="556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557" w:author="盧晏臻Jenny" w:date="2026-06-24T16:30:00Z" w16du:dateUtc="2026-06-24T08:30:00Z"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帳號資料</w:t>
                          </w:r>
                          <w:proofErr w:type="spellEnd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+ </w:t>
                          </w:r>
                          <w:proofErr w:type="spellStart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階別</w:t>
                          </w:r>
                          <w:proofErr w:type="spellEnd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/</w:t>
                          </w:r>
                          <w:proofErr w:type="spellStart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權限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13" o:spid="_x0000_s1189" type="#_x0000_t202" style="position:absolute;left:10419;top:6582;width:11037;height:4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/rB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ebv6wcYAAADcAAAA&#10;DwAAAAAAAAAAAAAAAAAHAgAAZHJzL2Rvd25yZXYueG1sUEsFBgAAAAADAAMAtwAAAPoCAAAAAA==&#10;" filled="f" stroked="f">
                  <v:textbox inset="0,0,0,0">
                    <w:txbxContent>
                      <w:p w14:paraId="54CC5079" w14:textId="77777777" w:rsidR="006671D6" w:rsidRDefault="006671D6">
                        <w:pPr>
                          <w:rPr>
                            <w:ins w:id="55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D380594" w14:textId="77777777" w:rsidR="006671D6" w:rsidRDefault="006671D6">
                        <w:pPr>
                          <w:rPr>
                            <w:ins w:id="55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93ACD84" w14:textId="77777777" w:rsidR="006671D6" w:rsidRDefault="006671D6">
                        <w:pPr>
                          <w:spacing w:before="113"/>
                          <w:rPr>
                            <w:ins w:id="560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FEB171F" w14:textId="77777777" w:rsidR="006671D6" w:rsidRDefault="00000000">
                        <w:pPr>
                          <w:ind w:left="454"/>
                          <w:rPr>
                            <w:ins w:id="561" w:author="盧晏臻Jenny" w:date="2026-06-24T16:30:00Z" w16du:dateUtc="2026-06-24T08:30:00Z"/>
                            <w:sz w:val="7"/>
                          </w:rPr>
                        </w:pPr>
                        <w:ins w:id="562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Bearer</w:t>
                          </w:r>
                          <w:r>
                            <w:rPr>
                              <w:color w:val="333333"/>
                              <w:spacing w:val="2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token</w:t>
                          </w:r>
                          <w:r>
                            <w:rPr>
                              <w:color w:val="333333"/>
                              <w:sz w:val="7"/>
                            </w:rPr>
                            <w:t xml:space="preserve"> +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dealer</w:t>
                          </w:r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 xml:space="preserve"> 資訊</w:t>
                          </w:r>
                        </w:ins>
                      </w:p>
                    </w:txbxContent>
                  </v:textbox>
                </v:shape>
                <v:shape id="Textbox 414" o:spid="_x0000_s1190" type="#_x0000_t202" style="position:absolute;left:2078;top:4598;width:8293;height:7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<v:textbox inset="0,0,0,0">
                    <w:txbxContent>
                      <w:p w14:paraId="012F309F" w14:textId="77777777" w:rsidR="006671D6" w:rsidRDefault="006671D6">
                        <w:pPr>
                          <w:rPr>
                            <w:ins w:id="56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A68FFA2" w14:textId="77777777" w:rsidR="006671D6" w:rsidRDefault="006671D6">
                        <w:pPr>
                          <w:rPr>
                            <w:ins w:id="56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923A258" w14:textId="77777777" w:rsidR="006671D6" w:rsidRDefault="006671D6">
                        <w:pPr>
                          <w:rPr>
                            <w:ins w:id="56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67181406" w14:textId="77777777" w:rsidR="006671D6" w:rsidRDefault="006671D6">
                        <w:pPr>
                          <w:rPr>
                            <w:ins w:id="56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1C50AC4" w14:textId="77777777" w:rsidR="006671D6" w:rsidRDefault="006671D6">
                        <w:pPr>
                          <w:rPr>
                            <w:ins w:id="567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F3AB9DA" w14:textId="77777777" w:rsidR="006671D6" w:rsidRDefault="006671D6">
                        <w:pPr>
                          <w:rPr>
                            <w:ins w:id="56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AF89FF6" w14:textId="77777777" w:rsidR="006671D6" w:rsidRDefault="006671D6">
                        <w:pPr>
                          <w:rPr>
                            <w:ins w:id="56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F1D69F3" w14:textId="77777777" w:rsidR="006671D6" w:rsidRDefault="006671D6">
                        <w:pPr>
                          <w:spacing w:before="4"/>
                          <w:rPr>
                            <w:ins w:id="570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67650FD" w14:textId="77777777" w:rsidR="006671D6" w:rsidRDefault="00000000">
                        <w:pPr>
                          <w:ind w:left="350"/>
                          <w:rPr>
                            <w:ins w:id="571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572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登入成功，載入前台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15" o:spid="_x0000_s1191" type="#_x0000_t202" style="position:absolute;left:21505;top:3178;width:10382;height:4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cu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mR7HLsYAAADcAAAA&#10;DwAAAAAAAAAAAAAAAAAHAgAAZHJzL2Rvd25yZXYueG1sUEsFBgAAAAADAAMAtwAAAPoCAAAAAA==&#10;" filled="f" stroked="f">
                  <v:textbox inset="0,0,0,0">
                    <w:txbxContent>
                      <w:p w14:paraId="63390AA2" w14:textId="77777777" w:rsidR="006671D6" w:rsidRDefault="006671D6">
                        <w:pPr>
                          <w:rPr>
                            <w:ins w:id="57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E59D7E6" w14:textId="77777777" w:rsidR="006671D6" w:rsidRDefault="006671D6">
                        <w:pPr>
                          <w:rPr>
                            <w:ins w:id="57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7BC4D5F" w14:textId="77777777" w:rsidR="006671D6" w:rsidRDefault="006671D6">
                        <w:pPr>
                          <w:rPr>
                            <w:ins w:id="57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DF125E8" w14:textId="77777777" w:rsidR="006671D6" w:rsidRDefault="006671D6">
                        <w:pPr>
                          <w:spacing w:before="75"/>
                          <w:rPr>
                            <w:ins w:id="57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747FA70" w14:textId="77777777" w:rsidR="006671D6" w:rsidRDefault="00000000">
                        <w:pPr>
                          <w:ind w:left="501"/>
                          <w:rPr>
                            <w:ins w:id="577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578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查詢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kenda.account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16" o:spid="_x0000_s1192" type="#_x0000_t202" style="position:absolute;left:10419;top:3178;width:11037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<v:textbox inset="0,0,0,0">
                    <w:txbxContent>
                      <w:p w14:paraId="2FC9258B" w14:textId="77777777" w:rsidR="006671D6" w:rsidRDefault="006671D6">
                        <w:pPr>
                          <w:rPr>
                            <w:ins w:id="57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52B206FC" w14:textId="77777777" w:rsidR="006671D6" w:rsidRDefault="006671D6">
                        <w:pPr>
                          <w:spacing w:before="48"/>
                          <w:rPr>
                            <w:ins w:id="580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2C2C1F3" w14:textId="77777777" w:rsidR="006671D6" w:rsidRDefault="00000000">
                        <w:pPr>
                          <w:spacing w:line="168" w:lineRule="auto"/>
                          <w:ind w:left="573" w:right="416" w:hanging="164"/>
                          <w:rPr>
                            <w:ins w:id="581" w:author="盧晏臻Jenny" w:date="2026-06-24T16:30:00Z" w16du:dateUtc="2026-06-24T08:30:00Z"/>
                            <w:sz w:val="7"/>
                          </w:rPr>
                        </w:pPr>
                        <w:ins w:id="582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POST</w:t>
                          </w:r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/api/kenda/auth/login</w:t>
                          </w:r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X-Customer-Code</w:t>
                          </w:r>
                        </w:ins>
                      </w:p>
                    </w:txbxContent>
                  </v:textbox>
                </v:shape>
                <v:shape id="Textbox 417" o:spid="_x0000_s1193" type="#_x0000_t202" style="position:absolute;left:20882;top:78408;width:134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<v:textbox inset="0,0,0,0">
                    <w:txbxContent>
                      <w:p w14:paraId="48233661" w14:textId="77777777" w:rsidR="006671D6" w:rsidRDefault="00000000">
                        <w:pPr>
                          <w:spacing w:line="91" w:lineRule="exact"/>
                          <w:rPr>
                            <w:ins w:id="583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584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a_plat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18" o:spid="_x0000_s1194" type="#_x0000_t202" style="position:absolute;left:1372;top:2051;width:37554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" fillcolor="#666" strokecolor="#999" strokeweight=".07547mm">
                  <v:textbox inset="0,0,0,0">
                    <w:txbxContent>
                      <w:p w14:paraId="73E72F07" w14:textId="77777777" w:rsidR="006671D6" w:rsidRDefault="00000000">
                        <w:pPr>
                          <w:spacing w:before="9"/>
                          <w:jc w:val="center"/>
                          <w:rPr>
                            <w:ins w:id="585" w:author="盧晏臻Jenny" w:date="2026-06-24T16:30:00Z" w16du:dateUtc="2026-06-24T08:30:00Z"/>
                            <w:color w:val="000000"/>
                            <w:sz w:val="7"/>
                          </w:rPr>
                        </w:pPr>
                        <w:proofErr w:type="spellStart"/>
                        <w:ins w:id="586" w:author="盧晏臻Jenny" w:date="2026-06-24T16:30:00Z" w16du:dateUtc="2026-06-24T08:30:00Z">
                          <w:r>
                            <w:rPr>
                              <w:color w:val="FFFFFF"/>
                              <w:spacing w:val="-2"/>
                              <w:sz w:val="7"/>
                            </w:rPr>
                            <w:t>步驟</w:t>
                          </w:r>
                          <w:proofErr w:type="spellEnd"/>
                          <w:r>
                            <w:rPr>
                              <w:color w:val="FFFFFF"/>
                              <w:spacing w:val="-2"/>
                              <w:sz w:val="7"/>
                            </w:rPr>
                            <w:t xml:space="preserve"> 1：</w:t>
                          </w:r>
                          <w:r>
                            <w:rPr>
                              <w:color w:val="FFFFFF"/>
                              <w:spacing w:val="-4"/>
                              <w:sz w:val="7"/>
                            </w:rPr>
                            <w:t>登入認證</w:t>
                          </w:r>
                        </w:ins>
                      </w:p>
                    </w:txbxContent>
                  </v:textbox>
                </v:shape>
                <v:shape id="Textbox 419" o:spid="_x0000_s1195" type="#_x0000_t202" style="position:absolute;left:9342;top:78191;width:22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80r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AYU80rxQAAANwAAAAP&#10;AAAAAAAAAAAAAAAAAAcCAABkcnMvZG93bnJldi54bWxQSwUGAAAAAAMAAwC3AAAA+QIAAAAA&#10;" filled="f" stroked="f">
                  <v:textbox inset="0,0,0,0">
                    <w:txbxContent>
                      <w:p w14:paraId="4051C174" w14:textId="77777777" w:rsidR="006671D6" w:rsidRDefault="00000000">
                        <w:pPr>
                          <w:spacing w:line="91" w:lineRule="exact"/>
                          <w:rPr>
                            <w:ins w:id="587" w:author="盧晏臻Jenny" w:date="2026-06-24T16:30:00Z" w16du:dateUtc="2026-06-24T08:30:00Z"/>
                            <w:sz w:val="7"/>
                          </w:rPr>
                        </w:pPr>
                        <w:ins w:id="588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React</w:t>
                          </w:r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 xml:space="preserve"> 前台</w:t>
                          </w:r>
                        </w:ins>
                      </w:p>
                    </w:txbxContent>
                  </v:textbox>
                </v:shape>
                <v:shape id="Textbox 420" o:spid="_x0000_s1196" type="#_x0000_t202" style="position:absolute;left:36191;top:67994;width:4108;height:1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a4L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EcFrgvBAAAA3AAAAA8AAAAA&#10;AAAAAAAAAAAABwIAAGRycy9kb3ducmV2LnhtbFBLBQYAAAAAAwADALcAAAD1AgAAAAA=&#10;" filled="f" stroked="f">
                  <v:textbox inset="0,0,0,0">
                    <w:txbxContent>
                      <w:p w14:paraId="4ADA1B29" w14:textId="77777777" w:rsidR="006671D6" w:rsidRDefault="006671D6">
                        <w:pPr>
                          <w:rPr>
                            <w:ins w:id="58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C50C81E" w14:textId="77777777" w:rsidR="006671D6" w:rsidRDefault="006671D6">
                        <w:pPr>
                          <w:rPr>
                            <w:ins w:id="590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219E0AB" w14:textId="77777777" w:rsidR="006671D6" w:rsidRDefault="006671D6">
                        <w:pPr>
                          <w:rPr>
                            <w:ins w:id="591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5CCDBAF" w14:textId="77777777" w:rsidR="006671D6" w:rsidRDefault="006671D6">
                        <w:pPr>
                          <w:rPr>
                            <w:ins w:id="592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F14A111" w14:textId="77777777" w:rsidR="006671D6" w:rsidRDefault="006671D6">
                        <w:pPr>
                          <w:rPr>
                            <w:ins w:id="59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573D083" w14:textId="77777777" w:rsidR="006671D6" w:rsidRDefault="006671D6">
                        <w:pPr>
                          <w:rPr>
                            <w:ins w:id="59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712E212" w14:textId="77777777" w:rsidR="006671D6" w:rsidRDefault="006671D6">
                        <w:pPr>
                          <w:rPr>
                            <w:ins w:id="59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A779405" w14:textId="77777777" w:rsidR="006671D6" w:rsidRDefault="006671D6">
                        <w:pPr>
                          <w:rPr>
                            <w:ins w:id="59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68766898" w14:textId="77777777" w:rsidR="006671D6" w:rsidRDefault="006671D6">
                        <w:pPr>
                          <w:rPr>
                            <w:ins w:id="597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19774D3" w14:textId="77777777" w:rsidR="006671D6" w:rsidRDefault="006671D6">
                        <w:pPr>
                          <w:rPr>
                            <w:ins w:id="59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A6981D1" w14:textId="77777777" w:rsidR="006671D6" w:rsidRDefault="006671D6">
                        <w:pPr>
                          <w:rPr>
                            <w:ins w:id="59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CA60D7C" w14:textId="77777777" w:rsidR="006671D6" w:rsidRDefault="006671D6">
                        <w:pPr>
                          <w:spacing w:before="51"/>
                          <w:rPr>
                            <w:ins w:id="600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96030BB" w14:textId="77777777" w:rsidR="006671D6" w:rsidRDefault="00000000">
                        <w:pPr>
                          <w:spacing w:line="127" w:lineRule="auto"/>
                          <w:ind w:left="205" w:right="161" w:hanging="43"/>
                          <w:rPr>
                            <w:ins w:id="601" w:author="盧晏臻Jenny" w:date="2026-06-24T16:30:00Z" w16du:dateUtc="2026-06-24T08:30:00Z"/>
                            <w:sz w:val="7"/>
                          </w:rPr>
                        </w:pPr>
                        <w:ins w:id="602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Mock</w:t>
                          </w:r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ERP</w:t>
                          </w:r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FastAPI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21" o:spid="_x0000_s1197" type="#_x0000_t202" style="position:absolute;left:964;top:402;width:1867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uQ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ChJC5DEAAAA3AAAAA8A&#10;AAAAAAAAAAAAAAAABwIAAGRycy9kb3ducmV2LnhtbFBLBQYAAAAAAwADALcAAAD4AgAAAAA=&#10;" filled="f" stroked="f">
                  <v:textbox inset="0,0,0,0">
                    <w:txbxContent>
                      <w:p w14:paraId="45984434" w14:textId="77777777" w:rsidR="006671D6" w:rsidRDefault="00000000">
                        <w:pPr>
                          <w:spacing w:line="79" w:lineRule="exact"/>
                          <w:ind w:left="68"/>
                          <w:rPr>
                            <w:ins w:id="603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04" w:author="盧晏臻Jenny" w:date="2026-06-24T16:30:00Z" w16du:dateUtc="2026-06-24T08:30:00Z">
                          <w:r>
                            <w:rPr>
                              <w:color w:val="333333"/>
                              <w:spacing w:val="-7"/>
                              <w:sz w:val="7"/>
                            </w:rPr>
                            <w:t>經銷商</w:t>
                          </w:r>
                          <w:proofErr w:type="spellEnd"/>
                        </w:ins>
                      </w:p>
                      <w:p w14:paraId="7D7D52F5" w14:textId="77777777" w:rsidR="006671D6" w:rsidRDefault="00000000">
                        <w:pPr>
                          <w:spacing w:line="80" w:lineRule="exact"/>
                          <w:rPr>
                            <w:ins w:id="605" w:author="盧晏臻Jenny" w:date="2026-06-24T16:30:00Z" w16du:dateUtc="2026-06-24T08:30:00Z"/>
                            <w:sz w:val="7"/>
                          </w:rPr>
                        </w:pPr>
                        <w:ins w:id="606" w:author="盧晏臻Jenny" w:date="2026-06-24T16:30:00Z" w16du:dateUtc="2026-06-24T08:30:00Z">
                          <w:r>
                            <w:rPr>
                              <w:color w:val="333333"/>
                              <w:spacing w:val="-10"/>
                              <w:sz w:val="7"/>
                            </w:rPr>
                            <w:t>（</w:t>
                          </w:r>
                        </w:ins>
                      </w:p>
                    </w:txbxContent>
                  </v:textbox>
                </v:shape>
                <v:shape id="Textbox 422" o:spid="_x0000_s1198" type="#_x0000_t202" style="position:absolute;left:1398;top:836;width:1867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<v:textbox inset="0,0,0,0">
                    <w:txbxContent>
                      <w:p w14:paraId="17186D32" w14:textId="77777777" w:rsidR="006671D6" w:rsidRDefault="00000000">
                        <w:pPr>
                          <w:spacing w:line="91" w:lineRule="exact"/>
                          <w:rPr>
                            <w:ins w:id="607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08" w:author="盧晏臻Jenny" w:date="2026-06-24T16:30:00Z" w16du:dateUtc="2026-06-24T08:30:00Z"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瀏覽器</w:t>
                          </w:r>
                          <w:proofErr w:type="spellEnd"/>
                          <w:r>
                            <w:rPr>
                              <w:color w:val="333333"/>
                              <w:spacing w:val="-10"/>
                              <w:sz w:val="7"/>
                            </w:rPr>
                            <w:t>）</w:t>
                          </w:r>
                        </w:ins>
                      </w:p>
                    </w:txbxContent>
                  </v:textbox>
                </v:shape>
                <v:shape id="Textbox 423" o:spid="_x0000_s1199" type="#_x0000_t202" style="position:absolute;left:9342;top:619;width:2228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<v:textbox inset="0,0,0,0">
                    <w:txbxContent>
                      <w:p w14:paraId="6F229ED7" w14:textId="77777777" w:rsidR="006671D6" w:rsidRDefault="00000000">
                        <w:pPr>
                          <w:spacing w:line="91" w:lineRule="exact"/>
                          <w:rPr>
                            <w:ins w:id="609" w:author="盧晏臻Jenny" w:date="2026-06-24T16:30:00Z" w16du:dateUtc="2026-06-24T08:30:00Z"/>
                            <w:sz w:val="7"/>
                          </w:rPr>
                        </w:pPr>
                        <w:ins w:id="610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React</w:t>
                          </w:r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 xml:space="preserve"> 前台</w:t>
                          </w:r>
                        </w:ins>
                      </w:p>
                    </w:txbxContent>
                  </v:textbox>
                </v:shape>
                <v:shape id="Textbox 424" o:spid="_x0000_s1200" type="#_x0000_t202" style="position:absolute;left:19876;top:402;width:333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<v:textbox inset="0,0,0,0">
                    <w:txbxContent>
                      <w:p w14:paraId="63B2AE22" w14:textId="77777777" w:rsidR="006671D6" w:rsidRDefault="00000000">
                        <w:pPr>
                          <w:spacing w:line="79" w:lineRule="exact"/>
                          <w:ind w:right="17"/>
                          <w:jc w:val="center"/>
                          <w:rPr>
                            <w:ins w:id="611" w:author="盧晏臻Jenny" w:date="2026-06-24T16:30:00Z" w16du:dateUtc="2026-06-24T08:30:00Z"/>
                            <w:sz w:val="7"/>
                          </w:rPr>
                        </w:pPr>
                        <w:ins w:id="612" w:author="盧晏臻Jenny" w:date="2026-06-24T16:30:00Z" w16du:dateUtc="2026-06-24T08:30:00Z"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Odoo</w:t>
                          </w:r>
                        </w:ins>
                      </w:p>
                      <w:p w14:paraId="58CF2950" w14:textId="77777777" w:rsidR="006671D6" w:rsidRDefault="00000000">
                        <w:pPr>
                          <w:spacing w:line="80" w:lineRule="exact"/>
                          <w:ind w:right="18"/>
                          <w:jc w:val="center"/>
                          <w:rPr>
                            <w:ins w:id="613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14" w:author="盧晏臻Jenny" w:date="2026-06-24T16:30:00Z" w16du:dateUtc="2026-06-24T08:30:00Z">
                          <w:r>
                            <w:rPr>
                              <w:color w:val="333333"/>
                              <w:sz w:val="7"/>
                            </w:rPr>
                            <w:t>kend</w:t>
                          </w:r>
                          <w:proofErr w:type="spellEnd"/>
                          <w:r>
                            <w:rPr>
                              <w:color w:val="333333"/>
                              <w:spacing w:val="74"/>
                              <w:sz w:val="7"/>
                            </w:rPr>
                            <w:t xml:space="preserve">  </w:t>
                          </w:r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form</w:t>
                          </w:r>
                        </w:ins>
                      </w:p>
                    </w:txbxContent>
                  </v:textbox>
                </v:shape>
                <v:shape id="Textbox 425" o:spid="_x0000_s1201" type="#_x0000_t202" style="position:absolute;left:20882;top:836;width:134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g2T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V3INk8YAAADcAAAA&#10;DwAAAAAAAAAAAAAAAAAHAgAAZHJzL2Rvd25yZXYueG1sUEsFBgAAAAADAAMAtwAAAPoCAAAAAA==&#10;" filled="f" stroked="f">
                  <v:textbox inset="0,0,0,0">
                    <w:txbxContent>
                      <w:p w14:paraId="68D67CB4" w14:textId="77777777" w:rsidR="006671D6" w:rsidRDefault="00000000">
                        <w:pPr>
                          <w:spacing w:line="91" w:lineRule="exact"/>
                          <w:rPr>
                            <w:ins w:id="615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16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a_plat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26" o:spid="_x0000_s1202" type="#_x0000_t202" style="position:absolute;left:30593;top:402;width:276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Pk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CnoJPkxQAAANwAAAAP&#10;AAAAAAAAAAAAAAAAAAcCAABkcnMvZG93bnJldi54bWxQSwUGAAAAAAMAAwC3AAAA+QIAAAAA&#10;" filled="f" stroked="f">
                  <v:textbox inset="0,0,0,0">
                    <w:txbxContent>
                      <w:p w14:paraId="14AC743D" w14:textId="77777777" w:rsidR="006671D6" w:rsidRDefault="00000000">
                        <w:pPr>
                          <w:spacing w:before="23" w:line="127" w:lineRule="auto"/>
                          <w:ind w:right="8" w:firstLine="21"/>
                          <w:rPr>
                            <w:ins w:id="617" w:author="盧晏臻Jenny" w:date="2026-06-24T16:30:00Z" w16du:dateUtc="2026-06-24T08:30:00Z"/>
                            <w:sz w:val="7"/>
                          </w:rPr>
                        </w:pPr>
                        <w:ins w:id="618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PostgreSQL</w:t>
                          </w:r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kenda_demo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27" o:spid="_x0000_s1203" type="#_x0000_t202" style="position:absolute;left:37228;top:402;width:215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<v:textbox inset="0,0,0,0">
                    <w:txbxContent>
                      <w:p w14:paraId="4C620759" w14:textId="77777777" w:rsidR="006671D6" w:rsidRDefault="00000000">
                        <w:pPr>
                          <w:spacing w:before="23" w:line="127" w:lineRule="auto"/>
                          <w:ind w:left="42" w:right="18" w:hanging="43"/>
                          <w:rPr>
                            <w:ins w:id="619" w:author="盧晏臻Jenny" w:date="2026-06-24T16:30:00Z" w16du:dateUtc="2026-06-24T08:30:00Z"/>
                            <w:sz w:val="7"/>
                          </w:rPr>
                        </w:pPr>
                        <w:ins w:id="620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Mock</w:t>
                          </w:r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ERP</w:t>
                          </w:r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FastAPI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28" o:spid="_x0000_s1204" type="#_x0000_t202" style="position:absolute;left:18463;top:46233;width:6211;height: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<v:textbox inset="0,0,0,0">
                    <w:txbxContent>
                      <w:p w14:paraId="67B6DA35" w14:textId="77777777" w:rsidR="006671D6" w:rsidRDefault="00000000">
                        <w:pPr>
                          <w:spacing w:line="168" w:lineRule="auto"/>
                          <w:ind w:left="90" w:right="18" w:hanging="91"/>
                          <w:rPr>
                            <w:ins w:id="621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22" w:author="盧晏臻Jenny" w:date="2026-06-24T16:30:00Z" w16du:dateUtc="2026-06-24T08:30:00Z"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業務⼈員後台點選「確認訂單</w:t>
                          </w:r>
                          <w:proofErr w:type="spellEnd"/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」</w:t>
                          </w:r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7"/>
                            </w:rPr>
                            <w:t>state: draft → confirmed</w:t>
                          </w:r>
                        </w:ins>
                      </w:p>
                    </w:txbxContent>
                  </v:textbox>
                </v:shape>
                <v:shape id="Textbox 429" o:spid="_x0000_s1205" type="#_x0000_t202" style="position:absolute;left:26667;top:49031;width:6432;height:1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e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NY/B5bEAAAA3AAAAA8A&#10;AAAAAAAAAAAAAAAABwIAAGRycy9kb3ducmV2LnhtbFBLBQYAAAAAAwADALcAAAD4AgAAAAA=&#10;" filled="f" stroked="f">
                  <v:textbox inset="0,0,0,0">
                    <w:txbxContent>
                      <w:p w14:paraId="1CDB8107" w14:textId="77777777" w:rsidR="006671D6" w:rsidRDefault="00000000">
                        <w:pPr>
                          <w:spacing w:line="90" w:lineRule="exact"/>
                          <w:ind w:right="17"/>
                          <w:jc w:val="center"/>
                          <w:rPr>
                            <w:ins w:id="623" w:author="盧晏臻Jenny" w:date="2026-06-24T16:30:00Z" w16du:dateUtc="2026-06-24T08:30:00Z"/>
                            <w:sz w:val="7"/>
                          </w:rPr>
                        </w:pPr>
                        <w:ins w:id="624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POST</w:t>
                          </w:r>
                          <w:r>
                            <w:rPr>
                              <w:color w:val="333333"/>
                              <w:spacing w:val="1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/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erp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/v1/orders</w:t>
                          </w:r>
                        </w:ins>
                      </w:p>
                      <w:p w14:paraId="2BF1B931" w14:textId="77777777" w:rsidR="006671D6" w:rsidRDefault="00000000">
                        <w:pPr>
                          <w:spacing w:line="168" w:lineRule="auto"/>
                          <w:ind w:right="18"/>
                          <w:jc w:val="center"/>
                          <w:rPr>
                            <w:ins w:id="625" w:author="盧晏臻Jenny" w:date="2026-06-24T16:30:00Z" w16du:dateUtc="2026-06-24T08:30:00Z"/>
                            <w:sz w:val="7"/>
                          </w:rPr>
                        </w:pPr>
                        <w:ins w:id="626" w:author="盧晏臻Jenny" w:date="2026-06-24T16:30:00Z" w16du:dateUtc="2026-06-24T08:30:00Z"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{</w:t>
                          </w:r>
                          <w:proofErr w:type="spellStart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接單公司</w:t>
                          </w:r>
                          <w:proofErr w:type="spellEnd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平台訂單號</w:t>
                          </w:r>
                          <w:proofErr w:type="spellEnd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客⼾代號,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報價單號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成代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數量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…}</w:t>
                          </w:r>
                        </w:ins>
                      </w:p>
                    </w:txbxContent>
                  </v:textbox>
                </v:shape>
                <v:shape id="Textbox 430" o:spid="_x0000_s1206" type="#_x0000_t202" style="position:absolute;left:23809;top:53569;width:8217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DjW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C3DjWwgAAANwAAAAPAAAA&#10;AAAAAAAAAAAAAAcCAABkcnMvZG93bnJldi54bWxQSwUGAAAAAAMAAwC3AAAA9gIAAAAA&#10;" filled="f" stroked="f">
                  <v:textbox inset="0,0,0,0">
                    <w:txbxContent>
                      <w:p w14:paraId="6E9C0DB0" w14:textId="77777777" w:rsidR="006671D6" w:rsidRDefault="00000000">
                        <w:pPr>
                          <w:spacing w:before="8" w:line="168" w:lineRule="auto"/>
                          <w:ind w:left="489" w:firstLine="71"/>
                          <w:rPr>
                            <w:ins w:id="627" w:author="盧晏臻Jenny" w:date="2026-06-24T16:30:00Z" w16du:dateUtc="2026-06-24T08:30:00Z"/>
                            <w:sz w:val="7"/>
                          </w:rPr>
                        </w:pPr>
                        <w:ins w:id="628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{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erp_order_no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:</w:t>
                          </w:r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"PY627</w:t>
                          </w:r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order_state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:</w:t>
                          </w:r>
                          <w:r>
                            <w:rPr>
                              <w:color w:val="333333"/>
                              <w:spacing w:val="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3,</w:t>
                          </w:r>
                          <w:r>
                            <w:rPr>
                              <w:color w:val="333333"/>
                              <w:spacing w:val="5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erp_line_s</w:t>
                          </w:r>
                          <w:proofErr w:type="spellEnd"/>
                        </w:ins>
                      </w:p>
                      <w:p w14:paraId="73C60103" w14:textId="77777777" w:rsidR="006671D6" w:rsidRDefault="00000000">
                        <w:pPr>
                          <w:spacing w:before="124" w:line="168" w:lineRule="auto"/>
                          <w:ind w:right="62" w:firstLine="118"/>
                          <w:rPr>
                            <w:ins w:id="629" w:author="盧晏臻Jenny" w:date="2026-06-24T16:30:00Z" w16du:dateUtc="2026-06-24T08:30:00Z"/>
                            <w:sz w:val="7"/>
                          </w:rPr>
                        </w:pPr>
                        <w:ins w:id="630" w:author="盧晏臻Jenny" w:date="2026-06-24T16:30:00Z" w16du:dateUtc="2026-06-24T08:30:00Z">
                          <w:r>
                            <w:rPr>
                              <w:color w:val="333333"/>
                              <w:sz w:val="7"/>
                            </w:rPr>
                            <w:t>UPDATE</w:t>
                          </w:r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7"/>
                            </w:rPr>
                            <w:t>kenda.order</w:t>
                          </w:r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(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erp_order_no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,</w:t>
                          </w:r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state=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acked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)</w:t>
                          </w:r>
                        </w:ins>
                      </w:p>
                    </w:txbxContent>
                  </v:textbox>
                </v:shape>
                <v:shape id="Textbox 431" o:spid="_x0000_s1207" type="#_x0000_t202" style="position:absolute;left:18463;top:57537;width:3169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1N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rZCdTcYAAADcAAAA&#10;DwAAAAAAAAAAAAAAAAAHAgAAZHJzL2Rvd25yZXYueG1sUEsFBgAAAAADAAMAtwAAAPoCAAAAAA==&#10;" filled="f" stroked="f">
                  <v:textbox inset="0,0,0,0">
                    <w:txbxContent>
                      <w:p w14:paraId="3E3B8D4B" w14:textId="77777777" w:rsidR="006671D6" w:rsidRDefault="00000000">
                        <w:pPr>
                          <w:spacing w:line="91" w:lineRule="exact"/>
                          <w:rPr>
                            <w:ins w:id="631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32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寄信通知經銷商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32" o:spid="_x0000_s1208" type="#_x0000_t202" style="position:absolute;left:24070;top:62563;width:8039;height:3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M6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XUIDOsYAAADcAAAA&#10;DwAAAAAAAAAAAAAAAAAHAgAAZHJzL2Rvd25yZXYueG1sUEsFBgAAAAADAAMAtwAAAPoCAAAAAA==&#10;" filled="f" stroked="f">
                  <v:textbox inset="0,0,0,0">
                    <w:txbxContent>
                      <w:p w14:paraId="0AF0265E" w14:textId="77777777" w:rsidR="006671D6" w:rsidRDefault="00000000">
                        <w:pPr>
                          <w:spacing w:line="90" w:lineRule="exact"/>
                          <w:ind w:left="571"/>
                          <w:jc w:val="center"/>
                          <w:rPr>
                            <w:ins w:id="633" w:author="盧晏臻Jenny" w:date="2026-06-24T16:30:00Z" w16du:dateUtc="2026-06-24T08:30:00Z"/>
                            <w:sz w:val="7"/>
                            <w:lang w:eastAsia="zh-TW"/>
                          </w:rPr>
                        </w:pPr>
                        <w:ins w:id="634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  <w:lang w:eastAsia="zh-TW"/>
                            </w:rPr>
                            <w:t xml:space="preserve">出貨單 </w:t>
                          </w:r>
                          <w:r>
                            <w:rPr>
                              <w:color w:val="333333"/>
                              <w:spacing w:val="-4"/>
                              <w:sz w:val="7"/>
                              <w:lang w:eastAsia="zh-TW"/>
                            </w:rPr>
                            <w:t>JSON</w:t>
                          </w:r>
                        </w:ins>
                      </w:p>
                      <w:p w14:paraId="39FCAB08" w14:textId="77777777" w:rsidR="006671D6" w:rsidRDefault="00000000">
                        <w:pPr>
                          <w:spacing w:before="8" w:line="168" w:lineRule="auto"/>
                          <w:ind w:left="524" w:right="18" w:hanging="18"/>
                          <w:jc w:val="center"/>
                          <w:rPr>
                            <w:ins w:id="635" w:author="盧晏臻Jenny" w:date="2026-06-24T16:30:00Z" w16du:dateUtc="2026-06-24T08:30:00Z"/>
                            <w:sz w:val="7"/>
                            <w:lang w:eastAsia="zh-TW"/>
                          </w:rPr>
                        </w:pPr>
                        <w:ins w:id="636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  <w:lang w:eastAsia="zh-TW"/>
                            </w:rPr>
                            <w:t>{出貨單號, 出貨⽇, 出貨</w:t>
                          </w:r>
                          <w:r>
                            <w:rPr>
                              <w:color w:val="333333"/>
                              <w:spacing w:val="-3"/>
                              <w:sz w:val="7"/>
                              <w:lang w:eastAsia="zh-TW"/>
                            </w:rPr>
                            <w:t>業績明細:[{名稱,⾦額}…</w:t>
                          </w:r>
                        </w:ins>
                      </w:p>
                      <w:p w14:paraId="2D3A254E" w14:textId="77777777" w:rsidR="006671D6" w:rsidRDefault="00000000">
                        <w:pPr>
                          <w:spacing w:before="125" w:line="168" w:lineRule="auto"/>
                          <w:ind w:right="440" w:firstLine="27"/>
                          <w:rPr>
                            <w:ins w:id="637" w:author="盧晏臻Jenny" w:date="2026-06-24T16:30:00Z" w16du:dateUtc="2026-06-24T08:30:00Z"/>
                            <w:sz w:val="7"/>
                          </w:rPr>
                        </w:pPr>
                        <w:ins w:id="638" w:author="盧晏臻Jenny" w:date="2026-06-24T16:30:00Z" w16du:dateUtc="2026-06-24T08:30:00Z">
                          <w:r>
                            <w:rPr>
                              <w:color w:val="333333"/>
                              <w:sz w:val="7"/>
                            </w:rPr>
                            <w:t>INSERT</w:t>
                          </w:r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z w:val="7"/>
                            </w:rPr>
                            <w:t>kenda.shipment</w:t>
                          </w:r>
                          <w:proofErr w:type="spellEnd"/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performance_detail</w:t>
                          </w:r>
                          <w:proofErr w:type="spellEnd"/>
                          <w:r>
                            <w:rPr>
                              <w:color w:val="333333"/>
                              <w:spacing w:val="1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JSON</w:t>
                          </w:r>
                        </w:ins>
                      </w:p>
                    </w:txbxContent>
                  </v:textbox>
                </v:shape>
                <v:shape id="Textbox 433" o:spid="_x0000_s1209" type="#_x0000_t202" style="position:absolute;left:964;top:77974;width:1867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ah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" filled="f" stroked="f">
                  <v:textbox inset="0,0,0,0">
                    <w:txbxContent>
                      <w:p w14:paraId="1DA6563E" w14:textId="77777777" w:rsidR="006671D6" w:rsidRDefault="00000000">
                        <w:pPr>
                          <w:spacing w:line="79" w:lineRule="exact"/>
                          <w:ind w:left="68"/>
                          <w:rPr>
                            <w:ins w:id="639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40" w:author="盧晏臻Jenny" w:date="2026-06-24T16:30:00Z" w16du:dateUtc="2026-06-24T08:30:00Z">
                          <w:r>
                            <w:rPr>
                              <w:color w:val="333333"/>
                              <w:spacing w:val="-7"/>
                              <w:sz w:val="7"/>
                            </w:rPr>
                            <w:t>經銷商</w:t>
                          </w:r>
                          <w:proofErr w:type="spellEnd"/>
                        </w:ins>
                      </w:p>
                      <w:p w14:paraId="11475CE5" w14:textId="77777777" w:rsidR="006671D6" w:rsidRDefault="00000000">
                        <w:pPr>
                          <w:spacing w:line="80" w:lineRule="exact"/>
                          <w:rPr>
                            <w:ins w:id="641" w:author="盧晏臻Jenny" w:date="2026-06-24T16:30:00Z" w16du:dateUtc="2026-06-24T08:30:00Z"/>
                            <w:sz w:val="7"/>
                          </w:rPr>
                        </w:pPr>
                        <w:ins w:id="642" w:author="盧晏臻Jenny" w:date="2026-06-24T16:30:00Z" w16du:dateUtc="2026-06-24T08:30:00Z">
                          <w:r>
                            <w:rPr>
                              <w:color w:val="333333"/>
                              <w:spacing w:val="-10"/>
                              <w:sz w:val="7"/>
                            </w:rPr>
                            <w:t>（</w:t>
                          </w:r>
                        </w:ins>
                      </w:p>
                    </w:txbxContent>
                  </v:textbox>
                </v:shape>
                <v:shape id="Textbox 434" o:spid="_x0000_s1210" type="#_x0000_t202" style="position:absolute;left:1398;top:78408;width:1867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z7V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vec+1cYAAADcAAAA&#10;DwAAAAAAAAAAAAAAAAAHAgAAZHJzL2Rvd25yZXYueG1sUEsFBgAAAAADAAMAtwAAAPoCAAAAAA==&#10;" filled="f" stroked="f">
                  <v:textbox inset="0,0,0,0">
                    <w:txbxContent>
                      <w:p w14:paraId="5CCE3EE0" w14:textId="77777777" w:rsidR="006671D6" w:rsidRDefault="00000000">
                        <w:pPr>
                          <w:spacing w:line="91" w:lineRule="exact"/>
                          <w:rPr>
                            <w:ins w:id="643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44" w:author="盧晏臻Jenny" w:date="2026-06-24T16:30:00Z" w16du:dateUtc="2026-06-24T08:30:00Z"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瀏覽器</w:t>
                          </w:r>
                          <w:proofErr w:type="spellEnd"/>
                          <w:r>
                            <w:rPr>
                              <w:color w:val="333333"/>
                              <w:spacing w:val="-10"/>
                              <w:sz w:val="7"/>
                            </w:rPr>
                            <w:t>）</w:t>
                          </w:r>
                        </w:ins>
                      </w:p>
                    </w:txbxContent>
                  </v:textbox>
                </v:shape>
                <v:shape id="Textbox 435" o:spid="_x0000_s1211" type="#_x0000_t202" style="position:absolute;left:31939;top:51114;width:6280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42719DB0" w14:textId="77777777" w:rsidR="006671D6" w:rsidRDefault="006671D6">
                        <w:pPr>
                          <w:rPr>
                            <w:ins w:id="645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BBB3D16" w14:textId="77777777" w:rsidR="006671D6" w:rsidRDefault="006671D6">
                        <w:pPr>
                          <w:spacing w:before="109"/>
                          <w:rPr>
                            <w:ins w:id="646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92327CA" w14:textId="77777777" w:rsidR="006671D6" w:rsidRDefault="00000000">
                        <w:pPr>
                          <w:spacing w:line="109" w:lineRule="exact"/>
                          <w:ind w:left="-7"/>
                          <w:rPr>
                            <w:ins w:id="647" w:author="盧晏臻Jenny" w:date="2026-06-24T16:30:00Z" w16du:dateUtc="2026-06-24T08:30:00Z"/>
                            <w:sz w:val="7"/>
                          </w:rPr>
                        </w:pPr>
                        <w:ins w:id="648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6",</w:t>
                          </w:r>
                        </w:ins>
                      </w:p>
                      <w:p w14:paraId="54BA766E" w14:textId="77777777" w:rsidR="006671D6" w:rsidRDefault="00000000">
                        <w:pPr>
                          <w:spacing w:line="109" w:lineRule="exact"/>
                          <w:ind w:left="-9"/>
                          <w:rPr>
                            <w:ins w:id="649" w:author="盧晏臻Jenny" w:date="2026-06-24T16:30:00Z" w16du:dateUtc="2026-06-24T08:30:00Z"/>
                            <w:sz w:val="7"/>
                          </w:rPr>
                        </w:pPr>
                        <w:ins w:id="650" w:author="盧晏臻Jenny" w:date="2026-06-24T16:30:00Z" w16du:dateUtc="2026-06-24T08:30:00Z"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eq…}</w:t>
                          </w:r>
                        </w:ins>
                      </w:p>
                    </w:txbxContent>
                  </v:textbox>
                </v:shape>
                <v:shape id="Textbox 436" o:spid="_x0000_s1212" type="#_x0000_t202" style="position:absolute;left:19876;top:77974;width:333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QU5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ieQU5xQAAANwAAAAP&#10;AAAAAAAAAAAAAAAAAAcCAABkcnMvZG93bnJldi54bWxQSwUGAAAAAAMAAwC3AAAA+QIAAAAA&#10;" filled="f" stroked="f">
                  <v:textbox inset="0,0,0,0">
                    <w:txbxContent>
                      <w:p w14:paraId="08B6D3FE" w14:textId="77777777" w:rsidR="006671D6" w:rsidRDefault="00000000">
                        <w:pPr>
                          <w:spacing w:line="79" w:lineRule="exact"/>
                          <w:ind w:right="17"/>
                          <w:jc w:val="center"/>
                          <w:rPr>
                            <w:ins w:id="651" w:author="盧晏臻Jenny" w:date="2026-06-24T16:30:00Z" w16du:dateUtc="2026-06-24T08:30:00Z"/>
                            <w:sz w:val="7"/>
                          </w:rPr>
                        </w:pPr>
                        <w:ins w:id="652" w:author="盧晏臻Jenny" w:date="2026-06-24T16:30:00Z" w16du:dateUtc="2026-06-24T08:30:00Z"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Odoo</w:t>
                          </w:r>
                        </w:ins>
                      </w:p>
                      <w:p w14:paraId="68EF783C" w14:textId="77777777" w:rsidR="006671D6" w:rsidRDefault="00000000">
                        <w:pPr>
                          <w:spacing w:line="80" w:lineRule="exact"/>
                          <w:ind w:right="18"/>
                          <w:jc w:val="center"/>
                          <w:rPr>
                            <w:ins w:id="653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54" w:author="盧晏臻Jenny" w:date="2026-06-24T16:30:00Z" w16du:dateUtc="2026-06-24T08:30:00Z">
                          <w:r>
                            <w:rPr>
                              <w:color w:val="333333"/>
                              <w:sz w:val="7"/>
                            </w:rPr>
                            <w:t>kend</w:t>
                          </w:r>
                          <w:proofErr w:type="spellEnd"/>
                          <w:r>
                            <w:rPr>
                              <w:color w:val="333333"/>
                              <w:spacing w:val="74"/>
                              <w:sz w:val="7"/>
                            </w:rPr>
                            <w:t xml:space="preserve">  </w:t>
                          </w:r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form</w:t>
                          </w:r>
                        </w:ins>
                      </w:p>
                    </w:txbxContent>
                  </v:textbox>
                </v:shape>
                <v:shape id="Textbox 437" o:spid="_x0000_s1213" type="#_x0000_t202" style="position:absolute;left:1372;top:66880;width:37554;height:1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" fillcolor="#666" strokecolor="#999" strokeweight=".07547mm">
                  <v:textbox inset="0,0,0,0">
                    <w:txbxContent>
                      <w:p w14:paraId="6A6191F1" w14:textId="77777777" w:rsidR="006671D6" w:rsidRDefault="00000000">
                        <w:pPr>
                          <w:spacing w:before="9"/>
                          <w:jc w:val="center"/>
                          <w:rPr>
                            <w:ins w:id="655" w:author="盧晏臻Jenny" w:date="2026-06-24T16:30:00Z" w16du:dateUtc="2026-06-24T08:30:00Z"/>
                            <w:color w:val="000000"/>
                            <w:sz w:val="7"/>
                            <w:lang w:eastAsia="zh-TW"/>
                          </w:rPr>
                        </w:pPr>
                        <w:ins w:id="656" w:author="盧晏臻Jenny" w:date="2026-06-24T16:30:00Z" w16du:dateUtc="2026-06-24T08:30:00Z">
                          <w:r>
                            <w:rPr>
                              <w:color w:val="FFFFFF"/>
                              <w:spacing w:val="-2"/>
                              <w:sz w:val="7"/>
                              <w:lang w:eastAsia="zh-TW"/>
                            </w:rPr>
                            <w:t>步驟 6：</w:t>
                          </w:r>
                          <w:r>
                            <w:rPr>
                              <w:color w:val="FFFFFF"/>
                              <w:spacing w:val="-3"/>
                              <w:sz w:val="7"/>
                              <w:lang w:eastAsia="zh-TW"/>
                            </w:rPr>
                            <w:t>經銷商查詢訂單狀態</w:t>
                          </w:r>
                        </w:ins>
                      </w:p>
                    </w:txbxContent>
                  </v:textbox>
                </v:shape>
                <v:shape id="Textbox 438" o:spid="_x0000_s1214" type="#_x0000_t202" style="position:absolute;left:30593;top:77974;width:276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TQ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A8qjTQwgAAANwAAAAPAAAA&#10;AAAAAAAAAAAAAAcCAABkcnMvZG93bnJldi54bWxQSwUGAAAAAAMAAwC3AAAA9gIAAAAA&#10;" filled="f" stroked="f">
                  <v:textbox inset="0,0,0,0">
                    <w:txbxContent>
                      <w:p w14:paraId="00D523DF" w14:textId="77777777" w:rsidR="006671D6" w:rsidRDefault="00000000">
                        <w:pPr>
                          <w:spacing w:before="23" w:line="127" w:lineRule="auto"/>
                          <w:ind w:right="8" w:firstLine="21"/>
                          <w:rPr>
                            <w:ins w:id="657" w:author="盧晏臻Jenny" w:date="2026-06-24T16:30:00Z" w16du:dateUtc="2026-06-24T08:30:00Z"/>
                            <w:sz w:val="7"/>
                          </w:rPr>
                        </w:pPr>
                        <w:ins w:id="658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PostgreSQL</w:t>
                          </w:r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kenda_demo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39" o:spid="_x0000_s1215" type="#_x0000_t202" style="position:absolute;left:21505;top:72253;width:10382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<v:textbox inset="0,0,0,0">
                    <w:txbxContent>
                      <w:p w14:paraId="724790CC" w14:textId="77777777" w:rsidR="006671D6" w:rsidRDefault="00000000">
                        <w:pPr>
                          <w:spacing w:before="54"/>
                          <w:ind w:left="467"/>
                          <w:rPr>
                            <w:ins w:id="659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60" w:author="盧晏臻Jenny" w:date="2026-06-24T16:30:00Z" w16du:dateUtc="2026-06-24T08:30:00Z"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訂單</w:t>
                          </w:r>
                          <w:proofErr w:type="spellEnd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+ </w:t>
                          </w:r>
                          <w:proofErr w:type="spellStart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出貨明細</w:t>
                          </w:r>
                          <w:proofErr w:type="spellEnd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+ </w:t>
                          </w:r>
                          <w:proofErr w:type="spellStart"/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>業績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40" o:spid="_x0000_s1216" type="#_x0000_t202" style="position:absolute;left:10419;top:70840;width:11037;height:4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14:paraId="6E79B6F8" w14:textId="77777777" w:rsidR="006671D6" w:rsidRDefault="006671D6">
                        <w:pPr>
                          <w:rPr>
                            <w:ins w:id="661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E6D2827" w14:textId="77777777" w:rsidR="006671D6" w:rsidRDefault="006671D6">
                        <w:pPr>
                          <w:rPr>
                            <w:ins w:id="662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CAA34E9" w14:textId="77777777" w:rsidR="006671D6" w:rsidRDefault="006671D6">
                        <w:pPr>
                          <w:rPr>
                            <w:ins w:id="66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8BCB931" w14:textId="77777777" w:rsidR="006671D6" w:rsidRDefault="006671D6">
                        <w:pPr>
                          <w:spacing w:before="12"/>
                          <w:rPr>
                            <w:ins w:id="66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B1971E1" w14:textId="77777777" w:rsidR="006671D6" w:rsidRDefault="00000000">
                        <w:pPr>
                          <w:spacing w:line="168" w:lineRule="auto"/>
                          <w:ind w:left="606" w:hanging="197"/>
                          <w:rPr>
                            <w:ins w:id="665" w:author="盧晏臻Jenny" w:date="2026-06-24T16:30:00Z" w16du:dateUtc="2026-06-24T08:30:00Z"/>
                            <w:sz w:val="7"/>
                          </w:rPr>
                        </w:pPr>
                        <w:ins w:id="666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{state:"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acked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",</w:t>
                          </w:r>
                          <w:r>
                            <w:rPr>
                              <w:color w:val="333333"/>
                              <w:spacing w:val="-3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shipments:[…],</w:t>
                          </w:r>
                          <w:r>
                            <w:rPr>
                              <w:color w:val="333333"/>
                              <w:spacing w:val="40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remaining_qty:X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}</w:t>
                          </w:r>
                        </w:ins>
                      </w:p>
                    </w:txbxContent>
                  </v:textbox>
                </v:shape>
                <v:shape id="Textbox 441" o:spid="_x0000_s1217" type="#_x0000_t202" style="position:absolute;left:2078;top:69427;width:8293;height:7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<v:textbox inset="0,0,0,0">
                    <w:txbxContent>
                      <w:p w14:paraId="632B433D" w14:textId="77777777" w:rsidR="006671D6" w:rsidRDefault="006671D6">
                        <w:pPr>
                          <w:rPr>
                            <w:ins w:id="667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DBF5B39" w14:textId="77777777" w:rsidR="006671D6" w:rsidRDefault="006671D6">
                        <w:pPr>
                          <w:rPr>
                            <w:ins w:id="66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11B47F1" w14:textId="77777777" w:rsidR="006671D6" w:rsidRDefault="006671D6">
                        <w:pPr>
                          <w:rPr>
                            <w:ins w:id="66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0EA39ECD" w14:textId="77777777" w:rsidR="006671D6" w:rsidRDefault="006671D6">
                        <w:pPr>
                          <w:rPr>
                            <w:ins w:id="670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60FE56F" w14:textId="77777777" w:rsidR="006671D6" w:rsidRDefault="006671D6">
                        <w:pPr>
                          <w:rPr>
                            <w:ins w:id="671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1AE192D4" w14:textId="77777777" w:rsidR="006671D6" w:rsidRDefault="006671D6">
                        <w:pPr>
                          <w:rPr>
                            <w:ins w:id="672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5ACA9359" w14:textId="77777777" w:rsidR="006671D6" w:rsidRDefault="006671D6">
                        <w:pPr>
                          <w:rPr>
                            <w:ins w:id="67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2883B059" w14:textId="77777777" w:rsidR="006671D6" w:rsidRDefault="006671D6">
                        <w:pPr>
                          <w:spacing w:before="4"/>
                          <w:rPr>
                            <w:ins w:id="674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5F111933" w14:textId="77777777" w:rsidR="006671D6" w:rsidRDefault="00000000">
                        <w:pPr>
                          <w:spacing w:before="1"/>
                          <w:ind w:left="219"/>
                          <w:rPr>
                            <w:ins w:id="675" w:author="盧晏臻Jenny" w:date="2026-06-24T16:30:00Z" w16du:dateUtc="2026-06-24T08:30:00Z"/>
                            <w:sz w:val="7"/>
                            <w:lang w:eastAsia="zh-TW"/>
                          </w:rPr>
                        </w:pPr>
                        <w:ins w:id="676" w:author="盧晏臻Jenny" w:date="2026-06-24T16:30:00Z" w16du:dateUtc="2026-06-24T08:30:00Z">
                          <w:r>
                            <w:rPr>
                              <w:color w:val="333333"/>
                              <w:spacing w:val="-3"/>
                              <w:sz w:val="7"/>
                              <w:lang w:eastAsia="zh-TW"/>
                            </w:rPr>
                            <w:t>顯⽰已出貨 / 餘單 / 發票進度</w:t>
                          </w:r>
                        </w:ins>
                      </w:p>
                    </w:txbxContent>
                  </v:textbox>
                </v:shape>
                <v:shape id="Textbox 442" o:spid="_x0000_s1218" type="#_x0000_t202" style="position:absolute;left:21505;top:68008;width:10382;height:4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BH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AFRHBHxQAAANwAAAAP&#10;AAAAAAAAAAAAAAAAAAcCAABkcnMvZG93bnJldi54bWxQSwUGAAAAAAMAAwC3AAAA+QIAAAAA&#10;" filled="f" stroked="f">
                  <v:textbox inset="0,0,0,0">
                    <w:txbxContent>
                      <w:p w14:paraId="6C46D396" w14:textId="77777777" w:rsidR="006671D6" w:rsidRDefault="006671D6">
                        <w:pPr>
                          <w:rPr>
                            <w:ins w:id="677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4301999" w14:textId="77777777" w:rsidR="006671D6" w:rsidRDefault="006671D6">
                        <w:pPr>
                          <w:rPr>
                            <w:ins w:id="67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74530960" w14:textId="77777777" w:rsidR="006671D6" w:rsidRDefault="006671D6">
                        <w:pPr>
                          <w:spacing w:before="114"/>
                          <w:rPr>
                            <w:ins w:id="679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309B9F63" w14:textId="77777777" w:rsidR="006671D6" w:rsidRDefault="00000000">
                        <w:pPr>
                          <w:ind w:left="142"/>
                          <w:rPr>
                            <w:ins w:id="680" w:author="盧晏臻Jenny" w:date="2026-06-24T16:30:00Z" w16du:dateUtc="2026-06-24T08:30:00Z"/>
                            <w:sz w:val="7"/>
                          </w:rPr>
                        </w:pPr>
                        <w:ins w:id="681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SELECT</w:t>
                          </w:r>
                          <w:r>
                            <w:rPr>
                              <w:color w:val="333333"/>
                              <w:spacing w:val="4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kenda.order</w:t>
                          </w:r>
                          <w:r>
                            <w:rPr>
                              <w:color w:val="333333"/>
                              <w:spacing w:val="4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JOIN</w:t>
                          </w:r>
                          <w:r>
                            <w:rPr>
                              <w:color w:val="333333"/>
                              <w:spacing w:val="4"/>
                              <w:sz w:val="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kenda.shipment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43" o:spid="_x0000_s1219" type="#_x0000_t202" style="position:absolute;left:10419;top:68008;width:1103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<v:textbox inset="0,0,0,0">
                    <w:txbxContent>
                      <w:p w14:paraId="3E292D22" w14:textId="77777777" w:rsidR="006671D6" w:rsidRDefault="006671D6">
                        <w:pPr>
                          <w:rPr>
                            <w:ins w:id="682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4CB5365C" w14:textId="77777777" w:rsidR="006671D6" w:rsidRDefault="006671D6">
                        <w:pPr>
                          <w:spacing w:before="20"/>
                          <w:rPr>
                            <w:ins w:id="683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5EF34C6C" w14:textId="77777777" w:rsidR="006671D6" w:rsidRDefault="00000000">
                        <w:pPr>
                          <w:ind w:left="365"/>
                          <w:rPr>
                            <w:ins w:id="684" w:author="盧晏臻Jenny" w:date="2026-06-24T16:30:00Z" w16du:dateUtc="2026-06-24T08:30:00Z"/>
                            <w:sz w:val="7"/>
                          </w:rPr>
                        </w:pPr>
                        <w:ins w:id="685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GET</w:t>
                          </w:r>
                          <w:r>
                            <w:rPr>
                              <w:color w:val="333333"/>
                              <w:spacing w:val="1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/api/kenda/orders/089975</w:t>
                          </w:r>
                        </w:ins>
                      </w:p>
                    </w:txbxContent>
                  </v:textbox>
                </v:shape>
                <v:shape id="Textbox 444" o:spid="_x0000_s1220" type="#_x0000_t202" style="position:absolute;left:2078;top:68008;width:8293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U2oxQAAANwAAAAPAAAAZHJzL2Rvd25yZXYueG1sRI9Ba8JA&#10;FITvBf/D8gRvdWMJ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l4U2oxQAAANwAAAAP&#10;AAAAAAAAAAAAAAAAAAcCAABkcnMvZG93bnJldi54bWxQSwUGAAAAAAMAAwC3AAAA+QIAAAAA&#10;" filled="f" stroked="f">
                  <v:textbox inset="0,0,0,0">
                    <w:txbxContent>
                      <w:p w14:paraId="28F9E331" w14:textId="77777777" w:rsidR="006671D6" w:rsidRDefault="00000000">
                        <w:pPr>
                          <w:spacing w:before="56"/>
                          <w:ind w:left="12" w:right="23"/>
                          <w:jc w:val="center"/>
                          <w:rPr>
                            <w:ins w:id="686" w:author="盧晏臻Jenny" w:date="2026-06-24T16:30:00Z" w16du:dateUtc="2026-06-24T08:30:00Z"/>
                            <w:sz w:val="7"/>
                          </w:rPr>
                        </w:pPr>
                        <w:proofErr w:type="spellStart"/>
                        <w:ins w:id="687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查詢訂單列表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45" o:spid="_x0000_s1221" type="#_x0000_t202" style="position:absolute;left:31939;top:62091;width:628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gz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CKregzxQAAANwAAAAP&#10;AAAAAAAAAAAAAAAAAAcCAABkcnMvZG93bnJldi54bWxQSwUGAAAAAAMAAwC3AAAA+QIAAAAA&#10;" filled="f" stroked="f">
                  <v:textbox inset="0,0,0,0">
                    <w:txbxContent>
                      <w:p w14:paraId="71ABE560" w14:textId="77777777" w:rsidR="006671D6" w:rsidRDefault="006671D6">
                        <w:pPr>
                          <w:spacing w:before="15"/>
                          <w:rPr>
                            <w:ins w:id="688" w:author="盧晏臻Jenny" w:date="2026-06-24T16:30:00Z" w16du:dateUtc="2026-06-24T08:30:00Z"/>
                            <w:b/>
                            <w:sz w:val="7"/>
                          </w:rPr>
                        </w:pPr>
                      </w:p>
                      <w:p w14:paraId="6A8B8517" w14:textId="77777777" w:rsidR="006671D6" w:rsidRDefault="00000000">
                        <w:pPr>
                          <w:spacing w:line="109" w:lineRule="exact"/>
                          <w:ind w:left="-12"/>
                          <w:rPr>
                            <w:ins w:id="689" w:author="盧晏臻Jenny" w:date="2026-06-24T16:30:00Z" w16du:dateUtc="2026-06-24T08:30:00Z"/>
                            <w:sz w:val="7"/>
                          </w:rPr>
                        </w:pPr>
                        <w:ins w:id="690" w:author="盧晏臻Jenny" w:date="2026-06-24T16:30:00Z" w16du:dateUtc="2026-06-24T08:30:00Z">
                          <w:r>
                            <w:rPr>
                              <w:color w:val="333333"/>
                              <w:spacing w:val="-8"/>
                              <w:sz w:val="7"/>
                            </w:rPr>
                            <w:t>數,</w:t>
                          </w:r>
                        </w:ins>
                      </w:p>
                      <w:p w14:paraId="057DAEE2" w14:textId="77777777" w:rsidR="006671D6" w:rsidRDefault="00000000">
                        <w:pPr>
                          <w:spacing w:line="109" w:lineRule="exact"/>
                          <w:ind w:left="5"/>
                          <w:rPr>
                            <w:ins w:id="691" w:author="盧晏臻Jenny" w:date="2026-06-24T16:30:00Z" w16du:dateUtc="2026-06-24T08:30:00Z"/>
                            <w:sz w:val="7"/>
                          </w:rPr>
                        </w:pPr>
                        <w:ins w:id="692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]}</w:t>
                          </w:r>
                        </w:ins>
                      </w:p>
                    </w:txbxContent>
                  </v:textbox>
                </v:shape>
                <v:shape id="Textbox 446" o:spid="_x0000_s1222" type="#_x0000_t202" style="position:absolute;left:31939;top:60672;width:628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  <v:textbox inset="0,0,0,0">
                    <w:txbxContent>
                      <w:p w14:paraId="4DBA8154" w14:textId="77777777" w:rsidR="006671D6" w:rsidRDefault="00000000">
                        <w:pPr>
                          <w:spacing w:before="56"/>
                          <w:ind w:left="-10"/>
                          <w:rPr>
                            <w:ins w:id="693" w:author="盧晏臻Jenny" w:date="2026-06-24T16:30:00Z" w16du:dateUtc="2026-06-24T08:30:00Z"/>
                            <w:sz w:val="7"/>
                          </w:rPr>
                        </w:pPr>
                        <w:ins w:id="694" w:author="盧晏臻Jenny" w:date="2026-06-24T16:30:00Z" w16du:dateUtc="2026-06-24T08:30:00Z">
                          <w:r>
                            <w:rPr>
                              <w:color w:val="333333"/>
                              <w:spacing w:val="-5"/>
                              <w:sz w:val="7"/>
                            </w:rPr>
                            <w:t>276</w:t>
                          </w:r>
                        </w:ins>
                      </w:p>
                    </w:txbxContent>
                  </v:textbox>
                </v:shape>
                <v:shape id="Textbox 447" o:spid="_x0000_s1223" type="#_x0000_t202" style="position:absolute;left:21505;top:60672;width:1038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Pf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AVM9PfxQAAANwAAAAP&#10;AAAAAAAAAAAAAAAAAAcCAABkcnMvZG93bnJldi54bWxQSwUGAAAAAAMAAwC3AAAA+QIAAAAA&#10;" filled="f" stroked="f">
                  <v:textbox inset="0,0,0,0">
                    <w:txbxContent>
                      <w:p w14:paraId="31A74D9A" w14:textId="77777777" w:rsidR="006671D6" w:rsidRDefault="00000000">
                        <w:pPr>
                          <w:spacing w:before="56"/>
                          <w:ind w:left="866"/>
                          <w:rPr>
                            <w:ins w:id="695" w:author="盧晏臻Jenny" w:date="2026-06-24T16:30:00Z" w16du:dateUtc="2026-06-24T08:30:00Z"/>
                            <w:sz w:val="7"/>
                          </w:rPr>
                        </w:pPr>
                        <w:ins w:id="696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GET</w:t>
                          </w:r>
                          <w:r>
                            <w:rPr>
                              <w:color w:val="333333"/>
                              <w:spacing w:val="1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/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erp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7"/>
                            </w:rPr>
                            <w:t>/v1/orders/PY6</w:t>
                          </w:r>
                        </w:ins>
                      </w:p>
                    </w:txbxContent>
                  </v:textbox>
                </v:shape>
                <v:shape id="Textbox 448" o:spid="_x0000_s1224" type="#_x0000_t202" style="position:absolute;left:1372;top:59544;width:37554;height:1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" fillcolor="#666" strokecolor="#999" strokeweight=".07547mm">
                  <v:textbox inset="0,0,0,0">
                    <w:txbxContent>
                      <w:p w14:paraId="3EEB2695" w14:textId="77777777" w:rsidR="006671D6" w:rsidRDefault="00000000">
                        <w:pPr>
                          <w:spacing w:before="9"/>
                          <w:jc w:val="center"/>
                          <w:rPr>
                            <w:ins w:id="697" w:author="盧晏臻Jenny" w:date="2026-06-24T16:30:00Z" w16du:dateUtc="2026-06-24T08:30:00Z"/>
                            <w:color w:val="000000"/>
                            <w:sz w:val="7"/>
                            <w:lang w:eastAsia="zh-TW"/>
                          </w:rPr>
                        </w:pPr>
                        <w:ins w:id="698" w:author="盧晏臻Jenny" w:date="2026-06-24T16:30:00Z" w16du:dateUtc="2026-06-24T08:30:00Z">
                          <w:r>
                            <w:rPr>
                              <w:color w:val="FFFFFF"/>
                              <w:spacing w:val="-2"/>
                              <w:sz w:val="7"/>
                              <w:lang w:eastAsia="zh-TW"/>
                            </w:rPr>
                            <w:t>步驟 5：ERP</w:t>
                          </w:r>
                          <w:r>
                            <w:rPr>
                              <w:color w:val="FFFFFF"/>
                              <w:spacing w:val="-3"/>
                              <w:sz w:val="7"/>
                              <w:lang w:eastAsia="zh-TW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FFFFFF"/>
                              <w:spacing w:val="-3"/>
                              <w:sz w:val="7"/>
                              <w:lang w:eastAsia="zh-TW"/>
                            </w:rPr>
                            <w:t>排程回拋出</w:t>
                          </w:r>
                          <w:proofErr w:type="gramEnd"/>
                          <w:r>
                            <w:rPr>
                              <w:color w:val="FFFFFF"/>
                              <w:spacing w:val="-3"/>
                              <w:sz w:val="7"/>
                              <w:lang w:eastAsia="zh-TW"/>
                            </w:rPr>
                            <w:t>貨單</w:t>
                          </w:r>
                        </w:ins>
                      </w:p>
                    </w:txbxContent>
                  </v:textbox>
                </v:shape>
                <v:shape id="Textbox 449" o:spid="_x0000_s1225" type="#_x0000_t202" style="position:absolute;left:21505;top:57065;width:1038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08B58908" w14:textId="77777777" w:rsidR="006671D6" w:rsidRDefault="00000000">
                        <w:pPr>
                          <w:spacing w:before="55"/>
                          <w:ind w:left="-1"/>
                          <w:rPr>
                            <w:ins w:id="699" w:author="盧晏臻Jenny" w:date="2026-06-24T16:30:00Z" w16du:dateUtc="2026-06-24T08:30:00Z"/>
                            <w:sz w:val="7"/>
                          </w:rPr>
                        </w:pPr>
                        <w:ins w:id="700" w:author="盧晏臻Jenny" w:date="2026-06-24T16:30:00Z" w16du:dateUtc="2026-06-24T08:30:00Z"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（</w:t>
                          </w:r>
                          <w:proofErr w:type="spellStart"/>
                          <w:r>
                            <w:rPr>
                              <w:color w:val="333333"/>
                              <w:spacing w:val="-4"/>
                              <w:sz w:val="7"/>
                            </w:rPr>
                            <w:t>訂單已確認</w:t>
                          </w:r>
                          <w:proofErr w:type="spellEnd"/>
                          <w:r>
                            <w:rPr>
                              <w:color w:val="333333"/>
                              <w:spacing w:val="-10"/>
                              <w:sz w:val="7"/>
                            </w:rPr>
                            <w:t>）</w:t>
                          </w:r>
                        </w:ins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296947" w14:textId="77777777" w:rsidR="006671D6" w:rsidRDefault="006671D6">
      <w:pPr>
        <w:pStyle w:val="a3"/>
        <w:rPr>
          <w:b/>
          <w:sz w:val="12"/>
          <w:lang w:eastAsia="zh-TW"/>
        </w:rPr>
        <w:sectPr w:rsidR="006671D6">
          <w:pgSz w:w="11910" w:h="16840"/>
          <w:pgMar w:top="1060" w:right="850" w:bottom="600" w:left="850" w:header="0" w:footer="417" w:gutter="0"/>
          <w:cols w:space="720"/>
        </w:sectPr>
      </w:pPr>
    </w:p>
    <w:p w14:paraId="2EB8AC86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0"/>
        <w:rPr>
          <w:b/>
          <w:sz w:val="24"/>
        </w:rPr>
        <w:pPrChange w:id="701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0"/>
          </w:pPr>
        </w:pPrChange>
      </w:pPr>
      <w:proofErr w:type="spellStart"/>
      <w:r>
        <w:rPr>
          <w:b/>
          <w:color w:val="C70F2E"/>
          <w:spacing w:val="-2"/>
          <w:sz w:val="24"/>
        </w:rPr>
        <w:lastRenderedPageBreak/>
        <w:t>業績查詢流程</w:t>
      </w:r>
      <w:proofErr w:type="spellEnd"/>
    </w:p>
    <w:p w14:paraId="7DBF6186" w14:textId="1A5A3968" w:rsidR="006671D6" w:rsidRDefault="00000000">
      <w:pPr>
        <w:pStyle w:val="a3"/>
        <w:spacing w:before="9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4697BE98" wp14:editId="4677B0E0">
                <wp:simplePos x="0" y="0"/>
                <wp:positionH relativeFrom="page">
                  <wp:posOffset>830899</wp:posOffset>
                </wp:positionH>
                <wp:positionV relativeFrom="paragraph">
                  <wp:posOffset>173527</wp:posOffset>
                </wp:positionV>
                <wp:extent cx="5895975" cy="2823210"/>
                <wp:effectExtent l="0" t="0" r="0" b="0"/>
                <wp:wrapTopAndBottom/>
                <wp:docPr id="450" name="Group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5975" cy="2823210"/>
                          <a:chOff x="0" y="0"/>
                          <a:chExt cx="5895975" cy="2823210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5280598" y="2555523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3969" y="265562"/>
                                </a:moveTo>
                                <a:lnTo>
                                  <a:pt x="8865" y="265562"/>
                                </a:lnTo>
                                <a:lnTo>
                                  <a:pt x="5964" y="264364"/>
                                </a:lnTo>
                                <a:lnTo>
                                  <a:pt x="1184" y="259580"/>
                                </a:lnTo>
                                <a:lnTo>
                                  <a:pt x="0" y="256688"/>
                                </a:lnTo>
                                <a:lnTo>
                                  <a:pt x="0" y="8873"/>
                                </a:lnTo>
                                <a:lnTo>
                                  <a:pt x="1184" y="5981"/>
                                </a:lnTo>
                                <a:lnTo>
                                  <a:pt x="5964" y="1197"/>
                                </a:lnTo>
                                <a:lnTo>
                                  <a:pt x="8865" y="0"/>
                                </a:lnTo>
                                <a:lnTo>
                                  <a:pt x="12256" y="0"/>
                                </a:lnTo>
                                <a:lnTo>
                                  <a:pt x="603969" y="0"/>
                                </a:lnTo>
                                <a:lnTo>
                                  <a:pt x="606870" y="1197"/>
                                </a:lnTo>
                                <a:lnTo>
                                  <a:pt x="611650" y="5981"/>
                                </a:lnTo>
                                <a:lnTo>
                                  <a:pt x="612835" y="8873"/>
                                </a:lnTo>
                                <a:lnTo>
                                  <a:pt x="612835" y="256688"/>
                                </a:lnTo>
                                <a:lnTo>
                                  <a:pt x="611650" y="259580"/>
                                </a:lnTo>
                                <a:lnTo>
                                  <a:pt x="606870" y="264364"/>
                                </a:lnTo>
                                <a:lnTo>
                                  <a:pt x="603969" y="26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280598" y="2555523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56" y="0"/>
                                </a:moveTo>
                                <a:lnTo>
                                  <a:pt x="600578" y="0"/>
                                </a:lnTo>
                                <a:lnTo>
                                  <a:pt x="603969" y="0"/>
                                </a:lnTo>
                                <a:lnTo>
                                  <a:pt x="606870" y="1197"/>
                                </a:lnTo>
                                <a:lnTo>
                                  <a:pt x="609240" y="3591"/>
                                </a:lnTo>
                                <a:lnTo>
                                  <a:pt x="611650" y="5981"/>
                                </a:lnTo>
                                <a:lnTo>
                                  <a:pt x="612835" y="8873"/>
                                </a:lnTo>
                                <a:lnTo>
                                  <a:pt x="612835" y="12256"/>
                                </a:lnTo>
                                <a:lnTo>
                                  <a:pt x="612835" y="253305"/>
                                </a:lnTo>
                                <a:lnTo>
                                  <a:pt x="612835" y="256688"/>
                                </a:lnTo>
                                <a:lnTo>
                                  <a:pt x="611650" y="259580"/>
                                </a:lnTo>
                                <a:lnTo>
                                  <a:pt x="609240" y="261970"/>
                                </a:lnTo>
                                <a:lnTo>
                                  <a:pt x="606870" y="264364"/>
                                </a:lnTo>
                                <a:lnTo>
                                  <a:pt x="603969" y="265562"/>
                                </a:lnTo>
                                <a:lnTo>
                                  <a:pt x="600578" y="265562"/>
                                </a:lnTo>
                                <a:lnTo>
                                  <a:pt x="12256" y="265562"/>
                                </a:lnTo>
                                <a:lnTo>
                                  <a:pt x="8865" y="265562"/>
                                </a:lnTo>
                                <a:lnTo>
                                  <a:pt x="5964" y="264364"/>
                                </a:lnTo>
                                <a:lnTo>
                                  <a:pt x="3595" y="261970"/>
                                </a:lnTo>
                                <a:lnTo>
                                  <a:pt x="1184" y="259580"/>
                                </a:lnTo>
                                <a:lnTo>
                                  <a:pt x="0" y="256688"/>
                                </a:lnTo>
                                <a:lnTo>
                                  <a:pt x="0" y="253305"/>
                                </a:lnTo>
                                <a:lnTo>
                                  <a:pt x="0" y="12256"/>
                                </a:lnTo>
                                <a:lnTo>
                                  <a:pt x="0" y="8873"/>
                                </a:lnTo>
                                <a:lnTo>
                                  <a:pt x="1184" y="5981"/>
                                </a:lnTo>
                                <a:lnTo>
                                  <a:pt x="3595" y="3591"/>
                                </a:lnTo>
                                <a:lnTo>
                                  <a:pt x="5964" y="1197"/>
                                </a:lnTo>
                                <a:lnTo>
                                  <a:pt x="8865" y="0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ln w="4085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463484" y="2555523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3969" y="265562"/>
                                </a:moveTo>
                                <a:lnTo>
                                  <a:pt x="8865" y="265562"/>
                                </a:lnTo>
                                <a:lnTo>
                                  <a:pt x="5964" y="264364"/>
                                </a:lnTo>
                                <a:lnTo>
                                  <a:pt x="1184" y="259580"/>
                                </a:lnTo>
                                <a:lnTo>
                                  <a:pt x="0" y="256688"/>
                                </a:lnTo>
                                <a:lnTo>
                                  <a:pt x="0" y="8873"/>
                                </a:lnTo>
                                <a:lnTo>
                                  <a:pt x="1184" y="5981"/>
                                </a:lnTo>
                                <a:lnTo>
                                  <a:pt x="5964" y="1197"/>
                                </a:lnTo>
                                <a:lnTo>
                                  <a:pt x="8865" y="0"/>
                                </a:lnTo>
                                <a:lnTo>
                                  <a:pt x="12256" y="0"/>
                                </a:lnTo>
                                <a:lnTo>
                                  <a:pt x="603969" y="0"/>
                                </a:lnTo>
                                <a:lnTo>
                                  <a:pt x="606870" y="1197"/>
                                </a:lnTo>
                                <a:lnTo>
                                  <a:pt x="611650" y="5981"/>
                                </a:lnTo>
                                <a:lnTo>
                                  <a:pt x="612835" y="8873"/>
                                </a:lnTo>
                                <a:lnTo>
                                  <a:pt x="612835" y="256688"/>
                                </a:lnTo>
                                <a:lnTo>
                                  <a:pt x="611650" y="259580"/>
                                </a:lnTo>
                                <a:lnTo>
                                  <a:pt x="606870" y="264364"/>
                                </a:lnTo>
                                <a:lnTo>
                                  <a:pt x="603969" y="26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63484" y="2555523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56" y="0"/>
                                </a:moveTo>
                                <a:lnTo>
                                  <a:pt x="600578" y="0"/>
                                </a:lnTo>
                                <a:lnTo>
                                  <a:pt x="603969" y="0"/>
                                </a:lnTo>
                                <a:lnTo>
                                  <a:pt x="606870" y="1197"/>
                                </a:lnTo>
                                <a:lnTo>
                                  <a:pt x="609240" y="3591"/>
                                </a:lnTo>
                                <a:lnTo>
                                  <a:pt x="611650" y="5981"/>
                                </a:lnTo>
                                <a:lnTo>
                                  <a:pt x="612835" y="8873"/>
                                </a:lnTo>
                                <a:lnTo>
                                  <a:pt x="612835" y="12256"/>
                                </a:lnTo>
                                <a:lnTo>
                                  <a:pt x="612835" y="253305"/>
                                </a:lnTo>
                                <a:lnTo>
                                  <a:pt x="612835" y="256688"/>
                                </a:lnTo>
                                <a:lnTo>
                                  <a:pt x="611650" y="259580"/>
                                </a:lnTo>
                                <a:lnTo>
                                  <a:pt x="609240" y="261970"/>
                                </a:lnTo>
                                <a:lnTo>
                                  <a:pt x="606870" y="264364"/>
                                </a:lnTo>
                                <a:lnTo>
                                  <a:pt x="603969" y="265562"/>
                                </a:lnTo>
                                <a:lnTo>
                                  <a:pt x="600578" y="265562"/>
                                </a:lnTo>
                                <a:lnTo>
                                  <a:pt x="12256" y="265562"/>
                                </a:lnTo>
                                <a:lnTo>
                                  <a:pt x="8865" y="265562"/>
                                </a:lnTo>
                                <a:lnTo>
                                  <a:pt x="5964" y="264364"/>
                                </a:lnTo>
                                <a:lnTo>
                                  <a:pt x="3595" y="261970"/>
                                </a:lnTo>
                                <a:lnTo>
                                  <a:pt x="1184" y="259580"/>
                                </a:lnTo>
                                <a:lnTo>
                                  <a:pt x="0" y="256688"/>
                                </a:lnTo>
                                <a:lnTo>
                                  <a:pt x="0" y="253305"/>
                                </a:lnTo>
                                <a:lnTo>
                                  <a:pt x="0" y="12256"/>
                                </a:lnTo>
                                <a:lnTo>
                                  <a:pt x="0" y="8873"/>
                                </a:lnTo>
                                <a:lnTo>
                                  <a:pt x="1184" y="5981"/>
                                </a:lnTo>
                                <a:lnTo>
                                  <a:pt x="3595" y="3591"/>
                                </a:lnTo>
                                <a:lnTo>
                                  <a:pt x="5964" y="1197"/>
                                </a:lnTo>
                                <a:lnTo>
                                  <a:pt x="8865" y="0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ln w="4085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184701" y="2555523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3961" y="265562"/>
                                </a:moveTo>
                                <a:lnTo>
                                  <a:pt x="8873" y="265562"/>
                                </a:lnTo>
                                <a:lnTo>
                                  <a:pt x="5981" y="264364"/>
                                </a:lnTo>
                                <a:lnTo>
                                  <a:pt x="1197" y="259580"/>
                                </a:lnTo>
                                <a:lnTo>
                                  <a:pt x="0" y="256688"/>
                                </a:lnTo>
                                <a:lnTo>
                                  <a:pt x="0" y="8873"/>
                                </a:lnTo>
                                <a:lnTo>
                                  <a:pt x="1197" y="5981"/>
                                </a:lnTo>
                                <a:lnTo>
                                  <a:pt x="5981" y="1197"/>
                                </a:lnTo>
                                <a:lnTo>
                                  <a:pt x="8873" y="0"/>
                                </a:lnTo>
                                <a:lnTo>
                                  <a:pt x="12256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0" y="1197"/>
                                </a:lnTo>
                                <a:lnTo>
                                  <a:pt x="611638" y="5981"/>
                                </a:lnTo>
                                <a:lnTo>
                                  <a:pt x="612835" y="8873"/>
                                </a:lnTo>
                                <a:lnTo>
                                  <a:pt x="612835" y="256688"/>
                                </a:lnTo>
                                <a:lnTo>
                                  <a:pt x="611638" y="259580"/>
                                </a:lnTo>
                                <a:lnTo>
                                  <a:pt x="606850" y="264364"/>
                                </a:lnTo>
                                <a:lnTo>
                                  <a:pt x="603961" y="26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184701" y="2555523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56" y="0"/>
                                </a:moveTo>
                                <a:lnTo>
                                  <a:pt x="600578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0" y="1197"/>
                                </a:lnTo>
                                <a:lnTo>
                                  <a:pt x="609244" y="3591"/>
                                </a:lnTo>
                                <a:lnTo>
                                  <a:pt x="611638" y="5981"/>
                                </a:lnTo>
                                <a:lnTo>
                                  <a:pt x="612835" y="8873"/>
                                </a:lnTo>
                                <a:lnTo>
                                  <a:pt x="612835" y="12256"/>
                                </a:lnTo>
                                <a:lnTo>
                                  <a:pt x="612835" y="253305"/>
                                </a:lnTo>
                                <a:lnTo>
                                  <a:pt x="612835" y="256688"/>
                                </a:lnTo>
                                <a:lnTo>
                                  <a:pt x="611638" y="259580"/>
                                </a:lnTo>
                                <a:lnTo>
                                  <a:pt x="609244" y="261970"/>
                                </a:lnTo>
                                <a:lnTo>
                                  <a:pt x="606850" y="264364"/>
                                </a:lnTo>
                                <a:lnTo>
                                  <a:pt x="603961" y="265562"/>
                                </a:lnTo>
                                <a:lnTo>
                                  <a:pt x="600578" y="265562"/>
                                </a:lnTo>
                                <a:lnTo>
                                  <a:pt x="12256" y="265562"/>
                                </a:lnTo>
                                <a:lnTo>
                                  <a:pt x="8873" y="265562"/>
                                </a:lnTo>
                                <a:lnTo>
                                  <a:pt x="5981" y="264364"/>
                                </a:lnTo>
                                <a:lnTo>
                                  <a:pt x="3591" y="261970"/>
                                </a:lnTo>
                                <a:lnTo>
                                  <a:pt x="1197" y="259580"/>
                                </a:lnTo>
                                <a:lnTo>
                                  <a:pt x="0" y="256688"/>
                                </a:lnTo>
                                <a:lnTo>
                                  <a:pt x="0" y="253305"/>
                                </a:lnTo>
                                <a:lnTo>
                                  <a:pt x="0" y="12256"/>
                                </a:lnTo>
                                <a:lnTo>
                                  <a:pt x="0" y="8873"/>
                                </a:lnTo>
                                <a:lnTo>
                                  <a:pt x="1197" y="5981"/>
                                </a:lnTo>
                                <a:lnTo>
                                  <a:pt x="3591" y="3591"/>
                                </a:lnTo>
                                <a:lnTo>
                                  <a:pt x="5981" y="1197"/>
                                </a:lnTo>
                                <a:lnTo>
                                  <a:pt x="8873" y="0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ln w="4085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072462" y="2555523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3961" y="265562"/>
                                </a:moveTo>
                                <a:lnTo>
                                  <a:pt x="8873" y="265562"/>
                                </a:lnTo>
                                <a:lnTo>
                                  <a:pt x="5981" y="264364"/>
                                </a:lnTo>
                                <a:lnTo>
                                  <a:pt x="1197" y="259580"/>
                                </a:lnTo>
                                <a:lnTo>
                                  <a:pt x="0" y="256688"/>
                                </a:lnTo>
                                <a:lnTo>
                                  <a:pt x="0" y="8873"/>
                                </a:lnTo>
                                <a:lnTo>
                                  <a:pt x="1197" y="5981"/>
                                </a:lnTo>
                                <a:lnTo>
                                  <a:pt x="5981" y="1197"/>
                                </a:lnTo>
                                <a:lnTo>
                                  <a:pt x="8873" y="0"/>
                                </a:lnTo>
                                <a:lnTo>
                                  <a:pt x="12256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4" y="1197"/>
                                </a:lnTo>
                                <a:lnTo>
                                  <a:pt x="611638" y="5981"/>
                                </a:lnTo>
                                <a:lnTo>
                                  <a:pt x="612835" y="8873"/>
                                </a:lnTo>
                                <a:lnTo>
                                  <a:pt x="612835" y="256688"/>
                                </a:lnTo>
                                <a:lnTo>
                                  <a:pt x="611638" y="259580"/>
                                </a:lnTo>
                                <a:lnTo>
                                  <a:pt x="606854" y="264364"/>
                                </a:lnTo>
                                <a:lnTo>
                                  <a:pt x="603961" y="26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072462" y="2555523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56" y="0"/>
                                </a:moveTo>
                                <a:lnTo>
                                  <a:pt x="600578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4" y="1197"/>
                                </a:lnTo>
                                <a:lnTo>
                                  <a:pt x="609244" y="3591"/>
                                </a:lnTo>
                                <a:lnTo>
                                  <a:pt x="611638" y="5981"/>
                                </a:lnTo>
                                <a:lnTo>
                                  <a:pt x="612835" y="8873"/>
                                </a:lnTo>
                                <a:lnTo>
                                  <a:pt x="612835" y="12256"/>
                                </a:lnTo>
                                <a:lnTo>
                                  <a:pt x="612835" y="253305"/>
                                </a:lnTo>
                                <a:lnTo>
                                  <a:pt x="612835" y="256688"/>
                                </a:lnTo>
                                <a:lnTo>
                                  <a:pt x="611638" y="259580"/>
                                </a:lnTo>
                                <a:lnTo>
                                  <a:pt x="609244" y="261970"/>
                                </a:lnTo>
                                <a:lnTo>
                                  <a:pt x="606854" y="264364"/>
                                </a:lnTo>
                                <a:lnTo>
                                  <a:pt x="603961" y="265562"/>
                                </a:lnTo>
                                <a:lnTo>
                                  <a:pt x="600578" y="265562"/>
                                </a:lnTo>
                                <a:lnTo>
                                  <a:pt x="12256" y="265562"/>
                                </a:lnTo>
                                <a:lnTo>
                                  <a:pt x="8873" y="265562"/>
                                </a:lnTo>
                                <a:lnTo>
                                  <a:pt x="5981" y="264364"/>
                                </a:lnTo>
                                <a:lnTo>
                                  <a:pt x="3591" y="261970"/>
                                </a:lnTo>
                                <a:lnTo>
                                  <a:pt x="1197" y="259580"/>
                                </a:lnTo>
                                <a:lnTo>
                                  <a:pt x="0" y="256688"/>
                                </a:lnTo>
                                <a:lnTo>
                                  <a:pt x="0" y="253305"/>
                                </a:lnTo>
                                <a:lnTo>
                                  <a:pt x="0" y="12256"/>
                                </a:lnTo>
                                <a:lnTo>
                                  <a:pt x="0" y="8873"/>
                                </a:lnTo>
                                <a:lnTo>
                                  <a:pt x="1197" y="5981"/>
                                </a:lnTo>
                                <a:lnTo>
                                  <a:pt x="3591" y="3591"/>
                                </a:lnTo>
                                <a:lnTo>
                                  <a:pt x="5981" y="1197"/>
                                </a:lnTo>
                                <a:lnTo>
                                  <a:pt x="8873" y="0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ln w="4085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042" y="2555523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3961" y="265562"/>
                                </a:moveTo>
                                <a:lnTo>
                                  <a:pt x="8872" y="265562"/>
                                </a:lnTo>
                                <a:lnTo>
                                  <a:pt x="5983" y="264364"/>
                                </a:lnTo>
                                <a:lnTo>
                                  <a:pt x="1196" y="259580"/>
                                </a:lnTo>
                                <a:lnTo>
                                  <a:pt x="0" y="256688"/>
                                </a:lnTo>
                                <a:lnTo>
                                  <a:pt x="0" y="8873"/>
                                </a:lnTo>
                                <a:lnTo>
                                  <a:pt x="1196" y="5981"/>
                                </a:lnTo>
                                <a:lnTo>
                                  <a:pt x="5983" y="1197"/>
                                </a:lnTo>
                                <a:lnTo>
                                  <a:pt x="8872" y="0"/>
                                </a:lnTo>
                                <a:lnTo>
                                  <a:pt x="12256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4" y="1197"/>
                                </a:lnTo>
                                <a:lnTo>
                                  <a:pt x="611638" y="5981"/>
                                </a:lnTo>
                                <a:lnTo>
                                  <a:pt x="612835" y="8873"/>
                                </a:lnTo>
                                <a:lnTo>
                                  <a:pt x="612835" y="256688"/>
                                </a:lnTo>
                                <a:lnTo>
                                  <a:pt x="611638" y="259580"/>
                                </a:lnTo>
                                <a:lnTo>
                                  <a:pt x="606854" y="264364"/>
                                </a:lnTo>
                                <a:lnTo>
                                  <a:pt x="603961" y="26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042" y="2555523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56" y="0"/>
                                </a:moveTo>
                                <a:lnTo>
                                  <a:pt x="600578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4" y="1197"/>
                                </a:lnTo>
                                <a:lnTo>
                                  <a:pt x="609244" y="3591"/>
                                </a:lnTo>
                                <a:lnTo>
                                  <a:pt x="611638" y="5981"/>
                                </a:lnTo>
                                <a:lnTo>
                                  <a:pt x="612835" y="8873"/>
                                </a:lnTo>
                                <a:lnTo>
                                  <a:pt x="612835" y="12256"/>
                                </a:lnTo>
                                <a:lnTo>
                                  <a:pt x="612835" y="253305"/>
                                </a:lnTo>
                                <a:lnTo>
                                  <a:pt x="612835" y="256688"/>
                                </a:lnTo>
                                <a:lnTo>
                                  <a:pt x="611638" y="259580"/>
                                </a:lnTo>
                                <a:lnTo>
                                  <a:pt x="609244" y="261970"/>
                                </a:lnTo>
                                <a:lnTo>
                                  <a:pt x="606854" y="264364"/>
                                </a:lnTo>
                                <a:lnTo>
                                  <a:pt x="603961" y="265562"/>
                                </a:lnTo>
                                <a:lnTo>
                                  <a:pt x="600578" y="265562"/>
                                </a:lnTo>
                                <a:lnTo>
                                  <a:pt x="12256" y="265562"/>
                                </a:lnTo>
                                <a:lnTo>
                                  <a:pt x="8872" y="265562"/>
                                </a:lnTo>
                                <a:lnTo>
                                  <a:pt x="5983" y="264364"/>
                                </a:lnTo>
                                <a:lnTo>
                                  <a:pt x="3589" y="261970"/>
                                </a:lnTo>
                                <a:lnTo>
                                  <a:pt x="1196" y="259580"/>
                                </a:lnTo>
                                <a:lnTo>
                                  <a:pt x="0" y="256688"/>
                                </a:lnTo>
                                <a:lnTo>
                                  <a:pt x="0" y="253305"/>
                                </a:lnTo>
                                <a:lnTo>
                                  <a:pt x="0" y="12256"/>
                                </a:lnTo>
                                <a:lnTo>
                                  <a:pt x="0" y="8873"/>
                                </a:lnTo>
                                <a:lnTo>
                                  <a:pt x="1196" y="5981"/>
                                </a:lnTo>
                                <a:lnTo>
                                  <a:pt x="3589" y="3591"/>
                                </a:lnTo>
                                <a:lnTo>
                                  <a:pt x="5983" y="1197"/>
                                </a:lnTo>
                                <a:lnTo>
                                  <a:pt x="8872" y="0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ln w="4085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587016" y="22470"/>
                            <a:ext cx="127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33650">
                                <a:moveTo>
                                  <a:pt x="0" y="453498"/>
                                </a:moveTo>
                                <a:lnTo>
                                  <a:pt x="0" y="2533053"/>
                                </a:lnTo>
                              </a:path>
                              <a:path h="2533650">
                                <a:moveTo>
                                  <a:pt x="0" y="0"/>
                                </a:moveTo>
                                <a:lnTo>
                                  <a:pt x="0" y="285989"/>
                                </a:lnTo>
                              </a:path>
                            </a:pathLst>
                          </a:custGeom>
                          <a:ln w="8171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280598" y="2042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3969" y="265562"/>
                                </a:moveTo>
                                <a:lnTo>
                                  <a:pt x="8865" y="265562"/>
                                </a:lnTo>
                                <a:lnTo>
                                  <a:pt x="5964" y="264365"/>
                                </a:lnTo>
                                <a:lnTo>
                                  <a:pt x="1184" y="259578"/>
                                </a:lnTo>
                                <a:lnTo>
                                  <a:pt x="0" y="256689"/>
                                </a:lnTo>
                                <a:lnTo>
                                  <a:pt x="0" y="8872"/>
                                </a:lnTo>
                                <a:lnTo>
                                  <a:pt x="1184" y="5983"/>
                                </a:lnTo>
                                <a:lnTo>
                                  <a:pt x="5964" y="1196"/>
                                </a:lnTo>
                                <a:lnTo>
                                  <a:pt x="8865" y="0"/>
                                </a:lnTo>
                                <a:lnTo>
                                  <a:pt x="12256" y="0"/>
                                </a:lnTo>
                                <a:lnTo>
                                  <a:pt x="603969" y="0"/>
                                </a:lnTo>
                                <a:lnTo>
                                  <a:pt x="606870" y="1196"/>
                                </a:lnTo>
                                <a:lnTo>
                                  <a:pt x="611650" y="5983"/>
                                </a:lnTo>
                                <a:lnTo>
                                  <a:pt x="612835" y="8872"/>
                                </a:lnTo>
                                <a:lnTo>
                                  <a:pt x="612835" y="256689"/>
                                </a:lnTo>
                                <a:lnTo>
                                  <a:pt x="611650" y="259578"/>
                                </a:lnTo>
                                <a:lnTo>
                                  <a:pt x="606870" y="264365"/>
                                </a:lnTo>
                                <a:lnTo>
                                  <a:pt x="603969" y="26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280598" y="2042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56" y="0"/>
                                </a:moveTo>
                                <a:lnTo>
                                  <a:pt x="600578" y="0"/>
                                </a:lnTo>
                                <a:lnTo>
                                  <a:pt x="603969" y="0"/>
                                </a:lnTo>
                                <a:lnTo>
                                  <a:pt x="606870" y="1196"/>
                                </a:lnTo>
                                <a:lnTo>
                                  <a:pt x="609240" y="3589"/>
                                </a:lnTo>
                                <a:lnTo>
                                  <a:pt x="611650" y="5983"/>
                                </a:lnTo>
                                <a:lnTo>
                                  <a:pt x="612835" y="8872"/>
                                </a:lnTo>
                                <a:lnTo>
                                  <a:pt x="612835" y="12256"/>
                                </a:lnTo>
                                <a:lnTo>
                                  <a:pt x="612835" y="253305"/>
                                </a:lnTo>
                                <a:lnTo>
                                  <a:pt x="612835" y="256689"/>
                                </a:lnTo>
                                <a:lnTo>
                                  <a:pt x="611650" y="259578"/>
                                </a:lnTo>
                                <a:lnTo>
                                  <a:pt x="609240" y="261972"/>
                                </a:lnTo>
                                <a:lnTo>
                                  <a:pt x="606870" y="264365"/>
                                </a:lnTo>
                                <a:lnTo>
                                  <a:pt x="603969" y="265562"/>
                                </a:lnTo>
                                <a:lnTo>
                                  <a:pt x="600578" y="265562"/>
                                </a:lnTo>
                                <a:lnTo>
                                  <a:pt x="12256" y="265562"/>
                                </a:lnTo>
                                <a:lnTo>
                                  <a:pt x="8865" y="265562"/>
                                </a:lnTo>
                                <a:lnTo>
                                  <a:pt x="5964" y="264365"/>
                                </a:lnTo>
                                <a:lnTo>
                                  <a:pt x="3595" y="261972"/>
                                </a:lnTo>
                                <a:lnTo>
                                  <a:pt x="1184" y="259578"/>
                                </a:lnTo>
                                <a:lnTo>
                                  <a:pt x="0" y="256689"/>
                                </a:lnTo>
                                <a:lnTo>
                                  <a:pt x="0" y="253305"/>
                                </a:lnTo>
                                <a:lnTo>
                                  <a:pt x="0" y="12256"/>
                                </a:lnTo>
                                <a:lnTo>
                                  <a:pt x="0" y="8872"/>
                                </a:lnTo>
                                <a:lnTo>
                                  <a:pt x="1184" y="5983"/>
                                </a:lnTo>
                                <a:lnTo>
                                  <a:pt x="3595" y="3589"/>
                                </a:lnTo>
                                <a:lnTo>
                                  <a:pt x="5964" y="1196"/>
                                </a:lnTo>
                                <a:lnTo>
                                  <a:pt x="8865" y="0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ln w="4085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769902" y="22470"/>
                            <a:ext cx="127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33650">
                                <a:moveTo>
                                  <a:pt x="0" y="453498"/>
                                </a:moveTo>
                                <a:lnTo>
                                  <a:pt x="0" y="2533053"/>
                                </a:lnTo>
                              </a:path>
                              <a:path h="2533650">
                                <a:moveTo>
                                  <a:pt x="0" y="0"/>
                                </a:moveTo>
                                <a:lnTo>
                                  <a:pt x="0" y="285989"/>
                                </a:lnTo>
                              </a:path>
                            </a:pathLst>
                          </a:custGeom>
                          <a:ln w="8171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4463484" y="2042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3969" y="265562"/>
                                </a:moveTo>
                                <a:lnTo>
                                  <a:pt x="8865" y="265562"/>
                                </a:lnTo>
                                <a:lnTo>
                                  <a:pt x="5964" y="264365"/>
                                </a:lnTo>
                                <a:lnTo>
                                  <a:pt x="1184" y="259578"/>
                                </a:lnTo>
                                <a:lnTo>
                                  <a:pt x="0" y="256689"/>
                                </a:lnTo>
                                <a:lnTo>
                                  <a:pt x="0" y="8872"/>
                                </a:lnTo>
                                <a:lnTo>
                                  <a:pt x="1184" y="5983"/>
                                </a:lnTo>
                                <a:lnTo>
                                  <a:pt x="5964" y="1196"/>
                                </a:lnTo>
                                <a:lnTo>
                                  <a:pt x="8865" y="0"/>
                                </a:lnTo>
                                <a:lnTo>
                                  <a:pt x="12256" y="0"/>
                                </a:lnTo>
                                <a:lnTo>
                                  <a:pt x="603969" y="0"/>
                                </a:lnTo>
                                <a:lnTo>
                                  <a:pt x="606870" y="1196"/>
                                </a:lnTo>
                                <a:lnTo>
                                  <a:pt x="611650" y="5983"/>
                                </a:lnTo>
                                <a:lnTo>
                                  <a:pt x="612835" y="8872"/>
                                </a:lnTo>
                                <a:lnTo>
                                  <a:pt x="612835" y="256689"/>
                                </a:lnTo>
                                <a:lnTo>
                                  <a:pt x="611650" y="259578"/>
                                </a:lnTo>
                                <a:lnTo>
                                  <a:pt x="606870" y="264365"/>
                                </a:lnTo>
                                <a:lnTo>
                                  <a:pt x="603969" y="26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63484" y="2042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56" y="0"/>
                                </a:moveTo>
                                <a:lnTo>
                                  <a:pt x="600578" y="0"/>
                                </a:lnTo>
                                <a:lnTo>
                                  <a:pt x="603969" y="0"/>
                                </a:lnTo>
                                <a:lnTo>
                                  <a:pt x="606870" y="1196"/>
                                </a:lnTo>
                                <a:lnTo>
                                  <a:pt x="609240" y="3589"/>
                                </a:lnTo>
                                <a:lnTo>
                                  <a:pt x="611650" y="5983"/>
                                </a:lnTo>
                                <a:lnTo>
                                  <a:pt x="612835" y="8872"/>
                                </a:lnTo>
                                <a:lnTo>
                                  <a:pt x="612835" y="12256"/>
                                </a:lnTo>
                                <a:lnTo>
                                  <a:pt x="612835" y="253305"/>
                                </a:lnTo>
                                <a:lnTo>
                                  <a:pt x="612835" y="256689"/>
                                </a:lnTo>
                                <a:lnTo>
                                  <a:pt x="611650" y="259578"/>
                                </a:lnTo>
                                <a:lnTo>
                                  <a:pt x="609240" y="261972"/>
                                </a:lnTo>
                                <a:lnTo>
                                  <a:pt x="606870" y="264365"/>
                                </a:lnTo>
                                <a:lnTo>
                                  <a:pt x="603969" y="265562"/>
                                </a:lnTo>
                                <a:lnTo>
                                  <a:pt x="600578" y="265562"/>
                                </a:lnTo>
                                <a:lnTo>
                                  <a:pt x="12256" y="265562"/>
                                </a:lnTo>
                                <a:lnTo>
                                  <a:pt x="8865" y="265562"/>
                                </a:lnTo>
                                <a:lnTo>
                                  <a:pt x="5964" y="264365"/>
                                </a:lnTo>
                                <a:lnTo>
                                  <a:pt x="3595" y="261972"/>
                                </a:lnTo>
                                <a:lnTo>
                                  <a:pt x="1184" y="259578"/>
                                </a:lnTo>
                                <a:lnTo>
                                  <a:pt x="0" y="256689"/>
                                </a:lnTo>
                                <a:lnTo>
                                  <a:pt x="0" y="253305"/>
                                </a:lnTo>
                                <a:lnTo>
                                  <a:pt x="0" y="12256"/>
                                </a:lnTo>
                                <a:lnTo>
                                  <a:pt x="0" y="8872"/>
                                </a:lnTo>
                                <a:lnTo>
                                  <a:pt x="1184" y="5983"/>
                                </a:lnTo>
                                <a:lnTo>
                                  <a:pt x="3595" y="3589"/>
                                </a:lnTo>
                                <a:lnTo>
                                  <a:pt x="5964" y="1196"/>
                                </a:lnTo>
                                <a:lnTo>
                                  <a:pt x="8865" y="0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ln w="4085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491119" y="22470"/>
                            <a:ext cx="127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33650">
                                <a:moveTo>
                                  <a:pt x="0" y="453498"/>
                                </a:moveTo>
                                <a:lnTo>
                                  <a:pt x="0" y="2533053"/>
                                </a:lnTo>
                              </a:path>
                              <a:path h="2533650">
                                <a:moveTo>
                                  <a:pt x="0" y="0"/>
                                </a:moveTo>
                                <a:lnTo>
                                  <a:pt x="0" y="285989"/>
                                </a:lnTo>
                              </a:path>
                            </a:pathLst>
                          </a:custGeom>
                          <a:ln w="8171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184701" y="2042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3961" y="265562"/>
                                </a:moveTo>
                                <a:lnTo>
                                  <a:pt x="8873" y="265562"/>
                                </a:lnTo>
                                <a:lnTo>
                                  <a:pt x="5981" y="264365"/>
                                </a:lnTo>
                                <a:lnTo>
                                  <a:pt x="1197" y="259578"/>
                                </a:lnTo>
                                <a:lnTo>
                                  <a:pt x="0" y="256689"/>
                                </a:lnTo>
                                <a:lnTo>
                                  <a:pt x="0" y="8872"/>
                                </a:lnTo>
                                <a:lnTo>
                                  <a:pt x="1197" y="5983"/>
                                </a:lnTo>
                                <a:lnTo>
                                  <a:pt x="5981" y="1196"/>
                                </a:lnTo>
                                <a:lnTo>
                                  <a:pt x="8873" y="0"/>
                                </a:lnTo>
                                <a:lnTo>
                                  <a:pt x="12256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0" y="1196"/>
                                </a:lnTo>
                                <a:lnTo>
                                  <a:pt x="611638" y="5983"/>
                                </a:lnTo>
                                <a:lnTo>
                                  <a:pt x="612835" y="8872"/>
                                </a:lnTo>
                                <a:lnTo>
                                  <a:pt x="612835" y="256689"/>
                                </a:lnTo>
                                <a:lnTo>
                                  <a:pt x="611638" y="259578"/>
                                </a:lnTo>
                                <a:lnTo>
                                  <a:pt x="606850" y="264365"/>
                                </a:lnTo>
                                <a:lnTo>
                                  <a:pt x="603961" y="26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184701" y="2042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56" y="0"/>
                                </a:moveTo>
                                <a:lnTo>
                                  <a:pt x="600578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0" y="1196"/>
                                </a:lnTo>
                                <a:lnTo>
                                  <a:pt x="609244" y="3589"/>
                                </a:lnTo>
                                <a:lnTo>
                                  <a:pt x="611638" y="5983"/>
                                </a:lnTo>
                                <a:lnTo>
                                  <a:pt x="612835" y="8872"/>
                                </a:lnTo>
                                <a:lnTo>
                                  <a:pt x="612835" y="12256"/>
                                </a:lnTo>
                                <a:lnTo>
                                  <a:pt x="612835" y="253305"/>
                                </a:lnTo>
                                <a:lnTo>
                                  <a:pt x="612835" y="256689"/>
                                </a:lnTo>
                                <a:lnTo>
                                  <a:pt x="611638" y="259578"/>
                                </a:lnTo>
                                <a:lnTo>
                                  <a:pt x="609244" y="261972"/>
                                </a:lnTo>
                                <a:lnTo>
                                  <a:pt x="606850" y="264365"/>
                                </a:lnTo>
                                <a:lnTo>
                                  <a:pt x="603961" y="265562"/>
                                </a:lnTo>
                                <a:lnTo>
                                  <a:pt x="600578" y="265562"/>
                                </a:lnTo>
                                <a:lnTo>
                                  <a:pt x="12256" y="265562"/>
                                </a:lnTo>
                                <a:lnTo>
                                  <a:pt x="8873" y="265562"/>
                                </a:lnTo>
                                <a:lnTo>
                                  <a:pt x="5981" y="264365"/>
                                </a:lnTo>
                                <a:lnTo>
                                  <a:pt x="3591" y="261972"/>
                                </a:lnTo>
                                <a:lnTo>
                                  <a:pt x="1197" y="259578"/>
                                </a:lnTo>
                                <a:lnTo>
                                  <a:pt x="0" y="256689"/>
                                </a:lnTo>
                                <a:lnTo>
                                  <a:pt x="0" y="253305"/>
                                </a:lnTo>
                                <a:lnTo>
                                  <a:pt x="0" y="12256"/>
                                </a:lnTo>
                                <a:lnTo>
                                  <a:pt x="0" y="8872"/>
                                </a:lnTo>
                                <a:lnTo>
                                  <a:pt x="1197" y="5983"/>
                                </a:lnTo>
                                <a:lnTo>
                                  <a:pt x="3591" y="3589"/>
                                </a:lnTo>
                                <a:lnTo>
                                  <a:pt x="5981" y="1196"/>
                                </a:lnTo>
                                <a:lnTo>
                                  <a:pt x="8873" y="0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ln w="4085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378879" y="22470"/>
                            <a:ext cx="127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33650">
                                <a:moveTo>
                                  <a:pt x="0" y="0"/>
                                </a:moveTo>
                                <a:lnTo>
                                  <a:pt x="0" y="2533053"/>
                                </a:lnTo>
                              </a:path>
                            </a:pathLst>
                          </a:custGeom>
                          <a:ln w="8171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072462" y="2042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3961" y="265562"/>
                                </a:moveTo>
                                <a:lnTo>
                                  <a:pt x="8873" y="265562"/>
                                </a:lnTo>
                                <a:lnTo>
                                  <a:pt x="5981" y="264365"/>
                                </a:lnTo>
                                <a:lnTo>
                                  <a:pt x="1197" y="259578"/>
                                </a:lnTo>
                                <a:lnTo>
                                  <a:pt x="0" y="256689"/>
                                </a:lnTo>
                                <a:lnTo>
                                  <a:pt x="0" y="8872"/>
                                </a:lnTo>
                                <a:lnTo>
                                  <a:pt x="1197" y="5983"/>
                                </a:lnTo>
                                <a:lnTo>
                                  <a:pt x="5981" y="1196"/>
                                </a:lnTo>
                                <a:lnTo>
                                  <a:pt x="8873" y="0"/>
                                </a:lnTo>
                                <a:lnTo>
                                  <a:pt x="12256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4" y="1196"/>
                                </a:lnTo>
                                <a:lnTo>
                                  <a:pt x="611638" y="5983"/>
                                </a:lnTo>
                                <a:lnTo>
                                  <a:pt x="612835" y="8872"/>
                                </a:lnTo>
                                <a:lnTo>
                                  <a:pt x="612835" y="256689"/>
                                </a:lnTo>
                                <a:lnTo>
                                  <a:pt x="611638" y="259578"/>
                                </a:lnTo>
                                <a:lnTo>
                                  <a:pt x="606854" y="264365"/>
                                </a:lnTo>
                                <a:lnTo>
                                  <a:pt x="603961" y="26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072462" y="2042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56" y="0"/>
                                </a:moveTo>
                                <a:lnTo>
                                  <a:pt x="600578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4" y="1196"/>
                                </a:lnTo>
                                <a:lnTo>
                                  <a:pt x="609244" y="3589"/>
                                </a:lnTo>
                                <a:lnTo>
                                  <a:pt x="611638" y="5983"/>
                                </a:lnTo>
                                <a:lnTo>
                                  <a:pt x="612835" y="8872"/>
                                </a:lnTo>
                                <a:lnTo>
                                  <a:pt x="612835" y="12256"/>
                                </a:lnTo>
                                <a:lnTo>
                                  <a:pt x="612835" y="253305"/>
                                </a:lnTo>
                                <a:lnTo>
                                  <a:pt x="612835" y="256689"/>
                                </a:lnTo>
                                <a:lnTo>
                                  <a:pt x="611638" y="259578"/>
                                </a:lnTo>
                                <a:lnTo>
                                  <a:pt x="609244" y="261972"/>
                                </a:lnTo>
                                <a:lnTo>
                                  <a:pt x="606854" y="264365"/>
                                </a:lnTo>
                                <a:lnTo>
                                  <a:pt x="603961" y="265562"/>
                                </a:lnTo>
                                <a:lnTo>
                                  <a:pt x="600578" y="265562"/>
                                </a:lnTo>
                                <a:lnTo>
                                  <a:pt x="12256" y="265562"/>
                                </a:lnTo>
                                <a:lnTo>
                                  <a:pt x="8873" y="265562"/>
                                </a:lnTo>
                                <a:lnTo>
                                  <a:pt x="5981" y="264365"/>
                                </a:lnTo>
                                <a:lnTo>
                                  <a:pt x="3591" y="261972"/>
                                </a:lnTo>
                                <a:lnTo>
                                  <a:pt x="1197" y="259578"/>
                                </a:lnTo>
                                <a:lnTo>
                                  <a:pt x="0" y="256689"/>
                                </a:lnTo>
                                <a:lnTo>
                                  <a:pt x="0" y="253305"/>
                                </a:lnTo>
                                <a:lnTo>
                                  <a:pt x="0" y="12256"/>
                                </a:lnTo>
                                <a:lnTo>
                                  <a:pt x="0" y="8872"/>
                                </a:lnTo>
                                <a:lnTo>
                                  <a:pt x="1197" y="5983"/>
                                </a:lnTo>
                                <a:lnTo>
                                  <a:pt x="3591" y="3589"/>
                                </a:lnTo>
                                <a:lnTo>
                                  <a:pt x="5981" y="1196"/>
                                </a:lnTo>
                                <a:lnTo>
                                  <a:pt x="8873" y="0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ln w="4085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08460" y="22470"/>
                            <a:ext cx="1270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33650">
                                <a:moveTo>
                                  <a:pt x="0" y="0"/>
                                </a:moveTo>
                                <a:lnTo>
                                  <a:pt x="0" y="2533053"/>
                                </a:lnTo>
                              </a:path>
                            </a:pathLst>
                          </a:custGeom>
                          <a:ln w="8171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042" y="2042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603961" y="265562"/>
                                </a:moveTo>
                                <a:lnTo>
                                  <a:pt x="8872" y="265562"/>
                                </a:lnTo>
                                <a:lnTo>
                                  <a:pt x="5983" y="264365"/>
                                </a:lnTo>
                                <a:lnTo>
                                  <a:pt x="1196" y="259578"/>
                                </a:lnTo>
                                <a:lnTo>
                                  <a:pt x="0" y="256689"/>
                                </a:lnTo>
                                <a:lnTo>
                                  <a:pt x="0" y="8872"/>
                                </a:lnTo>
                                <a:lnTo>
                                  <a:pt x="1196" y="5983"/>
                                </a:lnTo>
                                <a:lnTo>
                                  <a:pt x="5983" y="1196"/>
                                </a:lnTo>
                                <a:lnTo>
                                  <a:pt x="8872" y="0"/>
                                </a:lnTo>
                                <a:lnTo>
                                  <a:pt x="12256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4" y="1196"/>
                                </a:lnTo>
                                <a:lnTo>
                                  <a:pt x="611638" y="5983"/>
                                </a:lnTo>
                                <a:lnTo>
                                  <a:pt x="612835" y="8872"/>
                                </a:lnTo>
                                <a:lnTo>
                                  <a:pt x="612835" y="256689"/>
                                </a:lnTo>
                                <a:lnTo>
                                  <a:pt x="611638" y="259578"/>
                                </a:lnTo>
                                <a:lnTo>
                                  <a:pt x="606854" y="264365"/>
                                </a:lnTo>
                                <a:lnTo>
                                  <a:pt x="603961" y="265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042" y="2042"/>
                            <a:ext cx="6134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 h="266065">
                                <a:moveTo>
                                  <a:pt x="12256" y="0"/>
                                </a:moveTo>
                                <a:lnTo>
                                  <a:pt x="600578" y="0"/>
                                </a:lnTo>
                                <a:lnTo>
                                  <a:pt x="603961" y="0"/>
                                </a:lnTo>
                                <a:lnTo>
                                  <a:pt x="606854" y="1196"/>
                                </a:lnTo>
                                <a:lnTo>
                                  <a:pt x="609244" y="3589"/>
                                </a:lnTo>
                                <a:lnTo>
                                  <a:pt x="611638" y="5983"/>
                                </a:lnTo>
                                <a:lnTo>
                                  <a:pt x="612835" y="8872"/>
                                </a:lnTo>
                                <a:lnTo>
                                  <a:pt x="612835" y="12256"/>
                                </a:lnTo>
                                <a:lnTo>
                                  <a:pt x="612835" y="253305"/>
                                </a:lnTo>
                                <a:lnTo>
                                  <a:pt x="612835" y="256689"/>
                                </a:lnTo>
                                <a:lnTo>
                                  <a:pt x="611638" y="259578"/>
                                </a:lnTo>
                                <a:lnTo>
                                  <a:pt x="609244" y="261972"/>
                                </a:lnTo>
                                <a:lnTo>
                                  <a:pt x="606854" y="264365"/>
                                </a:lnTo>
                                <a:lnTo>
                                  <a:pt x="603961" y="265562"/>
                                </a:lnTo>
                                <a:lnTo>
                                  <a:pt x="600578" y="265562"/>
                                </a:lnTo>
                                <a:lnTo>
                                  <a:pt x="12256" y="265562"/>
                                </a:lnTo>
                                <a:lnTo>
                                  <a:pt x="8872" y="265562"/>
                                </a:lnTo>
                                <a:lnTo>
                                  <a:pt x="5983" y="264365"/>
                                </a:lnTo>
                                <a:lnTo>
                                  <a:pt x="3589" y="261972"/>
                                </a:lnTo>
                                <a:lnTo>
                                  <a:pt x="1196" y="259578"/>
                                </a:lnTo>
                                <a:lnTo>
                                  <a:pt x="0" y="256689"/>
                                </a:lnTo>
                                <a:lnTo>
                                  <a:pt x="0" y="253305"/>
                                </a:lnTo>
                                <a:lnTo>
                                  <a:pt x="0" y="12256"/>
                                </a:lnTo>
                                <a:lnTo>
                                  <a:pt x="0" y="8872"/>
                                </a:lnTo>
                                <a:lnTo>
                                  <a:pt x="1196" y="5983"/>
                                </a:lnTo>
                                <a:lnTo>
                                  <a:pt x="3589" y="3589"/>
                                </a:lnTo>
                                <a:lnTo>
                                  <a:pt x="5983" y="1196"/>
                                </a:lnTo>
                                <a:lnTo>
                                  <a:pt x="8872" y="0"/>
                                </a:lnTo>
                                <a:lnTo>
                                  <a:pt x="12256" y="0"/>
                                </a:lnTo>
                                <a:close/>
                              </a:path>
                            </a:pathLst>
                          </a:custGeom>
                          <a:ln w="4085">
                            <a:solidFill>
                              <a:srgbClr val="D3D3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495204" y="688418"/>
                            <a:ext cx="20758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>
                                <a:moveTo>
                                  <a:pt x="0" y="0"/>
                                </a:moveTo>
                                <a:lnTo>
                                  <a:pt x="2075469" y="0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511547" y="900868"/>
                            <a:ext cx="2072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005">
                                <a:moveTo>
                                  <a:pt x="0" y="0"/>
                                </a:moveTo>
                                <a:lnTo>
                                  <a:pt x="2071383" y="0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12546" y="1113317"/>
                            <a:ext cx="4441190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1190" h="723265">
                                <a:moveTo>
                                  <a:pt x="3182658" y="0"/>
                                </a:moveTo>
                                <a:lnTo>
                                  <a:pt x="4441014" y="0"/>
                                </a:lnTo>
                              </a:path>
                              <a:path w="4441190" h="723265">
                                <a:moveTo>
                                  <a:pt x="0" y="212449"/>
                                </a:moveTo>
                                <a:lnTo>
                                  <a:pt x="1049991" y="212449"/>
                                </a:lnTo>
                              </a:path>
                              <a:path w="4441190" h="723265">
                                <a:moveTo>
                                  <a:pt x="1070419" y="424899"/>
                                </a:moveTo>
                                <a:lnTo>
                                  <a:pt x="3162230" y="424899"/>
                                </a:lnTo>
                              </a:path>
                              <a:path w="4441190" h="723265">
                                <a:moveTo>
                                  <a:pt x="3182658" y="723145"/>
                                </a:moveTo>
                                <a:lnTo>
                                  <a:pt x="4441014" y="723145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395222" y="2048913"/>
                            <a:ext cx="337121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215" h="212725">
                                <a:moveTo>
                                  <a:pt x="2112239" y="0"/>
                                </a:moveTo>
                                <a:lnTo>
                                  <a:pt x="3370594" y="0"/>
                                </a:lnTo>
                              </a:path>
                              <a:path w="3371215" h="212725">
                                <a:moveTo>
                                  <a:pt x="0" y="212449"/>
                                </a:moveTo>
                                <a:lnTo>
                                  <a:pt x="2091811" y="212449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32973" y="2473812"/>
                            <a:ext cx="1042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035">
                                <a:moveTo>
                                  <a:pt x="0" y="0"/>
                                </a:moveTo>
                                <a:lnTo>
                                  <a:pt x="1041820" y="0"/>
                                </a:lnTo>
                              </a:path>
                            </a:pathLst>
                          </a:custGeom>
                          <a:ln w="6128">
                            <a:solidFill>
                              <a:srgbClr val="333333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112324" y="93085"/>
                            <a:ext cx="40513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19800" w14:textId="77777777" w:rsidR="006671D6" w:rsidRDefault="00000000">
                              <w:pPr>
                                <w:spacing w:line="137" w:lineRule="exact"/>
                                <w:rPr>
                                  <w:ins w:id="702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70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主帳號經銷商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1220947" y="93085"/>
                            <a:ext cx="32893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D317E" w14:textId="77777777" w:rsidR="006671D6" w:rsidRDefault="00000000">
                              <w:pPr>
                                <w:spacing w:line="137" w:lineRule="exact"/>
                                <w:rPr>
                                  <w:ins w:id="704" w:author="盧晏臻Jenny" w:date="2026-06-24T16:30:00Z" w16du:dateUtc="2026-06-24T08:30:00Z"/>
                                  <w:sz w:val="10"/>
                                </w:rPr>
                              </w:pPr>
                              <w:ins w:id="705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React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10"/>
                                  </w:rPr>
                                  <w:t xml:space="preserve"> 前台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3402467" y="93085"/>
                            <a:ext cx="18986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150BF" w14:textId="77777777" w:rsidR="006671D6" w:rsidRDefault="00000000">
                              <w:pPr>
                                <w:spacing w:line="137" w:lineRule="exact"/>
                                <w:rPr>
                                  <w:ins w:id="706" w:author="盧晏臻Jenny" w:date="2026-06-24T16:30:00Z" w16du:dateUtc="2026-06-24T08:30:00Z"/>
                                  <w:sz w:val="10"/>
                                </w:rPr>
                              </w:pPr>
                              <w:ins w:id="70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4"/>
                                    <w:sz w:val="10"/>
                                  </w:rPr>
                                  <w:t>Odoo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4" name="Textbox 484"/>
                        <wps:cNvSpPr txBox="1"/>
                        <wps:spPr>
                          <a:xfrm>
                            <a:off x="4591749" y="93085"/>
                            <a:ext cx="36893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AB586" w14:textId="77777777" w:rsidR="006671D6" w:rsidRDefault="00000000">
                              <w:pPr>
                                <w:spacing w:line="137" w:lineRule="exact"/>
                                <w:rPr>
                                  <w:ins w:id="708" w:author="盧晏臻Jenny" w:date="2026-06-24T16:30:00Z" w16du:dateUtc="2026-06-24T08:30:00Z"/>
                                  <w:sz w:val="10"/>
                                </w:rPr>
                              </w:pPr>
                              <w:ins w:id="709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PostgreSQL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5434569" y="93085"/>
                            <a:ext cx="31750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B51F4" w14:textId="77777777" w:rsidR="006671D6" w:rsidRDefault="00000000">
                              <w:pPr>
                                <w:spacing w:line="137" w:lineRule="exact"/>
                                <w:rPr>
                                  <w:ins w:id="710" w:author="盧晏臻Jenny" w:date="2026-06-24T16:30:00Z" w16du:dateUtc="2026-06-24T08:30:00Z"/>
                                  <w:sz w:val="10"/>
                                </w:rPr>
                              </w:pPr>
                              <w:ins w:id="711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Mock</w:t>
                                </w:r>
                                <w:r>
                                  <w:rPr>
                                    <w:color w:val="333333"/>
                                    <w:spacing w:val="5"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5"/>
                                    <w:sz w:val="10"/>
                                  </w:rPr>
                                  <w:t>ERP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3489284" y="549988"/>
                            <a:ext cx="232537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8C12D1" w14:textId="77777777" w:rsidR="006671D6" w:rsidRDefault="00000000">
                              <w:pPr>
                                <w:spacing w:line="162" w:lineRule="exact"/>
                                <w:rPr>
                                  <w:ins w:id="712" w:author="盧晏臻Jenny" w:date="2026-06-24T16:30:00Z" w16du:dateUtc="2026-06-24T08:30:00Z"/>
                                  <w:sz w:val="10"/>
                                </w:rPr>
                              </w:pPr>
                              <w:ins w:id="713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p/v1/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performance?customer_code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=R02019&amp;year_months=202601,202602</w:t>
                                </w:r>
                              </w:ins>
                            </w:p>
                            <w:p w14:paraId="48BAD83B" w14:textId="77777777" w:rsidR="006671D6" w:rsidRDefault="00000000">
                              <w:pPr>
                                <w:spacing w:before="150" w:line="159" w:lineRule="exact"/>
                                <w:ind w:left="606"/>
                                <w:rPr>
                                  <w:ins w:id="714" w:author="盧晏臻Jenny" w:date="2026-06-24T16:30:00Z" w16du:dateUtc="2026-06-24T08:30:00Z"/>
                                  <w:sz w:val="10"/>
                                </w:rPr>
                              </w:pPr>
                              <w:ins w:id="715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[{year_month:"202601",</w:t>
                                </w:r>
                                <w:r>
                                  <w:rPr>
                                    <w:color w:val="333333"/>
                                    <w:spacing w:val="18"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amount:107610},</w:t>
                                </w:r>
                                <w:r>
                                  <w:rPr>
                                    <w:color w:val="333333"/>
                                    <w:spacing w:val="18"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5"/>
                                    <w:sz w:val="10"/>
                                  </w:rPr>
                                  <w:t>…]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447485" y="1187274"/>
                            <a:ext cx="79692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41D57" w14:textId="77777777" w:rsidR="006671D6" w:rsidRDefault="00000000">
                              <w:pPr>
                                <w:spacing w:line="137" w:lineRule="exact"/>
                                <w:rPr>
                                  <w:ins w:id="716" w:author="盧晏臻Jenny" w:date="2026-06-24T16:30:00Z" w16du:dateUtc="2026-06-24T08:30:00Z"/>
                                  <w:sz w:val="10"/>
                                  <w:lang w:eastAsia="zh-TW"/>
                                </w:rPr>
                              </w:pPr>
                              <w:ins w:id="717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0"/>
                                    <w:lang w:eastAsia="zh-TW"/>
                                  </w:rPr>
                                  <w:t>查看業績（可選下線群組</w:t>
                                </w:r>
                                <w:r>
                                  <w:rPr>
                                    <w:color w:val="333333"/>
                                    <w:spacing w:val="-10"/>
                                    <w:sz w:val="10"/>
                                    <w:lang w:eastAsia="zh-TW"/>
                                  </w:rPr>
                                  <w:t>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625781" y="2335332"/>
                            <a:ext cx="46482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3DDA8" w14:textId="77777777" w:rsidR="006671D6" w:rsidRDefault="00000000">
                              <w:pPr>
                                <w:spacing w:line="137" w:lineRule="exact"/>
                                <w:rPr>
                                  <w:ins w:id="718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719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圖表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 xml:space="preserve"> /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列表顯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⽰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112324" y="2646533"/>
                            <a:ext cx="40513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19259" w14:textId="77777777" w:rsidR="006671D6" w:rsidRDefault="00000000">
                              <w:pPr>
                                <w:spacing w:line="137" w:lineRule="exact"/>
                                <w:rPr>
                                  <w:ins w:id="720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721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主帳號經銷商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1220947" y="2646533"/>
                            <a:ext cx="32893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F50C9E" w14:textId="77777777" w:rsidR="006671D6" w:rsidRDefault="00000000">
                              <w:pPr>
                                <w:spacing w:line="137" w:lineRule="exact"/>
                                <w:rPr>
                                  <w:ins w:id="722" w:author="盧晏臻Jenny" w:date="2026-06-24T16:30:00Z" w16du:dateUtc="2026-06-24T08:30:00Z"/>
                                  <w:sz w:val="10"/>
                                </w:rPr>
                              </w:pPr>
                              <w:ins w:id="723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React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10"/>
                                  </w:rPr>
                                  <w:t xml:space="preserve"> 前台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3402467" y="2646533"/>
                            <a:ext cx="18986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409F88" w14:textId="77777777" w:rsidR="006671D6" w:rsidRDefault="00000000">
                              <w:pPr>
                                <w:spacing w:line="137" w:lineRule="exact"/>
                                <w:rPr>
                                  <w:ins w:id="724" w:author="盧晏臻Jenny" w:date="2026-06-24T16:30:00Z" w16du:dateUtc="2026-06-24T08:30:00Z"/>
                                  <w:sz w:val="10"/>
                                </w:rPr>
                              </w:pPr>
                              <w:ins w:id="725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4"/>
                                    <w:sz w:val="10"/>
                                  </w:rPr>
                                  <w:t>Odoo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4591749" y="2646533"/>
                            <a:ext cx="36893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DA844F" w14:textId="77777777" w:rsidR="006671D6" w:rsidRDefault="00000000">
                              <w:pPr>
                                <w:spacing w:line="137" w:lineRule="exact"/>
                                <w:rPr>
                                  <w:ins w:id="726" w:author="盧晏臻Jenny" w:date="2026-06-24T16:30:00Z" w16du:dateUtc="2026-06-24T08:30:00Z"/>
                                  <w:sz w:val="10"/>
                                </w:rPr>
                              </w:pPr>
                              <w:ins w:id="72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PostgreSQL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5434569" y="2646533"/>
                            <a:ext cx="31750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BAD27" w14:textId="77777777" w:rsidR="006671D6" w:rsidRDefault="00000000">
                              <w:pPr>
                                <w:spacing w:line="137" w:lineRule="exact"/>
                                <w:rPr>
                                  <w:ins w:id="728" w:author="盧晏臻Jenny" w:date="2026-06-24T16:30:00Z" w16du:dateUtc="2026-06-24T08:30:00Z"/>
                                  <w:sz w:val="10"/>
                                </w:rPr>
                              </w:pPr>
                              <w:ins w:id="729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Mock</w:t>
                                </w:r>
                                <w:r>
                                  <w:rPr>
                                    <w:color w:val="333333"/>
                                    <w:spacing w:val="5"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5"/>
                                    <w:sz w:val="10"/>
                                  </w:rPr>
                                  <w:t>ERP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3495204" y="1839527"/>
                            <a:ext cx="127063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6DA8D" w14:textId="77777777" w:rsidR="006671D6" w:rsidRDefault="00000000">
                              <w:pPr>
                                <w:spacing w:before="89"/>
                                <w:ind w:left="637"/>
                                <w:rPr>
                                  <w:ins w:id="730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731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業績總計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 xml:space="preserve"> +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明細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1382965" y="1541281"/>
                            <a:ext cx="2104390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F4671A" w14:textId="77777777" w:rsidR="006671D6" w:rsidRDefault="006671D6">
                              <w:pPr>
                                <w:rPr>
                                  <w:ins w:id="732" w:author="盧晏臻Jenny" w:date="2026-06-24T16:30:00Z" w16du:dateUtc="2026-06-24T08:30:00Z"/>
                                  <w:b/>
                                  <w:sz w:val="10"/>
                                </w:rPr>
                              </w:pPr>
                            </w:p>
                            <w:p w14:paraId="45241B73" w14:textId="77777777" w:rsidR="006671D6" w:rsidRDefault="006671D6">
                              <w:pPr>
                                <w:rPr>
                                  <w:ins w:id="733" w:author="盧晏臻Jenny" w:date="2026-06-24T16:30:00Z" w16du:dateUtc="2026-06-24T08:30:00Z"/>
                                  <w:b/>
                                  <w:sz w:val="10"/>
                                </w:rPr>
                              </w:pPr>
                            </w:p>
                            <w:p w14:paraId="153DDDCD" w14:textId="77777777" w:rsidR="006671D6" w:rsidRDefault="006671D6">
                              <w:pPr>
                                <w:rPr>
                                  <w:ins w:id="734" w:author="盧晏臻Jenny" w:date="2026-06-24T16:30:00Z" w16du:dateUtc="2026-06-24T08:30:00Z"/>
                                  <w:b/>
                                  <w:sz w:val="10"/>
                                </w:rPr>
                              </w:pPr>
                            </w:p>
                            <w:p w14:paraId="0172BED8" w14:textId="77777777" w:rsidR="006671D6" w:rsidRDefault="006671D6">
                              <w:pPr>
                                <w:spacing w:before="158"/>
                                <w:rPr>
                                  <w:ins w:id="735" w:author="盧晏臻Jenny" w:date="2026-06-24T16:30:00Z" w16du:dateUtc="2026-06-24T08:30:00Z"/>
                                  <w:b/>
                                  <w:sz w:val="10"/>
                                </w:rPr>
                              </w:pPr>
                            </w:p>
                            <w:p w14:paraId="2A100EE1" w14:textId="77777777" w:rsidR="006671D6" w:rsidRDefault="00000000">
                              <w:pPr>
                                <w:ind w:left="19"/>
                                <w:jc w:val="center"/>
                                <w:rPr>
                                  <w:ins w:id="736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737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1"/>
                                    <w:sz w:val="10"/>
                                  </w:rPr>
                                  <w:t>群組業績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1"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4"/>
                                    <w:sz w:val="10"/>
                                  </w:rPr>
                                  <w:t>JSON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3495204" y="1116381"/>
                            <a:ext cx="1270635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6B029D" w14:textId="77777777" w:rsidR="006671D6" w:rsidRDefault="006671D6">
                              <w:pPr>
                                <w:rPr>
                                  <w:ins w:id="738" w:author="盧晏臻Jenny" w:date="2026-06-24T16:30:00Z" w16du:dateUtc="2026-06-24T08:30:00Z"/>
                                  <w:b/>
                                  <w:sz w:val="10"/>
                                </w:rPr>
                              </w:pPr>
                            </w:p>
                            <w:p w14:paraId="425016E7" w14:textId="77777777" w:rsidR="006671D6" w:rsidRDefault="006671D6">
                              <w:pPr>
                                <w:rPr>
                                  <w:ins w:id="739" w:author="盧晏臻Jenny" w:date="2026-06-24T16:30:00Z" w16du:dateUtc="2026-06-24T08:30:00Z"/>
                                  <w:b/>
                                  <w:sz w:val="10"/>
                                </w:rPr>
                              </w:pPr>
                            </w:p>
                            <w:p w14:paraId="158B7BE7" w14:textId="77777777" w:rsidR="006671D6" w:rsidRDefault="006671D6">
                              <w:pPr>
                                <w:rPr>
                                  <w:ins w:id="740" w:author="盧晏臻Jenny" w:date="2026-06-24T16:30:00Z" w16du:dateUtc="2026-06-24T08:30:00Z"/>
                                  <w:b/>
                                  <w:sz w:val="10"/>
                                </w:rPr>
                              </w:pPr>
                            </w:p>
                            <w:p w14:paraId="231D1A8C" w14:textId="77777777" w:rsidR="006671D6" w:rsidRDefault="006671D6">
                              <w:pPr>
                                <w:spacing w:before="57"/>
                                <w:rPr>
                                  <w:ins w:id="741" w:author="盧晏臻Jenny" w:date="2026-06-24T16:30:00Z" w16du:dateUtc="2026-06-24T08:30:00Z"/>
                                  <w:b/>
                                  <w:sz w:val="10"/>
                                </w:rPr>
                              </w:pPr>
                            </w:p>
                            <w:p w14:paraId="2E90273B" w14:textId="77777777" w:rsidR="006671D6" w:rsidRDefault="00000000">
                              <w:pPr>
                                <w:spacing w:line="177" w:lineRule="auto"/>
                                <w:ind w:left="210" w:right="67" w:firstLine="120"/>
                                <w:rPr>
                                  <w:ins w:id="742" w:author="盧晏臻Jenny" w:date="2026-06-24T16:30:00Z" w16du:dateUtc="2026-06-24T08:30:00Z"/>
                                  <w:sz w:val="10"/>
                                </w:rPr>
                              </w:pPr>
                              <w:ins w:id="743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SELECT</w:t>
                                </w:r>
                                <w:r>
                                  <w:rPr>
                                    <w:color w:val="333333"/>
                                    <w:spacing w:val="-7"/>
                                    <w:sz w:val="1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kenda.performance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40"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WHERE dealer IN (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主帳號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 xml:space="preserve"> +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下線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)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3495204" y="903932"/>
                            <a:ext cx="1270635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57C57" w14:textId="77777777" w:rsidR="006671D6" w:rsidRDefault="00000000">
                              <w:pPr>
                                <w:spacing w:before="89"/>
                                <w:ind w:left="319"/>
                                <w:rPr>
                                  <w:ins w:id="744" w:author="盧晏臻Jenny" w:date="2026-06-24T16:30:00Z" w16du:dateUtc="2026-06-24T08:30:00Z"/>
                                  <w:sz w:val="10"/>
                                </w:rPr>
                              </w:pPr>
                              <w:ins w:id="745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UPSERT</w:t>
                                </w:r>
                                <w:r>
                                  <w:rPr>
                                    <w:color w:val="333333"/>
                                    <w:spacing w:val="4"/>
                                    <w:sz w:val="1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kenda.performance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1516070" y="1399796"/>
                            <a:ext cx="183832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194BA" w14:textId="77777777" w:rsidR="006671D6" w:rsidRDefault="00000000">
                              <w:pPr>
                                <w:spacing w:line="137" w:lineRule="exact"/>
                                <w:rPr>
                                  <w:ins w:id="746" w:author="盧晏臻Jenny" w:date="2026-06-24T16:30:00Z" w16du:dateUtc="2026-06-24T08:30:00Z"/>
                                  <w:sz w:val="10"/>
                                </w:rPr>
                              </w:pPr>
                              <w:ins w:id="747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GET</w:t>
                                </w:r>
                                <w:r>
                                  <w:rPr>
                                    <w:color w:val="333333"/>
                                    <w:spacing w:val="3"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/api/kenda/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performance?ym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2"/>
                                    <w:sz w:val="10"/>
                                  </w:rPr>
                                  <w:t>=202601&amp;dealer=R02019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3263907" y="549988"/>
                            <a:ext cx="23812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B6F0E" w14:textId="77777777" w:rsidR="006671D6" w:rsidRDefault="00000000">
                              <w:pPr>
                                <w:spacing w:line="137" w:lineRule="exact"/>
                                <w:rPr>
                                  <w:ins w:id="748" w:author="盧晏臻Jenny" w:date="2026-06-24T16:30:00Z" w16du:dateUtc="2026-06-24T08:30:00Z"/>
                                  <w:sz w:val="10"/>
                                </w:rPr>
                              </w:pPr>
                              <w:ins w:id="749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0"/>
                                  </w:rPr>
                                  <w:t>GET</w:t>
                                </w:r>
                                <w:r>
                                  <w:rPr>
                                    <w:color w:val="333333"/>
                                    <w:spacing w:val="3"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5"/>
                                    <w:sz w:val="10"/>
                                  </w:rPr>
                                  <w:t>/er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0" name="Textbox 500"/>
                        <wps:cNvSpPr txBox="1"/>
                        <wps:spPr>
                          <a:xfrm>
                            <a:off x="3388979" y="308460"/>
                            <a:ext cx="2300605" cy="167640"/>
                          </a:xfrm>
                          <a:prstGeom prst="rect">
                            <a:avLst/>
                          </a:prstGeom>
                          <a:solidFill>
                            <a:srgbClr val="666666"/>
                          </a:solidFill>
                          <a:ln w="408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A682D2" w14:textId="77777777" w:rsidR="006671D6" w:rsidRDefault="00000000">
                              <w:pPr>
                                <w:spacing w:before="29"/>
                                <w:ind w:left="6"/>
                                <w:jc w:val="center"/>
                                <w:rPr>
                                  <w:ins w:id="750" w:author="盧晏臻Jenny" w:date="2026-06-24T16:30:00Z" w16du:dateUtc="2026-06-24T08:30:00Z"/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ins w:id="751" w:author="盧晏臻Jenny" w:date="2026-06-24T16:30:00Z" w16du:dateUtc="2026-06-24T08:30:00Z">
                                <w:r>
                                  <w:rPr>
                                    <w:color w:val="FFFFFF"/>
                                    <w:sz w:val="10"/>
                                  </w:rPr>
                                  <w:t>定期排程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sz w:val="10"/>
                                  </w:rPr>
                                  <w:t>（ir.cron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pacing w:val="-2"/>
                                    <w:sz w:val="10"/>
                                  </w:rPr>
                                  <w:t>）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7BE98" id="Group 450" o:spid="_x0000_s1226" style="position:absolute;margin-left:65.45pt;margin-top:13.65pt;width:464.25pt;height:222.3pt;z-index:-15660032;mso-wrap-distance-left:0;mso-wrap-distance-right:0;mso-position-horizontal-relative:page" coordsize="58959,28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">
                <v:shape id="Graphic 451" o:spid="_x0000_s1227" style="position:absolute;left:52805;top:25555;width:6135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" path="m603969,265562r-595104,l5964,264364,1184,259580,,256688,,8873,1184,5981,5964,1197,8865,r3391,l603969,r2901,1197l611650,5981r1185,2892l612835,256688r-1185,2892l606870,264364r-2901,1198xe" fillcolor="#ededed" stroked="f">
                  <v:path arrowok="t"/>
                </v:shape>
                <v:shape id="Graphic 452" o:spid="_x0000_s1228" style="position:absolute;left:52805;top:25555;width:6135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" path="m12256,l600578,r3391,l606870,1197r2370,2394l611650,5981r1185,2892l612835,12256r,241049l612835,256688r-1185,2892l609240,261970r-2370,2394l603969,265562r-3391,l12256,265562r-3391,l5964,264364,3595,261970,1184,259580,,256688r,-3383l,12256,,8873,1184,5981,3595,3591,5964,1197,8865,r3391,xe" filled="f" strokecolor="#d3d3d3" strokeweight=".1135mm">
                  <v:path arrowok="t"/>
                </v:shape>
                <v:shape id="Graphic 453" o:spid="_x0000_s1229" style="position:absolute;left:44634;top:25555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" path="m603969,265562r-595104,l5964,264364,1184,259580,,256688,,8873,1184,5981,5964,1197,8865,r3391,l603969,r2901,1197l611650,5981r1185,2892l612835,256688r-1185,2892l606870,264364r-2901,1198xe" fillcolor="#ededed" stroked="f">
                  <v:path arrowok="t"/>
                </v:shape>
                <v:shape id="Graphic 454" o:spid="_x0000_s1230" style="position:absolute;left:44634;top:25555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" path="m12256,l600578,r3391,l606870,1197r2370,2394l611650,5981r1185,2892l612835,12256r,241049l612835,256688r-1185,2892l609240,261970r-2370,2394l603969,265562r-3391,l12256,265562r-3391,l5964,264364,3595,261970,1184,259580,,256688r,-3383l,12256,,8873,1184,5981,3595,3591,5964,1197,8865,r3391,xe" filled="f" strokecolor="#d3d3d3" strokeweight=".1135mm">
                  <v:path arrowok="t"/>
                </v:shape>
                <v:shape id="Graphic 455" o:spid="_x0000_s1231" style="position:absolute;left:31847;top:25555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" path="m603961,265562r-595088,l5981,264364,1197,259580,,256688,,8873,1197,5981,5981,1197,8873,r3383,l603961,r2889,1197l611638,5981r1197,2892l612835,256688r-1197,2892l606850,264364r-2889,1198xe" fillcolor="#ededed" stroked="f">
                  <v:path arrowok="t"/>
                </v:shape>
                <v:shape id="Graphic 456" o:spid="_x0000_s1232" style="position:absolute;left:31847;top:25555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" path="m12256,l600578,r3383,l606850,1197r2394,2394l611638,5981r1197,2892l612835,12256r,241049l612835,256688r-1197,2892l609244,261970r-2394,2394l603961,265562r-3383,l12256,265562r-3383,l5981,264364,3591,261970,1197,259580,,256688r,-3383l,12256,,8873,1197,5981,3591,3591,5981,1197,8873,r3383,xe" filled="f" strokecolor="#d3d3d3" strokeweight=".1135mm">
                  <v:path arrowok="t"/>
                </v:shape>
                <v:shape id="Graphic 457" o:spid="_x0000_s1233" style="position:absolute;left:10724;top:25555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" path="m603961,265562r-595088,l5981,264364,1197,259580,,256688,,8873,1197,5981,5981,1197,8873,r3383,l603961,r2893,1197l611638,5981r1197,2892l612835,256688r-1197,2892l606854,264364r-2893,1198xe" fillcolor="#ededed" stroked="f">
                  <v:path arrowok="t"/>
                </v:shape>
                <v:shape id="Graphic 458" o:spid="_x0000_s1234" style="position:absolute;left:10724;top:25555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" path="m12256,l600578,r3383,l606854,1197r2390,2394l611638,5981r1197,2892l612835,12256r,241049l612835,256688r-1197,2892l609244,261970r-2390,2394l603961,265562r-3383,l12256,265562r-3383,l5981,264364,3591,261970,1197,259580,,256688r,-3383l,12256,,8873,1197,5981,3591,3591,5981,1197,8873,r3383,xe" filled="f" strokecolor="#d3d3d3" strokeweight=".1135mm">
                  <v:path arrowok="t"/>
                </v:shape>
                <v:shape id="Graphic 459" o:spid="_x0000_s1235" style="position:absolute;left:20;top:25555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" path="m603961,265562r-595089,l5983,264364,1196,259580,,256688,,8873,1196,5981,5983,1197,8872,r3384,l603961,r2893,1197l611638,5981r1197,2892l612835,256688r-1197,2892l606854,264364r-2893,1198xe" fillcolor="#ededed" stroked="f">
                  <v:path arrowok="t"/>
                </v:shape>
                <v:shape id="Graphic 460" o:spid="_x0000_s1236" style="position:absolute;left:20;top:25555;width:6134;height:2660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" path="m12256,l600578,r3383,l606854,1197r2390,2394l611638,5981r1197,2892l612835,12256r,241049l612835,256688r-1197,2892l609244,261970r-2390,2394l603961,265562r-3383,l12256,265562r-3384,l5983,264364,3589,261970,1196,259580,,256688r,-3383l,12256,,8873,1196,5981,3589,3591,5983,1197,8872,r3384,xe" filled="f" strokecolor="#d3d3d3" strokeweight=".1135mm">
                  <v:path arrowok="t"/>
                </v:shape>
                <v:shape id="Graphic 461" o:spid="_x0000_s1237" style="position:absolute;left:55870;top:224;width:12;height:25337;visibility:visible;mso-wrap-style:square;v-text-anchor:top" coordsize="127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" path="m,453498l,2533053em,l,285989e" filled="f" strokecolor="#d3d3d3" strokeweight=".22697mm">
                  <v:path arrowok="t"/>
                </v:shape>
                <v:shape id="Graphic 462" o:spid="_x0000_s1238" style="position:absolute;left:52805;top:20;width:6135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" path="m603969,265562r-595104,l5964,264365,1184,259578,,256689,,8872,1184,5983,5964,1196,8865,r3391,l603969,r2901,1196l611650,5983r1185,2889l612835,256689r-1185,2889l606870,264365r-2901,1197xe" fillcolor="#ededed" stroked="f">
                  <v:path arrowok="t"/>
                </v:shape>
                <v:shape id="Graphic 463" o:spid="_x0000_s1239" style="position:absolute;left:52805;top:20;width:6135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" path="m12256,l600578,r3391,l606870,1196r2370,2393l611650,5983r1185,2889l612835,12256r,241049l612835,256689r-1185,2889l609240,261972r-2370,2393l603969,265562r-3391,l12256,265562r-3391,l5964,264365,3595,261972,1184,259578,,256689r,-3384l,12256,,8872,1184,5983,3595,3589,5964,1196,8865,r3391,xe" filled="f" strokecolor="#d3d3d3" strokeweight=".1135mm">
                  <v:path arrowok="t"/>
                </v:shape>
                <v:shape id="Graphic 464" o:spid="_x0000_s1240" style="position:absolute;left:47699;top:224;width:12;height:25337;visibility:visible;mso-wrap-style:square;v-text-anchor:top" coordsize="127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" path="m,453498l,2533053em,l,285989e" filled="f" strokecolor="#d3d3d3" strokeweight=".22697mm">
                  <v:path arrowok="t"/>
                </v:shape>
                <v:shape id="Graphic 465" o:spid="_x0000_s1241" style="position:absolute;left:44634;top:20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" path="m603969,265562r-595104,l5964,264365,1184,259578,,256689,,8872,1184,5983,5964,1196,8865,r3391,l603969,r2901,1196l611650,5983r1185,2889l612835,256689r-1185,2889l606870,264365r-2901,1197xe" fillcolor="#ededed" stroked="f">
                  <v:path arrowok="t"/>
                </v:shape>
                <v:shape id="Graphic 466" o:spid="_x0000_s1242" style="position:absolute;left:44634;top:20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" path="m12256,l600578,r3391,l606870,1196r2370,2393l611650,5983r1185,2889l612835,12256r,241049l612835,256689r-1185,2889l609240,261972r-2370,2393l603969,265562r-3391,l12256,265562r-3391,l5964,264365,3595,261972,1184,259578,,256689r,-3384l,12256,,8872,1184,5983,3595,3589,5964,1196,8865,r3391,xe" filled="f" strokecolor="#d3d3d3" strokeweight=".1135mm">
                  <v:path arrowok="t"/>
                </v:shape>
                <v:shape id="Graphic 467" o:spid="_x0000_s1243" style="position:absolute;left:34911;top:224;width:12;height:25337;visibility:visible;mso-wrap-style:square;v-text-anchor:top" coordsize="127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" path="m,453498l,2533053em,l,285989e" filled="f" strokecolor="#d3d3d3" strokeweight=".22697mm">
                  <v:path arrowok="t"/>
                </v:shape>
                <v:shape id="Graphic 468" o:spid="_x0000_s1244" style="position:absolute;left:31847;top:20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" path="m603961,265562r-595088,l5981,264365,1197,259578,,256689,,8872,1197,5983,5981,1196,8873,r3383,l603961,r2889,1196l611638,5983r1197,2889l612835,256689r-1197,2889l606850,264365r-2889,1197xe" fillcolor="#ededed" stroked="f">
                  <v:path arrowok="t"/>
                </v:shape>
                <v:shape id="Graphic 469" o:spid="_x0000_s1245" style="position:absolute;left:31847;top:20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" path="m12256,l600578,r3383,l606850,1196r2394,2393l611638,5983r1197,2889l612835,12256r,241049l612835,256689r-1197,2889l609244,261972r-2394,2393l603961,265562r-3383,l12256,265562r-3383,l5981,264365,3591,261972,1197,259578,,256689r,-3384l,12256,,8872,1197,5983,3591,3589,5981,1196,8873,r3383,xe" filled="f" strokecolor="#d3d3d3" strokeweight=".1135mm">
                  <v:path arrowok="t"/>
                </v:shape>
                <v:shape id="Graphic 470" o:spid="_x0000_s1246" style="position:absolute;left:13788;top:224;width:13;height:25337;visibility:visible;mso-wrap-style:square;v-text-anchor:top" coordsize="127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" path="m,l,2533053e" filled="f" strokecolor="#d3d3d3" strokeweight=".22697mm">
                  <v:path arrowok="t"/>
                </v:shape>
                <v:shape id="Graphic 471" o:spid="_x0000_s1247" style="position:absolute;left:10724;top:20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" path="m603961,265562r-595088,l5981,264365,1197,259578,,256689,,8872,1197,5983,5981,1196,8873,r3383,l603961,r2893,1196l611638,5983r1197,2889l612835,256689r-1197,2889l606854,264365r-2893,1197xe" fillcolor="#ededed" stroked="f">
                  <v:path arrowok="t"/>
                </v:shape>
                <v:shape id="Graphic 472" o:spid="_x0000_s1248" style="position:absolute;left:10724;top:20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" path="m12256,l600578,r3383,l606854,1196r2390,2393l611638,5983r1197,2889l612835,12256r,241049l612835,256689r-1197,2889l609244,261972r-2390,2393l603961,265562r-3383,l12256,265562r-3383,l5981,264365,3591,261972,1197,259578,,256689r,-3384l,12256,,8872,1197,5983,3591,3589,5981,1196,8873,r3383,xe" filled="f" strokecolor="#d3d3d3" strokeweight=".1135mm">
                  <v:path arrowok="t"/>
                </v:shape>
                <v:shape id="Graphic 473" o:spid="_x0000_s1249" style="position:absolute;left:3084;top:224;width:13;height:25337;visibility:visible;mso-wrap-style:square;v-text-anchor:top" coordsize="1270,2533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" path="m,l,2533053e" filled="f" strokecolor="#d3d3d3" strokeweight=".22697mm">
                  <v:path arrowok="t"/>
                </v:shape>
                <v:shape id="Graphic 474" o:spid="_x0000_s1250" style="position:absolute;left:20;top:20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" path="m603961,265562r-595089,l5983,264365,1196,259578,,256689,,8872,1196,5983,5983,1196,8872,r3384,l603961,r2893,1196l611638,5983r1197,2889l612835,256689r-1197,2889l606854,264365r-2893,1197xe" fillcolor="#ededed" stroked="f">
                  <v:path arrowok="t"/>
                </v:shape>
                <v:shape id="Graphic 475" o:spid="_x0000_s1251" style="position:absolute;left:20;top:20;width:6134;height:2661;visibility:visible;mso-wrap-style:square;v-text-anchor:top" coordsize="6134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" path="m12256,l600578,r3383,l606854,1196r2390,2393l611638,5983r1197,2889l612835,12256r,241049l612835,256689r-1197,2889l609244,261972r-2390,2393l603961,265562r-3383,l12256,265562r-3384,l5983,264365,3589,261972,1196,259578,,256689r,-3384l,12256,,8872,1196,5983,3589,3589,5983,1196,8872,r3384,xe" filled="f" strokecolor="#d3d3d3" strokeweight=".1135mm">
                  <v:path arrowok="t"/>
                </v:shape>
                <v:shape id="Graphic 476" o:spid="_x0000_s1252" style="position:absolute;left:34952;top:6884;width:20758;height:12;visibility:visible;mso-wrap-style:square;v-text-anchor:top" coordsize="20758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" path="m,l2075469,e" filled="f" strokecolor="#333" strokeweight=".17022mm">
                  <v:path arrowok="t"/>
                </v:shape>
                <v:shape id="Graphic 477" o:spid="_x0000_s1253" style="position:absolute;left:35115;top:9008;width:20720;height:13;visibility:visible;mso-wrap-style:square;v-text-anchor:top" coordsize="2072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" path="m,l2071383,e" filled="f" strokecolor="#333" strokeweight=".17022mm">
                  <v:stroke dashstyle="dash"/>
                  <v:path arrowok="t"/>
                </v:shape>
                <v:shape id="Graphic 478" o:spid="_x0000_s1254" style="position:absolute;left:3125;top:11133;width:44412;height:7232;visibility:visible;mso-wrap-style:square;v-text-anchor:top" coordsize="4441190,72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" path="m3182658,l4441014,em,212449r1049991,em1070419,424899r2091811,em3182658,723145r1258356,e" filled="f" strokecolor="#333" strokeweight=".17022mm">
                  <v:path arrowok="t"/>
                </v:shape>
                <v:shape id="Graphic 479" o:spid="_x0000_s1255" style="position:absolute;left:13952;top:20489;width:33712;height:2127;visibility:visible;mso-wrap-style:square;v-text-anchor:top" coordsize="337121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" path="m2112239,l3370594,em,212449r2091811,e" filled="f" strokecolor="#333" strokeweight=".17022mm">
                  <v:stroke dashstyle="dash"/>
                  <v:path arrowok="t"/>
                </v:shape>
                <v:shape id="Graphic 480" o:spid="_x0000_s1256" style="position:absolute;left:3329;top:24738;width:10421;height:12;visibility:visible;mso-wrap-style:square;v-text-anchor:top" coordsize="1042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" path="m,l1041820,e" filled="f" strokecolor="#333" strokeweight=".17022mm">
                  <v:stroke dashstyle="dash"/>
                  <v:path arrowok="t"/>
                </v:shape>
                <v:shape id="Textbox 481" o:spid="_x0000_s1257" type="#_x0000_t202" style="position:absolute;left:1123;top:930;width:4051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14:paraId="13B19800" w14:textId="77777777" w:rsidR="006671D6" w:rsidRDefault="00000000">
                        <w:pPr>
                          <w:spacing w:line="137" w:lineRule="exact"/>
                          <w:rPr>
                            <w:ins w:id="752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753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主帳號經銷商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82" o:spid="_x0000_s1258" type="#_x0000_t202" style="position:absolute;left:12209;top:930;width:3289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crd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P79yt3EAAAA3AAAAA8A&#10;AAAAAAAAAAAAAAAABwIAAGRycy9kb3ducmV2LnhtbFBLBQYAAAAAAwADALcAAAD4AgAAAAA=&#10;" filled="f" stroked="f">
                  <v:textbox inset="0,0,0,0">
                    <w:txbxContent>
                      <w:p w14:paraId="4D9D317E" w14:textId="77777777" w:rsidR="006671D6" w:rsidRDefault="00000000">
                        <w:pPr>
                          <w:spacing w:line="137" w:lineRule="exact"/>
                          <w:rPr>
                            <w:ins w:id="754" w:author="盧晏臻Jenny" w:date="2026-06-24T16:30:00Z" w16du:dateUtc="2026-06-24T08:30:00Z"/>
                            <w:sz w:val="10"/>
                          </w:rPr>
                        </w:pPr>
                        <w:ins w:id="755" w:author="盧晏臻Jenny" w:date="2026-06-24T16:30:00Z" w16du:dateUtc="2026-06-24T08:30:00Z">
                          <w:r>
                            <w:rPr>
                              <w:color w:val="333333"/>
                              <w:sz w:val="10"/>
                            </w:rPr>
                            <w:t>React</w:t>
                          </w:r>
                          <w:r>
                            <w:rPr>
                              <w:color w:val="333333"/>
                              <w:spacing w:val="-3"/>
                              <w:sz w:val="10"/>
                            </w:rPr>
                            <w:t xml:space="preserve"> 前台</w:t>
                          </w:r>
                        </w:ins>
                      </w:p>
                    </w:txbxContent>
                  </v:textbox>
                </v:shape>
                <v:shape id="Textbox 483" o:spid="_x0000_s1259" type="#_x0000_t202" style="position:absolute;left:34024;top:930;width:1899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9G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CRsW9GxQAAANwAAAAP&#10;AAAAAAAAAAAAAAAAAAcCAABkcnMvZG93bnJldi54bWxQSwUGAAAAAAMAAwC3AAAA+QIAAAAA&#10;" filled="f" stroked="f">
                  <v:textbox inset="0,0,0,0">
                    <w:txbxContent>
                      <w:p w14:paraId="36A150BF" w14:textId="77777777" w:rsidR="006671D6" w:rsidRDefault="00000000">
                        <w:pPr>
                          <w:spacing w:line="137" w:lineRule="exact"/>
                          <w:rPr>
                            <w:ins w:id="756" w:author="盧晏臻Jenny" w:date="2026-06-24T16:30:00Z" w16du:dateUtc="2026-06-24T08:30:00Z"/>
                            <w:sz w:val="10"/>
                          </w:rPr>
                        </w:pPr>
                        <w:ins w:id="757" w:author="盧晏臻Jenny" w:date="2026-06-24T16:30:00Z" w16du:dateUtc="2026-06-24T08:30:00Z">
                          <w:r>
                            <w:rPr>
                              <w:color w:val="333333"/>
                              <w:spacing w:val="-4"/>
                              <w:sz w:val="10"/>
                            </w:rPr>
                            <w:t>Odoo</w:t>
                          </w:r>
                        </w:ins>
                      </w:p>
                    </w:txbxContent>
                  </v:textbox>
                </v:shape>
                <v:shape id="Textbox 484" o:spid="_x0000_s1260" type="#_x0000_t202" style="position:absolute;left:45917;top:930;width:3689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cyxQAAANwAAAAPAAAAZHJzL2Rvd25yZXYueG1sRI9Ba8JA&#10;FITvgv9heYXedFMR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eWPcyxQAAANwAAAAP&#10;AAAAAAAAAAAAAAAAAAcCAABkcnMvZG93bnJldi54bWxQSwUGAAAAAAMAAwC3AAAA+QIAAAAA&#10;" filled="f" stroked="f">
                  <v:textbox inset="0,0,0,0">
                    <w:txbxContent>
                      <w:p w14:paraId="49DAB586" w14:textId="77777777" w:rsidR="006671D6" w:rsidRDefault="00000000">
                        <w:pPr>
                          <w:spacing w:line="137" w:lineRule="exact"/>
                          <w:rPr>
                            <w:ins w:id="758" w:author="盧晏臻Jenny" w:date="2026-06-24T16:30:00Z" w16du:dateUtc="2026-06-24T08:30:00Z"/>
                            <w:sz w:val="10"/>
                          </w:rPr>
                        </w:pPr>
                        <w:ins w:id="759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PostgreSQL</w:t>
                          </w:r>
                        </w:ins>
                      </w:p>
                    </w:txbxContent>
                  </v:textbox>
                </v:shape>
                <v:shape id="Textbox 485" o:spid="_x0000_s1261" type="#_x0000_t202" style="position:absolute;left:54345;top:930;width:317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Kp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BxFFKpxQAAANwAAAAP&#10;AAAAAAAAAAAAAAAAAAcCAABkcnMvZG93bnJldi54bWxQSwUGAAAAAAMAAwC3AAAA+QIAAAAA&#10;" filled="f" stroked="f">
                  <v:textbox inset="0,0,0,0">
                    <w:txbxContent>
                      <w:p w14:paraId="58DB51F4" w14:textId="77777777" w:rsidR="006671D6" w:rsidRDefault="00000000">
                        <w:pPr>
                          <w:spacing w:line="137" w:lineRule="exact"/>
                          <w:rPr>
                            <w:ins w:id="760" w:author="盧晏臻Jenny" w:date="2026-06-24T16:30:00Z" w16du:dateUtc="2026-06-24T08:30:00Z"/>
                            <w:sz w:val="10"/>
                          </w:rPr>
                        </w:pPr>
                        <w:ins w:id="761" w:author="盧晏臻Jenny" w:date="2026-06-24T16:30:00Z" w16du:dateUtc="2026-06-24T08:30:00Z">
                          <w:r>
                            <w:rPr>
                              <w:color w:val="333333"/>
                              <w:sz w:val="10"/>
                            </w:rPr>
                            <w:t>Mock</w:t>
                          </w:r>
                          <w:r>
                            <w:rPr>
                              <w:color w:val="333333"/>
                              <w:spacing w:val="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5"/>
                              <w:sz w:val="10"/>
                            </w:rPr>
                            <w:t>ERP</w:t>
                          </w:r>
                        </w:ins>
                      </w:p>
                    </w:txbxContent>
                  </v:textbox>
                </v:shape>
                <v:shape id="Textbox 486" o:spid="_x0000_s1262" type="#_x0000_t202" style="position:absolute;left:34892;top:5499;width:23254;height:2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ze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CBxszexQAAANwAAAAP&#10;AAAAAAAAAAAAAAAAAAcCAABkcnMvZG93bnJldi54bWxQSwUGAAAAAAMAAwC3AAAA+QIAAAAA&#10;" filled="f" stroked="f">
                  <v:textbox inset="0,0,0,0">
                    <w:txbxContent>
                      <w:p w14:paraId="708C12D1" w14:textId="77777777" w:rsidR="006671D6" w:rsidRDefault="00000000">
                        <w:pPr>
                          <w:spacing w:line="162" w:lineRule="exact"/>
                          <w:rPr>
                            <w:ins w:id="762" w:author="盧晏臻Jenny" w:date="2026-06-24T16:30:00Z" w16du:dateUtc="2026-06-24T08:30:00Z"/>
                            <w:sz w:val="10"/>
                          </w:rPr>
                        </w:pPr>
                        <w:ins w:id="763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p/v1/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performance?customer_code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=R02019&amp;year_months=202601,202602</w:t>
                          </w:r>
                        </w:ins>
                      </w:p>
                      <w:p w14:paraId="48BAD83B" w14:textId="77777777" w:rsidR="006671D6" w:rsidRDefault="00000000">
                        <w:pPr>
                          <w:spacing w:before="150" w:line="159" w:lineRule="exact"/>
                          <w:ind w:left="606"/>
                          <w:rPr>
                            <w:ins w:id="764" w:author="盧晏臻Jenny" w:date="2026-06-24T16:30:00Z" w16du:dateUtc="2026-06-24T08:30:00Z"/>
                            <w:sz w:val="10"/>
                          </w:rPr>
                        </w:pPr>
                        <w:ins w:id="765" w:author="盧晏臻Jenny" w:date="2026-06-24T16:30:00Z" w16du:dateUtc="2026-06-24T08:30:00Z">
                          <w:r>
                            <w:rPr>
                              <w:color w:val="333333"/>
                              <w:sz w:val="10"/>
                            </w:rPr>
                            <w:t>[{year_month:"202601",</w:t>
                          </w:r>
                          <w:r>
                            <w:rPr>
                              <w:color w:val="333333"/>
                              <w:spacing w:val="18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0"/>
                            </w:rPr>
                            <w:t>amount:107610},</w:t>
                          </w:r>
                          <w:r>
                            <w:rPr>
                              <w:color w:val="333333"/>
                              <w:spacing w:val="18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5"/>
                              <w:sz w:val="10"/>
                            </w:rPr>
                            <w:t>…]</w:t>
                          </w:r>
                        </w:ins>
                      </w:p>
                    </w:txbxContent>
                  </v:textbox>
                </v:shape>
                <v:shape id="Textbox 487" o:spid="_x0000_s1263" type="#_x0000_t202" style="position:absolute;left:4474;top:11872;width:7970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mlF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DuimlFxQAAANwAAAAP&#10;AAAAAAAAAAAAAAAAAAcCAABkcnMvZG93bnJldi54bWxQSwUGAAAAAAMAAwC3AAAA+QIAAAAA&#10;" filled="f" stroked="f">
                  <v:textbox inset="0,0,0,0">
                    <w:txbxContent>
                      <w:p w14:paraId="60641D57" w14:textId="77777777" w:rsidR="006671D6" w:rsidRDefault="00000000">
                        <w:pPr>
                          <w:spacing w:line="137" w:lineRule="exact"/>
                          <w:rPr>
                            <w:ins w:id="766" w:author="盧晏臻Jenny" w:date="2026-06-24T16:30:00Z" w16du:dateUtc="2026-06-24T08:30:00Z"/>
                            <w:sz w:val="10"/>
                            <w:lang w:eastAsia="zh-TW"/>
                          </w:rPr>
                        </w:pPr>
                        <w:ins w:id="767" w:author="盧晏臻Jenny" w:date="2026-06-24T16:30:00Z" w16du:dateUtc="2026-06-24T08:30:00Z">
                          <w:r>
                            <w:rPr>
                              <w:color w:val="333333"/>
                              <w:sz w:val="10"/>
                              <w:lang w:eastAsia="zh-TW"/>
                            </w:rPr>
                            <w:t>查看業績（可選下線群組</w:t>
                          </w:r>
                          <w:r>
                            <w:rPr>
                              <w:color w:val="333333"/>
                              <w:spacing w:val="-10"/>
                              <w:sz w:val="10"/>
                              <w:lang w:eastAsia="zh-TW"/>
                            </w:rPr>
                            <w:t>）</w:t>
                          </w:r>
                        </w:ins>
                      </w:p>
                    </w:txbxContent>
                  </v:textbox>
                </v:shape>
                <v:shape id="Textbox 488" o:spid="_x0000_s1264" type="#_x0000_t202" style="position:absolute;left:6257;top:23353;width:4649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f03wQAAANwAAAAPAAAAZHJzL2Rvd25yZXYueG1sRE9Ni8Iw&#10;EL0L+x/CLHjTVBH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J8V/TfBAAAA3AAAAA8AAAAA&#10;AAAAAAAAAAAABwIAAGRycy9kb3ducmV2LnhtbFBLBQYAAAAAAwADALcAAAD1AgAAAAA=&#10;" filled="f" stroked="f">
                  <v:textbox inset="0,0,0,0">
                    <w:txbxContent>
                      <w:p w14:paraId="06B3DDA8" w14:textId="77777777" w:rsidR="006671D6" w:rsidRDefault="00000000">
                        <w:pPr>
                          <w:spacing w:line="137" w:lineRule="exact"/>
                          <w:rPr>
                            <w:ins w:id="768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769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圖表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 xml:space="preserve"> /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列表顯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⽰</w:t>
                          </w:r>
                        </w:ins>
                      </w:p>
                    </w:txbxContent>
                  </v:textbox>
                </v:shape>
                <v:shape id="Textbox 489" o:spid="_x0000_s1265" type="#_x0000_t202" style="position:absolute;left:1123;top:26465;width:4051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Vis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DwWVisxQAAANwAAAAP&#10;AAAAAAAAAAAAAAAAAAcCAABkcnMvZG93bnJldi54bWxQSwUGAAAAAAMAAwC3AAAA+QIAAAAA&#10;" filled="f" stroked="f">
                  <v:textbox inset="0,0,0,0">
                    <w:txbxContent>
                      <w:p w14:paraId="0A419259" w14:textId="77777777" w:rsidR="006671D6" w:rsidRDefault="00000000">
                        <w:pPr>
                          <w:spacing w:line="137" w:lineRule="exact"/>
                          <w:rPr>
                            <w:ins w:id="770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771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主帳號經銷商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90" o:spid="_x0000_s1266" type="#_x0000_t202" style="position:absolute;left:12209;top:26465;width:3289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fs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5Lpn7MMAAADcAAAADwAA&#10;AAAAAAAAAAAAAAAHAgAAZHJzL2Rvd25yZXYueG1sUEsFBgAAAAADAAMAtwAAAPcCAAAAAA==&#10;" filled="f" stroked="f">
                  <v:textbox inset="0,0,0,0">
                    <w:txbxContent>
                      <w:p w14:paraId="33F50C9E" w14:textId="77777777" w:rsidR="006671D6" w:rsidRDefault="00000000">
                        <w:pPr>
                          <w:spacing w:line="137" w:lineRule="exact"/>
                          <w:rPr>
                            <w:ins w:id="772" w:author="盧晏臻Jenny" w:date="2026-06-24T16:30:00Z" w16du:dateUtc="2026-06-24T08:30:00Z"/>
                            <w:sz w:val="10"/>
                          </w:rPr>
                        </w:pPr>
                        <w:ins w:id="773" w:author="盧晏臻Jenny" w:date="2026-06-24T16:30:00Z" w16du:dateUtc="2026-06-24T08:30:00Z">
                          <w:r>
                            <w:rPr>
                              <w:color w:val="333333"/>
                              <w:sz w:val="10"/>
                            </w:rPr>
                            <w:t>React</w:t>
                          </w:r>
                          <w:r>
                            <w:rPr>
                              <w:color w:val="333333"/>
                              <w:spacing w:val="-3"/>
                              <w:sz w:val="10"/>
                            </w:rPr>
                            <w:t xml:space="preserve"> 前台</w:t>
                          </w:r>
                        </w:ins>
                      </w:p>
                    </w:txbxContent>
                  </v:textbox>
                </v:shape>
                <v:shape id="Textbox 491" o:spid="_x0000_s1267" type="#_x0000_t202" style="position:absolute;left:34024;top:26465;width:1899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sJ3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" filled="f" stroked="f">
                  <v:textbox inset="0,0,0,0">
                    <w:txbxContent>
                      <w:p w14:paraId="08409F88" w14:textId="77777777" w:rsidR="006671D6" w:rsidRDefault="00000000">
                        <w:pPr>
                          <w:spacing w:line="137" w:lineRule="exact"/>
                          <w:rPr>
                            <w:ins w:id="774" w:author="盧晏臻Jenny" w:date="2026-06-24T16:30:00Z" w16du:dateUtc="2026-06-24T08:30:00Z"/>
                            <w:sz w:val="10"/>
                          </w:rPr>
                        </w:pPr>
                        <w:ins w:id="775" w:author="盧晏臻Jenny" w:date="2026-06-24T16:30:00Z" w16du:dateUtc="2026-06-24T08:30:00Z">
                          <w:r>
                            <w:rPr>
                              <w:color w:val="333333"/>
                              <w:spacing w:val="-4"/>
                              <w:sz w:val="10"/>
                            </w:rPr>
                            <w:t>Odoo</w:t>
                          </w:r>
                        </w:ins>
                      </w:p>
                    </w:txbxContent>
                  </v:textbox>
                </v:shape>
                <v:shape id="Textbox 492" o:spid="_x0000_s1268" type="#_x0000_t202" style="position:absolute;left:45917;top:26465;width:3689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FwA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HskXADEAAAA3AAAAA8A&#10;AAAAAAAAAAAAAAAABwIAAGRycy9kb3ducmV2LnhtbFBLBQYAAAAAAwADALcAAAD4AgAAAAA=&#10;" filled="f" stroked="f">
                  <v:textbox inset="0,0,0,0">
                    <w:txbxContent>
                      <w:p w14:paraId="30DA844F" w14:textId="77777777" w:rsidR="006671D6" w:rsidRDefault="00000000">
                        <w:pPr>
                          <w:spacing w:line="137" w:lineRule="exact"/>
                          <w:rPr>
                            <w:ins w:id="776" w:author="盧晏臻Jenny" w:date="2026-06-24T16:30:00Z" w16du:dateUtc="2026-06-24T08:30:00Z"/>
                            <w:sz w:val="10"/>
                          </w:rPr>
                        </w:pPr>
                        <w:ins w:id="777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PostgreSQL</w:t>
                          </w:r>
                        </w:ins>
                      </w:p>
                    </w:txbxContent>
                  </v:textbox>
                </v:shape>
                <v:shape id="Textbox 493" o:spid="_x0000_s1269" type="#_x0000_t202" style="position:absolute;left:54345;top:26465;width:317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mb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" filled="f" stroked="f">
                  <v:textbox inset="0,0,0,0">
                    <w:txbxContent>
                      <w:p w14:paraId="460BAD27" w14:textId="77777777" w:rsidR="006671D6" w:rsidRDefault="00000000">
                        <w:pPr>
                          <w:spacing w:line="137" w:lineRule="exact"/>
                          <w:rPr>
                            <w:ins w:id="778" w:author="盧晏臻Jenny" w:date="2026-06-24T16:30:00Z" w16du:dateUtc="2026-06-24T08:30:00Z"/>
                            <w:sz w:val="10"/>
                          </w:rPr>
                        </w:pPr>
                        <w:ins w:id="779" w:author="盧晏臻Jenny" w:date="2026-06-24T16:30:00Z" w16du:dateUtc="2026-06-24T08:30:00Z">
                          <w:r>
                            <w:rPr>
                              <w:color w:val="333333"/>
                              <w:sz w:val="10"/>
                            </w:rPr>
                            <w:t>Mock</w:t>
                          </w:r>
                          <w:r>
                            <w:rPr>
                              <w:color w:val="333333"/>
                              <w:spacing w:val="5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5"/>
                              <w:sz w:val="10"/>
                            </w:rPr>
                            <w:t>ERP</w:t>
                          </w:r>
                        </w:ins>
                      </w:p>
                    </w:txbxContent>
                  </v:textbox>
                </v:shape>
                <v:shape id="Textbox 494" o:spid="_x0000_s1270" type="#_x0000_t202" style="position:absolute;left:34952;top:18395;width:1270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Hv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JuBYe/EAAAA3AAAAA8A&#10;AAAAAAAAAAAAAAAABwIAAGRycy9kb3ducmV2LnhtbFBLBQYAAAAAAwADALcAAAD4AgAAAAA=&#10;" filled="f" stroked="f">
                  <v:textbox inset="0,0,0,0">
                    <w:txbxContent>
                      <w:p w14:paraId="6866DA8D" w14:textId="77777777" w:rsidR="006671D6" w:rsidRDefault="00000000">
                        <w:pPr>
                          <w:spacing w:before="89"/>
                          <w:ind w:left="637"/>
                          <w:rPr>
                            <w:ins w:id="780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781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業績總計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 xml:space="preserve"> +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明細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95" o:spid="_x0000_s1271" type="#_x0000_t202" style="position:absolute;left:13829;top:15412;width:21044;height:7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cR0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D0zcR0xQAAANwAAAAP&#10;AAAAAAAAAAAAAAAAAAcCAABkcnMvZG93bnJldi54bWxQSwUGAAAAAAMAAwC3AAAA+QIAAAAA&#10;" filled="f" stroked="f">
                  <v:textbox inset="0,0,0,0">
                    <w:txbxContent>
                      <w:p w14:paraId="12F4671A" w14:textId="77777777" w:rsidR="006671D6" w:rsidRDefault="006671D6">
                        <w:pPr>
                          <w:rPr>
                            <w:ins w:id="782" w:author="盧晏臻Jenny" w:date="2026-06-24T16:30:00Z" w16du:dateUtc="2026-06-24T08:30:00Z"/>
                            <w:b/>
                            <w:sz w:val="10"/>
                          </w:rPr>
                        </w:pPr>
                      </w:p>
                      <w:p w14:paraId="45241B73" w14:textId="77777777" w:rsidR="006671D6" w:rsidRDefault="006671D6">
                        <w:pPr>
                          <w:rPr>
                            <w:ins w:id="783" w:author="盧晏臻Jenny" w:date="2026-06-24T16:30:00Z" w16du:dateUtc="2026-06-24T08:30:00Z"/>
                            <w:b/>
                            <w:sz w:val="10"/>
                          </w:rPr>
                        </w:pPr>
                      </w:p>
                      <w:p w14:paraId="153DDDCD" w14:textId="77777777" w:rsidR="006671D6" w:rsidRDefault="006671D6">
                        <w:pPr>
                          <w:rPr>
                            <w:ins w:id="784" w:author="盧晏臻Jenny" w:date="2026-06-24T16:30:00Z" w16du:dateUtc="2026-06-24T08:30:00Z"/>
                            <w:b/>
                            <w:sz w:val="10"/>
                          </w:rPr>
                        </w:pPr>
                      </w:p>
                      <w:p w14:paraId="0172BED8" w14:textId="77777777" w:rsidR="006671D6" w:rsidRDefault="006671D6">
                        <w:pPr>
                          <w:spacing w:before="158"/>
                          <w:rPr>
                            <w:ins w:id="785" w:author="盧晏臻Jenny" w:date="2026-06-24T16:30:00Z" w16du:dateUtc="2026-06-24T08:30:00Z"/>
                            <w:b/>
                            <w:sz w:val="10"/>
                          </w:rPr>
                        </w:pPr>
                      </w:p>
                      <w:p w14:paraId="2A100EE1" w14:textId="77777777" w:rsidR="006671D6" w:rsidRDefault="00000000">
                        <w:pPr>
                          <w:ind w:left="19"/>
                          <w:jc w:val="center"/>
                          <w:rPr>
                            <w:ins w:id="786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787" w:author="盧晏臻Jenny" w:date="2026-06-24T16:30:00Z" w16du:dateUtc="2026-06-24T08:30:00Z">
                          <w:r>
                            <w:rPr>
                              <w:color w:val="333333"/>
                              <w:spacing w:val="1"/>
                              <w:sz w:val="10"/>
                            </w:rPr>
                            <w:t>群組業績</w:t>
                          </w:r>
                          <w:proofErr w:type="spellEnd"/>
                          <w:r>
                            <w:rPr>
                              <w:color w:val="333333"/>
                              <w:spacing w:val="1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4"/>
                              <w:sz w:val="10"/>
                            </w:rPr>
                            <w:t>JSON</w:t>
                          </w:r>
                        </w:ins>
                      </w:p>
                    </w:txbxContent>
                  </v:textbox>
                </v:shape>
                <v:shape id="Textbox 496" o:spid="_x0000_s1272" type="#_x0000_t202" style="position:absolute;left:34952;top:11163;width:12706;height:7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oD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AEH1oDxQAAANwAAAAP&#10;AAAAAAAAAAAAAAAAAAcCAABkcnMvZG93bnJldi54bWxQSwUGAAAAAAMAAwC3AAAA+QIAAAAA&#10;" filled="f" stroked="f">
                  <v:textbox inset="0,0,0,0">
                    <w:txbxContent>
                      <w:p w14:paraId="366B029D" w14:textId="77777777" w:rsidR="006671D6" w:rsidRDefault="006671D6">
                        <w:pPr>
                          <w:rPr>
                            <w:ins w:id="788" w:author="盧晏臻Jenny" w:date="2026-06-24T16:30:00Z" w16du:dateUtc="2026-06-24T08:30:00Z"/>
                            <w:b/>
                            <w:sz w:val="10"/>
                          </w:rPr>
                        </w:pPr>
                      </w:p>
                      <w:p w14:paraId="425016E7" w14:textId="77777777" w:rsidR="006671D6" w:rsidRDefault="006671D6">
                        <w:pPr>
                          <w:rPr>
                            <w:ins w:id="789" w:author="盧晏臻Jenny" w:date="2026-06-24T16:30:00Z" w16du:dateUtc="2026-06-24T08:30:00Z"/>
                            <w:b/>
                            <w:sz w:val="10"/>
                          </w:rPr>
                        </w:pPr>
                      </w:p>
                      <w:p w14:paraId="158B7BE7" w14:textId="77777777" w:rsidR="006671D6" w:rsidRDefault="006671D6">
                        <w:pPr>
                          <w:rPr>
                            <w:ins w:id="790" w:author="盧晏臻Jenny" w:date="2026-06-24T16:30:00Z" w16du:dateUtc="2026-06-24T08:30:00Z"/>
                            <w:b/>
                            <w:sz w:val="10"/>
                          </w:rPr>
                        </w:pPr>
                      </w:p>
                      <w:p w14:paraId="231D1A8C" w14:textId="77777777" w:rsidR="006671D6" w:rsidRDefault="006671D6">
                        <w:pPr>
                          <w:spacing w:before="57"/>
                          <w:rPr>
                            <w:ins w:id="791" w:author="盧晏臻Jenny" w:date="2026-06-24T16:30:00Z" w16du:dateUtc="2026-06-24T08:30:00Z"/>
                            <w:b/>
                            <w:sz w:val="10"/>
                          </w:rPr>
                        </w:pPr>
                      </w:p>
                      <w:p w14:paraId="2E90273B" w14:textId="77777777" w:rsidR="006671D6" w:rsidRDefault="00000000">
                        <w:pPr>
                          <w:spacing w:line="177" w:lineRule="auto"/>
                          <w:ind w:left="210" w:right="67" w:firstLine="120"/>
                          <w:rPr>
                            <w:ins w:id="792" w:author="盧晏臻Jenny" w:date="2026-06-24T16:30:00Z" w16du:dateUtc="2026-06-24T08:30:00Z"/>
                            <w:sz w:val="10"/>
                          </w:rPr>
                        </w:pPr>
                        <w:ins w:id="793" w:author="盧晏臻Jenny" w:date="2026-06-24T16:30:00Z" w16du:dateUtc="2026-06-24T08:30:00Z">
                          <w:r>
                            <w:rPr>
                              <w:color w:val="333333"/>
                              <w:sz w:val="10"/>
                            </w:rPr>
                            <w:t>SELECT</w:t>
                          </w:r>
                          <w:r>
                            <w:rPr>
                              <w:color w:val="333333"/>
                              <w:spacing w:val="-7"/>
                              <w:sz w:val="1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z w:val="10"/>
                            </w:rPr>
                            <w:t>kenda.performance</w:t>
                          </w:r>
                          <w:proofErr w:type="spellEnd"/>
                          <w:r>
                            <w:rPr>
                              <w:color w:val="333333"/>
                              <w:spacing w:val="40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0"/>
                            </w:rPr>
                            <w:t>WHERE dealer IN (</w:t>
                          </w:r>
                          <w:proofErr w:type="spellStart"/>
                          <w:r>
                            <w:rPr>
                              <w:color w:val="333333"/>
                              <w:sz w:val="10"/>
                            </w:rPr>
                            <w:t>主帳號</w:t>
                          </w:r>
                          <w:proofErr w:type="spellEnd"/>
                          <w:r>
                            <w:rPr>
                              <w:color w:val="333333"/>
                              <w:sz w:val="10"/>
                            </w:rPr>
                            <w:t xml:space="preserve"> + </w:t>
                          </w:r>
                          <w:proofErr w:type="spellStart"/>
                          <w:r>
                            <w:rPr>
                              <w:color w:val="333333"/>
                              <w:sz w:val="10"/>
                            </w:rPr>
                            <w:t>下線</w:t>
                          </w:r>
                          <w:proofErr w:type="spellEnd"/>
                          <w:r>
                            <w:rPr>
                              <w:color w:val="333333"/>
                              <w:sz w:val="10"/>
                            </w:rPr>
                            <w:t>)</w:t>
                          </w:r>
                        </w:ins>
                      </w:p>
                    </w:txbxContent>
                  </v:textbox>
                </v:shape>
                <v:shape id="Textbox 497" o:spid="_x0000_s1273" type="#_x0000_t202" style="position:absolute;left:34952;top:9039;width:1270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/+Y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BrU/+YxQAAANwAAAAP&#10;AAAAAAAAAAAAAAAAAAcCAABkcnMvZG93bnJldi54bWxQSwUGAAAAAAMAAwC3AAAA+QIAAAAA&#10;" filled="f" stroked="f">
                  <v:textbox inset="0,0,0,0">
                    <w:txbxContent>
                      <w:p w14:paraId="3C557C57" w14:textId="77777777" w:rsidR="006671D6" w:rsidRDefault="00000000">
                        <w:pPr>
                          <w:spacing w:before="89"/>
                          <w:ind w:left="319"/>
                          <w:rPr>
                            <w:ins w:id="794" w:author="盧晏臻Jenny" w:date="2026-06-24T16:30:00Z" w16du:dateUtc="2026-06-24T08:30:00Z"/>
                            <w:sz w:val="10"/>
                          </w:rPr>
                        </w:pPr>
                        <w:ins w:id="795" w:author="盧晏臻Jenny" w:date="2026-06-24T16:30:00Z" w16du:dateUtc="2026-06-24T08:30:00Z">
                          <w:r>
                            <w:rPr>
                              <w:color w:val="333333"/>
                              <w:sz w:val="10"/>
                            </w:rPr>
                            <w:t>UPSERT</w:t>
                          </w:r>
                          <w:r>
                            <w:rPr>
                              <w:color w:val="333333"/>
                              <w:spacing w:val="4"/>
                              <w:sz w:val="1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kenda.performance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498" o:spid="_x0000_s1274" type="#_x0000_t202" style="position:absolute;left:15160;top:13997;width:18383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Gvq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dMuro1n4hGQhz8AAAD//wMAUEsBAi0AFAAGAAgAAAAhANvh9svuAAAAhQEAABMAAAAAAAAAAAAA&#10;AAAAAAAAAFtDb250ZW50X1R5cGVzXS54bWxQSwECLQAUAAYACAAAACEAWvQsW78AAAAVAQAACwAA&#10;AAAAAAAAAAAAAAAfAQAAX3JlbHMvLnJlbHNQSwECLQAUAAYACAAAACEAGsxr6sMAAADcAAAADwAA&#10;AAAAAAAAAAAAAAAHAgAAZHJzL2Rvd25yZXYueG1sUEsFBgAAAAADAAMAtwAAAPcCAAAAAA==&#10;" filled="f" stroked="f">
                  <v:textbox inset="0,0,0,0">
                    <w:txbxContent>
                      <w:p w14:paraId="489194BA" w14:textId="77777777" w:rsidR="006671D6" w:rsidRDefault="00000000">
                        <w:pPr>
                          <w:spacing w:line="137" w:lineRule="exact"/>
                          <w:rPr>
                            <w:ins w:id="796" w:author="盧晏臻Jenny" w:date="2026-06-24T16:30:00Z" w16du:dateUtc="2026-06-24T08:30:00Z"/>
                            <w:sz w:val="10"/>
                          </w:rPr>
                        </w:pPr>
                        <w:ins w:id="797" w:author="盧晏臻Jenny" w:date="2026-06-24T16:30:00Z" w16du:dateUtc="2026-06-24T08:30:00Z">
                          <w:r>
                            <w:rPr>
                              <w:color w:val="333333"/>
                              <w:sz w:val="10"/>
                            </w:rPr>
                            <w:t>GET</w:t>
                          </w:r>
                          <w:r>
                            <w:rPr>
                              <w:color w:val="333333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/api/kenda/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performance?ym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  <w:sz w:val="10"/>
                            </w:rPr>
                            <w:t>=202601&amp;dealer=R02019</w:t>
                          </w:r>
                        </w:ins>
                      </w:p>
                    </w:txbxContent>
                  </v:textbox>
                </v:shape>
                <v:shape id="Textbox 499" o:spid="_x0000_s1275" type="#_x0000_t202" style="position:absolute;left:32639;top:5499;width:2381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M5x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B1gM5xxQAAANwAAAAP&#10;AAAAAAAAAAAAAAAAAAcCAABkcnMvZG93bnJldi54bWxQSwUGAAAAAAMAAwC3AAAA+QIAAAAA&#10;" filled="f" stroked="f">
                  <v:textbox inset="0,0,0,0">
                    <w:txbxContent>
                      <w:p w14:paraId="659B6F0E" w14:textId="77777777" w:rsidR="006671D6" w:rsidRDefault="00000000">
                        <w:pPr>
                          <w:spacing w:line="137" w:lineRule="exact"/>
                          <w:rPr>
                            <w:ins w:id="798" w:author="盧晏臻Jenny" w:date="2026-06-24T16:30:00Z" w16du:dateUtc="2026-06-24T08:30:00Z"/>
                            <w:sz w:val="10"/>
                          </w:rPr>
                        </w:pPr>
                        <w:ins w:id="799" w:author="盧晏臻Jenny" w:date="2026-06-24T16:30:00Z" w16du:dateUtc="2026-06-24T08:30:00Z">
                          <w:r>
                            <w:rPr>
                              <w:color w:val="333333"/>
                              <w:sz w:val="10"/>
                            </w:rPr>
                            <w:t>GET</w:t>
                          </w:r>
                          <w:r>
                            <w:rPr>
                              <w:color w:val="333333"/>
                              <w:spacing w:val="3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5"/>
                              <w:sz w:val="10"/>
                            </w:rPr>
                            <w:t>/er</w:t>
                          </w:r>
                        </w:ins>
                      </w:p>
                    </w:txbxContent>
                  </v:textbox>
                </v:shape>
                <v:shape id="Textbox 500" o:spid="_x0000_s1276" type="#_x0000_t202" style="position:absolute;left:33889;top:3084;width:23006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" fillcolor="#666" strokecolor="#999" strokeweight=".1135mm">
                  <v:textbox inset="0,0,0,0">
                    <w:txbxContent>
                      <w:p w14:paraId="03A682D2" w14:textId="77777777" w:rsidR="006671D6" w:rsidRDefault="00000000">
                        <w:pPr>
                          <w:spacing w:before="29"/>
                          <w:ind w:left="6"/>
                          <w:jc w:val="center"/>
                          <w:rPr>
                            <w:ins w:id="800" w:author="盧晏臻Jenny" w:date="2026-06-24T16:30:00Z" w16du:dateUtc="2026-06-24T08:30:00Z"/>
                            <w:color w:val="000000"/>
                            <w:sz w:val="10"/>
                          </w:rPr>
                        </w:pPr>
                        <w:proofErr w:type="spellStart"/>
                        <w:ins w:id="801" w:author="盧晏臻Jenny" w:date="2026-06-24T16:30:00Z" w16du:dateUtc="2026-06-24T08:30:00Z">
                          <w:r>
                            <w:rPr>
                              <w:color w:val="FFFFFF"/>
                              <w:sz w:val="10"/>
                            </w:rPr>
                            <w:t>定期排程</w:t>
                          </w:r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（ir.cron</w:t>
                          </w:r>
                          <w:proofErr w:type="spellEnd"/>
                          <w:r>
                            <w:rPr>
                              <w:color w:val="FFFFFF"/>
                              <w:spacing w:val="-2"/>
                              <w:sz w:val="10"/>
                            </w:rPr>
                            <w:t>）</w:t>
                          </w:r>
                        </w:ins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78C94B2D" wp14:editId="5D55FA54">
                <wp:simplePos x="0" y="0"/>
                <wp:positionH relativeFrom="page">
                  <wp:posOffset>575071</wp:posOffset>
                </wp:positionH>
                <wp:positionV relativeFrom="paragraph">
                  <wp:posOffset>3277816</wp:posOffset>
                </wp:positionV>
                <wp:extent cx="6408420" cy="9525"/>
                <wp:effectExtent l="0" t="0" r="0" b="0"/>
                <wp:wrapTopAndBottom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AA42F" id="Graphic 501" o:spid="_x0000_s1026" style="position:absolute;margin-left:45.3pt;margin-top:258.1pt;width:504.6pt;height:.75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20D5182" w14:textId="77777777" w:rsidR="006671D6" w:rsidRDefault="006671D6">
      <w:pPr>
        <w:pStyle w:val="a3"/>
        <w:spacing w:before="51"/>
        <w:rPr>
          <w:b/>
          <w:sz w:val="20"/>
        </w:rPr>
      </w:pPr>
    </w:p>
    <w:p w14:paraId="43FCBD92" w14:textId="77777777" w:rsidR="006671D6" w:rsidRDefault="006671D6">
      <w:pPr>
        <w:pStyle w:val="a3"/>
        <w:rPr>
          <w:b/>
          <w:sz w:val="20"/>
        </w:rPr>
        <w:sectPr w:rsidR="006671D6">
          <w:pgSz w:w="11910" w:h="16840"/>
          <w:pgMar w:top="1020" w:right="850" w:bottom="600" w:left="850" w:header="0" w:footer="417" w:gutter="0"/>
          <w:cols w:space="720"/>
        </w:sectPr>
      </w:pPr>
    </w:p>
    <w:p w14:paraId="52015F9B" w14:textId="77777777" w:rsidR="006671D6" w:rsidRDefault="00000000" w:rsidP="008A2518">
      <w:pPr>
        <w:pStyle w:val="3"/>
        <w:numPr>
          <w:ilvl w:val="0"/>
          <w:numId w:val="4"/>
        </w:numPr>
        <w:tabs>
          <w:tab w:val="left" w:pos="607"/>
        </w:tabs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9296" behindDoc="0" locked="0" layoutInCell="1" allowOverlap="1" wp14:anchorId="46714175" wp14:editId="01E8F049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66965" id="Graphic 502" o:spid="_x0000_s1026" style="position:absolute;margin-left:45.3pt;margin-top:1.9pt;width:3.75pt;height:23.85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9Z5t9dsAAAAG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802" w:name="_TOC_250007"/>
      <w:bookmarkEnd w:id="802"/>
      <w:proofErr w:type="spellStart"/>
      <w:r>
        <w:rPr>
          <w:color w:val="8A0A1A"/>
          <w:spacing w:val="-3"/>
        </w:rPr>
        <w:t>部署架構</w:t>
      </w:r>
      <w:proofErr w:type="spellEnd"/>
    </w:p>
    <w:p w14:paraId="19BDA7C9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正式機部署圖（</w:t>
      </w:r>
      <w:proofErr w:type="gramStart"/>
      <w:r>
        <w:rPr>
          <w:b/>
          <w:color w:val="C70F2E"/>
          <w:spacing w:val="-2"/>
          <w:sz w:val="24"/>
        </w:rPr>
        <w:t>bare-metal</w:t>
      </w:r>
      <w:proofErr w:type="spellEnd"/>
      <w:proofErr w:type="gramEnd"/>
      <w:r>
        <w:rPr>
          <w:b/>
          <w:color w:val="C70F2E"/>
          <w:spacing w:val="-2"/>
          <w:sz w:val="24"/>
        </w:rPr>
        <w:t>）</w:t>
      </w:r>
    </w:p>
    <w:p w14:paraId="1BDA81C5" w14:textId="5CEFAD6A" w:rsidR="006671D6" w:rsidRDefault="00000000">
      <w:pPr>
        <w:pStyle w:val="a3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657472" behindDoc="1" locked="0" layoutInCell="1" allowOverlap="1" wp14:anchorId="6056DEA2" wp14:editId="7FA7DCF1">
                <wp:simplePos x="0" y="0"/>
                <wp:positionH relativeFrom="page">
                  <wp:posOffset>661766</wp:posOffset>
                </wp:positionH>
                <wp:positionV relativeFrom="paragraph">
                  <wp:posOffset>167495</wp:posOffset>
                </wp:positionV>
                <wp:extent cx="6163945" cy="3188335"/>
                <wp:effectExtent l="0" t="0" r="0" b="0"/>
                <wp:wrapTopAndBottom/>
                <wp:docPr id="503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945" cy="3188335"/>
                          <a:chOff x="0" y="0"/>
                          <a:chExt cx="6163945" cy="3188335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2206" y="2206"/>
                            <a:ext cx="4643120" cy="318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120" h="3183890">
                                <a:moveTo>
                                  <a:pt x="4642913" y="3183569"/>
                                </a:moveTo>
                                <a:lnTo>
                                  <a:pt x="0" y="3183569"/>
                                </a:lnTo>
                                <a:lnTo>
                                  <a:pt x="0" y="0"/>
                                </a:lnTo>
                                <a:lnTo>
                                  <a:pt x="4642913" y="0"/>
                                </a:lnTo>
                                <a:lnTo>
                                  <a:pt x="4642913" y="3183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06" y="2206"/>
                            <a:ext cx="4643120" cy="318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120" h="3183890">
                                <a:moveTo>
                                  <a:pt x="0" y="0"/>
                                </a:moveTo>
                                <a:lnTo>
                                  <a:pt x="4642913" y="0"/>
                                </a:lnTo>
                                <a:lnTo>
                                  <a:pt x="4642913" y="3183569"/>
                                </a:lnTo>
                                <a:lnTo>
                                  <a:pt x="0" y="31835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413">
                            <a:solidFill>
                              <a:srgbClr val="6F6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733399" y="1100179"/>
                            <a:ext cx="1428750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877569">
                                <a:moveTo>
                                  <a:pt x="1428194" y="877274"/>
                                </a:moveTo>
                                <a:lnTo>
                                  <a:pt x="0" y="877274"/>
                                </a:lnTo>
                                <a:lnTo>
                                  <a:pt x="0" y="0"/>
                                </a:lnTo>
                                <a:lnTo>
                                  <a:pt x="1428194" y="0"/>
                                </a:lnTo>
                                <a:lnTo>
                                  <a:pt x="1428194" y="877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166265" y="112556"/>
                            <a:ext cx="5995670" cy="296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670" h="2962910">
                                <a:moveTo>
                                  <a:pt x="4567134" y="987623"/>
                                </a:moveTo>
                                <a:lnTo>
                                  <a:pt x="5995328" y="987623"/>
                                </a:lnTo>
                                <a:lnTo>
                                  <a:pt x="5995328" y="1864898"/>
                                </a:lnTo>
                                <a:lnTo>
                                  <a:pt x="4567134" y="1864898"/>
                                </a:lnTo>
                                <a:lnTo>
                                  <a:pt x="4567134" y="987623"/>
                                </a:lnTo>
                                <a:close/>
                              </a:path>
                              <a:path w="5995670" h="2962910">
                                <a:moveTo>
                                  <a:pt x="0" y="0"/>
                                </a:moveTo>
                                <a:lnTo>
                                  <a:pt x="3183397" y="0"/>
                                </a:lnTo>
                                <a:lnTo>
                                  <a:pt x="3183397" y="646918"/>
                                </a:lnTo>
                                <a:lnTo>
                                  <a:pt x="0" y="6469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5995670" h="2962910">
                                <a:moveTo>
                                  <a:pt x="12672" y="1097972"/>
                                </a:moveTo>
                                <a:lnTo>
                                  <a:pt x="2056579" y="1097972"/>
                                </a:lnTo>
                                <a:lnTo>
                                  <a:pt x="2056579" y="2962871"/>
                                </a:lnTo>
                                <a:lnTo>
                                  <a:pt x="12672" y="2962871"/>
                                </a:lnTo>
                                <a:lnTo>
                                  <a:pt x="12672" y="1097972"/>
                                </a:lnTo>
                                <a:close/>
                              </a:path>
                              <a:path w="5995670" h="2962910">
                                <a:moveTo>
                                  <a:pt x="2144858" y="2315948"/>
                                </a:moveTo>
                                <a:lnTo>
                                  <a:pt x="3188760" y="2315948"/>
                                </a:lnTo>
                                <a:lnTo>
                                  <a:pt x="3188760" y="2962866"/>
                                </a:lnTo>
                                <a:lnTo>
                                  <a:pt x="2144858" y="2962866"/>
                                </a:lnTo>
                                <a:lnTo>
                                  <a:pt x="2144858" y="2315948"/>
                                </a:lnTo>
                                <a:close/>
                              </a:path>
                              <a:path w="5995670" h="2962910">
                                <a:moveTo>
                                  <a:pt x="3277039" y="2315948"/>
                                </a:moveTo>
                                <a:lnTo>
                                  <a:pt x="4390598" y="2315948"/>
                                </a:lnTo>
                                <a:lnTo>
                                  <a:pt x="4390598" y="2962866"/>
                                </a:lnTo>
                                <a:lnTo>
                                  <a:pt x="3277039" y="2962866"/>
                                </a:lnTo>
                                <a:lnTo>
                                  <a:pt x="3277039" y="2315948"/>
                                </a:lnTo>
                                <a:close/>
                              </a:path>
                            </a:pathLst>
                          </a:custGeom>
                          <a:ln w="4413">
                            <a:solidFill>
                              <a:srgbClr val="6F6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726143" y="1747103"/>
                            <a:ext cx="1270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3695">
                                <a:moveTo>
                                  <a:pt x="0" y="0"/>
                                </a:moveTo>
                                <a:lnTo>
                                  <a:pt x="0" y="353390"/>
                                </a:lnTo>
                              </a:path>
                            </a:pathLst>
                          </a:custGeom>
                          <a:ln w="8827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729857" y="589126"/>
                            <a:ext cx="4326890" cy="209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6890" h="2098040">
                                <a:moveTo>
                                  <a:pt x="1995573" y="60003"/>
                                </a:moveTo>
                                <a:lnTo>
                                  <a:pt x="2026638" y="95503"/>
                                </a:lnTo>
                                <a:lnTo>
                                  <a:pt x="2062287" y="147268"/>
                                </a:lnTo>
                                <a:lnTo>
                                  <a:pt x="2086476" y="217156"/>
                                </a:lnTo>
                                <a:lnTo>
                                  <a:pt x="2091314" y="256776"/>
                                </a:lnTo>
                                <a:lnTo>
                                  <a:pt x="2093097" y="298270"/>
                                </a:lnTo>
                                <a:lnTo>
                                  <a:pt x="2093351" y="340700"/>
                                </a:lnTo>
                                <a:lnTo>
                                  <a:pt x="2093351" y="383132"/>
                                </a:lnTo>
                                <a:lnTo>
                                  <a:pt x="2093351" y="424626"/>
                                </a:lnTo>
                                <a:lnTo>
                                  <a:pt x="2093351" y="793868"/>
                                </a:lnTo>
                                <a:lnTo>
                                  <a:pt x="2093351" y="828363"/>
                                </a:lnTo>
                              </a:path>
                              <a:path w="4326890" h="2098040">
                                <a:moveTo>
                                  <a:pt x="1390419" y="60003"/>
                                </a:moveTo>
                                <a:lnTo>
                                  <a:pt x="1354494" y="78391"/>
                                </a:lnTo>
                                <a:lnTo>
                                  <a:pt x="1282637" y="118724"/>
                                </a:lnTo>
                                <a:lnTo>
                                  <a:pt x="1243340" y="147268"/>
                                </a:lnTo>
                                <a:lnTo>
                                  <a:pt x="1210780" y="180350"/>
                                </a:lnTo>
                                <a:lnTo>
                                  <a:pt x="1190011" y="217156"/>
                                </a:lnTo>
                                <a:lnTo>
                                  <a:pt x="1179345" y="256776"/>
                                </a:lnTo>
                                <a:lnTo>
                                  <a:pt x="1175416" y="298270"/>
                                </a:lnTo>
                                <a:lnTo>
                                  <a:pt x="1174855" y="340700"/>
                                </a:lnTo>
                                <a:lnTo>
                                  <a:pt x="1174855" y="383132"/>
                                </a:lnTo>
                                <a:lnTo>
                                  <a:pt x="1174855" y="424626"/>
                                </a:lnTo>
                                <a:lnTo>
                                  <a:pt x="1174855" y="464244"/>
                                </a:lnTo>
                                <a:lnTo>
                                  <a:pt x="1174855" y="501050"/>
                                </a:lnTo>
                                <a:lnTo>
                                  <a:pt x="1173786" y="534629"/>
                                </a:lnTo>
                                <a:lnTo>
                                  <a:pt x="1145999" y="599310"/>
                                </a:lnTo>
                                <a:lnTo>
                                  <a:pt x="1106456" y="634798"/>
                                </a:lnTo>
                                <a:lnTo>
                                  <a:pt x="1067193" y="660794"/>
                                </a:lnTo>
                                <a:lnTo>
                                  <a:pt x="1020330" y="687768"/>
                                </a:lnTo>
                                <a:lnTo>
                                  <a:pt x="969667" y="714464"/>
                                </a:lnTo>
                                <a:lnTo>
                                  <a:pt x="919005" y="739627"/>
                                </a:lnTo>
                                <a:lnTo>
                                  <a:pt x="872142" y="762002"/>
                                </a:lnTo>
                                <a:lnTo>
                                  <a:pt x="832879" y="780335"/>
                                </a:lnTo>
                                <a:lnTo>
                                  <a:pt x="764480" y="812124"/>
                                </a:lnTo>
                              </a:path>
                              <a:path w="4326890" h="2098040">
                                <a:moveTo>
                                  <a:pt x="164230" y="0"/>
                                </a:moveTo>
                                <a:lnTo>
                                  <a:pt x="164230" y="0"/>
                                </a:lnTo>
                                <a:lnTo>
                                  <a:pt x="164230" y="501050"/>
                                </a:lnTo>
                                <a:lnTo>
                                  <a:pt x="164342" y="534365"/>
                                </a:lnTo>
                                <a:lnTo>
                                  <a:pt x="167267" y="592178"/>
                                </a:lnTo>
                                <a:lnTo>
                                  <a:pt x="177954" y="642011"/>
                                </a:lnTo>
                                <a:lnTo>
                                  <a:pt x="193705" y="682037"/>
                                </a:lnTo>
                                <a:lnTo>
                                  <a:pt x="200230" y="695812"/>
                                </a:lnTo>
                                <a:lnTo>
                                  <a:pt x="207434" y="710691"/>
                                </a:lnTo>
                              </a:path>
                              <a:path w="4326890" h="2098040">
                                <a:moveTo>
                                  <a:pt x="100651" y="1277978"/>
                                </a:moveTo>
                                <a:lnTo>
                                  <a:pt x="68672" y="1313481"/>
                                </a:lnTo>
                                <a:lnTo>
                                  <a:pt x="31976" y="1365247"/>
                                </a:lnTo>
                                <a:lnTo>
                                  <a:pt x="7076" y="1435135"/>
                                </a:lnTo>
                                <a:lnTo>
                                  <a:pt x="2096" y="1474754"/>
                                </a:lnTo>
                                <a:lnTo>
                                  <a:pt x="262" y="1516247"/>
                                </a:lnTo>
                                <a:lnTo>
                                  <a:pt x="0" y="1558680"/>
                                </a:lnTo>
                                <a:lnTo>
                                  <a:pt x="0" y="1601110"/>
                                </a:lnTo>
                                <a:lnTo>
                                  <a:pt x="0" y="1642604"/>
                                </a:lnTo>
                                <a:lnTo>
                                  <a:pt x="0" y="2031340"/>
                                </a:lnTo>
                                <a:lnTo>
                                  <a:pt x="0" y="2069732"/>
                                </a:lnTo>
                              </a:path>
                              <a:path w="4326890" h="2098040">
                                <a:moveTo>
                                  <a:pt x="349771" y="1277978"/>
                                </a:moveTo>
                                <a:lnTo>
                                  <a:pt x="349771" y="1277978"/>
                                </a:lnTo>
                                <a:lnTo>
                                  <a:pt x="349771" y="1719030"/>
                                </a:lnTo>
                                <a:lnTo>
                                  <a:pt x="350822" y="1741743"/>
                                </a:lnTo>
                                <a:lnTo>
                                  <a:pt x="378166" y="1785894"/>
                                </a:lnTo>
                                <a:lnTo>
                                  <a:pt x="417077" y="1809193"/>
                                </a:lnTo>
                                <a:lnTo>
                                  <a:pt x="481229" y="1834549"/>
                                </a:lnTo>
                                <a:lnTo>
                                  <a:pt x="576931" y="1862894"/>
                                </a:lnTo>
                                <a:lnTo>
                                  <a:pt x="616817" y="1873150"/>
                                </a:lnTo>
                                <a:lnTo>
                                  <a:pt x="660442" y="1883774"/>
                                </a:lnTo>
                                <a:lnTo>
                                  <a:pt x="707340" y="1894698"/>
                                </a:lnTo>
                                <a:lnTo>
                                  <a:pt x="757041" y="1905857"/>
                                </a:lnTo>
                                <a:lnTo>
                                  <a:pt x="809080" y="1917181"/>
                                </a:lnTo>
                                <a:lnTo>
                                  <a:pt x="862989" y="1928605"/>
                                </a:lnTo>
                                <a:lnTo>
                                  <a:pt x="918299" y="1940060"/>
                                </a:lnTo>
                                <a:lnTo>
                                  <a:pt x="974545" y="1951479"/>
                                </a:lnTo>
                                <a:lnTo>
                                  <a:pt x="1031258" y="1962796"/>
                                </a:lnTo>
                                <a:lnTo>
                                  <a:pt x="1087970" y="1973942"/>
                                </a:lnTo>
                                <a:lnTo>
                                  <a:pt x="1144216" y="1984851"/>
                                </a:lnTo>
                                <a:lnTo>
                                  <a:pt x="1199526" y="1995454"/>
                                </a:lnTo>
                                <a:lnTo>
                                  <a:pt x="1253435" y="2005686"/>
                                </a:lnTo>
                                <a:lnTo>
                                  <a:pt x="1305474" y="2015477"/>
                                </a:lnTo>
                                <a:lnTo>
                                  <a:pt x="1355175" y="2024762"/>
                                </a:lnTo>
                                <a:lnTo>
                                  <a:pt x="1402073" y="2033473"/>
                                </a:lnTo>
                                <a:lnTo>
                                  <a:pt x="1445698" y="2041542"/>
                                </a:lnTo>
                                <a:lnTo>
                                  <a:pt x="1485584" y="2048903"/>
                                </a:lnTo>
                                <a:lnTo>
                                  <a:pt x="1712749" y="2090809"/>
                                </a:lnTo>
                              </a:path>
                              <a:path w="4326890" h="2098040">
                                <a:moveTo>
                                  <a:pt x="743266" y="1190065"/>
                                </a:moveTo>
                                <a:lnTo>
                                  <a:pt x="813475" y="1223108"/>
                                </a:lnTo>
                                <a:lnTo>
                                  <a:pt x="853782" y="1242209"/>
                                </a:lnTo>
                                <a:lnTo>
                                  <a:pt x="901889" y="1265770"/>
                                </a:lnTo>
                                <a:lnTo>
                                  <a:pt x="953896" y="1292745"/>
                                </a:lnTo>
                                <a:lnTo>
                                  <a:pt x="1005902" y="1322085"/>
                                </a:lnTo>
                                <a:lnTo>
                                  <a:pt x="1054008" y="1352745"/>
                                </a:lnTo>
                                <a:lnTo>
                                  <a:pt x="1094313" y="1383675"/>
                                </a:lnTo>
                                <a:lnTo>
                                  <a:pt x="1134905" y="1428953"/>
                                </a:lnTo>
                                <a:lnTo>
                                  <a:pt x="1155749" y="1472922"/>
                                </a:lnTo>
                                <a:lnTo>
                                  <a:pt x="1163429" y="1516018"/>
                                </a:lnTo>
                                <a:lnTo>
                                  <a:pt x="1164526" y="1558680"/>
                                </a:lnTo>
                                <a:lnTo>
                                  <a:pt x="1164526" y="1601110"/>
                                </a:lnTo>
                                <a:lnTo>
                                  <a:pt x="1164526" y="1642604"/>
                                </a:lnTo>
                                <a:lnTo>
                                  <a:pt x="1164526" y="1682223"/>
                                </a:lnTo>
                                <a:lnTo>
                                  <a:pt x="1164526" y="1719030"/>
                                </a:lnTo>
                                <a:lnTo>
                                  <a:pt x="1165343" y="1738569"/>
                                </a:lnTo>
                                <a:lnTo>
                                  <a:pt x="1186571" y="1776395"/>
                                </a:lnTo>
                                <a:lnTo>
                                  <a:pt x="1266584" y="1816592"/>
                                </a:lnTo>
                                <a:lnTo>
                                  <a:pt x="1340883" y="1839094"/>
                                </a:lnTo>
                                <a:lnTo>
                                  <a:pt x="1444574" y="1864006"/>
                                </a:lnTo>
                                <a:lnTo>
                                  <a:pt x="1484446" y="1872527"/>
                                </a:lnTo>
                                <a:lnTo>
                                  <a:pt x="1527473" y="1881315"/>
                                </a:lnTo>
                                <a:lnTo>
                                  <a:pt x="1573341" y="1890332"/>
                                </a:lnTo>
                                <a:lnTo>
                                  <a:pt x="1621734" y="1899539"/>
                                </a:lnTo>
                                <a:lnTo>
                                  <a:pt x="1672336" y="1908900"/>
                                </a:lnTo>
                                <a:lnTo>
                                  <a:pt x="1724832" y="1918375"/>
                                </a:lnTo>
                                <a:lnTo>
                                  <a:pt x="1778906" y="1927927"/>
                                </a:lnTo>
                                <a:lnTo>
                                  <a:pt x="1834242" y="1937517"/>
                                </a:lnTo>
                                <a:lnTo>
                                  <a:pt x="1890525" y="1947108"/>
                                </a:lnTo>
                                <a:lnTo>
                                  <a:pt x="1947439" y="1956660"/>
                                </a:lnTo>
                                <a:lnTo>
                                  <a:pt x="2004668" y="1966137"/>
                                </a:lnTo>
                                <a:lnTo>
                                  <a:pt x="2061898" y="1975500"/>
                                </a:lnTo>
                                <a:lnTo>
                                  <a:pt x="2118812" y="1984711"/>
                                </a:lnTo>
                                <a:lnTo>
                                  <a:pt x="2175095" y="1993731"/>
                                </a:lnTo>
                                <a:lnTo>
                                  <a:pt x="2230431" y="2002524"/>
                                </a:lnTo>
                                <a:lnTo>
                                  <a:pt x="2284505" y="2011049"/>
                                </a:lnTo>
                                <a:lnTo>
                                  <a:pt x="2337000" y="2019271"/>
                                </a:lnTo>
                                <a:lnTo>
                                  <a:pt x="2387602" y="2027149"/>
                                </a:lnTo>
                                <a:lnTo>
                                  <a:pt x="2435995" y="2034647"/>
                                </a:lnTo>
                                <a:lnTo>
                                  <a:pt x="2481863" y="2041725"/>
                                </a:lnTo>
                                <a:lnTo>
                                  <a:pt x="2524891" y="2048347"/>
                                </a:lnTo>
                                <a:lnTo>
                                  <a:pt x="2564763" y="2054473"/>
                                </a:lnTo>
                                <a:lnTo>
                                  <a:pt x="2844811" y="2097492"/>
                                </a:lnTo>
                              </a:path>
                              <a:path w="4326890" h="2098040">
                                <a:moveTo>
                                  <a:pt x="4326335" y="1157976"/>
                                </a:moveTo>
                                <a:lnTo>
                                  <a:pt x="4326335" y="1196364"/>
                                </a:lnTo>
                                <a:lnTo>
                                  <a:pt x="4325520" y="1218536"/>
                                </a:lnTo>
                                <a:lnTo>
                                  <a:pt x="4304331" y="1276698"/>
                                </a:lnTo>
                                <a:lnTo>
                                  <a:pt x="4274178" y="1310000"/>
                                </a:lnTo>
                                <a:lnTo>
                                  <a:pt x="4224466" y="1344324"/>
                                </a:lnTo>
                                <a:lnTo>
                                  <a:pt x="4150306" y="1378325"/>
                                </a:lnTo>
                                <a:lnTo>
                                  <a:pt x="4110028" y="1392487"/>
                                </a:lnTo>
                                <a:lnTo>
                                  <a:pt x="4065131" y="1406365"/>
                                </a:lnTo>
                                <a:lnTo>
                                  <a:pt x="4016383" y="1419980"/>
                                </a:lnTo>
                                <a:lnTo>
                                  <a:pt x="3964555" y="1433355"/>
                                </a:lnTo>
                                <a:lnTo>
                                  <a:pt x="3910416" y="1446510"/>
                                </a:lnTo>
                                <a:lnTo>
                                  <a:pt x="3854737" y="1459469"/>
                                </a:lnTo>
                                <a:lnTo>
                                  <a:pt x="3798288" y="1472253"/>
                                </a:lnTo>
                                <a:lnTo>
                                  <a:pt x="3741838" y="1484884"/>
                                </a:lnTo>
                                <a:lnTo>
                                  <a:pt x="3686158" y="1497383"/>
                                </a:lnTo>
                                <a:lnTo>
                                  <a:pt x="3632017" y="1509774"/>
                                </a:lnTo>
                                <a:lnTo>
                                  <a:pt x="3580185" y="1522077"/>
                                </a:lnTo>
                                <a:lnTo>
                                  <a:pt x="3531432" y="1534314"/>
                                </a:lnTo>
                                <a:lnTo>
                                  <a:pt x="3486528" y="1546508"/>
                                </a:lnTo>
                                <a:lnTo>
                                  <a:pt x="3446244" y="1558680"/>
                                </a:lnTo>
                                <a:lnTo>
                                  <a:pt x="3372087" y="1587024"/>
                                </a:lnTo>
                                <a:lnTo>
                                  <a:pt x="3322378" y="1615092"/>
                                </a:lnTo>
                                <a:lnTo>
                                  <a:pt x="3292226" y="1642604"/>
                                </a:lnTo>
                                <a:lnTo>
                                  <a:pt x="3271039" y="1694851"/>
                                </a:lnTo>
                                <a:lnTo>
                                  <a:pt x="3270224" y="1719030"/>
                                </a:lnTo>
                                <a:lnTo>
                                  <a:pt x="3270224" y="1752494"/>
                                </a:lnTo>
                                <a:lnTo>
                                  <a:pt x="3270224" y="1783717"/>
                                </a:lnTo>
                                <a:lnTo>
                                  <a:pt x="3270224" y="1961842"/>
                                </a:lnTo>
                                <a:lnTo>
                                  <a:pt x="3270224" y="1986335"/>
                                </a:lnTo>
                              </a:path>
                            </a:pathLst>
                          </a:custGeom>
                          <a:ln w="8827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654201" y="2100494"/>
                            <a:ext cx="48069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94615">
                                <a:moveTo>
                                  <a:pt x="480570" y="94348"/>
                                </a:moveTo>
                                <a:lnTo>
                                  <a:pt x="0" y="94348"/>
                                </a:lnTo>
                                <a:lnTo>
                                  <a:pt x="0" y="0"/>
                                </a:lnTo>
                                <a:lnTo>
                                  <a:pt x="480570" y="0"/>
                                </a:lnTo>
                                <a:lnTo>
                                  <a:pt x="480570" y="943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1474521" y="15069"/>
                            <a:ext cx="143319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05D999" w14:textId="77777777" w:rsidR="006671D6" w:rsidRDefault="00000000">
                              <w:pPr>
                                <w:spacing w:line="206" w:lineRule="auto"/>
                                <w:ind w:right="18" w:firstLine="438"/>
                                <w:rPr>
                                  <w:ins w:id="803" w:author="盧晏臻Jenny" w:date="2026-06-24T16:30:00Z" w16du:dateUtc="2026-06-24T08:30:00Z"/>
                                  <w:sz w:val="11"/>
                                </w:rPr>
                              </w:pPr>
                              <w:ins w:id="804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>CT05083</w:t>
                                </w:r>
                                <w:r>
                                  <w:rPr>
                                    <w:color w:val="333333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>bare-metal</w:t>
                                </w:r>
                                <w:r>
                                  <w:rPr>
                                    <w:color w:val="333333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>Ubuntu</w:t>
                                </w:r>
                                <w:r>
                                  <w:rPr>
                                    <w:color w:val="333333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>24.04</w:t>
                                </w:r>
                                <w:r>
                                  <w:rPr>
                                    <w:color w:val="333333"/>
                                    <w:spacing w:val="40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>nginx</w:t>
                                </w:r>
                                <w:r>
                                  <w:rPr>
                                    <w:color w:val="333333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>bare-metal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712528" y="882688"/>
                            <a:ext cx="37592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196568" w14:textId="77777777" w:rsidR="006671D6" w:rsidRDefault="00000000">
                              <w:pPr>
                                <w:spacing w:line="148" w:lineRule="exact"/>
                                <w:rPr>
                                  <w:ins w:id="805" w:author="盧晏臻Jenny" w:date="2026-06-24T16:30:00Z" w16du:dateUtc="2026-06-24T08:30:00Z"/>
                                  <w:sz w:val="11"/>
                                </w:rPr>
                              </w:pPr>
                              <w:proofErr w:type="spellStart"/>
                              <w:ins w:id="806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  <w:shd w:val="clear" w:color="auto" w:fill="FFFFFF"/>
                                  </w:rPr>
                                  <w:t>proxy_pass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1648787" y="882688"/>
                            <a:ext cx="52514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FD578" w14:textId="77777777" w:rsidR="006671D6" w:rsidRDefault="00000000">
                              <w:pPr>
                                <w:spacing w:line="148" w:lineRule="exact"/>
                                <w:rPr>
                                  <w:ins w:id="807" w:author="盧晏臻Jenny" w:date="2026-06-24T16:30:00Z" w16du:dateUtc="2026-06-24T08:30:00Z"/>
                                  <w:sz w:val="11"/>
                                </w:rPr>
                              </w:pPr>
                              <w:ins w:id="808" w:author="盧晏臻Jenny" w:date="2026-06-24T16:30:00Z" w16du:dateUtc="2026-06-24T08:30:00Z">
                                <w:r>
                                  <w:rPr>
                                    <w:color w:val="000000"/>
                                    <w:sz w:val="11"/>
                                    <w:shd w:val="clear" w:color="auto" w:fill="FFFFFF"/>
                                  </w:rPr>
                                  <w:t>/</w:t>
                                </w:r>
                                <w:proofErr w:type="gramStart"/>
                                <w:r>
                                  <w:rPr>
                                    <w:color w:val="000000"/>
                                    <w:sz w:val="11"/>
                                    <w:shd w:val="clear" w:color="auto" w:fill="FFFFFF"/>
                                  </w:rPr>
                                  <w:t>api</w:t>
                                </w:r>
                                <w:proofErr w:type="gramEnd"/>
                                <w:r>
                                  <w:rPr>
                                    <w:color w:val="000000"/>
                                    <w:spacing w:val="2"/>
                                    <w:sz w:val="11"/>
                                    <w:shd w:val="clear" w:color="auto" w:fill="FFFFFF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  <w:shd w:val="clear" w:color="auto" w:fill="FFFFFF"/>
                                  </w:rPr>
                                  <w:t>proxy_pass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942639" y="1223391"/>
                            <a:ext cx="53848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69FD4E" w14:textId="77777777" w:rsidR="006671D6" w:rsidRDefault="00000000">
                              <w:pPr>
                                <w:spacing w:line="148" w:lineRule="exact"/>
                                <w:rPr>
                                  <w:ins w:id="809" w:author="盧晏臻Jenny" w:date="2026-06-24T16:30:00Z" w16du:dateUtc="2026-06-24T08:30:00Z"/>
                                  <w:sz w:val="11"/>
                                </w:rPr>
                              </w:pPr>
                              <w:ins w:id="810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>Odoo</w:t>
                                </w:r>
                                <w:r>
                                  <w:rPr>
                                    <w:color w:val="333333"/>
                                    <w:spacing w:val="-3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3"/>
                                    <w:sz w:val="11"/>
                                  </w:rPr>
                                  <w:t>服務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-3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11"/>
                                  </w:rPr>
                                  <w:t>init.d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839446" y="2100666"/>
                            <a:ext cx="4933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552436" w14:textId="77777777" w:rsidR="006671D6" w:rsidRDefault="00000000">
                              <w:pPr>
                                <w:spacing w:line="148" w:lineRule="exact"/>
                                <w:rPr>
                                  <w:ins w:id="811" w:author="盧晏臻Jenny" w:date="2026-06-24T16:30:00Z" w16du:dateUtc="2026-06-24T08:30:00Z"/>
                                  <w:sz w:val="11"/>
                                </w:rPr>
                              </w:pPr>
                              <w:ins w:id="812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  <w:shd w:val="clear" w:color="auto" w:fill="FFFFFF"/>
                                  </w:rPr>
                                  <w:t>localhost:5432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1654201" y="2100666"/>
                            <a:ext cx="49339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CAECB" w14:textId="77777777" w:rsidR="006671D6" w:rsidRDefault="00000000">
                              <w:pPr>
                                <w:spacing w:line="148" w:lineRule="exact"/>
                                <w:rPr>
                                  <w:ins w:id="813" w:author="盧晏臻Jenny" w:date="2026-06-24T16:30:00Z" w16du:dateUtc="2026-06-24T08:30:00Z"/>
                                  <w:sz w:val="11"/>
                                </w:rPr>
                              </w:pPr>
                              <w:ins w:id="814" w:author="盧晏臻Jenny" w:date="2026-06-24T16:30:00Z" w16du:dateUtc="2026-06-24T08:30:00Z">
                                <w:r>
                                  <w:rPr>
                                    <w:spacing w:val="-2"/>
                                    <w:sz w:val="11"/>
                                  </w:rPr>
                                  <w:t>localhost:8200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3764617" y="2100666"/>
                            <a:ext cx="48387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DF948" w14:textId="77777777" w:rsidR="006671D6" w:rsidRDefault="00000000">
                              <w:pPr>
                                <w:spacing w:line="148" w:lineRule="exact"/>
                                <w:rPr>
                                  <w:ins w:id="815" w:author="盧晏臻Jenny" w:date="2026-06-24T16:30:00Z" w16du:dateUtc="2026-06-24T08:30:00Z"/>
                                  <w:sz w:val="11"/>
                                </w:rPr>
                              </w:pPr>
                              <w:ins w:id="816" w:author="盧晏臻Jenny" w:date="2026-06-24T16:30:00Z" w16du:dateUtc="2026-06-24T08:30:00Z">
                                <w:r>
                                  <w:rPr>
                                    <w:color w:val="000000"/>
                                    <w:sz w:val="11"/>
                                    <w:shd w:val="clear" w:color="auto" w:fill="FFFFFF"/>
                                  </w:rPr>
                                  <w:t>HTTP</w:t>
                                </w:r>
                                <w:r>
                                  <w:rPr>
                                    <w:color w:val="000000"/>
                                    <w:spacing w:val="4"/>
                                    <w:sz w:val="11"/>
                                    <w:shd w:val="clear" w:color="auto" w:fill="FFFFFF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  <w:shd w:val="clear" w:color="auto" w:fill="FFFFFF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  <w:shd w:val="clear" w:color="auto" w:fill="FFFFFF"/>
                                  </w:rPr>
                                  <w:t>erp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  <w:shd w:val="clear" w:color="auto" w:fill="FFFFFF"/>
                                  </w:rPr>
                                  <w:t>/v1/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5617418" y="2100666"/>
                            <a:ext cx="230504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3F06D5" w14:textId="77777777" w:rsidR="006671D6" w:rsidRDefault="00000000">
                              <w:pPr>
                                <w:spacing w:line="148" w:lineRule="exact"/>
                                <w:rPr>
                                  <w:ins w:id="817" w:author="盧晏臻Jenny" w:date="2026-06-24T16:30:00Z" w16du:dateUtc="2026-06-24T08:30:00Z"/>
                                  <w:sz w:val="11"/>
                                </w:rPr>
                              </w:pPr>
                              <w:ins w:id="818" w:author="盧晏臻Jenny" w:date="2026-06-24T16:30:00Z" w16du:dateUtc="2026-06-24T08:30:00Z">
                                <w:r>
                                  <w:rPr>
                                    <w:spacing w:val="-2"/>
                                    <w:sz w:val="11"/>
                                  </w:rPr>
                                  <w:t>HTTPS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2570028" y="2441372"/>
                            <a:ext cx="54800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38867" w14:textId="77777777" w:rsidR="006671D6" w:rsidRDefault="00000000">
                              <w:pPr>
                                <w:spacing w:line="148" w:lineRule="exact"/>
                                <w:rPr>
                                  <w:ins w:id="819" w:author="盧晏臻Jenny" w:date="2026-06-24T16:30:00Z" w16du:dateUtc="2026-06-24T08:30:00Z"/>
                                  <w:sz w:val="11"/>
                                </w:rPr>
                              </w:pPr>
                              <w:ins w:id="820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11"/>
                                  </w:rPr>
                                  <w:t xml:space="preserve">PostgreSQL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11"/>
                                  </w:rPr>
                                  <w:t>服務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3688552" y="2441372"/>
                            <a:ext cx="636270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B29DB" w14:textId="77777777" w:rsidR="006671D6" w:rsidRDefault="00000000">
                              <w:pPr>
                                <w:spacing w:line="148" w:lineRule="exact"/>
                                <w:rPr>
                                  <w:ins w:id="821" w:author="盧晏臻Jenny" w:date="2026-06-24T16:30:00Z" w16du:dateUtc="2026-06-24T08:30:00Z"/>
                                  <w:sz w:val="11"/>
                                </w:rPr>
                              </w:pPr>
                              <w:ins w:id="822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>Mock</w:t>
                                </w:r>
                                <w:r>
                                  <w:rPr>
                                    <w:color w:val="333333"/>
                                    <w:spacing w:val="2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>ERP</w:t>
                                </w:r>
                                <w:r>
                                  <w:rPr>
                                    <w:color w:val="333333"/>
                                    <w:spacing w:val="2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11"/>
                                  </w:rPr>
                                  <w:t>systemd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" name="Textbox 521"/>
                        <wps:cNvSpPr txBox="1"/>
                        <wps:spPr>
                          <a:xfrm>
                            <a:off x="5445164" y="1440888"/>
                            <a:ext cx="561975" cy="30670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4C0C4D" w14:textId="77777777" w:rsidR="006671D6" w:rsidRDefault="00000000">
                              <w:pPr>
                                <w:spacing w:before="51" w:line="225" w:lineRule="auto"/>
                                <w:ind w:left="157" w:right="46" w:hanging="109"/>
                                <w:rPr>
                                  <w:ins w:id="823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proofErr w:type="spellStart"/>
                              <w:ins w:id="824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</w:rPr>
                                  <w:t>經銷商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Browser</w:t>
                                </w:r>
                                <w:r>
                                  <w:rPr>
                                    <w:color w:val="000000"/>
                                    <w:spacing w:val="40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HTTPS</w:t>
                                </w:r>
                                <w:r>
                                  <w:rPr>
                                    <w:color w:val="000000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443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4887907" y="1440888"/>
                            <a:ext cx="337185" cy="30670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663E6CB" w14:textId="77777777" w:rsidR="006671D6" w:rsidRDefault="00000000">
                              <w:pPr>
                                <w:spacing w:before="51" w:line="225" w:lineRule="auto"/>
                                <w:ind w:left="48" w:right="46" w:firstLine="40"/>
                                <w:rPr>
                                  <w:ins w:id="825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26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3"/>
                                    <w:sz w:val="11"/>
                                  </w:rPr>
                                  <w:t xml:space="preserve">建⼤ </w:t>
                                </w: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IT</w:t>
                                </w:r>
                                <w:r>
                                  <w:rPr>
                                    <w:color w:val="000000"/>
                                    <w:spacing w:val="40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API</w:t>
                                </w:r>
                                <w:r>
                                  <w:rPr>
                                    <w:color w:val="000000"/>
                                    <w:spacing w:val="-3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pacing w:val="-3"/>
                                    <w:sz w:val="11"/>
                                  </w:rPr>
                                  <w:t>測試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4735606" y="1102386"/>
                            <a:ext cx="1424305" cy="339090"/>
                          </a:xfrm>
                          <a:prstGeom prst="rect">
                            <a:avLst/>
                          </a:prstGeom>
                          <a:solidFill>
                            <a:srgbClr val="FCFCFC"/>
                          </a:solidFill>
                        </wps:spPr>
                        <wps:txbx>
                          <w:txbxContent>
                            <w:p w14:paraId="624ED615" w14:textId="77777777" w:rsidR="006671D6" w:rsidRDefault="00000000">
                              <w:pPr>
                                <w:spacing w:line="192" w:lineRule="exact"/>
                                <w:jc w:val="center"/>
                                <w:rPr>
                                  <w:ins w:id="827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28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11"/>
                                  </w:rPr>
                                  <w:t>Internet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3597797" y="2598853"/>
                            <a:ext cx="805180" cy="306705"/>
                          </a:xfrm>
                          <a:prstGeom prst="rect">
                            <a:avLst/>
                          </a:prstGeom>
                          <a:solidFill>
                            <a:srgbClr val="009587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A0F6C8" w14:textId="77777777" w:rsidR="006671D6" w:rsidRDefault="00000000">
                              <w:pPr>
                                <w:spacing w:before="51" w:line="225" w:lineRule="auto"/>
                                <w:ind w:left="48" w:right="46" w:firstLine="147"/>
                                <w:rPr>
                                  <w:ins w:id="829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30" w:author="盧晏臻Jenny" w:date="2026-06-24T16:30:00Z" w16du:dateUtc="2026-06-24T08:30:00Z">
                                <w:r>
                                  <w:rPr>
                                    <w:color w:val="FFFFFF"/>
                                    <w:spacing w:val="-2"/>
                                    <w:sz w:val="11"/>
                                  </w:rPr>
                                  <w:t>kenda-mock-</w:t>
                                </w:r>
                                <w:proofErr w:type="spellStart"/>
                                <w:r>
                                  <w:rPr>
                                    <w:color w:val="FFFFFF"/>
                                    <w:spacing w:val="-2"/>
                                    <w:sz w:val="11"/>
                                  </w:rPr>
                                  <w:t>erp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pacing w:val="40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/>
                                    <w:sz w:val="11"/>
                                  </w:rPr>
                                  <w:t>uvicorn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z w:val="11"/>
                                  </w:rPr>
                                  <w:t>127.0.0.1:8200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5" name="Textbox 525"/>
                        <wps:cNvSpPr txBox="1"/>
                        <wps:spPr>
                          <a:xfrm>
                            <a:off x="2465608" y="2538851"/>
                            <a:ext cx="735330" cy="426720"/>
                          </a:xfrm>
                          <a:prstGeom prst="rect">
                            <a:avLst/>
                          </a:prstGeom>
                          <a:solidFill>
                            <a:srgbClr val="336690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A406E22" w14:textId="77777777" w:rsidR="006671D6" w:rsidRDefault="00000000">
                              <w:pPr>
                                <w:spacing w:before="52" w:line="223" w:lineRule="auto"/>
                                <w:ind w:left="48" w:right="46" w:firstLine="145"/>
                                <w:rPr>
                                  <w:ins w:id="831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32" w:author="盧晏臻Jenny" w:date="2026-06-24T16:30:00Z" w16du:dateUtc="2026-06-24T08:30:00Z">
                                <w:r>
                                  <w:rPr>
                                    <w:color w:val="FFFFFF"/>
                                    <w:sz w:val="11"/>
                                  </w:rPr>
                                  <w:t>PostgreSQL</w:t>
                                </w:r>
                                <w:r>
                                  <w:rPr>
                                    <w:color w:val="FFFFFF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z w:val="11"/>
                                  </w:rPr>
                                  <w:t>16</w:t>
                                </w:r>
                                <w:r>
                                  <w:rPr>
                                    <w:color w:val="FFFFFF"/>
                                    <w:spacing w:val="40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z w:val="11"/>
                                  </w:rPr>
                                  <w:t>DB:</w:t>
                                </w:r>
                                <w:r>
                                  <w:rPr>
                                    <w:color w:val="FFFFFF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/>
                                    <w:sz w:val="11"/>
                                  </w:rPr>
                                  <w:t>kenda_demo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pacing w:val="40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z w:val="11"/>
                                  </w:rPr>
                                  <w:t>listen</w:t>
                                </w:r>
                                <w:r>
                                  <w:rPr>
                                    <w:color w:val="FFFFFF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z w:val="11"/>
                                  </w:rPr>
                                  <w:t>127.0.0.1:5432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2413485" y="1440888"/>
                            <a:ext cx="819785" cy="306705"/>
                          </a:xfrm>
                          <a:prstGeom prst="rect">
                            <a:avLst/>
                          </a:prstGeom>
                          <a:solidFill>
                            <a:srgbClr val="61D9FA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518879" w14:textId="77777777" w:rsidR="006671D6" w:rsidRDefault="00000000">
                              <w:pPr>
                                <w:spacing w:before="42" w:line="196" w:lineRule="exact"/>
                                <w:jc w:val="center"/>
                                <w:rPr>
                                  <w:ins w:id="833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34" w:author="盧晏臻Jenny" w:date="2026-06-24T16:30:00Z" w16du:dateUtc="2026-06-24T08:30:00Z"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React</w: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</w:rPr>
                                  <w:t>靜態檔案</w:t>
                                </w:r>
                                <w:proofErr w:type="spellEnd"/>
                              </w:ins>
                            </w:p>
                            <w:p w14:paraId="24ED80A5" w14:textId="77777777" w:rsidR="006671D6" w:rsidRDefault="00000000">
                              <w:pPr>
                                <w:spacing w:line="196" w:lineRule="exact"/>
                                <w:jc w:val="center"/>
                                <w:rPr>
                                  <w:ins w:id="835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36" w:author="盧晏臻Jenny" w:date="2026-06-24T16:30:00Z" w16du:dateUtc="2026-06-24T08:30:00Z"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/var/www/kenda-</w:t>
                                </w:r>
                                <w:r>
                                  <w:rPr>
                                    <w:color w:val="000000"/>
                                    <w:spacing w:val="-4"/>
                                    <w:sz w:val="11"/>
                                  </w:rPr>
                                  <w:t>web/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333427" y="2658856"/>
                            <a:ext cx="793115" cy="18669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FEC3F3" w14:textId="77777777" w:rsidR="006671D6" w:rsidRDefault="00000000">
                              <w:pPr>
                                <w:spacing w:before="42"/>
                                <w:ind w:left="48"/>
                                <w:rPr>
                                  <w:ins w:id="837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38" w:author="盧晏臻Jenny" w:date="2026-06-24T16:30:00Z" w16du:dateUtc="2026-06-24T08:30:00Z"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etc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odoo-</w: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</w:rPr>
                                  <w:t>server.conf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686128" y="1320883"/>
                            <a:ext cx="787400" cy="546735"/>
                          </a:xfrm>
                          <a:prstGeom prst="rect">
                            <a:avLst/>
                          </a:prstGeom>
                          <a:solidFill>
                            <a:srgbClr val="704A66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ADC14F" w14:textId="77777777" w:rsidR="006671D6" w:rsidRDefault="00000000">
                              <w:pPr>
                                <w:spacing w:before="51" w:line="225" w:lineRule="auto"/>
                                <w:ind w:left="48" w:right="46" w:firstLine="243"/>
                                <w:rPr>
                                  <w:ins w:id="839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proofErr w:type="spellStart"/>
                              <w:ins w:id="840" w:author="盧晏臻Jenny" w:date="2026-06-24T16:30:00Z" w16du:dateUtc="2026-06-24T08:30:00Z">
                                <w:r>
                                  <w:rPr>
                                    <w:color w:val="FFFFFF"/>
                                    <w:spacing w:val="-2"/>
                                    <w:sz w:val="11"/>
                                  </w:rPr>
                                  <w:t>odoo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pacing w:val="-2"/>
                                    <w:sz w:val="11"/>
                                  </w:rPr>
                                  <w:t>-server</w:t>
                                </w:r>
                                <w:r>
                                  <w:rPr>
                                    <w:color w:val="FFFFFF"/>
                                    <w:spacing w:val="40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z w:val="11"/>
                                  </w:rPr>
                                  <w:t>listen</w:t>
                                </w:r>
                                <w:r>
                                  <w:rPr>
                                    <w:color w:val="FFFFFF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z w:val="11"/>
                                  </w:rPr>
                                  <w:t>127.0.0.1:8069</w:t>
                                </w:r>
                                <w:r>
                                  <w:rPr>
                                    <w:color w:val="FFFFFF"/>
                                    <w:spacing w:val="40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/>
                                    <w:spacing w:val="-2"/>
                                    <w:sz w:val="11"/>
                                  </w:rPr>
                                  <w:t>proxy_mode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pacing w:val="-2"/>
                                    <w:sz w:val="11"/>
                                  </w:rPr>
                                  <w:t>=True</w:t>
                                </w:r>
                                <w:r>
                                  <w:rPr>
                                    <w:color w:val="FFFFFF"/>
                                    <w:spacing w:val="40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FFFFFF"/>
                                    <w:spacing w:val="-2"/>
                                    <w:sz w:val="11"/>
                                  </w:rPr>
                                  <w:t>dbfilter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pacing w:val="-2"/>
                                    <w:sz w:val="11"/>
                                  </w:rPr>
                                  <w:t>=</w:t>
                                </w:r>
                                <w:proofErr w:type="spellStart"/>
                                <w:r>
                                  <w:rPr>
                                    <w:color w:val="FFFFFF"/>
                                    <w:spacing w:val="-2"/>
                                    <w:sz w:val="11"/>
                                  </w:rPr>
                                  <w:t>kenda_demo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320751" y="282907"/>
                            <a:ext cx="1146810" cy="30670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4882A3" w14:textId="77777777" w:rsidR="006671D6" w:rsidRDefault="00000000">
                              <w:pPr>
                                <w:spacing w:before="51" w:line="225" w:lineRule="auto"/>
                                <w:ind w:left="356" w:right="46" w:hanging="309"/>
                                <w:rPr>
                                  <w:ins w:id="841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proofErr w:type="spellStart"/>
                              <w:ins w:id="842" w:author="盧晏臻Jenny" w:date="2026-06-24T16:30:00Z" w16du:dateUtc="2026-06-24T08:30:00Z"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vhost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:</w:t>
                                </w:r>
                                <w:r>
                                  <w:rPr>
                                    <w:color w:val="000000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kenda_demo.aiuptop.com全代理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 xml:space="preserve"> → Odoo:8069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1878015" y="222905"/>
                            <a:ext cx="1317625" cy="42672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2C3FE2" w14:textId="77777777" w:rsidR="006671D6" w:rsidRDefault="00000000">
                              <w:pPr>
                                <w:spacing w:before="51" w:line="225" w:lineRule="auto"/>
                                <w:ind w:left="48" w:right="46"/>
                                <w:jc w:val="center"/>
                                <w:rPr>
                                  <w:ins w:id="843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proofErr w:type="spellStart"/>
                              <w:ins w:id="844" w:author="盧晏臻Jenny" w:date="2026-06-24T16:30:00Z" w16du:dateUtc="2026-06-24T08:30:00Z"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vhost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:</w:t>
                                </w:r>
                                <w:r>
                                  <w:rPr>
                                    <w:color w:val="000000"/>
                                    <w:spacing w:val="-7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kenda_demo_web.aiuptop.com</w:t>
                                </w:r>
                                <w:r>
                                  <w:rPr>
                                    <w:color w:val="000000"/>
                                    <w:spacing w:val="-3"/>
                                    <w:sz w:val="11"/>
                                  </w:rPr>
                                  <w:t>靜態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pacing w:val="-3"/>
                                    <w:sz w:val="11"/>
                                  </w:rPr>
                                  <w:t xml:space="preserve"> /</w:t>
                                </w: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var/www/kenda-web</w:t>
                                </w:r>
                              </w:ins>
                            </w:p>
                            <w:p w14:paraId="259BB252" w14:textId="77777777" w:rsidR="006671D6" w:rsidRDefault="00000000">
                              <w:pPr>
                                <w:spacing w:line="191" w:lineRule="exact"/>
                                <w:jc w:val="center"/>
                                <w:rPr>
                                  <w:ins w:id="845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46" w:author="盧晏臻Jenny" w:date="2026-06-24T16:30:00Z" w16du:dateUtc="2026-06-24T08:30:00Z"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location</w:t>
                                </w:r>
                                <w:r>
                                  <w:rPr>
                                    <w:color w:val="000000"/>
                                    <w:spacing w:val="1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/api</w:t>
                                </w:r>
                                <w:r>
                                  <w:rPr>
                                    <w:color w:val="000000"/>
                                    <w:spacing w:val="2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→</w:t>
                                </w:r>
                                <w:r>
                                  <w:rPr>
                                    <w:color w:val="000000"/>
                                    <w:spacing w:val="1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proxy</w:t>
                                </w:r>
                                <w:r>
                                  <w:rPr>
                                    <w:color w:val="000000"/>
                                    <w:spacing w:val="2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</w:rPr>
                                  <w:t>Odoo:8069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6DEA2" id="Group 503" o:spid="_x0000_s1277" style="position:absolute;margin-left:52.1pt;margin-top:13.2pt;width:485.35pt;height:251.05pt;z-index:-15659008;mso-wrap-distance-left:0;mso-wrap-distance-right:0;mso-position-horizontal-relative:page" coordsize="61639,31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">
                <v:shape id="Graphic 504" o:spid="_x0000_s1278" style="position:absolute;left:22;top:22;width:46431;height:31838;visibility:visible;mso-wrap-style:square;v-text-anchor:top" coordsize="4643120,318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" path="m4642913,3183569l,3183569,,,4642913,r,3183569xe" fillcolor="#fcfcfc" stroked="f">
                  <v:path arrowok="t"/>
                </v:shape>
                <v:shape id="Graphic 505" o:spid="_x0000_s1279" style="position:absolute;left:22;top:22;width:46431;height:31838;visibility:visible;mso-wrap-style:square;v-text-anchor:top" coordsize="4643120,318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" path="m,l4642913,r,3183569l,3183569,,xe" filled="f" strokecolor="#6f6f6f" strokeweight=".1226mm">
                  <v:path arrowok="t"/>
                </v:shape>
                <v:shape id="Graphic 506" o:spid="_x0000_s1280" style="position:absolute;left:47333;top:11001;width:14288;height:8776;visibility:visible;mso-wrap-style:square;v-text-anchor:top" coordsize="1428750,877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" path="m1428194,877274l,877274,,,1428194,r,877274xe" fillcolor="#fcfcfc" stroked="f">
                  <v:path arrowok="t"/>
                </v:shape>
                <v:shape id="Graphic 507" o:spid="_x0000_s1281" style="position:absolute;left:1662;top:1125;width:59957;height:29629;visibility:visible;mso-wrap-style:square;v-text-anchor:top" coordsize="5995670,2962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" path="m4567134,987623r1428194,l5995328,1864898r-1428194,l4567134,987623xem,l3183397,r,646918l,646918,,xem12672,1097972r2043907,l2056579,2962871r-2043907,l12672,1097972xem2144858,2315948r1043902,l3188760,2962866r-1043902,l2144858,2315948xem3277039,2315948r1113559,l4390598,2962866r-1113559,l3277039,2315948xe" filled="f" strokecolor="#6f6f6f" strokeweight=".1226mm">
                  <v:path arrowok="t"/>
                </v:shape>
                <v:shape id="Graphic 508" o:spid="_x0000_s1282" style="position:absolute;left:57261;top:17471;width:13;height:3536;visibility:visible;mso-wrap-style:square;v-text-anchor:top" coordsize="1270,35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" path="m,l,353390e" filled="f" strokecolor="#666" strokeweight=".24519mm">
                  <v:path arrowok="t"/>
                </v:shape>
                <v:shape id="Graphic 509" o:spid="_x0000_s1283" style="position:absolute;left:7298;top:5891;width:43269;height:20980;visibility:visible;mso-wrap-style:square;v-text-anchor:top" coordsize="4326890,209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" path="m1995573,60003r31065,35500l2062287,147268r24189,69888l2091314,256776r1783,41494l2093351,340700r,42432l2093351,424626r,369242l2093351,828363em1390419,60003r-35925,18388l1282637,118724r-39297,28544l1210780,180350r-20769,36806l1179345,256776r-3929,41494l1174855,340700r,42432l1174855,424626r,39618l1174855,501050r-1069,33579l1145999,599310r-39543,35488l1067193,660794r-46863,26974l969667,714464r-50662,25163l872142,762002r-39263,18333l764480,812124em164230,r,l164230,501050r112,33315l167267,592178r10687,49833l193705,682037r6525,13775l207434,710691em100651,1277978r-31979,35503l31976,1365247,7076,1435135r-4980,39619l262,1516247,,1558680r,42430l,1642604r,388736l,2069732em349771,1277978r,l349771,1719030r1051,22713l378166,1785894r38911,23299l481229,1834549r95702,28345l616817,1873150r43625,10624l707340,1894698r49701,11159l809080,1917181r53909,11424l918299,1940060r56246,11419l1031258,1962796r56712,11146l1144216,1984851r55310,10603l1253435,2005686r52039,9791l1355175,2024762r46898,8711l1445698,2041542r39886,7361l1712749,2090809em743266,1190065r70209,33043l853782,1242209r48107,23561l953896,1292745r52006,29340l1054008,1352745r40305,30930l1134905,1428953r20844,43969l1163429,1516018r1097,42662l1164526,1601110r,41494l1164526,1682223r,36807l1165343,1738569r21228,37826l1266584,1816592r74299,22502l1444574,1864006r39872,8521l1527473,1881315r45868,9017l1621734,1899539r50602,9361l1724832,1918375r54074,9552l1834242,1937517r56283,9591l1947439,1956660r57229,9477l2061898,1975500r56914,9211l2175095,1993731r55336,8793l2284505,2011049r52495,8222l2387602,2027149r48393,7498l2481863,2041725r43028,6622l2564763,2054473r280048,43019em4326335,1157976r,38388l4325520,1218536r-21189,58162l4274178,1310000r-49712,34324l4150306,1378325r-40278,14162l4065131,1406365r-48748,13615l3964555,1433355r-54139,13155l3854737,1459469r-56449,12784l3741838,1484884r-55680,12499l3632017,1509774r-51832,12303l3531432,1534314r-44904,12194l3446244,1558680r-74157,28344l3322378,1615092r-30152,27512l3271039,1694851r-815,24179l3270224,1752494r,31223l3270224,1961842r,24493e" filled="f" strokecolor="#666" strokeweight=".24519mm">
                  <v:path arrowok="t"/>
                </v:shape>
                <v:shape id="Graphic 510" o:spid="_x0000_s1284" style="position:absolute;left:16542;top:21004;width:4806;height:947;visibility:visible;mso-wrap-style:square;v-text-anchor:top" coordsize="48069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" path="m480570,94348l,94348,,,480570,r,94348xe" stroked="f">
                  <v:path arrowok="t"/>
                </v:shape>
                <v:shape id="Textbox 511" o:spid="_x0000_s1285" type="#_x0000_t202" style="position:absolute;left:14745;top:150;width:14332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M6wxQAAANwAAAAPAAAAZHJzL2Rvd25yZXYueG1sRI9Ba8JA&#10;FITvhf6H5Qm91U2ESo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CQxM6wxQAAANwAAAAP&#10;AAAAAAAAAAAAAAAAAAcCAABkcnMvZG93bnJldi54bWxQSwUGAAAAAAMAAwC3AAAA+QIAAAAA&#10;" filled="f" stroked="f">
                  <v:textbox inset="0,0,0,0">
                    <w:txbxContent>
                      <w:p w14:paraId="5305D999" w14:textId="77777777" w:rsidR="006671D6" w:rsidRDefault="00000000">
                        <w:pPr>
                          <w:spacing w:line="206" w:lineRule="auto"/>
                          <w:ind w:right="18" w:firstLine="438"/>
                          <w:rPr>
                            <w:ins w:id="847" w:author="盧晏臻Jenny" w:date="2026-06-24T16:30:00Z" w16du:dateUtc="2026-06-24T08:30:00Z"/>
                            <w:sz w:val="11"/>
                          </w:rPr>
                        </w:pPr>
                        <w:ins w:id="848" w:author="盧晏臻Jenny" w:date="2026-06-24T16:30:00Z" w16du:dateUtc="2026-06-24T08:30:00Z">
                          <w:r>
                            <w:rPr>
                              <w:color w:val="333333"/>
                              <w:sz w:val="11"/>
                            </w:rPr>
                            <w:t>CT05083</w:t>
                          </w:r>
                          <w:r>
                            <w:rPr>
                              <w:color w:val="333333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1"/>
                            </w:rPr>
                            <w:t>bare-metal</w:t>
                          </w:r>
                          <w:r>
                            <w:rPr>
                              <w:color w:val="333333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1"/>
                            </w:rPr>
                            <w:t>Ubuntu</w:t>
                          </w:r>
                          <w:r>
                            <w:rPr>
                              <w:color w:val="333333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1"/>
                            </w:rPr>
                            <w:t>24.04</w:t>
                          </w:r>
                          <w:r>
                            <w:rPr>
                              <w:color w:val="333333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1"/>
                            </w:rPr>
                            <w:t>nginx</w:t>
                          </w:r>
                          <w:r>
                            <w:rPr>
                              <w:color w:val="333333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1"/>
                            </w:rPr>
                            <w:t>bare-metal</w:t>
                          </w:r>
                        </w:ins>
                      </w:p>
                    </w:txbxContent>
                  </v:textbox>
                </v:shape>
                <v:shape id="Textbox 512" o:spid="_x0000_s1286" type="#_x0000_t202" style="position:absolute;left:7125;top:8826;width:3759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DH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GAWUMfEAAAA3AAAAA8A&#10;AAAAAAAAAAAAAAAABwIAAGRycy9kb3ducmV2LnhtbFBLBQYAAAAAAwADALcAAAD4AgAAAAA=&#10;" filled="f" stroked="f">
                  <v:textbox inset="0,0,0,0">
                    <w:txbxContent>
                      <w:p w14:paraId="2F196568" w14:textId="77777777" w:rsidR="006671D6" w:rsidRDefault="00000000">
                        <w:pPr>
                          <w:spacing w:line="148" w:lineRule="exact"/>
                          <w:rPr>
                            <w:ins w:id="849" w:author="盧晏臻Jenny" w:date="2026-06-24T16:30:00Z" w16du:dateUtc="2026-06-24T08:30:00Z"/>
                            <w:sz w:val="11"/>
                          </w:rPr>
                        </w:pPr>
                        <w:proofErr w:type="spellStart"/>
                        <w:ins w:id="850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1"/>
                              <w:shd w:val="clear" w:color="auto" w:fill="FFFFFF"/>
                            </w:rPr>
                            <w:t>proxy_pass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513" o:spid="_x0000_s1287" type="#_x0000_t202" style="position:absolute;left:16487;top:8826;width:5252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<v:textbox inset="0,0,0,0">
                    <w:txbxContent>
                      <w:p w14:paraId="410FD578" w14:textId="77777777" w:rsidR="006671D6" w:rsidRDefault="00000000">
                        <w:pPr>
                          <w:spacing w:line="148" w:lineRule="exact"/>
                          <w:rPr>
                            <w:ins w:id="851" w:author="盧晏臻Jenny" w:date="2026-06-24T16:30:00Z" w16du:dateUtc="2026-06-24T08:30:00Z"/>
                            <w:sz w:val="11"/>
                          </w:rPr>
                        </w:pPr>
                        <w:ins w:id="852" w:author="盧晏臻Jenny" w:date="2026-06-24T16:30:00Z" w16du:dateUtc="2026-06-24T08:30:00Z">
                          <w:r>
                            <w:rPr>
                              <w:color w:val="000000"/>
                              <w:sz w:val="11"/>
                              <w:shd w:val="clear" w:color="auto" w:fill="FFFFFF"/>
                            </w:rPr>
                            <w:t>/</w:t>
                          </w:r>
                          <w:proofErr w:type="gramStart"/>
                          <w:r>
                            <w:rPr>
                              <w:color w:val="000000"/>
                              <w:sz w:val="11"/>
                              <w:shd w:val="clear" w:color="auto" w:fill="FFFFFF"/>
                            </w:rPr>
                            <w:t>api</w:t>
                          </w:r>
                          <w:proofErr w:type="gramEnd"/>
                          <w:r>
                            <w:rPr>
                              <w:color w:val="000000"/>
                              <w:spacing w:val="2"/>
                              <w:sz w:val="11"/>
                              <w:shd w:val="clear" w:color="auto" w:fill="FFFFFF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pacing w:val="-2"/>
                              <w:sz w:val="11"/>
                              <w:shd w:val="clear" w:color="auto" w:fill="FFFFFF"/>
                            </w:rPr>
                            <w:t>proxy_pass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514" o:spid="_x0000_s1288" type="#_x0000_t202" style="position:absolute;left:9426;top:12233;width:5385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20o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gLNtKMYAAADcAAAA&#10;DwAAAAAAAAAAAAAAAAAHAgAAZHJzL2Rvd25yZXYueG1sUEsFBgAAAAADAAMAtwAAAPoCAAAAAA==&#10;" filled="f" stroked="f">
                  <v:textbox inset="0,0,0,0">
                    <w:txbxContent>
                      <w:p w14:paraId="3B69FD4E" w14:textId="77777777" w:rsidR="006671D6" w:rsidRDefault="00000000">
                        <w:pPr>
                          <w:spacing w:line="148" w:lineRule="exact"/>
                          <w:rPr>
                            <w:ins w:id="853" w:author="盧晏臻Jenny" w:date="2026-06-24T16:30:00Z" w16du:dateUtc="2026-06-24T08:30:00Z"/>
                            <w:sz w:val="11"/>
                          </w:rPr>
                        </w:pPr>
                        <w:ins w:id="854" w:author="盧晏臻Jenny" w:date="2026-06-24T16:30:00Z" w16du:dateUtc="2026-06-24T08:30:00Z">
                          <w:r>
                            <w:rPr>
                              <w:color w:val="333333"/>
                              <w:sz w:val="11"/>
                            </w:rPr>
                            <w:t>Odoo</w:t>
                          </w:r>
                          <w:r>
                            <w:rPr>
                              <w:color w:val="333333"/>
                              <w:spacing w:val="-3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3"/>
                              <w:sz w:val="11"/>
                            </w:rPr>
                            <w:t>服務</w:t>
                          </w:r>
                          <w:proofErr w:type="spellEnd"/>
                          <w:r>
                            <w:rPr>
                              <w:color w:val="333333"/>
                              <w:spacing w:val="-3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11"/>
                            </w:rPr>
                            <w:t>init.d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515" o:spid="_x0000_s1289" type="#_x0000_t202" style="position:absolute;left:8394;top:21006;width:4934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8iz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O//yLPEAAAA3AAAAA8A&#10;AAAAAAAAAAAAAAAABwIAAGRycy9kb3ducmV2LnhtbFBLBQYAAAAAAwADALcAAAD4AgAAAAA=&#10;" filled="f" stroked="f">
                  <v:textbox inset="0,0,0,0">
                    <w:txbxContent>
                      <w:p w14:paraId="3F552436" w14:textId="77777777" w:rsidR="006671D6" w:rsidRDefault="00000000">
                        <w:pPr>
                          <w:spacing w:line="148" w:lineRule="exact"/>
                          <w:rPr>
                            <w:ins w:id="855" w:author="盧晏臻Jenny" w:date="2026-06-24T16:30:00Z" w16du:dateUtc="2026-06-24T08:30:00Z"/>
                            <w:sz w:val="11"/>
                          </w:rPr>
                        </w:pPr>
                        <w:ins w:id="856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1"/>
                              <w:shd w:val="clear" w:color="auto" w:fill="FFFFFF"/>
                            </w:rPr>
                            <w:t>localhost:5432</w:t>
                          </w:r>
                        </w:ins>
                      </w:p>
                    </w:txbxContent>
                  </v:textbox>
                </v:shape>
                <v:shape id="Textbox 516" o:spid="_x0000_s1290" type="#_x0000_t202" style="position:absolute;left:16542;top:21006;width:4933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VbE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AfLVbExQAAANwAAAAP&#10;AAAAAAAAAAAAAAAAAAcCAABkcnMvZG93bnJldi54bWxQSwUGAAAAAAMAAwC3AAAA+QIAAAAA&#10;" filled="f" stroked="f">
                  <v:textbox inset="0,0,0,0">
                    <w:txbxContent>
                      <w:p w14:paraId="7E9CAECB" w14:textId="77777777" w:rsidR="006671D6" w:rsidRDefault="00000000">
                        <w:pPr>
                          <w:spacing w:line="148" w:lineRule="exact"/>
                          <w:rPr>
                            <w:ins w:id="857" w:author="盧晏臻Jenny" w:date="2026-06-24T16:30:00Z" w16du:dateUtc="2026-06-24T08:30:00Z"/>
                            <w:sz w:val="11"/>
                          </w:rPr>
                        </w:pPr>
                        <w:ins w:id="858" w:author="盧晏臻Jenny" w:date="2026-06-24T16:30:00Z" w16du:dateUtc="2026-06-24T08:30:00Z">
                          <w:r>
                            <w:rPr>
                              <w:spacing w:val="-2"/>
                              <w:sz w:val="11"/>
                            </w:rPr>
                            <w:t>localhost:8200</w:t>
                          </w:r>
                        </w:ins>
                      </w:p>
                    </w:txbxContent>
                  </v:textbox>
                </v:shape>
                <v:shape id="Textbox 517" o:spid="_x0000_s1291" type="#_x0000_t202" style="position:absolute;left:37646;top:21006;width:4838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Nf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cGHzX8YAAADcAAAA&#10;DwAAAAAAAAAAAAAAAAAHAgAAZHJzL2Rvd25yZXYueG1sUEsFBgAAAAADAAMAtwAAAPoCAAAAAA==&#10;" filled="f" stroked="f">
                  <v:textbox inset="0,0,0,0">
                    <w:txbxContent>
                      <w:p w14:paraId="534DF948" w14:textId="77777777" w:rsidR="006671D6" w:rsidRDefault="00000000">
                        <w:pPr>
                          <w:spacing w:line="148" w:lineRule="exact"/>
                          <w:rPr>
                            <w:ins w:id="859" w:author="盧晏臻Jenny" w:date="2026-06-24T16:30:00Z" w16du:dateUtc="2026-06-24T08:30:00Z"/>
                            <w:sz w:val="11"/>
                          </w:rPr>
                        </w:pPr>
                        <w:ins w:id="860" w:author="盧晏臻Jenny" w:date="2026-06-24T16:30:00Z" w16du:dateUtc="2026-06-24T08:30:00Z">
                          <w:r>
                            <w:rPr>
                              <w:color w:val="000000"/>
                              <w:sz w:val="11"/>
                              <w:shd w:val="clear" w:color="auto" w:fill="FFFFFF"/>
                            </w:rPr>
                            <w:t>HTTP</w:t>
                          </w:r>
                          <w:r>
                            <w:rPr>
                              <w:color w:val="000000"/>
                              <w:spacing w:val="4"/>
                              <w:sz w:val="11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1"/>
                              <w:shd w:val="clear" w:color="auto" w:fill="FFFFFF"/>
                            </w:rPr>
                            <w:t>/</w:t>
                          </w:r>
                          <w:proofErr w:type="spellStart"/>
                          <w:r>
                            <w:rPr>
                              <w:color w:val="000000"/>
                              <w:spacing w:val="-2"/>
                              <w:sz w:val="11"/>
                              <w:shd w:val="clear" w:color="auto" w:fill="FFFFFF"/>
                            </w:rPr>
                            <w:t>erp</w:t>
                          </w:r>
                          <w:proofErr w:type="spellEnd"/>
                          <w:r>
                            <w:rPr>
                              <w:color w:val="000000"/>
                              <w:spacing w:val="-2"/>
                              <w:sz w:val="11"/>
                              <w:shd w:val="clear" w:color="auto" w:fill="FFFFFF"/>
                            </w:rPr>
                            <w:t>/v1/</w:t>
                          </w:r>
                        </w:ins>
                      </w:p>
                    </w:txbxContent>
                  </v:textbox>
                </v:shape>
                <v:shape id="Textbox 518" o:spid="_x0000_s1292" type="#_x0000_t202" style="position:absolute;left:56174;top:21006;width:2305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ct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Af5nLcMAAADcAAAADwAA&#10;AAAAAAAAAAAAAAAHAgAAZHJzL2Rvd25yZXYueG1sUEsFBgAAAAADAAMAtwAAAPcCAAAAAA==&#10;" filled="f" stroked="f">
                  <v:textbox inset="0,0,0,0">
                    <w:txbxContent>
                      <w:p w14:paraId="373F06D5" w14:textId="77777777" w:rsidR="006671D6" w:rsidRDefault="00000000">
                        <w:pPr>
                          <w:spacing w:line="148" w:lineRule="exact"/>
                          <w:rPr>
                            <w:ins w:id="861" w:author="盧晏臻Jenny" w:date="2026-06-24T16:30:00Z" w16du:dateUtc="2026-06-24T08:30:00Z"/>
                            <w:sz w:val="11"/>
                          </w:rPr>
                        </w:pPr>
                        <w:ins w:id="862" w:author="盧晏臻Jenny" w:date="2026-06-24T16:30:00Z" w16du:dateUtc="2026-06-24T08:30:00Z">
                          <w:r>
                            <w:rPr>
                              <w:spacing w:val="-2"/>
                              <w:sz w:val="11"/>
                            </w:rPr>
                            <w:t>HTTPS</w:t>
                          </w:r>
                        </w:ins>
                      </w:p>
                    </w:txbxContent>
                  </v:textbox>
                </v:shape>
                <v:shape id="Textbox 519" o:spid="_x0000_s1293" type="#_x0000_t202" style="position:absolute;left:25700;top:24413;width:5480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K2xQAAANwAAAAPAAAAZHJzL2Rvd25yZXYueG1sRI9Ba8JA&#10;FITvQv/D8gq96Uah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BussK2xQAAANwAAAAP&#10;AAAAAAAAAAAAAAAAAAcCAABkcnMvZG93bnJldi54bWxQSwUGAAAAAAMAAwC3AAAA+QIAAAAA&#10;" filled="f" stroked="f">
                  <v:textbox inset="0,0,0,0">
                    <w:txbxContent>
                      <w:p w14:paraId="00838867" w14:textId="77777777" w:rsidR="006671D6" w:rsidRDefault="00000000">
                        <w:pPr>
                          <w:spacing w:line="148" w:lineRule="exact"/>
                          <w:rPr>
                            <w:ins w:id="863" w:author="盧晏臻Jenny" w:date="2026-06-24T16:30:00Z" w16du:dateUtc="2026-06-24T08:30:00Z"/>
                            <w:sz w:val="11"/>
                          </w:rPr>
                        </w:pPr>
                        <w:ins w:id="864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11"/>
                            </w:rPr>
                            <w:t xml:space="preserve">PostgreSQL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11"/>
                            </w:rPr>
                            <w:t>服務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520" o:spid="_x0000_s1294" type="#_x0000_t202" style="position:absolute;left:36885;top:24413;width:6363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KGW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DHkoZbBAAAA3AAAAA8AAAAA&#10;AAAAAAAAAAAABwIAAGRycy9kb3ducmV2LnhtbFBLBQYAAAAAAwADALcAAAD1AgAAAAA=&#10;" filled="f" stroked="f">
                  <v:textbox inset="0,0,0,0">
                    <w:txbxContent>
                      <w:p w14:paraId="18EB29DB" w14:textId="77777777" w:rsidR="006671D6" w:rsidRDefault="00000000">
                        <w:pPr>
                          <w:spacing w:line="148" w:lineRule="exact"/>
                          <w:rPr>
                            <w:ins w:id="865" w:author="盧晏臻Jenny" w:date="2026-06-24T16:30:00Z" w16du:dateUtc="2026-06-24T08:30:00Z"/>
                            <w:sz w:val="11"/>
                          </w:rPr>
                        </w:pPr>
                        <w:ins w:id="866" w:author="盧晏臻Jenny" w:date="2026-06-24T16:30:00Z" w16du:dateUtc="2026-06-24T08:30:00Z">
                          <w:r>
                            <w:rPr>
                              <w:color w:val="333333"/>
                              <w:sz w:val="11"/>
                            </w:rPr>
                            <w:t>Mock</w:t>
                          </w:r>
                          <w:r>
                            <w:rPr>
                              <w:color w:val="333333"/>
                              <w:spacing w:val="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1"/>
                            </w:rPr>
                            <w:t>ERP</w:t>
                          </w:r>
                          <w:r>
                            <w:rPr>
                              <w:color w:val="333333"/>
                              <w:spacing w:val="2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11"/>
                            </w:rPr>
                            <w:t>systemd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521" o:spid="_x0000_s1295" type="#_x0000_t202" style="position:absolute;left:54451;top:14408;width:5620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" fillcolor="#ededed" strokecolor="#999" strokeweight=".1226mm">
                  <v:textbox inset="0,0,0,0">
                    <w:txbxContent>
                      <w:p w14:paraId="014C0C4D" w14:textId="77777777" w:rsidR="006671D6" w:rsidRDefault="00000000">
                        <w:pPr>
                          <w:spacing w:before="51" w:line="225" w:lineRule="auto"/>
                          <w:ind w:left="157" w:right="46" w:hanging="109"/>
                          <w:rPr>
                            <w:ins w:id="867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proofErr w:type="spellStart"/>
                        <w:ins w:id="868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1"/>
                            </w:rPr>
                            <w:t>經銷商</w:t>
                          </w:r>
                          <w:proofErr w:type="spellEnd"/>
                          <w:r>
                            <w:rPr>
                              <w:color w:val="000000"/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1"/>
                            </w:rPr>
                            <w:t>Browser</w:t>
                          </w:r>
                          <w:r>
                            <w:rPr>
                              <w:color w:val="000000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1"/>
                            </w:rPr>
                            <w:t>HTTPS</w:t>
                          </w:r>
                          <w:r>
                            <w:rPr>
                              <w:color w:val="000000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1"/>
                            </w:rPr>
                            <w:t>443</w:t>
                          </w:r>
                        </w:ins>
                      </w:p>
                    </w:txbxContent>
                  </v:textbox>
                </v:shape>
                <v:shape id="Textbox 522" o:spid="_x0000_s1296" type="#_x0000_t202" style="position:absolute;left:48879;top:14408;width:3371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" fillcolor="#ededed" strokecolor="#999" strokeweight=".1226mm">
                  <v:textbox inset="0,0,0,0">
                    <w:txbxContent>
                      <w:p w14:paraId="2663E6CB" w14:textId="77777777" w:rsidR="006671D6" w:rsidRDefault="00000000">
                        <w:pPr>
                          <w:spacing w:before="51" w:line="225" w:lineRule="auto"/>
                          <w:ind w:left="48" w:right="46" w:firstLine="40"/>
                          <w:rPr>
                            <w:ins w:id="869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870" w:author="盧晏臻Jenny" w:date="2026-06-24T16:30:00Z" w16du:dateUtc="2026-06-24T08:30:00Z">
                          <w:r>
                            <w:rPr>
                              <w:color w:val="000000"/>
                              <w:spacing w:val="-3"/>
                              <w:sz w:val="11"/>
                            </w:rPr>
                            <w:t xml:space="preserve">建⼤ </w:t>
                          </w:r>
                          <w:r>
                            <w:rPr>
                              <w:color w:val="000000"/>
                              <w:sz w:val="11"/>
                            </w:rPr>
                            <w:t>IT</w:t>
                          </w:r>
                          <w:r>
                            <w:rPr>
                              <w:color w:val="000000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1"/>
                            </w:rPr>
                            <w:t>API</w:t>
                          </w:r>
                          <w:r>
                            <w:rPr>
                              <w:color w:val="000000"/>
                              <w:spacing w:val="-3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pacing w:val="-3"/>
                              <w:sz w:val="11"/>
                            </w:rPr>
                            <w:t>測試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523" o:spid="_x0000_s1297" type="#_x0000_t202" style="position:absolute;left:47356;top:11023;width:14243;height:3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" fillcolor="#fcfcfc" stroked="f">
                  <v:textbox inset="0,0,0,0">
                    <w:txbxContent>
                      <w:p w14:paraId="624ED615" w14:textId="77777777" w:rsidR="006671D6" w:rsidRDefault="00000000">
                        <w:pPr>
                          <w:spacing w:line="192" w:lineRule="exact"/>
                          <w:jc w:val="center"/>
                          <w:rPr>
                            <w:ins w:id="871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872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11"/>
                            </w:rPr>
                            <w:t>Internet</w:t>
                          </w:r>
                        </w:ins>
                      </w:p>
                    </w:txbxContent>
                  </v:textbox>
                </v:shape>
                <v:shape id="Textbox 524" o:spid="_x0000_s1298" type="#_x0000_t202" style="position:absolute;left:35977;top:25988;width:8052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" fillcolor="#009587" strokecolor="#999" strokeweight=".1226mm">
                  <v:textbox inset="0,0,0,0">
                    <w:txbxContent>
                      <w:p w14:paraId="5DA0F6C8" w14:textId="77777777" w:rsidR="006671D6" w:rsidRDefault="00000000">
                        <w:pPr>
                          <w:spacing w:before="51" w:line="225" w:lineRule="auto"/>
                          <w:ind w:left="48" w:right="46" w:firstLine="147"/>
                          <w:rPr>
                            <w:ins w:id="873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874" w:author="盧晏臻Jenny" w:date="2026-06-24T16:30:00Z" w16du:dateUtc="2026-06-24T08:30:00Z">
                          <w:r>
                            <w:rPr>
                              <w:color w:val="FFFFFF"/>
                              <w:spacing w:val="-2"/>
                              <w:sz w:val="11"/>
                            </w:rPr>
                            <w:t>kenda-mock-</w:t>
                          </w:r>
                          <w:proofErr w:type="spellStart"/>
                          <w:r>
                            <w:rPr>
                              <w:color w:val="FFFFFF"/>
                              <w:spacing w:val="-2"/>
                              <w:sz w:val="11"/>
                            </w:rPr>
                            <w:t>erp</w:t>
                          </w:r>
                          <w:proofErr w:type="spellEnd"/>
                          <w:r>
                            <w:rPr>
                              <w:color w:val="FFFFFF"/>
                              <w:spacing w:val="40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FFFF"/>
                              <w:sz w:val="11"/>
                            </w:rPr>
                            <w:t>uvicorn</w:t>
                          </w:r>
                          <w:proofErr w:type="spellEnd"/>
                          <w:r>
                            <w:rPr>
                              <w:color w:val="FFFFFF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1"/>
                            </w:rPr>
                            <w:t>127.0.0.1:8200</w:t>
                          </w:r>
                        </w:ins>
                      </w:p>
                    </w:txbxContent>
                  </v:textbox>
                </v:shape>
                <v:shape id="Textbox 525" o:spid="_x0000_s1299" type="#_x0000_t202" style="position:absolute;left:24656;top:25388;width:7353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" fillcolor="#336690" strokecolor="#999" strokeweight=".1226mm">
                  <v:textbox inset="0,0,0,0">
                    <w:txbxContent>
                      <w:p w14:paraId="3A406E22" w14:textId="77777777" w:rsidR="006671D6" w:rsidRDefault="00000000">
                        <w:pPr>
                          <w:spacing w:before="52" w:line="223" w:lineRule="auto"/>
                          <w:ind w:left="48" w:right="46" w:firstLine="145"/>
                          <w:rPr>
                            <w:ins w:id="875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876" w:author="盧晏臻Jenny" w:date="2026-06-24T16:30:00Z" w16du:dateUtc="2026-06-24T08:30:00Z">
                          <w:r>
                            <w:rPr>
                              <w:color w:val="FFFFFF"/>
                              <w:sz w:val="11"/>
                            </w:rPr>
                            <w:t>PostgreSQL</w:t>
                          </w:r>
                          <w:r>
                            <w:rPr>
                              <w:color w:val="FFFFFF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1"/>
                            </w:rPr>
                            <w:t>16</w:t>
                          </w:r>
                          <w:r>
                            <w:rPr>
                              <w:color w:val="FFFFFF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1"/>
                            </w:rPr>
                            <w:t>DB:</w:t>
                          </w:r>
                          <w:r>
                            <w:rPr>
                              <w:color w:val="FFFFFF"/>
                              <w:spacing w:val="-7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FFFF"/>
                              <w:sz w:val="11"/>
                            </w:rPr>
                            <w:t>kenda_demo</w:t>
                          </w:r>
                          <w:proofErr w:type="spellEnd"/>
                          <w:r>
                            <w:rPr>
                              <w:color w:val="FFFFFF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1"/>
                            </w:rPr>
                            <w:t>listen</w:t>
                          </w:r>
                          <w:r>
                            <w:rPr>
                              <w:color w:val="FFFFFF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1"/>
                            </w:rPr>
                            <w:t>127.0.0.1:5432</w:t>
                          </w:r>
                        </w:ins>
                      </w:p>
                    </w:txbxContent>
                  </v:textbox>
                </v:shape>
                <v:shape id="Textbox 526" o:spid="_x0000_s1300" type="#_x0000_t202" style="position:absolute;left:24134;top:14408;width:8198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" fillcolor="#61d9fa" strokecolor="#999" strokeweight=".1226mm">
                  <v:textbox inset="0,0,0,0">
                    <w:txbxContent>
                      <w:p w14:paraId="7A518879" w14:textId="77777777" w:rsidR="006671D6" w:rsidRDefault="00000000">
                        <w:pPr>
                          <w:spacing w:before="42" w:line="196" w:lineRule="exact"/>
                          <w:jc w:val="center"/>
                          <w:rPr>
                            <w:ins w:id="877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878" w:author="盧晏臻Jenny" w:date="2026-06-24T16:30:00Z" w16du:dateUtc="2026-06-24T08:30:00Z">
                          <w:r>
                            <w:rPr>
                              <w:color w:val="000000"/>
                              <w:sz w:val="11"/>
                            </w:rPr>
                            <w:t>React</w:t>
                          </w:r>
                          <w:r>
                            <w:rPr>
                              <w:color w:val="000000"/>
                              <w:spacing w:val="-2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pacing w:val="-2"/>
                              <w:sz w:val="11"/>
                            </w:rPr>
                            <w:t>靜態檔案</w:t>
                          </w:r>
                          <w:proofErr w:type="spellEnd"/>
                        </w:ins>
                      </w:p>
                      <w:p w14:paraId="24ED80A5" w14:textId="77777777" w:rsidR="006671D6" w:rsidRDefault="00000000">
                        <w:pPr>
                          <w:spacing w:line="196" w:lineRule="exact"/>
                          <w:jc w:val="center"/>
                          <w:rPr>
                            <w:ins w:id="879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880" w:author="盧晏臻Jenny" w:date="2026-06-24T16:30:00Z" w16du:dateUtc="2026-06-24T08:30:00Z">
                          <w:r>
                            <w:rPr>
                              <w:color w:val="000000"/>
                              <w:sz w:val="11"/>
                            </w:rPr>
                            <w:t>/var/www/kenda-</w:t>
                          </w:r>
                          <w:r>
                            <w:rPr>
                              <w:color w:val="000000"/>
                              <w:spacing w:val="-4"/>
                              <w:sz w:val="11"/>
                            </w:rPr>
                            <w:t>web/</w:t>
                          </w:r>
                        </w:ins>
                      </w:p>
                    </w:txbxContent>
                  </v:textbox>
                </v:shape>
                <v:shape id="Textbox 527" o:spid="_x0000_s1301" type="#_x0000_t202" style="position:absolute;left:3334;top:26588;width:793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" fillcolor="#ededed" strokecolor="#999" strokeweight=".1226mm">
                  <v:textbox inset="0,0,0,0">
                    <w:txbxContent>
                      <w:p w14:paraId="5FFEC3F3" w14:textId="77777777" w:rsidR="006671D6" w:rsidRDefault="00000000">
                        <w:pPr>
                          <w:spacing w:before="42"/>
                          <w:ind w:left="48"/>
                          <w:rPr>
                            <w:ins w:id="881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882" w:author="盧晏臻Jenny" w:date="2026-06-24T16:30:00Z" w16du:dateUtc="2026-06-24T08:30:00Z">
                          <w:r>
                            <w:rPr>
                              <w:color w:val="000000"/>
                              <w:sz w:val="11"/>
                            </w:rPr>
                            <w:t>/</w:t>
                          </w:r>
                          <w:proofErr w:type="spellStart"/>
                          <w:r>
                            <w:rPr>
                              <w:color w:val="000000"/>
                              <w:sz w:val="11"/>
                            </w:rPr>
                            <w:t>etc</w:t>
                          </w:r>
                          <w:proofErr w:type="spellEnd"/>
                          <w:r>
                            <w:rPr>
                              <w:color w:val="000000"/>
                              <w:sz w:val="11"/>
                            </w:rPr>
                            <w:t>/</w:t>
                          </w:r>
                          <w:proofErr w:type="spellStart"/>
                          <w:r>
                            <w:rPr>
                              <w:color w:val="000000"/>
                              <w:sz w:val="11"/>
                            </w:rPr>
                            <w:t>odoo-</w:t>
                          </w:r>
                          <w:r>
                            <w:rPr>
                              <w:color w:val="000000"/>
                              <w:spacing w:val="-2"/>
                              <w:sz w:val="11"/>
                            </w:rPr>
                            <w:t>server.conf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528" o:spid="_x0000_s1302" type="#_x0000_t202" style="position:absolute;left:6861;top:13208;width:7874;height:5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" fillcolor="#704a66" strokecolor="#999" strokeweight=".1226mm">
                  <v:textbox inset="0,0,0,0">
                    <w:txbxContent>
                      <w:p w14:paraId="40ADC14F" w14:textId="77777777" w:rsidR="006671D6" w:rsidRDefault="00000000">
                        <w:pPr>
                          <w:spacing w:before="51" w:line="225" w:lineRule="auto"/>
                          <w:ind w:left="48" w:right="46" w:firstLine="243"/>
                          <w:rPr>
                            <w:ins w:id="883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proofErr w:type="spellStart"/>
                        <w:ins w:id="884" w:author="盧晏臻Jenny" w:date="2026-06-24T16:30:00Z" w16du:dateUtc="2026-06-24T08:30:00Z">
                          <w:r>
                            <w:rPr>
                              <w:color w:val="FFFFFF"/>
                              <w:spacing w:val="-2"/>
                              <w:sz w:val="11"/>
                            </w:rPr>
                            <w:t>odoo</w:t>
                          </w:r>
                          <w:proofErr w:type="spellEnd"/>
                          <w:r>
                            <w:rPr>
                              <w:color w:val="FFFFFF"/>
                              <w:spacing w:val="-2"/>
                              <w:sz w:val="11"/>
                            </w:rPr>
                            <w:t>-server</w:t>
                          </w:r>
                          <w:r>
                            <w:rPr>
                              <w:color w:val="FFFFFF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1"/>
                            </w:rPr>
                            <w:t>listen</w:t>
                          </w:r>
                          <w:r>
                            <w:rPr>
                              <w:color w:val="FFFFFF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1"/>
                            </w:rPr>
                            <w:t>127.0.0.1:8069</w:t>
                          </w:r>
                          <w:r>
                            <w:rPr>
                              <w:color w:val="FFFFFF"/>
                              <w:spacing w:val="40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FFFF"/>
                              <w:spacing w:val="-2"/>
                              <w:sz w:val="11"/>
                            </w:rPr>
                            <w:t>proxy_mode</w:t>
                          </w:r>
                          <w:proofErr w:type="spellEnd"/>
                          <w:r>
                            <w:rPr>
                              <w:color w:val="FFFFFF"/>
                              <w:spacing w:val="-2"/>
                              <w:sz w:val="11"/>
                            </w:rPr>
                            <w:t>=True</w:t>
                          </w:r>
                          <w:r>
                            <w:rPr>
                              <w:color w:val="FFFFFF"/>
                              <w:spacing w:val="40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FFFF"/>
                              <w:spacing w:val="-2"/>
                              <w:sz w:val="11"/>
                            </w:rPr>
                            <w:t>dbfilter</w:t>
                          </w:r>
                          <w:proofErr w:type="spellEnd"/>
                          <w:r>
                            <w:rPr>
                              <w:color w:val="FFFFFF"/>
                              <w:spacing w:val="-2"/>
                              <w:sz w:val="11"/>
                            </w:rPr>
                            <w:t>=</w:t>
                          </w:r>
                          <w:proofErr w:type="spellStart"/>
                          <w:r>
                            <w:rPr>
                              <w:color w:val="FFFFFF"/>
                              <w:spacing w:val="-2"/>
                              <w:sz w:val="11"/>
                            </w:rPr>
                            <w:t>kenda_demo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529" o:spid="_x0000_s1303" type="#_x0000_t202" style="position:absolute;left:3207;top:2829;width:11468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" fillcolor="#ededed" strokecolor="#999" strokeweight=".1226mm">
                  <v:textbox inset="0,0,0,0">
                    <w:txbxContent>
                      <w:p w14:paraId="2B4882A3" w14:textId="77777777" w:rsidR="006671D6" w:rsidRDefault="00000000">
                        <w:pPr>
                          <w:spacing w:before="51" w:line="225" w:lineRule="auto"/>
                          <w:ind w:left="356" w:right="46" w:hanging="309"/>
                          <w:rPr>
                            <w:ins w:id="885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proofErr w:type="spellStart"/>
                        <w:ins w:id="886" w:author="盧晏臻Jenny" w:date="2026-06-24T16:30:00Z" w16du:dateUtc="2026-06-24T08:30:00Z">
                          <w:r>
                            <w:rPr>
                              <w:color w:val="000000"/>
                              <w:sz w:val="11"/>
                            </w:rPr>
                            <w:t>vhost</w:t>
                          </w:r>
                          <w:proofErr w:type="spellEnd"/>
                          <w:r>
                            <w:rPr>
                              <w:color w:val="000000"/>
                              <w:sz w:val="11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7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1"/>
                            </w:rPr>
                            <w:t>kenda_demo.aiuptop.com全代理</w:t>
                          </w:r>
                          <w:proofErr w:type="spellEnd"/>
                          <w:r>
                            <w:rPr>
                              <w:color w:val="000000"/>
                              <w:sz w:val="11"/>
                            </w:rPr>
                            <w:t xml:space="preserve"> → Odoo:8069</w:t>
                          </w:r>
                        </w:ins>
                      </w:p>
                    </w:txbxContent>
                  </v:textbox>
                </v:shape>
                <v:shape id="Textbox 530" o:spid="_x0000_s1304" type="#_x0000_t202" style="position:absolute;left:18780;top:2229;width:13176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" fillcolor="#ededed" strokecolor="#999" strokeweight=".1226mm">
                  <v:textbox inset="0,0,0,0">
                    <w:txbxContent>
                      <w:p w14:paraId="7D2C3FE2" w14:textId="77777777" w:rsidR="006671D6" w:rsidRDefault="00000000">
                        <w:pPr>
                          <w:spacing w:before="51" w:line="225" w:lineRule="auto"/>
                          <w:ind w:left="48" w:right="46"/>
                          <w:jc w:val="center"/>
                          <w:rPr>
                            <w:ins w:id="887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proofErr w:type="spellStart"/>
                        <w:ins w:id="888" w:author="盧晏臻Jenny" w:date="2026-06-24T16:30:00Z" w16du:dateUtc="2026-06-24T08:30:00Z">
                          <w:r>
                            <w:rPr>
                              <w:color w:val="000000"/>
                              <w:sz w:val="11"/>
                            </w:rPr>
                            <w:t>vhost</w:t>
                          </w:r>
                          <w:proofErr w:type="spellEnd"/>
                          <w:r>
                            <w:rPr>
                              <w:color w:val="000000"/>
                              <w:sz w:val="11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7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1"/>
                            </w:rPr>
                            <w:t>kenda_demo_web.aiuptop.com</w:t>
                          </w:r>
                          <w:r>
                            <w:rPr>
                              <w:color w:val="000000"/>
                              <w:spacing w:val="-3"/>
                              <w:sz w:val="11"/>
                            </w:rPr>
                            <w:t>靜態</w:t>
                          </w:r>
                          <w:proofErr w:type="spellEnd"/>
                          <w:r>
                            <w:rPr>
                              <w:color w:val="000000"/>
                              <w:spacing w:val="-3"/>
                              <w:sz w:val="11"/>
                            </w:rPr>
                            <w:t xml:space="preserve"> /</w:t>
                          </w:r>
                          <w:r>
                            <w:rPr>
                              <w:color w:val="000000"/>
                              <w:sz w:val="11"/>
                            </w:rPr>
                            <w:t>var/www/kenda-web</w:t>
                          </w:r>
                        </w:ins>
                      </w:p>
                      <w:p w14:paraId="259BB252" w14:textId="77777777" w:rsidR="006671D6" w:rsidRDefault="00000000">
                        <w:pPr>
                          <w:spacing w:line="191" w:lineRule="exact"/>
                          <w:jc w:val="center"/>
                          <w:rPr>
                            <w:ins w:id="889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890" w:author="盧晏臻Jenny" w:date="2026-06-24T16:30:00Z" w16du:dateUtc="2026-06-24T08:30:00Z">
                          <w:r>
                            <w:rPr>
                              <w:color w:val="000000"/>
                              <w:sz w:val="11"/>
                            </w:rPr>
                            <w:t>location</w:t>
                          </w:r>
                          <w:r>
                            <w:rPr>
                              <w:color w:val="000000"/>
                              <w:spacing w:val="1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1"/>
                            </w:rPr>
                            <w:t>/api</w:t>
                          </w:r>
                          <w:r>
                            <w:rPr>
                              <w:color w:val="000000"/>
                              <w:spacing w:val="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1"/>
                            </w:rPr>
                            <w:t>→</w:t>
                          </w:r>
                          <w:r>
                            <w:rPr>
                              <w:color w:val="000000"/>
                              <w:spacing w:val="1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1"/>
                            </w:rPr>
                            <w:t>proxy</w:t>
                          </w:r>
                          <w:r>
                            <w:rPr>
                              <w:color w:val="000000"/>
                              <w:spacing w:val="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1"/>
                            </w:rPr>
                            <w:t>Odoo:8069</w:t>
                          </w:r>
                        </w:ins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B11B70" w14:textId="77777777" w:rsidR="006671D6" w:rsidRDefault="006671D6">
      <w:pPr>
        <w:pStyle w:val="a3"/>
        <w:rPr>
          <w:b/>
          <w:sz w:val="11"/>
        </w:rPr>
      </w:pPr>
    </w:p>
    <w:p w14:paraId="2D766C5C" w14:textId="77777777" w:rsidR="006671D6" w:rsidRDefault="006671D6">
      <w:pPr>
        <w:pStyle w:val="a3"/>
        <w:rPr>
          <w:b/>
          <w:sz w:val="11"/>
        </w:rPr>
      </w:pPr>
    </w:p>
    <w:p w14:paraId="3327C2A4" w14:textId="77777777" w:rsidR="006671D6" w:rsidRDefault="006671D6">
      <w:pPr>
        <w:pStyle w:val="a3"/>
        <w:rPr>
          <w:b/>
          <w:sz w:val="11"/>
        </w:rPr>
      </w:pPr>
    </w:p>
    <w:p w14:paraId="1762D06B" w14:textId="77777777" w:rsidR="006671D6" w:rsidRDefault="006671D6">
      <w:pPr>
        <w:pStyle w:val="a3"/>
        <w:rPr>
          <w:b/>
          <w:sz w:val="11"/>
        </w:rPr>
      </w:pPr>
    </w:p>
    <w:p w14:paraId="44E24D3F" w14:textId="77777777" w:rsidR="006671D6" w:rsidRDefault="006671D6">
      <w:pPr>
        <w:pStyle w:val="a3"/>
        <w:rPr>
          <w:b/>
          <w:sz w:val="11"/>
        </w:rPr>
      </w:pPr>
    </w:p>
    <w:p w14:paraId="38BA4274" w14:textId="77777777" w:rsidR="006671D6" w:rsidRDefault="006671D6">
      <w:pPr>
        <w:pStyle w:val="a3"/>
        <w:rPr>
          <w:b/>
          <w:sz w:val="11"/>
        </w:rPr>
      </w:pPr>
    </w:p>
    <w:p w14:paraId="5C942A70" w14:textId="77777777" w:rsidR="006671D6" w:rsidRDefault="006671D6">
      <w:pPr>
        <w:pStyle w:val="a3"/>
        <w:rPr>
          <w:b/>
          <w:sz w:val="11"/>
        </w:rPr>
      </w:pPr>
    </w:p>
    <w:p w14:paraId="3B2D03C6" w14:textId="77777777" w:rsidR="006671D6" w:rsidRDefault="006671D6">
      <w:pPr>
        <w:pStyle w:val="a3"/>
        <w:spacing w:before="190"/>
        <w:rPr>
          <w:b/>
          <w:sz w:val="11"/>
        </w:rPr>
      </w:pPr>
    </w:p>
    <w:p w14:paraId="48F68AC9" w14:textId="77777777" w:rsidR="006671D6" w:rsidRDefault="00000000">
      <w:pPr>
        <w:ind w:right="729"/>
        <w:jc w:val="right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5523456" behindDoc="1" locked="0" layoutInCell="1" allowOverlap="1" wp14:anchorId="65D41690" wp14:editId="14728CD3">
                <wp:simplePos x="0" y="0"/>
                <wp:positionH relativeFrom="page">
                  <wp:posOffset>5880304</wp:posOffset>
                </wp:positionH>
                <wp:positionV relativeFrom="paragraph">
                  <wp:posOffset>-2141349</wp:posOffset>
                </wp:positionV>
                <wp:extent cx="1015365" cy="2158365"/>
                <wp:effectExtent l="0" t="0" r="0" b="0"/>
                <wp:wrapNone/>
                <wp:docPr id="531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5365" cy="2158365"/>
                          <a:chOff x="0" y="0"/>
                          <a:chExt cx="1015365" cy="215836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2206" y="123312"/>
                            <a:ext cx="1010919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1911985">
                                <a:moveTo>
                                  <a:pt x="1010797" y="1911796"/>
                                </a:moveTo>
                                <a:lnTo>
                                  <a:pt x="0" y="1911796"/>
                                </a:lnTo>
                                <a:lnTo>
                                  <a:pt x="0" y="0"/>
                                </a:lnTo>
                                <a:lnTo>
                                  <a:pt x="1010797" y="0"/>
                                </a:lnTo>
                                <a:lnTo>
                                  <a:pt x="1010797" y="1911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06" y="123312"/>
                            <a:ext cx="1010919" cy="191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919" h="1911985">
                                <a:moveTo>
                                  <a:pt x="0" y="0"/>
                                </a:moveTo>
                                <a:lnTo>
                                  <a:pt x="1010797" y="0"/>
                                </a:lnTo>
                                <a:lnTo>
                                  <a:pt x="1010797" y="1911796"/>
                                </a:lnTo>
                                <a:lnTo>
                                  <a:pt x="0" y="19117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4413">
                            <a:solidFill>
                              <a:srgbClr val="6F6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07605" y="0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0619"/>
                                </a:lnTo>
                              </a:path>
                            </a:pathLst>
                          </a:custGeom>
                          <a:ln w="8827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07605" y="710232"/>
                            <a:ext cx="1270" cy="88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8519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514"/>
                                </a:lnTo>
                                <a:lnTo>
                                  <a:pt x="0" y="478005"/>
                                </a:lnTo>
                              </a:path>
                              <a:path h="885190">
                                <a:moveTo>
                                  <a:pt x="0" y="687615"/>
                                </a:moveTo>
                                <a:lnTo>
                                  <a:pt x="0" y="687615"/>
                                </a:lnTo>
                                <a:lnTo>
                                  <a:pt x="0" y="870424"/>
                                </a:lnTo>
                                <a:lnTo>
                                  <a:pt x="0" y="884919"/>
                                </a:lnTo>
                              </a:path>
                            </a:pathLst>
                          </a:custGeom>
                          <a:ln w="8827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07605" y="1924764"/>
                            <a:ext cx="127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3679">
                                <a:moveTo>
                                  <a:pt x="0" y="0"/>
                                </a:moveTo>
                                <a:lnTo>
                                  <a:pt x="0" y="233389"/>
                                </a:lnTo>
                              </a:path>
                            </a:pathLst>
                          </a:custGeom>
                          <a:ln w="8827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183969" y="1618547"/>
                            <a:ext cx="647700" cy="306705"/>
                          </a:xfrm>
                          <a:prstGeom prst="rect">
                            <a:avLst/>
                          </a:prstGeom>
                          <a:solidFill>
                            <a:srgbClr val="F4A328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3080EDA" w14:textId="77777777" w:rsidR="006671D6" w:rsidRDefault="00000000">
                              <w:pPr>
                                <w:spacing w:before="51" w:line="225" w:lineRule="auto"/>
                                <w:ind w:left="197" w:right="46" w:hanging="149"/>
                                <w:rPr>
                                  <w:ins w:id="891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92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</w:rPr>
                                  <w:t>Cloudflare</w:t>
                                </w:r>
                                <w:r>
                                  <w:rPr>
                                    <w:color w:val="000000"/>
                                    <w:spacing w:val="-5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</w:rPr>
                                  <w:t>Tunnel</w:t>
                                </w:r>
                                <w:r>
                                  <w:rPr>
                                    <w:color w:val="000000"/>
                                    <w:spacing w:val="40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</w:rPr>
                                  <w:t>kenda-prod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216936" y="1211627"/>
                            <a:ext cx="581660" cy="186690"/>
                          </a:xfrm>
                          <a:prstGeom prst="rect">
                            <a:avLst/>
                          </a:prstGeom>
                          <a:solidFill>
                            <a:srgbClr val="F4A328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A78FDA" w14:textId="77777777" w:rsidR="006671D6" w:rsidRDefault="00000000">
                              <w:pPr>
                                <w:spacing w:before="42"/>
                                <w:ind w:left="48"/>
                                <w:rPr>
                                  <w:ins w:id="893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94" w:author="盧晏臻Jenny" w:date="2026-06-24T16:30:00Z" w16du:dateUtc="2026-06-24T08:30:00Z"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Cloudflare</w:t>
                                </w:r>
                                <w:r>
                                  <w:rPr>
                                    <w:color w:val="000000"/>
                                    <w:spacing w:val="3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pacing w:val="-5"/>
                                    <w:sz w:val="11"/>
                                  </w:rPr>
                                  <w:t>WAF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156692" y="404011"/>
                            <a:ext cx="702310" cy="306705"/>
                          </a:xfrm>
                          <a:prstGeom prst="rect">
                            <a:avLst/>
                          </a:prstGeom>
                          <a:solidFill>
                            <a:srgbClr val="F4A328"/>
                          </a:solidFill>
                          <a:ln w="441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14D6C6" w14:textId="77777777" w:rsidR="006671D6" w:rsidRDefault="00000000">
                              <w:pPr>
                                <w:spacing w:before="42" w:line="196" w:lineRule="exact"/>
                                <w:jc w:val="center"/>
                                <w:rPr>
                                  <w:ins w:id="895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96" w:author="盧晏臻Jenny" w:date="2026-06-24T16:30:00Z" w16du:dateUtc="2026-06-24T08:30:00Z"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Cloudflare</w:t>
                                </w:r>
                                <w:r>
                                  <w:rPr>
                                    <w:color w:val="000000"/>
                                    <w:spacing w:val="3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1"/>
                                  </w:rPr>
                                  <w:t>TLS</w:t>
                                </w:r>
                                <w:r>
                                  <w:rPr>
                                    <w:color w:val="000000"/>
                                    <w:spacing w:val="-3"/>
                                    <w:sz w:val="11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pacing w:val="-3"/>
                                    <w:sz w:val="11"/>
                                  </w:rPr>
                                  <w:t>終結</w:t>
                                </w:r>
                                <w:proofErr w:type="spellEnd"/>
                              </w:ins>
                            </w:p>
                            <w:p w14:paraId="7F80128A" w14:textId="77777777" w:rsidR="006671D6" w:rsidRDefault="00000000">
                              <w:pPr>
                                <w:spacing w:line="196" w:lineRule="exact"/>
                                <w:jc w:val="center"/>
                                <w:rPr>
                                  <w:ins w:id="897" w:author="盧晏臻Jenny" w:date="2026-06-24T16:30:00Z" w16du:dateUtc="2026-06-24T08:30:00Z"/>
                                  <w:color w:val="000000"/>
                                  <w:sz w:val="11"/>
                                </w:rPr>
                              </w:pPr>
                              <w:ins w:id="898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1"/>
                                  </w:rPr>
                                  <w:t>*.aiuptop.com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243236" y="136191"/>
                            <a:ext cx="541655" cy="9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D77176" w14:textId="77777777" w:rsidR="006671D6" w:rsidRDefault="00000000">
                              <w:pPr>
                                <w:spacing w:line="148" w:lineRule="exact"/>
                                <w:rPr>
                                  <w:ins w:id="899" w:author="盧晏臻Jenny" w:date="2026-06-24T16:30:00Z" w16du:dateUtc="2026-06-24T08:30:00Z"/>
                                  <w:sz w:val="11"/>
                                </w:rPr>
                              </w:pPr>
                              <w:ins w:id="900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1"/>
                                  </w:rPr>
                                  <w:t>Cloudflare</w:t>
                                </w:r>
                                <w:r>
                                  <w:rPr>
                                    <w:color w:val="333333"/>
                                    <w:spacing w:val="3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pacing w:val="-4"/>
                                    <w:sz w:val="11"/>
                                  </w:rPr>
                                  <w:t>Edge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41690" id="Group 531" o:spid="_x0000_s1305" style="position:absolute;left:0;text-align:left;margin-left:463pt;margin-top:-168.6pt;width:79.95pt;height:169.95pt;z-index:-17793024;mso-wrap-distance-left:0;mso-wrap-distance-right:0;mso-position-horizontal-relative:page" coordsize="10153,21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">
                <v:shape id="Graphic 532" o:spid="_x0000_s1306" style="position:absolute;left:22;top:1233;width:10109;height:19119;visibility:visible;mso-wrap-style:square;v-text-anchor:top" coordsize="1010919,191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" path="m1010797,1911796l,1911796,,,1010797,r,1911796xe" fillcolor="#fcfcfc" stroked="f">
                  <v:path arrowok="t"/>
                </v:shape>
                <v:shape id="Graphic 533" o:spid="_x0000_s1307" style="position:absolute;left:22;top:1233;width:10109;height:19119;visibility:visible;mso-wrap-style:square;v-text-anchor:top" coordsize="1010919,191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" path="m,l1010797,r,1911796l,1911796,,xe" filled="f" strokecolor="#6f6f6f" strokeweight=".1226mm">
                  <v:path arrowok="t"/>
                </v:shape>
                <v:shape id="Graphic 534" o:spid="_x0000_s1308" style="position:absolute;left:5076;width:12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" path="m,l,380619e" filled="f" strokecolor="#666" strokeweight=".24519mm">
                  <v:path arrowok="t"/>
                </v:shape>
                <v:shape id="Graphic 535" o:spid="_x0000_s1309" style="position:absolute;left:5076;top:7102;width:12;height:8852;visibility:visible;mso-wrap-style:square;v-text-anchor:top" coordsize="1270,885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" path="m,l,,,463514r,14491em,687615r,l,870424r,14495e" filled="f" strokecolor="#666" strokeweight=".24519mm">
                  <v:path arrowok="t"/>
                </v:shape>
                <v:shape id="Graphic 536" o:spid="_x0000_s1310" style="position:absolute;left:5076;top:19247;width:12;height:2337;visibility:visible;mso-wrap-style:square;v-text-anchor:top" coordsize="127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" path="m,l,233389e" filled="f" strokecolor="#666" strokeweight=".24519mm">
                  <v:path arrowok="t"/>
                </v:shape>
                <v:shape id="Textbox 537" o:spid="_x0000_s1311" type="#_x0000_t202" style="position:absolute;left:1839;top:16185;width:6477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" fillcolor="#f4a328" strokecolor="#999" strokeweight=".1226mm">
                  <v:textbox inset="0,0,0,0">
                    <w:txbxContent>
                      <w:p w14:paraId="73080EDA" w14:textId="77777777" w:rsidR="006671D6" w:rsidRDefault="00000000">
                        <w:pPr>
                          <w:spacing w:before="51" w:line="225" w:lineRule="auto"/>
                          <w:ind w:left="197" w:right="46" w:hanging="149"/>
                          <w:rPr>
                            <w:ins w:id="901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902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1"/>
                            </w:rPr>
                            <w:t>Cloudflare</w:t>
                          </w:r>
                          <w:r>
                            <w:rPr>
                              <w:color w:val="000000"/>
                              <w:spacing w:val="-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1"/>
                            </w:rPr>
                            <w:t>Tunnel</w:t>
                          </w:r>
                          <w:r>
                            <w:rPr>
                              <w:color w:val="000000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1"/>
                            </w:rPr>
                            <w:t>kenda-prod</w:t>
                          </w:r>
                        </w:ins>
                      </w:p>
                    </w:txbxContent>
                  </v:textbox>
                </v:shape>
                <v:shape id="Textbox 538" o:spid="_x0000_s1312" type="#_x0000_t202" style="position:absolute;left:2169;top:12116;width:5816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" fillcolor="#f4a328" strokecolor="#999" strokeweight=".1226mm">
                  <v:textbox inset="0,0,0,0">
                    <w:txbxContent>
                      <w:p w14:paraId="75A78FDA" w14:textId="77777777" w:rsidR="006671D6" w:rsidRDefault="00000000">
                        <w:pPr>
                          <w:spacing w:before="42"/>
                          <w:ind w:left="48"/>
                          <w:rPr>
                            <w:ins w:id="903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904" w:author="盧晏臻Jenny" w:date="2026-06-24T16:30:00Z" w16du:dateUtc="2026-06-24T08:30:00Z">
                          <w:r>
                            <w:rPr>
                              <w:color w:val="000000"/>
                              <w:sz w:val="11"/>
                            </w:rPr>
                            <w:t>Cloudflare</w:t>
                          </w:r>
                          <w:r>
                            <w:rPr>
                              <w:color w:val="000000"/>
                              <w:spacing w:val="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1"/>
                            </w:rPr>
                            <w:t>WAF</w:t>
                          </w:r>
                        </w:ins>
                      </w:p>
                    </w:txbxContent>
                  </v:textbox>
                </v:shape>
                <v:shape id="Textbox 539" o:spid="_x0000_s1313" type="#_x0000_t202" style="position:absolute;left:1566;top:4040;width:7024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" fillcolor="#f4a328" strokecolor="#999" strokeweight=".1226mm">
                  <v:textbox inset="0,0,0,0">
                    <w:txbxContent>
                      <w:p w14:paraId="0914D6C6" w14:textId="77777777" w:rsidR="006671D6" w:rsidRDefault="00000000">
                        <w:pPr>
                          <w:spacing w:before="42" w:line="196" w:lineRule="exact"/>
                          <w:jc w:val="center"/>
                          <w:rPr>
                            <w:ins w:id="905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906" w:author="盧晏臻Jenny" w:date="2026-06-24T16:30:00Z" w16du:dateUtc="2026-06-24T08:30:00Z">
                          <w:r>
                            <w:rPr>
                              <w:color w:val="000000"/>
                              <w:sz w:val="11"/>
                            </w:rPr>
                            <w:t>Cloudflare</w:t>
                          </w:r>
                          <w:r>
                            <w:rPr>
                              <w:color w:val="000000"/>
                              <w:spacing w:val="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1"/>
                            </w:rPr>
                            <w:t>TLS</w:t>
                          </w:r>
                          <w:r>
                            <w:rPr>
                              <w:color w:val="000000"/>
                              <w:spacing w:val="-3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pacing w:val="-3"/>
                              <w:sz w:val="11"/>
                            </w:rPr>
                            <w:t>終結</w:t>
                          </w:r>
                          <w:proofErr w:type="spellEnd"/>
                        </w:ins>
                      </w:p>
                      <w:p w14:paraId="7F80128A" w14:textId="77777777" w:rsidR="006671D6" w:rsidRDefault="00000000">
                        <w:pPr>
                          <w:spacing w:line="196" w:lineRule="exact"/>
                          <w:jc w:val="center"/>
                          <w:rPr>
                            <w:ins w:id="907" w:author="盧晏臻Jenny" w:date="2026-06-24T16:30:00Z" w16du:dateUtc="2026-06-24T08:30:00Z"/>
                            <w:color w:val="000000"/>
                            <w:sz w:val="11"/>
                          </w:rPr>
                        </w:pPr>
                        <w:ins w:id="908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1"/>
                            </w:rPr>
                            <w:t>*.aiuptop.com</w:t>
                          </w:r>
                        </w:ins>
                      </w:p>
                    </w:txbxContent>
                  </v:textbox>
                </v:shape>
                <v:shape id="Textbox 540" o:spid="_x0000_s1314" type="#_x0000_t202" style="position:absolute;left:2432;top:1361;width:5416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Q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sO0Q2wgAAANwAAAAPAAAA&#10;AAAAAAAAAAAAAAcCAABkcnMvZG93bnJldi54bWxQSwUGAAAAAAMAAwC3AAAA9gIAAAAA&#10;" filled="f" stroked="f">
                  <v:textbox inset="0,0,0,0">
                    <w:txbxContent>
                      <w:p w14:paraId="09D77176" w14:textId="77777777" w:rsidR="006671D6" w:rsidRDefault="00000000">
                        <w:pPr>
                          <w:spacing w:line="148" w:lineRule="exact"/>
                          <w:rPr>
                            <w:ins w:id="909" w:author="盧晏臻Jenny" w:date="2026-06-24T16:30:00Z" w16du:dateUtc="2026-06-24T08:30:00Z"/>
                            <w:sz w:val="11"/>
                          </w:rPr>
                        </w:pPr>
                        <w:ins w:id="910" w:author="盧晏臻Jenny" w:date="2026-06-24T16:30:00Z" w16du:dateUtc="2026-06-24T08:30:00Z">
                          <w:r>
                            <w:rPr>
                              <w:color w:val="333333"/>
                              <w:sz w:val="11"/>
                            </w:rPr>
                            <w:t>Cloudflare</w:t>
                          </w:r>
                          <w:r>
                            <w:rPr>
                              <w:color w:val="333333"/>
                              <w:spacing w:val="3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4"/>
                              <w:sz w:val="11"/>
                            </w:rPr>
                            <w:t>Edge</w:t>
                          </w:r>
                        </w:ins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5523968" behindDoc="1" locked="0" layoutInCell="1" allowOverlap="1" wp14:anchorId="09912D75" wp14:editId="21899AD4">
                <wp:simplePos x="0" y="0"/>
                <wp:positionH relativeFrom="page">
                  <wp:posOffset>6387909</wp:posOffset>
                </wp:positionH>
                <wp:positionV relativeFrom="paragraph">
                  <wp:posOffset>111152</wp:posOffset>
                </wp:positionV>
                <wp:extent cx="1270" cy="100330"/>
                <wp:effectExtent l="0" t="0" r="0" b="0"/>
                <wp:wrapNone/>
                <wp:docPr id="541" name="Graphic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0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0330">
                              <a:moveTo>
                                <a:pt x="0" y="0"/>
                              </a:moveTo>
                              <a:lnTo>
                                <a:pt x="0" y="99917"/>
                              </a:lnTo>
                            </a:path>
                          </a:pathLst>
                        </a:custGeom>
                        <a:ln w="8827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D1207" id="Graphic 541" o:spid="_x0000_s1026" style="position:absolute;margin-left:503pt;margin-top:8.75pt;width:.1pt;height:7.9pt;z-index:-1779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00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" path="m,l,99917e" filled="f" strokecolor="#666" strokeweight=".24519mm">
                <v:path arrowok="t"/>
                <w10:wrap anchorx="page"/>
              </v:shape>
            </w:pict>
          </mc:Fallback>
        </mc:AlternateContent>
      </w:r>
      <w:r>
        <w:rPr>
          <w:sz w:val="11"/>
        </w:rPr>
        <w:t>HTTP</w:t>
      </w:r>
      <w:r>
        <w:rPr>
          <w:spacing w:val="-2"/>
          <w:sz w:val="11"/>
        </w:rPr>
        <w:t xml:space="preserve"> </w:t>
      </w:r>
      <w:proofErr w:type="spellStart"/>
      <w:r>
        <w:rPr>
          <w:spacing w:val="-2"/>
          <w:sz w:val="11"/>
        </w:rPr>
        <w:t>內部</w:t>
      </w:r>
      <w:proofErr w:type="spellEnd"/>
    </w:p>
    <w:p w14:paraId="35372247" w14:textId="77777777" w:rsidR="006671D6" w:rsidRDefault="00000000">
      <w:pPr>
        <w:pStyle w:val="a3"/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370568C5" wp14:editId="6591186B">
                <wp:simplePos x="0" y="0"/>
                <wp:positionH relativeFrom="page">
                  <wp:posOffset>6263005</wp:posOffset>
                </wp:positionH>
                <wp:positionV relativeFrom="paragraph">
                  <wp:posOffset>105867</wp:posOffset>
                </wp:positionV>
                <wp:extent cx="250190" cy="186690"/>
                <wp:effectExtent l="0" t="0" r="0" b="0"/>
                <wp:wrapTopAndBottom/>
                <wp:docPr id="542" name="Textbox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190" cy="18669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4413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F075DD" w14:textId="77777777" w:rsidR="006671D6" w:rsidRDefault="00000000">
                            <w:pPr>
                              <w:spacing w:before="42"/>
                              <w:ind w:left="48"/>
                              <w:rPr>
                                <w:color w:val="000000"/>
                                <w:sz w:val="11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1"/>
                              </w:rPr>
                              <w:t>nginx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568C5" id="Textbox 542" o:spid="_x0000_s1315" type="#_x0000_t202" style="position:absolute;margin-left:493.15pt;margin-top:8.35pt;width:19.7pt;height:14.7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" fillcolor="#ededed" strokecolor="#999" strokeweight=".1226mm">
                <v:path arrowok="t"/>
                <v:textbox inset="0,0,0,0">
                  <w:txbxContent>
                    <w:p w14:paraId="11F075DD" w14:textId="77777777" w:rsidR="006671D6" w:rsidRDefault="00000000">
                      <w:pPr>
                        <w:spacing w:before="42"/>
                        <w:ind w:left="48"/>
                        <w:rPr>
                          <w:color w:val="000000"/>
                          <w:sz w:val="11"/>
                        </w:rPr>
                      </w:pPr>
                      <w:r>
                        <w:rPr>
                          <w:color w:val="000000"/>
                          <w:spacing w:val="-2"/>
                          <w:sz w:val="11"/>
                        </w:rPr>
                        <w:t>nginx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2ACECB" w14:textId="77777777" w:rsidR="006671D6" w:rsidRDefault="006671D6">
      <w:pPr>
        <w:pStyle w:val="a3"/>
        <w:rPr>
          <w:sz w:val="7"/>
        </w:rPr>
        <w:sectPr w:rsidR="006671D6">
          <w:pgSz w:w="11910" w:h="16840"/>
          <w:pgMar w:top="1020" w:right="850" w:bottom="600" w:left="850" w:header="0" w:footer="417" w:gutter="0"/>
          <w:cols w:space="720"/>
        </w:sectPr>
      </w:pPr>
    </w:p>
    <w:p w14:paraId="484C02C9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0"/>
        <w:rPr>
          <w:b/>
          <w:sz w:val="24"/>
          <w:lang w:eastAsia="zh-TW"/>
        </w:rPr>
      </w:pPr>
      <w:r>
        <w:rPr>
          <w:b/>
          <w:color w:val="C70F2E"/>
          <w:sz w:val="24"/>
          <w:lang w:eastAsia="zh-TW"/>
        </w:rPr>
        <w:lastRenderedPageBreak/>
        <w:t>本機開發環境部署圖</w:t>
      </w:r>
      <w:r>
        <w:rPr>
          <w:b/>
          <w:color w:val="C70F2E"/>
          <w:spacing w:val="-2"/>
          <w:sz w:val="24"/>
          <w:lang w:eastAsia="zh-TW"/>
        </w:rPr>
        <w:t>（Docker）</w:t>
      </w:r>
    </w:p>
    <w:p w14:paraId="2713A5F9" w14:textId="7CD0BAAC" w:rsidR="006671D6" w:rsidRDefault="00000000">
      <w:pPr>
        <w:pStyle w:val="a3"/>
        <w:spacing w:before="5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660032" behindDoc="1" locked="0" layoutInCell="1" allowOverlap="1" wp14:anchorId="0A62AC52" wp14:editId="06798B67">
                <wp:simplePos x="0" y="0"/>
                <wp:positionH relativeFrom="page">
                  <wp:posOffset>1819779</wp:posOffset>
                </wp:positionH>
                <wp:positionV relativeFrom="paragraph">
                  <wp:posOffset>182840</wp:posOffset>
                </wp:positionV>
                <wp:extent cx="3917950" cy="7895590"/>
                <wp:effectExtent l="0" t="0" r="0" b="0"/>
                <wp:wrapTopAndBottom/>
                <wp:docPr id="543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7950" cy="7895590"/>
                          <a:chOff x="0" y="0"/>
                          <a:chExt cx="3917950" cy="789559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403614" y="3208"/>
                            <a:ext cx="306641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6415" h="766445">
                                <a:moveTo>
                                  <a:pt x="3065884" y="766020"/>
                                </a:moveTo>
                                <a:lnTo>
                                  <a:pt x="0" y="766020"/>
                                </a:lnTo>
                                <a:lnTo>
                                  <a:pt x="0" y="0"/>
                                </a:lnTo>
                                <a:lnTo>
                                  <a:pt x="3065884" y="0"/>
                                </a:lnTo>
                                <a:lnTo>
                                  <a:pt x="3065884" y="766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03614" y="3208"/>
                            <a:ext cx="3066415" cy="76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6415" h="766445">
                                <a:moveTo>
                                  <a:pt x="0" y="0"/>
                                </a:moveTo>
                                <a:lnTo>
                                  <a:pt x="3065884" y="0"/>
                                </a:lnTo>
                                <a:lnTo>
                                  <a:pt x="3065884" y="766020"/>
                                </a:lnTo>
                                <a:lnTo>
                                  <a:pt x="0" y="766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416">
                            <a:solidFill>
                              <a:srgbClr val="6F6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208" y="1264531"/>
                            <a:ext cx="3911600" cy="662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6627495">
                                <a:moveTo>
                                  <a:pt x="3911313" y="6627463"/>
                                </a:moveTo>
                                <a:lnTo>
                                  <a:pt x="0" y="6627463"/>
                                </a:lnTo>
                                <a:lnTo>
                                  <a:pt x="0" y="0"/>
                                </a:lnTo>
                                <a:lnTo>
                                  <a:pt x="3911313" y="0"/>
                                </a:lnTo>
                                <a:lnTo>
                                  <a:pt x="3911313" y="6627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208" y="1264531"/>
                            <a:ext cx="3911600" cy="662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6627495">
                                <a:moveTo>
                                  <a:pt x="0" y="0"/>
                                </a:moveTo>
                                <a:lnTo>
                                  <a:pt x="3911313" y="0"/>
                                </a:lnTo>
                                <a:lnTo>
                                  <a:pt x="3911313" y="6627463"/>
                                </a:lnTo>
                                <a:lnTo>
                                  <a:pt x="0" y="66274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911600" h="6627495">
                                <a:moveTo>
                                  <a:pt x="784597" y="160423"/>
                                </a:moveTo>
                                <a:lnTo>
                                  <a:pt x="3140962" y="160423"/>
                                </a:lnTo>
                                <a:lnTo>
                                  <a:pt x="3140962" y="926443"/>
                                </a:lnTo>
                                <a:lnTo>
                                  <a:pt x="784597" y="926443"/>
                                </a:lnTo>
                                <a:lnTo>
                                  <a:pt x="784597" y="160423"/>
                                </a:lnTo>
                                <a:close/>
                              </a:path>
                              <a:path w="3911600" h="6627495">
                                <a:moveTo>
                                  <a:pt x="128338" y="2683076"/>
                                </a:moveTo>
                                <a:lnTo>
                                  <a:pt x="3716598" y="2683076"/>
                                </a:lnTo>
                                <a:lnTo>
                                  <a:pt x="3716598" y="6467052"/>
                                </a:lnTo>
                                <a:lnTo>
                                  <a:pt x="128338" y="6467052"/>
                                </a:lnTo>
                                <a:lnTo>
                                  <a:pt x="128338" y="2683076"/>
                                </a:lnTo>
                                <a:close/>
                              </a:path>
                              <a:path w="3911600" h="6627495">
                                <a:moveTo>
                                  <a:pt x="914636" y="1247289"/>
                                </a:moveTo>
                                <a:lnTo>
                                  <a:pt x="3010916" y="1247289"/>
                                </a:lnTo>
                                <a:lnTo>
                                  <a:pt x="3010916" y="2187773"/>
                                </a:lnTo>
                                <a:lnTo>
                                  <a:pt x="914636" y="2187773"/>
                                </a:lnTo>
                                <a:lnTo>
                                  <a:pt x="914636" y="1247289"/>
                                </a:lnTo>
                                <a:close/>
                              </a:path>
                              <a:path w="3911600" h="6627495">
                                <a:moveTo>
                                  <a:pt x="637330" y="4104829"/>
                                </a:moveTo>
                                <a:lnTo>
                                  <a:pt x="3288219" y="4104829"/>
                                </a:lnTo>
                                <a:lnTo>
                                  <a:pt x="3288219" y="4870849"/>
                                </a:lnTo>
                                <a:lnTo>
                                  <a:pt x="637330" y="4870849"/>
                                </a:lnTo>
                                <a:lnTo>
                                  <a:pt x="637330" y="4104829"/>
                                </a:lnTo>
                                <a:close/>
                              </a:path>
                              <a:path w="3911600" h="6627495">
                                <a:moveTo>
                                  <a:pt x="256676" y="5366139"/>
                                </a:moveTo>
                                <a:lnTo>
                                  <a:pt x="2003081" y="5366139"/>
                                </a:lnTo>
                                <a:lnTo>
                                  <a:pt x="2003081" y="6306616"/>
                                </a:lnTo>
                                <a:lnTo>
                                  <a:pt x="256676" y="6306616"/>
                                </a:lnTo>
                                <a:lnTo>
                                  <a:pt x="256676" y="5366139"/>
                                </a:lnTo>
                                <a:close/>
                              </a:path>
                              <a:path w="3911600" h="6627495">
                                <a:moveTo>
                                  <a:pt x="2131419" y="5366139"/>
                                </a:moveTo>
                                <a:lnTo>
                                  <a:pt x="3588260" y="5366139"/>
                                </a:lnTo>
                                <a:lnTo>
                                  <a:pt x="3588260" y="6306616"/>
                                </a:lnTo>
                                <a:lnTo>
                                  <a:pt x="2131419" y="6306616"/>
                                </a:lnTo>
                                <a:lnTo>
                                  <a:pt x="2131419" y="5366139"/>
                                </a:lnTo>
                                <a:close/>
                              </a:path>
                              <a:path w="3911600" h="6627495">
                                <a:moveTo>
                                  <a:pt x="1830299" y="2843499"/>
                                </a:moveTo>
                                <a:lnTo>
                                  <a:pt x="3073680" y="2843499"/>
                                </a:lnTo>
                                <a:lnTo>
                                  <a:pt x="3073680" y="3609519"/>
                                </a:lnTo>
                                <a:lnTo>
                                  <a:pt x="1830299" y="3609519"/>
                                </a:lnTo>
                                <a:lnTo>
                                  <a:pt x="1830299" y="2843499"/>
                                </a:lnTo>
                                <a:close/>
                              </a:path>
                            </a:pathLst>
                          </a:custGeom>
                          <a:ln w="6416">
                            <a:solidFill>
                              <a:srgbClr val="6F6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133087" y="608805"/>
                            <a:ext cx="1730375" cy="623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0375" h="6235700">
                                <a:moveTo>
                                  <a:pt x="130597" y="0"/>
                                </a:moveTo>
                                <a:lnTo>
                                  <a:pt x="130597" y="0"/>
                                </a:lnTo>
                                <a:lnTo>
                                  <a:pt x="130597" y="641191"/>
                                </a:lnTo>
                                <a:lnTo>
                                  <a:pt x="131319" y="689661"/>
                                </a:lnTo>
                                <a:lnTo>
                                  <a:pt x="136377" y="733796"/>
                                </a:lnTo>
                                <a:lnTo>
                                  <a:pt x="150104" y="774713"/>
                                </a:lnTo>
                                <a:lnTo>
                                  <a:pt x="176837" y="813531"/>
                                </a:lnTo>
                                <a:lnTo>
                                  <a:pt x="218742" y="850843"/>
                                </a:lnTo>
                                <a:lnTo>
                                  <a:pt x="269318" y="885157"/>
                                </a:lnTo>
                                <a:lnTo>
                                  <a:pt x="319893" y="914457"/>
                                </a:lnTo>
                                <a:lnTo>
                                  <a:pt x="361798" y="936729"/>
                                </a:lnTo>
                                <a:lnTo>
                                  <a:pt x="408039" y="960850"/>
                                </a:lnTo>
                              </a:path>
                              <a:path w="1730375" h="6235700">
                                <a:moveTo>
                                  <a:pt x="1599366" y="0"/>
                                </a:moveTo>
                                <a:lnTo>
                                  <a:pt x="1599366" y="0"/>
                                </a:lnTo>
                                <a:lnTo>
                                  <a:pt x="1599366" y="641191"/>
                                </a:lnTo>
                                <a:lnTo>
                                  <a:pt x="1598644" y="689661"/>
                                </a:lnTo>
                                <a:lnTo>
                                  <a:pt x="1593586" y="733796"/>
                                </a:lnTo>
                                <a:lnTo>
                                  <a:pt x="1579859" y="774713"/>
                                </a:lnTo>
                                <a:lnTo>
                                  <a:pt x="1553126" y="813531"/>
                                </a:lnTo>
                                <a:lnTo>
                                  <a:pt x="1511221" y="850843"/>
                                </a:lnTo>
                                <a:lnTo>
                                  <a:pt x="1460645" y="885157"/>
                                </a:lnTo>
                                <a:lnTo>
                                  <a:pt x="1410070" y="914457"/>
                                </a:lnTo>
                                <a:lnTo>
                                  <a:pt x="1368165" y="936729"/>
                                </a:lnTo>
                                <a:lnTo>
                                  <a:pt x="1321924" y="960850"/>
                                </a:lnTo>
                              </a:path>
                              <a:path w="1730375" h="6235700">
                                <a:moveTo>
                                  <a:pt x="864982" y="1421752"/>
                                </a:moveTo>
                                <a:lnTo>
                                  <a:pt x="864982" y="1421752"/>
                                </a:lnTo>
                                <a:lnTo>
                                  <a:pt x="864982" y="2008362"/>
                                </a:lnTo>
                                <a:lnTo>
                                  <a:pt x="864982" y="2029435"/>
                                </a:lnTo>
                              </a:path>
                              <a:path w="1730375" h="6235700">
                                <a:moveTo>
                                  <a:pt x="1166160" y="2683076"/>
                                </a:moveTo>
                                <a:lnTo>
                                  <a:pt x="1215708" y="2734689"/>
                                </a:lnTo>
                                <a:lnTo>
                                  <a:pt x="1244136" y="2768447"/>
                                </a:lnTo>
                                <a:lnTo>
                                  <a:pt x="1272565" y="2809946"/>
                                </a:lnTo>
                                <a:lnTo>
                                  <a:pt x="1296122" y="2858040"/>
                                </a:lnTo>
                                <a:lnTo>
                                  <a:pt x="1308804" y="2900475"/>
                                </a:lnTo>
                                <a:lnTo>
                                  <a:pt x="1316497" y="2945702"/>
                                </a:lnTo>
                                <a:lnTo>
                                  <a:pt x="1320447" y="2993022"/>
                                </a:lnTo>
                                <a:lnTo>
                                  <a:pt x="1321902" y="3041738"/>
                                </a:lnTo>
                                <a:lnTo>
                                  <a:pt x="1322110" y="3091154"/>
                                </a:lnTo>
                                <a:lnTo>
                                  <a:pt x="1322110" y="3140566"/>
                                </a:lnTo>
                                <a:lnTo>
                                  <a:pt x="1322110" y="3189282"/>
                                </a:lnTo>
                                <a:lnTo>
                                  <a:pt x="1322110" y="3604572"/>
                                </a:lnTo>
                                <a:lnTo>
                                  <a:pt x="1322110" y="3625645"/>
                                </a:lnTo>
                              </a:path>
                              <a:path w="1730375" h="6235700">
                                <a:moveTo>
                                  <a:pt x="563803" y="2683076"/>
                                </a:moveTo>
                                <a:lnTo>
                                  <a:pt x="514255" y="2734689"/>
                                </a:lnTo>
                                <a:lnTo>
                                  <a:pt x="485827" y="2768447"/>
                                </a:lnTo>
                                <a:lnTo>
                                  <a:pt x="457398" y="2809946"/>
                                </a:lnTo>
                                <a:lnTo>
                                  <a:pt x="433841" y="2858040"/>
                                </a:lnTo>
                                <a:lnTo>
                                  <a:pt x="421159" y="2900475"/>
                                </a:lnTo>
                                <a:lnTo>
                                  <a:pt x="413466" y="2945702"/>
                                </a:lnTo>
                                <a:lnTo>
                                  <a:pt x="409516" y="2993022"/>
                                </a:lnTo>
                                <a:lnTo>
                                  <a:pt x="408061" y="3041738"/>
                                </a:lnTo>
                                <a:lnTo>
                                  <a:pt x="407853" y="3091154"/>
                                </a:lnTo>
                                <a:lnTo>
                                  <a:pt x="407853" y="3140566"/>
                                </a:lnTo>
                                <a:lnTo>
                                  <a:pt x="407853" y="3189282"/>
                                </a:lnTo>
                                <a:lnTo>
                                  <a:pt x="407853" y="4512900"/>
                                </a:lnTo>
                                <a:lnTo>
                                  <a:pt x="408073" y="4562286"/>
                                </a:lnTo>
                                <a:lnTo>
                                  <a:pt x="409617" y="4610799"/>
                                </a:lnTo>
                                <a:lnTo>
                                  <a:pt x="413807" y="4657566"/>
                                </a:lnTo>
                                <a:lnTo>
                                  <a:pt x="421967" y="4701716"/>
                                </a:lnTo>
                                <a:lnTo>
                                  <a:pt x="435420" y="4742376"/>
                                </a:lnTo>
                                <a:lnTo>
                                  <a:pt x="460402" y="4787170"/>
                                </a:lnTo>
                                <a:lnTo>
                                  <a:pt x="490551" y="4824686"/>
                                </a:lnTo>
                                <a:lnTo>
                                  <a:pt x="520700" y="4854462"/>
                                </a:lnTo>
                                <a:lnTo>
                                  <a:pt x="545682" y="4876040"/>
                                </a:lnTo>
                                <a:lnTo>
                                  <a:pt x="573249" y="4899135"/>
                                </a:lnTo>
                              </a:path>
                              <a:path w="1730375" h="6235700">
                                <a:moveTo>
                                  <a:pt x="1322110" y="4104829"/>
                                </a:moveTo>
                                <a:lnTo>
                                  <a:pt x="1322110" y="4104829"/>
                                </a:lnTo>
                                <a:lnTo>
                                  <a:pt x="1322110" y="4512900"/>
                                </a:lnTo>
                                <a:lnTo>
                                  <a:pt x="1321890" y="4562286"/>
                                </a:lnTo>
                                <a:lnTo>
                                  <a:pt x="1320346" y="4610799"/>
                                </a:lnTo>
                                <a:lnTo>
                                  <a:pt x="1316156" y="4657566"/>
                                </a:lnTo>
                                <a:lnTo>
                                  <a:pt x="1307996" y="4701716"/>
                                </a:lnTo>
                                <a:lnTo>
                                  <a:pt x="1294543" y="4742376"/>
                                </a:lnTo>
                                <a:lnTo>
                                  <a:pt x="1269562" y="4787170"/>
                                </a:lnTo>
                                <a:lnTo>
                                  <a:pt x="1239412" y="4824686"/>
                                </a:lnTo>
                                <a:lnTo>
                                  <a:pt x="1209263" y="4854462"/>
                                </a:lnTo>
                                <a:lnTo>
                                  <a:pt x="1184281" y="4876040"/>
                                </a:lnTo>
                                <a:lnTo>
                                  <a:pt x="1156714" y="4899135"/>
                                </a:lnTo>
                              </a:path>
                              <a:path w="1730375" h="6235700">
                                <a:moveTo>
                                  <a:pt x="362299" y="5366152"/>
                                </a:moveTo>
                                <a:lnTo>
                                  <a:pt x="301916" y="5392891"/>
                                </a:lnTo>
                                <a:lnTo>
                                  <a:pt x="225878" y="5428087"/>
                                </a:lnTo>
                                <a:lnTo>
                                  <a:pt x="181149" y="5451524"/>
                                </a:lnTo>
                                <a:lnTo>
                                  <a:pt x="136421" y="5478400"/>
                                </a:lnTo>
                                <a:lnTo>
                                  <a:pt x="95047" y="5508377"/>
                                </a:lnTo>
                                <a:lnTo>
                                  <a:pt x="60383" y="5541116"/>
                                </a:lnTo>
                                <a:lnTo>
                                  <a:pt x="30916" y="5583552"/>
                                </a:lnTo>
                                <a:lnTo>
                                  <a:pt x="13042" y="5628778"/>
                                </a:lnTo>
                                <a:lnTo>
                                  <a:pt x="3864" y="5676098"/>
                                </a:lnTo>
                                <a:lnTo>
                                  <a:pt x="483" y="5724815"/>
                                </a:lnTo>
                                <a:lnTo>
                                  <a:pt x="0" y="5774230"/>
                                </a:lnTo>
                                <a:lnTo>
                                  <a:pt x="0" y="5823707"/>
                                </a:lnTo>
                                <a:lnTo>
                                  <a:pt x="0" y="5872922"/>
                                </a:lnTo>
                                <a:lnTo>
                                  <a:pt x="0" y="6199935"/>
                                </a:lnTo>
                                <a:lnTo>
                                  <a:pt x="0" y="6235549"/>
                                </a:lnTo>
                              </a:path>
                              <a:path w="1730375" h="6235700">
                                <a:moveTo>
                                  <a:pt x="1367664" y="5366152"/>
                                </a:moveTo>
                                <a:lnTo>
                                  <a:pt x="1428047" y="5392891"/>
                                </a:lnTo>
                                <a:lnTo>
                                  <a:pt x="1504086" y="5428087"/>
                                </a:lnTo>
                                <a:lnTo>
                                  <a:pt x="1548814" y="5451524"/>
                                </a:lnTo>
                                <a:lnTo>
                                  <a:pt x="1593542" y="5478400"/>
                                </a:lnTo>
                                <a:lnTo>
                                  <a:pt x="1634916" y="5508377"/>
                                </a:lnTo>
                                <a:lnTo>
                                  <a:pt x="1669580" y="5541116"/>
                                </a:lnTo>
                                <a:lnTo>
                                  <a:pt x="1699047" y="5583552"/>
                                </a:lnTo>
                                <a:lnTo>
                                  <a:pt x="1716921" y="5628778"/>
                                </a:lnTo>
                                <a:lnTo>
                                  <a:pt x="1726099" y="5676098"/>
                                </a:lnTo>
                                <a:lnTo>
                                  <a:pt x="1729481" y="5724815"/>
                                </a:lnTo>
                                <a:lnTo>
                                  <a:pt x="1729964" y="5774230"/>
                                </a:lnTo>
                                <a:lnTo>
                                  <a:pt x="1729964" y="5835819"/>
                                </a:lnTo>
                                <a:lnTo>
                                  <a:pt x="1729964" y="5895523"/>
                                </a:lnTo>
                                <a:lnTo>
                                  <a:pt x="1729964" y="6127231"/>
                                </a:lnTo>
                                <a:lnTo>
                                  <a:pt x="1729964" y="6148279"/>
                                </a:lnTo>
                              </a:path>
                            </a:pathLst>
                          </a:custGeom>
                          <a:ln w="1283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105602" y="948101"/>
                            <a:ext cx="178498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985" h="137160">
                                <a:moveTo>
                                  <a:pt x="316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316039" y="137160"/>
                                </a:lnTo>
                                <a:lnTo>
                                  <a:pt x="316039" y="0"/>
                                </a:lnTo>
                                <a:close/>
                              </a:path>
                              <a:path w="1784985" h="137160">
                                <a:moveTo>
                                  <a:pt x="1784819" y="0"/>
                                </a:moveTo>
                                <a:lnTo>
                                  <a:pt x="1468793" y="0"/>
                                </a:lnTo>
                                <a:lnTo>
                                  <a:pt x="1468793" y="137160"/>
                                </a:lnTo>
                                <a:lnTo>
                                  <a:pt x="1784819" y="137160"/>
                                </a:lnTo>
                                <a:lnTo>
                                  <a:pt x="178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1631105" y="21907"/>
                            <a:ext cx="62420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EB894" w14:textId="77777777" w:rsidR="006671D6" w:rsidRDefault="00000000">
                              <w:pPr>
                                <w:spacing w:line="215" w:lineRule="exact"/>
                                <w:rPr>
                                  <w:ins w:id="911" w:author="盧晏臻Jenny" w:date="2026-06-24T16:30:00Z" w16du:dateUtc="2026-06-24T08:30:00Z"/>
                                  <w:sz w:val="16"/>
                                </w:rPr>
                              </w:pPr>
                              <w:ins w:id="912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-2"/>
                                    <w:sz w:val="16"/>
                                  </w:rPr>
                                  <w:t>aiuptop.com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1105615" y="948350"/>
                            <a:ext cx="32893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1DD34" w14:textId="77777777" w:rsidR="006671D6" w:rsidRDefault="00000000">
                              <w:pPr>
                                <w:spacing w:line="215" w:lineRule="exact"/>
                                <w:rPr>
                                  <w:ins w:id="913" w:author="盧晏臻Jenny" w:date="2026-06-24T16:30:00Z" w16du:dateUtc="2026-06-24T08:30:00Z"/>
                                  <w:sz w:val="16"/>
                                </w:rPr>
                              </w:pPr>
                              <w:ins w:id="914" w:author="盧晏臻Jenny" w:date="2026-06-24T16:30:00Z" w16du:dateUtc="2026-06-24T08:30:00Z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HTTPS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2574400" y="948350"/>
                            <a:ext cx="32893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03B66" w14:textId="77777777" w:rsidR="006671D6" w:rsidRDefault="00000000">
                              <w:pPr>
                                <w:spacing w:line="215" w:lineRule="exact"/>
                                <w:rPr>
                                  <w:ins w:id="915" w:author="盧晏臻Jenny" w:date="2026-06-24T16:30:00Z" w16du:dateUtc="2026-06-24T08:30:00Z"/>
                                  <w:sz w:val="16"/>
                                </w:rPr>
                              </w:pPr>
                              <w:ins w:id="916" w:author="盧晏臻Jenny" w:date="2026-06-24T16:30:00Z" w16du:dateUtc="2026-06-24T08:30:00Z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HTTPS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1379980" y="1283234"/>
                            <a:ext cx="117094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2558D" w14:textId="77777777" w:rsidR="006671D6" w:rsidRDefault="00000000">
                              <w:pPr>
                                <w:spacing w:line="215" w:lineRule="exact"/>
                                <w:rPr>
                                  <w:ins w:id="917" w:author="盧晏臻Jenny" w:date="2026-06-24T16:30:00Z" w16du:dateUtc="2026-06-24T08:30:00Z"/>
                                  <w:sz w:val="16"/>
                                </w:rPr>
                              </w:pPr>
                              <w:proofErr w:type="spellStart"/>
                              <w:ins w:id="918" w:author="盧晏臻Jenny" w:date="2026-06-24T16:30:00Z" w16du:dateUtc="2026-06-24T08:30:00Z">
                                <w:r>
                                  <w:rPr>
                                    <w:color w:val="333333"/>
                                    <w:spacing w:val="1"/>
                                    <w:sz w:val="16"/>
                                  </w:rPr>
                                  <w:t>本機</w:t>
                                </w:r>
                                <w:proofErr w:type="spellEnd"/>
                                <w:r>
                                  <w:rPr>
                                    <w:color w:val="333333"/>
                                    <w:spacing w:val="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16"/>
                                  </w:rPr>
                                  <w:t>Windows</w:t>
                                </w:r>
                                <w:r>
                                  <w:rPr>
                                    <w:color w:val="333333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333333"/>
                                    <w:sz w:val="16"/>
                                  </w:rPr>
                                  <w:t>11</w:t>
                                </w:r>
                                <w:r>
                                  <w:rPr>
                                    <w:color w:val="333333"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2"/>
                                    <w:sz w:val="16"/>
                                  </w:rPr>
                                  <w:t>開發機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1666279" y="2530524"/>
                            <a:ext cx="62547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C0F3F8" w14:textId="77777777" w:rsidR="006671D6" w:rsidRDefault="00000000">
                              <w:pPr>
                                <w:spacing w:line="215" w:lineRule="exact"/>
                                <w:rPr>
                                  <w:ins w:id="919" w:author="盧晏臻Jenny" w:date="2026-06-24T16:30:00Z" w16du:dateUtc="2026-06-24T08:30:00Z"/>
                                  <w:sz w:val="16"/>
                                </w:rPr>
                              </w:pPr>
                              <w:ins w:id="920" w:author="盧晏臻Jenny" w:date="2026-06-24T16:30:00Z" w16du:dateUtc="2026-06-24T08:30:00Z">
                                <w:r>
                                  <w:rPr>
                                    <w:color w:val="333333"/>
                                    <w:sz w:val="16"/>
                                  </w:rPr>
                                  <w:t>ai-nginx</w:t>
                                </w:r>
                                <w:r>
                                  <w:rPr>
                                    <w:color w:val="333333"/>
                                    <w:spacing w:val="-8"/>
                                    <w:sz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333333"/>
                                    <w:spacing w:val="-8"/>
                                    <w:sz w:val="16"/>
                                  </w:rPr>
                                  <w:t>容器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1275830" y="3631431"/>
                            <a:ext cx="1839595" cy="927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FBC6C" w14:textId="77777777" w:rsidR="006671D6" w:rsidRDefault="00000000">
                              <w:pPr>
                                <w:spacing w:line="255" w:lineRule="exact"/>
                                <w:ind w:left="8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  <w:shd w:val="clear" w:color="auto" w:fill="FFFFFF"/>
                                </w:rPr>
                                <w:t>kenda-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  <w:shd w:val="clear" w:color="auto" w:fill="FFFFFF"/>
                                </w:rPr>
                                <w:t>web.conf</w:t>
                              </w:r>
                              <w:proofErr w:type="spellEnd"/>
                            </w:p>
                            <w:p w14:paraId="6F0C4FD3" w14:textId="77777777" w:rsidR="006671D6" w:rsidRDefault="00000000">
                              <w:pPr>
                                <w:spacing w:before="233" w:line="273" w:lineRule="exact"/>
                                <w:ind w:left="102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333333"/>
                                  <w:sz w:val="16"/>
                                </w:rPr>
                                <w:t>aidev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16"/>
                                </w:rPr>
                                <w:t>-net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Docker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Bridge</w:t>
                              </w:r>
                            </w:p>
                            <w:p w14:paraId="465F54A0" w14:textId="77777777" w:rsidR="006671D6" w:rsidRDefault="00000000">
                              <w:pPr>
                                <w:spacing w:line="273" w:lineRule="exact"/>
                                <w:ind w:left="85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kenda-web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3"/>
                                  <w:sz w:val="16"/>
                                </w:rPr>
                                <w:t>容器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nginx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10"/>
                                  <w:sz w:val="16"/>
                                </w:rPr>
                                <w:t>靜態</w:t>
                              </w:r>
                              <w:proofErr w:type="spellEnd"/>
                            </w:p>
                            <w:p w14:paraId="523E6B72" w14:textId="77777777" w:rsidR="006671D6" w:rsidRDefault="00000000">
                              <w:pPr>
                                <w:spacing w:before="171" w:line="254" w:lineRule="exact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  <w:shd w:val="clear" w:color="auto" w:fill="FFFFFF"/>
                                </w:rPr>
                                <w:t>kenda.conf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1350567" y="5053171"/>
                            <a:ext cx="1719580" cy="471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58461" w14:textId="77777777" w:rsidR="006671D6" w:rsidRDefault="00000000">
                              <w:pPr>
                                <w:spacing w:line="255" w:lineRule="exact"/>
                                <w:ind w:left="79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  <w:shd w:val="clear" w:color="auto" w:fill="FFFFFF"/>
                                </w:rPr>
                                <w:t>/api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16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6"/>
                                  <w:shd w:val="clear" w:color="auto" w:fill="FFFFFF"/>
                                </w:rPr>
                                <w:t>→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16"/>
                                  <w:shd w:val="clear" w:color="auto" w:fill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6"/>
                                  <w:shd w:val="clear" w:color="auto" w:fill="FFFFFF"/>
                                </w:rPr>
                                <w:t>kenda-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  <w:shd w:val="clear" w:color="auto" w:fill="FFFFFF"/>
                                </w:rPr>
                                <w:t>odoo:8069</w:t>
                              </w:r>
                            </w:p>
                            <w:p w14:paraId="14346026" w14:textId="77777777" w:rsidR="006671D6" w:rsidRDefault="00000000">
                              <w:pPr>
                                <w:spacing w:before="233" w:line="25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kenda-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16"/>
                                </w:rPr>
                                <w:t>odoo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>容器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odoo:19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2500511" y="6314494"/>
                            <a:ext cx="7378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6ABC59" w14:textId="77777777" w:rsidR="006671D6" w:rsidRDefault="00000000">
                              <w:pPr>
                                <w:spacing w:line="21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  <w:shd w:val="clear" w:color="auto" w:fill="FFFFFF"/>
                                </w:rPr>
                                <w:t>mock-erp:8200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502373" y="6649378"/>
                            <a:ext cx="128714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E3DAD" w14:textId="77777777" w:rsidR="006671D6" w:rsidRDefault="00000000">
                              <w:pPr>
                                <w:spacing w:line="21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kenda-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16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5"/>
                                  <w:sz w:val="16"/>
                                </w:rPr>
                                <w:t>容器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postgres:15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2170632" y="6649378"/>
                            <a:ext cx="141033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E29BE4" w14:textId="77777777" w:rsidR="006671D6" w:rsidRDefault="00000000">
                              <w:pPr>
                                <w:spacing w:line="21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kenda-mock-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16"/>
                                </w:rPr>
                                <w:t>erp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6"/>
                                  <w:sz w:val="16"/>
                                </w:rPr>
                                <w:t>容器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FastAPI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1527563" y="1585381"/>
                            <a:ext cx="941069" cy="44577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641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50C549" w14:textId="77777777" w:rsidR="006671D6" w:rsidRDefault="00000000">
                              <w:pPr>
                                <w:spacing w:before="74" w:line="225" w:lineRule="auto"/>
                                <w:ind w:left="191" w:right="68" w:hanging="121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</w:rPr>
                                <w:t>Cloudflare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6"/>
                                </w:rPr>
                                <w:t>Tunnel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16"/>
                                </w:rPr>
                                <w:t>aidev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6"/>
                                </w:rPr>
                                <w:t>wildcard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791014" y="1428163"/>
                            <a:ext cx="235013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0B030" w14:textId="77777777" w:rsidR="006671D6" w:rsidRDefault="00000000">
                              <w:pPr>
                                <w:spacing w:line="243" w:lineRule="exact"/>
                                <w:ind w:left="98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z w:val="16"/>
                                </w:rPr>
                                <w:t>Cloudflare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6"/>
                                </w:rPr>
                                <w:t>Tunnel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2359217" y="6791107"/>
                            <a:ext cx="1007744" cy="619760"/>
                          </a:xfrm>
                          <a:prstGeom prst="rect">
                            <a:avLst/>
                          </a:prstGeom>
                          <a:solidFill>
                            <a:srgbClr val="009587"/>
                          </a:solidFill>
                          <a:ln w="641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A76EAB" w14:textId="77777777" w:rsidR="006671D6" w:rsidRDefault="00000000">
                              <w:pPr>
                                <w:spacing w:before="74" w:line="225" w:lineRule="auto"/>
                                <w:ind w:left="2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Mock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ERP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0.0.0.0:8201→8200</w:t>
                              </w:r>
                            </w:p>
                            <w:p w14:paraId="6A4D5549" w14:textId="77777777" w:rsidR="006671D6" w:rsidRDefault="00000000">
                              <w:pPr>
                                <w:spacing w:line="278" w:lineRule="exact"/>
                                <w:ind w:left="2" w:right="2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alias: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mock-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erp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484477" y="6878337"/>
                            <a:ext cx="1297305" cy="445770"/>
                          </a:xfrm>
                          <a:prstGeom prst="rect">
                            <a:avLst/>
                          </a:prstGeom>
                          <a:solidFill>
                            <a:srgbClr val="336690"/>
                          </a:solidFill>
                          <a:ln w="641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E8D1F1" w14:textId="77777777" w:rsidR="006671D6" w:rsidRDefault="00000000">
                              <w:pPr>
                                <w:spacing w:before="61" w:line="285" w:lineRule="exact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PostgreSQL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14:paraId="22CB1339" w14:textId="77777777" w:rsidR="006671D6" w:rsidRDefault="00000000">
                              <w:pPr>
                                <w:spacing w:line="285" w:lineRule="exact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DB: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6"/>
                                </w:rPr>
                                <w:t>kenda_demo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kenda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1494225" y="5529780"/>
                            <a:ext cx="1007744" cy="445770"/>
                          </a:xfrm>
                          <a:prstGeom prst="rect">
                            <a:avLst/>
                          </a:prstGeom>
                          <a:solidFill>
                            <a:srgbClr val="704A66"/>
                          </a:solidFill>
                          <a:ln w="641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4390F" w14:textId="77777777" w:rsidR="006671D6" w:rsidRDefault="00000000">
                              <w:pPr>
                                <w:spacing w:before="74" w:line="225" w:lineRule="auto"/>
                                <w:ind w:left="70" w:firstLine="384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Odoo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>19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0.0.0.0:8025→8069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2158961" y="4268456"/>
                            <a:ext cx="593090" cy="445770"/>
                          </a:xfrm>
                          <a:prstGeom prst="rect">
                            <a:avLst/>
                          </a:prstGeom>
                          <a:solidFill>
                            <a:srgbClr val="61D9FA"/>
                          </a:solidFill>
                          <a:ln w="641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70ACDF5" w14:textId="77777777" w:rsidR="006671D6" w:rsidRDefault="00000000">
                              <w:pPr>
                                <w:spacing w:before="74" w:line="225" w:lineRule="auto"/>
                                <w:ind w:left="135" w:right="68" w:hanging="65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</w:rPr>
                                <w:t>React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>前台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6"/>
                                </w:rPr>
                                <w:t>靜態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6"/>
                                </w:rPr>
                                <w:t>SPA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1233137" y="2672253"/>
                            <a:ext cx="1530350" cy="61976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641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D1CD8D" w14:textId="77777777" w:rsidR="006671D6" w:rsidRDefault="00000000">
                              <w:pPr>
                                <w:spacing w:before="74" w:line="225" w:lineRule="auto"/>
                                <w:ind w:left="201" w:right="199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ai-nginx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conf.d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/workspaces/</w:t>
                              </w:r>
                            </w:p>
                            <w:p w14:paraId="4BC76AEC" w14:textId="77777777" w:rsidR="006671D6" w:rsidRDefault="00000000">
                              <w:pPr>
                                <w:spacing w:line="278" w:lineRule="exact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16"/>
                                </w:rPr>
                                <w:t>kenda.conf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6"/>
                                </w:rPr>
                                <w:t>kenda-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web.conf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2220018" y="163630"/>
                            <a:ext cx="1025525" cy="44577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641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8006C6" w14:textId="77777777" w:rsidR="006671D6" w:rsidRDefault="00000000">
                              <w:pPr>
                                <w:spacing w:before="74" w:line="225" w:lineRule="auto"/>
                                <w:ind w:left="640" w:right="68" w:hanging="570"/>
                                <w:rPr>
                                  <w:color w:val="000000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kenda.aiuptop.com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6"/>
                                </w:rPr>
                                <w:t>後台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628192" y="163630"/>
                            <a:ext cx="1271270" cy="44577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641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F35DCE5" w14:textId="77777777" w:rsidR="006671D6" w:rsidRDefault="00000000">
                              <w:pPr>
                                <w:spacing w:before="74" w:line="225" w:lineRule="auto"/>
                                <w:ind w:left="834" w:right="68" w:hanging="764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kenda-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web.aiuptop.com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6"/>
                                </w:rPr>
                                <w:t>前台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2AC52" id="Group 543" o:spid="_x0000_s1316" style="position:absolute;margin-left:143.3pt;margin-top:14.4pt;width:308.5pt;height:621.7pt;z-index:-15656448;mso-wrap-distance-left:0;mso-wrap-distance-right:0;mso-position-horizontal-relative:page" coordsize="39179,78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">
                <v:shape id="Graphic 544" o:spid="_x0000_s1317" style="position:absolute;left:4036;top:32;width:30664;height:7664;visibility:visible;mso-wrap-style:square;v-text-anchor:top" coordsize="306641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" path="m3065884,766020l,766020,,,3065884,r,766020xe" fillcolor="#fcfcfc" stroked="f">
                  <v:path arrowok="t"/>
                </v:shape>
                <v:shape id="Graphic 545" o:spid="_x0000_s1318" style="position:absolute;left:4036;top:32;width:30664;height:7664;visibility:visible;mso-wrap-style:square;v-text-anchor:top" coordsize="3066415,766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" path="m,l3065884,r,766020l,766020,,xe" filled="f" strokecolor="#6f6f6f" strokeweight=".17822mm">
                  <v:path arrowok="t"/>
                </v:shape>
                <v:shape id="Graphic 546" o:spid="_x0000_s1319" style="position:absolute;left:32;top:12645;width:39116;height:66275;visibility:visible;mso-wrap-style:square;v-text-anchor:top" coordsize="3911600,662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" path="m3911313,6627463l,6627463,,,3911313,r,6627463xe" fillcolor="#fcfcfc" stroked="f">
                  <v:path arrowok="t"/>
                </v:shape>
                <v:shape id="Graphic 547" o:spid="_x0000_s1320" style="position:absolute;left:32;top:12645;width:39116;height:66275;visibility:visible;mso-wrap-style:square;v-text-anchor:top" coordsize="3911600,662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" path="m,l3911313,r,6627463l,6627463,,xem784597,160423r2356365,l3140962,926443r-2356365,l784597,160423xem128338,2683076r3588260,l3716598,6467052r-3588260,l128338,2683076xem914636,1247289r2096280,l3010916,2187773r-2096280,l914636,1247289xem637330,4104829r2650889,l3288219,4870849r-2650889,l637330,4104829xem256676,5366139r1746405,l2003081,6306616r-1746405,l256676,5366139xem2131419,5366139r1456841,l3588260,6306616r-1456841,l2131419,5366139xem1830299,2843499r1243381,l3073680,3609519r-1243381,l1830299,2843499xe" filled="f" strokecolor="#6f6f6f" strokeweight=".17822mm">
                  <v:path arrowok="t"/>
                </v:shape>
                <v:shape id="Graphic 548" o:spid="_x0000_s1321" style="position:absolute;left:11330;top:6088;width:17304;height:62357;visibility:visible;mso-wrap-style:square;v-text-anchor:top" coordsize="1730375,623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" path="m130597,r,l130597,641191r722,48470l136377,733796r13727,40917l176837,813531r41905,37312l269318,885157r50575,29300l361798,936729r46241,24121em1599366,r,l1599366,641191r-722,48470l1593586,733796r-13727,40917l1553126,813531r-41905,37312l1460645,885157r-50575,29300l1368165,936729r-46241,24121em864982,1421752r,l864982,2008362r,21073em1166160,2683076r49548,51613l1244136,2768447r28429,41499l1296122,2858040r12682,42435l1316497,2945702r3950,47320l1321902,3041738r208,49416l1322110,3140566r,48716l1322110,3604572r,21073em563803,2683076r-49548,51613l485827,2768447r-28429,41499l433841,2858040r-12682,42435l413466,2945702r-3950,47320l408061,3041738r-208,49416l407853,3140566r,48716l407853,4512900r220,49386l409617,4610799r4190,46767l421967,4701716r13453,40660l460402,4787170r30149,37516l520700,4854462r24982,21578l573249,4899135em1322110,4104829r,l1322110,4512900r-220,49386l1320346,4610799r-4190,46767l1307996,4701716r-13453,40660l1269562,4787170r-30150,37516l1209263,4854462r-24982,21578l1156714,4899135em362299,5366152r-60383,26739l225878,5428087r-44729,23437l136421,5478400r-41374,29977l60383,5541116r-29467,42436l13042,5628778r-9178,47320l483,5724815,,5774230r,49477l,5872922r,327013l,6235549em1367664,5366152r60383,26739l1504086,5428087r44728,23437l1593542,5478400r41374,29977l1669580,5541116r29467,42436l1716921,5628778r9178,47320l1729481,5724815r483,49415l1729964,5835819r,59704l1729964,6127231r,21048e" filled="f" strokecolor="#666" strokeweight=".35647mm">
                  <v:path arrowok="t"/>
                </v:shape>
                <v:shape id="Graphic 549" o:spid="_x0000_s1322" style="position:absolute;left:11056;top:9481;width:17849;height:1371;visibility:visible;mso-wrap-style:square;v-text-anchor:top" coordsize="178498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" path="m316039,l,,,137160r316039,l316039,xem1784819,l1468793,r,137160l1784819,137160,1784819,xe" stroked="f">
                  <v:path arrowok="t"/>
                </v:shape>
                <v:shape id="Textbox 550" o:spid="_x0000_s1323" type="#_x0000_t202" style="position:absolute;left:16311;top:219;width:6242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tLrwwAAANwAAAAPAAAAZHJzL2Rvd25yZXYueG1sRE/Pa8Iw&#10;FL4P/B/CE7zN1I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eLS68MAAADcAAAADwAA&#10;AAAAAAAAAAAAAAAHAgAAZHJzL2Rvd25yZXYueG1sUEsFBgAAAAADAAMAtwAAAPcCAAAAAA==&#10;" filled="f" stroked="f">
                  <v:textbox inset="0,0,0,0">
                    <w:txbxContent>
                      <w:p w14:paraId="316EB894" w14:textId="77777777" w:rsidR="006671D6" w:rsidRDefault="00000000">
                        <w:pPr>
                          <w:spacing w:line="215" w:lineRule="exact"/>
                          <w:rPr>
                            <w:ins w:id="921" w:author="盧晏臻Jenny" w:date="2026-06-24T16:30:00Z" w16du:dateUtc="2026-06-24T08:30:00Z"/>
                            <w:sz w:val="16"/>
                          </w:rPr>
                        </w:pPr>
                        <w:ins w:id="922" w:author="盧晏臻Jenny" w:date="2026-06-24T16:30:00Z" w16du:dateUtc="2026-06-24T08:30:00Z">
                          <w:r>
                            <w:rPr>
                              <w:color w:val="333333"/>
                              <w:spacing w:val="-2"/>
                              <w:sz w:val="16"/>
                            </w:rPr>
                            <w:t>aiuptop.com</w:t>
                          </w:r>
                        </w:ins>
                      </w:p>
                    </w:txbxContent>
                  </v:textbox>
                </v:shape>
                <v:shape id="Textbox 551" o:spid="_x0000_s1324" type="#_x0000_t202" style="position:absolute;left:11056;top:9483;width:3289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ndw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Aaud3DEAAAA3AAAAA8A&#10;AAAAAAAAAAAAAAAABwIAAGRycy9kb3ducmV2LnhtbFBLBQYAAAAAAwADALcAAAD4AgAAAAA=&#10;" filled="f" stroked="f">
                  <v:textbox inset="0,0,0,0">
                    <w:txbxContent>
                      <w:p w14:paraId="7E71DD34" w14:textId="77777777" w:rsidR="006671D6" w:rsidRDefault="00000000">
                        <w:pPr>
                          <w:spacing w:line="215" w:lineRule="exact"/>
                          <w:rPr>
                            <w:ins w:id="923" w:author="盧晏臻Jenny" w:date="2026-06-24T16:30:00Z" w16du:dateUtc="2026-06-24T08:30:00Z"/>
                            <w:sz w:val="16"/>
                          </w:rPr>
                        </w:pPr>
                        <w:ins w:id="924" w:author="盧晏臻Jenny" w:date="2026-06-24T16:30:00Z" w16du:dateUtc="2026-06-24T08:30:00Z">
                          <w:r>
                            <w:rPr>
                              <w:spacing w:val="-2"/>
                              <w:sz w:val="16"/>
                            </w:rPr>
                            <w:t>HTTPS</w:t>
                          </w:r>
                        </w:ins>
                      </w:p>
                    </w:txbxContent>
                  </v:textbox>
                </v:shape>
                <v:shape id="Textbox 552" o:spid="_x0000_s1325" type="#_x0000_t202" style="position:absolute;left:25744;top:9483;width:3289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OkH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D2fOkHxQAAANwAAAAP&#10;AAAAAAAAAAAAAAAAAAcCAABkcnMvZG93bnJldi54bWxQSwUGAAAAAAMAAwC3AAAA+QIAAAAA&#10;" filled="f" stroked="f">
                  <v:textbox inset="0,0,0,0">
                    <w:txbxContent>
                      <w:p w14:paraId="41303B66" w14:textId="77777777" w:rsidR="006671D6" w:rsidRDefault="00000000">
                        <w:pPr>
                          <w:spacing w:line="215" w:lineRule="exact"/>
                          <w:rPr>
                            <w:ins w:id="925" w:author="盧晏臻Jenny" w:date="2026-06-24T16:30:00Z" w16du:dateUtc="2026-06-24T08:30:00Z"/>
                            <w:sz w:val="16"/>
                          </w:rPr>
                        </w:pPr>
                        <w:ins w:id="926" w:author="盧晏臻Jenny" w:date="2026-06-24T16:30:00Z" w16du:dateUtc="2026-06-24T08:30:00Z">
                          <w:r>
                            <w:rPr>
                              <w:spacing w:val="-2"/>
                              <w:sz w:val="16"/>
                            </w:rPr>
                            <w:t>HTTPS</w:t>
                          </w:r>
                        </w:ins>
                      </w:p>
                    </w:txbxContent>
                  </v:textbox>
                </v:shape>
                <v:shape id="Textbox 553" o:spid="_x0000_s1326" type="#_x0000_t202" style="position:absolute;left:13799;top:12832;width:11710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Eyc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mTBMnMYAAADcAAAA&#10;DwAAAAAAAAAAAAAAAAAHAgAAZHJzL2Rvd25yZXYueG1sUEsFBgAAAAADAAMAtwAAAPoCAAAAAA==&#10;" filled="f" stroked="f">
                  <v:textbox inset="0,0,0,0">
                    <w:txbxContent>
                      <w:p w14:paraId="7062558D" w14:textId="77777777" w:rsidR="006671D6" w:rsidRDefault="00000000">
                        <w:pPr>
                          <w:spacing w:line="215" w:lineRule="exact"/>
                          <w:rPr>
                            <w:ins w:id="927" w:author="盧晏臻Jenny" w:date="2026-06-24T16:30:00Z" w16du:dateUtc="2026-06-24T08:30:00Z"/>
                            <w:sz w:val="16"/>
                          </w:rPr>
                        </w:pPr>
                        <w:proofErr w:type="spellStart"/>
                        <w:ins w:id="928" w:author="盧晏臻Jenny" w:date="2026-06-24T16:30:00Z" w16du:dateUtc="2026-06-24T08:30:00Z">
                          <w:r>
                            <w:rPr>
                              <w:color w:val="333333"/>
                              <w:spacing w:val="1"/>
                              <w:sz w:val="16"/>
                            </w:rPr>
                            <w:t>本機</w:t>
                          </w:r>
                          <w:proofErr w:type="spellEnd"/>
                          <w:r>
                            <w:rPr>
                              <w:color w:val="333333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6"/>
                            </w:rPr>
                            <w:t>Windows</w:t>
                          </w:r>
                          <w:r>
                            <w:rPr>
                              <w:color w:val="333333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z w:val="16"/>
                            </w:rPr>
                            <w:t>11</w:t>
                          </w:r>
                          <w:r>
                            <w:rPr>
                              <w:color w:val="333333"/>
                              <w:spacing w:val="-2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2"/>
                              <w:sz w:val="16"/>
                            </w:rPr>
                            <w:t>開發機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554" o:spid="_x0000_s1327" type="#_x0000_t202" style="position:absolute;left:16662;top:25305;width:6255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dTo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FtnU6MYAAADcAAAA&#10;DwAAAAAAAAAAAAAAAAAHAgAAZHJzL2Rvd25yZXYueG1sUEsFBgAAAAADAAMAtwAAAPoCAAAAAA==&#10;" filled="f" stroked="f">
                  <v:textbox inset="0,0,0,0">
                    <w:txbxContent>
                      <w:p w14:paraId="46C0F3F8" w14:textId="77777777" w:rsidR="006671D6" w:rsidRDefault="00000000">
                        <w:pPr>
                          <w:spacing w:line="215" w:lineRule="exact"/>
                          <w:rPr>
                            <w:ins w:id="929" w:author="盧晏臻Jenny" w:date="2026-06-24T16:30:00Z" w16du:dateUtc="2026-06-24T08:30:00Z"/>
                            <w:sz w:val="16"/>
                          </w:rPr>
                        </w:pPr>
                        <w:ins w:id="930" w:author="盧晏臻Jenny" w:date="2026-06-24T16:30:00Z" w16du:dateUtc="2026-06-24T08:30:00Z">
                          <w:r>
                            <w:rPr>
                              <w:color w:val="333333"/>
                              <w:sz w:val="16"/>
                            </w:rPr>
                            <w:t>ai-nginx</w:t>
                          </w:r>
                          <w:r>
                            <w:rPr>
                              <w:color w:val="333333"/>
                              <w:spacing w:val="-8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  <w:spacing w:val="-8"/>
                              <w:sz w:val="16"/>
                            </w:rPr>
                            <w:t>容器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555" o:spid="_x0000_s1328" type="#_x0000_t202" style="position:absolute;left:12758;top:36314;width:18396;height:9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XFzxQAAANwAAAAPAAAAZHJzL2Rvd25yZXYueG1sRI9Ba8JA&#10;FITvBf/D8gRvdWMh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B5lXFzxQAAANwAAAAP&#10;AAAAAAAAAAAAAAAAAAcCAABkcnMvZG93bnJldi54bWxQSwUGAAAAAAMAAwC3AAAA+QIAAAAA&#10;" filled="f" stroked="f">
                  <v:textbox inset="0,0,0,0">
                    <w:txbxContent>
                      <w:p w14:paraId="349FBC6C" w14:textId="77777777" w:rsidR="006671D6" w:rsidRDefault="00000000">
                        <w:pPr>
                          <w:spacing w:line="255" w:lineRule="exact"/>
                          <w:ind w:left="8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000000"/>
                            <w:sz w:val="16"/>
                            <w:shd w:val="clear" w:color="auto" w:fill="FFFFFF"/>
                          </w:rPr>
                          <w:t>kenda-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z w:val="16"/>
                            <w:shd w:val="clear" w:color="auto" w:fill="FFFFFF"/>
                          </w:rPr>
                          <w:t>web.conf</w:t>
                        </w:r>
                        <w:proofErr w:type="spellEnd"/>
                      </w:p>
                      <w:p w14:paraId="6F0C4FD3" w14:textId="77777777" w:rsidR="006671D6" w:rsidRDefault="00000000">
                        <w:pPr>
                          <w:spacing w:before="233" w:line="273" w:lineRule="exact"/>
                          <w:ind w:left="102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333333"/>
                            <w:sz w:val="16"/>
                          </w:rPr>
                          <w:t>aidev</w:t>
                        </w:r>
                        <w:proofErr w:type="spellEnd"/>
                        <w:r>
                          <w:rPr>
                            <w:color w:val="333333"/>
                            <w:sz w:val="16"/>
                          </w:rPr>
                          <w:t>-net</w:t>
                        </w:r>
                        <w:r>
                          <w:rPr>
                            <w:color w:val="333333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6"/>
                          </w:rPr>
                          <w:t>Docker</w:t>
                        </w:r>
                        <w:r>
                          <w:rPr>
                            <w:color w:val="333333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Bridge</w:t>
                        </w:r>
                      </w:p>
                      <w:p w14:paraId="465F54A0" w14:textId="77777777" w:rsidR="006671D6" w:rsidRDefault="00000000">
                        <w:pPr>
                          <w:spacing w:line="273" w:lineRule="exact"/>
                          <w:ind w:left="85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kenda-web</w:t>
                        </w:r>
                        <w:r>
                          <w:rPr>
                            <w:color w:val="333333"/>
                            <w:spacing w:val="-3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3"/>
                            <w:sz w:val="16"/>
                          </w:rPr>
                          <w:t>容器</w:t>
                        </w:r>
                        <w:proofErr w:type="spellEnd"/>
                        <w:r>
                          <w:rPr>
                            <w:color w:val="33333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6"/>
                          </w:rPr>
                          <w:t>nginx</w:t>
                        </w:r>
                        <w:r>
                          <w:rPr>
                            <w:color w:val="333333"/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10"/>
                            <w:sz w:val="16"/>
                          </w:rPr>
                          <w:t>靜態</w:t>
                        </w:r>
                        <w:proofErr w:type="spellEnd"/>
                      </w:p>
                      <w:p w14:paraId="523E6B72" w14:textId="77777777" w:rsidR="006671D6" w:rsidRDefault="00000000">
                        <w:pPr>
                          <w:spacing w:before="171" w:line="254" w:lineRule="exact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z w:val="16"/>
                            <w:shd w:val="clear" w:color="auto" w:fill="FFFFFF"/>
                          </w:rPr>
                          <w:t>kenda.conf</w:t>
                        </w:r>
                        <w:proofErr w:type="spellEnd"/>
                      </w:p>
                    </w:txbxContent>
                  </v:textbox>
                </v:shape>
                <v:shape id="Textbox 556" o:spid="_x0000_s1329" type="#_x0000_t202" style="position:absolute;left:13505;top:50531;width:17196;height:4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+8E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CJR+8ExQAAANwAAAAP&#10;AAAAAAAAAAAAAAAAAAcCAABkcnMvZG93bnJldi54bWxQSwUGAAAAAAMAAwC3AAAA+QIAAAAA&#10;" filled="f" stroked="f">
                  <v:textbox inset="0,0,0,0">
                    <w:txbxContent>
                      <w:p w14:paraId="63858461" w14:textId="77777777" w:rsidR="006671D6" w:rsidRDefault="00000000">
                        <w:pPr>
                          <w:spacing w:line="255" w:lineRule="exact"/>
                          <w:ind w:left="791"/>
                          <w:rPr>
                            <w:sz w:val="16"/>
                          </w:rPr>
                        </w:pPr>
                        <w:r>
                          <w:rPr>
                            <w:color w:val="000000"/>
                            <w:sz w:val="16"/>
                            <w:shd w:val="clear" w:color="auto" w:fill="FFFFFF"/>
                          </w:rPr>
                          <w:t>/api</w:t>
                        </w:r>
                        <w:r>
                          <w:rPr>
                            <w:color w:val="000000"/>
                            <w:spacing w:val="2"/>
                            <w:sz w:val="16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6"/>
                            <w:shd w:val="clear" w:color="auto" w:fill="FFFFFF"/>
                          </w:rPr>
                          <w:t>→</w:t>
                        </w:r>
                        <w:r>
                          <w:rPr>
                            <w:color w:val="000000"/>
                            <w:spacing w:val="3"/>
                            <w:sz w:val="16"/>
                            <w:shd w:val="clear" w:color="auto" w:fill="FFFFFF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6"/>
                            <w:shd w:val="clear" w:color="auto" w:fill="FFFFFF"/>
                          </w:rPr>
                          <w:t>kenda-</w:t>
                        </w:r>
                        <w:r>
                          <w:rPr>
                            <w:color w:val="000000"/>
                            <w:spacing w:val="-2"/>
                            <w:sz w:val="16"/>
                            <w:shd w:val="clear" w:color="auto" w:fill="FFFFFF"/>
                          </w:rPr>
                          <w:t>odoo:8069</w:t>
                        </w:r>
                      </w:p>
                      <w:p w14:paraId="14346026" w14:textId="77777777" w:rsidR="006671D6" w:rsidRDefault="00000000">
                        <w:pPr>
                          <w:spacing w:before="233" w:line="254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kenda-</w:t>
                        </w:r>
                        <w:proofErr w:type="spellStart"/>
                        <w:r>
                          <w:rPr>
                            <w:color w:val="333333"/>
                            <w:sz w:val="16"/>
                          </w:rPr>
                          <w:t>odoo</w:t>
                        </w:r>
                        <w:proofErr w:type="spellEnd"/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>容器</w:t>
                        </w:r>
                        <w:proofErr w:type="spellEnd"/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odoo:19</w:t>
                        </w:r>
                      </w:p>
                    </w:txbxContent>
                  </v:textbox>
                </v:shape>
                <v:shape id="Textbox 557" o:spid="_x0000_s1330" type="#_x0000_t202" style="position:absolute;left:25005;top:63144;width:7378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qf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" filled="f" stroked="f">
                  <v:textbox inset="0,0,0,0">
                    <w:txbxContent>
                      <w:p w14:paraId="526ABC59" w14:textId="77777777" w:rsidR="006671D6" w:rsidRDefault="00000000">
                        <w:pPr>
                          <w:spacing w:line="215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  <w:shd w:val="clear" w:color="auto" w:fill="FFFFFF"/>
                          </w:rPr>
                          <w:t>mock-erp:8200</w:t>
                        </w:r>
                      </w:p>
                    </w:txbxContent>
                  </v:textbox>
                </v:shape>
                <v:shape id="Textbox 558" o:spid="_x0000_s1331" type="#_x0000_t202" style="position:absolute;left:5023;top:66493;width:12872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N7twwAAANwAAAAPAAAAZHJzL2Rvd25yZXYueG1sRE/Pa8Iw&#10;FL4P/B/CE7zN1I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l5Te7cMAAADcAAAADwAA&#10;AAAAAAAAAAAAAAAHAgAAZHJzL2Rvd25yZXYueG1sUEsFBgAAAAADAAMAtwAAAPcCAAAAAA==&#10;" filled="f" stroked="f">
                  <v:textbox inset="0,0,0,0">
                    <w:txbxContent>
                      <w:p w14:paraId="1C9E3DAD" w14:textId="77777777" w:rsidR="006671D6" w:rsidRDefault="00000000">
                        <w:pPr>
                          <w:spacing w:line="215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kenda-</w:t>
                        </w:r>
                        <w:proofErr w:type="spellStart"/>
                        <w:r>
                          <w:rPr>
                            <w:color w:val="333333"/>
                            <w:sz w:val="16"/>
                          </w:rPr>
                          <w:t>db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5"/>
                            <w:sz w:val="16"/>
                          </w:rPr>
                          <w:t>容器</w:t>
                        </w:r>
                        <w:proofErr w:type="spellEnd"/>
                        <w:r>
                          <w:rPr>
                            <w:color w:val="333333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postgres:15</w:t>
                        </w:r>
                      </w:p>
                    </w:txbxContent>
                  </v:textbox>
                </v:shape>
                <v:shape id="Textbox 559" o:spid="_x0000_s1332" type="#_x0000_t202" style="position:absolute;left:21706;top:66493;width:14103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Ht2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PjYe3bEAAAA3AAAAA8A&#10;AAAAAAAAAAAAAAAABwIAAGRycy9kb3ducmV2LnhtbFBLBQYAAAAAAwADALcAAAD4AgAAAAA=&#10;" filled="f" stroked="f">
                  <v:textbox inset="0,0,0,0">
                    <w:txbxContent>
                      <w:p w14:paraId="05E29BE4" w14:textId="77777777" w:rsidR="006671D6" w:rsidRDefault="00000000">
                        <w:pPr>
                          <w:spacing w:line="215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kenda-mock-</w:t>
                        </w:r>
                        <w:proofErr w:type="spellStart"/>
                        <w:r>
                          <w:rPr>
                            <w:color w:val="333333"/>
                            <w:sz w:val="16"/>
                          </w:rPr>
                          <w:t>erp</w:t>
                        </w:r>
                        <w:proofErr w:type="spellEnd"/>
                        <w:r>
                          <w:rPr>
                            <w:color w:val="333333"/>
                            <w:spacing w:val="-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6"/>
                            <w:sz w:val="16"/>
                          </w:rPr>
                          <w:t>容器</w:t>
                        </w:r>
                        <w:proofErr w:type="spellEnd"/>
                        <w:r>
                          <w:rPr>
                            <w:color w:val="333333"/>
                            <w:spacing w:val="-6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FastAPI</w:t>
                        </w:r>
                        <w:proofErr w:type="spellEnd"/>
                      </w:p>
                    </w:txbxContent>
                  </v:textbox>
                </v:shape>
                <v:shape id="Textbox 560" o:spid="_x0000_s1333" type="#_x0000_t202" style="position:absolute;left:15275;top:15853;width:9411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" fillcolor="#ededed" strokecolor="#999" strokeweight=".17822mm">
                  <v:textbox inset="0,0,0,0">
                    <w:txbxContent>
                      <w:p w14:paraId="0250C549" w14:textId="77777777" w:rsidR="006671D6" w:rsidRDefault="00000000">
                        <w:pPr>
                          <w:spacing w:before="74" w:line="225" w:lineRule="auto"/>
                          <w:ind w:left="191" w:right="68" w:hanging="121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z w:val="16"/>
                          </w:rPr>
                          <w:t>Cloudflare</w:t>
                        </w:r>
                        <w:r>
                          <w:rPr>
                            <w:color w:val="000000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6"/>
                          </w:rPr>
                          <w:t>Tunnel</w:t>
                        </w:r>
                        <w:r>
                          <w:rPr>
                            <w:color w:val="000000"/>
                            <w:spacing w:val="4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z w:val="16"/>
                          </w:rPr>
                          <w:t>aidev</w:t>
                        </w:r>
                        <w:proofErr w:type="spellEnd"/>
                        <w:r>
                          <w:rPr>
                            <w:color w:val="000000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6"/>
                          </w:rPr>
                          <w:t>wildcard</w:t>
                        </w:r>
                      </w:p>
                    </w:txbxContent>
                  </v:textbox>
                </v:shape>
                <v:shape id="Textbox 561" o:spid="_x0000_s1334" type="#_x0000_t202" style="position:absolute;left:7910;top:14281;width:23501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r3NxQAAANwAAAAPAAAAZHJzL2Rvd25yZXYueG1sRI9Ba8JA&#10;FITvgv9heUJvurHQ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DIwr3NxQAAANwAAAAP&#10;AAAAAAAAAAAAAAAAAAcCAABkcnMvZG93bnJldi54bWxQSwUGAAAAAAMAAwC3AAAA+QIAAAAA&#10;" filled="f" stroked="f">
                  <v:textbox inset="0,0,0,0">
                    <w:txbxContent>
                      <w:p w14:paraId="6280B030" w14:textId="77777777" w:rsidR="006671D6" w:rsidRDefault="00000000">
                        <w:pPr>
                          <w:spacing w:line="243" w:lineRule="exact"/>
                          <w:ind w:left="987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z w:val="16"/>
                          </w:rPr>
                          <w:t>Cloudflare</w:t>
                        </w:r>
                        <w:r>
                          <w:rPr>
                            <w:color w:val="333333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6"/>
                          </w:rPr>
                          <w:t>Tunnel</w:t>
                        </w:r>
                        <w:r>
                          <w:rPr>
                            <w:color w:val="333333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local</w:t>
                        </w:r>
                      </w:p>
                    </w:txbxContent>
                  </v:textbox>
                </v:shape>
                <v:shape id="Textbox 562" o:spid="_x0000_s1335" type="#_x0000_t202" style="position:absolute;left:23592;top:67911;width:10077;height:6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" fillcolor="#009587" strokecolor="#999" strokeweight=".17822mm">
                  <v:textbox inset="0,0,0,0">
                    <w:txbxContent>
                      <w:p w14:paraId="18A76EAB" w14:textId="77777777" w:rsidR="006671D6" w:rsidRDefault="00000000">
                        <w:pPr>
                          <w:spacing w:before="74" w:line="225" w:lineRule="auto"/>
                          <w:ind w:left="2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Mock</w:t>
                        </w:r>
                        <w:r>
                          <w:rPr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ERP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0.0.0.0:8201→8200</w:t>
                        </w:r>
                      </w:p>
                      <w:p w14:paraId="6A4D5549" w14:textId="77777777" w:rsidR="006671D6" w:rsidRDefault="00000000">
                        <w:pPr>
                          <w:spacing w:line="278" w:lineRule="exact"/>
                          <w:ind w:left="2" w:right="2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alias: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mock-</w:t>
                        </w:r>
                        <w:proofErr w:type="spellStart"/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erp</w:t>
                        </w:r>
                        <w:proofErr w:type="spellEnd"/>
                      </w:p>
                    </w:txbxContent>
                  </v:textbox>
                </v:shape>
                <v:shape id="Textbox 563" o:spid="_x0000_s1336" type="#_x0000_t202" style="position:absolute;left:4844;top:68783;width:12973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" fillcolor="#336690" strokecolor="#999" strokeweight=".17822mm">
                  <v:textbox inset="0,0,0,0">
                    <w:txbxContent>
                      <w:p w14:paraId="74E8D1F1" w14:textId="77777777" w:rsidR="006671D6" w:rsidRDefault="00000000">
                        <w:pPr>
                          <w:spacing w:before="61" w:line="285" w:lineRule="exact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PostgreSQL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16"/>
                          </w:rPr>
                          <w:t>15</w:t>
                        </w:r>
                      </w:p>
                      <w:p w14:paraId="22CB1339" w14:textId="77777777" w:rsidR="006671D6" w:rsidRDefault="00000000">
                        <w:pPr>
                          <w:spacing w:line="285" w:lineRule="exact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DB:</w:t>
                        </w:r>
                        <w:r>
                          <w:rPr>
                            <w:color w:val="FFFFFF"/>
                            <w:spacing w:val="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16"/>
                          </w:rPr>
                          <w:t>kenda_demo</w:t>
                        </w:r>
                        <w:proofErr w:type="spellEnd"/>
                        <w:r>
                          <w:rPr>
                            <w:color w:val="FFFFFF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/</w:t>
                        </w:r>
                        <w:r>
                          <w:rPr>
                            <w:color w:val="FFFFFF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kenda</w:t>
                        </w:r>
                      </w:p>
                    </w:txbxContent>
                  </v:textbox>
                </v:shape>
                <v:shape id="Textbox 564" o:spid="_x0000_s1337" type="#_x0000_t202" style="position:absolute;left:14942;top:55297;width:10077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" fillcolor="#704a66" strokecolor="#999" strokeweight=".17822mm">
                  <v:textbox inset="0,0,0,0">
                    <w:txbxContent>
                      <w:p w14:paraId="0644390F" w14:textId="77777777" w:rsidR="006671D6" w:rsidRDefault="00000000">
                        <w:pPr>
                          <w:spacing w:before="74" w:line="225" w:lineRule="auto"/>
                          <w:ind w:left="70" w:firstLine="384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Odoo</w:t>
                        </w:r>
                        <w:r>
                          <w:rPr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6"/>
                          </w:rPr>
                          <w:t>19</w:t>
                        </w:r>
                        <w:r>
                          <w:rPr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0.0.0.0:8025→8069</w:t>
                        </w:r>
                      </w:p>
                    </w:txbxContent>
                  </v:textbox>
                </v:shape>
                <v:shape id="Textbox 565" o:spid="_x0000_s1338" type="#_x0000_t202" style="position:absolute;left:21589;top:42684;width:5931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" fillcolor="#61d9fa" strokecolor="#999" strokeweight=".17822mm">
                  <v:textbox inset="0,0,0,0">
                    <w:txbxContent>
                      <w:p w14:paraId="770ACDF5" w14:textId="77777777" w:rsidR="006671D6" w:rsidRDefault="00000000">
                        <w:pPr>
                          <w:spacing w:before="74" w:line="225" w:lineRule="auto"/>
                          <w:ind w:left="135" w:right="68" w:hanging="65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z w:val="16"/>
                          </w:rPr>
                          <w:t>React</w:t>
                        </w:r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>前台</w:t>
                        </w:r>
                        <w:r>
                          <w:rPr>
                            <w:color w:val="000000"/>
                            <w:spacing w:val="-1"/>
                            <w:sz w:val="16"/>
                          </w:rPr>
                          <w:t>靜態</w:t>
                        </w:r>
                        <w:proofErr w:type="spellEnd"/>
                        <w:r>
                          <w:rPr>
                            <w:color w:val="000000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6"/>
                          </w:rPr>
                          <w:t>SPA</w:t>
                        </w:r>
                      </w:p>
                    </w:txbxContent>
                  </v:textbox>
                </v:shape>
                <v:shape id="Textbox 566" o:spid="_x0000_s1339" type="#_x0000_t202" style="position:absolute;left:12331;top:26722;width:15303;height:6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" fillcolor="#ededed" strokecolor="#999" strokeweight=".17822mm">
                  <v:textbox inset="0,0,0,0">
                    <w:txbxContent>
                      <w:p w14:paraId="40D1CD8D" w14:textId="77777777" w:rsidR="006671D6" w:rsidRDefault="00000000">
                        <w:pPr>
                          <w:spacing w:before="74" w:line="225" w:lineRule="auto"/>
                          <w:ind w:left="201" w:right="199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ai-nginx</w:t>
                        </w:r>
                        <w:r>
                          <w:rPr>
                            <w:color w:val="000000"/>
                            <w:spacing w:val="4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conf.d</w:t>
                        </w:r>
                        <w:proofErr w:type="spellEnd"/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/workspaces/</w:t>
                        </w:r>
                      </w:p>
                      <w:p w14:paraId="4BC76AEC" w14:textId="77777777" w:rsidR="006671D6" w:rsidRDefault="00000000">
                        <w:pPr>
                          <w:spacing w:line="278" w:lineRule="exact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z w:val="16"/>
                          </w:rPr>
                          <w:t>kenda.conf</w:t>
                        </w:r>
                        <w:proofErr w:type="spellEnd"/>
                        <w:r>
                          <w:rPr>
                            <w:color w:val="000000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6"/>
                          </w:rPr>
                          <w:t>+</w:t>
                        </w:r>
                        <w:r>
                          <w:rPr>
                            <w:color w:val="000000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6"/>
                          </w:rPr>
                          <w:t>kenda-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web.conf</w:t>
                        </w:r>
                        <w:proofErr w:type="spellEnd"/>
                      </w:p>
                    </w:txbxContent>
                  </v:textbox>
                </v:shape>
                <v:shape id="Textbox 567" o:spid="_x0000_s1340" type="#_x0000_t202" style="position:absolute;left:22200;top:1636;width:10255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" fillcolor="#ededed" strokecolor="#999" strokeweight=".17822mm">
                  <v:textbox inset="0,0,0,0">
                    <w:txbxContent>
                      <w:p w14:paraId="708006C6" w14:textId="77777777" w:rsidR="006671D6" w:rsidRDefault="00000000">
                        <w:pPr>
                          <w:spacing w:before="74" w:line="225" w:lineRule="auto"/>
                          <w:ind w:left="640" w:right="68" w:hanging="570"/>
                          <w:rPr>
                            <w:color w:val="000000"/>
                            <w:sz w:val="16"/>
                          </w:rPr>
                        </w:pPr>
                        <w:proofErr w:type="spellStart"/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kenda.aiuptop.com</w:t>
                        </w:r>
                        <w:r>
                          <w:rPr>
                            <w:color w:val="000000"/>
                            <w:spacing w:val="-6"/>
                            <w:sz w:val="16"/>
                          </w:rPr>
                          <w:t>後台</w:t>
                        </w:r>
                        <w:proofErr w:type="spellEnd"/>
                      </w:p>
                    </w:txbxContent>
                  </v:textbox>
                </v:shape>
                <v:shape id="Textbox 568" o:spid="_x0000_s1341" type="#_x0000_t202" style="position:absolute;left:6281;top:1636;width:12713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" fillcolor="#ededed" strokecolor="#999" strokeweight=".17822mm">
                  <v:textbox inset="0,0,0,0">
                    <w:txbxContent>
                      <w:p w14:paraId="1F35DCE5" w14:textId="77777777" w:rsidR="006671D6" w:rsidRDefault="00000000">
                        <w:pPr>
                          <w:spacing w:before="74" w:line="225" w:lineRule="auto"/>
                          <w:ind w:left="834" w:right="68" w:hanging="764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kenda-</w:t>
                        </w:r>
                        <w:proofErr w:type="spellStart"/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web.aiuptop.com</w:t>
                        </w:r>
                        <w:r>
                          <w:rPr>
                            <w:color w:val="000000"/>
                            <w:spacing w:val="-6"/>
                            <w:sz w:val="16"/>
                          </w:rPr>
                          <w:t>前台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7FE59813" wp14:editId="260810CF">
                <wp:simplePos x="0" y="0"/>
                <wp:positionH relativeFrom="page">
                  <wp:posOffset>575071</wp:posOffset>
                </wp:positionH>
                <wp:positionV relativeFrom="paragraph">
                  <wp:posOffset>8364313</wp:posOffset>
                </wp:positionV>
                <wp:extent cx="6408420" cy="9525"/>
                <wp:effectExtent l="0" t="0" r="0" b="0"/>
                <wp:wrapTopAndBottom/>
                <wp:docPr id="569" name="Graphic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F1F62" id="Graphic 569" o:spid="_x0000_s1026" style="position:absolute;margin-left:45.3pt;margin-top:658.6pt;width:504.6pt;height:.75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7D309D7" w14:textId="77777777" w:rsidR="006671D6" w:rsidRDefault="006671D6">
      <w:pPr>
        <w:pStyle w:val="a3"/>
        <w:spacing w:before="59"/>
        <w:rPr>
          <w:b/>
          <w:sz w:val="20"/>
          <w:lang w:eastAsia="zh-TW"/>
        </w:rPr>
      </w:pPr>
    </w:p>
    <w:p w14:paraId="362D426A" w14:textId="77777777" w:rsidR="006671D6" w:rsidRDefault="006671D6">
      <w:pPr>
        <w:pStyle w:val="a3"/>
        <w:rPr>
          <w:b/>
          <w:sz w:val="20"/>
          <w:lang w:eastAsia="zh-TW"/>
        </w:rPr>
        <w:sectPr w:rsidR="006671D6">
          <w:pgSz w:w="11910" w:h="16840"/>
          <w:pgMar w:top="1020" w:right="850" w:bottom="600" w:left="850" w:header="0" w:footer="417" w:gutter="0"/>
          <w:cols w:space="720"/>
        </w:sectPr>
      </w:pPr>
    </w:p>
    <w:p w14:paraId="0159B706" w14:textId="77777777" w:rsidR="006671D6" w:rsidRDefault="00000000">
      <w:pPr>
        <w:pStyle w:val="3"/>
        <w:numPr>
          <w:ilvl w:val="0"/>
          <w:numId w:val="4"/>
        </w:numPr>
        <w:tabs>
          <w:tab w:val="left" w:pos="607"/>
        </w:tabs>
        <w:ind w:left="607" w:hanging="307"/>
        <w:pPrChange w:id="931" w:author="盧晏臻Jenny" w:date="2026-06-24T16:30:00Z" w16du:dateUtc="2026-06-24T08:30:00Z">
          <w:pPr>
            <w:pStyle w:val="3"/>
            <w:numPr>
              <w:numId w:val="11"/>
            </w:numPr>
            <w:tabs>
              <w:tab w:val="left" w:pos="607"/>
            </w:tabs>
          </w:pPr>
        </w:pPrChange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1856" behindDoc="0" locked="0" layoutInCell="1" allowOverlap="1" wp14:anchorId="1E798B13" wp14:editId="37D92262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570" name="Graphic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A2A51" id="Graphic 570" o:spid="_x0000_s1026" style="position:absolute;margin-left:45.3pt;margin-top:1.9pt;width:3.75pt;height:23.85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9Z5t9dsAAAAG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932" w:name="_TOC_250006"/>
      <w:bookmarkEnd w:id="932"/>
      <w:proofErr w:type="spellStart"/>
      <w:r>
        <w:rPr>
          <w:color w:val="8A0A1A"/>
          <w:spacing w:val="-2"/>
        </w:rPr>
        <w:t>環境對照表</w:t>
      </w:r>
      <w:proofErr w:type="spellEnd"/>
    </w:p>
    <w:p w14:paraId="69CF24D6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</w:rPr>
        <w:pPrChange w:id="933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47"/>
          </w:pPr>
        </w:pPrChange>
      </w:pPr>
      <w:proofErr w:type="spellStart"/>
      <w:r>
        <w:rPr>
          <w:b/>
          <w:color w:val="C70F2E"/>
          <w:spacing w:val="-3"/>
          <w:sz w:val="24"/>
        </w:rPr>
        <w:t>環境清單</w:t>
      </w:r>
      <w:proofErr w:type="spellEnd"/>
    </w:p>
    <w:p w14:paraId="4AC526C5" w14:textId="77777777" w:rsidR="006671D6" w:rsidRDefault="006671D6">
      <w:pPr>
        <w:pStyle w:val="a3"/>
        <w:spacing w:before="17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823"/>
        <w:gridCol w:w="915"/>
        <w:gridCol w:w="3260"/>
        <w:gridCol w:w="915"/>
        <w:gridCol w:w="3165"/>
      </w:tblGrid>
      <w:tr w:rsidR="006671D6" w14:paraId="2651D75A" w14:textId="77777777">
        <w:trPr>
          <w:trHeight w:val="55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86D30A2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41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FEF5AE4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本機開發環境</w:t>
            </w:r>
            <w:r>
              <w:rPr>
                <w:b/>
                <w:color w:val="FFFFFF"/>
                <w:spacing w:val="-2"/>
                <w:sz w:val="18"/>
                <w:lang w:eastAsia="zh-TW"/>
              </w:rPr>
              <w:t>（Docker）</w:t>
            </w:r>
          </w:p>
        </w:tc>
        <w:tc>
          <w:tcPr>
            <w:tcW w:w="4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C7EC4D3" w14:textId="77777777" w:rsidR="006671D6" w:rsidRDefault="00000000"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正式機（</w:t>
            </w:r>
            <w:proofErr w:type="gramStart"/>
            <w:r>
              <w:rPr>
                <w:b/>
                <w:color w:val="FFFFFF"/>
                <w:spacing w:val="-2"/>
                <w:sz w:val="18"/>
              </w:rPr>
              <w:t>bare-metal</w:t>
            </w:r>
            <w:proofErr w:type="spellEnd"/>
            <w:proofErr w:type="gramEnd"/>
            <w:r>
              <w:rPr>
                <w:b/>
                <w:color w:val="FFFFFF"/>
                <w:spacing w:val="-2"/>
                <w:sz w:val="18"/>
              </w:rPr>
              <w:t>）</w:t>
            </w:r>
          </w:p>
        </w:tc>
      </w:tr>
      <w:tr w:rsidR="006671D6" w14:paraId="36D65AD6" w14:textId="77777777">
        <w:trPr>
          <w:trHeight w:val="517"/>
        </w:trPr>
        <w:tc>
          <w:tcPr>
            <w:tcW w:w="1823" w:type="dxa"/>
            <w:tcBorders>
              <w:top w:val="nil"/>
            </w:tcBorders>
          </w:tcPr>
          <w:p w14:paraId="2CBF658C" w14:textId="77777777" w:rsidR="006671D6" w:rsidRDefault="00000000">
            <w:pPr>
              <w:pStyle w:val="TableParagraph"/>
              <w:spacing w:before="9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主機類型</w:t>
            </w:r>
            <w:proofErr w:type="spellEnd"/>
          </w:p>
        </w:tc>
        <w:tc>
          <w:tcPr>
            <w:tcW w:w="4175" w:type="dxa"/>
            <w:gridSpan w:val="2"/>
            <w:tcBorders>
              <w:top w:val="nil"/>
            </w:tcBorders>
          </w:tcPr>
          <w:p w14:paraId="45A77B22" w14:textId="77777777" w:rsidR="006671D6" w:rsidRDefault="00000000"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Windows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11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開發機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+ </w:t>
            </w:r>
            <w:r>
              <w:rPr>
                <w:color w:val="201A1B"/>
                <w:sz w:val="18"/>
              </w:rPr>
              <w:t xml:space="preserve">Docker </w:t>
            </w:r>
            <w:r>
              <w:rPr>
                <w:color w:val="201A1B"/>
                <w:spacing w:val="-2"/>
                <w:sz w:val="18"/>
              </w:rPr>
              <w:t>Desktop</w:t>
            </w:r>
          </w:p>
        </w:tc>
        <w:tc>
          <w:tcPr>
            <w:tcW w:w="4080" w:type="dxa"/>
            <w:gridSpan w:val="2"/>
            <w:tcBorders>
              <w:top w:val="nil"/>
            </w:tcBorders>
          </w:tcPr>
          <w:p w14:paraId="452BA7EF" w14:textId="77777777" w:rsidR="006671D6" w:rsidRDefault="00000000">
            <w:pPr>
              <w:pStyle w:val="TableParagraph"/>
              <w:spacing w:before="9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PVE VM CT05083（Ubuntu 24.04 </w:t>
            </w:r>
            <w:r>
              <w:rPr>
                <w:color w:val="201A1B"/>
                <w:spacing w:val="-4"/>
                <w:sz w:val="18"/>
              </w:rPr>
              <w:t>LTS）</w:t>
            </w:r>
          </w:p>
        </w:tc>
      </w:tr>
      <w:tr w:rsidR="006671D6" w14:paraId="6561B0F2" w14:textId="77777777">
        <w:trPr>
          <w:trHeight w:val="510"/>
        </w:trPr>
        <w:tc>
          <w:tcPr>
            <w:tcW w:w="1823" w:type="dxa"/>
            <w:shd w:val="clear" w:color="auto" w:fill="FAF1F2"/>
          </w:tcPr>
          <w:p w14:paraId="58678381" w14:textId="77777777" w:rsidR="006671D6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硬體規格</w:t>
            </w:r>
            <w:proofErr w:type="spellEnd"/>
          </w:p>
        </w:tc>
        <w:tc>
          <w:tcPr>
            <w:tcW w:w="4175" w:type="dxa"/>
            <w:gridSpan w:val="2"/>
            <w:shd w:val="clear" w:color="auto" w:fill="FAF1F2"/>
          </w:tcPr>
          <w:p w14:paraId="162CDBCF" w14:textId="77777777" w:rsidR="006671D6" w:rsidRDefault="00000000">
            <w:pPr>
              <w:pStyle w:val="TableParagraph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開發者本機</w:t>
            </w:r>
            <w:proofErr w:type="spellEnd"/>
          </w:p>
        </w:tc>
        <w:tc>
          <w:tcPr>
            <w:tcW w:w="4080" w:type="dxa"/>
            <w:gridSpan w:val="2"/>
            <w:shd w:val="clear" w:color="auto" w:fill="FAF1F2"/>
          </w:tcPr>
          <w:p w14:paraId="51F955E9" w14:textId="77777777" w:rsidR="006671D6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2 vCPU / 4 GB </w:t>
            </w:r>
            <w:r>
              <w:rPr>
                <w:color w:val="201A1B"/>
                <w:spacing w:val="-5"/>
                <w:sz w:val="18"/>
              </w:rPr>
              <w:t>RAM</w:t>
            </w:r>
          </w:p>
        </w:tc>
      </w:tr>
      <w:tr w:rsidR="006671D6" w14:paraId="3247C422" w14:textId="77777777">
        <w:trPr>
          <w:trHeight w:val="521"/>
        </w:trPr>
        <w:tc>
          <w:tcPr>
            <w:tcW w:w="1823" w:type="dxa"/>
          </w:tcPr>
          <w:p w14:paraId="6FCE23EE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Odoo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安裝⽅式</w:t>
            </w:r>
            <w:proofErr w:type="spellEnd"/>
          </w:p>
        </w:tc>
        <w:tc>
          <w:tcPr>
            <w:tcW w:w="4175" w:type="dxa"/>
            <w:gridSpan w:val="2"/>
          </w:tcPr>
          <w:p w14:paraId="52455081" w14:textId="77777777" w:rsidR="006671D6" w:rsidRDefault="00000000">
            <w:pPr>
              <w:pStyle w:val="TableParagraph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30112" behindDoc="1" locked="0" layoutInCell="1" allowOverlap="1" wp14:anchorId="2008D236" wp14:editId="0D751579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88817</wp:posOffset>
                      </wp:positionV>
                      <wp:extent cx="569595" cy="161290"/>
                      <wp:effectExtent l="0" t="0" r="0" b="0"/>
                      <wp:wrapNone/>
                      <wp:docPr id="571" name="Group 5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595" cy="161290"/>
                                <a:chOff x="0" y="0"/>
                                <a:chExt cx="569595" cy="161290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0" y="0"/>
                                  <a:ext cx="569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290">
                                      <a:moveTo>
                                        <a:pt x="55259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5"/>
                                      </a:lnTo>
                                      <a:lnTo>
                                        <a:pt x="569118" y="144208"/>
                                      </a:lnTo>
                                      <a:lnTo>
                                        <a:pt x="555021" y="160246"/>
                                      </a:lnTo>
                                      <a:lnTo>
                                        <a:pt x="5525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C372F9" id="Group 571" o:spid="_x0000_s1026" style="position:absolute;margin-left:7.5pt;margin-top:7pt;width:44.85pt;height:12.7pt;z-index:-17786368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">
                      <v:shape id="Graphic 572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" path="m552592,160734r-536067,l14096,160246,,144208r,-2524l,16525,16525,,552592,r16526,16525l569118,144208r-14097,16038l55259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z w:val="20"/>
              </w:rPr>
              <w:t>odoo</w:t>
            </w:r>
            <w:r>
              <w:rPr>
                <w:rFonts w:ascii="Verdana"/>
                <w:color w:val="B8123B"/>
              </w:rPr>
              <w:t>:</w:t>
            </w:r>
            <w:r>
              <w:rPr>
                <w:rFonts w:ascii="Arial Rounded MT Bold"/>
                <w:color w:val="B8123B"/>
                <w:sz w:val="19"/>
              </w:rPr>
              <w:t>19</w:t>
            </w:r>
            <w:r>
              <w:rPr>
                <w:rFonts w:ascii="Arial Rounded MT Bold"/>
                <w:color w:val="B8123B"/>
                <w:spacing w:val="55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Docker</w:t>
            </w:r>
            <w:r>
              <w:rPr>
                <w:color w:val="201A1B"/>
                <w:spacing w:val="-7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image</w:t>
            </w:r>
          </w:p>
        </w:tc>
        <w:tc>
          <w:tcPr>
            <w:tcW w:w="4080" w:type="dxa"/>
            <w:gridSpan w:val="2"/>
          </w:tcPr>
          <w:p w14:paraId="482E4632" w14:textId="77777777" w:rsidR="006671D6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Yenthe666</w:t>
            </w:r>
            <w:r>
              <w:rPr>
                <w:color w:val="201A1B"/>
                <w:spacing w:val="-9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InstallScript</w:t>
            </w:r>
            <w:proofErr w:type="spellEnd"/>
            <w:r>
              <w:rPr>
                <w:color w:val="201A1B"/>
                <w:spacing w:val="-9"/>
                <w:sz w:val="18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19.0</w:t>
            </w:r>
          </w:p>
        </w:tc>
      </w:tr>
      <w:tr w:rsidR="006671D6" w14:paraId="4082544A" w14:textId="77777777">
        <w:trPr>
          <w:trHeight w:val="840"/>
        </w:trPr>
        <w:tc>
          <w:tcPr>
            <w:tcW w:w="1823" w:type="dxa"/>
            <w:shd w:val="clear" w:color="auto" w:fill="FAF1F2"/>
          </w:tcPr>
          <w:p w14:paraId="063C0946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Odoo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服務管理</w:t>
            </w:r>
            <w:proofErr w:type="spellEnd"/>
          </w:p>
        </w:tc>
        <w:tc>
          <w:tcPr>
            <w:tcW w:w="4175" w:type="dxa"/>
            <w:gridSpan w:val="2"/>
          </w:tcPr>
          <w:p w14:paraId="483C6964" w14:textId="77777777" w:rsidR="006671D6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26016" behindDoc="1" locked="0" layoutInCell="1" allowOverlap="1" wp14:anchorId="5FC56ABE" wp14:editId="339CE6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5241290" cy="542925"/>
                      <wp:effectExtent l="0" t="0" r="0" b="0"/>
                      <wp:wrapNone/>
                      <wp:docPr id="573" name="Group 5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41290" cy="542925"/>
                                <a:chOff x="0" y="0"/>
                                <a:chExt cx="5241290" cy="542925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-3" y="2"/>
                                  <a:ext cx="5241290" cy="542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1290" h="542925">
                                      <a:moveTo>
                                        <a:pt x="5241125" y="0"/>
                                      </a:moveTo>
                                      <a:lnTo>
                                        <a:pt x="2650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42925"/>
                                      </a:lnTo>
                                      <a:lnTo>
                                        <a:pt x="2650325" y="542925"/>
                                      </a:lnTo>
                                      <a:lnTo>
                                        <a:pt x="5241125" y="542925"/>
                                      </a:lnTo>
                                      <a:lnTo>
                                        <a:pt x="5241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" name="Graphic 575"/>
                              <wps:cNvSpPr/>
                              <wps:spPr>
                                <a:xfrm>
                                  <a:off x="1126321" y="94059"/>
                                  <a:ext cx="332549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361950">
                                      <a:moveTo>
                                        <a:pt x="1038225" y="16535"/>
                                      </a:moveTo>
                                      <a:lnTo>
                                        <a:pt x="1021702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35" y="160743"/>
                                      </a:lnTo>
                                      <a:lnTo>
                                        <a:pt x="1021702" y="160743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38225" y="16535"/>
                                      </a:lnTo>
                                      <a:close/>
                                    </a:path>
                                    <a:path w="3325495" h="361950">
                                      <a:moveTo>
                                        <a:pt x="2138349" y="217741"/>
                                      </a:moveTo>
                                      <a:lnTo>
                                        <a:pt x="2121839" y="201218"/>
                                      </a:lnTo>
                                      <a:lnTo>
                                        <a:pt x="1619250" y="201218"/>
                                      </a:lnTo>
                                      <a:lnTo>
                                        <a:pt x="1619250" y="361950"/>
                                      </a:lnTo>
                                      <a:lnTo>
                                        <a:pt x="2121839" y="361950"/>
                                      </a:lnTo>
                                      <a:lnTo>
                                        <a:pt x="2138349" y="345427"/>
                                      </a:lnTo>
                                      <a:lnTo>
                                        <a:pt x="2138349" y="217741"/>
                                      </a:lnTo>
                                      <a:close/>
                                    </a:path>
                                    <a:path w="3325495" h="361950">
                                      <a:moveTo>
                                        <a:pt x="3325406" y="0"/>
                                      </a:moveTo>
                                      <a:lnTo>
                                        <a:pt x="2019160" y="0"/>
                                      </a:lnTo>
                                      <a:lnTo>
                                        <a:pt x="2016734" y="495"/>
                                      </a:lnTo>
                                      <a:lnTo>
                                        <a:pt x="2002624" y="16535"/>
                                      </a:lnTo>
                                      <a:lnTo>
                                        <a:pt x="2002624" y="144208"/>
                                      </a:lnTo>
                                      <a:lnTo>
                                        <a:pt x="2019160" y="160743"/>
                                      </a:lnTo>
                                      <a:lnTo>
                                        <a:pt x="3325406" y="160743"/>
                                      </a:lnTo>
                                      <a:lnTo>
                                        <a:pt x="33254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411EB4" id="Group 573" o:spid="_x0000_s1026" style="position:absolute;margin-left:0;margin-top:-.4pt;width:412.7pt;height:42.75pt;z-index:-17790464;mso-wrap-distance-left:0;mso-wrap-distance-right:0" coordsize="52412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">
                      <v:shape id="Graphic 574" o:spid="_x0000_s1027" style="position:absolute;width:52412;height:5429;visibility:visible;mso-wrap-style:square;v-text-anchor:top" coordsize="524129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" path="m5241125,l2650325,,,,,542925r2650325,l5241125,542925,5241125,xe" fillcolor="#faf1f2" stroked="f">
                        <v:path arrowok="t"/>
                      </v:shape>
                      <v:shape id="Graphic 575" o:spid="_x0000_s1028" style="position:absolute;left:11263;top:940;width:33255;height:3620;visibility:visible;mso-wrap-style:square;v-text-anchor:top" coordsize="332549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" path="m1038225,16535l1021702,,16535,,,16535,,141693r,2515l16535,160743r1005167,l1038225,144208r,-127673xem2138349,217741r-16510,-16523l1619250,201218r,160732l2121839,361950r16510,-16523l2138349,217741xem3325406,l2019160,r-2426,495l2002624,16535r,127673l2019160,160743r1306246,l3325406,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Docker</w:t>
            </w:r>
            <w:r>
              <w:rPr>
                <w:color w:val="201A1B"/>
                <w:spacing w:val="1"/>
                <w:w w:val="105"/>
                <w:sz w:val="18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container（</w:t>
            </w:r>
            <w:r>
              <w:rPr>
                <w:color w:val="201A1B"/>
                <w:spacing w:val="37"/>
                <w:w w:val="105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do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ker</w:t>
            </w:r>
            <w:r>
              <w:rPr>
                <w:rFonts w:ascii="Trebuchet MS" w:eastAsia="Trebuchet MS"/>
                <w:color w:val="B8123B"/>
                <w:spacing w:val="49"/>
                <w:w w:val="105"/>
                <w:sz w:val="20"/>
              </w:rPr>
              <w:t xml:space="preserve"> 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rest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rt</w:t>
            </w:r>
            <w:r>
              <w:rPr>
                <w:rFonts w:ascii="Trebuchet MS" w:eastAsia="Trebuchet MS"/>
                <w:color w:val="B8123B"/>
                <w:spacing w:val="22"/>
                <w:w w:val="105"/>
                <w:sz w:val="20"/>
              </w:rPr>
              <w:t xml:space="preserve"> </w:t>
            </w:r>
            <w:r>
              <w:rPr>
                <w:color w:val="201A1B"/>
                <w:spacing w:val="-10"/>
                <w:w w:val="105"/>
                <w:sz w:val="18"/>
              </w:rPr>
              <w:t>）</w:t>
            </w:r>
          </w:p>
        </w:tc>
        <w:tc>
          <w:tcPr>
            <w:tcW w:w="4080" w:type="dxa"/>
            <w:gridSpan w:val="2"/>
          </w:tcPr>
          <w:p w14:paraId="50A40C8D" w14:textId="77777777" w:rsidR="006671D6" w:rsidRDefault="00000000">
            <w:pPr>
              <w:pStyle w:val="TableParagraph"/>
              <w:spacing w:before="100" w:line="230" w:lineRule="auto"/>
              <w:ind w:left="148" w:right="614"/>
              <w:rPr>
                <w:sz w:val="18"/>
              </w:rPr>
            </w:pPr>
            <w:proofErr w:type="spellStart"/>
            <w:r>
              <w:rPr>
                <w:color w:val="201A1B"/>
                <w:w w:val="110"/>
                <w:sz w:val="18"/>
              </w:rPr>
              <w:t>init.d</w:t>
            </w:r>
            <w:proofErr w:type="spellEnd"/>
            <w:r>
              <w:rPr>
                <w:color w:val="201A1B"/>
                <w:w w:val="110"/>
                <w:sz w:val="18"/>
              </w:rPr>
              <w:t>（</w:t>
            </w:r>
            <w:r>
              <w:rPr>
                <w:color w:val="201A1B"/>
                <w:spacing w:val="1"/>
                <w:w w:val="110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servi</w:t>
            </w:r>
            <w:r>
              <w:rPr>
                <w:rFonts w:ascii="Tahoma" w:eastAsia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e</w:t>
            </w:r>
            <w:r>
              <w:rPr>
                <w:rFonts w:ascii="Trebuchet MS" w:eastAsia="Trebuchet MS"/>
                <w:color w:val="B8123B"/>
                <w:spacing w:val="2"/>
                <w:w w:val="110"/>
                <w:sz w:val="20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w w:val="110"/>
                <w:sz w:val="20"/>
              </w:rPr>
              <w:t>odoo</w:t>
            </w:r>
            <w:proofErr w:type="spellEnd"/>
            <w:r>
              <w:rPr>
                <w:rFonts w:ascii="Verdana" w:eastAsia="Verdana"/>
                <w:color w:val="B8123B"/>
                <w:w w:val="110"/>
              </w:rPr>
              <w:t>-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server rest</w:t>
            </w:r>
            <w:r>
              <w:rPr>
                <w:rFonts w:ascii="Tahoma" w:eastAsia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 xml:space="preserve">rt </w:t>
            </w:r>
            <w:r>
              <w:rPr>
                <w:color w:val="201A1B"/>
                <w:w w:val="110"/>
                <w:sz w:val="18"/>
              </w:rPr>
              <w:t>）</w:t>
            </w:r>
          </w:p>
        </w:tc>
      </w:tr>
      <w:tr w:rsidR="006671D6" w14:paraId="3085B21C" w14:textId="77777777">
        <w:trPr>
          <w:trHeight w:val="521"/>
        </w:trPr>
        <w:tc>
          <w:tcPr>
            <w:tcW w:w="1823" w:type="dxa"/>
          </w:tcPr>
          <w:p w14:paraId="62E87745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Odoo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監聽位址</w:t>
            </w:r>
            <w:proofErr w:type="spellEnd"/>
          </w:p>
        </w:tc>
        <w:tc>
          <w:tcPr>
            <w:tcW w:w="4175" w:type="dxa"/>
            <w:gridSpan w:val="2"/>
          </w:tcPr>
          <w:p w14:paraId="0B346A7C" w14:textId="77777777" w:rsidR="006671D6" w:rsidRDefault="00000000"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30624" behindDoc="1" locked="0" layoutInCell="1" allowOverlap="1" wp14:anchorId="2536F616" wp14:editId="488B6423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88182</wp:posOffset>
                      </wp:positionV>
                      <wp:extent cx="904240" cy="161290"/>
                      <wp:effectExtent l="0" t="0" r="0" b="0"/>
                      <wp:wrapNone/>
                      <wp:docPr id="576" name="Group 5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A9C0C2" id="Group 576" o:spid="_x0000_s1026" style="position:absolute;margin-left:7.5pt;margin-top:6.95pt;width:71.2pt;height:12.7pt;z-index:-17785856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">
                      <v:shape id="Graphic 577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" path="m887158,160734r-870633,l14096,160246,,144208r,-2524l,16525,16525,,887158,r16526,16525l903684,144208r-14097,16038l88715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</w:rPr>
              <w:t>0</w:t>
            </w:r>
            <w:r>
              <w:rPr>
                <w:rFonts w:ascii="Verdana" w:eastAsia="Verdana" w:hAnsi="Verdana"/>
                <w:color w:val="B8123B"/>
              </w:rPr>
              <w:t>.</w: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</w:rPr>
              <w:t>0</w:t>
            </w:r>
            <w:r>
              <w:rPr>
                <w:rFonts w:ascii="Verdana" w:eastAsia="Verdana" w:hAnsi="Verdana"/>
                <w:color w:val="B8123B"/>
              </w:rPr>
              <w:t>.</w: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</w:rPr>
              <w:t>0</w:t>
            </w:r>
            <w:r>
              <w:rPr>
                <w:rFonts w:ascii="Verdana" w:eastAsia="Verdana" w:hAnsi="Verdana"/>
                <w:color w:val="B8123B"/>
              </w:rPr>
              <w:t>.</w: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</w:rPr>
              <w:t>0</w:t>
            </w:r>
            <w:r>
              <w:rPr>
                <w:rFonts w:ascii="Verdana" w:eastAsia="Verdana" w:hAnsi="Verdana"/>
                <w:color w:val="B8123B"/>
              </w:rPr>
              <w:t>:</w: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</w:rPr>
              <w:t>8025</w:t>
            </w:r>
            <w:r>
              <w:rPr>
                <w:rFonts w:ascii="Arial Rounded MT Bold" w:eastAsia="Arial Rounded MT Bold" w:hAnsi="Arial Rounded MT Bold"/>
                <w:color w:val="B8123B"/>
                <w:spacing w:val="38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（</w:t>
            </w:r>
            <w:proofErr w:type="spellStart"/>
            <w:r>
              <w:rPr>
                <w:color w:val="201A1B"/>
                <w:spacing w:val="1"/>
                <w:sz w:val="18"/>
              </w:rPr>
              <w:t>映射</w:t>
            </w:r>
            <w:proofErr w:type="spellEnd"/>
            <w:r>
              <w:rPr>
                <w:color w:val="201A1B"/>
                <w:spacing w:val="1"/>
                <w:sz w:val="18"/>
              </w:rPr>
              <w:t xml:space="preserve"> → </w:t>
            </w:r>
            <w:r>
              <w:rPr>
                <w:color w:val="201A1B"/>
                <w:spacing w:val="-2"/>
                <w:sz w:val="18"/>
              </w:rPr>
              <w:t>8069）</w:t>
            </w:r>
          </w:p>
        </w:tc>
        <w:tc>
          <w:tcPr>
            <w:tcW w:w="4080" w:type="dxa"/>
            <w:gridSpan w:val="2"/>
          </w:tcPr>
          <w:p w14:paraId="74E5D768" w14:textId="77777777" w:rsidR="006671D6" w:rsidRDefault="00000000">
            <w:pPr>
              <w:pStyle w:val="TableParagraph"/>
              <w:spacing w:before="107"/>
              <w:ind w:left="227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5531136" behindDoc="1" locked="0" layoutInCell="1" allowOverlap="1" wp14:anchorId="268D6AC2" wp14:editId="1A45585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038225" cy="161290"/>
                      <wp:effectExtent l="0" t="0" r="0" b="0"/>
                      <wp:wrapNone/>
                      <wp:docPr id="578" name="Group 5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579" name="Graphic 579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7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672661" id="Group 578" o:spid="_x0000_s1026" style="position:absolute;margin-left:7.5pt;margin-top:6.95pt;width:81.75pt;height:12.7pt;z-index:-17785344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">
                      <v:shape id="Graphic 579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" path="m1021699,160734r-1005174,l14097,160246,,144208r,-2524l,16525,16525,,1021699,r16526,16525l1038225,144208r-14098,16038l102169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127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</w:rPr>
              <w:t>: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8069</w:t>
            </w:r>
          </w:p>
        </w:tc>
      </w:tr>
      <w:tr w:rsidR="006671D6" w14:paraId="2F346F60" w14:textId="77777777">
        <w:trPr>
          <w:trHeight w:val="521"/>
        </w:trPr>
        <w:tc>
          <w:tcPr>
            <w:tcW w:w="1823" w:type="dxa"/>
            <w:shd w:val="clear" w:color="auto" w:fill="FAF1F2"/>
          </w:tcPr>
          <w:p w14:paraId="140EA36F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Odoo</w:t>
            </w:r>
            <w:r>
              <w:rPr>
                <w:b/>
                <w:color w:val="1A1A1A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3"/>
                <w:sz w:val="18"/>
              </w:rPr>
              <w:t>設定檔</w:t>
            </w:r>
            <w:proofErr w:type="spellEnd"/>
          </w:p>
        </w:tc>
        <w:tc>
          <w:tcPr>
            <w:tcW w:w="4175" w:type="dxa"/>
            <w:gridSpan w:val="2"/>
          </w:tcPr>
          <w:p w14:paraId="10A082D6" w14:textId="77777777" w:rsidR="006671D6" w:rsidRDefault="00000000"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26528" behindDoc="1" locked="0" layoutInCell="1" allowOverlap="1" wp14:anchorId="715BB0FD" wp14:editId="65A1C58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5241290" cy="340995"/>
                      <wp:effectExtent l="0" t="0" r="0" b="0"/>
                      <wp:wrapNone/>
                      <wp:docPr id="580" name="Group 5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41290" cy="340995"/>
                                <a:chOff x="0" y="0"/>
                                <a:chExt cx="5241290" cy="340995"/>
                              </a:xfrm>
                            </wpg:grpSpPr>
                            <wps:wsp>
                              <wps:cNvPr id="581" name="Graphic 581"/>
                              <wps:cNvSpPr/>
                              <wps:spPr>
                                <a:xfrm>
                                  <a:off x="-3" y="9"/>
                                  <a:ext cx="52412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1290" h="340995">
                                      <a:moveTo>
                                        <a:pt x="5241125" y="0"/>
                                      </a:moveTo>
                                      <a:lnTo>
                                        <a:pt x="2650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12"/>
                                      </a:lnTo>
                                      <a:lnTo>
                                        <a:pt x="2650325" y="340512"/>
                                      </a:lnTo>
                                      <a:lnTo>
                                        <a:pt x="5241125" y="340512"/>
                                      </a:lnTo>
                                      <a:lnTo>
                                        <a:pt x="5241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95246" y="92871"/>
                                  <a:ext cx="415797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57979" h="161290">
                                      <a:moveTo>
                                        <a:pt x="1171575" y="16522"/>
                                      </a:moveTo>
                                      <a:lnTo>
                                        <a:pt x="1155052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1155052" y="160731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71575" y="16522"/>
                                      </a:lnTo>
                                      <a:close/>
                                    </a:path>
                                    <a:path w="4157979" h="161290">
                                      <a:moveTo>
                                        <a:pt x="4157662" y="16522"/>
                                      </a:moveTo>
                                      <a:lnTo>
                                        <a:pt x="4141139" y="0"/>
                                      </a:lnTo>
                                      <a:lnTo>
                                        <a:pt x="2666860" y="0"/>
                                      </a:lnTo>
                                      <a:lnTo>
                                        <a:pt x="2650325" y="16522"/>
                                      </a:lnTo>
                                      <a:lnTo>
                                        <a:pt x="2650325" y="141681"/>
                                      </a:lnTo>
                                      <a:lnTo>
                                        <a:pt x="2650325" y="144208"/>
                                      </a:lnTo>
                                      <a:lnTo>
                                        <a:pt x="2666860" y="160731"/>
                                      </a:lnTo>
                                      <a:lnTo>
                                        <a:pt x="4141139" y="160731"/>
                                      </a:lnTo>
                                      <a:lnTo>
                                        <a:pt x="4157662" y="144208"/>
                                      </a:lnTo>
                                      <a:lnTo>
                                        <a:pt x="4157662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551FC9" id="Group 580" o:spid="_x0000_s1026" style="position:absolute;margin-left:0;margin-top:-.35pt;width:412.7pt;height:26.85pt;z-index:-17789952;mso-wrap-distance-left:0;mso-wrap-distance-right:0" coordsize="5241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">
                      <v:shape id="Graphic 581" o:spid="_x0000_s1027" style="position:absolute;width:52412;height:3410;visibility:visible;mso-wrap-style:square;v-text-anchor:top" coordsize="52412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" path="m5241125,l2650325,,,,,340512r2650325,l5241125,340512,5241125,xe" fillcolor="#faf1f2" stroked="f">
                        <v:path arrowok="t"/>
                      </v:shape>
                      <v:shape id="Graphic 582" o:spid="_x0000_s1028" style="position:absolute;left:952;top:928;width:41580;height:1613;visibility:visible;mso-wrap-style:square;v-text-anchor:top" coordsize="415797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" path="m1171575,16522l1155052,,16522,,,16522,,141681r,2527l16522,160731r1138530,l1171575,144208r,-127686xem4157662,16522l4141139,,2666860,r-16535,16522l2650325,141681r,2527l2666860,160731r1474279,l4157662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onfig</w:t>
            </w:r>
            <w:r>
              <w:rPr>
                <w:rFonts w:ascii="Verdana" w:eastAsia="Verdana"/>
                <w:color w:val="B8123B"/>
                <w:w w:val="105"/>
              </w:rPr>
              <w:t>/</w:t>
            </w:r>
            <w:proofErr w:type="spellStart"/>
            <w:r>
              <w:rPr>
                <w:rFonts w:ascii="Trebuchet MS" w:eastAsia="Trebuchet MS"/>
                <w:color w:val="B8123B"/>
                <w:w w:val="105"/>
                <w:sz w:val="20"/>
              </w:rPr>
              <w:t>odoo</w:t>
            </w:r>
            <w:r>
              <w:rPr>
                <w:rFonts w:ascii="Verdana" w:eastAsia="Verdana"/>
                <w:color w:val="B8123B"/>
                <w:w w:val="105"/>
              </w:rPr>
              <w:t>.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onf</w:t>
            </w:r>
            <w:proofErr w:type="spellEnd"/>
            <w:r>
              <w:rPr>
                <w:rFonts w:ascii="Trebuchet MS" w:eastAsia="Trebuchet MS"/>
                <w:color w:val="B8123B"/>
                <w:spacing w:val="26"/>
                <w:w w:val="105"/>
                <w:sz w:val="20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（volume</w:t>
            </w:r>
            <w:r>
              <w:rPr>
                <w:color w:val="201A1B"/>
                <w:spacing w:val="1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1"/>
                <w:w w:val="105"/>
                <w:sz w:val="18"/>
              </w:rPr>
              <w:t>掛載</w:t>
            </w:r>
            <w:proofErr w:type="spellEnd"/>
            <w:r>
              <w:rPr>
                <w:color w:val="201A1B"/>
                <w:spacing w:val="-10"/>
                <w:w w:val="105"/>
                <w:sz w:val="18"/>
              </w:rPr>
              <w:t>）</w:t>
            </w:r>
          </w:p>
        </w:tc>
        <w:tc>
          <w:tcPr>
            <w:tcW w:w="4080" w:type="dxa"/>
            <w:gridSpan w:val="2"/>
          </w:tcPr>
          <w:p w14:paraId="78C81757" w14:textId="77777777" w:rsidR="006671D6" w:rsidRDefault="00000000">
            <w:pPr>
              <w:pStyle w:val="TableParagraph"/>
              <w:spacing w:before="107"/>
              <w:ind w:left="227"/>
              <w:rPr>
                <w:rFonts w:ascii="Trebuchet MS"/>
                <w:sz w:val="20"/>
              </w:rPr>
            </w:pPr>
            <w:r>
              <w:rPr>
                <w:rFonts w:ascii="Verdana"/>
                <w:color w:val="B8123B"/>
              </w:rPr>
              <w:t>/</w:t>
            </w:r>
            <w:proofErr w:type="spellStart"/>
            <w:r>
              <w:rPr>
                <w:rFonts w:ascii="Trebuchet MS"/>
                <w:color w:val="B8123B"/>
                <w:sz w:val="20"/>
              </w:rPr>
              <w:t>et</w:t>
            </w:r>
            <w:r>
              <w:rPr>
                <w:rFonts w:ascii="Tahoma"/>
                <w:color w:val="B8123B"/>
                <w:sz w:val="19"/>
              </w:rPr>
              <w:t>c</w:t>
            </w:r>
            <w:proofErr w:type="spellEnd"/>
            <w:r>
              <w:rPr>
                <w:rFonts w:ascii="Verdana"/>
                <w:color w:val="B8123B"/>
              </w:rPr>
              <w:t>/</w:t>
            </w:r>
            <w:proofErr w:type="spellStart"/>
            <w:r>
              <w:rPr>
                <w:rFonts w:ascii="Trebuchet MS"/>
                <w:color w:val="B8123B"/>
                <w:sz w:val="20"/>
              </w:rPr>
              <w:t>odoo</w:t>
            </w:r>
            <w:r>
              <w:rPr>
                <w:rFonts w:ascii="Verdana"/>
                <w:color w:val="B8123B"/>
              </w:rPr>
              <w:t>-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server</w:t>
            </w:r>
            <w:r>
              <w:rPr>
                <w:rFonts w:ascii="Verdana"/>
                <w:color w:val="B8123B"/>
                <w:spacing w:val="-2"/>
                <w:w w:val="115"/>
              </w:rPr>
              <w:t>.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onf</w:t>
            </w:r>
            <w:proofErr w:type="spellEnd"/>
          </w:p>
        </w:tc>
      </w:tr>
      <w:tr w:rsidR="006671D6" w14:paraId="4EA083B9" w14:textId="77777777">
        <w:trPr>
          <w:trHeight w:val="521"/>
        </w:trPr>
        <w:tc>
          <w:tcPr>
            <w:tcW w:w="1823" w:type="dxa"/>
          </w:tcPr>
          <w:p w14:paraId="09A178A4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Addon</w:t>
            </w:r>
            <w:r>
              <w:rPr>
                <w:b/>
                <w:color w:val="1A1A1A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4"/>
                <w:sz w:val="18"/>
              </w:rPr>
              <w:t>路徑</w:t>
            </w:r>
            <w:proofErr w:type="spellEnd"/>
          </w:p>
        </w:tc>
        <w:tc>
          <w:tcPr>
            <w:tcW w:w="4175" w:type="dxa"/>
            <w:gridSpan w:val="2"/>
          </w:tcPr>
          <w:p w14:paraId="129DD8FD" w14:textId="77777777" w:rsidR="006671D6" w:rsidRDefault="00000000"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31648" behindDoc="1" locked="0" layoutInCell="1" allowOverlap="1" wp14:anchorId="0A22DFC6" wp14:editId="76EF76B5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88182</wp:posOffset>
                      </wp:positionV>
                      <wp:extent cx="970915" cy="161290"/>
                      <wp:effectExtent l="0" t="0" r="0" b="0"/>
                      <wp:wrapNone/>
                      <wp:docPr id="583" name="Group 5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953833" y="0"/>
                                      </a:lnTo>
                                      <a:lnTo>
                                        <a:pt x="970359" y="16525"/>
                                      </a:lnTo>
                                      <a:lnTo>
                                        <a:pt x="970359" y="144208"/>
                                      </a:lnTo>
                                      <a:lnTo>
                                        <a:pt x="956262" y="160246"/>
                                      </a:lnTo>
                                      <a:lnTo>
                                        <a:pt x="95383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F1CEA0" id="Group 583" o:spid="_x0000_s1026" style="position:absolute;margin-left:7.5pt;margin-top:6.95pt;width:76.45pt;height:12.7pt;z-index:-17784832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">
                      <v:shape id="Graphic 584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" path="m953833,160734r-937308,l14096,160246,,144208r,-2524l,16525,16525,,953833,r16526,16525l970359,144208r-14097,16038l95383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sz w:val="20"/>
              </w:rPr>
              <w:t>extr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ddons</w:t>
            </w:r>
            <w:r>
              <w:rPr>
                <w:rFonts w:ascii="Verdana" w:eastAsia="Verdana"/>
                <w:color w:val="B8123B"/>
                <w:spacing w:val="25"/>
              </w:rPr>
              <w:t xml:space="preserve">/ </w:t>
            </w:r>
            <w:r>
              <w:rPr>
                <w:color w:val="201A1B"/>
                <w:sz w:val="18"/>
              </w:rPr>
              <w:t>（volume</w:t>
            </w:r>
            <w:r>
              <w:rPr>
                <w:color w:val="201A1B"/>
                <w:spacing w:val="8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8"/>
                <w:sz w:val="18"/>
              </w:rPr>
              <w:t>掛載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4080" w:type="dxa"/>
            <w:gridSpan w:val="2"/>
          </w:tcPr>
          <w:p w14:paraId="4C9A183C" w14:textId="77777777" w:rsidR="006671D6" w:rsidRDefault="00000000">
            <w:pPr>
              <w:pStyle w:val="TableParagraph"/>
              <w:spacing w:before="107"/>
              <w:ind w:left="227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32160" behindDoc="1" locked="0" layoutInCell="1" allowOverlap="1" wp14:anchorId="5BA9FE68" wp14:editId="2391B0FA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439545" cy="161290"/>
                      <wp:effectExtent l="0" t="0" r="0" b="0"/>
                      <wp:wrapNone/>
                      <wp:docPr id="585" name="Group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9545" cy="161290"/>
                                <a:chOff x="0" y="0"/>
                                <a:chExt cx="1439545" cy="161290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0" y="0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3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422939" y="0"/>
                                      </a:lnTo>
                                      <a:lnTo>
                                        <a:pt x="1439465" y="16525"/>
                                      </a:lnTo>
                                      <a:lnTo>
                                        <a:pt x="1439465" y="144208"/>
                                      </a:lnTo>
                                      <a:lnTo>
                                        <a:pt x="1425368" y="160246"/>
                                      </a:lnTo>
                                      <a:lnTo>
                                        <a:pt x="142293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582C0A" id="Group 585" o:spid="_x0000_s1026" style="position:absolute;margin-left:7.5pt;margin-top:6.95pt;width:113.35pt;height:12.7pt;z-index:-17784320;mso-wrap-distance-left:0;mso-wrap-distance-right:0" coordsize="14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">
                      <v:shape id="Graphic 586" o:spid="_x0000_s1027" style="position:absolute;width:14395;height:1612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" path="m1422939,160734r-1406414,l14097,160246,,144208r,-2524l,16525,16525,,1422939,r16526,16525l1439465,144208r-14097,16038l142293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proofErr w:type="spellStart"/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odoo</w:t>
            </w:r>
            <w:proofErr w:type="spellEnd"/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ustom</w: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ddons</w: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</w:p>
        </w:tc>
      </w:tr>
      <w:tr w:rsidR="006671D6" w14:paraId="5B3423EB" w14:textId="77777777">
        <w:trPr>
          <w:trHeight w:val="510"/>
        </w:trPr>
        <w:tc>
          <w:tcPr>
            <w:tcW w:w="1823" w:type="dxa"/>
            <w:shd w:val="clear" w:color="auto" w:fill="FAF1F2"/>
          </w:tcPr>
          <w:p w14:paraId="7EEA2672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pacing w:val="-2"/>
                <w:sz w:val="18"/>
              </w:rPr>
              <w:t xml:space="preserve">PostgreSQL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版本</w:t>
            </w:r>
            <w:proofErr w:type="spellEnd"/>
          </w:p>
        </w:tc>
        <w:tc>
          <w:tcPr>
            <w:tcW w:w="4175" w:type="dxa"/>
            <w:gridSpan w:val="2"/>
            <w:shd w:val="clear" w:color="auto" w:fill="FAF1F2"/>
          </w:tcPr>
          <w:p w14:paraId="77D1E63C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15（Docker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image）</w:t>
            </w:r>
          </w:p>
        </w:tc>
        <w:tc>
          <w:tcPr>
            <w:tcW w:w="4080" w:type="dxa"/>
            <w:gridSpan w:val="2"/>
            <w:shd w:val="clear" w:color="auto" w:fill="FAF1F2"/>
          </w:tcPr>
          <w:p w14:paraId="4A7A91B2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16（apt </w:t>
            </w:r>
            <w:proofErr w:type="spellStart"/>
            <w:r>
              <w:rPr>
                <w:color w:val="201A1B"/>
                <w:sz w:val="18"/>
              </w:rPr>
              <w:t>安裝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6671D6" w14:paraId="7C9F2521" w14:textId="77777777">
        <w:trPr>
          <w:trHeight w:val="521"/>
        </w:trPr>
        <w:tc>
          <w:tcPr>
            <w:tcW w:w="1823" w:type="dxa"/>
          </w:tcPr>
          <w:p w14:paraId="7A52C86F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DB</w:t>
            </w:r>
            <w:r>
              <w:rPr>
                <w:b/>
                <w:color w:val="1A1A1A"/>
                <w:spacing w:val="-4"/>
                <w:sz w:val="18"/>
              </w:rPr>
              <w:t xml:space="preserve"> 名稱</w:t>
            </w:r>
          </w:p>
        </w:tc>
        <w:tc>
          <w:tcPr>
            <w:tcW w:w="4175" w:type="dxa"/>
            <w:gridSpan w:val="2"/>
          </w:tcPr>
          <w:p w14:paraId="54E030E6" w14:textId="77777777" w:rsidR="006671D6" w:rsidRDefault="00000000"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32672" behindDoc="1" locked="0" layoutInCell="1" allowOverlap="1" wp14:anchorId="273F2E74" wp14:editId="3DE5E47E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88182</wp:posOffset>
                      </wp:positionV>
                      <wp:extent cx="770890" cy="161290"/>
                      <wp:effectExtent l="0" t="0" r="0" b="0"/>
                      <wp:wrapNone/>
                      <wp:docPr id="587" name="Group 5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0890" cy="161290"/>
                                <a:chOff x="0" y="0"/>
                                <a:chExt cx="770890" cy="161290"/>
                              </a:xfrm>
                            </wpg:grpSpPr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F9B4F3" id="Group 587" o:spid="_x0000_s1026" style="position:absolute;margin-left:7.5pt;margin-top:6.95pt;width:60.7pt;height:12.7pt;z-index:-17783808;mso-wrap-distance-left:0;mso-wrap-distance-right:0" coordsize="77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">
                      <v:shape id="Graphic 588" o:spid="_x0000_s1027" style="position:absolute;width:7708;height:1612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" path="m753808,160734r-737283,l14096,160246,,144208r,-2524l,16525,16525,,753808,r16526,16525l770334,144208r-14097,16038l75380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33184" behindDoc="1" locked="0" layoutInCell="1" allowOverlap="1" wp14:anchorId="377B9323" wp14:editId="1AC865A2">
                      <wp:simplePos x="0" y="0"/>
                      <wp:positionH relativeFrom="column">
                        <wp:posOffset>1284684</wp:posOffset>
                      </wp:positionH>
                      <wp:positionV relativeFrom="paragraph">
                        <wp:posOffset>88182</wp:posOffset>
                      </wp:positionV>
                      <wp:extent cx="436245" cy="161290"/>
                      <wp:effectExtent l="0" t="0" r="0" b="0"/>
                      <wp:wrapNone/>
                      <wp:docPr id="589" name="Group 5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245" cy="161290"/>
                                <a:chOff x="0" y="0"/>
                                <a:chExt cx="436245" cy="161290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0" y="0"/>
                                  <a:ext cx="4362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61290">
                                      <a:moveTo>
                                        <a:pt x="41924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19242" y="0"/>
                                      </a:lnTo>
                                      <a:lnTo>
                                        <a:pt x="435768" y="16525"/>
                                      </a:lnTo>
                                      <a:lnTo>
                                        <a:pt x="435768" y="144208"/>
                                      </a:lnTo>
                                      <a:lnTo>
                                        <a:pt x="421671" y="160246"/>
                                      </a:lnTo>
                                      <a:lnTo>
                                        <a:pt x="41924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2F8FDC" id="Group 589" o:spid="_x0000_s1026" style="position:absolute;margin-left:101.15pt;margin-top:6.95pt;width:34.35pt;height:12.7pt;z-index:-17783296;mso-wrap-distance-left:0;mso-wrap-distance-right:0" coordsize="43624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">
                      <v:shape id="Graphic 590" o:spid="_x0000_s1027" style="position:absolute;width:436245;height:161290;visibility:visible;mso-wrap-style:square;v-text-anchor:top" coordsize="4362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" path="m419242,160734r-402717,l14097,160246,,144208r,-2524l,16525,16525,,419242,r16526,16525l435768,144208r-14097,16038l41924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 w:eastAsia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 w:eastAsia="Verdana"/>
                <w:color w:val="B8123B"/>
                <w:spacing w:val="-2"/>
              </w:rPr>
              <w:t>_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demo</w:t>
            </w:r>
            <w:proofErr w:type="spellEnd"/>
            <w:r>
              <w:rPr>
                <w:rFonts w:ascii="Trebuchet MS" w:eastAsia="Trebuchet MS"/>
                <w:color w:val="B8123B"/>
                <w:spacing w:val="-3"/>
                <w:sz w:val="20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（主）/</w:t>
            </w:r>
            <w:r>
              <w:rPr>
                <w:color w:val="201A1B"/>
                <w:spacing w:val="44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 xml:space="preserve">a </w:t>
            </w:r>
            <w:r>
              <w:rPr>
                <w:color w:val="201A1B"/>
                <w:spacing w:val="-2"/>
                <w:sz w:val="18"/>
              </w:rPr>
              <w:t>（</w:t>
            </w:r>
            <w:proofErr w:type="spellStart"/>
            <w:r>
              <w:rPr>
                <w:color w:val="201A1B"/>
                <w:spacing w:val="-2"/>
                <w:sz w:val="18"/>
              </w:rPr>
              <w:t>乾淨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4080" w:type="dxa"/>
            <w:gridSpan w:val="2"/>
          </w:tcPr>
          <w:p w14:paraId="37C0DB05" w14:textId="77777777" w:rsidR="006671D6" w:rsidRDefault="00000000">
            <w:pPr>
              <w:pStyle w:val="TableParagraph"/>
              <w:spacing w:before="107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33696" behindDoc="1" locked="0" layoutInCell="1" allowOverlap="1" wp14:anchorId="14EFA902" wp14:editId="49336B3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770890" cy="161290"/>
                      <wp:effectExtent l="0" t="0" r="0" b="0"/>
                      <wp:wrapNone/>
                      <wp:docPr id="591" name="Group 5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0890" cy="161290"/>
                                <a:chOff x="0" y="0"/>
                                <a:chExt cx="770890" cy="161290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0" y="0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928F2" id="Group 591" o:spid="_x0000_s1026" style="position:absolute;margin-left:7.5pt;margin-top:6.95pt;width:60.7pt;height:12.7pt;z-index:-17782784;mso-wrap-distance-left:0;mso-wrap-distance-right:0" coordsize="77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">
                      <v:shape id="Graphic 592" o:spid="_x0000_s1027" style="position:absolute;width:7708;height:1612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" path="m753808,160734r-737283,l14097,160246,,144208r,-2524l,16525,16525,,753808,r16526,16525l770334,144208r-14097,16038l75380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demo</w:t>
            </w:r>
            <w:proofErr w:type="spellEnd"/>
          </w:p>
        </w:tc>
      </w:tr>
      <w:tr w:rsidR="006671D6" w14:paraId="475F05C5" w14:textId="77777777">
        <w:trPr>
          <w:trHeight w:val="521"/>
        </w:trPr>
        <w:tc>
          <w:tcPr>
            <w:tcW w:w="1823" w:type="dxa"/>
            <w:shd w:val="clear" w:color="auto" w:fill="FAF1F2"/>
          </w:tcPr>
          <w:p w14:paraId="00606CC9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DB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監聽位址</w:t>
            </w:r>
            <w:proofErr w:type="spellEnd"/>
          </w:p>
        </w:tc>
        <w:tc>
          <w:tcPr>
            <w:tcW w:w="4175" w:type="dxa"/>
            <w:gridSpan w:val="2"/>
          </w:tcPr>
          <w:p w14:paraId="0E3A0FFF" w14:textId="77777777" w:rsidR="006671D6" w:rsidRDefault="00000000">
            <w:pPr>
              <w:pStyle w:val="TableParagraph"/>
              <w:spacing w:before="88"/>
              <w:ind w:left="148"/>
              <w:rPr>
                <w:rFonts w:ascii="Arial Rounded MT Bold" w:eastAsia="Arial Rounded MT Bold"/>
                <w:sz w:val="19"/>
              </w:rPr>
            </w:pPr>
            <w:r>
              <w:rPr>
                <w:rFonts w:ascii="Arial Rounded MT Bold" w:eastAsia="Arial Rounded MT Bold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5527040" behindDoc="1" locked="0" layoutInCell="1" allowOverlap="1" wp14:anchorId="54A44337" wp14:editId="3CB37D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5241290" cy="340995"/>
                      <wp:effectExtent l="0" t="0" r="0" b="0"/>
                      <wp:wrapNone/>
                      <wp:docPr id="593" name="Group 5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41290" cy="340995"/>
                                <a:chOff x="0" y="0"/>
                                <a:chExt cx="5241290" cy="340995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-3" y="2"/>
                                  <a:ext cx="52412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1290" h="340995">
                                      <a:moveTo>
                                        <a:pt x="5241125" y="0"/>
                                      </a:moveTo>
                                      <a:lnTo>
                                        <a:pt x="2650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2650325" y="340525"/>
                                      </a:lnTo>
                                      <a:lnTo>
                                        <a:pt x="5241125" y="340525"/>
                                      </a:lnTo>
                                      <a:lnTo>
                                        <a:pt x="5241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889390" y="92878"/>
                                  <a:ext cx="28949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4965" h="161290">
                                      <a:moveTo>
                                        <a:pt x="971550" y="16522"/>
                                      </a:moveTo>
                                      <a:lnTo>
                                        <a:pt x="955027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955027" y="160731"/>
                                      </a:lnTo>
                                      <a:lnTo>
                                        <a:pt x="971550" y="144208"/>
                                      </a:lnTo>
                                      <a:lnTo>
                                        <a:pt x="971550" y="16522"/>
                                      </a:lnTo>
                                      <a:close/>
                                    </a:path>
                                    <a:path w="2894965" h="161290">
                                      <a:moveTo>
                                        <a:pt x="2894406" y="16522"/>
                                      </a:moveTo>
                                      <a:lnTo>
                                        <a:pt x="2877883" y="0"/>
                                      </a:lnTo>
                                      <a:lnTo>
                                        <a:pt x="1872716" y="0"/>
                                      </a:lnTo>
                                      <a:lnTo>
                                        <a:pt x="1856181" y="16522"/>
                                      </a:lnTo>
                                      <a:lnTo>
                                        <a:pt x="1856181" y="141681"/>
                                      </a:lnTo>
                                      <a:lnTo>
                                        <a:pt x="1856181" y="144208"/>
                                      </a:lnTo>
                                      <a:lnTo>
                                        <a:pt x="1872716" y="160731"/>
                                      </a:lnTo>
                                      <a:lnTo>
                                        <a:pt x="2877883" y="160731"/>
                                      </a:lnTo>
                                      <a:lnTo>
                                        <a:pt x="2894406" y="144208"/>
                                      </a:lnTo>
                                      <a:lnTo>
                                        <a:pt x="2894406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7B3B88" id="Group 593" o:spid="_x0000_s1026" style="position:absolute;margin-left:0;margin-top:-.4pt;width:412.7pt;height:26.85pt;z-index:-17789440;mso-wrap-distance-left:0;mso-wrap-distance-right:0" coordsize="5241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">
                      <v:shape id="Graphic 594" o:spid="_x0000_s1027" style="position:absolute;width:52412;height:3409;visibility:visible;mso-wrap-style:square;v-text-anchor:top" coordsize="52412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" path="m5241125,l2650325,,,,,340525r2650325,l5241125,340525,5241125,xe" fillcolor="#faf1f2" stroked="f">
                        <v:path arrowok="t"/>
                      </v:shape>
                      <v:shape id="Graphic 595" o:spid="_x0000_s1028" style="position:absolute;left:8893;top:928;width:28950;height:1613;visibility:visible;mso-wrap-style:square;v-text-anchor:top" coordsize="28949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" path="m971550,16522l955027,,16522,,,16522,,141681r,2527l16522,160731r938505,l971550,144208r,-127686xem2894406,16522l2877883,,1872716,r-16535,16522l1856181,141681r,2527l1872716,160731r1005167,l2894406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container</w:t>
            </w:r>
            <w:r>
              <w:rPr>
                <w:color w:val="201A1B"/>
                <w:spacing w:val="18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18"/>
                <w:sz w:val="18"/>
              </w:rPr>
              <w:t>內部</w:t>
            </w:r>
            <w:proofErr w:type="spellEnd"/>
            <w:r>
              <w:rPr>
                <w:color w:val="201A1B"/>
                <w:spacing w:val="18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d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b</w:t>
            </w:r>
            <w:r>
              <w:rPr>
                <w:rFonts w:ascii="Verdana" w:eastAsia="Verdana"/>
                <w:color w:val="B8123B"/>
                <w:spacing w:val="-2"/>
              </w:rPr>
              <w:t>:</w:t>
            </w:r>
            <w:r>
              <w:rPr>
                <w:rFonts w:ascii="Arial Rounded MT Bold" w:eastAsia="Arial Rounded MT Bold"/>
                <w:color w:val="B8123B"/>
                <w:spacing w:val="-2"/>
                <w:sz w:val="19"/>
              </w:rPr>
              <w:t>5432</w:t>
            </w:r>
          </w:p>
        </w:tc>
        <w:tc>
          <w:tcPr>
            <w:tcW w:w="4080" w:type="dxa"/>
            <w:gridSpan w:val="2"/>
          </w:tcPr>
          <w:p w14:paraId="64846D39" w14:textId="77777777" w:rsidR="006671D6" w:rsidRDefault="00000000">
            <w:pPr>
              <w:pStyle w:val="TableParagraph"/>
              <w:spacing w:before="107"/>
              <w:ind w:left="227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B8123B"/>
                <w:spacing w:val="-2"/>
                <w:sz w:val="19"/>
              </w:rPr>
              <w:t>127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</w:rPr>
              <w:t>: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5432</w:t>
            </w:r>
          </w:p>
        </w:tc>
      </w:tr>
      <w:tr w:rsidR="006671D6" w14:paraId="6CAC0ACA" w14:textId="77777777">
        <w:trPr>
          <w:trHeight w:val="815"/>
        </w:trPr>
        <w:tc>
          <w:tcPr>
            <w:tcW w:w="1823" w:type="dxa"/>
          </w:tcPr>
          <w:p w14:paraId="236D2F5C" w14:textId="77777777" w:rsidR="006671D6" w:rsidRDefault="00000000">
            <w:pPr>
              <w:pStyle w:val="TableParagraph"/>
              <w:spacing w:before="108" w:line="220" w:lineRule="auto"/>
              <w:ind w:right="20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Mock</w:t>
            </w:r>
            <w:r>
              <w:rPr>
                <w:b/>
                <w:color w:val="1A1A1A"/>
                <w:spacing w:val="-12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ERP</w:t>
            </w:r>
            <w:r>
              <w:rPr>
                <w:b/>
                <w:color w:val="1A1A1A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3"/>
                <w:sz w:val="18"/>
              </w:rPr>
              <w:t>服務管</w:t>
            </w:r>
            <w:r>
              <w:rPr>
                <w:b/>
                <w:color w:val="1A1A1A"/>
                <w:spacing w:val="-10"/>
                <w:sz w:val="18"/>
              </w:rPr>
              <w:t>理</w:t>
            </w:r>
            <w:proofErr w:type="spellEnd"/>
          </w:p>
        </w:tc>
        <w:tc>
          <w:tcPr>
            <w:tcW w:w="4175" w:type="dxa"/>
            <w:gridSpan w:val="2"/>
          </w:tcPr>
          <w:p w14:paraId="2EBE9944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34208" behindDoc="1" locked="0" layoutInCell="1" allowOverlap="1" wp14:anchorId="4CF3E5D6" wp14:editId="43C527AC">
                      <wp:simplePos x="0" y="0"/>
                      <wp:positionH relativeFrom="column">
                        <wp:posOffset>1126331</wp:posOffset>
                      </wp:positionH>
                      <wp:positionV relativeFrom="paragraph">
                        <wp:posOffset>87654</wp:posOffset>
                      </wp:positionV>
                      <wp:extent cx="1038225" cy="161290"/>
                      <wp:effectExtent l="0" t="0" r="0" b="0"/>
                      <wp:wrapNone/>
                      <wp:docPr id="596" name="Group 5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597" name="Graphic 597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7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B218BC" id="Group 596" o:spid="_x0000_s1026" style="position:absolute;margin-left:88.7pt;margin-top:6.9pt;width:81.75pt;height:12.7pt;z-index:-17782272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">
                      <v:shape id="Graphic 597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" path="m1021699,160734r-1005174,l14097,160246,,144208r,-2524l,16525,16525,,1021699,r16526,16525l1038225,144208r-14098,16038l102169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Docker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container（</w:t>
            </w:r>
            <w:r>
              <w:rPr>
                <w:color w:val="201A1B"/>
                <w:spacing w:val="23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rebuchet MS" w:eastAsia="Trebuchet MS"/>
                <w:color w:val="B8123B"/>
                <w:sz w:val="20"/>
              </w:rPr>
              <w:t>mo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k</w:t>
            </w:r>
            <w:r>
              <w:rPr>
                <w:rFonts w:ascii="Verdana" w:eastAsia="Verdana"/>
                <w:color w:val="B8123B"/>
              </w:rPr>
              <w:t>-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erp</w:t>
            </w:r>
            <w:proofErr w:type="spellEnd"/>
            <w:r>
              <w:rPr>
                <w:rFonts w:ascii="Trebuchet MS" w:eastAsia="Trebuchet MS"/>
                <w:color w:val="B8123B"/>
                <w:spacing w:val="9"/>
                <w:sz w:val="20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4080" w:type="dxa"/>
            <w:gridSpan w:val="2"/>
          </w:tcPr>
          <w:p w14:paraId="610A8C0F" w14:textId="77777777" w:rsidR="006671D6" w:rsidRDefault="00000000">
            <w:pPr>
              <w:pStyle w:val="TableParagraph"/>
              <w:spacing w:before="88"/>
              <w:ind w:left="14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34720" behindDoc="1" locked="0" layoutInCell="1" allowOverlap="1" wp14:anchorId="7D8FBEA8" wp14:editId="0E9236AF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87654</wp:posOffset>
                      </wp:positionV>
                      <wp:extent cx="1038225" cy="161290"/>
                      <wp:effectExtent l="0" t="0" r="0" b="0"/>
                      <wp:wrapNone/>
                      <wp:docPr id="598" name="Group 5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69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4208"/>
                                      </a:lnTo>
                                      <a:lnTo>
                                        <a:pt x="1024127" y="160246"/>
                                      </a:lnTo>
                                      <a:lnTo>
                                        <a:pt x="102169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86421B" id="Group 598" o:spid="_x0000_s1026" style="position:absolute;margin-left:63.75pt;margin-top:6.9pt;width:81.75pt;height:12.7pt;z-index:-17781760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">
                      <v:shape id="Graphic 599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" path="m1021699,160734r-1005174,l14097,160246,,144208r,-2524l,16525,16525,,1021699,r16526,16525l1038225,144208r-14098,16038l102169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z w:val="18"/>
              </w:rPr>
              <w:t>systemd</w:t>
            </w:r>
            <w:proofErr w:type="spellEnd"/>
            <w:r>
              <w:rPr>
                <w:color w:val="201A1B"/>
                <w:spacing w:val="-1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unit</w:t>
            </w:r>
            <w:r>
              <w:rPr>
                <w:color w:val="201A1B"/>
                <w:spacing w:val="49"/>
                <w:sz w:val="18"/>
              </w:rPr>
              <w:t xml:space="preserve"> </w:t>
            </w:r>
            <w:r>
              <w:rPr>
                <w:rFonts w:ascii="Trebuchet MS"/>
                <w:color w:val="B8123B"/>
                <w:sz w:val="20"/>
              </w:rPr>
              <w:t>kend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Verdana"/>
                <w:color w:val="B8123B"/>
              </w:rPr>
              <w:t>-</w:t>
            </w:r>
            <w:r>
              <w:rPr>
                <w:rFonts w:ascii="Trebuchet MS"/>
                <w:color w:val="B8123B"/>
                <w:sz w:val="20"/>
              </w:rPr>
              <w:t>mo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k</w:t>
            </w:r>
            <w:r>
              <w:rPr>
                <w:rFonts w:ascii="Verdana"/>
                <w:color w:val="B8123B"/>
              </w:rPr>
              <w:t>-</w:t>
            </w:r>
            <w:proofErr w:type="spellStart"/>
            <w:r>
              <w:rPr>
                <w:rFonts w:ascii="Trebuchet MS"/>
                <w:color w:val="B8123B"/>
                <w:spacing w:val="-5"/>
                <w:sz w:val="20"/>
              </w:rPr>
              <w:t>erp</w:t>
            </w:r>
            <w:proofErr w:type="spellEnd"/>
          </w:p>
        </w:tc>
      </w:tr>
      <w:tr w:rsidR="006671D6" w14:paraId="234032E8" w14:textId="77777777">
        <w:trPr>
          <w:trHeight w:val="815"/>
        </w:trPr>
        <w:tc>
          <w:tcPr>
            <w:tcW w:w="1823" w:type="dxa"/>
            <w:shd w:val="clear" w:color="auto" w:fill="FAF1F2"/>
          </w:tcPr>
          <w:p w14:paraId="1F26E471" w14:textId="77777777" w:rsidR="006671D6" w:rsidRDefault="00000000">
            <w:pPr>
              <w:pStyle w:val="TableParagraph"/>
              <w:spacing w:before="108" w:line="220" w:lineRule="auto"/>
              <w:ind w:right="20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Mock</w:t>
            </w:r>
            <w:r>
              <w:rPr>
                <w:b/>
                <w:color w:val="1A1A1A"/>
                <w:spacing w:val="-12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ERP</w:t>
            </w:r>
            <w:r>
              <w:rPr>
                <w:b/>
                <w:color w:val="1A1A1A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3"/>
                <w:sz w:val="18"/>
              </w:rPr>
              <w:t>監聽位</w:t>
            </w:r>
            <w:r>
              <w:rPr>
                <w:b/>
                <w:color w:val="1A1A1A"/>
                <w:spacing w:val="-10"/>
                <w:sz w:val="18"/>
              </w:rPr>
              <w:t>址</w:t>
            </w:r>
            <w:proofErr w:type="spellEnd"/>
          </w:p>
        </w:tc>
        <w:tc>
          <w:tcPr>
            <w:tcW w:w="4175" w:type="dxa"/>
            <w:gridSpan w:val="2"/>
          </w:tcPr>
          <w:p w14:paraId="32167CAC" w14:textId="77777777" w:rsidR="006671D6" w:rsidRDefault="00000000">
            <w:pPr>
              <w:pStyle w:val="TableParagraph"/>
              <w:spacing w:before="89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27552" behindDoc="1" locked="0" layoutInCell="1" allowOverlap="1" wp14:anchorId="1A489099" wp14:editId="6CDFF9D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5241290" cy="527685"/>
                      <wp:effectExtent l="0" t="0" r="0" b="0"/>
                      <wp:wrapNone/>
                      <wp:docPr id="600" name="Group 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41290" cy="527685"/>
                                <a:chOff x="0" y="0"/>
                                <a:chExt cx="5241290" cy="527685"/>
                              </a:xfrm>
                            </wpg:grpSpPr>
                            <wps:wsp>
                              <wps:cNvPr id="601" name="Graphic 601"/>
                              <wps:cNvSpPr/>
                              <wps:spPr>
                                <a:xfrm>
                                  <a:off x="-3" y="6"/>
                                  <a:ext cx="524129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1290" h="527685">
                                      <a:moveTo>
                                        <a:pt x="5241125" y="0"/>
                                      </a:moveTo>
                                      <a:lnTo>
                                        <a:pt x="2650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27443"/>
                                      </a:lnTo>
                                      <a:lnTo>
                                        <a:pt x="2650325" y="527443"/>
                                      </a:lnTo>
                                      <a:lnTo>
                                        <a:pt x="5241125" y="527443"/>
                                      </a:lnTo>
                                      <a:lnTo>
                                        <a:pt x="5241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95246" y="92868"/>
                                  <a:ext cx="36887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8715" h="161290">
                                      <a:moveTo>
                                        <a:pt x="903681" y="16535"/>
                                      </a:moveTo>
                                      <a:lnTo>
                                        <a:pt x="887158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43"/>
                                      </a:lnTo>
                                      <a:lnTo>
                                        <a:pt x="887158" y="160743"/>
                                      </a:lnTo>
                                      <a:lnTo>
                                        <a:pt x="903681" y="144208"/>
                                      </a:lnTo>
                                      <a:lnTo>
                                        <a:pt x="903681" y="16535"/>
                                      </a:lnTo>
                                      <a:close/>
                                    </a:path>
                                    <a:path w="3688715" h="161290">
                                      <a:moveTo>
                                        <a:pt x="3688550" y="16535"/>
                                      </a:moveTo>
                                      <a:lnTo>
                                        <a:pt x="3672027" y="0"/>
                                      </a:lnTo>
                                      <a:lnTo>
                                        <a:pt x="2666860" y="0"/>
                                      </a:lnTo>
                                      <a:lnTo>
                                        <a:pt x="2650325" y="16535"/>
                                      </a:lnTo>
                                      <a:lnTo>
                                        <a:pt x="2650325" y="141693"/>
                                      </a:lnTo>
                                      <a:lnTo>
                                        <a:pt x="2650325" y="144208"/>
                                      </a:lnTo>
                                      <a:lnTo>
                                        <a:pt x="2666860" y="160743"/>
                                      </a:lnTo>
                                      <a:lnTo>
                                        <a:pt x="3672027" y="160743"/>
                                      </a:lnTo>
                                      <a:lnTo>
                                        <a:pt x="3688550" y="144208"/>
                                      </a:lnTo>
                                      <a:lnTo>
                                        <a:pt x="3688550" y="16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8230F7" id="Group 600" o:spid="_x0000_s1026" style="position:absolute;margin-left:0;margin-top:-.35pt;width:412.7pt;height:41.55pt;z-index:-17788928;mso-wrap-distance-left:0;mso-wrap-distance-right:0" coordsize="52412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">
                      <v:shape id="Graphic 601" o:spid="_x0000_s1027" style="position:absolute;width:52412;height:5276;visibility:visible;mso-wrap-style:square;v-text-anchor:top" coordsize="524129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" path="m5241125,l2650325,,,,,527443r2650325,l5241125,527443,5241125,xe" fillcolor="#faf1f2" stroked="f">
                        <v:path arrowok="t"/>
                      </v:shape>
                      <v:shape id="Graphic 602" o:spid="_x0000_s1028" style="position:absolute;left:952;top:928;width:36887;height:1613;visibility:visible;mso-wrap-style:square;v-text-anchor:top" coordsize="36887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" path="m903681,16535l887158,,16522,,,16535,,141693r,2515l16522,160743r870636,l903681,144208r,-127673xem3688550,16535l3672027,,2666860,r-16535,16535l2650325,141693r,2515l2666860,160743r1005167,l3688550,144208r,-12767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</w:rPr>
              <w:t>0</w:t>
            </w:r>
            <w:r>
              <w:rPr>
                <w:rFonts w:ascii="Verdana" w:eastAsia="Verdana" w:hAnsi="Verdana"/>
                <w:color w:val="B8123B"/>
              </w:rPr>
              <w:t>.</w: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</w:rPr>
              <w:t>0</w:t>
            </w:r>
            <w:r>
              <w:rPr>
                <w:rFonts w:ascii="Verdana" w:eastAsia="Verdana" w:hAnsi="Verdana"/>
                <w:color w:val="B8123B"/>
              </w:rPr>
              <w:t>.</w: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</w:rPr>
              <w:t>0</w:t>
            </w:r>
            <w:r>
              <w:rPr>
                <w:rFonts w:ascii="Verdana" w:eastAsia="Verdana" w:hAnsi="Verdana"/>
                <w:color w:val="B8123B"/>
              </w:rPr>
              <w:t>.</w: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</w:rPr>
              <w:t>0</w:t>
            </w:r>
            <w:r>
              <w:rPr>
                <w:rFonts w:ascii="Verdana" w:eastAsia="Verdana" w:hAnsi="Verdana"/>
                <w:color w:val="B8123B"/>
              </w:rPr>
              <w:t>:</w:t>
            </w:r>
            <w:r>
              <w:rPr>
                <w:rFonts w:ascii="Arial Rounded MT Bold" w:eastAsia="Arial Rounded MT Bold" w:hAnsi="Arial Rounded MT Bold"/>
                <w:color w:val="B8123B"/>
                <w:sz w:val="19"/>
              </w:rPr>
              <w:t>8201</w:t>
            </w:r>
            <w:r>
              <w:rPr>
                <w:rFonts w:ascii="Arial Rounded MT Bold" w:eastAsia="Arial Rounded MT Bold" w:hAnsi="Arial Rounded MT Bold"/>
                <w:color w:val="B8123B"/>
                <w:spacing w:val="38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（</w:t>
            </w:r>
            <w:proofErr w:type="spellStart"/>
            <w:r>
              <w:rPr>
                <w:color w:val="201A1B"/>
                <w:spacing w:val="1"/>
                <w:sz w:val="18"/>
              </w:rPr>
              <w:t>映射</w:t>
            </w:r>
            <w:proofErr w:type="spellEnd"/>
            <w:r>
              <w:rPr>
                <w:color w:val="201A1B"/>
                <w:spacing w:val="1"/>
                <w:sz w:val="18"/>
              </w:rPr>
              <w:t xml:space="preserve"> → </w:t>
            </w:r>
            <w:r>
              <w:rPr>
                <w:color w:val="201A1B"/>
                <w:spacing w:val="-2"/>
                <w:sz w:val="18"/>
              </w:rPr>
              <w:t>8200）</w:t>
            </w:r>
          </w:p>
        </w:tc>
        <w:tc>
          <w:tcPr>
            <w:tcW w:w="4080" w:type="dxa"/>
            <w:gridSpan w:val="2"/>
          </w:tcPr>
          <w:p w14:paraId="23B9A01D" w14:textId="77777777" w:rsidR="006671D6" w:rsidRDefault="00000000">
            <w:pPr>
              <w:pStyle w:val="TableParagraph"/>
              <w:spacing w:before="107"/>
              <w:ind w:left="227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B8123B"/>
                <w:spacing w:val="-2"/>
                <w:sz w:val="19"/>
              </w:rPr>
              <w:t>127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</w:rPr>
              <w:t>: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8200</w:t>
            </w:r>
          </w:p>
        </w:tc>
      </w:tr>
      <w:tr w:rsidR="006671D6" w14:paraId="651DB7F7" w14:textId="77777777">
        <w:trPr>
          <w:trHeight w:val="826"/>
        </w:trPr>
        <w:tc>
          <w:tcPr>
            <w:tcW w:w="1823" w:type="dxa"/>
          </w:tcPr>
          <w:p w14:paraId="70EDB4DC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 xml:space="preserve">Mock ERP </w:t>
            </w:r>
            <w:r>
              <w:rPr>
                <w:b/>
                <w:color w:val="1A1A1A"/>
                <w:spacing w:val="-2"/>
                <w:sz w:val="18"/>
              </w:rPr>
              <w:t>alias</w:t>
            </w:r>
          </w:p>
        </w:tc>
        <w:tc>
          <w:tcPr>
            <w:tcW w:w="4175" w:type="dxa"/>
            <w:gridSpan w:val="2"/>
          </w:tcPr>
          <w:p w14:paraId="6A40602B" w14:textId="77777777" w:rsidR="006671D6" w:rsidRDefault="00000000">
            <w:pPr>
              <w:pStyle w:val="TableParagraph"/>
              <w:spacing w:before="100" w:line="230" w:lineRule="auto"/>
              <w:ind w:left="148" w:right="133" w:firstLine="7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35232" behindDoc="1" locked="0" layoutInCell="1" allowOverlap="1" wp14:anchorId="677FEEFD" wp14:editId="320049EF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88003</wp:posOffset>
                      </wp:positionV>
                      <wp:extent cx="636270" cy="161925"/>
                      <wp:effectExtent l="0" t="0" r="0" b="0"/>
                      <wp:wrapNone/>
                      <wp:docPr id="603" name="Group 6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925"/>
                                <a:chOff x="0" y="0"/>
                                <a:chExt cx="636270" cy="161925"/>
                              </a:xfrm>
                            </wpg:grpSpPr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0" y="0"/>
                                  <a:ext cx="6362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925">
                                      <a:moveTo>
                                        <a:pt x="619267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5399"/>
                                      </a:lnTo>
                                      <a:lnTo>
                                        <a:pt x="621696" y="161436"/>
                                      </a:lnTo>
                                      <a:lnTo>
                                        <a:pt x="6192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770143" id="Group 603" o:spid="_x0000_s1026" style="position:absolute;margin-left:7.5pt;margin-top:6.95pt;width:50.1pt;height:12.75pt;z-index:-17781248;mso-wrap-distance-left:0;mso-wrap-distance-right:0" coordsize="636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">
                      <v:shape id="Graphic 604" o:spid="_x0000_s1027" style="position:absolute;width:6362;height:1619;visibility:visible;mso-wrap-style:square;v-text-anchor:top" coordsize="636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" path="m619267,161925r-602742,l14096,161436,,145399r,-2524l,16525,16525,,619267,r16526,16525l635793,145399r-14097,16037l619267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35744" behindDoc="1" locked="0" layoutInCell="1" allowOverlap="1" wp14:anchorId="5021307D" wp14:editId="244DFD02">
                      <wp:simplePos x="0" y="0"/>
                      <wp:positionH relativeFrom="column">
                        <wp:posOffset>835818</wp:posOffset>
                      </wp:positionH>
                      <wp:positionV relativeFrom="paragraph">
                        <wp:posOffset>88003</wp:posOffset>
                      </wp:positionV>
                      <wp:extent cx="1038225" cy="161925"/>
                      <wp:effectExtent l="0" t="0" r="0" b="0"/>
                      <wp:wrapNone/>
                      <wp:docPr id="605" name="Group 6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925"/>
                                <a:chOff x="0" y="0"/>
                                <a:chExt cx="1038225" cy="161925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0" y="0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925">
                                      <a:moveTo>
                                        <a:pt x="102169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21699" y="0"/>
                                      </a:lnTo>
                                      <a:lnTo>
                                        <a:pt x="1038225" y="16525"/>
                                      </a:lnTo>
                                      <a:lnTo>
                                        <a:pt x="1038225" y="145399"/>
                                      </a:lnTo>
                                      <a:lnTo>
                                        <a:pt x="1024127" y="161436"/>
                                      </a:lnTo>
                                      <a:lnTo>
                                        <a:pt x="102169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6E7D88" id="Group 605" o:spid="_x0000_s1026" style="position:absolute;margin-left:65.8pt;margin-top:6.95pt;width:81.75pt;height:12.75pt;z-index:-17780736;mso-wrap-distance-left:0;mso-wrap-distance-right:0" coordsize="1038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">
                      <v:shape id="Graphic 606" o:spid="_x0000_s1027" style="position:absolute;width:10382;height:1619;visibility:visible;mso-wrap-style:square;v-text-anchor:top" coordsize="1038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" path="m1021699,161925r-1005174,l14097,161436,,145399r,-2524l,16525,16525,,1021699,r16526,16525l1038225,145399r-14098,16037l1021699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sz w:val="20"/>
              </w:rPr>
              <w:t>mo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k</w:t>
            </w:r>
            <w:r>
              <w:rPr>
                <w:rFonts w:ascii="Verdana" w:eastAsia="Verdana"/>
                <w:color w:val="B8123B"/>
              </w:rPr>
              <w:t>-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erp</w:t>
            </w:r>
            <w:proofErr w:type="spellEnd"/>
            <w:r>
              <w:rPr>
                <w:rFonts w:ascii="Trebuchet MS" w:eastAsia="Trebuchet MS"/>
                <w:color w:val="B8123B"/>
                <w:spacing w:val="38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40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rebuchet MS" w:eastAsia="Trebuchet MS"/>
                <w:color w:val="B8123B"/>
                <w:sz w:val="20"/>
              </w:rPr>
              <w:t>mo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k</w:t>
            </w:r>
            <w:r>
              <w:rPr>
                <w:rFonts w:ascii="Verdana" w:eastAsia="Verdana"/>
                <w:color w:val="B8123B"/>
              </w:rPr>
              <w:t>-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erp</w:t>
            </w:r>
            <w:proofErr w:type="spellEnd"/>
            <w:r>
              <w:rPr>
                <w:rFonts w:ascii="Trebuchet MS" w:eastAsia="Trebuchet MS"/>
                <w:color w:val="B8123B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（</w:t>
            </w:r>
            <w:proofErr w:type="spellStart"/>
            <w:r>
              <w:rPr>
                <w:color w:val="201A1B"/>
                <w:sz w:val="18"/>
              </w:rPr>
              <w:t>aidev</w:t>
            </w:r>
            <w:proofErr w:type="spellEnd"/>
            <w:r>
              <w:rPr>
                <w:color w:val="201A1B"/>
                <w:sz w:val="18"/>
              </w:rPr>
              <w:t>-</w:t>
            </w:r>
            <w:r>
              <w:rPr>
                <w:color w:val="201A1B"/>
                <w:spacing w:val="-4"/>
                <w:sz w:val="18"/>
              </w:rPr>
              <w:t>net）</w:t>
            </w:r>
          </w:p>
        </w:tc>
        <w:tc>
          <w:tcPr>
            <w:tcW w:w="4080" w:type="dxa"/>
            <w:gridSpan w:val="2"/>
          </w:tcPr>
          <w:p w14:paraId="42B64263" w14:textId="77777777" w:rsidR="006671D6" w:rsidRDefault="00000000">
            <w:pPr>
              <w:pStyle w:val="TableParagraph"/>
              <w:ind w:left="22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36256" behindDoc="1" locked="0" layoutInCell="1" allowOverlap="1" wp14:anchorId="5EF00825" wp14:editId="39756C27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87734</wp:posOffset>
                      </wp:positionV>
                      <wp:extent cx="704215" cy="161925"/>
                      <wp:effectExtent l="0" t="0" r="0" b="0"/>
                      <wp:wrapNone/>
                      <wp:docPr id="607" name="Group 6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215" cy="161925"/>
                                <a:chOff x="0" y="0"/>
                                <a:chExt cx="704215" cy="161925"/>
                              </a:xfrm>
                            </wpg:grpSpPr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0" y="0"/>
                                  <a:ext cx="70421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215" h="161925">
                                      <a:moveTo>
                                        <a:pt x="687133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87133" y="0"/>
                                      </a:lnTo>
                                      <a:lnTo>
                                        <a:pt x="703659" y="16525"/>
                                      </a:lnTo>
                                      <a:lnTo>
                                        <a:pt x="703659" y="145399"/>
                                      </a:lnTo>
                                      <a:lnTo>
                                        <a:pt x="689562" y="161436"/>
                                      </a:lnTo>
                                      <a:lnTo>
                                        <a:pt x="68713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1F4656" id="Group 607" o:spid="_x0000_s1026" style="position:absolute;margin-left:7.5pt;margin-top:6.9pt;width:55.45pt;height:12.75pt;z-index:-17780224;mso-wrap-distance-left:0;mso-wrap-distance-right:0" coordsize="704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">
                      <v:shape id="Graphic 608" o:spid="_x0000_s1027" style="position:absolute;width:7042;height:1619;visibility:visible;mso-wrap-style:square;v-text-anchor:top" coordsize="70421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" path="m687133,161925r-670608,l14097,161436,,145399r,-2524l,16525,16525,,687133,r16526,16525l703659,145399r-14097,16037l687133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lo</w:t>
            </w:r>
            <w:r>
              <w:rPr>
                <w:rFonts w:ascii="Tahoma" w:eastAsia="Tahoma"/>
                <w:color w:val="B8123B"/>
                <w:w w:val="110"/>
                <w:sz w:val="19"/>
              </w:rPr>
              <w:t>ca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lhost</w:t>
            </w:r>
            <w:r>
              <w:rPr>
                <w:rFonts w:ascii="Trebuchet MS" w:eastAsia="Trebuchet MS"/>
                <w:color w:val="B8123B"/>
                <w:spacing w:val="35"/>
                <w:w w:val="110"/>
                <w:sz w:val="20"/>
              </w:rPr>
              <w:t xml:space="preserve"> </w:t>
            </w:r>
            <w:r>
              <w:rPr>
                <w:color w:val="201A1B"/>
                <w:w w:val="110"/>
                <w:sz w:val="18"/>
              </w:rPr>
              <w:t>（</w:t>
            </w:r>
            <w:proofErr w:type="spellStart"/>
            <w:r>
              <w:rPr>
                <w:color w:val="201A1B"/>
                <w:w w:val="110"/>
                <w:sz w:val="18"/>
              </w:rPr>
              <w:t>同機</w:t>
            </w:r>
            <w:proofErr w:type="spellEnd"/>
            <w:r>
              <w:rPr>
                <w:color w:val="201A1B"/>
                <w:spacing w:val="-10"/>
                <w:w w:val="110"/>
                <w:sz w:val="18"/>
              </w:rPr>
              <w:t>）</w:t>
            </w:r>
          </w:p>
        </w:tc>
      </w:tr>
      <w:tr w:rsidR="006671D6" w14:paraId="6E08D608" w14:textId="77777777">
        <w:trPr>
          <w:trHeight w:val="521"/>
        </w:trPr>
        <w:tc>
          <w:tcPr>
            <w:tcW w:w="1823" w:type="dxa"/>
            <w:shd w:val="clear" w:color="auto" w:fill="FAF1F2"/>
          </w:tcPr>
          <w:p w14:paraId="40275D11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React</w:t>
            </w:r>
            <w:r>
              <w:rPr>
                <w:b/>
                <w:color w:val="1A1A1A"/>
                <w:spacing w:val="-6"/>
                <w:sz w:val="18"/>
              </w:rPr>
              <w:t xml:space="preserve"> 前台</w:t>
            </w:r>
          </w:p>
        </w:tc>
        <w:tc>
          <w:tcPr>
            <w:tcW w:w="4175" w:type="dxa"/>
            <w:gridSpan w:val="2"/>
          </w:tcPr>
          <w:p w14:paraId="412A22F4" w14:textId="77777777" w:rsidR="006671D6" w:rsidRDefault="00000000">
            <w:pPr>
              <w:pStyle w:val="TableParagraph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28064" behindDoc="1" locked="0" layoutInCell="1" allowOverlap="1" wp14:anchorId="68C2DF8B" wp14:editId="1706CD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-5241</wp:posOffset>
                      </wp:positionV>
                      <wp:extent cx="5241290" cy="340995"/>
                      <wp:effectExtent l="0" t="0" r="0" b="0"/>
                      <wp:wrapNone/>
                      <wp:docPr id="609" name="Group 6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41290" cy="340995"/>
                                <a:chOff x="0" y="0"/>
                                <a:chExt cx="5241290" cy="340995"/>
                              </a:xfrm>
                            </wpg:grpSpPr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-3" y="6"/>
                                  <a:ext cx="52412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1290" h="340995">
                                      <a:moveTo>
                                        <a:pt x="5241125" y="0"/>
                                      </a:moveTo>
                                      <a:lnTo>
                                        <a:pt x="2650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12"/>
                                      </a:lnTo>
                                      <a:lnTo>
                                        <a:pt x="2650325" y="340512"/>
                                      </a:lnTo>
                                      <a:lnTo>
                                        <a:pt x="5241125" y="340512"/>
                                      </a:lnTo>
                                      <a:lnTo>
                                        <a:pt x="5241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95246" y="94062"/>
                                  <a:ext cx="402336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3360" h="161290">
                                      <a:moveTo>
                                        <a:pt x="703656" y="16522"/>
                                      </a:moveTo>
                                      <a:lnTo>
                                        <a:pt x="687133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687133" y="160731"/>
                                      </a:lnTo>
                                      <a:lnTo>
                                        <a:pt x="703656" y="144208"/>
                                      </a:lnTo>
                                      <a:lnTo>
                                        <a:pt x="703656" y="16522"/>
                                      </a:lnTo>
                                      <a:close/>
                                    </a:path>
                                    <a:path w="4023360" h="161290">
                                      <a:moveTo>
                                        <a:pt x="4023118" y="16522"/>
                                      </a:moveTo>
                                      <a:lnTo>
                                        <a:pt x="4006596" y="0"/>
                                      </a:lnTo>
                                      <a:lnTo>
                                        <a:pt x="2666860" y="0"/>
                                      </a:lnTo>
                                      <a:lnTo>
                                        <a:pt x="2650325" y="16522"/>
                                      </a:lnTo>
                                      <a:lnTo>
                                        <a:pt x="2650325" y="141681"/>
                                      </a:lnTo>
                                      <a:lnTo>
                                        <a:pt x="2650325" y="144208"/>
                                      </a:lnTo>
                                      <a:lnTo>
                                        <a:pt x="2666860" y="160731"/>
                                      </a:lnTo>
                                      <a:lnTo>
                                        <a:pt x="4006596" y="160731"/>
                                      </a:lnTo>
                                      <a:lnTo>
                                        <a:pt x="4023118" y="144208"/>
                                      </a:lnTo>
                                      <a:lnTo>
                                        <a:pt x="4023118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81A170" id="Group 609" o:spid="_x0000_s1026" style="position:absolute;margin-left:0;margin-top:-.4pt;width:412.7pt;height:26.85pt;z-index:-17788416;mso-wrap-distance-left:0;mso-wrap-distance-right:0" coordsize="5241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">
                      <v:shape id="Graphic 610" o:spid="_x0000_s1027" style="position:absolute;width:52412;height:3410;visibility:visible;mso-wrap-style:square;v-text-anchor:top" coordsize="52412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" path="m5241125,l2650325,,,,,340512r2650325,l5241125,340512,5241125,xe" fillcolor="#faf1f2" stroked="f">
                        <v:path arrowok="t"/>
                      </v:shape>
                      <v:shape id="Graphic 611" o:spid="_x0000_s1028" style="position:absolute;left:952;top:940;width:40234;height:1613;visibility:visible;mso-wrap-style:square;v-text-anchor:top" coordsize="402336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" path="m703656,16522l687133,,16522,,,16522,,141681r,2527l16522,160731r670611,l703656,144208r,-127686xem4023118,16522l4006596,,2666860,r-16535,16522l2650325,141681r,2527l2666860,160731r1339736,l4023118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rebuchet MS" w:eastAsia="Trebuchet MS"/>
                <w:color w:val="B8123B"/>
                <w:sz w:val="20"/>
              </w:rPr>
              <w:t>we</w:t>
            </w:r>
            <w:r>
              <w:rPr>
                <w:rFonts w:ascii="Tahoma" w:eastAsia="Tahoma"/>
                <w:color w:val="B8123B"/>
                <w:sz w:val="19"/>
              </w:rPr>
              <w:t>b</w:t>
            </w:r>
            <w:r>
              <w:rPr>
                <w:rFonts w:ascii="Tahoma" w:eastAsia="Tahoma"/>
                <w:color w:val="B8123B"/>
                <w:spacing w:val="32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Docker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容器</w:t>
            </w:r>
            <w:r>
              <w:rPr>
                <w:color w:val="201A1B"/>
                <w:sz w:val="18"/>
              </w:rPr>
              <w:t>（nginx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靜態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915" w:type="dxa"/>
            <w:tcBorders>
              <w:right w:val="nil"/>
            </w:tcBorders>
          </w:tcPr>
          <w:p w14:paraId="088BB2F3" w14:textId="77777777" w:rsidR="006671D6" w:rsidRDefault="00000000">
            <w:pPr>
              <w:pStyle w:val="TableParagraph"/>
              <w:spacing w:before="109"/>
              <w:ind w:left="227"/>
              <w:rPr>
                <w:rFonts w:ascii="Trebuchet MS"/>
                <w:sz w:val="20"/>
              </w:rPr>
            </w:pP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v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r</w:t>
            </w:r>
            <w:r>
              <w:rPr>
                <w:rFonts w:ascii="Verdana"/>
                <w:color w:val="B8123B"/>
                <w:spacing w:val="-2"/>
                <w:w w:val="105"/>
              </w:rPr>
              <w:t>/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w</w:t>
            </w:r>
          </w:p>
        </w:tc>
        <w:tc>
          <w:tcPr>
            <w:tcW w:w="3165" w:type="dxa"/>
            <w:tcBorders>
              <w:left w:val="nil"/>
            </w:tcBorders>
          </w:tcPr>
          <w:p w14:paraId="725CD29D" w14:textId="77777777" w:rsidR="006671D6" w:rsidRDefault="00000000">
            <w:pPr>
              <w:pStyle w:val="TableParagraph"/>
              <w:ind w:left="163"/>
              <w:rPr>
                <w:sz w:val="18"/>
              </w:rPr>
            </w:pPr>
            <w:r>
              <w:rPr>
                <w:rFonts w:ascii="Verdana" w:eastAsia="Verdana"/>
                <w:color w:val="B8123B"/>
              </w:rPr>
              <w:t>/</w:t>
            </w:r>
            <w:proofErr w:type="gramStart"/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proofErr w:type="gramEnd"/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rebuchet MS" w:eastAsia="Trebuchet MS"/>
                <w:color w:val="B8123B"/>
                <w:sz w:val="20"/>
              </w:rPr>
              <w:t>we</w:t>
            </w:r>
            <w:r>
              <w:rPr>
                <w:rFonts w:ascii="Tahoma" w:eastAsia="Tahoma"/>
                <w:color w:val="B8123B"/>
                <w:sz w:val="19"/>
              </w:rPr>
              <w:t>b</w:t>
            </w:r>
            <w:r>
              <w:rPr>
                <w:rFonts w:ascii="Verdana" w:eastAsia="Verdana"/>
                <w:color w:val="B8123B"/>
                <w:spacing w:val="2"/>
              </w:rPr>
              <w:t xml:space="preserve">/ </w:t>
            </w:r>
            <w:proofErr w:type="spellStart"/>
            <w:r>
              <w:rPr>
                <w:color w:val="201A1B"/>
                <w:spacing w:val="-3"/>
                <w:sz w:val="18"/>
              </w:rPr>
              <w:t>靜態檔案</w:t>
            </w:r>
            <w:proofErr w:type="spellEnd"/>
          </w:p>
        </w:tc>
      </w:tr>
      <w:tr w:rsidR="006671D6" w14:paraId="199F3E36" w14:textId="77777777">
        <w:trPr>
          <w:trHeight w:val="521"/>
        </w:trPr>
        <w:tc>
          <w:tcPr>
            <w:tcW w:w="1823" w:type="dxa"/>
          </w:tcPr>
          <w:p w14:paraId="6407DAA1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2"/>
                <w:sz w:val="18"/>
              </w:rPr>
              <w:t>nginx</w:t>
            </w:r>
          </w:p>
        </w:tc>
        <w:tc>
          <w:tcPr>
            <w:tcW w:w="4175" w:type="dxa"/>
            <w:gridSpan w:val="2"/>
          </w:tcPr>
          <w:p w14:paraId="1C5B37B8" w14:textId="77777777" w:rsidR="006671D6" w:rsidRDefault="00000000">
            <w:pPr>
              <w:pStyle w:val="TableParagraph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36768" behindDoc="1" locked="0" layoutInCell="1" allowOverlap="1" wp14:anchorId="7B01118B" wp14:editId="730AFA8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88817</wp:posOffset>
                      </wp:positionV>
                      <wp:extent cx="636270" cy="161290"/>
                      <wp:effectExtent l="0" t="0" r="0" b="0"/>
                      <wp:wrapNone/>
                      <wp:docPr id="612" name="Group 6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270" cy="161290"/>
                                <a:chOff x="0" y="0"/>
                                <a:chExt cx="636270" cy="161290"/>
                              </a:xfrm>
                            </wpg:grpSpPr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0" y="0"/>
                                  <a:ext cx="6362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270" h="161290">
                                      <a:moveTo>
                                        <a:pt x="61926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619267" y="0"/>
                                      </a:lnTo>
                                      <a:lnTo>
                                        <a:pt x="635793" y="16525"/>
                                      </a:lnTo>
                                      <a:lnTo>
                                        <a:pt x="635793" y="144208"/>
                                      </a:lnTo>
                                      <a:lnTo>
                                        <a:pt x="621696" y="160246"/>
                                      </a:lnTo>
                                      <a:lnTo>
                                        <a:pt x="6192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07F61D" id="Group 612" o:spid="_x0000_s1026" style="position:absolute;margin-left:7.5pt;margin-top:7pt;width:50.1pt;height:12.7pt;z-index:-17779712;mso-wrap-distance-left:0;mso-wrap-distance-right:0" coordsize="636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">
                      <v:shape id="Graphic 613" o:spid="_x0000_s1027" style="position:absolute;width:6362;height:1612;visibility:visible;mso-wrap-style:square;v-text-anchor:top" coordsize="6362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" path="m619267,160734r-602742,l14096,160246,,144208r,-2524l,16525,16525,,619267,r16526,16525l635793,144208r-14097,16038l61926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i</w:t>
            </w:r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rebuchet MS" w:eastAsia="Trebuchet MS"/>
                <w:color w:val="B8123B"/>
                <w:sz w:val="20"/>
              </w:rPr>
              <w:t>nginx</w:t>
            </w:r>
            <w:r>
              <w:rPr>
                <w:rFonts w:ascii="Trebuchet MS" w:eastAsia="Trebuchet MS"/>
                <w:color w:val="B8123B"/>
                <w:spacing w:val="54"/>
                <w:sz w:val="20"/>
              </w:rPr>
              <w:t xml:space="preserve">  </w:t>
            </w:r>
            <w:proofErr w:type="spellStart"/>
            <w:r>
              <w:rPr>
                <w:color w:val="201A1B"/>
                <w:sz w:val="18"/>
              </w:rPr>
              <w:t>容器（共</w:t>
            </w:r>
            <w:proofErr w:type="spellEnd"/>
            <w:r>
              <w:rPr>
                <w:color w:val="201A1B"/>
                <w:sz w:val="18"/>
              </w:rPr>
              <w:t>⽤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4080" w:type="dxa"/>
            <w:gridSpan w:val="2"/>
          </w:tcPr>
          <w:p w14:paraId="72755087" w14:textId="77777777" w:rsidR="006671D6" w:rsidRDefault="00000000">
            <w:pPr>
              <w:pStyle w:val="TableParagraph"/>
              <w:ind w:left="148"/>
              <w:rPr>
                <w:sz w:val="18"/>
              </w:rPr>
            </w:pPr>
            <w:proofErr w:type="gramStart"/>
            <w:r>
              <w:rPr>
                <w:color w:val="201A1B"/>
                <w:sz w:val="18"/>
              </w:rPr>
              <w:t>bare-metal</w:t>
            </w:r>
            <w:proofErr w:type="gram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nginx（</w:t>
            </w:r>
            <w:r>
              <w:rPr>
                <w:color w:val="201A1B"/>
                <w:spacing w:val="-2"/>
                <w:sz w:val="18"/>
              </w:rPr>
              <w:t>雙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vhost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6671D6" w14:paraId="060B1FED" w14:textId="77777777">
        <w:trPr>
          <w:trHeight w:val="826"/>
        </w:trPr>
        <w:tc>
          <w:tcPr>
            <w:tcW w:w="1823" w:type="dxa"/>
            <w:shd w:val="clear" w:color="auto" w:fill="FAF1F2"/>
          </w:tcPr>
          <w:p w14:paraId="0D225824" w14:textId="77777777" w:rsidR="006671D6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對外</w:t>
            </w:r>
            <w:proofErr w:type="spellEnd"/>
            <w:r>
              <w:rPr>
                <w:b/>
                <w:color w:val="1A1A1A"/>
                <w:sz w:val="18"/>
              </w:rPr>
              <w:t xml:space="preserve"> </w:t>
            </w:r>
            <w:r>
              <w:rPr>
                <w:b/>
                <w:color w:val="1A1A1A"/>
                <w:spacing w:val="-2"/>
                <w:sz w:val="18"/>
              </w:rPr>
              <w:t>HTTPS</w:t>
            </w:r>
          </w:p>
        </w:tc>
        <w:tc>
          <w:tcPr>
            <w:tcW w:w="4175" w:type="dxa"/>
            <w:gridSpan w:val="2"/>
          </w:tcPr>
          <w:p w14:paraId="799C0B3B" w14:textId="77777777" w:rsidR="006671D6" w:rsidRDefault="00000000">
            <w:pPr>
              <w:pStyle w:val="TableParagraph"/>
              <w:spacing w:line="318" w:lineRule="exact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28576" behindDoc="1" locked="0" layoutInCell="1" allowOverlap="1" wp14:anchorId="07390E31" wp14:editId="32E233D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5241290" cy="534670"/>
                      <wp:effectExtent l="0" t="0" r="0" b="0"/>
                      <wp:wrapNone/>
                      <wp:docPr id="614" name="Group 6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41290" cy="534670"/>
                                <a:chOff x="0" y="0"/>
                                <a:chExt cx="5241290" cy="534670"/>
                              </a:xfrm>
                            </wpg:grpSpPr>
                            <wps:wsp>
                              <wps:cNvPr id="615" name="Graphic 615"/>
                              <wps:cNvSpPr/>
                              <wps:spPr>
                                <a:xfrm>
                                  <a:off x="-3" y="6"/>
                                  <a:ext cx="524129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1290" h="534670">
                                      <a:moveTo>
                                        <a:pt x="5241125" y="0"/>
                                      </a:moveTo>
                                      <a:lnTo>
                                        <a:pt x="2650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4593"/>
                                      </a:lnTo>
                                      <a:lnTo>
                                        <a:pt x="2650325" y="534593"/>
                                      </a:lnTo>
                                      <a:lnTo>
                                        <a:pt x="5241125" y="534593"/>
                                      </a:lnTo>
                                      <a:lnTo>
                                        <a:pt x="5241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95246" y="94062"/>
                                  <a:ext cx="4390390" cy="354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90390" h="354965">
                                      <a:moveTo>
                                        <a:pt x="970356" y="210604"/>
                                      </a:moveTo>
                                      <a:lnTo>
                                        <a:pt x="953833" y="194068"/>
                                      </a:lnTo>
                                      <a:lnTo>
                                        <a:pt x="16522" y="194068"/>
                                      </a:lnTo>
                                      <a:lnTo>
                                        <a:pt x="0" y="210604"/>
                                      </a:lnTo>
                                      <a:lnTo>
                                        <a:pt x="0" y="335762"/>
                                      </a:lnTo>
                                      <a:lnTo>
                                        <a:pt x="0" y="338277"/>
                                      </a:lnTo>
                                      <a:lnTo>
                                        <a:pt x="16522" y="354812"/>
                                      </a:lnTo>
                                      <a:lnTo>
                                        <a:pt x="953833" y="354812"/>
                                      </a:lnTo>
                                      <a:lnTo>
                                        <a:pt x="970356" y="338277"/>
                                      </a:lnTo>
                                      <a:lnTo>
                                        <a:pt x="970356" y="210604"/>
                                      </a:lnTo>
                                      <a:close/>
                                    </a:path>
                                    <a:path w="4390390" h="354965">
                                      <a:moveTo>
                                        <a:pt x="4389831" y="16522"/>
                                      </a:moveTo>
                                      <a:lnTo>
                                        <a:pt x="4373308" y="0"/>
                                      </a:lnTo>
                                      <a:lnTo>
                                        <a:pt x="3636022" y="0"/>
                                      </a:lnTo>
                                      <a:lnTo>
                                        <a:pt x="3619500" y="16522"/>
                                      </a:lnTo>
                                      <a:lnTo>
                                        <a:pt x="3619500" y="141681"/>
                                      </a:lnTo>
                                      <a:lnTo>
                                        <a:pt x="3619500" y="144208"/>
                                      </a:lnTo>
                                      <a:lnTo>
                                        <a:pt x="3636022" y="160731"/>
                                      </a:lnTo>
                                      <a:lnTo>
                                        <a:pt x="4373308" y="160731"/>
                                      </a:lnTo>
                                      <a:lnTo>
                                        <a:pt x="4389831" y="144208"/>
                                      </a:lnTo>
                                      <a:lnTo>
                                        <a:pt x="4389831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66CB71" id="Group 614" o:spid="_x0000_s1026" style="position:absolute;margin-left:0;margin-top:-.4pt;width:412.7pt;height:42.1pt;z-index:-17787904;mso-wrap-distance-left:0;mso-wrap-distance-right:0" coordsize="52412,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">
                      <v:shape id="Graphic 615" o:spid="_x0000_s1027" style="position:absolute;width:52412;height:5346;visibility:visible;mso-wrap-style:square;v-text-anchor:top" coordsize="524129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" path="m5241125,l2650325,,,,,534593r2650325,l5241125,534593,5241125,xe" fillcolor="#faf1f2" stroked="f">
                        <v:path arrowok="t"/>
                      </v:shape>
                      <v:shape id="Graphic 616" o:spid="_x0000_s1028" style="position:absolute;left:952;top:940;width:43904;height:3550;visibility:visible;mso-wrap-style:square;v-text-anchor:top" coordsize="4390390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" path="m970356,210604l953833,194068r-937311,l,210604,,335762r,2515l16522,354812r937311,l970356,338277r,-127673xem4389831,16522l4373308,,3636022,r-16522,16522l3619500,141681r,2527l3636022,160731r737286,l4389831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Cloudflare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Tunnel（wildcard</w:t>
            </w:r>
            <w:proofErr w:type="spellEnd"/>
          </w:p>
          <w:p w14:paraId="7267D270" w14:textId="77777777" w:rsidR="006671D6" w:rsidRDefault="00000000">
            <w:pPr>
              <w:pStyle w:val="TableParagraph"/>
              <w:spacing w:before="0" w:line="318" w:lineRule="exact"/>
              <w:ind w:left="228"/>
              <w:rPr>
                <w:sz w:val="18"/>
              </w:rPr>
            </w:pPr>
            <w:r>
              <w:rPr>
                <w:rFonts w:ascii="Verdana" w:eastAsia="Verdana"/>
                <w:color w:val="B8123B"/>
              </w:rPr>
              <w:t>*.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iuptop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om</w:t>
            </w:r>
            <w:r>
              <w:rPr>
                <w:rFonts w:ascii="Trebuchet MS" w:eastAsia="Trebuchet MS"/>
                <w:color w:val="B8123B"/>
                <w:spacing w:val="44"/>
                <w:sz w:val="20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4080" w:type="dxa"/>
            <w:gridSpan w:val="2"/>
          </w:tcPr>
          <w:p w14:paraId="14010435" w14:textId="77777777" w:rsidR="006671D6" w:rsidRDefault="00000000">
            <w:pPr>
              <w:pStyle w:val="TableParagraph"/>
              <w:ind w:left="148"/>
              <w:rPr>
                <w:rFonts w:ascii="Trebuchet MS"/>
                <w:sz w:val="20"/>
              </w:rPr>
            </w:pPr>
            <w:r>
              <w:rPr>
                <w:color w:val="201A1B"/>
                <w:sz w:val="18"/>
              </w:rPr>
              <w:t>Cloudflare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Tunnel</w:t>
            </w:r>
            <w:r>
              <w:rPr>
                <w:color w:val="201A1B"/>
                <w:spacing w:val="63"/>
                <w:sz w:val="18"/>
              </w:rPr>
              <w:t xml:space="preserve"> </w:t>
            </w:r>
            <w:r>
              <w:rPr>
                <w:rFonts w:ascii="Trebuchet MS"/>
                <w:color w:val="B8123B"/>
                <w:sz w:val="20"/>
              </w:rPr>
              <w:t>kend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Verdana"/>
                <w:color w:val="B8123B"/>
              </w:rPr>
              <w:t>-</w:t>
            </w:r>
            <w:r>
              <w:rPr>
                <w:rFonts w:ascii="Trebuchet MS"/>
                <w:color w:val="B8123B"/>
                <w:spacing w:val="-4"/>
                <w:sz w:val="20"/>
              </w:rPr>
              <w:t>prod</w:t>
            </w:r>
          </w:p>
        </w:tc>
      </w:tr>
      <w:tr w:rsidR="006671D6" w14:paraId="7A84AF09" w14:textId="77777777">
        <w:trPr>
          <w:trHeight w:val="523"/>
        </w:trPr>
        <w:tc>
          <w:tcPr>
            <w:tcW w:w="1823" w:type="dxa"/>
          </w:tcPr>
          <w:p w14:paraId="73D48330" w14:textId="77777777" w:rsidR="006671D6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前台網址</w:t>
            </w:r>
            <w:proofErr w:type="spellEnd"/>
          </w:p>
        </w:tc>
        <w:tc>
          <w:tcPr>
            <w:tcW w:w="915" w:type="dxa"/>
            <w:tcBorders>
              <w:right w:val="nil"/>
            </w:tcBorders>
          </w:tcPr>
          <w:p w14:paraId="3AB9BC34" w14:textId="77777777" w:rsidR="006671D6" w:rsidRDefault="00000000">
            <w:pPr>
              <w:pStyle w:val="TableParagraph"/>
              <w:spacing w:before="109"/>
              <w:ind w:left="228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37280" behindDoc="1" locked="0" layoutInCell="1" allowOverlap="1" wp14:anchorId="2AEC5265" wp14:editId="4721AD8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2042160" cy="161290"/>
                      <wp:effectExtent l="0" t="0" r="0" b="0"/>
                      <wp:wrapNone/>
                      <wp:docPr id="617" name="Group 6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2160" cy="161290"/>
                                <a:chOff x="0" y="0"/>
                                <a:chExt cx="2042160" cy="161290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0" y="0"/>
                                  <a:ext cx="204216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2160" h="161290">
                                      <a:moveTo>
                                        <a:pt x="2025396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025396" y="0"/>
                                      </a:lnTo>
                                      <a:lnTo>
                                        <a:pt x="2041921" y="16525"/>
                                      </a:lnTo>
                                      <a:lnTo>
                                        <a:pt x="2041921" y="144208"/>
                                      </a:lnTo>
                                      <a:lnTo>
                                        <a:pt x="2027824" y="160246"/>
                                      </a:lnTo>
                                      <a:lnTo>
                                        <a:pt x="202539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2B256A" id="Group 617" o:spid="_x0000_s1026" style="position:absolute;margin-left:7.5pt;margin-top:7.05pt;width:160.8pt;height:12.7pt;z-index:-17779200;mso-wrap-distance-left:0;mso-wrap-distance-right:0" coordsize="2042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">
                      <v:shape id="Graphic 618" o:spid="_x0000_s1027" style="position:absolute;width:20421;height:1612;visibility:visible;mso-wrap-style:square;v-text-anchor:top" coordsize="204216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" path="m2025396,160734r-2008871,l14096,160246,,144208r,-2524l,16525,16525,,2025396,r16525,16525l2041921,144208r-14097,16038l202539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https</w:t>
            </w:r>
            <w:r>
              <w:rPr>
                <w:rFonts w:ascii="Verdana"/>
                <w:color w:val="B8123B"/>
                <w:spacing w:val="-2"/>
                <w:w w:val="115"/>
              </w:rPr>
              <w:t>:</w:t>
            </w:r>
          </w:p>
        </w:tc>
        <w:tc>
          <w:tcPr>
            <w:tcW w:w="3260" w:type="dxa"/>
            <w:tcBorders>
              <w:left w:val="nil"/>
            </w:tcBorders>
          </w:tcPr>
          <w:p w14:paraId="0275E2CC" w14:textId="77777777" w:rsidR="006671D6" w:rsidRDefault="00000000">
            <w:pPr>
              <w:pStyle w:val="TableParagraph"/>
              <w:spacing w:before="109"/>
              <w:ind w:left="164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</w:rPr>
              <w:t>-</w:t>
            </w:r>
            <w:r>
              <w:rPr>
                <w:rFonts w:ascii="Trebuchet MS"/>
                <w:color w:val="B8123B"/>
                <w:spacing w:val="-2"/>
                <w:sz w:val="20"/>
              </w:rPr>
              <w:t>we</w:t>
            </w:r>
            <w:r>
              <w:rPr>
                <w:rFonts w:ascii="Tahoma"/>
                <w:color w:val="B8123B"/>
                <w:spacing w:val="-2"/>
                <w:sz w:val="19"/>
              </w:rPr>
              <w:t>b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iuptop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</w:t>
            </w:r>
          </w:p>
        </w:tc>
        <w:tc>
          <w:tcPr>
            <w:tcW w:w="4080" w:type="dxa"/>
            <w:gridSpan w:val="2"/>
          </w:tcPr>
          <w:p w14:paraId="7F8A5FA8" w14:textId="77777777" w:rsidR="006671D6" w:rsidRDefault="00000000">
            <w:pPr>
              <w:pStyle w:val="TableParagraph"/>
              <w:tabs>
                <w:tab w:val="left" w:pos="1071"/>
              </w:tabs>
              <w:spacing w:before="109"/>
              <w:ind w:left="227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37792" behindDoc="1" locked="0" layoutInCell="1" allowOverlap="1" wp14:anchorId="720A0C45" wp14:editId="0685AE2D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89305</wp:posOffset>
                      </wp:positionV>
                      <wp:extent cx="2378075" cy="161290"/>
                      <wp:effectExtent l="0" t="0" r="0" b="0"/>
                      <wp:wrapNone/>
                      <wp:docPr id="619" name="Group 6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8075" cy="161290"/>
                                <a:chOff x="0" y="0"/>
                                <a:chExt cx="2378075" cy="161290"/>
                              </a:xfrm>
                            </wpg:grpSpPr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0" y="0"/>
                                  <a:ext cx="23780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8075" h="161290">
                                      <a:moveTo>
                                        <a:pt x="236115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2361152" y="0"/>
                                      </a:lnTo>
                                      <a:lnTo>
                                        <a:pt x="2377678" y="16525"/>
                                      </a:lnTo>
                                      <a:lnTo>
                                        <a:pt x="2377678" y="144208"/>
                                      </a:lnTo>
                                      <a:lnTo>
                                        <a:pt x="2363581" y="160246"/>
                                      </a:lnTo>
                                      <a:lnTo>
                                        <a:pt x="236115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D82F89" id="Group 619" o:spid="_x0000_s1026" style="position:absolute;margin-left:7.5pt;margin-top:7.05pt;width:187.25pt;height:12.7pt;z-index:-17778688;mso-wrap-distance-left:0;mso-wrap-distance-right:0" coordsize="23780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">
                      <v:shape id="Graphic 620" o:spid="_x0000_s1027" style="position:absolute;width:23780;height:1612;visibility:visible;mso-wrap-style:square;v-text-anchor:top" coordsize="23780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" path="m2361152,160734r-2344627,l14097,160246,,144208r,-2524l,16525,16525,,2361152,r16526,16525l2377678,144208r-14097,16038l236115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https</w:t>
            </w:r>
            <w:r>
              <w:rPr>
                <w:rFonts w:ascii="Verdana"/>
                <w:color w:val="B8123B"/>
                <w:spacing w:val="-2"/>
                <w:w w:val="110"/>
              </w:rPr>
              <w:t>:</w:t>
            </w:r>
            <w:r>
              <w:rPr>
                <w:rFonts w:ascii="Verdana"/>
                <w:color w:val="B8123B"/>
              </w:rPr>
              <w:tab/>
            </w:r>
            <w:r>
              <w:rPr>
                <w:rFonts w:ascii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demo</w:t>
            </w:r>
            <w:r>
              <w:rPr>
                <w:rFonts w:ascii="Verdana"/>
                <w:color w:val="B8123B"/>
                <w:spacing w:val="-2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we</w:t>
            </w:r>
            <w:r>
              <w:rPr>
                <w:rFonts w:ascii="Tahoma"/>
                <w:color w:val="B8123B"/>
                <w:spacing w:val="-2"/>
                <w:sz w:val="19"/>
              </w:rPr>
              <w:t>b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sz w:val="20"/>
              </w:rPr>
              <w:t>iuptop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</w:t>
            </w:r>
          </w:p>
        </w:tc>
      </w:tr>
      <w:tr w:rsidR="006671D6" w14:paraId="3031949C" w14:textId="77777777">
        <w:trPr>
          <w:trHeight w:val="521"/>
        </w:trPr>
        <w:tc>
          <w:tcPr>
            <w:tcW w:w="1823" w:type="dxa"/>
            <w:shd w:val="clear" w:color="auto" w:fill="FAF1F2"/>
          </w:tcPr>
          <w:p w14:paraId="4F3BD88A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後台網址</w:t>
            </w:r>
            <w:proofErr w:type="spellEnd"/>
          </w:p>
        </w:tc>
        <w:tc>
          <w:tcPr>
            <w:tcW w:w="4175" w:type="dxa"/>
            <w:gridSpan w:val="2"/>
          </w:tcPr>
          <w:p w14:paraId="45EF121B" w14:textId="77777777" w:rsidR="006671D6" w:rsidRDefault="00000000">
            <w:pPr>
              <w:pStyle w:val="TableParagraph"/>
              <w:tabs>
                <w:tab w:val="left" w:pos="1071"/>
              </w:tabs>
              <w:spacing w:before="107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29088" behindDoc="1" locked="0" layoutInCell="1" allowOverlap="1" wp14:anchorId="5177B89B" wp14:editId="78F1FE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241290" cy="340995"/>
                      <wp:effectExtent l="0" t="0" r="0" b="0"/>
                      <wp:wrapNone/>
                      <wp:docPr id="621" name="Group 6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41290" cy="340995"/>
                                <a:chOff x="0" y="0"/>
                                <a:chExt cx="5241290" cy="340995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-3" y="6"/>
                                  <a:ext cx="524129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41290" h="340995">
                                      <a:moveTo>
                                        <a:pt x="5241125" y="0"/>
                                      </a:moveTo>
                                      <a:lnTo>
                                        <a:pt x="2650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12"/>
                                      </a:lnTo>
                                      <a:lnTo>
                                        <a:pt x="2650325" y="340512"/>
                                      </a:lnTo>
                                      <a:lnTo>
                                        <a:pt x="5241125" y="340512"/>
                                      </a:lnTo>
                                      <a:lnTo>
                                        <a:pt x="5241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95246" y="92868"/>
                                  <a:ext cx="4760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0595" h="161290">
                                      <a:moveTo>
                                        <a:pt x="1774024" y="16535"/>
                                      </a:moveTo>
                                      <a:lnTo>
                                        <a:pt x="1757502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1693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43"/>
                                      </a:lnTo>
                                      <a:lnTo>
                                        <a:pt x="1757502" y="160743"/>
                                      </a:lnTo>
                                      <a:lnTo>
                                        <a:pt x="1774024" y="144208"/>
                                      </a:lnTo>
                                      <a:lnTo>
                                        <a:pt x="1774024" y="16535"/>
                                      </a:lnTo>
                                      <a:close/>
                                    </a:path>
                                    <a:path w="4760595" h="161290">
                                      <a:moveTo>
                                        <a:pt x="4760112" y="16535"/>
                                      </a:moveTo>
                                      <a:lnTo>
                                        <a:pt x="4743589" y="0"/>
                                      </a:lnTo>
                                      <a:lnTo>
                                        <a:pt x="2666860" y="0"/>
                                      </a:lnTo>
                                      <a:lnTo>
                                        <a:pt x="2650325" y="16535"/>
                                      </a:lnTo>
                                      <a:lnTo>
                                        <a:pt x="2650325" y="141693"/>
                                      </a:lnTo>
                                      <a:lnTo>
                                        <a:pt x="2650325" y="144208"/>
                                      </a:lnTo>
                                      <a:lnTo>
                                        <a:pt x="2666860" y="160743"/>
                                      </a:lnTo>
                                      <a:lnTo>
                                        <a:pt x="4743589" y="160743"/>
                                      </a:lnTo>
                                      <a:lnTo>
                                        <a:pt x="4760112" y="144208"/>
                                      </a:lnTo>
                                      <a:lnTo>
                                        <a:pt x="4760112" y="16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D432C2" id="Group 621" o:spid="_x0000_s1026" style="position:absolute;margin-left:0;margin-top:-.4pt;width:412.7pt;height:26.85pt;z-index:-17787392;mso-wrap-distance-left:0;mso-wrap-distance-right:0" coordsize="5241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">
                      <v:shape id="Graphic 622" o:spid="_x0000_s1027" style="position:absolute;width:52412;height:3410;visibility:visible;mso-wrap-style:square;v-text-anchor:top" coordsize="524129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" path="m5241125,l2650325,,,,,340512r2650325,l5241125,340512,5241125,xe" fillcolor="#faf1f2" stroked="f">
                        <v:path arrowok="t"/>
                      </v:shape>
                      <v:shape id="Graphic 623" o:spid="_x0000_s1028" style="position:absolute;left:952;top:928;width:47606;height:1613;visibility:visible;mso-wrap-style:square;v-text-anchor:top" coordsize="4760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" path="m1774024,16535l1757502,,16522,,,16535,,141693r,2515l16522,160743r1740980,l1774024,144208r,-127673xem4760112,16535l4743589,,2666860,r-16535,16535l2650325,141693r,2515l2666860,160743r2076729,l4760112,144208r,-12767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https</w:t>
            </w:r>
            <w:r>
              <w:rPr>
                <w:rFonts w:ascii="Verdana"/>
                <w:color w:val="B8123B"/>
                <w:spacing w:val="-2"/>
                <w:w w:val="110"/>
              </w:rPr>
              <w:t>:</w:t>
            </w:r>
            <w:r>
              <w:rPr>
                <w:rFonts w:ascii="Verdana"/>
                <w:color w:val="B8123B"/>
              </w:rPr>
              <w:tab/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</w:rPr>
              <w:t>.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iuptop</w:t>
            </w:r>
            <w:r>
              <w:rPr>
                <w:rFonts w:ascii="Verdana"/>
                <w:color w:val="B8123B"/>
                <w:spacing w:val="-2"/>
                <w:w w:val="110"/>
              </w:rPr>
              <w:t>.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om</w:t>
            </w:r>
          </w:p>
        </w:tc>
        <w:tc>
          <w:tcPr>
            <w:tcW w:w="915" w:type="dxa"/>
            <w:tcBorders>
              <w:right w:val="nil"/>
            </w:tcBorders>
          </w:tcPr>
          <w:p w14:paraId="7F9665D4" w14:textId="77777777" w:rsidR="006671D6" w:rsidRDefault="00000000">
            <w:pPr>
              <w:pStyle w:val="TableParagraph"/>
              <w:spacing w:before="107"/>
              <w:ind w:left="227"/>
              <w:rPr>
                <w:rFonts w:ascii="Verdana"/>
              </w:rPr>
            </w:pP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https</w:t>
            </w:r>
            <w:r>
              <w:rPr>
                <w:rFonts w:ascii="Verdana"/>
                <w:color w:val="B8123B"/>
                <w:spacing w:val="-2"/>
                <w:w w:val="115"/>
              </w:rPr>
              <w:t>:</w:t>
            </w:r>
          </w:p>
        </w:tc>
        <w:tc>
          <w:tcPr>
            <w:tcW w:w="3165" w:type="dxa"/>
            <w:tcBorders>
              <w:left w:val="nil"/>
            </w:tcBorders>
          </w:tcPr>
          <w:p w14:paraId="47CD75EB" w14:textId="77777777" w:rsidR="006671D6" w:rsidRDefault="00000000">
            <w:pPr>
              <w:pStyle w:val="TableParagraph"/>
              <w:spacing w:before="107"/>
              <w:ind w:left="163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</w:rPr>
              <w:t>_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demo</w:t>
            </w:r>
            <w:r>
              <w:rPr>
                <w:rFonts w:ascii="Verdana"/>
                <w:color w:val="B8123B"/>
                <w:spacing w:val="-2"/>
                <w:w w:val="105"/>
              </w:rPr>
              <w:t>.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iuptop</w:t>
            </w:r>
            <w:r>
              <w:rPr>
                <w:rFonts w:ascii="Verdana"/>
                <w:color w:val="B8123B"/>
                <w:spacing w:val="-2"/>
                <w:w w:val="105"/>
              </w:rPr>
              <w:t>.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om</w:t>
            </w:r>
          </w:p>
        </w:tc>
      </w:tr>
      <w:tr w:rsidR="006671D6" w14:paraId="0B6884AB" w14:textId="77777777">
        <w:trPr>
          <w:trHeight w:val="521"/>
        </w:trPr>
        <w:tc>
          <w:tcPr>
            <w:tcW w:w="1823" w:type="dxa"/>
          </w:tcPr>
          <w:p w14:paraId="791EEF26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ERP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base</w:t>
            </w:r>
            <w:r>
              <w:rPr>
                <w:b/>
                <w:color w:val="1A1A1A"/>
                <w:spacing w:val="-1"/>
                <w:sz w:val="18"/>
              </w:rPr>
              <w:t xml:space="preserve"> </w:t>
            </w:r>
            <w:r>
              <w:rPr>
                <w:b/>
                <w:color w:val="1A1A1A"/>
                <w:spacing w:val="-5"/>
                <w:sz w:val="18"/>
              </w:rPr>
              <w:t>URL</w:t>
            </w:r>
          </w:p>
        </w:tc>
        <w:tc>
          <w:tcPr>
            <w:tcW w:w="915" w:type="dxa"/>
            <w:tcBorders>
              <w:right w:val="nil"/>
            </w:tcBorders>
          </w:tcPr>
          <w:p w14:paraId="32C973C6" w14:textId="77777777" w:rsidR="006671D6" w:rsidRDefault="00000000">
            <w:pPr>
              <w:pStyle w:val="TableParagraph"/>
              <w:spacing w:before="107"/>
              <w:ind w:left="228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38304" behindDoc="1" locked="0" layoutInCell="1" allowOverlap="1" wp14:anchorId="76B7C00C" wp14:editId="024F883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439545" cy="161290"/>
                      <wp:effectExtent l="0" t="0" r="0" b="0"/>
                      <wp:wrapNone/>
                      <wp:docPr id="624" name="Group 6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9545" cy="161290"/>
                                <a:chOff x="0" y="0"/>
                                <a:chExt cx="1439545" cy="161290"/>
                              </a:xfrm>
                            </wpg:grpSpPr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0" y="0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3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422939" y="0"/>
                                      </a:lnTo>
                                      <a:lnTo>
                                        <a:pt x="1439465" y="16525"/>
                                      </a:lnTo>
                                      <a:lnTo>
                                        <a:pt x="1439465" y="144208"/>
                                      </a:lnTo>
                                      <a:lnTo>
                                        <a:pt x="1425368" y="160246"/>
                                      </a:lnTo>
                                      <a:lnTo>
                                        <a:pt x="142293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770AFE" id="Group 624" o:spid="_x0000_s1026" style="position:absolute;margin-left:7.5pt;margin-top:6.95pt;width:113.35pt;height:12.7pt;z-index:-17778176;mso-wrap-distance-left:0;mso-wrap-distance-right:0" coordsize="14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">
                      <v:shape id="Graphic 625" o:spid="_x0000_s1027" style="position:absolute;width:14395;height:1612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" path="m1422939,160734r-1406414,l14096,160246,,144208r,-2524l,16525,16525,,1422939,r16526,16525l1439465,144208r-14097,16038l142293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http</w:t>
            </w:r>
            <w:r>
              <w:rPr>
                <w:rFonts w:ascii="Verdana"/>
                <w:color w:val="B8123B"/>
                <w:spacing w:val="-2"/>
                <w:w w:val="110"/>
              </w:rPr>
              <w:t>:</w:t>
            </w:r>
          </w:p>
        </w:tc>
        <w:tc>
          <w:tcPr>
            <w:tcW w:w="3260" w:type="dxa"/>
            <w:tcBorders>
              <w:left w:val="nil"/>
            </w:tcBorders>
          </w:tcPr>
          <w:p w14:paraId="756B4D37" w14:textId="77777777" w:rsidR="006671D6" w:rsidRDefault="00000000">
            <w:pPr>
              <w:pStyle w:val="TableParagraph"/>
              <w:spacing w:before="107"/>
              <w:ind w:left="58"/>
              <w:rPr>
                <w:rFonts w:ascii="Arial Rounded MT Bold"/>
                <w:sz w:val="19"/>
              </w:rPr>
            </w:pPr>
            <w:r>
              <w:rPr>
                <w:rFonts w:ascii="Trebuchet MS"/>
                <w:color w:val="B8123B"/>
                <w:w w:val="90"/>
                <w:sz w:val="20"/>
              </w:rPr>
              <w:t>mo</w:t>
            </w:r>
            <w:r>
              <w:rPr>
                <w:rFonts w:ascii="Tahoma"/>
                <w:color w:val="B8123B"/>
                <w:w w:val="90"/>
                <w:sz w:val="19"/>
              </w:rPr>
              <w:t>c</w:t>
            </w:r>
            <w:r>
              <w:rPr>
                <w:rFonts w:ascii="Trebuchet MS"/>
                <w:color w:val="B8123B"/>
                <w:w w:val="90"/>
                <w:sz w:val="20"/>
              </w:rPr>
              <w:t>k</w:t>
            </w:r>
            <w:r>
              <w:rPr>
                <w:rFonts w:ascii="Verdana"/>
                <w:color w:val="B8123B"/>
                <w:w w:val="90"/>
              </w:rPr>
              <w:t>-</w:t>
            </w:r>
            <w:r>
              <w:rPr>
                <w:rFonts w:ascii="Trebuchet MS"/>
                <w:color w:val="B8123B"/>
                <w:spacing w:val="-2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</w:rPr>
              <w:t>: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8200</w:t>
            </w:r>
          </w:p>
        </w:tc>
        <w:tc>
          <w:tcPr>
            <w:tcW w:w="915" w:type="dxa"/>
            <w:tcBorders>
              <w:right w:val="nil"/>
            </w:tcBorders>
          </w:tcPr>
          <w:p w14:paraId="307E3277" w14:textId="77777777" w:rsidR="006671D6" w:rsidRDefault="00000000">
            <w:pPr>
              <w:pStyle w:val="TableParagraph"/>
              <w:spacing w:before="107"/>
              <w:ind w:left="227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38816" behindDoc="1" locked="0" layoutInCell="1" allowOverlap="1" wp14:anchorId="4029898F" wp14:editId="148F1C27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507490" cy="161290"/>
                      <wp:effectExtent l="0" t="0" r="0" b="0"/>
                      <wp:wrapNone/>
                      <wp:docPr id="626" name="Group 6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7490" cy="161290"/>
                                <a:chOff x="0" y="0"/>
                                <a:chExt cx="1507490" cy="161290"/>
                              </a:xfrm>
                            </wpg:grpSpPr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0" y="0"/>
                                  <a:ext cx="15074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7490" h="161290">
                                      <a:moveTo>
                                        <a:pt x="149080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490805" y="0"/>
                                      </a:lnTo>
                                      <a:lnTo>
                                        <a:pt x="1507331" y="16525"/>
                                      </a:lnTo>
                                      <a:lnTo>
                                        <a:pt x="1507331" y="144208"/>
                                      </a:lnTo>
                                      <a:lnTo>
                                        <a:pt x="1493234" y="160246"/>
                                      </a:lnTo>
                                      <a:lnTo>
                                        <a:pt x="149080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B97B4" id="Group 626" o:spid="_x0000_s1026" style="position:absolute;margin-left:7.5pt;margin-top:6.95pt;width:118.7pt;height:12.7pt;z-index:-17777664;mso-wrap-distance-left:0;mso-wrap-distance-right:0" coordsize="1507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">
                      <v:shape id="Graphic 627" o:spid="_x0000_s1027" style="position:absolute;width:15074;height:1612;visibility:visible;mso-wrap-style:square;v-text-anchor:top" coordsize="15074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" path="m1490805,160734r-1474280,l14097,160246,,144208r,-2524l,16525,16525,,1490805,r16526,16525l1507331,144208r-14097,16038l149080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http</w:t>
            </w:r>
            <w:r>
              <w:rPr>
                <w:rFonts w:ascii="Verdana"/>
                <w:color w:val="B8123B"/>
                <w:spacing w:val="-2"/>
                <w:w w:val="110"/>
              </w:rPr>
              <w:t>:</w:t>
            </w:r>
          </w:p>
        </w:tc>
        <w:tc>
          <w:tcPr>
            <w:tcW w:w="3165" w:type="dxa"/>
            <w:tcBorders>
              <w:left w:val="nil"/>
            </w:tcBorders>
          </w:tcPr>
          <w:p w14:paraId="7462BFE4" w14:textId="77777777" w:rsidR="006671D6" w:rsidRDefault="00000000">
            <w:pPr>
              <w:pStyle w:val="TableParagraph"/>
              <w:spacing w:before="107"/>
              <w:ind w:left="58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color w:val="B8123B"/>
                <w:spacing w:val="-2"/>
                <w:sz w:val="19"/>
              </w:rPr>
              <w:t>127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</w:rPr>
              <w:t>: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8200</w:t>
            </w:r>
          </w:p>
        </w:tc>
      </w:tr>
      <w:tr w:rsidR="006671D6" w14:paraId="50E4F282" w14:textId="77777777">
        <w:trPr>
          <w:trHeight w:val="521"/>
        </w:trPr>
        <w:tc>
          <w:tcPr>
            <w:tcW w:w="1823" w:type="dxa"/>
            <w:shd w:val="clear" w:color="auto" w:fill="FAF1F2"/>
          </w:tcPr>
          <w:p w14:paraId="43B64AE5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proxy_mode</w:t>
            </w:r>
            <w:proofErr w:type="spellEnd"/>
          </w:p>
        </w:tc>
        <w:tc>
          <w:tcPr>
            <w:tcW w:w="4175" w:type="dxa"/>
            <w:gridSpan w:val="2"/>
            <w:shd w:val="clear" w:color="auto" w:fill="FAF1F2"/>
          </w:tcPr>
          <w:p w14:paraId="43640490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依 </w:t>
            </w:r>
            <w:proofErr w:type="spellStart"/>
            <w:r>
              <w:rPr>
                <w:color w:val="201A1B"/>
                <w:spacing w:val="-2"/>
                <w:sz w:val="18"/>
              </w:rPr>
              <w:t>odoo.conf</w:t>
            </w:r>
            <w:proofErr w:type="spellEnd"/>
          </w:p>
        </w:tc>
        <w:tc>
          <w:tcPr>
            <w:tcW w:w="4080" w:type="dxa"/>
            <w:gridSpan w:val="2"/>
          </w:tcPr>
          <w:p w14:paraId="6F0FEC30" w14:textId="77777777" w:rsidR="006671D6" w:rsidRDefault="00000000">
            <w:pPr>
              <w:pStyle w:val="TableParagraph"/>
              <w:spacing w:before="89"/>
              <w:ind w:left="22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29600" behindDoc="1" locked="0" layoutInCell="1" allowOverlap="1" wp14:anchorId="5137CF8C" wp14:editId="6521FD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2590800" cy="340995"/>
                      <wp:effectExtent l="0" t="0" r="0" b="0"/>
                      <wp:wrapNone/>
                      <wp:docPr id="628" name="Group 6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0800" cy="340995"/>
                                <a:chOff x="0" y="0"/>
                                <a:chExt cx="2590800" cy="340995"/>
                              </a:xfrm>
                            </wpg:grpSpPr>
                            <wps:wsp>
                              <wps:cNvPr id="629" name="Graphic 629"/>
                              <wps:cNvSpPr/>
                              <wps:spPr>
                                <a:xfrm>
                                  <a:off x="0" y="0"/>
                                  <a:ext cx="25908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800" h="340995">
                                      <a:moveTo>
                                        <a:pt x="259080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90800" y="0"/>
                                      </a:lnTo>
                                      <a:lnTo>
                                        <a:pt x="259080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95250" y="92868"/>
                                  <a:ext cx="3695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70" h="161290">
                                      <a:moveTo>
                                        <a:pt x="35256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352567" y="0"/>
                                      </a:lnTo>
                                      <a:lnTo>
                                        <a:pt x="369093" y="16525"/>
                                      </a:lnTo>
                                      <a:lnTo>
                                        <a:pt x="369093" y="144208"/>
                                      </a:lnTo>
                                      <a:lnTo>
                                        <a:pt x="354996" y="160246"/>
                                      </a:lnTo>
                                      <a:lnTo>
                                        <a:pt x="3525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5A97EC" id="Group 628" o:spid="_x0000_s1026" style="position:absolute;margin-left:0;margin-top:-.35pt;width:204pt;height:26.85pt;z-index:-17786880;mso-wrap-distance-left:0;mso-wrap-distance-right:0" coordsize="25908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">
                      <v:shape id="Graphic 629" o:spid="_x0000_s1027" style="position:absolute;width:25908;height:3409;visibility:visible;mso-wrap-style:square;v-text-anchor:top" coordsize="25908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" path="m2590800,340518l,340518,,,2590800,r,340518xe" fillcolor="#faf1f2" stroked="f">
                        <v:path arrowok="t"/>
                      </v:shape>
                      <v:shape id="Graphic 630" o:spid="_x0000_s1028" style="position:absolute;left:952;top:928;width:3696;height:1613;visibility:visible;mso-wrap-style:square;v-text-anchor:top" coordsize="3695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" path="m352567,160734r-336042,l14097,160246,,144208r,-2524l,16525,16525,,352567,r16526,16525l369093,144208r-14097,16038l35256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color w:val="B8123B"/>
                <w:sz w:val="19"/>
              </w:rPr>
              <w:t>T</w:t>
            </w:r>
            <w:r>
              <w:rPr>
                <w:rFonts w:ascii="Trebuchet MS" w:eastAsia="Trebuchet MS"/>
                <w:color w:val="B8123B"/>
                <w:sz w:val="20"/>
              </w:rPr>
              <w:t>rue</w:t>
            </w:r>
            <w:r>
              <w:rPr>
                <w:rFonts w:ascii="Trebuchet MS" w:eastAsia="Trebuchet MS"/>
                <w:color w:val="B8123B"/>
                <w:spacing w:val="29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（</w:t>
            </w:r>
            <w:proofErr w:type="spellStart"/>
            <w:r>
              <w:rPr>
                <w:color w:val="201A1B"/>
                <w:spacing w:val="1"/>
                <w:sz w:val="18"/>
              </w:rPr>
              <w:t>信任</w:t>
            </w:r>
            <w:proofErr w:type="spellEnd"/>
            <w:r>
              <w:rPr>
                <w:color w:val="201A1B"/>
                <w:spacing w:val="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X-Forwarded-</w:t>
            </w:r>
            <w:r>
              <w:rPr>
                <w:color w:val="201A1B"/>
                <w:spacing w:val="-2"/>
                <w:sz w:val="18"/>
              </w:rPr>
              <w:t>Proto）</w:t>
            </w:r>
          </w:p>
        </w:tc>
      </w:tr>
      <w:tr w:rsidR="006671D6" w14:paraId="5C33BC50" w14:textId="77777777">
        <w:trPr>
          <w:trHeight w:val="521"/>
        </w:trPr>
        <w:tc>
          <w:tcPr>
            <w:tcW w:w="1823" w:type="dxa"/>
          </w:tcPr>
          <w:p w14:paraId="7A3855D7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dbfilter</w:t>
            </w:r>
            <w:proofErr w:type="spellEnd"/>
          </w:p>
        </w:tc>
        <w:tc>
          <w:tcPr>
            <w:tcW w:w="4175" w:type="dxa"/>
            <w:gridSpan w:val="2"/>
          </w:tcPr>
          <w:p w14:paraId="5E421988" w14:textId="77777777" w:rsidR="006671D6" w:rsidRDefault="00000000">
            <w:pPr>
              <w:pStyle w:val="TableParagraph"/>
              <w:spacing w:before="107"/>
              <w:ind w:left="228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39328" behindDoc="1" locked="0" layoutInCell="1" allowOverlap="1" wp14:anchorId="6401818B" wp14:editId="28D3AA8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904240" cy="161290"/>
                      <wp:effectExtent l="0" t="0" r="0" b="0"/>
                      <wp:wrapNone/>
                      <wp:docPr id="631" name="Group 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30370A" id="Group 631" o:spid="_x0000_s1026" style="position:absolute;margin-left:7.5pt;margin-top:6.95pt;width:71.2pt;height:12.7pt;z-index:-17777152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">
                      <v:shape id="Graphic 632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" path="m887158,160734r-870633,l14096,160246,,144208r,-2524l,16525,16525,,887158,r16526,16525l903684,144208r-14097,16038l88715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color w:val="B8123B"/>
                <w:spacing w:val="-2"/>
                <w:sz w:val="17"/>
              </w:rPr>
              <w:t>^</w:t>
            </w:r>
            <w:proofErr w:type="spellStart"/>
            <w:r>
              <w:rPr>
                <w:rFonts w:ascii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demo</w:t>
            </w:r>
            <w:proofErr w:type="spellEnd"/>
            <w:r>
              <w:rPr>
                <w:rFonts w:ascii="Verdana"/>
                <w:color w:val="B8123B"/>
                <w:spacing w:val="-2"/>
              </w:rPr>
              <w:t>$</w:t>
            </w:r>
          </w:p>
        </w:tc>
        <w:tc>
          <w:tcPr>
            <w:tcW w:w="4080" w:type="dxa"/>
            <w:gridSpan w:val="2"/>
          </w:tcPr>
          <w:p w14:paraId="28DA5D22" w14:textId="77777777" w:rsidR="006671D6" w:rsidRDefault="00000000">
            <w:pPr>
              <w:pStyle w:val="TableParagraph"/>
              <w:spacing w:before="107"/>
              <w:ind w:left="227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39840" behindDoc="1" locked="0" layoutInCell="1" allowOverlap="1" wp14:anchorId="5B40FE1D" wp14:editId="676183E9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904875" cy="161290"/>
                      <wp:effectExtent l="0" t="0" r="0" b="0"/>
                      <wp:wrapNone/>
                      <wp:docPr id="633" name="Group 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61290"/>
                                <a:chOff x="0" y="0"/>
                                <a:chExt cx="904875" cy="161290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0" y="0"/>
                                  <a:ext cx="9048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290">
                                      <a:moveTo>
                                        <a:pt x="8883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8349" y="0"/>
                                      </a:lnTo>
                                      <a:lnTo>
                                        <a:pt x="904875" y="16525"/>
                                      </a:lnTo>
                                      <a:lnTo>
                                        <a:pt x="904875" y="144208"/>
                                      </a:lnTo>
                                      <a:lnTo>
                                        <a:pt x="890777" y="160246"/>
                                      </a:lnTo>
                                      <a:lnTo>
                                        <a:pt x="8883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4797DA" id="Group 633" o:spid="_x0000_s1026" style="position:absolute;margin-left:7.5pt;margin-top:6.95pt;width:71.25pt;height:12.7pt;z-index:-17776640;mso-wrap-distance-left:0;mso-wrap-distance-right:0" coordsize="904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">
                      <v:shape id="Graphic 634" o:spid="_x0000_s1027" style="position:absolute;width:9048;height:1612;visibility:visible;mso-wrap-style:square;v-text-anchor:top" coordsize="9048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" path="m888349,160734r-871824,l14097,160246,,144208r,-2524l,16525,16525,,888349,r16526,16525l904875,144208r-14098,16038l88834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color w:val="B8123B"/>
                <w:spacing w:val="-2"/>
                <w:sz w:val="17"/>
              </w:rPr>
              <w:t>^</w:t>
            </w:r>
            <w:proofErr w:type="spellStart"/>
            <w:r>
              <w:rPr>
                <w:rFonts w:ascii="Trebuchet MS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</w:rPr>
              <w:t>_</w:t>
            </w:r>
            <w:r>
              <w:rPr>
                <w:rFonts w:ascii="Trebuchet MS"/>
                <w:color w:val="B8123B"/>
                <w:spacing w:val="-2"/>
                <w:sz w:val="20"/>
              </w:rPr>
              <w:t>demo</w:t>
            </w:r>
            <w:proofErr w:type="spellEnd"/>
            <w:r>
              <w:rPr>
                <w:rFonts w:ascii="Verdana"/>
                <w:color w:val="B8123B"/>
                <w:spacing w:val="-2"/>
              </w:rPr>
              <w:t>$</w:t>
            </w:r>
          </w:p>
        </w:tc>
      </w:tr>
    </w:tbl>
    <w:p w14:paraId="47CC3688" w14:textId="77777777" w:rsidR="006671D6" w:rsidRDefault="006671D6">
      <w:pPr>
        <w:pStyle w:val="TableParagraph"/>
        <w:rPr>
          <w:rFonts w:ascii="Verdana"/>
        </w:rPr>
        <w:sectPr w:rsidR="006671D6">
          <w:pgSz w:w="11910" w:h="16840"/>
          <w:pgMar w:top="1020" w:right="850" w:bottom="600" w:left="850" w:header="0" w:footer="417" w:gutter="0"/>
          <w:cols w:space="720"/>
        </w:sectPr>
      </w:pPr>
    </w:p>
    <w:p w14:paraId="0054E7B6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0"/>
        <w:rPr>
          <w:b/>
          <w:sz w:val="24"/>
        </w:rPr>
        <w:pPrChange w:id="934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0"/>
          </w:pPr>
        </w:pPrChange>
      </w:pPr>
      <w:proofErr w:type="spellStart"/>
      <w:r>
        <w:rPr>
          <w:b/>
          <w:color w:val="C70F2E"/>
          <w:spacing w:val="-2"/>
          <w:sz w:val="24"/>
        </w:rPr>
        <w:lastRenderedPageBreak/>
        <w:t>服務管理指令對照</w:t>
      </w:r>
      <w:proofErr w:type="spellEnd"/>
    </w:p>
    <w:p w14:paraId="5449DE99" w14:textId="77777777" w:rsidR="006671D6" w:rsidRDefault="006671D6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311"/>
        <w:gridCol w:w="915"/>
        <w:gridCol w:w="844"/>
        <w:gridCol w:w="2761"/>
        <w:gridCol w:w="4247"/>
      </w:tblGrid>
      <w:tr w:rsidR="006671D6" w14:paraId="7A3B7423" w14:textId="77777777">
        <w:trPr>
          <w:trHeight w:val="555"/>
        </w:trPr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0ED773D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操作</w:t>
            </w:r>
            <w:proofErr w:type="spellEnd"/>
          </w:p>
        </w:tc>
        <w:tc>
          <w:tcPr>
            <w:tcW w:w="17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104375A" w14:textId="77777777" w:rsidR="006671D6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本機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Docker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9CC4985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D2D3447" w14:textId="77777777" w:rsidR="006671D6" w:rsidRDefault="00000000">
            <w:pPr>
              <w:pStyle w:val="TableParagraph"/>
              <w:spacing w:before="117"/>
              <w:ind w:left="154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正式機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proofErr w:type="gramStart"/>
            <w:r>
              <w:rPr>
                <w:b/>
                <w:color w:val="FFFFFF"/>
                <w:sz w:val="18"/>
              </w:rPr>
              <w:t>bare-</w:t>
            </w:r>
            <w:r>
              <w:rPr>
                <w:b/>
                <w:color w:val="FFFFFF"/>
                <w:spacing w:val="-2"/>
                <w:sz w:val="18"/>
              </w:rPr>
              <w:t>metal</w:t>
            </w:r>
            <w:proofErr w:type="gramEnd"/>
          </w:p>
        </w:tc>
      </w:tr>
      <w:tr w:rsidR="006671D6" w14:paraId="048FF467" w14:textId="77777777">
        <w:trPr>
          <w:trHeight w:val="528"/>
        </w:trPr>
        <w:tc>
          <w:tcPr>
            <w:tcW w:w="1311" w:type="dxa"/>
            <w:tcBorders>
              <w:top w:val="nil"/>
            </w:tcBorders>
          </w:tcPr>
          <w:p w14:paraId="55E355BB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啟動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Odoo</w:t>
            </w:r>
          </w:p>
        </w:tc>
        <w:tc>
          <w:tcPr>
            <w:tcW w:w="915" w:type="dxa"/>
            <w:tcBorders>
              <w:top w:val="nil"/>
              <w:right w:val="nil"/>
            </w:tcBorders>
          </w:tcPr>
          <w:p w14:paraId="0D5CB9E2" w14:textId="77777777" w:rsidR="006671D6" w:rsidRDefault="00000000">
            <w:pPr>
              <w:pStyle w:val="TableParagraph"/>
              <w:spacing w:before="147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42912" behindDoc="1" locked="0" layoutInCell="1" allowOverlap="1" wp14:anchorId="230E78A2" wp14:editId="7D36A368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93693</wp:posOffset>
                      </wp:positionV>
                      <wp:extent cx="1439545" cy="161290"/>
                      <wp:effectExtent l="0" t="0" r="0" b="0"/>
                      <wp:wrapNone/>
                      <wp:docPr id="635" name="Group 6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9545" cy="161290"/>
                                <a:chOff x="0" y="0"/>
                                <a:chExt cx="1439545" cy="161290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0" y="0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3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422939" y="0"/>
                                      </a:lnTo>
                                      <a:lnTo>
                                        <a:pt x="1439465" y="16525"/>
                                      </a:lnTo>
                                      <a:lnTo>
                                        <a:pt x="1439465" y="144208"/>
                                      </a:lnTo>
                                      <a:lnTo>
                                        <a:pt x="1425368" y="160246"/>
                                      </a:lnTo>
                                      <a:lnTo>
                                        <a:pt x="142293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62F276" id="Group 635" o:spid="_x0000_s1026" style="position:absolute;margin-left:7.5pt;margin-top:7.4pt;width:113.35pt;height:12.7pt;z-index:-17773568;mso-wrap-distance-left:0;mso-wrap-distance-right:0" coordsize="14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">
                      <v:shape id="Graphic 636" o:spid="_x0000_s1027" style="position:absolute;width:14395;height:1612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" path="m1422939,160734r-1406414,l14096,160246,,144208r,-2524l,16525,16525,,1422939,r16526,16525l1439465,144208r-14097,16038l142293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do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ker</w:t>
            </w:r>
          </w:p>
        </w:tc>
        <w:tc>
          <w:tcPr>
            <w:tcW w:w="844" w:type="dxa"/>
            <w:tcBorders>
              <w:top w:val="nil"/>
              <w:left w:val="nil"/>
              <w:right w:val="nil"/>
            </w:tcBorders>
          </w:tcPr>
          <w:p w14:paraId="3953C980" w14:textId="77777777" w:rsidR="006671D6" w:rsidRDefault="00000000">
            <w:pPr>
              <w:pStyle w:val="TableParagraph"/>
              <w:spacing w:before="147"/>
              <w:ind w:left="59"/>
              <w:rPr>
                <w:rFonts w:ascii="Trebuchet MS"/>
                <w:sz w:val="20"/>
              </w:rPr>
            </w:pP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Trebuchet MS"/>
                <w:color w:val="B8123B"/>
                <w:spacing w:val="-2"/>
                <w:sz w:val="20"/>
              </w:rPr>
              <w:t>ompose</w:t>
            </w:r>
          </w:p>
        </w:tc>
        <w:tc>
          <w:tcPr>
            <w:tcW w:w="2761" w:type="dxa"/>
            <w:tcBorders>
              <w:top w:val="nil"/>
              <w:left w:val="nil"/>
            </w:tcBorders>
          </w:tcPr>
          <w:p w14:paraId="5E660864" w14:textId="77777777" w:rsidR="006671D6" w:rsidRDefault="00000000">
            <w:pPr>
              <w:pStyle w:val="TableParagraph"/>
              <w:spacing w:before="116"/>
              <w:ind w:left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sz w:val="20"/>
              </w:rPr>
              <w:t>up</w:t>
            </w:r>
            <w:r>
              <w:rPr>
                <w:rFonts w:ascii="Trebuchet MS"/>
                <w:color w:val="B8123B"/>
                <w:spacing w:val="37"/>
                <w:sz w:val="20"/>
              </w:rPr>
              <w:t xml:space="preserve"> </w:t>
            </w:r>
            <w:r>
              <w:rPr>
                <w:rFonts w:ascii="Verdana"/>
                <w:color w:val="B8123B"/>
              </w:rPr>
              <w:t>-</w:t>
            </w:r>
            <w:r>
              <w:rPr>
                <w:rFonts w:ascii="Trebuchet MS"/>
                <w:color w:val="B8123B"/>
                <w:spacing w:val="-10"/>
                <w:sz w:val="20"/>
              </w:rPr>
              <w:t>d</w:t>
            </w:r>
          </w:p>
        </w:tc>
        <w:tc>
          <w:tcPr>
            <w:tcW w:w="4247" w:type="dxa"/>
            <w:tcBorders>
              <w:top w:val="nil"/>
            </w:tcBorders>
          </w:tcPr>
          <w:p w14:paraId="0B5CDCD1" w14:textId="77777777" w:rsidR="006671D6" w:rsidRDefault="00000000">
            <w:pPr>
              <w:pStyle w:val="TableParagraph"/>
              <w:spacing w:before="116"/>
              <w:ind w:left="226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43424" behindDoc="1" locked="0" layoutInCell="1" allowOverlap="1" wp14:anchorId="3427D4B4" wp14:editId="7717C40C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93750</wp:posOffset>
                      </wp:positionV>
                      <wp:extent cx="1775460" cy="161290"/>
                      <wp:effectExtent l="0" t="0" r="0" b="0"/>
                      <wp:wrapNone/>
                      <wp:docPr id="637" name="Group 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5460" cy="161290"/>
                                <a:chOff x="0" y="0"/>
                                <a:chExt cx="1775460" cy="161290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0"/>
                                  <a:ext cx="177546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5460" h="161290">
                                      <a:moveTo>
                                        <a:pt x="1758696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758696" y="0"/>
                                      </a:lnTo>
                                      <a:lnTo>
                                        <a:pt x="1775221" y="16525"/>
                                      </a:lnTo>
                                      <a:lnTo>
                                        <a:pt x="1775221" y="144208"/>
                                      </a:lnTo>
                                      <a:lnTo>
                                        <a:pt x="1761124" y="160246"/>
                                      </a:lnTo>
                                      <a:lnTo>
                                        <a:pt x="175869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43ACA7" id="Group 637" o:spid="_x0000_s1026" style="position:absolute;margin-left:7.4pt;margin-top:7.4pt;width:139.8pt;height:12.7pt;z-index:-17773056;mso-wrap-distance-left:0;mso-wrap-distance-right:0" coordsize="1775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">
                      <v:shape id="Graphic 638" o:spid="_x0000_s1027" style="position:absolute;width:17754;height:1612;visibility:visible;mso-wrap-style:square;v-text-anchor:top" coordsize="177546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" path="m1758696,160734r-1742171,l14097,160246,,144208r,-2524l,16525,16525,,1758696,r16525,16525l1775221,144208r-14097,16038l175869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15"/>
                <w:sz w:val="20"/>
              </w:rPr>
              <w:t>servi</w:t>
            </w:r>
            <w:r>
              <w:rPr>
                <w:rFonts w:ascii="Tahoma"/>
                <w:color w:val="B8123B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w w:val="115"/>
                <w:sz w:val="20"/>
              </w:rPr>
              <w:t>e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15"/>
                <w:sz w:val="20"/>
              </w:rPr>
              <w:t>odoo</w:t>
            </w:r>
            <w:proofErr w:type="spellEnd"/>
            <w:r>
              <w:rPr>
                <w:rFonts w:ascii="Verdana"/>
                <w:color w:val="B8123B"/>
                <w:w w:val="115"/>
              </w:rPr>
              <w:t>-</w:t>
            </w:r>
            <w:r>
              <w:rPr>
                <w:rFonts w:ascii="Trebuchet MS"/>
                <w:color w:val="B8123B"/>
                <w:w w:val="115"/>
                <w:sz w:val="20"/>
              </w:rPr>
              <w:t>server</w:t>
            </w:r>
            <w:r>
              <w:rPr>
                <w:rFonts w:ascii="Trebuchet MS"/>
                <w:color w:val="B8123B"/>
                <w:spacing w:val="-1"/>
                <w:w w:val="115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spacing w:val="-4"/>
                <w:w w:val="115"/>
                <w:sz w:val="20"/>
              </w:rPr>
              <w:t>st</w:t>
            </w:r>
            <w:r>
              <w:rPr>
                <w:rFonts w:ascii="Tahoma"/>
                <w:color w:val="B8123B"/>
                <w:spacing w:val="-4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4"/>
                <w:w w:val="115"/>
                <w:sz w:val="20"/>
              </w:rPr>
              <w:t>rt</w:t>
            </w:r>
          </w:p>
        </w:tc>
      </w:tr>
      <w:tr w:rsidR="006671D6" w14:paraId="557A7B8C" w14:textId="77777777">
        <w:trPr>
          <w:trHeight w:val="521"/>
        </w:trPr>
        <w:tc>
          <w:tcPr>
            <w:tcW w:w="1311" w:type="dxa"/>
            <w:shd w:val="clear" w:color="auto" w:fill="FAF1F2"/>
          </w:tcPr>
          <w:p w14:paraId="219FC8EB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重啟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Odoo</w:t>
            </w:r>
          </w:p>
        </w:tc>
        <w:tc>
          <w:tcPr>
            <w:tcW w:w="4520" w:type="dxa"/>
            <w:gridSpan w:val="3"/>
          </w:tcPr>
          <w:p w14:paraId="09EBAD60" w14:textId="77777777" w:rsidR="006671D6" w:rsidRDefault="00000000">
            <w:pPr>
              <w:pStyle w:val="TableParagraph"/>
              <w:spacing w:before="109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40864" behindDoc="1" locked="0" layoutInCell="1" allowOverlap="1" wp14:anchorId="65C8E536" wp14:editId="670E35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5566410" cy="340995"/>
                      <wp:effectExtent l="0" t="0" r="0" b="0"/>
                      <wp:wrapNone/>
                      <wp:docPr id="639" name="Group 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66410" cy="340995"/>
                                <a:chOff x="0" y="0"/>
                                <a:chExt cx="5566410" cy="340995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-6" y="0"/>
                                  <a:ext cx="556641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6410" h="340995">
                                      <a:moveTo>
                                        <a:pt x="5566168" y="0"/>
                                      </a:moveTo>
                                      <a:lnTo>
                                        <a:pt x="28694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40525"/>
                                      </a:lnTo>
                                      <a:lnTo>
                                        <a:pt x="2869412" y="340525"/>
                                      </a:lnTo>
                                      <a:lnTo>
                                        <a:pt x="5566168" y="340525"/>
                                      </a:lnTo>
                                      <a:lnTo>
                                        <a:pt x="55661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95243" y="94068"/>
                                  <a:ext cx="47783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78375" h="161290">
                                      <a:moveTo>
                                        <a:pt x="1775218" y="16522"/>
                                      </a:moveTo>
                                      <a:lnTo>
                                        <a:pt x="1758696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1758696" y="160731"/>
                                      </a:lnTo>
                                      <a:lnTo>
                                        <a:pt x="1775218" y="144208"/>
                                      </a:lnTo>
                                      <a:lnTo>
                                        <a:pt x="1775218" y="16522"/>
                                      </a:lnTo>
                                      <a:close/>
                                    </a:path>
                                    <a:path w="4778375" h="161290">
                                      <a:moveTo>
                                        <a:pt x="4777981" y="16522"/>
                                      </a:moveTo>
                                      <a:lnTo>
                                        <a:pt x="4761458" y="0"/>
                                      </a:lnTo>
                                      <a:lnTo>
                                        <a:pt x="2884741" y="0"/>
                                      </a:lnTo>
                                      <a:lnTo>
                                        <a:pt x="2868218" y="16522"/>
                                      </a:lnTo>
                                      <a:lnTo>
                                        <a:pt x="2868218" y="141681"/>
                                      </a:lnTo>
                                      <a:lnTo>
                                        <a:pt x="2868218" y="144208"/>
                                      </a:lnTo>
                                      <a:lnTo>
                                        <a:pt x="2884741" y="160731"/>
                                      </a:lnTo>
                                      <a:lnTo>
                                        <a:pt x="4761458" y="160731"/>
                                      </a:lnTo>
                                      <a:lnTo>
                                        <a:pt x="4777981" y="144208"/>
                                      </a:lnTo>
                                      <a:lnTo>
                                        <a:pt x="4777981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4C49DD" id="Group 639" o:spid="_x0000_s1026" style="position:absolute;margin-left:0;margin-top:-.35pt;width:438.3pt;height:26.85pt;z-index:-17775616;mso-wrap-distance-left:0;mso-wrap-distance-right:0" coordsize="55664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">
                      <v:shape id="Graphic 640" o:spid="_x0000_s1027" style="position:absolute;width:55664;height:3409;visibility:visible;mso-wrap-style:square;v-text-anchor:top" coordsize="556641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" path="m5566168,l2869412,,,,,340525r2869412,l5566168,340525,5566168,xe" fillcolor="#faf1f2" stroked="f">
                        <v:path arrowok="t"/>
                      </v:shape>
                      <v:shape id="Graphic 641" o:spid="_x0000_s1028" style="position:absolute;left:952;top:940;width:47784;height:1613;visibility:visible;mso-wrap-style:square;v-text-anchor:top" coordsize="47783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" path="m1775218,16522l1758696,,16522,,,16522,,141681r,2527l16522,160731r1742174,l1775218,144208r,-127686xem4777981,16522l4761458,,2884741,r-16523,16522l2868218,141681r,2527l2884741,160731r1876717,l4777981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05"/>
                <w:sz w:val="20"/>
              </w:rPr>
              <w:t>do</w:t>
            </w:r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</w:rPr>
              <w:t>ker</w:t>
            </w:r>
            <w:r>
              <w:rPr>
                <w:rFonts w:ascii="Trebuchet MS"/>
                <w:color w:val="B8123B"/>
                <w:spacing w:val="77"/>
                <w:w w:val="105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w w:val="105"/>
                <w:sz w:val="20"/>
              </w:rPr>
              <w:t>rest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</w:rPr>
              <w:t>rt</w:t>
            </w:r>
            <w:r>
              <w:rPr>
                <w:rFonts w:ascii="Trebuchet MS"/>
                <w:color w:val="B8123B"/>
                <w:spacing w:val="77"/>
                <w:w w:val="105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w w:val="105"/>
              </w:rPr>
              <w:t>-</w:t>
            </w:r>
            <w:proofErr w:type="spellStart"/>
            <w:r>
              <w:rPr>
                <w:rFonts w:ascii="Trebuchet MS"/>
                <w:color w:val="B8123B"/>
                <w:spacing w:val="-4"/>
                <w:w w:val="105"/>
                <w:sz w:val="20"/>
              </w:rPr>
              <w:t>odoo</w:t>
            </w:r>
            <w:proofErr w:type="spellEnd"/>
          </w:p>
        </w:tc>
        <w:tc>
          <w:tcPr>
            <w:tcW w:w="4247" w:type="dxa"/>
          </w:tcPr>
          <w:p w14:paraId="3166F2B9" w14:textId="77777777" w:rsidR="006671D6" w:rsidRDefault="00000000">
            <w:pPr>
              <w:pStyle w:val="TableParagraph"/>
              <w:spacing w:before="109"/>
              <w:ind w:left="226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w w:val="115"/>
                <w:sz w:val="20"/>
              </w:rPr>
              <w:t>servi</w:t>
            </w:r>
            <w:r>
              <w:rPr>
                <w:rFonts w:ascii="Tahoma"/>
                <w:color w:val="B8123B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w w:val="115"/>
                <w:sz w:val="20"/>
              </w:rPr>
              <w:t>e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15"/>
                <w:sz w:val="20"/>
              </w:rPr>
              <w:t>odoo</w:t>
            </w:r>
            <w:proofErr w:type="spellEnd"/>
            <w:r>
              <w:rPr>
                <w:rFonts w:ascii="Verdana"/>
                <w:color w:val="B8123B"/>
                <w:w w:val="115"/>
              </w:rPr>
              <w:t>-</w:t>
            </w:r>
            <w:r>
              <w:rPr>
                <w:rFonts w:ascii="Trebuchet MS"/>
                <w:color w:val="B8123B"/>
                <w:w w:val="115"/>
                <w:sz w:val="20"/>
              </w:rPr>
              <w:t>server</w:t>
            </w:r>
            <w:r>
              <w:rPr>
                <w:rFonts w:ascii="Trebuchet MS"/>
                <w:color w:val="B8123B"/>
                <w:spacing w:val="-1"/>
                <w:w w:val="115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rest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rt</w:t>
            </w:r>
          </w:p>
        </w:tc>
      </w:tr>
      <w:tr w:rsidR="006671D6" w14:paraId="7493661D" w14:textId="77777777">
        <w:trPr>
          <w:trHeight w:val="1156"/>
        </w:trPr>
        <w:tc>
          <w:tcPr>
            <w:tcW w:w="1311" w:type="dxa"/>
          </w:tcPr>
          <w:p w14:paraId="56E2899E" w14:textId="77777777" w:rsidR="006671D6" w:rsidRDefault="00000000">
            <w:pPr>
              <w:pStyle w:val="TableParagraph"/>
              <w:spacing w:before="109" w:line="220" w:lineRule="auto"/>
              <w:ind w:right="492"/>
              <w:rPr>
                <w:sz w:val="18"/>
              </w:rPr>
            </w:pPr>
            <w:proofErr w:type="spellStart"/>
            <w:r>
              <w:rPr>
                <w:color w:val="201A1B"/>
                <w:spacing w:val="-6"/>
                <w:sz w:val="18"/>
              </w:rPr>
              <w:t>升級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module</w:t>
            </w:r>
          </w:p>
        </w:tc>
        <w:tc>
          <w:tcPr>
            <w:tcW w:w="4520" w:type="dxa"/>
            <w:gridSpan w:val="3"/>
          </w:tcPr>
          <w:p w14:paraId="4BC6517B" w14:textId="77777777" w:rsidR="006671D6" w:rsidRDefault="00000000">
            <w:pPr>
              <w:pStyle w:val="TableParagraph"/>
              <w:spacing w:before="109" w:line="285" w:lineRule="auto"/>
              <w:ind w:right="557" w:firstLine="7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43936" behindDoc="1" locked="0" layoutInCell="1" allowOverlap="1" wp14:anchorId="27211396" wp14:editId="3AF9382F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89304</wp:posOffset>
                      </wp:positionV>
                      <wp:extent cx="2059939" cy="161290"/>
                      <wp:effectExtent l="0" t="0" r="0" b="0"/>
                      <wp:wrapNone/>
                      <wp:docPr id="642" name="Group 6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9939" cy="161290"/>
                                <a:chOff x="0" y="0"/>
                                <a:chExt cx="2059939" cy="161290"/>
                              </a:xfrm>
                            </wpg:grpSpPr>
                            <wps:wsp>
                              <wps:cNvPr id="643" name="Graphic 643"/>
                              <wps:cNvSpPr/>
                              <wps:spPr>
                                <a:xfrm>
                                  <a:off x="0" y="0"/>
                                  <a:ext cx="20599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9939" h="161290">
                                      <a:moveTo>
                                        <a:pt x="2059780" y="160734"/>
                                      </a:moveTo>
                                      <a:lnTo>
                                        <a:pt x="16526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6526"/>
                                      </a:lnTo>
                                      <a:lnTo>
                                        <a:pt x="16526" y="0"/>
                                      </a:lnTo>
                                      <a:lnTo>
                                        <a:pt x="2059780" y="0"/>
                                      </a:lnTo>
                                      <a:lnTo>
                                        <a:pt x="205978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31E4D4" id="Group 642" o:spid="_x0000_s1026" style="position:absolute;margin-left:7.5pt;margin-top:7.05pt;width:162.2pt;height:12.7pt;z-index:-17772544;mso-wrap-distance-left:0;mso-wrap-distance-right:0" coordsize="2059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">
                      <v:shape id="Graphic 643" o:spid="_x0000_s1027" style="position:absolute;width:20599;height:1612;visibility:visible;mso-wrap-style:square;v-text-anchor:top" coordsize="20599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" path="m2059780,160734r-2043254,l14097,160246,,144208,,16526,16526,,2059780,r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44448" behindDoc="1" locked="0" layoutInCell="1" allowOverlap="1" wp14:anchorId="05ED42FC" wp14:editId="7A2F843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491735</wp:posOffset>
                      </wp:positionV>
                      <wp:extent cx="720725" cy="161290"/>
                      <wp:effectExtent l="0" t="0" r="0" b="0"/>
                      <wp:wrapNone/>
                      <wp:docPr id="644" name="Group 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0725" cy="161290"/>
                                <a:chOff x="0" y="0"/>
                                <a:chExt cx="720725" cy="161290"/>
                              </a:xfrm>
                            </wpg:grpSpPr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0" y="0"/>
                                  <a:ext cx="7207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725" h="161290">
                                      <a:moveTo>
                                        <a:pt x="703803" y="160734"/>
                                      </a:moveTo>
                                      <a:lnTo>
                                        <a:pt x="0" y="160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03803" y="0"/>
                                      </a:lnTo>
                                      <a:lnTo>
                                        <a:pt x="706231" y="489"/>
                                      </a:lnTo>
                                      <a:lnTo>
                                        <a:pt x="720327" y="16527"/>
                                      </a:lnTo>
                                      <a:lnTo>
                                        <a:pt x="720327" y="144209"/>
                                      </a:lnTo>
                                      <a:lnTo>
                                        <a:pt x="70380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0B3D16" id="Group 644" o:spid="_x0000_s1026" style="position:absolute;margin-left:7.5pt;margin-top:38.7pt;width:56.75pt;height:12.7pt;z-index:-17772032;mso-wrap-distance-left:0;mso-wrap-distance-right:0" coordsize="7207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">
                      <v:shape id="Graphic 645" o:spid="_x0000_s1027" style="position:absolute;width:7207;height:1612;visibility:visible;mso-wrap-style:square;v-text-anchor:top" coordsize="7207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" path="m703803,160734l,160734,,,703803,r2428,489l720327,16527r,127682l70380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05"/>
                <w:sz w:val="20"/>
              </w:rPr>
              <w:t>do</w:t>
            </w:r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</w:rPr>
              <w:t>ker</w:t>
            </w:r>
            <w:r>
              <w:rPr>
                <w:rFonts w:ascii="Trebuchet MS"/>
                <w:color w:val="B8123B"/>
                <w:spacing w:val="40"/>
                <w:w w:val="105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w w:val="105"/>
                <w:sz w:val="20"/>
              </w:rPr>
              <w:t>exe</w:t>
            </w:r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Tahoma"/>
                <w:color w:val="B8123B"/>
                <w:spacing w:val="40"/>
                <w:w w:val="105"/>
                <w:sz w:val="19"/>
              </w:rPr>
              <w:t xml:space="preserve"> </w:t>
            </w:r>
            <w:r>
              <w:rPr>
                <w:rFonts w:ascii="Trebuchet MS"/>
                <w:color w:val="B8123B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w w:val="105"/>
              </w:rPr>
              <w:t>-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</w:rPr>
              <w:t>odoo</w:t>
            </w:r>
            <w:proofErr w:type="spellEnd"/>
            <w:r>
              <w:rPr>
                <w:rFonts w:ascii="Trebuchet MS"/>
                <w:color w:val="B8123B"/>
                <w:spacing w:val="40"/>
                <w:w w:val="105"/>
                <w:sz w:val="2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</w:rPr>
              <w:t>odoo</w:t>
            </w:r>
            <w:proofErr w:type="spellEnd"/>
            <w:r>
              <w:rPr>
                <w:rFonts w:ascii="Trebuchet MS"/>
                <w:color w:val="B8123B"/>
                <w:spacing w:val="40"/>
                <w:w w:val="105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>-</w:t>
            </w:r>
            <w:r>
              <w:rPr>
                <w:rFonts w:ascii="Trebuchet MS"/>
                <w:color w:val="B8123B"/>
                <w:w w:val="105"/>
                <w:sz w:val="20"/>
              </w:rPr>
              <w:t xml:space="preserve">d </w:t>
            </w:r>
            <w:proofErr w:type="spellStart"/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kend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demo</w:t>
            </w:r>
            <w:proofErr w:type="spellEnd"/>
            <w:r>
              <w:rPr>
                <w:rFonts w:ascii="Trebuchet MS"/>
                <w:color w:val="B8123B"/>
                <w:spacing w:val="30"/>
                <w:sz w:val="20"/>
                <w:shd w:val="clear" w:color="auto" w:fill="F5EDF0"/>
              </w:rPr>
              <w:t xml:space="preserve"> </w:t>
            </w:r>
            <w:r>
              <w:rPr>
                <w:rFonts w:ascii="Verdana"/>
                <w:color w:val="B8123B"/>
                <w:shd w:val="clear" w:color="auto" w:fill="F5EDF0"/>
              </w:rPr>
              <w:t>-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u</w:t>
            </w:r>
            <w:r>
              <w:rPr>
                <w:rFonts w:ascii="Trebuchet MS"/>
                <w:color w:val="B8123B"/>
                <w:spacing w:val="30"/>
                <w:sz w:val="20"/>
                <w:shd w:val="clear" w:color="auto" w:fill="F5EDF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kend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Verdana"/>
                <w:color w:val="B8123B"/>
                <w:shd w:val="clear" w:color="auto" w:fill="F5EDF0"/>
              </w:rPr>
              <w:t>_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pl</w:t>
            </w:r>
            <w:r>
              <w:rPr>
                <w:rFonts w:ascii="Tahoma"/>
                <w:color w:val="B8123B"/>
                <w:sz w:val="19"/>
                <w:shd w:val="clear" w:color="auto" w:fill="F5EDF0"/>
              </w:rPr>
              <w:t>a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tform</w:t>
            </w:r>
            <w:proofErr w:type="spellEnd"/>
            <w:r>
              <w:rPr>
                <w:rFonts w:ascii="Trebuchet MS"/>
                <w:color w:val="B8123B"/>
                <w:spacing w:val="30"/>
                <w:sz w:val="20"/>
                <w:shd w:val="clear" w:color="auto" w:fill="F5EDF0"/>
              </w:rPr>
              <w:t xml:space="preserve"> </w:t>
            </w:r>
            <w:r>
              <w:rPr>
                <w:rFonts w:ascii="Verdana"/>
                <w:color w:val="B8123B"/>
                <w:shd w:val="clear" w:color="auto" w:fill="F5EDF0"/>
              </w:rPr>
              <w:t xml:space="preserve">- </w:t>
            </w:r>
            <w:r>
              <w:rPr>
                <w:rFonts w:ascii="Trebuchet MS"/>
                <w:color w:val="B8123B"/>
                <w:sz w:val="20"/>
                <w:shd w:val="clear" w:color="auto" w:fill="F5EDF0"/>
              </w:rPr>
              <w:t>stop</w:t>
            </w:r>
            <w:r>
              <w:rPr>
                <w:rFonts w:ascii="Verdana"/>
                <w:color w:val="B8123B"/>
                <w:shd w:val="clear" w:color="auto" w:fill="F5EDF0"/>
              </w:rPr>
              <w:t>-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05"/>
                <w:sz w:val="20"/>
              </w:rPr>
              <w:t>fter</w:t>
            </w:r>
            <w:r>
              <w:rPr>
                <w:rFonts w:ascii="Verdana"/>
                <w:color w:val="B8123B"/>
                <w:spacing w:val="-2"/>
                <w:w w:val="105"/>
              </w:rPr>
              <w:t>-</w:t>
            </w:r>
            <w:proofErr w:type="spellStart"/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init</w:t>
            </w:r>
            <w:proofErr w:type="spellEnd"/>
          </w:p>
        </w:tc>
        <w:tc>
          <w:tcPr>
            <w:tcW w:w="4247" w:type="dxa"/>
          </w:tcPr>
          <w:p w14:paraId="1230C8C8" w14:textId="77777777" w:rsidR="006671D6" w:rsidRDefault="00000000">
            <w:pPr>
              <w:pStyle w:val="TableParagraph"/>
              <w:spacing w:before="109" w:line="285" w:lineRule="auto"/>
              <w:ind w:left="147" w:firstLine="79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44960" behindDoc="1" locked="0" layoutInCell="1" allowOverlap="1" wp14:anchorId="0BEFA3BF" wp14:editId="03699CC0">
                      <wp:simplePos x="0" y="0"/>
                      <wp:positionH relativeFrom="column">
                        <wp:posOffset>94069</wp:posOffset>
                      </wp:positionH>
                      <wp:positionV relativeFrom="paragraph">
                        <wp:posOffset>89304</wp:posOffset>
                      </wp:positionV>
                      <wp:extent cx="2394585" cy="361950"/>
                      <wp:effectExtent l="0" t="0" r="0" b="0"/>
                      <wp:wrapNone/>
                      <wp:docPr id="646" name="Group 6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4585" cy="361950"/>
                                <a:chOff x="0" y="0"/>
                                <a:chExt cx="2394585" cy="361950"/>
                              </a:xfrm>
                            </wpg:grpSpPr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0" y="3"/>
                                  <a:ext cx="239458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4585" h="361950">
                                      <a:moveTo>
                                        <a:pt x="2260993" y="217741"/>
                                      </a:moveTo>
                                      <a:lnTo>
                                        <a:pt x="2244458" y="201218"/>
                                      </a:lnTo>
                                      <a:lnTo>
                                        <a:pt x="0" y="201218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2244458" y="361950"/>
                                      </a:lnTo>
                                      <a:lnTo>
                                        <a:pt x="2260993" y="345427"/>
                                      </a:lnTo>
                                      <a:lnTo>
                                        <a:pt x="2260993" y="217741"/>
                                      </a:lnTo>
                                      <a:close/>
                                    </a:path>
                                    <a:path w="2394585" h="361950">
                                      <a:moveTo>
                                        <a:pt x="2394343" y="0"/>
                                      </a:moveTo>
                                      <a:lnTo>
                                        <a:pt x="16510" y="0"/>
                                      </a:lnTo>
                                      <a:lnTo>
                                        <a:pt x="14084" y="495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10" y="160731"/>
                                      </a:lnTo>
                                      <a:lnTo>
                                        <a:pt x="2394343" y="160731"/>
                                      </a:lnTo>
                                      <a:lnTo>
                                        <a:pt x="23943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B01308" id="Group 646" o:spid="_x0000_s1026" style="position:absolute;margin-left:7.4pt;margin-top:7.05pt;width:188.55pt;height:28.5pt;z-index:-17771520;mso-wrap-distance-left:0;mso-wrap-distance-right:0" coordsize="23945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">
                      <v:shape id="Graphic 647" o:spid="_x0000_s1027" style="position:absolute;width:23945;height:3619;visibility:visible;mso-wrap-style:square;v-text-anchor:top" coordsize="239458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" path="m2260993,217741r-16535,-16523l,201218,,361950r2244458,l2260993,345427r,-127686xem2394343,l16510,,14084,495,,16522,,144208r16510,16523l2394343,160731,2394343,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</w:rPr>
              <w:t>su</w:t>
            </w:r>
            <w:proofErr w:type="spellEnd"/>
            <w:r>
              <w:rPr>
                <w:rFonts w:ascii="Trebuchet MS"/>
                <w:color w:val="B8123B"/>
                <w:spacing w:val="4"/>
                <w:w w:val="105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>-</w:t>
            </w:r>
            <w:r>
              <w:rPr>
                <w:rFonts w:ascii="Verdana"/>
                <w:color w:val="B8123B"/>
                <w:spacing w:val="-13"/>
                <w:w w:val="105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</w:rPr>
              <w:t>odoo</w:t>
            </w:r>
            <w:proofErr w:type="spellEnd"/>
            <w:r>
              <w:rPr>
                <w:rFonts w:ascii="Trebuchet MS"/>
                <w:color w:val="B8123B"/>
                <w:spacing w:val="5"/>
                <w:w w:val="105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>-</w:t>
            </w:r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Tahoma"/>
                <w:color w:val="B8123B"/>
                <w:spacing w:val="5"/>
                <w:w w:val="105"/>
                <w:sz w:val="19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>"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</w:rPr>
              <w:t>odoo</w:t>
            </w:r>
            <w:proofErr w:type="spellEnd"/>
            <w:r>
              <w:rPr>
                <w:rFonts w:ascii="Trebuchet MS"/>
                <w:color w:val="B8123B"/>
                <w:spacing w:val="5"/>
                <w:w w:val="105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>-</w:t>
            </w:r>
            <w:r>
              <w:rPr>
                <w:rFonts w:ascii="Trebuchet MS"/>
                <w:color w:val="B8123B"/>
                <w:w w:val="105"/>
                <w:sz w:val="20"/>
              </w:rPr>
              <w:t>d</w:t>
            </w:r>
            <w:r>
              <w:rPr>
                <w:rFonts w:ascii="Trebuchet MS"/>
                <w:color w:val="B8123B"/>
                <w:spacing w:val="4"/>
                <w:w w:val="105"/>
                <w:sz w:val="2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w w:val="105"/>
              </w:rPr>
              <w:t>_</w:t>
            </w:r>
            <w:r>
              <w:rPr>
                <w:rFonts w:ascii="Trebuchet MS"/>
                <w:color w:val="B8123B"/>
                <w:w w:val="105"/>
                <w:sz w:val="20"/>
              </w:rPr>
              <w:t>demo</w:t>
            </w:r>
            <w:proofErr w:type="spellEnd"/>
            <w:r>
              <w:rPr>
                <w:rFonts w:ascii="Trebuchet MS"/>
                <w:color w:val="B8123B"/>
                <w:spacing w:val="5"/>
                <w:w w:val="105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>-</w:t>
            </w:r>
            <w:r>
              <w:rPr>
                <w:rFonts w:ascii="Trebuchet MS"/>
                <w:color w:val="B8123B"/>
                <w:w w:val="105"/>
                <w:sz w:val="20"/>
              </w:rPr>
              <w:t xml:space="preserve">u 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w w:val="105"/>
              </w:rPr>
              <w:t>_</w:t>
            </w:r>
            <w:r>
              <w:rPr>
                <w:rFonts w:ascii="Trebuchet MS"/>
                <w:color w:val="B8123B"/>
                <w:w w:val="105"/>
                <w:sz w:val="20"/>
              </w:rPr>
              <w:t>pl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</w:rPr>
              <w:t>tform</w:t>
            </w:r>
            <w:proofErr w:type="spellEnd"/>
            <w:r>
              <w:rPr>
                <w:rFonts w:ascii="Trebuchet MS"/>
                <w:color w:val="B8123B"/>
                <w:spacing w:val="40"/>
                <w:w w:val="105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 xml:space="preserve">- </w:t>
            </w:r>
            <w:r>
              <w:rPr>
                <w:rFonts w:ascii="Trebuchet MS"/>
                <w:color w:val="B8123B"/>
                <w:w w:val="105"/>
                <w:sz w:val="20"/>
              </w:rPr>
              <w:t>stop</w:t>
            </w:r>
            <w:r>
              <w:rPr>
                <w:rFonts w:ascii="Verdana"/>
                <w:color w:val="B8123B"/>
                <w:w w:val="105"/>
              </w:rPr>
              <w:t>-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</w:rPr>
              <w:t>fter</w:t>
            </w:r>
            <w:r>
              <w:rPr>
                <w:rFonts w:ascii="Verdana"/>
                <w:color w:val="B8123B"/>
                <w:w w:val="105"/>
              </w:rPr>
              <w:t>-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</w:rPr>
              <w:t>init</w:t>
            </w:r>
            <w:proofErr w:type="spellEnd"/>
            <w:r>
              <w:rPr>
                <w:rFonts w:ascii="Verdana"/>
                <w:color w:val="B8123B"/>
                <w:w w:val="110"/>
              </w:rPr>
              <w:t>"</w:t>
            </w:r>
          </w:p>
        </w:tc>
      </w:tr>
      <w:tr w:rsidR="006671D6" w14:paraId="6C0C68F2" w14:textId="77777777">
        <w:trPr>
          <w:trHeight w:val="815"/>
        </w:trPr>
        <w:tc>
          <w:tcPr>
            <w:tcW w:w="1311" w:type="dxa"/>
            <w:shd w:val="clear" w:color="auto" w:fill="FAF1F2"/>
          </w:tcPr>
          <w:p w14:paraId="55C14EFC" w14:textId="77777777" w:rsidR="006671D6" w:rsidRDefault="00000000">
            <w:pPr>
              <w:pStyle w:val="TableParagraph"/>
              <w:spacing w:before="108" w:line="220" w:lineRule="auto"/>
              <w:ind w:right="261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啟動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Mock </w:t>
            </w:r>
            <w:r>
              <w:rPr>
                <w:color w:val="201A1B"/>
                <w:spacing w:val="-4"/>
                <w:sz w:val="18"/>
              </w:rPr>
              <w:t>ERP</w:t>
            </w:r>
          </w:p>
        </w:tc>
        <w:tc>
          <w:tcPr>
            <w:tcW w:w="4520" w:type="dxa"/>
            <w:gridSpan w:val="3"/>
          </w:tcPr>
          <w:p w14:paraId="73FFFB7A" w14:textId="77777777" w:rsidR="006671D6" w:rsidRDefault="00000000">
            <w:pPr>
              <w:pStyle w:val="TableParagraph"/>
              <w:spacing w:before="107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41376" behindDoc="1" locked="0" layoutInCell="1" allowOverlap="1" wp14:anchorId="05AF145F" wp14:editId="28AD30D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566410" cy="527685"/>
                      <wp:effectExtent l="0" t="0" r="0" b="0"/>
                      <wp:wrapNone/>
                      <wp:docPr id="648" name="Group 6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66410" cy="527685"/>
                                <a:chOff x="0" y="0"/>
                                <a:chExt cx="5566410" cy="527685"/>
                              </a:xfrm>
                            </wpg:grpSpPr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-6" y="9"/>
                                  <a:ext cx="556641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6410" h="527685">
                                      <a:moveTo>
                                        <a:pt x="5566168" y="0"/>
                                      </a:moveTo>
                                      <a:lnTo>
                                        <a:pt x="28694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27443"/>
                                      </a:lnTo>
                                      <a:lnTo>
                                        <a:pt x="2869412" y="527443"/>
                                      </a:lnTo>
                                      <a:lnTo>
                                        <a:pt x="5566168" y="527443"/>
                                      </a:lnTo>
                                      <a:lnTo>
                                        <a:pt x="55661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95243" y="92871"/>
                                  <a:ext cx="49784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0" h="161290">
                                      <a:moveTo>
                                        <a:pt x="2578900" y="16522"/>
                                      </a:moveTo>
                                      <a:lnTo>
                                        <a:pt x="2562364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2562364" y="160731"/>
                                      </a:lnTo>
                                      <a:lnTo>
                                        <a:pt x="2578900" y="144208"/>
                                      </a:lnTo>
                                      <a:lnTo>
                                        <a:pt x="2578900" y="16522"/>
                                      </a:lnTo>
                                      <a:close/>
                                    </a:path>
                                    <a:path w="4978400" h="161290">
                                      <a:moveTo>
                                        <a:pt x="4978006" y="16522"/>
                                      </a:moveTo>
                                      <a:lnTo>
                                        <a:pt x="4961483" y="0"/>
                                      </a:lnTo>
                                      <a:lnTo>
                                        <a:pt x="2884741" y="0"/>
                                      </a:lnTo>
                                      <a:lnTo>
                                        <a:pt x="2868218" y="16522"/>
                                      </a:lnTo>
                                      <a:lnTo>
                                        <a:pt x="2868218" y="141681"/>
                                      </a:lnTo>
                                      <a:lnTo>
                                        <a:pt x="2868218" y="144208"/>
                                      </a:lnTo>
                                      <a:lnTo>
                                        <a:pt x="2884741" y="160731"/>
                                      </a:lnTo>
                                      <a:lnTo>
                                        <a:pt x="4961483" y="160731"/>
                                      </a:lnTo>
                                      <a:lnTo>
                                        <a:pt x="4978006" y="144208"/>
                                      </a:lnTo>
                                      <a:lnTo>
                                        <a:pt x="4978006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7689C9" id="Group 648" o:spid="_x0000_s1026" style="position:absolute;margin-left:0;margin-top:-.4pt;width:438.3pt;height:41.55pt;z-index:-17775104;mso-wrap-distance-left:0;mso-wrap-distance-right:0" coordsize="55664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">
                      <v:shape id="Graphic 649" o:spid="_x0000_s1027" style="position:absolute;width:55664;height:5276;visibility:visible;mso-wrap-style:square;v-text-anchor:top" coordsize="556641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" path="m5566168,l2869412,,,,,527443r2869412,l5566168,527443,5566168,xe" fillcolor="#faf1f2" stroked="f">
                        <v:path arrowok="t"/>
                      </v:shape>
                      <v:shape id="Graphic 650" o:spid="_x0000_s1028" style="position:absolute;left:952;top:928;width:49784;height:1613;visibility:visible;mso-wrap-style:square;v-text-anchor:top" coordsize="49784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" path="m2578900,16522l2562364,,16522,,,16522,,141681r,2527l16522,160731r2545842,l2578900,144208r,-127686xem4978006,16522l4961483,,2884741,r-16523,16522l2868218,141681r,2527l2884741,160731r2076742,l4978006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</w:rPr>
              <w:t>d</w:t>
            </w:r>
            <w:r>
              <w:rPr>
                <w:rFonts w:ascii="Trebuchet MS"/>
                <w:color w:val="B8123B"/>
                <w:spacing w:val="17"/>
                <w:w w:val="105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w w:val="105"/>
                <w:sz w:val="20"/>
              </w:rPr>
              <w:t>mo</w:t>
            </w:r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</w:rPr>
              <w:t>k</w:t>
            </w:r>
            <w:r>
              <w:rPr>
                <w:rFonts w:ascii="Verdana"/>
                <w:color w:val="B8123B"/>
                <w:w w:val="105"/>
              </w:rPr>
              <w:t>-</w: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w w:val="105"/>
              </w:rPr>
              <w:t>-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/>
                <w:color w:val="B8123B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w w:val="105"/>
              </w:rPr>
              <w:t xml:space="preserve">; </w:t>
            </w:r>
            <w:r>
              <w:rPr>
                <w:rFonts w:ascii="Trebuchet MS"/>
                <w:color w:val="B8123B"/>
                <w:w w:val="105"/>
                <w:sz w:val="20"/>
              </w:rPr>
              <w:t>do</w:t>
            </w:r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</w:rPr>
              <w:t>ker</w:t>
            </w:r>
            <w:r>
              <w:rPr>
                <w:rFonts w:ascii="Trebuchet MS"/>
                <w:color w:val="B8123B"/>
                <w:spacing w:val="17"/>
                <w:w w:val="105"/>
                <w:sz w:val="20"/>
              </w:rPr>
              <w:t xml:space="preserve"> </w:t>
            </w:r>
            <w:proofErr w:type="gramStart"/>
            <w:r>
              <w:rPr>
                <w:rFonts w:ascii="Tahoma"/>
                <w:color w:val="B8123B"/>
                <w:w w:val="105"/>
                <w:sz w:val="19"/>
              </w:rPr>
              <w:t>c</w:t>
            </w:r>
            <w:r>
              <w:rPr>
                <w:rFonts w:ascii="Trebuchet MS"/>
                <w:color w:val="B8123B"/>
                <w:w w:val="105"/>
                <w:sz w:val="20"/>
              </w:rPr>
              <w:t>ompose</w:t>
            </w:r>
            <w:proofErr w:type="gramEnd"/>
            <w:r>
              <w:rPr>
                <w:rFonts w:ascii="Trebuchet MS"/>
                <w:color w:val="B8123B"/>
                <w:spacing w:val="17"/>
                <w:w w:val="105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w w:val="105"/>
                <w:sz w:val="20"/>
              </w:rPr>
              <w:t>up</w:t>
            </w:r>
            <w:r>
              <w:rPr>
                <w:rFonts w:ascii="Trebuchet MS"/>
                <w:color w:val="B8123B"/>
                <w:spacing w:val="17"/>
                <w:w w:val="105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05"/>
              </w:rPr>
              <w:t>-</w:t>
            </w:r>
            <w:r>
              <w:rPr>
                <w:rFonts w:ascii="Trebuchet MS"/>
                <w:color w:val="B8123B"/>
                <w:spacing w:val="-10"/>
                <w:w w:val="105"/>
                <w:sz w:val="20"/>
              </w:rPr>
              <w:t>d</w:t>
            </w:r>
          </w:p>
        </w:tc>
        <w:tc>
          <w:tcPr>
            <w:tcW w:w="4247" w:type="dxa"/>
          </w:tcPr>
          <w:p w14:paraId="3E5F60AC" w14:textId="77777777" w:rsidR="006671D6" w:rsidRDefault="00000000">
            <w:pPr>
              <w:pStyle w:val="TableParagraph"/>
              <w:spacing w:before="107"/>
              <w:ind w:left="226"/>
              <w:rPr>
                <w:rFonts w:ascii="Trebuchet MS"/>
                <w:sz w:val="20"/>
              </w:rPr>
            </w:pPr>
            <w:proofErr w:type="spellStart"/>
            <w:r>
              <w:rPr>
                <w:rFonts w:ascii="Trebuchet MS"/>
                <w:color w:val="B8123B"/>
                <w:sz w:val="20"/>
              </w:rPr>
              <w:t>system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tl</w:t>
            </w:r>
            <w:proofErr w:type="spellEnd"/>
            <w:r>
              <w:rPr>
                <w:rFonts w:ascii="Trebuchet MS"/>
                <w:color w:val="B8123B"/>
                <w:spacing w:val="34"/>
                <w:sz w:val="20"/>
              </w:rPr>
              <w:t xml:space="preserve">  </w:t>
            </w:r>
            <w:r>
              <w:rPr>
                <w:rFonts w:ascii="Trebuchet MS"/>
                <w:color w:val="B8123B"/>
                <w:sz w:val="20"/>
              </w:rPr>
              <w:t>st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Trebuchet MS"/>
                <w:color w:val="B8123B"/>
                <w:sz w:val="20"/>
              </w:rPr>
              <w:t>rt</w:t>
            </w:r>
            <w:r>
              <w:rPr>
                <w:rFonts w:ascii="Trebuchet MS"/>
                <w:color w:val="B8123B"/>
                <w:spacing w:val="35"/>
                <w:sz w:val="20"/>
              </w:rPr>
              <w:t xml:space="preserve">  </w:t>
            </w:r>
            <w:r>
              <w:rPr>
                <w:rFonts w:ascii="Trebuchet MS"/>
                <w:color w:val="B8123B"/>
                <w:sz w:val="20"/>
              </w:rPr>
              <w:t>kend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Verdana"/>
                <w:color w:val="B8123B"/>
              </w:rPr>
              <w:t>-</w:t>
            </w:r>
            <w:r>
              <w:rPr>
                <w:rFonts w:ascii="Trebuchet MS"/>
                <w:color w:val="B8123B"/>
                <w:sz w:val="20"/>
              </w:rPr>
              <w:t>mo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k</w:t>
            </w:r>
            <w:r>
              <w:rPr>
                <w:rFonts w:ascii="Verdana"/>
                <w:color w:val="B8123B"/>
              </w:rPr>
              <w:t>-</w:t>
            </w:r>
            <w:proofErr w:type="spellStart"/>
            <w:r>
              <w:rPr>
                <w:rFonts w:ascii="Trebuchet MS"/>
                <w:color w:val="B8123B"/>
                <w:spacing w:val="-5"/>
                <w:sz w:val="20"/>
              </w:rPr>
              <w:t>erp</w:t>
            </w:r>
            <w:proofErr w:type="spellEnd"/>
          </w:p>
        </w:tc>
      </w:tr>
      <w:tr w:rsidR="006671D6" w14:paraId="2290D01E" w14:textId="77777777">
        <w:trPr>
          <w:trHeight w:val="815"/>
        </w:trPr>
        <w:tc>
          <w:tcPr>
            <w:tcW w:w="1311" w:type="dxa"/>
          </w:tcPr>
          <w:p w14:paraId="3322EA2D" w14:textId="77777777" w:rsidR="006671D6" w:rsidRDefault="00000000">
            <w:pPr>
              <w:pStyle w:val="TableParagraph"/>
              <w:spacing w:before="105" w:line="223" w:lineRule="auto"/>
              <w:ind w:right="246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查看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Odoo </w:t>
            </w:r>
            <w:r>
              <w:rPr>
                <w:color w:val="201A1B"/>
                <w:spacing w:val="-4"/>
                <w:sz w:val="18"/>
              </w:rPr>
              <w:t>log</w:t>
            </w:r>
          </w:p>
        </w:tc>
        <w:tc>
          <w:tcPr>
            <w:tcW w:w="4520" w:type="dxa"/>
            <w:gridSpan w:val="3"/>
          </w:tcPr>
          <w:p w14:paraId="5D7E874E" w14:textId="77777777" w:rsidR="006671D6" w:rsidRDefault="00000000">
            <w:pPr>
              <w:pStyle w:val="TableParagraph"/>
              <w:spacing w:before="107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45472" behindDoc="1" locked="0" layoutInCell="1" allowOverlap="1" wp14:anchorId="17378804" wp14:editId="4869C81C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88035</wp:posOffset>
                      </wp:positionV>
                      <wp:extent cx="1775460" cy="161290"/>
                      <wp:effectExtent l="0" t="0" r="0" b="0"/>
                      <wp:wrapNone/>
                      <wp:docPr id="651" name="Group 6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5460" cy="161290"/>
                                <a:chOff x="0" y="0"/>
                                <a:chExt cx="1775460" cy="161290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0" y="0"/>
                                  <a:ext cx="177546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5460" h="161290">
                                      <a:moveTo>
                                        <a:pt x="1758696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758696" y="0"/>
                                      </a:lnTo>
                                      <a:lnTo>
                                        <a:pt x="1775221" y="16525"/>
                                      </a:lnTo>
                                      <a:lnTo>
                                        <a:pt x="1775221" y="144208"/>
                                      </a:lnTo>
                                      <a:lnTo>
                                        <a:pt x="1761124" y="160246"/>
                                      </a:lnTo>
                                      <a:lnTo>
                                        <a:pt x="175869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7A2240" id="Group 651" o:spid="_x0000_s1026" style="position:absolute;margin-left:7.5pt;margin-top:6.95pt;width:139.8pt;height:12.7pt;z-index:-17771008;mso-wrap-distance-left:0;mso-wrap-distance-right:0" coordsize="1775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">
                      <v:shape id="Graphic 652" o:spid="_x0000_s1027" style="position:absolute;width:17754;height:1612;visibility:visible;mso-wrap-style:square;v-text-anchor:top" coordsize="177546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" path="m1758696,160734r-1742171,l14096,160246,,144208r,-2524l,16525,16525,,1758696,r16525,16525l1775221,144208r-14097,16038l175869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w w:val="110"/>
                <w:sz w:val="20"/>
              </w:rPr>
              <w:t>do</w:t>
            </w:r>
            <w:r>
              <w:rPr>
                <w:rFonts w:ascii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</w:rPr>
              <w:t>ker</w:t>
            </w:r>
            <w:r>
              <w:rPr>
                <w:rFonts w:ascii="Trebuchet MS"/>
                <w:color w:val="B8123B"/>
                <w:spacing w:val="26"/>
                <w:w w:val="110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w w:val="110"/>
                <w:sz w:val="20"/>
              </w:rPr>
              <w:t>logs</w:t>
            </w:r>
            <w:r>
              <w:rPr>
                <w:rFonts w:ascii="Trebuchet MS"/>
                <w:color w:val="B8123B"/>
                <w:spacing w:val="26"/>
                <w:w w:val="110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w w:val="115"/>
                <w:sz w:val="20"/>
              </w:rPr>
              <w:t>f</w:t>
            </w:r>
            <w:r>
              <w:rPr>
                <w:rFonts w:ascii="Trebuchet MS"/>
                <w:color w:val="B8123B"/>
                <w:spacing w:val="24"/>
                <w:w w:val="115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w w:val="110"/>
              </w:rPr>
              <w:t>-</w:t>
            </w:r>
            <w:proofErr w:type="spellStart"/>
            <w:r>
              <w:rPr>
                <w:rFonts w:ascii="Trebuchet MS"/>
                <w:color w:val="B8123B"/>
                <w:spacing w:val="-4"/>
                <w:w w:val="110"/>
                <w:sz w:val="20"/>
              </w:rPr>
              <w:t>odoo</w:t>
            </w:r>
            <w:proofErr w:type="spellEnd"/>
          </w:p>
        </w:tc>
        <w:tc>
          <w:tcPr>
            <w:tcW w:w="4247" w:type="dxa"/>
          </w:tcPr>
          <w:p w14:paraId="5A1995B3" w14:textId="77777777" w:rsidR="006671D6" w:rsidRDefault="00000000">
            <w:pPr>
              <w:pStyle w:val="TableParagraph"/>
              <w:spacing w:before="107"/>
              <w:ind w:left="226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45984" behindDoc="1" locked="0" layoutInCell="1" allowOverlap="1" wp14:anchorId="1D2EBF07" wp14:editId="256335C1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88035</wp:posOffset>
                      </wp:positionV>
                      <wp:extent cx="1976755" cy="161290"/>
                      <wp:effectExtent l="0" t="0" r="0" b="0"/>
                      <wp:wrapNone/>
                      <wp:docPr id="653" name="Group 6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6755" cy="161290"/>
                                <a:chOff x="0" y="0"/>
                                <a:chExt cx="1976755" cy="161290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0" y="0"/>
                                  <a:ext cx="197675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6755" h="161290">
                                      <a:moveTo>
                                        <a:pt x="1959911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959911" y="0"/>
                                      </a:lnTo>
                                      <a:lnTo>
                                        <a:pt x="1976437" y="16525"/>
                                      </a:lnTo>
                                      <a:lnTo>
                                        <a:pt x="1976437" y="144208"/>
                                      </a:lnTo>
                                      <a:lnTo>
                                        <a:pt x="1962340" y="160246"/>
                                      </a:lnTo>
                                      <a:lnTo>
                                        <a:pt x="195991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08C530" id="Group 653" o:spid="_x0000_s1026" style="position:absolute;margin-left:7.4pt;margin-top:6.95pt;width:155.65pt;height:12.7pt;z-index:-17770496;mso-wrap-distance-left:0;mso-wrap-distance-right:0" coordsize="19767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">
                      <v:shape id="Graphic 654" o:spid="_x0000_s1027" style="position:absolute;width:19767;height:1612;visibility:visible;mso-wrap-style:square;v-text-anchor:top" coordsize="197675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" path="m1959911,160734r-1943386,l14097,160246,,144208r,-2524l,16525,16525,,1959911,r16526,16525l1976437,144208r-14097,16038l195991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/>
                <w:color w:val="B8123B"/>
                <w:w w:val="115"/>
                <w:sz w:val="20"/>
              </w:rPr>
              <w:t>journ</w:t>
            </w:r>
            <w:r>
              <w:rPr>
                <w:rFonts w:ascii="Tahoma"/>
                <w:color w:val="B8123B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w w:val="115"/>
                <w:sz w:val="20"/>
              </w:rPr>
              <w:t>l</w:t>
            </w:r>
            <w:r>
              <w:rPr>
                <w:rFonts w:ascii="Tahoma"/>
                <w:color w:val="B8123B"/>
                <w:w w:val="115"/>
                <w:sz w:val="19"/>
              </w:rPr>
              <w:t>c</w:t>
            </w:r>
            <w:r>
              <w:rPr>
                <w:rFonts w:ascii="Trebuchet MS"/>
                <w:color w:val="B8123B"/>
                <w:w w:val="115"/>
                <w:sz w:val="20"/>
              </w:rPr>
              <w:t>tl</w:t>
            </w:r>
            <w:proofErr w:type="spellEnd"/>
            <w:r>
              <w:rPr>
                <w:rFonts w:ascii="Trebuchet MS"/>
                <w:color w:val="B8123B"/>
                <w:spacing w:val="9"/>
                <w:w w:val="115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15"/>
              </w:rPr>
              <w:t>-</w:t>
            </w:r>
            <w:r>
              <w:rPr>
                <w:rFonts w:ascii="Trebuchet MS"/>
                <w:color w:val="B8123B"/>
                <w:w w:val="115"/>
                <w:sz w:val="20"/>
              </w:rPr>
              <w:t>u</w:t>
            </w:r>
            <w:r>
              <w:rPr>
                <w:rFonts w:ascii="Trebuchet MS"/>
                <w:color w:val="B8123B"/>
                <w:spacing w:val="10"/>
                <w:w w:val="115"/>
                <w:sz w:val="2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15"/>
                <w:sz w:val="20"/>
              </w:rPr>
              <w:t>odoo</w:t>
            </w:r>
            <w:proofErr w:type="spellEnd"/>
            <w:r>
              <w:rPr>
                <w:rFonts w:ascii="Verdana"/>
                <w:color w:val="B8123B"/>
                <w:w w:val="115"/>
              </w:rPr>
              <w:t>-</w:t>
            </w:r>
            <w:r>
              <w:rPr>
                <w:rFonts w:ascii="Trebuchet MS"/>
                <w:color w:val="B8123B"/>
                <w:w w:val="115"/>
                <w:sz w:val="20"/>
              </w:rPr>
              <w:t>server</w:t>
            </w:r>
            <w:r>
              <w:rPr>
                <w:rFonts w:ascii="Trebuchet MS"/>
                <w:color w:val="B8123B"/>
                <w:spacing w:val="9"/>
                <w:w w:val="115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15"/>
              </w:rPr>
              <w:t>-</w:t>
            </w:r>
            <w:r>
              <w:rPr>
                <w:rFonts w:ascii="Trebuchet MS"/>
                <w:color w:val="B8123B"/>
                <w:spacing w:val="-10"/>
                <w:w w:val="115"/>
                <w:sz w:val="20"/>
              </w:rPr>
              <w:t>f</w:t>
            </w:r>
          </w:p>
        </w:tc>
      </w:tr>
      <w:tr w:rsidR="006671D6" w14:paraId="5CF9F002" w14:textId="77777777">
        <w:trPr>
          <w:trHeight w:val="815"/>
        </w:trPr>
        <w:tc>
          <w:tcPr>
            <w:tcW w:w="1311" w:type="dxa"/>
            <w:shd w:val="clear" w:color="auto" w:fill="FAF1F2"/>
          </w:tcPr>
          <w:p w14:paraId="288CCB71" w14:textId="77777777" w:rsidR="006671D6" w:rsidRDefault="00000000">
            <w:pPr>
              <w:pStyle w:val="TableParagraph"/>
              <w:spacing w:before="109" w:line="220" w:lineRule="auto"/>
              <w:ind w:right="261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查看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Mock ERP log</w:t>
            </w:r>
          </w:p>
        </w:tc>
        <w:tc>
          <w:tcPr>
            <w:tcW w:w="4520" w:type="dxa"/>
            <w:gridSpan w:val="3"/>
          </w:tcPr>
          <w:p w14:paraId="3C657EE6" w14:textId="77777777" w:rsidR="006671D6" w:rsidRDefault="00000000">
            <w:pPr>
              <w:pStyle w:val="TableParagraph"/>
              <w:spacing w:before="107"/>
              <w:ind w:left="22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41888" behindDoc="1" locked="0" layoutInCell="1" allowOverlap="1" wp14:anchorId="6A11E828" wp14:editId="4C0425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5566410" cy="527685"/>
                      <wp:effectExtent l="0" t="0" r="0" b="0"/>
                      <wp:wrapNone/>
                      <wp:docPr id="655" name="Group 6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66410" cy="527685"/>
                                <a:chOff x="0" y="0"/>
                                <a:chExt cx="5566410" cy="527685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-6" y="2"/>
                                  <a:ext cx="556641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6410" h="527685">
                                      <a:moveTo>
                                        <a:pt x="5566168" y="0"/>
                                      </a:moveTo>
                                      <a:lnTo>
                                        <a:pt x="28694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27443"/>
                                      </a:lnTo>
                                      <a:lnTo>
                                        <a:pt x="2869412" y="527443"/>
                                      </a:lnTo>
                                      <a:lnTo>
                                        <a:pt x="5566168" y="527443"/>
                                      </a:lnTo>
                                      <a:lnTo>
                                        <a:pt x="55661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95243" y="92877"/>
                                  <a:ext cx="50463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6345" h="161925">
                                      <a:moveTo>
                                        <a:pt x="2043112" y="16522"/>
                                      </a:moveTo>
                                      <a:lnTo>
                                        <a:pt x="2026589" y="0"/>
                                      </a:lnTo>
                                      <a:lnTo>
                                        <a:pt x="16522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45389"/>
                                      </a:lnTo>
                                      <a:lnTo>
                                        <a:pt x="16522" y="161925"/>
                                      </a:lnTo>
                                      <a:lnTo>
                                        <a:pt x="2026589" y="161925"/>
                                      </a:lnTo>
                                      <a:lnTo>
                                        <a:pt x="2043112" y="145389"/>
                                      </a:lnTo>
                                      <a:lnTo>
                                        <a:pt x="2043112" y="16522"/>
                                      </a:lnTo>
                                      <a:close/>
                                    </a:path>
                                    <a:path w="5046345" h="161925">
                                      <a:moveTo>
                                        <a:pt x="5045875" y="16522"/>
                                      </a:moveTo>
                                      <a:lnTo>
                                        <a:pt x="5029339" y="0"/>
                                      </a:lnTo>
                                      <a:lnTo>
                                        <a:pt x="2884741" y="0"/>
                                      </a:lnTo>
                                      <a:lnTo>
                                        <a:pt x="2868218" y="16522"/>
                                      </a:lnTo>
                                      <a:lnTo>
                                        <a:pt x="2868218" y="142875"/>
                                      </a:lnTo>
                                      <a:lnTo>
                                        <a:pt x="2868218" y="145389"/>
                                      </a:lnTo>
                                      <a:lnTo>
                                        <a:pt x="2884741" y="161925"/>
                                      </a:lnTo>
                                      <a:lnTo>
                                        <a:pt x="5029339" y="161925"/>
                                      </a:lnTo>
                                      <a:lnTo>
                                        <a:pt x="5045875" y="145389"/>
                                      </a:lnTo>
                                      <a:lnTo>
                                        <a:pt x="5045875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7AF2AE" id="Group 655" o:spid="_x0000_s1026" style="position:absolute;margin-left:0;margin-top:-.4pt;width:438.3pt;height:41.55pt;z-index:-17774592;mso-wrap-distance-left:0;mso-wrap-distance-right:0" coordsize="55664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">
                      <v:shape id="Graphic 656" o:spid="_x0000_s1027" style="position:absolute;width:55664;height:5276;visibility:visible;mso-wrap-style:square;v-text-anchor:top" coordsize="556641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" path="m5566168,l2869412,,,,,527443r2869412,l5566168,527443,5566168,xe" fillcolor="#faf1f2" stroked="f">
                        <v:path arrowok="t"/>
                      </v:shape>
                      <v:shape id="Graphic 657" o:spid="_x0000_s1028" style="position:absolute;left:952;top:928;width:50463;height:1620;visibility:visible;mso-wrap-style:square;v-text-anchor:top" coordsize="50463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" path="m2043112,16522l2026589,,16522,,,16522,,142875r,2514l16522,161925r2010067,l2043112,145389r,-128867xem5045875,16522l5029339,,2884741,r-16523,16522l2868218,142875r,2514l2884741,161925r2144598,l5045875,145389r,-128867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z w:val="20"/>
              </w:rPr>
              <w:t>do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ker</w:t>
            </w:r>
            <w:r>
              <w:rPr>
                <w:rFonts w:ascii="Trebuchet MS"/>
                <w:color w:val="B8123B"/>
                <w:spacing w:val="79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sz w:val="20"/>
              </w:rPr>
              <w:t>logs</w:t>
            </w:r>
            <w:r>
              <w:rPr>
                <w:rFonts w:ascii="Trebuchet MS"/>
                <w:color w:val="B8123B"/>
                <w:spacing w:val="79"/>
                <w:sz w:val="20"/>
              </w:rPr>
              <w:t xml:space="preserve"> </w:t>
            </w:r>
            <w:r>
              <w:rPr>
                <w:rFonts w:ascii="Verdana"/>
                <w:color w:val="B8123B"/>
              </w:rPr>
              <w:t>-</w:t>
            </w:r>
            <w:r>
              <w:rPr>
                <w:rFonts w:ascii="Trebuchet MS"/>
                <w:color w:val="B8123B"/>
                <w:sz w:val="20"/>
              </w:rPr>
              <w:t>f</w:t>
            </w:r>
            <w:r>
              <w:rPr>
                <w:rFonts w:ascii="Trebuchet MS"/>
                <w:color w:val="B8123B"/>
                <w:spacing w:val="50"/>
                <w:w w:val="150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sz w:val="20"/>
              </w:rPr>
              <w:t>kend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Verdana"/>
                <w:color w:val="B8123B"/>
              </w:rPr>
              <w:t>-</w:t>
            </w:r>
            <w:r>
              <w:rPr>
                <w:rFonts w:ascii="Trebuchet MS"/>
                <w:color w:val="B8123B"/>
                <w:sz w:val="20"/>
              </w:rPr>
              <w:t>mo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k</w:t>
            </w:r>
            <w:r>
              <w:rPr>
                <w:rFonts w:ascii="Verdana"/>
                <w:color w:val="B8123B"/>
              </w:rPr>
              <w:t>-</w:t>
            </w:r>
            <w:proofErr w:type="spellStart"/>
            <w:r>
              <w:rPr>
                <w:rFonts w:ascii="Trebuchet MS"/>
                <w:color w:val="B8123B"/>
                <w:spacing w:val="-5"/>
                <w:sz w:val="20"/>
              </w:rPr>
              <w:t>erp</w:t>
            </w:r>
            <w:proofErr w:type="spellEnd"/>
          </w:p>
        </w:tc>
        <w:tc>
          <w:tcPr>
            <w:tcW w:w="4247" w:type="dxa"/>
          </w:tcPr>
          <w:p w14:paraId="1CC21706" w14:textId="77777777" w:rsidR="006671D6" w:rsidRDefault="00000000">
            <w:pPr>
              <w:pStyle w:val="TableParagraph"/>
              <w:spacing w:before="107"/>
              <w:ind w:left="226"/>
              <w:rPr>
                <w:rFonts w:ascii="Trebuchet MS"/>
                <w:sz w:val="20"/>
              </w:rPr>
            </w:pPr>
            <w:proofErr w:type="spellStart"/>
            <w:r>
              <w:rPr>
                <w:rFonts w:ascii="Trebuchet MS"/>
                <w:color w:val="B8123B"/>
                <w:w w:val="110"/>
                <w:sz w:val="20"/>
              </w:rPr>
              <w:t>journ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l</w:t>
            </w:r>
            <w:r>
              <w:rPr>
                <w:rFonts w:ascii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</w:rPr>
              <w:t>tl</w:t>
            </w:r>
            <w:proofErr w:type="spellEnd"/>
            <w:r>
              <w:rPr>
                <w:rFonts w:ascii="Trebuchet MS"/>
                <w:color w:val="B8123B"/>
                <w:spacing w:val="6"/>
                <w:w w:val="110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w w:val="110"/>
                <w:sz w:val="20"/>
              </w:rPr>
              <w:t>u</w:t>
            </w:r>
            <w:r>
              <w:rPr>
                <w:rFonts w:ascii="Trebuchet MS"/>
                <w:color w:val="B8123B"/>
                <w:spacing w:val="6"/>
                <w:w w:val="110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w w:val="110"/>
                <w:sz w:val="20"/>
              </w:rPr>
              <w:t>mo</w:t>
            </w:r>
            <w:r>
              <w:rPr>
                <w:rFonts w:ascii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</w:rPr>
              <w:t>k</w:t>
            </w:r>
            <w:r>
              <w:rPr>
                <w:rFonts w:ascii="Verdana"/>
                <w:color w:val="B8123B"/>
                <w:w w:val="110"/>
              </w:rPr>
              <w:t>-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</w:rPr>
              <w:t>erp</w:t>
            </w:r>
            <w:proofErr w:type="spellEnd"/>
            <w:r>
              <w:rPr>
                <w:rFonts w:ascii="Trebuchet MS"/>
                <w:color w:val="B8123B"/>
                <w:spacing w:val="6"/>
                <w:w w:val="110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spacing w:val="-10"/>
                <w:w w:val="110"/>
                <w:sz w:val="20"/>
              </w:rPr>
              <w:t>f</w:t>
            </w:r>
          </w:p>
        </w:tc>
      </w:tr>
      <w:tr w:rsidR="006671D6" w14:paraId="27E35AEC" w14:textId="77777777">
        <w:trPr>
          <w:trHeight w:val="840"/>
        </w:trPr>
        <w:tc>
          <w:tcPr>
            <w:tcW w:w="1311" w:type="dxa"/>
          </w:tcPr>
          <w:p w14:paraId="7B796AB8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React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6"/>
                <w:sz w:val="18"/>
              </w:rPr>
              <w:t>重建</w:t>
            </w:r>
            <w:proofErr w:type="spellEnd"/>
          </w:p>
        </w:tc>
        <w:tc>
          <w:tcPr>
            <w:tcW w:w="4520" w:type="dxa"/>
            <w:gridSpan w:val="3"/>
          </w:tcPr>
          <w:p w14:paraId="7C00078E" w14:textId="77777777" w:rsidR="006671D6" w:rsidRDefault="00000000">
            <w:pPr>
              <w:pStyle w:val="TableParagraph"/>
              <w:spacing w:before="109" w:line="285" w:lineRule="auto"/>
              <w:ind w:firstLine="7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46496" behindDoc="1" locked="0" layoutInCell="1" allowOverlap="1" wp14:anchorId="561E2563" wp14:editId="5D8D3B07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89291</wp:posOffset>
                      </wp:positionV>
                      <wp:extent cx="2326640" cy="362585"/>
                      <wp:effectExtent l="0" t="0" r="0" b="0"/>
                      <wp:wrapNone/>
                      <wp:docPr id="658" name="Group 6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26640" cy="362585"/>
                                <a:chOff x="0" y="0"/>
                                <a:chExt cx="2326640" cy="362585"/>
                              </a:xfrm>
                            </wpg:grpSpPr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-5" y="9"/>
                                  <a:ext cx="2326640" cy="362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6640" h="362585">
                                      <a:moveTo>
                                        <a:pt x="1256106" y="217754"/>
                                      </a:moveTo>
                                      <a:lnTo>
                                        <a:pt x="1239583" y="201218"/>
                                      </a:lnTo>
                                      <a:lnTo>
                                        <a:pt x="0" y="201218"/>
                                      </a:lnTo>
                                      <a:lnTo>
                                        <a:pt x="0" y="361962"/>
                                      </a:lnTo>
                                      <a:lnTo>
                                        <a:pt x="1239583" y="361962"/>
                                      </a:lnTo>
                                      <a:lnTo>
                                        <a:pt x="1256106" y="345440"/>
                                      </a:lnTo>
                                      <a:lnTo>
                                        <a:pt x="1256106" y="217754"/>
                                      </a:lnTo>
                                      <a:close/>
                                    </a:path>
                                    <a:path w="2326640" h="362585">
                                      <a:moveTo>
                                        <a:pt x="2326475" y="0"/>
                                      </a:moveTo>
                                      <a:lnTo>
                                        <a:pt x="16522" y="0"/>
                                      </a:lnTo>
                                      <a:lnTo>
                                        <a:pt x="14097" y="495"/>
                                      </a:lnTo>
                                      <a:lnTo>
                                        <a:pt x="0" y="16535"/>
                                      </a:lnTo>
                                      <a:lnTo>
                                        <a:pt x="0" y="144221"/>
                                      </a:lnTo>
                                      <a:lnTo>
                                        <a:pt x="16522" y="160731"/>
                                      </a:lnTo>
                                      <a:lnTo>
                                        <a:pt x="2326475" y="160731"/>
                                      </a:lnTo>
                                      <a:lnTo>
                                        <a:pt x="2326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990318" id="Group 658" o:spid="_x0000_s1026" style="position:absolute;margin-left:7.5pt;margin-top:7.05pt;width:183.2pt;height:28.55pt;z-index:-17769984;mso-wrap-distance-left:0;mso-wrap-distance-right:0" coordsize="23266,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">
                      <v:shape id="Graphic 659" o:spid="_x0000_s1027" style="position:absolute;width:23266;height:3625;visibility:visible;mso-wrap-style:square;v-text-anchor:top" coordsize="2326640,36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" path="m1256106,217754r-16523,-16536l,201218,,361962r1239583,l1256106,345440r,-127686xem2326475,l16522,,14097,495,,16535,,144221r16522,16510l2326475,160731,2326475,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</w:rPr>
              <w:t>d</w:t>
            </w:r>
            <w:r>
              <w:rPr>
                <w:rFonts w:ascii="Trebuchet MS"/>
                <w:color w:val="B8123B"/>
                <w:spacing w:val="16"/>
                <w:w w:val="110"/>
                <w:sz w:val="20"/>
              </w:rPr>
              <w:t xml:space="preserve"> </w:t>
            </w:r>
            <w:proofErr w:type="gramStart"/>
            <w:r>
              <w:rPr>
                <w:rFonts w:ascii="Trebuchet MS"/>
                <w:color w:val="B8123B"/>
                <w:w w:val="110"/>
                <w:sz w:val="20"/>
              </w:rPr>
              <w:t>re</w:t>
            </w:r>
            <w:r>
              <w:rPr>
                <w:rFonts w:ascii="Tahoma"/>
                <w:color w:val="B8123B"/>
                <w:w w:val="110"/>
                <w:sz w:val="19"/>
              </w:rPr>
              <w:t>ac</w:t>
            </w:r>
            <w:r>
              <w:rPr>
                <w:rFonts w:ascii="Trebuchet MS"/>
                <w:color w:val="B8123B"/>
                <w:w w:val="110"/>
                <w:sz w:val="20"/>
              </w:rPr>
              <w:t>t</w:t>
            </w:r>
            <w:proofErr w:type="gramEnd"/>
            <w:r>
              <w:rPr>
                <w:rFonts w:ascii="Verdana"/>
                <w:color w:val="B8123B"/>
                <w:w w:val="110"/>
              </w:rPr>
              <w:t>;</w:t>
            </w:r>
            <w:r>
              <w:rPr>
                <w:rFonts w:ascii="Verdana"/>
                <w:color w:val="B8123B"/>
                <w:spacing w:val="-2"/>
                <w:w w:val="11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</w:rPr>
              <w:t>pnpm</w:t>
            </w:r>
            <w:proofErr w:type="spellEnd"/>
            <w:r>
              <w:rPr>
                <w:rFonts w:ascii="Trebuchet MS"/>
                <w:color w:val="B8123B"/>
                <w:spacing w:val="16"/>
                <w:w w:val="110"/>
                <w:sz w:val="20"/>
              </w:rPr>
              <w:t xml:space="preserve"> </w:t>
            </w:r>
            <w:r>
              <w:rPr>
                <w:rFonts w:ascii="Trebuchet MS"/>
                <w:color w:val="B8123B"/>
                <w:w w:val="110"/>
                <w:sz w:val="20"/>
              </w:rPr>
              <w:t>exe</w:t>
            </w:r>
            <w:r>
              <w:rPr>
                <w:rFonts w:ascii="Tahoma"/>
                <w:color w:val="B8123B"/>
                <w:w w:val="110"/>
                <w:sz w:val="19"/>
              </w:rPr>
              <w:t>c</w:t>
            </w:r>
            <w:r>
              <w:rPr>
                <w:rFonts w:ascii="Tahoma"/>
                <w:color w:val="B8123B"/>
                <w:spacing w:val="17"/>
                <w:w w:val="110"/>
                <w:sz w:val="19"/>
              </w:rPr>
              <w:t xml:space="preserve"> </w:t>
            </w:r>
            <w:r>
              <w:rPr>
                <w:rFonts w:ascii="Trebuchet MS"/>
                <w:color w:val="B8123B"/>
                <w:w w:val="110"/>
                <w:sz w:val="20"/>
              </w:rPr>
              <w:t>tur</w:t>
            </w:r>
            <w:r>
              <w:rPr>
                <w:rFonts w:ascii="Tahoma"/>
                <w:color w:val="B8123B"/>
                <w:w w:val="110"/>
                <w:sz w:val="19"/>
              </w:rPr>
              <w:t>b</w:t>
            </w:r>
            <w:r>
              <w:rPr>
                <w:rFonts w:ascii="Trebuchet MS"/>
                <w:color w:val="B8123B"/>
                <w:w w:val="110"/>
                <w:sz w:val="20"/>
              </w:rPr>
              <w:t>o</w:t>
            </w:r>
            <w:r>
              <w:rPr>
                <w:rFonts w:ascii="Trebuchet MS"/>
                <w:color w:val="B8123B"/>
                <w:spacing w:val="16"/>
                <w:w w:val="110"/>
                <w:sz w:val="20"/>
              </w:rPr>
              <w:t xml:space="preserve"> </w:t>
            </w:r>
            <w:r>
              <w:rPr>
                <w:rFonts w:ascii="Tahoma"/>
                <w:color w:val="B8123B"/>
                <w:w w:val="110"/>
                <w:sz w:val="19"/>
              </w:rPr>
              <w:t>b</w:t>
            </w:r>
            <w:r>
              <w:rPr>
                <w:rFonts w:ascii="Trebuchet MS"/>
                <w:color w:val="B8123B"/>
                <w:w w:val="110"/>
                <w:sz w:val="20"/>
              </w:rPr>
              <w:t>uild</w:t>
            </w:r>
            <w:r>
              <w:rPr>
                <w:rFonts w:ascii="Trebuchet MS"/>
                <w:color w:val="B8123B"/>
                <w:spacing w:val="16"/>
                <w:w w:val="110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w w:val="110"/>
                <w:sz w:val="20"/>
              </w:rPr>
              <w:t>filter</w:t>
            </w:r>
            <w:r>
              <w:rPr>
                <w:rFonts w:ascii="Arial"/>
                <w:color w:val="B8123B"/>
                <w:w w:val="110"/>
                <w:sz w:val="17"/>
              </w:rPr>
              <w:t>=</w:t>
            </w:r>
            <w:r>
              <w:rPr>
                <w:rFonts w:ascii="Trebuchet MS"/>
                <w:color w:val="B8123B"/>
                <w:w w:val="110"/>
                <w:sz w:val="20"/>
              </w:rPr>
              <w:t>we</w:t>
            </w:r>
            <w:r>
              <w:rPr>
                <w:rFonts w:ascii="Tahoma"/>
                <w:color w:val="B8123B"/>
                <w:w w:val="110"/>
                <w:sz w:val="19"/>
              </w:rPr>
              <w:t>b</w:t>
            </w:r>
            <w:r>
              <w:rPr>
                <w:rFonts w:ascii="Tahoma"/>
                <w:color w:val="B8123B"/>
                <w:spacing w:val="40"/>
                <w:w w:val="110"/>
                <w:sz w:val="19"/>
              </w:rPr>
              <w:t xml:space="preserve"> </w:t>
            </w:r>
            <w:r>
              <w:rPr>
                <w:rFonts w:ascii="Verdana"/>
                <w:color w:val="B8123B"/>
                <w:w w:val="110"/>
              </w:rPr>
              <w:t xml:space="preserve">- </w:t>
            </w:r>
            <w:r>
              <w:rPr>
                <w:rFonts w:ascii="Trebuchet MS"/>
                <w:color w:val="B8123B"/>
                <w:w w:val="110"/>
                <w:sz w:val="20"/>
              </w:rPr>
              <w:t>for</w:t>
            </w:r>
            <w:r>
              <w:rPr>
                <w:rFonts w:ascii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</w:rPr>
              <w:t>e</w:t>
            </w:r>
          </w:p>
        </w:tc>
        <w:tc>
          <w:tcPr>
            <w:tcW w:w="4247" w:type="dxa"/>
          </w:tcPr>
          <w:p w14:paraId="282ED663" w14:textId="77777777" w:rsidR="006671D6" w:rsidRDefault="00000000">
            <w:pPr>
              <w:pStyle w:val="TableParagraph"/>
              <w:tabs>
                <w:tab w:val="left" w:pos="2374"/>
              </w:tabs>
              <w:ind w:left="147"/>
              <w:rPr>
                <w:rFonts w:ascii="Verdana" w:eastAsia="Verdana"/>
              </w:rPr>
            </w:pPr>
            <w:r>
              <w:rPr>
                <w:rFonts w:ascii="Verdana" w:eastAsia="Verdana"/>
                <w:noProof/>
              </w:rPr>
              <mc:AlternateContent>
                <mc:Choice Requires="wpg">
                  <w:drawing>
                    <wp:anchor distT="0" distB="0" distL="0" distR="0" simplePos="0" relativeHeight="485547008" behindDoc="1" locked="0" layoutInCell="1" allowOverlap="1" wp14:anchorId="0E1E633F" wp14:editId="3ED22A59">
                      <wp:simplePos x="0" y="0"/>
                      <wp:positionH relativeFrom="column">
                        <wp:posOffset>922734</wp:posOffset>
                      </wp:positionH>
                      <wp:positionV relativeFrom="paragraph">
                        <wp:posOffset>88924</wp:posOffset>
                      </wp:positionV>
                      <wp:extent cx="1374140" cy="161290"/>
                      <wp:effectExtent l="0" t="0" r="0" b="0"/>
                      <wp:wrapNone/>
                      <wp:docPr id="660" name="Group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4140" cy="161290"/>
                                <a:chOff x="0" y="0"/>
                                <a:chExt cx="1374140" cy="161290"/>
                              </a:xfrm>
                            </wpg:grpSpPr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0" y="0"/>
                                  <a:ext cx="13741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4140" h="161290">
                                      <a:moveTo>
                                        <a:pt x="135745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357455" y="0"/>
                                      </a:lnTo>
                                      <a:lnTo>
                                        <a:pt x="1373981" y="16525"/>
                                      </a:lnTo>
                                      <a:lnTo>
                                        <a:pt x="1373981" y="144208"/>
                                      </a:lnTo>
                                      <a:lnTo>
                                        <a:pt x="1359884" y="160246"/>
                                      </a:lnTo>
                                      <a:lnTo>
                                        <a:pt x="13574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7D6409" id="Group 660" o:spid="_x0000_s1026" style="position:absolute;margin-left:72.65pt;margin-top:7pt;width:108.2pt;height:12.7pt;z-index:-17769472;mso-wrap-distance-left:0;mso-wrap-distance-right:0" coordsize="1374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">
                      <v:shape id="Graphic 661" o:spid="_x0000_s1027" style="position:absolute;width:13741;height:1612;visibility:visible;mso-wrap-style:square;v-text-anchor:top" coordsize="13741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" path="m1357455,160734r-1340930,l14097,160246,,144208r,-2524l,16525,16525,,1357455,r16526,16525l1373981,144208r-14097,16038l135745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z w:val="18"/>
              </w:rPr>
              <w:t>同左，再複製到</w:t>
            </w:r>
            <w:proofErr w:type="spellEnd"/>
            <w:r>
              <w:rPr>
                <w:color w:val="201A1B"/>
                <w:spacing w:val="79"/>
                <w:sz w:val="18"/>
              </w:rPr>
              <w:t xml:space="preserve"> </w:t>
            </w:r>
            <w:r>
              <w:rPr>
                <w:rFonts w:ascii="Verdana" w:eastAsia="Verdana"/>
                <w:color w:val="B8123B"/>
                <w:spacing w:val="-2"/>
              </w:rPr>
              <w:t>/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v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r</w:t>
            </w:r>
            <w:r>
              <w:rPr>
                <w:rFonts w:ascii="Verdana" w:eastAsia="Verdana"/>
                <w:color w:val="B8123B"/>
                <w:spacing w:val="-2"/>
              </w:rPr>
              <w:t>/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w</w:t>
            </w:r>
            <w:r>
              <w:rPr>
                <w:rFonts w:ascii="Trebuchet MS" w:eastAsia="Trebuchet MS"/>
                <w:color w:val="B8123B"/>
                <w:sz w:val="20"/>
              </w:rPr>
              <w:tab/>
            </w:r>
            <w:r>
              <w:rPr>
                <w:rFonts w:ascii="Verdana" w:eastAsia="Verdana"/>
                <w:color w:val="B8123B"/>
              </w:rPr>
              <w:t>/</w:t>
            </w:r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rebuchet MS" w:eastAsia="Trebuchet MS"/>
                <w:color w:val="B8123B"/>
                <w:spacing w:val="-4"/>
                <w:sz w:val="20"/>
              </w:rPr>
              <w:t>we</w:t>
            </w:r>
            <w:r>
              <w:rPr>
                <w:rFonts w:ascii="Tahoma" w:eastAsia="Tahoma"/>
                <w:color w:val="B8123B"/>
                <w:spacing w:val="-4"/>
                <w:sz w:val="19"/>
              </w:rPr>
              <w:t>b</w:t>
            </w:r>
            <w:r>
              <w:rPr>
                <w:rFonts w:ascii="Verdana" w:eastAsia="Verdana"/>
                <w:color w:val="B8123B"/>
                <w:spacing w:val="-4"/>
              </w:rPr>
              <w:t>/</w:t>
            </w:r>
          </w:p>
        </w:tc>
      </w:tr>
    </w:tbl>
    <w:p w14:paraId="5823EA19" w14:textId="77777777" w:rsidR="006671D6" w:rsidRDefault="00000000">
      <w:pPr>
        <w:pStyle w:val="a3"/>
        <w:spacing w:before="12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75904" behindDoc="1" locked="0" layoutInCell="1" allowOverlap="1" wp14:anchorId="1FAF7698" wp14:editId="29656C07">
                <wp:simplePos x="0" y="0"/>
                <wp:positionH relativeFrom="page">
                  <wp:posOffset>575071</wp:posOffset>
                </wp:positionH>
                <wp:positionV relativeFrom="paragraph">
                  <wp:posOffset>186928</wp:posOffset>
                </wp:positionV>
                <wp:extent cx="6408420" cy="9525"/>
                <wp:effectExtent l="0" t="0" r="0" b="0"/>
                <wp:wrapTopAndBottom/>
                <wp:docPr id="662" name="Graphic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B0338" id="Graphic 662" o:spid="_x0000_s1026" style="position:absolute;margin-left:45.3pt;margin-top:14.7pt;width:504.6pt;height:.75pt;z-index:-15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By22LY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4D89D2A" w14:textId="77777777" w:rsidR="006671D6" w:rsidRDefault="00000000">
      <w:pPr>
        <w:pStyle w:val="3"/>
        <w:numPr>
          <w:ilvl w:val="0"/>
          <w:numId w:val="4"/>
        </w:numPr>
        <w:tabs>
          <w:tab w:val="left" w:pos="607"/>
        </w:tabs>
        <w:spacing w:before="375"/>
        <w:ind w:left="607" w:hanging="307"/>
        <w:pPrChange w:id="935" w:author="盧晏臻Jenny" w:date="2026-06-24T16:30:00Z" w16du:dateUtc="2026-06-24T08:30:00Z">
          <w:pPr>
            <w:pStyle w:val="3"/>
            <w:numPr>
              <w:numId w:val="11"/>
            </w:numPr>
            <w:tabs>
              <w:tab w:val="left" w:pos="607"/>
            </w:tabs>
            <w:spacing w:before="375"/>
          </w:pPr>
        </w:pPrChange>
      </w:pPr>
      <w:bookmarkStart w:id="936" w:name="_TOC_250005"/>
      <w:bookmarkEnd w:id="936"/>
      <w:proofErr w:type="spellStart"/>
      <w:r>
        <w:rPr>
          <w:color w:val="8A0A1A"/>
          <w:spacing w:val="-3"/>
        </w:rPr>
        <w:t>安全架構</w:t>
      </w:r>
      <w:proofErr w:type="spellEnd"/>
    </w:p>
    <w:p w14:paraId="35125D87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</w:rPr>
        <w:pPrChange w:id="937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47"/>
          </w:pPr>
        </w:pPrChange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818752" behindDoc="0" locked="0" layoutInCell="1" allowOverlap="1" wp14:anchorId="32EE14F9" wp14:editId="72A7526C">
                <wp:simplePos x="0" y="0"/>
                <wp:positionH relativeFrom="page">
                  <wp:posOffset>575071</wp:posOffset>
                </wp:positionH>
                <wp:positionV relativeFrom="paragraph">
                  <wp:posOffset>-313853</wp:posOffset>
                </wp:positionV>
                <wp:extent cx="47625" cy="302895"/>
                <wp:effectExtent l="0" t="0" r="0" b="0"/>
                <wp:wrapNone/>
                <wp:docPr id="663" name="Graphic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1E013" id="Graphic 663" o:spid="_x0000_s1026" style="position:absolute;margin-left:45.3pt;margin-top:-24.7pt;width:3.75pt;height:23.85pt;z-index: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C70F2E"/>
          <w:spacing w:val="-3"/>
          <w:sz w:val="24"/>
        </w:rPr>
        <w:t>認證機制</w:t>
      </w:r>
      <w:proofErr w:type="spellEnd"/>
    </w:p>
    <w:p w14:paraId="1C9AD4E5" w14:textId="77777777" w:rsidR="006671D6" w:rsidRDefault="006671D6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439"/>
        <w:gridCol w:w="7637"/>
      </w:tblGrid>
      <w:tr w:rsidR="006671D6" w14:paraId="65D8FA70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AE6084A" w14:textId="77777777" w:rsidR="006671D6" w:rsidRDefault="00000000">
            <w:pPr>
              <w:pStyle w:val="TableParagraph"/>
              <w:tabs>
                <w:tab w:val="left" w:pos="2595"/>
              </w:tabs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機</w:t>
            </w:r>
            <w:r>
              <w:rPr>
                <w:b/>
                <w:color w:val="FFFFFF"/>
                <w:spacing w:val="-10"/>
                <w:sz w:val="18"/>
              </w:rPr>
              <w:t>制</w:t>
            </w:r>
            <w:proofErr w:type="spellEnd"/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6671D6" w14:paraId="7B3690FB" w14:textId="77777777">
        <w:trPr>
          <w:trHeight w:val="838"/>
        </w:trPr>
        <w:tc>
          <w:tcPr>
            <w:tcW w:w="2439" w:type="dxa"/>
            <w:tcBorders>
              <w:top w:val="nil"/>
            </w:tcBorders>
          </w:tcPr>
          <w:p w14:paraId="500C88C2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pacing w:val="-4"/>
                <w:sz w:val="18"/>
              </w:rPr>
              <w:t xml:space="preserve">前台 </w:t>
            </w:r>
            <w:r>
              <w:rPr>
                <w:b/>
                <w:color w:val="1A1A1A"/>
                <w:spacing w:val="-2"/>
                <w:sz w:val="18"/>
              </w:rPr>
              <w:t>Token</w:t>
            </w:r>
            <w:r>
              <w:rPr>
                <w:b/>
                <w:color w:val="1A1A1A"/>
                <w:spacing w:val="-6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6"/>
                <w:sz w:val="18"/>
              </w:rPr>
              <w:t>認證</w:t>
            </w:r>
            <w:proofErr w:type="spellEnd"/>
          </w:p>
        </w:tc>
        <w:tc>
          <w:tcPr>
            <w:tcW w:w="7637" w:type="dxa"/>
            <w:tcBorders>
              <w:top w:val="nil"/>
            </w:tcBorders>
          </w:tcPr>
          <w:p w14:paraId="0BE74DCD" w14:textId="77777777" w:rsidR="006671D6" w:rsidRDefault="00000000">
            <w:pPr>
              <w:pStyle w:val="TableParagraph"/>
              <w:spacing w:before="88"/>
              <w:rPr>
                <w:rFonts w:ascii="Verdana" w:eastAsia="Verdana"/>
              </w:rPr>
            </w:pPr>
            <w:del w:id="938" w:author="盧晏臻Jenny" w:date="2026-06-24T16:30:00Z" w16du:dateUtc="2026-06-24T08:30:00Z">
              <w:r>
                <w:rPr>
                  <w:rFonts w:ascii="Verdana" w:eastAsia="Verdana"/>
                  <w:noProof/>
                </w:rPr>
                <mc:AlternateContent>
                  <mc:Choice Requires="wpg">
                    <w:drawing>
                      <wp:anchor distT="0" distB="0" distL="0" distR="0" simplePos="0" relativeHeight="487785472" behindDoc="1" locked="0" layoutInCell="1" allowOverlap="1" wp14:anchorId="0188ECEA" wp14:editId="7CF590AA">
                        <wp:simplePos x="0" y="0"/>
                        <wp:positionH relativeFrom="column">
                          <wp:posOffset>1744256</wp:posOffset>
                        </wp:positionH>
                        <wp:positionV relativeFrom="paragraph">
                          <wp:posOffset>87643</wp:posOffset>
                        </wp:positionV>
                        <wp:extent cx="2193290" cy="161290"/>
                        <wp:effectExtent l="0" t="0" r="0" b="0"/>
                        <wp:wrapNone/>
                        <wp:docPr id="664" name="Group 66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2193290" cy="161290"/>
                                  <a:chOff x="0" y="0"/>
                                  <a:chExt cx="2193290" cy="161290"/>
                                </a:xfrm>
                              </wpg:grpSpPr>
                              <wps:wsp>
                                <wps:cNvPr id="665" name="Graphic 665"/>
                                <wps:cNvSpPr/>
                                <wps:spPr>
                                  <a:xfrm>
                                    <a:off x="0" y="0"/>
                                    <a:ext cx="2193290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193290" h="161290">
                                        <a:moveTo>
                                          <a:pt x="2193130" y="160734"/>
                                        </a:moveTo>
                                        <a:lnTo>
                                          <a:pt x="16535" y="160734"/>
                                        </a:lnTo>
                                        <a:lnTo>
                                          <a:pt x="14106" y="160257"/>
                                        </a:lnTo>
                                        <a:lnTo>
                                          <a:pt x="0" y="144220"/>
                                        </a:lnTo>
                                        <a:lnTo>
                                          <a:pt x="0" y="16537"/>
                                        </a:lnTo>
                                        <a:lnTo>
                                          <a:pt x="16535" y="0"/>
                                        </a:lnTo>
                                        <a:lnTo>
                                          <a:pt x="2193130" y="0"/>
                                        </a:lnTo>
                                        <a:lnTo>
                                          <a:pt x="2193130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0633B358" id="Group 664" o:spid="_x0000_s1026" style="position:absolute;margin-left:137.35pt;margin-top:6.9pt;width:172.7pt;height:12.7pt;z-index:-15531008;mso-wrap-distance-left:0;mso-wrap-distance-right:0" coordsize="2193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">
                        <v:shape id="Graphic 665" o:spid="_x0000_s1027" style="position:absolute;width:21932;height:1612;visibility:visible;mso-wrap-style:square;v-text-anchor:top" coordsize="21932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" path="m2193130,160734r-2176595,l14106,160257,,144220,,16537,16535,,2193130,r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proofErr w:type="spellStart"/>
            <w:r>
              <w:rPr>
                <w:rFonts w:ascii="Verdana" w:hAnsi="Verdana"/>
                <w:rPrChange w:id="939" w:author="盧晏臻Jenny" w:date="2026-06-24T16:30:00Z" w16du:dateUtc="2026-06-24T08:30:00Z">
                  <w:rPr>
                    <w:color w:val="201A1B"/>
                    <w:spacing w:val="-2"/>
                    <w:w w:val="105"/>
                    <w:sz w:val="18"/>
                  </w:rPr>
                </w:rPrChange>
              </w:rPr>
              <w:t>登入後取得</w:t>
            </w:r>
            <w:proofErr w:type="spellEnd"/>
            <w:r>
              <w:rPr>
                <w:rFonts w:ascii="Verdana" w:hAnsi="Verdana"/>
                <w:rPrChange w:id="940" w:author="盧晏臻Jenny" w:date="2026-06-24T16:30:00Z" w16du:dateUtc="2026-06-24T08:30:00Z">
                  <w:rPr>
                    <w:color w:val="201A1B"/>
                    <w:spacing w:val="-2"/>
                    <w:w w:val="105"/>
                    <w:sz w:val="18"/>
                  </w:rPr>
                </w:rPrChange>
              </w:rPr>
              <w:t xml:space="preserve"> </w:t>
            </w:r>
            <w:r>
              <w:rPr>
                <w:rFonts w:ascii="Verdana" w:hAnsi="Verdana"/>
                <w:rPrChange w:id="941" w:author="盧晏臻Jenny" w:date="2026-06-24T16:30:00Z" w16du:dateUtc="2026-06-24T08:30:00Z">
                  <w:rPr>
                    <w:color w:val="201A1B"/>
                    <w:w w:val="105"/>
                    <w:sz w:val="18"/>
                  </w:rPr>
                </w:rPrChange>
              </w:rPr>
              <w:t>Bearer</w:t>
            </w:r>
            <w:r>
              <w:rPr>
                <w:rFonts w:ascii="Verdana" w:hAnsi="Verdana"/>
                <w:rPrChange w:id="942" w:author="盧晏臻Jenny" w:date="2026-06-24T16:30:00Z" w16du:dateUtc="2026-06-24T08:30:00Z">
                  <w:rPr>
                    <w:color w:val="201A1B"/>
                    <w:spacing w:val="-9"/>
                    <w:w w:val="105"/>
                    <w:sz w:val="18"/>
                  </w:rPr>
                </w:rPrChange>
              </w:rPr>
              <w:t xml:space="preserve"> </w:t>
            </w:r>
            <w:proofErr w:type="spellStart"/>
            <w:r>
              <w:rPr>
                <w:rFonts w:ascii="Verdana" w:hAnsi="Verdana"/>
                <w:rPrChange w:id="943" w:author="盧晏臻Jenny" w:date="2026-06-24T16:30:00Z" w16du:dateUtc="2026-06-24T08:30:00Z">
                  <w:rPr>
                    <w:color w:val="201A1B"/>
                    <w:w w:val="105"/>
                    <w:sz w:val="18"/>
                  </w:rPr>
                </w:rPrChange>
              </w:rPr>
              <w:t>token</w:t>
            </w:r>
            <w:r>
              <w:rPr>
                <w:rFonts w:ascii="Verdana" w:hAnsi="Verdana"/>
                <w:rPrChange w:id="944" w:author="盧晏臻Jenny" w:date="2026-06-24T16:30:00Z" w16du:dateUtc="2026-06-24T08:30:00Z">
                  <w:rPr>
                    <w:color w:val="201A1B"/>
                    <w:w w:val="105"/>
                    <w:sz w:val="18"/>
                  </w:rPr>
                </w:rPrChange>
              </w:rPr>
              <w:t>，存於</w:t>
            </w:r>
            <w:proofErr w:type="spellEnd"/>
            <w:r>
              <w:rPr>
                <w:rFonts w:ascii="Verdana" w:hAnsi="Verdana"/>
                <w:rPrChange w:id="945" w:author="盧晏臻Jenny" w:date="2026-06-24T16:30:00Z" w16du:dateUtc="2026-06-24T08:30:00Z">
                  <w:rPr>
                    <w:color w:val="201A1B"/>
                    <w:spacing w:val="57"/>
                    <w:w w:val="105"/>
                    <w:sz w:val="18"/>
                  </w:rPr>
                </w:rPrChange>
              </w:rPr>
              <w:t xml:space="preserve"> </w:t>
            </w:r>
            <w:proofErr w:type="spellStart"/>
            <w:r>
              <w:rPr>
                <w:rFonts w:ascii="Verdana" w:hAnsi="Verdana"/>
                <w:rPrChange w:id="946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ir</w:t>
            </w:r>
            <w:r>
              <w:rPr>
                <w:rFonts w:ascii="Verdana" w:hAnsi="Verdana"/>
                <w:rPrChange w:id="947" w:author="盧晏臻Jenny" w:date="2026-06-24T16:30:00Z" w16du:dateUtc="2026-06-24T08:30:00Z">
                  <w:rPr>
                    <w:rFonts w:ascii="Verdana"/>
                    <w:color w:val="B8123B"/>
                    <w:w w:val="105"/>
                  </w:rPr>
                </w:rPrChange>
              </w:rPr>
              <w:t>.</w:t>
            </w:r>
            <w:r>
              <w:rPr>
                <w:rFonts w:ascii="Verdana" w:hAnsi="Verdana"/>
                <w:rPrChange w:id="948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c</w:t>
            </w:r>
            <w:r>
              <w:rPr>
                <w:rFonts w:ascii="Verdana" w:hAnsi="Verdana"/>
                <w:rPrChange w:id="949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onfig</w:t>
            </w:r>
            <w:r>
              <w:rPr>
                <w:rFonts w:ascii="Verdana" w:hAnsi="Verdana"/>
                <w:rPrChange w:id="950" w:author="盧晏臻Jenny" w:date="2026-06-24T16:30:00Z" w16du:dateUtc="2026-06-24T08:30:00Z">
                  <w:rPr>
                    <w:rFonts w:ascii="Verdana"/>
                    <w:color w:val="B8123B"/>
                    <w:w w:val="105"/>
                  </w:rPr>
                </w:rPrChange>
              </w:rPr>
              <w:t>_</w:t>
            </w:r>
            <w:r>
              <w:rPr>
                <w:rFonts w:ascii="Verdana" w:hAnsi="Verdana"/>
                <w:rPrChange w:id="951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p</w:t>
            </w:r>
            <w:r>
              <w:rPr>
                <w:rFonts w:ascii="Verdana" w:hAnsi="Verdana"/>
                <w:rPrChange w:id="952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a</w:t>
            </w:r>
            <w:r>
              <w:rPr>
                <w:rFonts w:ascii="Verdana" w:hAnsi="Verdana"/>
                <w:rPrChange w:id="953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r</w:t>
            </w:r>
            <w:r>
              <w:rPr>
                <w:rFonts w:ascii="Verdana" w:hAnsi="Verdana"/>
                <w:rPrChange w:id="954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a</w:t>
            </w:r>
            <w:r>
              <w:rPr>
                <w:rFonts w:ascii="Verdana" w:hAnsi="Verdana"/>
                <w:rPrChange w:id="955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meter</w:t>
            </w:r>
            <w:ins w:id="956" w:author="盧晏臻Jenny" w:date="2026-06-24T16:30:00Z" w16du:dateUtc="2026-06-24T08:30:00Z">
              <w:r>
                <w:rPr>
                  <w:rFonts w:ascii="Verdana" w:eastAsia="Verdana" w:hAnsi="Verdana"/>
                </w:rPr>
                <w:t>，以</w:t>
              </w:r>
            </w:ins>
            <w:proofErr w:type="spellEnd"/>
            <w:r>
              <w:rPr>
                <w:rFonts w:ascii="Verdana" w:hAnsi="Verdana"/>
                <w:rPrChange w:id="957" w:author="盧晏臻Jenny" w:date="2026-06-24T16:30:00Z" w16du:dateUtc="2026-06-24T08:30:00Z">
                  <w:rPr>
                    <w:rFonts w:ascii="Trebuchet MS"/>
                    <w:color w:val="B8123B"/>
                    <w:spacing w:val="24"/>
                    <w:w w:val="105"/>
                    <w:sz w:val="20"/>
                  </w:rPr>
                </w:rPrChange>
              </w:rPr>
              <w:t xml:space="preserve"> </w:t>
            </w:r>
            <w:proofErr w:type="spellStart"/>
            <w:r>
              <w:rPr>
                <w:rFonts w:ascii="Verdana" w:hAnsi="Verdana"/>
                <w:rPrChange w:id="958" w:author="盧晏臻Jenny" w:date="2026-06-24T16:30:00Z" w16du:dateUtc="2026-06-24T08:30:00Z">
                  <w:rPr>
                    <w:rFonts w:ascii="Trebuchet MS"/>
                    <w:color w:val="B8123B"/>
                    <w:spacing w:val="-2"/>
                    <w:w w:val="105"/>
                    <w:sz w:val="20"/>
                  </w:rPr>
                </w:rPrChange>
              </w:rPr>
              <w:t>kend</w:t>
            </w:r>
            <w:r>
              <w:rPr>
                <w:rFonts w:ascii="Verdana" w:hAnsi="Verdana"/>
                <w:rPrChange w:id="959" w:author="盧晏臻Jenny" w:date="2026-06-24T16:30:00Z" w16du:dateUtc="2026-06-24T08:30:00Z">
                  <w:rPr>
                    <w:rFonts w:ascii="Tahoma"/>
                    <w:color w:val="B8123B"/>
                    <w:spacing w:val="-2"/>
                    <w:w w:val="105"/>
                    <w:sz w:val="19"/>
                  </w:rPr>
                </w:rPrChange>
              </w:rPr>
              <w:t>a</w:t>
            </w:r>
            <w:r>
              <w:rPr>
                <w:rFonts w:ascii="Verdana" w:hAnsi="Verdana"/>
                <w:rPrChange w:id="960" w:author="盧晏臻Jenny" w:date="2026-06-24T16:30:00Z" w16du:dateUtc="2026-06-24T08:30:00Z">
                  <w:rPr>
                    <w:rFonts w:ascii="Verdana"/>
                    <w:color w:val="B8123B"/>
                    <w:spacing w:val="-2"/>
                    <w:w w:val="105"/>
                  </w:rPr>
                </w:rPrChange>
              </w:rPr>
              <w:t>.</w:t>
            </w:r>
            <w:r>
              <w:rPr>
                <w:rFonts w:ascii="Verdana" w:hAnsi="Verdana"/>
                <w:rPrChange w:id="961" w:author="盧晏臻Jenny" w:date="2026-06-24T16:30:00Z" w16du:dateUtc="2026-06-24T08:30:00Z">
                  <w:rPr>
                    <w:rFonts w:ascii="Trebuchet MS"/>
                    <w:color w:val="B8123B"/>
                    <w:spacing w:val="-2"/>
                    <w:w w:val="105"/>
                    <w:sz w:val="20"/>
                  </w:rPr>
                </w:rPrChange>
              </w:rPr>
              <w:t>token</w:t>
            </w:r>
            <w:proofErr w:type="spellEnd"/>
            <w:del w:id="962" w:author="盧晏臻Jenny" w:date="2026-06-24T16:30:00Z" w16du:dateUtc="2026-06-24T08:30:00Z">
              <w:r>
                <w:rPr>
                  <w:rFonts w:ascii="Verdana" w:eastAsia="Verdana"/>
                  <w:color w:val="B8123B"/>
                  <w:spacing w:val="-2"/>
                  <w:w w:val="105"/>
                </w:rPr>
                <w:delText>.</w:delText>
              </w:r>
            </w:del>
            <w:ins w:id="963" w:author="盧晏臻Jenny" w:date="2026-06-24T16:30:00Z" w16du:dateUtc="2026-06-24T08:30:00Z">
              <w:r>
                <w:rPr>
                  <w:rFonts w:ascii="Verdana" w:eastAsia="Verdana" w:hAnsi="Verdana"/>
                </w:rPr>
                <w:t>.&lt;</w:t>
              </w:r>
              <w:proofErr w:type="spellStart"/>
              <w:r>
                <w:rPr>
                  <w:rFonts w:ascii="Verdana" w:eastAsia="Verdana" w:hAnsi="Verdana"/>
                </w:rPr>
                <w:t>公司別</w:t>
              </w:r>
              <w:proofErr w:type="spellEnd"/>
              <w:r>
                <w:rPr>
                  <w:rFonts w:ascii="Verdana" w:eastAsia="Verdana" w:hAnsi="Verdana"/>
                </w:rPr>
                <w:t xml:space="preserve">&gt;.&lt;客代&gt; </w:t>
              </w:r>
              <w:proofErr w:type="spellStart"/>
              <w:r>
                <w:rPr>
                  <w:rFonts w:ascii="Verdana" w:eastAsia="Verdana" w:hAnsi="Verdana"/>
                </w:rPr>
                <w:t>管控；本案以「公司別＋客代」作為唯一識別值</w:t>
              </w:r>
              <w:proofErr w:type="spellEnd"/>
              <w:r>
                <w:rPr>
                  <w:rFonts w:ascii="Verdana" w:eastAsia="Verdana" w:hAnsi="Verdana"/>
                </w:rPr>
                <w:t>。</w:t>
              </w:r>
            </w:ins>
          </w:p>
          <w:p w14:paraId="43A06459" w14:textId="77777777" w:rsidR="006671D6" w:rsidRDefault="00000000">
            <w:pPr>
              <w:pStyle w:val="TableParagraph"/>
              <w:spacing w:before="5"/>
              <w:rPr>
                <w:rFonts w:ascii="Arial"/>
                <w:sz w:val="17"/>
              </w:rPr>
            </w:pPr>
            <w:del w:id="964" w:author="盧晏臻Jenny" w:date="2026-06-24T16:30:00Z" w16du:dateUtc="2026-06-24T08:30:00Z">
              <w:r>
                <w:rPr>
                  <w:rFonts w:ascii="Arial"/>
                  <w:noProof/>
                  <w:sz w:val="17"/>
                </w:rPr>
                <mc:AlternateContent>
                  <mc:Choice Requires="wpg">
                    <w:drawing>
                      <wp:anchor distT="0" distB="0" distL="0" distR="0" simplePos="0" relativeHeight="487787520" behindDoc="1" locked="0" layoutInCell="1" allowOverlap="1" wp14:anchorId="73BBCAC8" wp14:editId="065F5E29">
                        <wp:simplePos x="0" y="0"/>
                        <wp:positionH relativeFrom="column">
                          <wp:posOffset>94059</wp:posOffset>
                        </wp:positionH>
                        <wp:positionV relativeFrom="paragraph">
                          <wp:posOffset>23265</wp:posOffset>
                        </wp:positionV>
                        <wp:extent cx="1055370" cy="161290"/>
                        <wp:effectExtent l="0" t="0" r="0" b="0"/>
                        <wp:wrapNone/>
                        <wp:docPr id="666" name="Group 66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055370" cy="161290"/>
                                  <a:chOff x="0" y="0"/>
                                  <a:chExt cx="1055370" cy="161290"/>
                                </a:xfrm>
                              </wpg:grpSpPr>
                              <wps:wsp>
                                <wps:cNvPr id="667" name="Graphic 667"/>
                                <wps:cNvSpPr/>
                                <wps:spPr>
                                  <a:xfrm>
                                    <a:off x="0" y="0"/>
                                    <a:ext cx="1055370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055370" h="161290">
                                        <a:moveTo>
                                          <a:pt x="1038370" y="160735"/>
                                        </a:moveTo>
                                        <a:lnTo>
                                          <a:pt x="0" y="160735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1038358" y="0"/>
                                        </a:lnTo>
                                        <a:lnTo>
                                          <a:pt x="1040796" y="488"/>
                                        </a:lnTo>
                                        <a:lnTo>
                                          <a:pt x="1054894" y="16525"/>
                                        </a:lnTo>
                                        <a:lnTo>
                                          <a:pt x="1054894" y="144208"/>
                                        </a:lnTo>
                                        <a:lnTo>
                                          <a:pt x="1038370" y="16073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7D1818E8" id="Group 666" o:spid="_x0000_s1026" style="position:absolute;margin-left:7.4pt;margin-top:1.85pt;width:83.1pt;height:12.7pt;z-index:-15528960;mso-wrap-distance-left:0;mso-wrap-distance-right:0" coordsize="10553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">
                        <v:shape id="Graphic 667" o:spid="_x0000_s1027" style="position:absolute;width:10553;height:1612;visibility:visible;mso-wrap-style:square;v-text-anchor:top" coordsize="10553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" path="m1038370,160735l,160735,,,1038358,r2438,488l1054894,16525r,127683l1038370,160735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  <w:r>
                <w:rPr>
                  <w:rFonts w:ascii="Arial"/>
                  <w:color w:val="B8123B"/>
                  <w:spacing w:val="-2"/>
                  <w:w w:val="105"/>
                  <w:sz w:val="17"/>
                </w:rPr>
                <w:delText>&lt;</w:delText>
              </w:r>
              <w:r>
                <w:rPr>
                  <w:rFonts w:ascii="Tahoma"/>
                  <w:color w:val="B8123B"/>
                  <w:spacing w:val="-2"/>
                  <w:w w:val="105"/>
                  <w:sz w:val="19"/>
                </w:rPr>
                <w:delText>c</w:delText>
              </w:r>
              <w:r>
                <w:rPr>
                  <w:rFonts w:ascii="Trebuchet MS"/>
                  <w:color w:val="B8123B"/>
                  <w:spacing w:val="-2"/>
                  <w:w w:val="105"/>
                  <w:sz w:val="20"/>
                </w:rPr>
                <w:delText>ustomer</w:delText>
              </w:r>
              <w:r>
                <w:rPr>
                  <w:rFonts w:ascii="Verdana"/>
                  <w:color w:val="B8123B"/>
                  <w:spacing w:val="-2"/>
                  <w:w w:val="105"/>
                </w:rPr>
                <w:delText>_</w:delText>
              </w:r>
              <w:r>
                <w:rPr>
                  <w:rFonts w:ascii="Tahoma"/>
                  <w:color w:val="B8123B"/>
                  <w:spacing w:val="-2"/>
                  <w:w w:val="105"/>
                  <w:sz w:val="19"/>
                </w:rPr>
                <w:delText>c</w:delText>
              </w:r>
              <w:r>
                <w:rPr>
                  <w:rFonts w:ascii="Trebuchet MS"/>
                  <w:color w:val="B8123B"/>
                  <w:spacing w:val="-2"/>
                  <w:w w:val="105"/>
                  <w:sz w:val="20"/>
                </w:rPr>
                <w:delText>ode</w:delText>
              </w:r>
              <w:r>
                <w:rPr>
                  <w:rFonts w:ascii="Arial"/>
                  <w:color w:val="B8123B"/>
                  <w:spacing w:val="-2"/>
                  <w:w w:val="105"/>
                  <w:sz w:val="17"/>
                </w:rPr>
                <w:delText>&gt;</w:delText>
              </w:r>
            </w:del>
          </w:p>
        </w:tc>
      </w:tr>
      <w:tr w:rsidR="006671D6" w14:paraId="09C0A315" w14:textId="77777777">
        <w:trPr>
          <w:trHeight w:val="815"/>
        </w:trPr>
        <w:tc>
          <w:tcPr>
            <w:tcW w:w="2439" w:type="dxa"/>
            <w:shd w:val="clear" w:color="auto" w:fill="FAF1F2"/>
          </w:tcPr>
          <w:p w14:paraId="7764E78A" w14:textId="77777777" w:rsidR="006671D6" w:rsidRDefault="00000000">
            <w:pPr>
              <w:pStyle w:val="TableParagraph"/>
              <w:spacing w:before="108" w:line="220" w:lineRule="auto"/>
              <w:ind w:right="707"/>
              <w:rPr>
                <w:b/>
                <w:sz w:val="18"/>
              </w:rPr>
            </w:pPr>
            <w:proofErr w:type="spellStart"/>
            <w:ins w:id="965" w:author="盧晏臻Jenny" w:date="2026-06-24T16:30:00Z" w16du:dateUtc="2026-06-24T08:30:00Z">
              <w:r>
                <w:rPr>
                  <w:b/>
                  <w:color w:val="1A1A1A"/>
                  <w:spacing w:val="-2"/>
                  <w:sz w:val="18"/>
                </w:rPr>
                <w:t>X-Company-Code／</w:t>
              </w:r>
            </w:ins>
            <w:r>
              <w:rPr>
                <w:b/>
                <w:color w:val="1A1A1A"/>
                <w:spacing w:val="-2"/>
                <w:sz w:val="18"/>
              </w:rPr>
              <w:t>X-Customer-Code</w:t>
            </w:r>
            <w:proofErr w:type="spellEnd"/>
            <w:r>
              <w:rPr>
                <w:b/>
                <w:color w:val="1A1A1A"/>
                <w:spacing w:val="-2"/>
                <w:sz w:val="18"/>
              </w:rPr>
              <w:t xml:space="preserve"> Header</w:t>
            </w:r>
          </w:p>
        </w:tc>
        <w:tc>
          <w:tcPr>
            <w:tcW w:w="7637" w:type="dxa"/>
            <w:shd w:val="clear" w:color="auto" w:fill="FAF1F2"/>
          </w:tcPr>
          <w:p w14:paraId="75138ACC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每次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pacing w:val="-1"/>
                <w:sz w:val="18"/>
                <w:rPrChange w:id="966" w:author="盧晏臻Jenny" w:date="2026-06-24T16:30:00Z" w16du:dateUtc="2026-06-24T08:30:00Z">
                  <w:rPr>
                    <w:color w:val="201A1B"/>
                    <w:sz w:val="18"/>
                  </w:rPr>
                </w:rPrChange>
              </w:rPr>
              <w:t>API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del w:id="967" w:author="盧晏臻Jenny" w:date="2026-06-24T16:30:00Z" w16du:dateUtc="2026-06-24T08:30:00Z">
              <w:r>
                <w:rPr>
                  <w:color w:val="201A1B"/>
                  <w:spacing w:val="-1"/>
                  <w:sz w:val="18"/>
                </w:rPr>
                <w:delText>請求須帶客代</w:delText>
              </w:r>
            </w:del>
            <w:proofErr w:type="spellStart"/>
            <w:ins w:id="968" w:author="盧晏臻Jenny" w:date="2026-06-24T16:30:00Z" w16du:dateUtc="2026-06-24T08:30:00Z">
              <w:r>
                <w:rPr>
                  <w:color w:val="201A1B"/>
                  <w:spacing w:val="-1"/>
                  <w:sz w:val="18"/>
                </w:rPr>
                <w:t>請求須帶公司別與客代</w:t>
              </w:r>
            </w:ins>
            <w:r>
              <w:rPr>
                <w:color w:val="201A1B"/>
                <w:spacing w:val="-1"/>
                <w:sz w:val="18"/>
              </w:rPr>
              <w:t>，後端雙重驗證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  <w:rPrChange w:id="969" w:author="盧晏臻Jenny" w:date="2026-06-24T16:30:00Z" w16du:dateUtc="2026-06-24T08:30:00Z">
                  <w:rPr>
                    <w:color w:val="201A1B"/>
                    <w:sz w:val="18"/>
                  </w:rPr>
                </w:rPrChange>
              </w:rPr>
              <w:t>token</w:t>
            </w:r>
            <w:del w:id="970" w:author="盧晏臻Jenny" w:date="2026-06-24T16:30:00Z" w16du:dateUtc="2026-06-24T08:30:00Z">
              <w:r>
                <w:rPr>
                  <w:color w:val="201A1B"/>
                  <w:spacing w:val="-1"/>
                  <w:sz w:val="18"/>
                </w:rPr>
                <w:delText xml:space="preserve"> + </w:delText>
              </w:r>
            </w:del>
            <w:ins w:id="971" w:author="盧晏臻Jenny" w:date="2026-06-24T16:30:00Z" w16du:dateUtc="2026-06-24T08:30:00Z">
              <w:r>
                <w:rPr>
                  <w:color w:val="201A1B"/>
                  <w:spacing w:val="-1"/>
                  <w:sz w:val="18"/>
                </w:rPr>
                <w:t>、company_code、</w:t>
              </w:r>
            </w:ins>
            <w:r>
              <w:rPr>
                <w:color w:val="201A1B"/>
                <w:spacing w:val="-1"/>
                <w:sz w:val="18"/>
                <w:rPrChange w:id="972" w:author="盧晏臻Jenny" w:date="2026-06-24T16:30:00Z" w16du:dateUtc="2026-06-24T08:30:00Z">
                  <w:rPr>
                    <w:color w:val="201A1B"/>
                    <w:sz w:val="18"/>
                  </w:rPr>
                </w:rPrChange>
              </w:rPr>
              <w:t>customer_code</w:t>
            </w:r>
            <w:proofErr w:type="spellEnd"/>
            <w:r>
              <w:rPr>
                <w:color w:val="201A1B"/>
                <w:spacing w:val="-1"/>
                <w:sz w:val="18"/>
                <w:rPrChange w:id="973" w:author="盧晏臻Jenny" w:date="2026-06-24T16:30:00Z" w16du:dateUtc="2026-06-24T08:30:00Z">
                  <w:rPr>
                    <w:color w:val="201A1B"/>
                    <w:spacing w:val="-4"/>
                    <w:sz w:val="18"/>
                  </w:rPr>
                </w:rPrChange>
              </w:rPr>
              <w:t xml:space="preserve"> </w:t>
            </w:r>
            <w:del w:id="974" w:author="盧晏臻Jenny" w:date="2026-06-24T16:30:00Z" w16du:dateUtc="2026-06-24T08:30:00Z">
              <w:r>
                <w:rPr>
                  <w:color w:val="201A1B"/>
                  <w:spacing w:val="-4"/>
                  <w:sz w:val="18"/>
                </w:rPr>
                <w:delText>⼀致</w:delText>
              </w:r>
            </w:del>
            <w:proofErr w:type="spellStart"/>
            <w:ins w:id="975" w:author="盧晏臻Jenny" w:date="2026-06-24T16:30:00Z" w16du:dateUtc="2026-06-24T08:30:00Z">
              <w:r>
                <w:rPr>
                  <w:color w:val="201A1B"/>
                  <w:spacing w:val="-1"/>
                  <w:sz w:val="18"/>
                </w:rPr>
                <w:t>一致</w:t>
              </w:r>
              <w:proofErr w:type="spellEnd"/>
              <w:r>
                <w:rPr>
                  <w:color w:val="201A1B"/>
                  <w:spacing w:val="-1"/>
                  <w:sz w:val="18"/>
                </w:rPr>
                <w:t>。</w:t>
              </w:r>
            </w:ins>
          </w:p>
        </w:tc>
      </w:tr>
      <w:tr w:rsidR="006671D6" w14:paraId="69759C6A" w14:textId="77777777">
        <w:trPr>
          <w:trHeight w:val="521"/>
        </w:trPr>
        <w:tc>
          <w:tcPr>
            <w:tcW w:w="2439" w:type="dxa"/>
          </w:tcPr>
          <w:p w14:paraId="3E3D108E" w14:textId="77777777" w:rsidR="006671D6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帳號階別控管</w:t>
            </w:r>
            <w:proofErr w:type="spellEnd"/>
          </w:p>
        </w:tc>
        <w:tc>
          <w:tcPr>
            <w:tcW w:w="7637" w:type="dxa"/>
          </w:tcPr>
          <w:p w14:paraId="47B0ECB4" w14:textId="77777777" w:rsidR="006671D6" w:rsidRDefault="00000000">
            <w:pPr>
              <w:pStyle w:val="TableParagraph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48544" behindDoc="1" locked="0" layoutInCell="1" allowOverlap="1" wp14:anchorId="1811DB65" wp14:editId="001A6360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87734</wp:posOffset>
                      </wp:positionV>
                      <wp:extent cx="1908810" cy="161925"/>
                      <wp:effectExtent l="0" t="0" r="0" b="0"/>
                      <wp:wrapNone/>
                      <wp:docPr id="668" name="Group 6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08810" cy="161925"/>
                                <a:chOff x="0" y="0"/>
                                <a:chExt cx="1908810" cy="161925"/>
                              </a:xfrm>
                            </wpg:grpSpPr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0" y="0"/>
                                  <a:ext cx="190881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8810" h="161925">
                                      <a:moveTo>
                                        <a:pt x="1892046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892046" y="0"/>
                                      </a:lnTo>
                                      <a:lnTo>
                                        <a:pt x="1908571" y="16525"/>
                                      </a:lnTo>
                                      <a:lnTo>
                                        <a:pt x="1908571" y="145399"/>
                                      </a:lnTo>
                                      <a:lnTo>
                                        <a:pt x="1894474" y="161436"/>
                                      </a:lnTo>
                                      <a:lnTo>
                                        <a:pt x="1892046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FA2880" id="Group 668" o:spid="_x0000_s1026" style="position:absolute;margin-left:7.4pt;margin-top:6.9pt;width:150.3pt;height:12.75pt;z-index:-17767936;mso-wrap-distance-left:0;mso-wrap-distance-right:0" coordsize="1908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">
                      <v:shape id="Graphic 669" o:spid="_x0000_s1027" style="position:absolute;width:19088;height:1619;visibility:visible;mso-wrap-style:square;v-text-anchor:top" coordsize="190881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" path="m1892046,161925r-1875521,l14096,161436,,145399r,-2524l,16525,16525,,1892046,r16525,16525l1908571,145399r-14097,16037l1892046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 w:eastAsia="Trebuchet MS" w:hAnsi="Trebuchet MS"/>
                <w:color w:val="B8123B"/>
                <w:spacing w:val="2"/>
                <w:sz w:val="20"/>
              </w:rPr>
              <w:t>kend</w:t>
            </w:r>
            <w:r>
              <w:rPr>
                <w:rFonts w:ascii="Tahoma" w:eastAsia="Tahoma" w:hAnsi="Tahoma"/>
                <w:color w:val="B8123B"/>
                <w:spacing w:val="2"/>
                <w:sz w:val="19"/>
              </w:rPr>
              <w:t>a</w:t>
            </w:r>
            <w:r>
              <w:rPr>
                <w:rFonts w:ascii="Verdana" w:eastAsia="Verdana" w:hAnsi="Verdana"/>
                <w:color w:val="B8123B"/>
                <w:spacing w:val="2"/>
              </w:rPr>
              <w:t>.</w:t>
            </w:r>
            <w:r>
              <w:rPr>
                <w:rFonts w:ascii="Tahoma" w:eastAsia="Tahoma" w:hAnsi="Tahoma"/>
                <w:color w:val="B8123B"/>
                <w:spacing w:val="2"/>
                <w:sz w:val="19"/>
              </w:rPr>
              <w:t>acc</w:t>
            </w:r>
            <w:r>
              <w:rPr>
                <w:rFonts w:ascii="Trebuchet MS" w:eastAsia="Trebuchet MS" w:hAnsi="Trebuchet MS"/>
                <w:color w:val="B8123B"/>
                <w:spacing w:val="2"/>
                <w:sz w:val="20"/>
              </w:rPr>
              <w:t>ount</w:t>
            </w:r>
            <w:r>
              <w:rPr>
                <w:rFonts w:ascii="Verdana" w:eastAsia="Verdana" w:hAnsi="Verdana"/>
                <w:color w:val="B8123B"/>
                <w:spacing w:val="2"/>
              </w:rPr>
              <w:t>.</w:t>
            </w:r>
            <w:r>
              <w:rPr>
                <w:rFonts w:ascii="Tahoma" w:eastAsia="Tahoma" w:hAnsi="Tahoma"/>
                <w:color w:val="B8123B"/>
                <w:spacing w:val="2"/>
                <w:sz w:val="19"/>
              </w:rPr>
              <w:t>acc</w:t>
            </w:r>
            <w:r>
              <w:rPr>
                <w:rFonts w:ascii="Trebuchet MS" w:eastAsia="Trebuchet MS" w:hAnsi="Trebuchet MS"/>
                <w:color w:val="B8123B"/>
                <w:spacing w:val="2"/>
                <w:sz w:val="20"/>
              </w:rPr>
              <w:t>ount</w:t>
            </w:r>
            <w:r>
              <w:rPr>
                <w:rFonts w:ascii="Verdana" w:eastAsia="Verdana" w:hAnsi="Verdana"/>
                <w:color w:val="B8123B"/>
                <w:spacing w:val="2"/>
              </w:rPr>
              <w:t>_</w:t>
            </w:r>
            <w:r>
              <w:rPr>
                <w:rFonts w:ascii="Trebuchet MS" w:eastAsia="Trebuchet MS" w:hAnsi="Trebuchet MS"/>
                <w:color w:val="B8123B"/>
                <w:spacing w:val="2"/>
                <w:sz w:val="20"/>
              </w:rPr>
              <w:t>level</w:t>
            </w:r>
            <w:proofErr w:type="spellEnd"/>
            <w:r>
              <w:rPr>
                <w:rFonts w:ascii="Trebuchet MS" w:eastAsia="Trebuchet MS" w:hAnsi="Trebuchet MS"/>
                <w:color w:val="B8123B"/>
                <w:spacing w:val="63"/>
                <w:w w:val="150"/>
                <w:sz w:val="20"/>
              </w:rPr>
              <w:t xml:space="preserve"> </w:t>
            </w:r>
            <w:r>
              <w:rPr>
                <w:color w:val="201A1B"/>
                <w:spacing w:val="2"/>
                <w:sz w:val="18"/>
              </w:rPr>
              <w:t>（1-5）控制功能存取權限（</w:t>
            </w:r>
            <w:r>
              <w:rPr>
                <w:color w:val="201A1B"/>
                <w:spacing w:val="10"/>
                <w:sz w:val="18"/>
              </w:rPr>
              <w:t>⾒</w:t>
            </w:r>
            <w:proofErr w:type="spellStart"/>
            <w:r>
              <w:rPr>
                <w:color w:val="201A1B"/>
                <w:spacing w:val="10"/>
                <w:sz w:val="18"/>
              </w:rPr>
              <w:t>規格書</w:t>
            </w:r>
            <w:proofErr w:type="spellEnd"/>
            <w:r>
              <w:rPr>
                <w:color w:val="201A1B"/>
                <w:spacing w:val="10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§2.2）</w:t>
            </w:r>
          </w:p>
        </w:tc>
      </w:tr>
      <w:tr w:rsidR="006671D6" w14:paraId="53774370" w14:textId="77777777">
        <w:trPr>
          <w:trHeight w:val="510"/>
        </w:trPr>
        <w:tc>
          <w:tcPr>
            <w:tcW w:w="2439" w:type="dxa"/>
            <w:shd w:val="clear" w:color="auto" w:fill="FAF1F2"/>
          </w:tcPr>
          <w:p w14:paraId="5FFE8558" w14:textId="77777777" w:rsidR="006671D6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群組查詢控管</w:t>
            </w:r>
            <w:proofErr w:type="spellEnd"/>
          </w:p>
        </w:tc>
        <w:tc>
          <w:tcPr>
            <w:tcW w:w="7637" w:type="dxa"/>
            <w:shd w:val="clear" w:color="auto" w:fill="FAF1F2"/>
          </w:tcPr>
          <w:p w14:paraId="424E5DF4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主帳號（parent_dealer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關係</w:t>
            </w:r>
            <w:r>
              <w:rPr>
                <w:color w:val="201A1B"/>
                <w:sz w:val="18"/>
              </w:rPr>
              <w:t>）</w:t>
            </w:r>
            <w:r>
              <w:rPr>
                <w:color w:val="201A1B"/>
                <w:spacing w:val="-1"/>
                <w:sz w:val="18"/>
              </w:rPr>
              <w:t>才可查看下線業績</w:t>
            </w:r>
            <w:proofErr w:type="spellEnd"/>
            <w:r>
              <w:rPr>
                <w:color w:val="201A1B"/>
                <w:spacing w:val="-1"/>
                <w:sz w:val="18"/>
              </w:rPr>
              <w:t>，⼀</w:t>
            </w:r>
            <w:proofErr w:type="spellStart"/>
            <w:r>
              <w:rPr>
                <w:color w:val="201A1B"/>
                <w:spacing w:val="-1"/>
                <w:sz w:val="18"/>
              </w:rPr>
              <w:t>般帳號只能看</w:t>
            </w:r>
            <w:proofErr w:type="spellEnd"/>
            <w:r>
              <w:rPr>
                <w:color w:val="201A1B"/>
                <w:spacing w:val="-1"/>
                <w:sz w:val="18"/>
              </w:rPr>
              <w:t>⾃⼰</w:t>
            </w:r>
          </w:p>
        </w:tc>
      </w:tr>
      <w:tr w:rsidR="006671D6" w14:paraId="08991032" w14:textId="77777777">
        <w:trPr>
          <w:trHeight w:val="510"/>
        </w:trPr>
        <w:tc>
          <w:tcPr>
            <w:tcW w:w="2439" w:type="dxa"/>
          </w:tcPr>
          <w:p w14:paraId="21630BD0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Odoo</w:t>
            </w:r>
            <w:r>
              <w:rPr>
                <w:b/>
                <w:color w:val="1A1A1A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4"/>
                <w:sz w:val="18"/>
              </w:rPr>
              <w:t>後台</w:t>
            </w:r>
            <w:proofErr w:type="spellEnd"/>
          </w:p>
        </w:tc>
        <w:tc>
          <w:tcPr>
            <w:tcW w:w="7637" w:type="dxa"/>
          </w:tcPr>
          <w:p w14:paraId="6FC8E228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Session </w:t>
            </w:r>
            <w:proofErr w:type="spellStart"/>
            <w:r>
              <w:rPr>
                <w:color w:val="201A1B"/>
                <w:sz w:val="18"/>
              </w:rPr>
              <w:t>登入（admin</w:t>
            </w:r>
            <w:proofErr w:type="spellEnd"/>
            <w:r>
              <w:rPr>
                <w:color w:val="201A1B"/>
                <w:sz w:val="18"/>
              </w:rPr>
              <w:t>/</w:t>
            </w:r>
            <w:proofErr w:type="spellStart"/>
            <w:r>
              <w:rPr>
                <w:color w:val="201A1B"/>
                <w:sz w:val="18"/>
              </w:rPr>
              <w:t>admin，正式環境應更換強密碼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 w14:paraId="730F04C9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74"/>
        <w:rPr>
          <w:b/>
          <w:sz w:val="24"/>
        </w:rPr>
        <w:pPrChange w:id="976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74"/>
          </w:pPr>
        </w:pPrChange>
      </w:pPr>
      <w:proofErr w:type="spellStart"/>
      <w:r>
        <w:rPr>
          <w:b/>
          <w:color w:val="C70F2E"/>
          <w:spacing w:val="-3"/>
          <w:sz w:val="24"/>
        </w:rPr>
        <w:t>網路安全</w:t>
      </w:r>
      <w:proofErr w:type="spellEnd"/>
    </w:p>
    <w:p w14:paraId="22377CD2" w14:textId="77777777" w:rsidR="006671D6" w:rsidRDefault="006671D6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Layout w:type="fixed"/>
        <w:tblLook w:val="01E0" w:firstRow="1" w:lastRow="1" w:firstColumn="1" w:lastColumn="1" w:noHBand="0" w:noVBand="0"/>
      </w:tblPr>
      <w:tblGrid>
        <w:gridCol w:w="1980"/>
        <w:gridCol w:w="8115"/>
      </w:tblGrid>
      <w:tr w:rsidR="006671D6" w14:paraId="63718C51" w14:textId="77777777">
        <w:trPr>
          <w:trHeight w:val="562"/>
        </w:trPr>
        <w:tc>
          <w:tcPr>
            <w:tcW w:w="10095" w:type="dxa"/>
            <w:gridSpan w:val="2"/>
            <w:shd w:val="clear" w:color="auto" w:fill="C70F2E"/>
          </w:tcPr>
          <w:p w14:paraId="45BC4A0C" w14:textId="77777777" w:rsidR="006671D6" w:rsidRDefault="00000000">
            <w:pPr>
              <w:pStyle w:val="TableParagraph"/>
              <w:tabs>
                <w:tab w:val="left" w:pos="213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⾯</w:t>
            </w:r>
            <w:r>
              <w:rPr>
                <w:b/>
                <w:color w:val="FFFFFF"/>
                <w:spacing w:val="-10"/>
                <w:sz w:val="18"/>
              </w:rPr>
              <w:t>向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措</w:t>
            </w:r>
            <w:r>
              <w:rPr>
                <w:b/>
                <w:color w:val="FFFFFF"/>
                <w:spacing w:val="-10"/>
                <w:sz w:val="18"/>
              </w:rPr>
              <w:t>施</w:t>
            </w:r>
            <w:proofErr w:type="spellEnd"/>
          </w:p>
        </w:tc>
      </w:tr>
      <w:tr w:rsidR="006671D6" w14:paraId="553AF7BF" w14:textId="77777777">
        <w:trPr>
          <w:trHeight w:val="521"/>
        </w:trPr>
        <w:tc>
          <w:tcPr>
            <w:tcW w:w="1980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 w14:paraId="1620F717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lastRenderedPageBreak/>
              <w:t>Odoo</w:t>
            </w:r>
            <w:r>
              <w:rPr>
                <w:b/>
                <w:color w:val="1A1A1A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3"/>
                <w:sz w:val="18"/>
              </w:rPr>
              <w:t>不裸奔</w:t>
            </w:r>
            <w:proofErr w:type="spellEnd"/>
          </w:p>
        </w:tc>
        <w:tc>
          <w:tcPr>
            <w:tcW w:w="8115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 w14:paraId="09B3E3E8" w14:textId="77777777" w:rsidR="006671D6" w:rsidRDefault="00000000">
            <w:pPr>
              <w:pStyle w:val="TableParagraph"/>
              <w:spacing w:before="89"/>
              <w:ind w:left="22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49056" behindDoc="1" locked="0" layoutInCell="1" allowOverlap="1" wp14:anchorId="0F62F766" wp14:editId="62B9CD4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88182</wp:posOffset>
                      </wp:positionV>
                      <wp:extent cx="1840864" cy="161290"/>
                      <wp:effectExtent l="0" t="0" r="0" b="0"/>
                      <wp:wrapNone/>
                      <wp:docPr id="670" name="Group 6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0864" cy="161290"/>
                                <a:chOff x="0" y="0"/>
                                <a:chExt cx="1840864" cy="161290"/>
                              </a:xfrm>
                            </wpg:grpSpPr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0" y="0"/>
                                  <a:ext cx="184086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0864" h="161290">
                                      <a:moveTo>
                                        <a:pt x="1824180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824180" y="0"/>
                                      </a:lnTo>
                                      <a:lnTo>
                                        <a:pt x="1840706" y="16525"/>
                                      </a:lnTo>
                                      <a:lnTo>
                                        <a:pt x="1840706" y="144208"/>
                                      </a:lnTo>
                                      <a:lnTo>
                                        <a:pt x="1826609" y="160246"/>
                                      </a:lnTo>
                                      <a:lnTo>
                                        <a:pt x="182418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1F1724" id="Group 670" o:spid="_x0000_s1026" style="position:absolute;margin-left:7.5pt;margin-top:6.95pt;width:144.95pt;height:12.7pt;z-index:-17767424;mso-wrap-distance-left:0;mso-wrap-distance-right:0" coordsize="18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">
                      <v:shape id="Graphic 671" o:spid="_x0000_s1027" style="position:absolute;width:18408;height:1612;visibility:visible;mso-wrap-style:square;v-text-anchor:top" coordsize="18408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" path="m1824180,160734r-1807655,l14096,160246,,144208r,-2524l,16525,16525,,1824180,r16526,16525l1840706,144208r-14097,16038l182418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 w:eastAsia="Trebuchet MS"/>
                <w:color w:val="B8123B"/>
                <w:sz w:val="20"/>
                <w:lang w:eastAsia="zh-TW"/>
              </w:rPr>
              <w:t>http</w:t>
            </w:r>
            <w:r>
              <w:rPr>
                <w:rFonts w:ascii="Verdana" w:eastAsia="Verdana"/>
                <w:color w:val="B8123B"/>
                <w:lang w:eastAsia="zh-TW"/>
              </w:rPr>
              <w:t>_</w:t>
            </w:r>
            <w:r>
              <w:rPr>
                <w:rFonts w:ascii="Trebuchet MS" w:eastAsia="Trebuchet MS"/>
                <w:color w:val="B8123B"/>
                <w:sz w:val="20"/>
                <w:lang w:eastAsia="zh-TW"/>
              </w:rPr>
              <w:t>interf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ac</w:t>
            </w:r>
            <w:r>
              <w:rPr>
                <w:rFonts w:ascii="Trebuchet MS" w:eastAsia="Trebuchet MS"/>
                <w:color w:val="B8123B"/>
                <w:sz w:val="20"/>
                <w:lang w:eastAsia="zh-TW"/>
              </w:rPr>
              <w:t>e</w:t>
            </w:r>
            <w:proofErr w:type="spellEnd"/>
            <w:r>
              <w:rPr>
                <w:rFonts w:ascii="Trebuchet MS" w:eastAsia="Trebuchet MS"/>
                <w:color w:val="B8123B"/>
                <w:spacing w:val="69"/>
                <w:w w:val="150"/>
                <w:sz w:val="20"/>
                <w:lang w:eastAsia="zh-TW"/>
              </w:rPr>
              <w:t xml:space="preserve"> </w:t>
            </w:r>
            <w:r>
              <w:rPr>
                <w:rFonts w:ascii="Arial" w:eastAsia="Arial"/>
                <w:color w:val="B8123B"/>
                <w:spacing w:val="21"/>
                <w:sz w:val="17"/>
                <w:lang w:eastAsia="zh-TW"/>
              </w:rPr>
              <w:t xml:space="preserve">=  </w:t>
            </w:r>
            <w:r>
              <w:rPr>
                <w:rFonts w:ascii="Arial Rounded MT Bold" w:eastAsia="Arial Rounded MT Bold"/>
                <w:color w:val="B8123B"/>
                <w:sz w:val="19"/>
                <w:lang w:eastAsia="zh-TW"/>
              </w:rPr>
              <w:t>127</w:t>
            </w:r>
            <w:r>
              <w:rPr>
                <w:rFonts w:ascii="Verdana" w:eastAsia="Verdana"/>
                <w:color w:val="B8123B"/>
                <w:lang w:eastAsia="zh-TW"/>
              </w:rPr>
              <w:t>.</w:t>
            </w:r>
            <w:r>
              <w:rPr>
                <w:rFonts w:ascii="Arial Rounded MT Bold" w:eastAsia="Arial Rounded MT Bold"/>
                <w:color w:val="B8123B"/>
                <w:sz w:val="19"/>
                <w:lang w:eastAsia="zh-TW"/>
              </w:rPr>
              <w:t>0</w:t>
            </w:r>
            <w:r>
              <w:rPr>
                <w:rFonts w:ascii="Verdana" w:eastAsia="Verdana"/>
                <w:color w:val="B8123B"/>
                <w:lang w:eastAsia="zh-TW"/>
              </w:rPr>
              <w:t>.</w:t>
            </w:r>
            <w:r>
              <w:rPr>
                <w:rFonts w:ascii="Arial Rounded MT Bold" w:eastAsia="Arial Rounded MT Bold"/>
                <w:color w:val="B8123B"/>
                <w:sz w:val="19"/>
                <w:lang w:eastAsia="zh-TW"/>
              </w:rPr>
              <w:t>0</w:t>
            </w:r>
            <w:r>
              <w:rPr>
                <w:rFonts w:ascii="Verdana" w:eastAsia="Verdana"/>
                <w:color w:val="B8123B"/>
                <w:lang w:eastAsia="zh-TW"/>
              </w:rPr>
              <w:t>.</w:t>
            </w:r>
            <w:r>
              <w:rPr>
                <w:rFonts w:ascii="Arial Rounded MT Bold" w:eastAsia="Arial Rounded MT Bold"/>
                <w:color w:val="B8123B"/>
                <w:sz w:val="19"/>
                <w:lang w:eastAsia="zh-TW"/>
              </w:rPr>
              <w:t>1</w:t>
            </w:r>
            <w:r>
              <w:rPr>
                <w:rFonts w:ascii="Arial Rounded MT Bold" w:eastAsia="Arial Rounded MT Bold"/>
                <w:color w:val="B8123B"/>
                <w:spacing w:val="74"/>
                <w:sz w:val="19"/>
                <w:lang w:eastAsia="zh-TW"/>
              </w:rPr>
              <w:t xml:space="preserve"> </w:t>
            </w:r>
            <w:r>
              <w:rPr>
                <w:color w:val="201A1B"/>
                <w:spacing w:val="6"/>
                <w:sz w:val="18"/>
                <w:lang w:eastAsia="zh-TW"/>
              </w:rPr>
              <w:t>，</w:t>
            </w:r>
            <w:proofErr w:type="gramStart"/>
            <w:r>
              <w:rPr>
                <w:color w:val="201A1B"/>
                <w:spacing w:val="6"/>
                <w:sz w:val="18"/>
                <w:lang w:eastAsia="zh-TW"/>
              </w:rPr>
              <w:t>僅綁</w:t>
            </w:r>
            <w:proofErr w:type="gramEnd"/>
            <w:r>
              <w:rPr>
                <w:color w:val="201A1B"/>
                <w:spacing w:val="6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localhost，</w:t>
            </w:r>
            <w:r>
              <w:rPr>
                <w:color w:val="201A1B"/>
                <w:spacing w:val="-2"/>
                <w:sz w:val="18"/>
                <w:lang w:eastAsia="zh-TW"/>
              </w:rPr>
              <w:t>不對公網開放</w:t>
            </w:r>
          </w:p>
        </w:tc>
      </w:tr>
    </w:tbl>
    <w:p w14:paraId="523F4AA1" w14:textId="77777777" w:rsidR="006671D6" w:rsidRDefault="006671D6">
      <w:pPr>
        <w:pStyle w:val="TableParagraph"/>
        <w:rPr>
          <w:sz w:val="18"/>
          <w:lang w:eastAsia="zh-TW"/>
        </w:rPr>
        <w:sectPr w:rsidR="006671D6">
          <w:pgSz w:w="11910" w:h="16840"/>
          <w:pgMar w:top="1020" w:right="850" w:bottom="951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8115"/>
      </w:tblGrid>
      <w:tr w:rsidR="006671D6" w14:paraId="78870DB8" w14:textId="77777777">
        <w:trPr>
          <w:trHeight w:val="562"/>
        </w:trPr>
        <w:tc>
          <w:tcPr>
            <w:tcW w:w="10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11EE012" w14:textId="77777777" w:rsidR="006671D6" w:rsidRDefault="00000000">
            <w:pPr>
              <w:pStyle w:val="TableParagraph"/>
              <w:tabs>
                <w:tab w:val="left" w:pos="2136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⾯</w:t>
            </w:r>
            <w:r>
              <w:rPr>
                <w:b/>
                <w:color w:val="FFFFFF"/>
                <w:spacing w:val="-10"/>
                <w:sz w:val="18"/>
              </w:rPr>
              <w:t>向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措</w:t>
            </w:r>
            <w:r>
              <w:rPr>
                <w:b/>
                <w:color w:val="FFFFFF"/>
                <w:spacing w:val="-10"/>
                <w:sz w:val="18"/>
              </w:rPr>
              <w:t>施</w:t>
            </w:r>
            <w:proofErr w:type="spellEnd"/>
          </w:p>
        </w:tc>
      </w:tr>
      <w:tr w:rsidR="006671D6" w14:paraId="3518EBAC" w14:textId="77777777">
        <w:trPr>
          <w:trHeight w:val="521"/>
        </w:trPr>
        <w:tc>
          <w:tcPr>
            <w:tcW w:w="1980" w:type="dxa"/>
            <w:tcBorders>
              <w:top w:val="nil"/>
            </w:tcBorders>
            <w:shd w:val="clear" w:color="auto" w:fill="FAF1F2"/>
          </w:tcPr>
          <w:p w14:paraId="70263D5C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Mock ERP</w:t>
            </w:r>
            <w:r>
              <w:rPr>
                <w:b/>
                <w:color w:val="1A1A1A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3"/>
                <w:sz w:val="18"/>
              </w:rPr>
              <w:t>不裸奔</w:t>
            </w:r>
            <w:proofErr w:type="spellEnd"/>
          </w:p>
        </w:tc>
        <w:tc>
          <w:tcPr>
            <w:tcW w:w="8115" w:type="dxa"/>
            <w:tcBorders>
              <w:top w:val="nil"/>
            </w:tcBorders>
          </w:tcPr>
          <w:p w14:paraId="060CD375" w14:textId="77777777" w:rsidR="006671D6" w:rsidRDefault="00000000">
            <w:pPr>
              <w:pStyle w:val="TableParagraph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50080" behindDoc="1" locked="0" layoutInCell="1" allowOverlap="1" wp14:anchorId="0D0456F2" wp14:editId="7A8832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5153025" cy="340995"/>
                      <wp:effectExtent l="0" t="0" r="0" b="0"/>
                      <wp:wrapNone/>
                      <wp:docPr id="672" name="Group 6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53025" cy="340995"/>
                                <a:chOff x="0" y="0"/>
                                <a:chExt cx="5153025" cy="340995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0"/>
                                  <a:ext cx="51530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53025" h="340995">
                                      <a:moveTo>
                                        <a:pt x="51530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53025" y="0"/>
                                      </a:lnTo>
                                      <a:lnTo>
                                        <a:pt x="51530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95250" y="92868"/>
                                  <a:ext cx="15728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2895" h="161925">
                                      <a:moveTo>
                                        <a:pt x="155628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6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556289" y="0"/>
                                      </a:lnTo>
                                      <a:lnTo>
                                        <a:pt x="1572815" y="16523"/>
                                      </a:lnTo>
                                      <a:lnTo>
                                        <a:pt x="1572815" y="145399"/>
                                      </a:lnTo>
                                      <a:lnTo>
                                        <a:pt x="1558718" y="161436"/>
                                      </a:lnTo>
                                      <a:lnTo>
                                        <a:pt x="155628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393703" id="Group 672" o:spid="_x0000_s1026" style="position:absolute;margin-left:0;margin-top:-.4pt;width:405.75pt;height:26.85pt;z-index:-17766400;mso-wrap-distance-left:0;mso-wrap-distance-right:0" coordsize="5153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">
                      <v:shape id="Graphic 673" o:spid="_x0000_s1027" style="position:absolute;width:51530;height:3409;visibility:visible;mso-wrap-style:square;v-text-anchor:top" coordsize="51530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" path="m5153025,340518l,340518,,,5153025,r,340518xe" fillcolor="#faf1f2" stroked="f">
                        <v:path arrowok="t"/>
                      </v:shape>
                      <v:shape id="Graphic 674" o:spid="_x0000_s1028" style="position:absolute;left:952;top:928;width:15729;height:1619;visibility:visible;mso-wrap-style:square;v-text-anchor:top" coordsize="15728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" path="m1556289,161925r-1539764,l14096,161436,,145399r,-2524l,16523,16525,,1556289,r16526,16523l1572815,145399r-14097,16037l1556289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uvi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orn</w:t>
            </w:r>
            <w:proofErr w:type="spellEnd"/>
            <w:r>
              <w:rPr>
                <w:rFonts w:ascii="Trebuchet MS" w:eastAsia="Trebuchet MS"/>
                <w:color w:val="B8123B"/>
                <w:spacing w:val="78"/>
                <w:sz w:val="20"/>
              </w:rPr>
              <w:t xml:space="preserve"> </w:t>
            </w:r>
            <w:r>
              <w:rPr>
                <w:rFonts w:ascii="Arial Rounded MT Bold" w:eastAsia="Arial Rounded MT Bold"/>
                <w:color w:val="B8123B"/>
                <w:sz w:val="19"/>
              </w:rPr>
              <w:t>127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Arial Rounded MT Bold" w:eastAsia="Arial Rounded MT Bold"/>
                <w:color w:val="B8123B"/>
                <w:sz w:val="19"/>
              </w:rPr>
              <w:t>0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Arial Rounded MT Bold" w:eastAsia="Arial Rounded MT Bold"/>
                <w:color w:val="B8123B"/>
                <w:sz w:val="19"/>
              </w:rPr>
              <w:t>0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Arial Rounded MT Bold" w:eastAsia="Arial Rounded MT Bold"/>
                <w:color w:val="B8123B"/>
                <w:sz w:val="19"/>
              </w:rPr>
              <w:t>1</w:t>
            </w:r>
            <w:r>
              <w:rPr>
                <w:rFonts w:ascii="Verdana" w:eastAsia="Verdana"/>
                <w:color w:val="B8123B"/>
              </w:rPr>
              <w:t>:</w:t>
            </w:r>
            <w:r>
              <w:rPr>
                <w:rFonts w:ascii="Arial Rounded MT Bold" w:eastAsia="Arial Rounded MT Bold"/>
                <w:color w:val="B8123B"/>
                <w:sz w:val="19"/>
              </w:rPr>
              <w:t>8200</w:t>
            </w:r>
            <w:r>
              <w:rPr>
                <w:rFonts w:ascii="Arial Rounded MT Bold" w:eastAsia="Arial Rounded MT Bold"/>
                <w:color w:val="B8123B"/>
                <w:spacing w:val="56"/>
                <w:sz w:val="19"/>
              </w:rPr>
              <w:t xml:space="preserve"> </w:t>
            </w:r>
            <w:r>
              <w:rPr>
                <w:color w:val="201A1B"/>
                <w:spacing w:val="5"/>
                <w:sz w:val="18"/>
              </w:rPr>
              <w:t xml:space="preserve">，僅 </w:t>
            </w:r>
            <w:proofErr w:type="spellStart"/>
            <w:r>
              <w:rPr>
                <w:color w:val="201A1B"/>
                <w:sz w:val="18"/>
              </w:rPr>
              <w:t>localhost，Odoo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同機呼叫</w:t>
            </w:r>
            <w:proofErr w:type="spellEnd"/>
          </w:p>
        </w:tc>
      </w:tr>
      <w:tr w:rsidR="006671D6" w14:paraId="28731A06" w14:textId="77777777">
        <w:trPr>
          <w:trHeight w:val="510"/>
        </w:trPr>
        <w:tc>
          <w:tcPr>
            <w:tcW w:w="1980" w:type="dxa"/>
          </w:tcPr>
          <w:p w14:paraId="1815F9DB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2"/>
                <w:sz w:val="18"/>
              </w:rPr>
              <w:t>PostgreSQL</w:t>
            </w:r>
            <w:r>
              <w:rPr>
                <w:b/>
                <w:color w:val="1A1A1A"/>
                <w:spacing w:val="-1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1"/>
                <w:sz w:val="18"/>
              </w:rPr>
              <w:t>不裸奔</w:t>
            </w:r>
            <w:proofErr w:type="spellEnd"/>
          </w:p>
        </w:tc>
        <w:tc>
          <w:tcPr>
            <w:tcW w:w="8115" w:type="dxa"/>
          </w:tcPr>
          <w:p w14:paraId="1E1F0E44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僅 localhost</w:t>
            </w:r>
            <w:r>
              <w:rPr>
                <w:color w:val="201A1B"/>
                <w:spacing w:val="-1"/>
                <w:sz w:val="18"/>
              </w:rPr>
              <w:t xml:space="preserve"> / </w:t>
            </w:r>
            <w:proofErr w:type="spellStart"/>
            <w:r>
              <w:rPr>
                <w:color w:val="201A1B"/>
                <w:spacing w:val="-1"/>
                <w:sz w:val="18"/>
              </w:rPr>
              <w:t>容器內部網路，不對外開放</w:t>
            </w:r>
            <w:proofErr w:type="spellEnd"/>
          </w:p>
        </w:tc>
      </w:tr>
      <w:tr w:rsidR="006671D6" w14:paraId="497B34AD" w14:textId="77777777">
        <w:trPr>
          <w:trHeight w:val="521"/>
        </w:trPr>
        <w:tc>
          <w:tcPr>
            <w:tcW w:w="1980" w:type="dxa"/>
            <w:shd w:val="clear" w:color="auto" w:fill="FAF1F2"/>
          </w:tcPr>
          <w:p w14:paraId="62BA316B" w14:textId="77777777" w:rsidR="006671D6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proxy_mode</w:t>
            </w:r>
            <w:proofErr w:type="spellEnd"/>
            <w:r>
              <w:rPr>
                <w:b/>
                <w:color w:val="1A1A1A"/>
                <w:spacing w:val="-5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=</w:t>
            </w:r>
            <w:r>
              <w:rPr>
                <w:b/>
                <w:color w:val="1A1A1A"/>
                <w:spacing w:val="-3"/>
                <w:sz w:val="18"/>
              </w:rPr>
              <w:t xml:space="preserve"> </w:t>
            </w:r>
            <w:r>
              <w:rPr>
                <w:b/>
                <w:color w:val="1A1A1A"/>
                <w:spacing w:val="-4"/>
                <w:sz w:val="18"/>
              </w:rPr>
              <w:t>True</w:t>
            </w:r>
          </w:p>
        </w:tc>
        <w:tc>
          <w:tcPr>
            <w:tcW w:w="8115" w:type="dxa"/>
          </w:tcPr>
          <w:p w14:paraId="1C06BC86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50592" behindDoc="1" locked="0" layoutInCell="1" allowOverlap="1" wp14:anchorId="55F9748F" wp14:editId="5DF983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5153025" cy="340995"/>
                      <wp:effectExtent l="0" t="0" r="0" b="0"/>
                      <wp:wrapNone/>
                      <wp:docPr id="675" name="Group 6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53025" cy="340995"/>
                                <a:chOff x="0" y="0"/>
                                <a:chExt cx="5153025" cy="340995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0" y="0"/>
                                  <a:ext cx="51530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53025" h="340995">
                                      <a:moveTo>
                                        <a:pt x="51530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153025" y="0"/>
                                      </a:lnTo>
                                      <a:lnTo>
                                        <a:pt x="51530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1387078" y="92868"/>
                                  <a:ext cx="1707514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925">
                                      <a:moveTo>
                                        <a:pt x="1690830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690830" y="0"/>
                                      </a:lnTo>
                                      <a:lnTo>
                                        <a:pt x="1707356" y="16525"/>
                                      </a:lnTo>
                                      <a:lnTo>
                                        <a:pt x="1707356" y="145399"/>
                                      </a:lnTo>
                                      <a:lnTo>
                                        <a:pt x="1693259" y="161436"/>
                                      </a:lnTo>
                                      <a:lnTo>
                                        <a:pt x="1690830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B2A1FA" id="Group 675" o:spid="_x0000_s1026" style="position:absolute;margin-left:0;margin-top:-.4pt;width:405.75pt;height:26.85pt;z-index:-17765888;mso-wrap-distance-left:0;mso-wrap-distance-right:0" coordsize="51530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">
                      <v:shape id="Graphic 676" o:spid="_x0000_s1027" style="position:absolute;width:51530;height:3409;visibility:visible;mso-wrap-style:square;v-text-anchor:top" coordsize="51530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" path="m5153025,340518l,340518,,,5153025,r,340518xe" fillcolor="#faf1f2" stroked="f">
                        <v:path arrowok="t"/>
                      </v:shape>
                      <v:shape id="Graphic 677" o:spid="_x0000_s1028" style="position:absolute;left:13870;top:928;width:17075;height:1619;visibility:visible;mso-wrap-style:square;v-text-anchor:top" coordsize="170751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" path="m1690830,161925r-1674305,l14097,161436,,145399r,-2524l,16525,16525,,1690830,r16526,16525l1707356,145399r-14097,16037l1690830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5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5"/>
                <w:sz w:val="18"/>
              </w:rPr>
              <w:t>信任</w:t>
            </w:r>
            <w:proofErr w:type="spellEnd"/>
            <w:r>
              <w:rPr>
                <w:color w:val="201A1B"/>
                <w:spacing w:val="5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nginx</w:t>
            </w:r>
            <w:r>
              <w:rPr>
                <w:color w:val="201A1B"/>
                <w:spacing w:val="1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11"/>
                <w:sz w:val="18"/>
              </w:rPr>
              <w:t>傳入的</w:t>
            </w:r>
            <w:proofErr w:type="spellEnd"/>
            <w:r>
              <w:rPr>
                <w:color w:val="201A1B"/>
                <w:spacing w:val="11"/>
                <w:sz w:val="18"/>
              </w:rPr>
              <w:t xml:space="preserve">  </w:t>
            </w:r>
            <w:r>
              <w:rPr>
                <w:rFonts w:ascii="Tahoma" w:eastAsia="Tahoma"/>
                <w:color w:val="B8123B"/>
                <w:sz w:val="19"/>
              </w:rPr>
              <w:t>X</w:t>
            </w:r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ahoma" w:eastAsia="Tahoma"/>
                <w:color w:val="B8123B"/>
                <w:sz w:val="19"/>
              </w:rPr>
              <w:t>F</w:t>
            </w:r>
            <w:r>
              <w:rPr>
                <w:rFonts w:ascii="Trebuchet MS" w:eastAsia="Trebuchet MS"/>
                <w:color w:val="B8123B"/>
                <w:sz w:val="20"/>
              </w:rPr>
              <w:t>orw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rded</w:t>
            </w:r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ahoma" w:eastAsia="Tahoma"/>
                <w:color w:val="B8123B"/>
                <w:sz w:val="19"/>
              </w:rPr>
              <w:t>P</w:t>
            </w:r>
            <w:r>
              <w:rPr>
                <w:rFonts w:ascii="Trebuchet MS" w:eastAsia="Trebuchet MS"/>
                <w:color w:val="B8123B"/>
                <w:sz w:val="20"/>
              </w:rPr>
              <w:t>roto</w:t>
            </w:r>
            <w:r>
              <w:rPr>
                <w:rFonts w:ascii="Verdana" w:eastAsia="Verdana"/>
                <w:color w:val="B8123B"/>
                <w:spacing w:val="27"/>
              </w:rPr>
              <w:t xml:space="preserve">: </w:t>
            </w:r>
            <w:r>
              <w:rPr>
                <w:rFonts w:ascii="Trebuchet MS" w:eastAsia="Trebuchet MS"/>
                <w:color w:val="B8123B"/>
                <w:sz w:val="20"/>
              </w:rPr>
              <w:t>https</w:t>
            </w:r>
            <w:r>
              <w:rPr>
                <w:rFonts w:ascii="Trebuchet MS" w:eastAsia="Trebuchet MS"/>
                <w:color w:val="B8123B"/>
                <w:spacing w:val="38"/>
                <w:sz w:val="20"/>
              </w:rPr>
              <w:t xml:space="preserve"> </w:t>
            </w:r>
            <w:r>
              <w:rPr>
                <w:color w:val="201A1B"/>
                <w:spacing w:val="1"/>
                <w:sz w:val="18"/>
              </w:rPr>
              <w:t>，</w:t>
            </w:r>
            <w:proofErr w:type="spellStart"/>
            <w:r>
              <w:rPr>
                <w:color w:val="201A1B"/>
                <w:spacing w:val="1"/>
                <w:sz w:val="18"/>
              </w:rPr>
              <w:t>正確識別</w:t>
            </w:r>
            <w:proofErr w:type="spellEnd"/>
            <w:r>
              <w:rPr>
                <w:color w:val="201A1B"/>
                <w:spacing w:val="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HTTPS </w:t>
            </w:r>
            <w:proofErr w:type="spellStart"/>
            <w:r>
              <w:rPr>
                <w:color w:val="201A1B"/>
                <w:sz w:val="18"/>
              </w:rPr>
              <w:t>請求</w:t>
            </w:r>
            <w:proofErr w:type="spellEnd"/>
          </w:p>
        </w:tc>
      </w:tr>
      <w:tr w:rsidR="006671D6" w14:paraId="01ABD863" w14:textId="77777777">
        <w:trPr>
          <w:trHeight w:val="815"/>
        </w:trPr>
        <w:tc>
          <w:tcPr>
            <w:tcW w:w="1980" w:type="dxa"/>
          </w:tcPr>
          <w:p w14:paraId="16A09C14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Cloudflare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TLS</w:t>
            </w:r>
            <w:r>
              <w:rPr>
                <w:b/>
                <w:color w:val="1A1A1A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4"/>
                <w:sz w:val="18"/>
              </w:rPr>
              <w:t>終結</w:t>
            </w:r>
            <w:proofErr w:type="spellEnd"/>
          </w:p>
        </w:tc>
        <w:tc>
          <w:tcPr>
            <w:tcW w:w="8115" w:type="dxa"/>
          </w:tcPr>
          <w:p w14:paraId="2A906CD4" w14:textId="77777777" w:rsidR="006671D6" w:rsidRDefault="00000000">
            <w:pPr>
              <w:pStyle w:val="TableParagraph"/>
              <w:spacing w:before="109" w:line="220" w:lineRule="auto"/>
              <w:ind w:right="38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邊緣節點處理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TLS，</w:t>
            </w:r>
            <w:r>
              <w:rPr>
                <w:color w:val="201A1B"/>
                <w:spacing w:val="-2"/>
                <w:sz w:val="18"/>
              </w:rPr>
              <w:t>使⽤者到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Cloudflare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6"/>
                <w:sz w:val="18"/>
              </w:rPr>
              <w:t>全程</w:t>
            </w:r>
            <w:proofErr w:type="spellEnd"/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HTTPS；Cloudflare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到伺服器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⾛ </w:t>
            </w:r>
            <w:proofErr w:type="spellStart"/>
            <w:r>
              <w:rPr>
                <w:color w:val="201A1B"/>
                <w:sz w:val="18"/>
              </w:rPr>
              <w:t>Tunnel（加密通</w:t>
            </w:r>
            <w:r>
              <w:rPr>
                <w:color w:val="201A1B"/>
                <w:spacing w:val="-6"/>
                <w:sz w:val="18"/>
              </w:rPr>
              <w:t>道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</w:tr>
      <w:tr w:rsidR="006671D6" w14:paraId="5B2E5A30" w14:textId="77777777">
        <w:trPr>
          <w:trHeight w:val="510"/>
        </w:trPr>
        <w:tc>
          <w:tcPr>
            <w:tcW w:w="1980" w:type="dxa"/>
            <w:shd w:val="clear" w:color="auto" w:fill="FAF1F2"/>
          </w:tcPr>
          <w:p w14:paraId="3898F980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Cloudflare</w:t>
            </w:r>
            <w:r>
              <w:rPr>
                <w:b/>
                <w:color w:val="1A1A1A"/>
                <w:spacing w:val="-3"/>
                <w:sz w:val="18"/>
              </w:rPr>
              <w:t xml:space="preserve"> </w:t>
            </w:r>
            <w:r>
              <w:rPr>
                <w:b/>
                <w:color w:val="1A1A1A"/>
                <w:spacing w:val="-5"/>
                <w:sz w:val="18"/>
              </w:rPr>
              <w:t>WAF</w:t>
            </w:r>
          </w:p>
        </w:tc>
        <w:tc>
          <w:tcPr>
            <w:tcW w:w="8115" w:type="dxa"/>
            <w:shd w:val="clear" w:color="auto" w:fill="FAF1F2"/>
          </w:tcPr>
          <w:p w14:paraId="5FA86B6F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⾃動 </w:t>
            </w:r>
            <w:r>
              <w:rPr>
                <w:color w:val="201A1B"/>
                <w:sz w:val="18"/>
              </w:rPr>
              <w:t>DDoS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防護、</w:t>
            </w:r>
            <w:r>
              <w:rPr>
                <w:color w:val="201A1B"/>
                <w:sz w:val="18"/>
              </w:rPr>
              <w:t>Bot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管理</w:t>
            </w:r>
            <w:r>
              <w:rPr>
                <w:color w:val="201A1B"/>
                <w:sz w:val="18"/>
              </w:rPr>
              <w:t>（Cloudflare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預設規則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6671D6" w14:paraId="460BC0C9" w14:textId="77777777">
        <w:trPr>
          <w:trHeight w:val="521"/>
        </w:trPr>
        <w:tc>
          <w:tcPr>
            <w:tcW w:w="1980" w:type="dxa"/>
          </w:tcPr>
          <w:p w14:paraId="1C46CD9D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CORS</w:t>
            </w:r>
            <w:r>
              <w:rPr>
                <w:b/>
                <w:color w:val="1A1A1A"/>
                <w:spacing w:val="-5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5"/>
                <w:sz w:val="18"/>
              </w:rPr>
              <w:t>設定</w:t>
            </w:r>
            <w:proofErr w:type="spellEnd"/>
          </w:p>
        </w:tc>
        <w:tc>
          <w:tcPr>
            <w:tcW w:w="8115" w:type="dxa"/>
          </w:tcPr>
          <w:p w14:paraId="634AC245" w14:textId="77777777" w:rsidR="006671D6" w:rsidRDefault="00000000">
            <w:pPr>
              <w:pStyle w:val="TableParagraph"/>
              <w:rPr>
                <w:rFonts w:ascii="Tahoma" w:eastAsia="Tahoma"/>
                <w:sz w:val="19"/>
              </w:rPr>
            </w:pP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5553664" behindDoc="1" locked="0" layoutInCell="1" allowOverlap="1" wp14:anchorId="4829CDB4" wp14:editId="06C55E5E">
                      <wp:simplePos x="0" y="0"/>
                      <wp:positionH relativeFrom="column">
                        <wp:posOffset>808434</wp:posOffset>
                      </wp:positionH>
                      <wp:positionV relativeFrom="paragraph">
                        <wp:posOffset>88924</wp:posOffset>
                      </wp:positionV>
                      <wp:extent cx="369570" cy="161290"/>
                      <wp:effectExtent l="0" t="0" r="0" b="0"/>
                      <wp:wrapNone/>
                      <wp:docPr id="678" name="Group 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9570" cy="161290"/>
                                <a:chOff x="0" y="0"/>
                                <a:chExt cx="369570" cy="161290"/>
                              </a:xfrm>
                            </wpg:grpSpPr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0" y="0"/>
                                  <a:ext cx="3695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9570" h="161290">
                                      <a:moveTo>
                                        <a:pt x="352567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352567" y="0"/>
                                      </a:lnTo>
                                      <a:lnTo>
                                        <a:pt x="369093" y="16525"/>
                                      </a:lnTo>
                                      <a:lnTo>
                                        <a:pt x="369093" y="144208"/>
                                      </a:lnTo>
                                      <a:lnTo>
                                        <a:pt x="354996" y="160246"/>
                                      </a:lnTo>
                                      <a:lnTo>
                                        <a:pt x="35256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EB9654" id="Group 678" o:spid="_x0000_s1026" style="position:absolute;margin-left:63.65pt;margin-top:7pt;width:29.1pt;height:12.7pt;z-index:-17762816;mso-wrap-distance-left:0;mso-wrap-distance-right:0" coordsize="36957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">
                      <v:shape id="Graphic 679" o:spid="_x0000_s1027" style="position:absolute;width:369570;height:161290;visibility:visible;mso-wrap-style:square;v-text-anchor:top" coordsize="3695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" path="m352567,160734r-336042,l14097,160246,,144208r,-2524l,16525,16525,,352567,r16526,16525l369093,144208r-14097,16038l35256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5554176" behindDoc="1" locked="0" layoutInCell="1" allowOverlap="1" wp14:anchorId="5CC1E5CF" wp14:editId="159A0FBE">
                      <wp:simplePos x="0" y="0"/>
                      <wp:positionH relativeFrom="column">
                        <wp:posOffset>4042171</wp:posOffset>
                      </wp:positionH>
                      <wp:positionV relativeFrom="paragraph">
                        <wp:posOffset>88924</wp:posOffset>
                      </wp:positionV>
                      <wp:extent cx="904240" cy="161290"/>
                      <wp:effectExtent l="0" t="0" r="0" b="0"/>
                      <wp:wrapNone/>
                      <wp:docPr id="680" name="Group 6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BBA3B0" id="Group 680" o:spid="_x0000_s1026" style="position:absolute;margin-left:318.3pt;margin-top:7pt;width:71.2pt;height:12.7pt;z-index:-17762304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">
                      <v:shape id="Graphic 681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" path="m887158,160734r-870633,l14097,160246,,144208r,-2524l,16525,16525,,887158,r16526,16525l903684,144208r-14097,16038l88715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10"/>
                <w:sz w:val="18"/>
              </w:rPr>
              <w:t>正式機前台與</w:t>
            </w:r>
            <w:proofErr w:type="spellEnd"/>
            <w:r>
              <w:rPr>
                <w:color w:val="201A1B"/>
                <w:spacing w:val="10"/>
                <w:sz w:val="18"/>
              </w:rPr>
              <w:t xml:space="preserve"> </w:t>
            </w:r>
            <w:r>
              <w:rPr>
                <w:rFonts w:ascii="Verdana" w:eastAsia="Verdana"/>
                <w:color w:val="B8123B"/>
              </w:rPr>
              <w:t>/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pi</w:t>
            </w:r>
            <w:r>
              <w:rPr>
                <w:rFonts w:ascii="Trebuchet MS" w:eastAsia="Trebuchet MS"/>
                <w:color w:val="B8123B"/>
                <w:spacing w:val="55"/>
                <w:sz w:val="20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同源（nginx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同 </w:t>
            </w:r>
            <w:proofErr w:type="spellStart"/>
            <w:r>
              <w:rPr>
                <w:color w:val="201A1B"/>
                <w:sz w:val="18"/>
              </w:rPr>
              <w:t>vhost</w:t>
            </w:r>
            <w:proofErr w:type="spellEnd"/>
            <w:r>
              <w:rPr>
                <w:color w:val="201A1B"/>
                <w:sz w:val="18"/>
              </w:rPr>
              <w:t>）</w:t>
            </w:r>
            <w:r>
              <w:rPr>
                <w:color w:val="201A1B"/>
                <w:spacing w:val="-1"/>
                <w:sz w:val="18"/>
              </w:rPr>
              <w:t xml:space="preserve">，無 </w:t>
            </w:r>
            <w:r>
              <w:rPr>
                <w:color w:val="201A1B"/>
                <w:sz w:val="18"/>
              </w:rPr>
              <w:t>CORS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問題；本機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dev</w:t>
            </w:r>
            <w:r>
              <w:rPr>
                <w:color w:val="201A1B"/>
                <w:spacing w:val="1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16"/>
                <w:sz w:val="18"/>
              </w:rPr>
              <w:t>需設</w:t>
            </w:r>
            <w:proofErr w:type="spellEnd"/>
            <w:r>
              <w:rPr>
                <w:color w:val="201A1B"/>
                <w:spacing w:val="16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CORS</w:t>
            </w:r>
            <w:r>
              <w:rPr>
                <w:rFonts w:ascii="Verdana" w:eastAsia="Verdana"/>
                <w:color w:val="B8123B"/>
                <w:spacing w:val="-2"/>
              </w:rPr>
              <w:t>_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ORIGINS</w:t>
            </w:r>
          </w:p>
        </w:tc>
      </w:tr>
    </w:tbl>
    <w:p w14:paraId="4BEFB231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87"/>
        <w:rPr>
          <w:b/>
          <w:sz w:val="24"/>
        </w:rPr>
        <w:pPrChange w:id="977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87"/>
          </w:pPr>
        </w:pPrChange>
      </w:pPr>
      <w:proofErr w:type="spellStart"/>
      <w:r>
        <w:rPr>
          <w:b/>
          <w:color w:val="C70F2E"/>
          <w:spacing w:val="-3"/>
          <w:sz w:val="24"/>
        </w:rPr>
        <w:t>資料安全</w:t>
      </w:r>
      <w:proofErr w:type="spellEnd"/>
    </w:p>
    <w:p w14:paraId="4593CD1B" w14:textId="77777777" w:rsidR="006671D6" w:rsidRDefault="006671D6">
      <w:pPr>
        <w:pStyle w:val="a3"/>
        <w:spacing w:before="17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661"/>
        <w:gridCol w:w="8415"/>
      </w:tblGrid>
      <w:tr w:rsidR="006671D6" w14:paraId="6DFFDE77" w14:textId="77777777">
        <w:trPr>
          <w:trHeight w:val="562"/>
        </w:trPr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2304D57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⾯向</w:t>
            </w:r>
          </w:p>
        </w:tc>
        <w:tc>
          <w:tcPr>
            <w:tcW w:w="84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213D5DA" w14:textId="77777777" w:rsidR="006671D6" w:rsidRDefault="00000000">
            <w:pPr>
              <w:pStyle w:val="TableParagraph"/>
              <w:spacing w:before="115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措施</w:t>
            </w:r>
            <w:proofErr w:type="spellEnd"/>
          </w:p>
        </w:tc>
      </w:tr>
      <w:tr w:rsidR="006671D6" w14:paraId="2035FD2B" w14:textId="77777777">
        <w:trPr>
          <w:trHeight w:val="521"/>
        </w:trPr>
        <w:tc>
          <w:tcPr>
            <w:tcW w:w="1661" w:type="dxa"/>
            <w:tcBorders>
              <w:top w:val="nil"/>
            </w:tcBorders>
          </w:tcPr>
          <w:p w14:paraId="0C066602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敏感設定</w:t>
            </w:r>
            <w:proofErr w:type="spellEnd"/>
          </w:p>
        </w:tc>
        <w:tc>
          <w:tcPr>
            <w:tcW w:w="8415" w:type="dxa"/>
            <w:tcBorders>
              <w:top w:val="nil"/>
            </w:tcBorders>
          </w:tcPr>
          <w:p w14:paraId="6C84080E" w14:textId="77777777" w:rsidR="006671D6" w:rsidRDefault="00000000">
            <w:pPr>
              <w:pStyle w:val="TableParagraph"/>
              <w:spacing w:before="88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54688" behindDoc="1" locked="0" layoutInCell="1" allowOverlap="1" wp14:anchorId="525AA1D2" wp14:editId="79FEDF29">
                      <wp:simplePos x="0" y="0"/>
                      <wp:positionH relativeFrom="column">
                        <wp:posOffset>1844278</wp:posOffset>
                      </wp:positionH>
                      <wp:positionV relativeFrom="paragraph">
                        <wp:posOffset>87654</wp:posOffset>
                      </wp:positionV>
                      <wp:extent cx="1372870" cy="161290"/>
                      <wp:effectExtent l="0" t="0" r="0" b="0"/>
                      <wp:wrapNone/>
                      <wp:docPr id="682" name="Group 6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356264" y="0"/>
                                      </a:lnTo>
                                      <a:lnTo>
                                        <a:pt x="1372790" y="16525"/>
                                      </a:lnTo>
                                      <a:lnTo>
                                        <a:pt x="1372790" y="144208"/>
                                      </a:lnTo>
                                      <a:lnTo>
                                        <a:pt x="1358693" y="160246"/>
                                      </a:lnTo>
                                      <a:lnTo>
                                        <a:pt x="135626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6CA8C3" id="Group 682" o:spid="_x0000_s1026" style="position:absolute;margin-left:145.2pt;margin-top:6.9pt;width:108.1pt;height:12.7pt;z-index:-17761792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">
                      <v:shape id="Graphic 683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" path="m1356264,160734r-1339739,l14097,160246,,144208r,-2524l,16525,16525,,1356264,r16526,16525l1372790,144208r-14097,16038l135626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18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Key</w:t>
            </w:r>
            <w:r>
              <w:rPr>
                <w:color w:val="201A1B"/>
                <w:spacing w:val="13"/>
                <w:sz w:val="18"/>
              </w:rPr>
              <w:t xml:space="preserve"> / </w:t>
            </w:r>
            <w:r>
              <w:rPr>
                <w:color w:val="201A1B"/>
                <w:sz w:val="18"/>
              </w:rPr>
              <w:t>DB</w:t>
            </w:r>
            <w:r>
              <w:rPr>
                <w:color w:val="201A1B"/>
                <w:spacing w:val="7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7"/>
                <w:sz w:val="18"/>
              </w:rPr>
              <w:t>密碼存於環境變數或</w:t>
            </w:r>
            <w:proofErr w:type="spellEnd"/>
            <w:r>
              <w:rPr>
                <w:color w:val="201A1B"/>
                <w:spacing w:val="7"/>
                <w:sz w:val="18"/>
              </w:rPr>
              <w:t xml:space="preserve">  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ir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onfig</w:t>
            </w:r>
            <w:r>
              <w:rPr>
                <w:rFonts w:ascii="Verdana" w:eastAsia="Verdana"/>
                <w:color w:val="B8123B"/>
              </w:rPr>
              <w:t>_</w:t>
            </w:r>
            <w:r>
              <w:rPr>
                <w:rFonts w:ascii="Trebuchet MS" w:eastAsia="Trebuchet MS"/>
                <w:color w:val="B8123B"/>
                <w:sz w:val="20"/>
              </w:rPr>
              <w:t>p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r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meter</w:t>
            </w:r>
            <w:proofErr w:type="spellEnd"/>
            <w:r>
              <w:rPr>
                <w:rFonts w:ascii="Trebuchet MS" w:eastAsia="Trebuchet MS"/>
                <w:color w:val="B8123B"/>
                <w:spacing w:val="55"/>
                <w:sz w:val="20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，</w:t>
            </w:r>
            <w:proofErr w:type="spellStart"/>
            <w:r>
              <w:rPr>
                <w:color w:val="201A1B"/>
                <w:spacing w:val="-2"/>
                <w:sz w:val="18"/>
              </w:rPr>
              <w:t>不硬編碼</w:t>
            </w:r>
            <w:proofErr w:type="spellEnd"/>
          </w:p>
        </w:tc>
      </w:tr>
      <w:tr w:rsidR="006671D6" w14:paraId="7AD5D6E4" w14:textId="77777777">
        <w:trPr>
          <w:trHeight w:val="521"/>
        </w:trPr>
        <w:tc>
          <w:tcPr>
            <w:tcW w:w="1661" w:type="dxa"/>
            <w:shd w:val="clear" w:color="auto" w:fill="FAF1F2"/>
          </w:tcPr>
          <w:p w14:paraId="523E2CAB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ERP URL</w:t>
            </w:r>
            <w:r>
              <w:rPr>
                <w:b/>
                <w:color w:val="1A1A1A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3"/>
                <w:sz w:val="18"/>
              </w:rPr>
              <w:t>可抽換</w:t>
            </w:r>
            <w:proofErr w:type="spellEnd"/>
          </w:p>
        </w:tc>
        <w:tc>
          <w:tcPr>
            <w:tcW w:w="8415" w:type="dxa"/>
          </w:tcPr>
          <w:p w14:paraId="364471FD" w14:textId="77777777" w:rsidR="006671D6" w:rsidRDefault="00000000">
            <w:pPr>
              <w:pStyle w:val="TableParagraph"/>
              <w:spacing w:before="89"/>
              <w:ind w:left="22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51104" behindDoc="1" locked="0" layoutInCell="1" allowOverlap="1" wp14:anchorId="41C41AFC" wp14:editId="1B4C0F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5343525" cy="340995"/>
                      <wp:effectExtent l="0" t="0" r="0" b="0"/>
                      <wp:wrapNone/>
                      <wp:docPr id="684" name="Group 6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43525" cy="340995"/>
                                <a:chOff x="0" y="0"/>
                                <a:chExt cx="5343525" cy="340995"/>
                              </a:xfrm>
                            </wpg:grpSpPr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0" y="0"/>
                                  <a:ext cx="5343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3525" h="340995">
                                      <a:moveTo>
                                        <a:pt x="53435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343525" y="0"/>
                                      </a:lnTo>
                                      <a:lnTo>
                                        <a:pt x="53435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95250" y="92868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F17B49" id="Group 684" o:spid="_x0000_s1026" style="position:absolute;margin-left:0;margin-top:-.35pt;width:420.75pt;height:26.85pt;z-index:-17765376;mso-wrap-distance-left:0;mso-wrap-distance-right:0" coordsize="5343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">
                      <v:shape id="Graphic 685" o:spid="_x0000_s1027" style="position:absolute;width:53435;height:3409;visibility:visible;mso-wrap-style:square;v-text-anchor:top" coordsize="5343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" path="m5343525,340518l,340518,,,5343525,r,340518xe" fillcolor="#faf1f2" stroked="f">
                        <v:path arrowok="t"/>
                      </v:shape>
                      <v:shape id="Graphic 686" o:spid="_x0000_s1028" style="position:absolute;left:952;top:928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" path="m1289589,160734r-1273064,l14096,160246,,144208r,-2524l,16525,16525,,1289589,r16526,16525l1306115,144208r-14097,16038l128958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Trebuchet MS" w:eastAsia="Trebuchet MS"/>
                <w:color w:val="B8123B"/>
                <w:sz w:val="20"/>
              </w:rPr>
              <w:t>erp</w:t>
            </w:r>
            <w:r>
              <w:rPr>
                <w:rFonts w:ascii="Verdana" w:eastAsia="Verdana"/>
                <w:color w:val="B8123B"/>
              </w:rPr>
              <w:t>_</w:t>
            </w:r>
            <w:r>
              <w:rPr>
                <w:rFonts w:ascii="Tahoma" w:eastAsia="Tahoma"/>
                <w:color w:val="B8123B"/>
                <w:sz w:val="19"/>
              </w:rPr>
              <w:t>ba</w:t>
            </w:r>
            <w:r>
              <w:rPr>
                <w:rFonts w:ascii="Trebuchet MS" w:eastAsia="Trebuchet MS"/>
                <w:color w:val="B8123B"/>
                <w:sz w:val="20"/>
              </w:rPr>
              <w:t>se</w:t>
            </w:r>
            <w:r>
              <w:rPr>
                <w:rFonts w:ascii="Verdana" w:eastAsia="Verdana"/>
                <w:color w:val="B8123B"/>
              </w:rPr>
              <w:t>_</w:t>
            </w:r>
            <w:r>
              <w:rPr>
                <w:rFonts w:ascii="Trebuchet MS" w:eastAsia="Trebuchet MS"/>
                <w:color w:val="B8123B"/>
                <w:sz w:val="20"/>
              </w:rPr>
              <w:t>url</w:t>
            </w:r>
            <w:proofErr w:type="spellEnd"/>
            <w:r>
              <w:rPr>
                <w:rFonts w:ascii="Trebuchet MS" w:eastAsia="Trebuchet MS"/>
                <w:color w:val="B8123B"/>
                <w:spacing w:val="51"/>
                <w:w w:val="150"/>
                <w:sz w:val="20"/>
              </w:rPr>
              <w:t xml:space="preserve"> </w:t>
            </w:r>
            <w:r>
              <w:rPr>
                <w:color w:val="201A1B"/>
                <w:spacing w:val="3"/>
                <w:sz w:val="18"/>
              </w:rPr>
              <w:t xml:space="preserve">由 </w:t>
            </w:r>
            <w:r>
              <w:rPr>
                <w:color w:val="201A1B"/>
                <w:sz w:val="18"/>
              </w:rPr>
              <w:t>config</w:t>
            </w:r>
            <w:r>
              <w:rPr>
                <w:color w:val="201A1B"/>
                <w:spacing w:val="7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parameter </w:t>
            </w:r>
            <w:proofErr w:type="spellStart"/>
            <w:r>
              <w:rPr>
                <w:color w:val="201A1B"/>
                <w:sz w:val="18"/>
              </w:rPr>
              <w:t>控制，上線換真實</w:t>
            </w:r>
            <w:proofErr w:type="spellEnd"/>
            <w:r>
              <w:rPr>
                <w:color w:val="201A1B"/>
                <w:sz w:val="18"/>
              </w:rPr>
              <w:t xml:space="preserve"> ERP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不需動程式</w:t>
            </w:r>
            <w:proofErr w:type="spellEnd"/>
          </w:p>
        </w:tc>
      </w:tr>
      <w:tr w:rsidR="006671D6" w14:paraId="6422000D" w14:textId="77777777">
        <w:trPr>
          <w:trHeight w:val="521"/>
        </w:trPr>
        <w:tc>
          <w:tcPr>
            <w:tcW w:w="1661" w:type="dxa"/>
          </w:tcPr>
          <w:p w14:paraId="78A1DCD0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⽇</w:t>
            </w:r>
            <w:proofErr w:type="spellStart"/>
            <w:r>
              <w:rPr>
                <w:b/>
                <w:color w:val="1A1A1A"/>
                <w:spacing w:val="-3"/>
                <w:sz w:val="18"/>
              </w:rPr>
              <w:t>誌審計</w:t>
            </w:r>
            <w:proofErr w:type="spellEnd"/>
          </w:p>
        </w:tc>
        <w:tc>
          <w:tcPr>
            <w:tcW w:w="8415" w:type="dxa"/>
          </w:tcPr>
          <w:p w14:paraId="74A11EA8" w14:textId="77777777" w:rsidR="006671D6" w:rsidRDefault="00000000">
            <w:pPr>
              <w:pStyle w:val="TableParagraph"/>
              <w:spacing w:before="89"/>
              <w:ind w:left="229"/>
              <w:rPr>
                <w:sz w:val="18"/>
              </w:rPr>
            </w:pPr>
            <w:del w:id="978" w:author="盧晏臻Jenny" w:date="2026-06-24T16:30:00Z" w16du:dateUtc="2026-06-24T08:30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487789568" behindDoc="1" locked="0" layoutInCell="1" allowOverlap="1" wp14:anchorId="619E381C" wp14:editId="0DDB6F41">
                        <wp:simplePos x="0" y="0"/>
                        <wp:positionH relativeFrom="column">
                          <wp:posOffset>95250</wp:posOffset>
                        </wp:positionH>
                        <wp:positionV relativeFrom="paragraph">
                          <wp:posOffset>88182</wp:posOffset>
                        </wp:positionV>
                        <wp:extent cx="1306195" cy="161290"/>
                        <wp:effectExtent l="0" t="0" r="0" b="0"/>
                        <wp:wrapNone/>
                        <wp:docPr id="687" name="Group 68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1306195" cy="161290"/>
                                  <a:chOff x="0" y="0"/>
                                  <a:chExt cx="1306195" cy="161290"/>
                                </a:xfrm>
                              </wpg:grpSpPr>
                              <wps:wsp>
                                <wps:cNvPr id="688" name="Graphic 688"/>
                                <wps:cNvSpPr/>
                                <wps:spPr>
                                  <a:xfrm>
                                    <a:off x="0" y="0"/>
                                    <a:ext cx="130619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06195" h="161290">
                                        <a:moveTo>
                                          <a:pt x="1289589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6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1289589" y="0"/>
                                        </a:lnTo>
                                        <a:lnTo>
                                          <a:pt x="1306115" y="16525"/>
                                        </a:lnTo>
                                        <a:lnTo>
                                          <a:pt x="1306115" y="144208"/>
                                        </a:lnTo>
                                        <a:lnTo>
                                          <a:pt x="1292018" y="160246"/>
                                        </a:lnTo>
                                        <a:lnTo>
                                          <a:pt x="1289589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5863AEB6" id="Group 687" o:spid="_x0000_s1026" style="position:absolute;margin-left:7.5pt;margin-top:6.95pt;width:102.85pt;height:12.7pt;z-index:-15526912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">
                        <v:shape id="Graphic 688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" path="m1289589,160734r-1273064,l14096,160246,,144208r,-2524l,16525,16525,,1289589,r16526,16525l1306115,144208r-14097,16038l1289589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r>
              <w:rPr>
                <w:sz w:val="18"/>
                <w:rPrChange w:id="979" w:author="盧晏臻Jenny" w:date="2026-06-24T16:30:00Z" w16du:dateUtc="2026-06-24T08:30:00Z">
                  <w:rPr>
                    <w:rFonts w:ascii="Trebuchet MS"/>
                    <w:color w:val="B8123B"/>
                    <w:sz w:val="20"/>
                  </w:rPr>
                </w:rPrChange>
              </w:rPr>
              <w:t>kend</w:t>
            </w:r>
            <w:r>
              <w:rPr>
                <w:sz w:val="18"/>
                <w:rPrChange w:id="980" w:author="盧晏臻Jenny" w:date="2026-06-24T16:30:00Z" w16du:dateUtc="2026-06-24T08:30:00Z">
                  <w:rPr>
                    <w:rFonts w:ascii="Tahoma"/>
                    <w:color w:val="B8123B"/>
                    <w:sz w:val="19"/>
                  </w:rPr>
                </w:rPrChange>
              </w:rPr>
              <w:t>a</w:t>
            </w:r>
            <w:r>
              <w:rPr>
                <w:sz w:val="18"/>
                <w:rPrChange w:id="981" w:author="盧晏臻Jenny" w:date="2026-06-24T16:30:00Z" w16du:dateUtc="2026-06-24T08:30:00Z">
                  <w:rPr>
                    <w:rFonts w:ascii="Verdana"/>
                    <w:color w:val="B8123B"/>
                  </w:rPr>
                </w:rPrChange>
              </w:rPr>
              <w:t>.</w:t>
            </w:r>
            <w:r>
              <w:rPr>
                <w:sz w:val="18"/>
                <w:rPrChange w:id="982" w:author="盧晏臻Jenny" w:date="2026-06-24T16:30:00Z" w16du:dateUtc="2026-06-24T08:30:00Z">
                  <w:rPr>
                    <w:rFonts w:ascii="Trebuchet MS"/>
                    <w:color w:val="B8123B"/>
                    <w:sz w:val="20"/>
                  </w:rPr>
                </w:rPrChange>
              </w:rPr>
              <w:t>erp</w:t>
            </w:r>
            <w:r>
              <w:rPr>
                <w:sz w:val="18"/>
                <w:rPrChange w:id="983" w:author="盧晏臻Jenny" w:date="2026-06-24T16:30:00Z" w16du:dateUtc="2026-06-24T08:30:00Z">
                  <w:rPr>
                    <w:rFonts w:ascii="Verdana"/>
                    <w:color w:val="B8123B"/>
                  </w:rPr>
                </w:rPrChange>
              </w:rPr>
              <w:t>.</w:t>
            </w:r>
            <w:r>
              <w:rPr>
                <w:sz w:val="18"/>
                <w:rPrChange w:id="984" w:author="盧晏臻Jenny" w:date="2026-06-24T16:30:00Z" w16du:dateUtc="2026-06-24T08:30:00Z">
                  <w:rPr>
                    <w:rFonts w:ascii="Trebuchet MS"/>
                    <w:color w:val="B8123B"/>
                    <w:sz w:val="20"/>
                  </w:rPr>
                </w:rPrChange>
              </w:rPr>
              <w:t>syn</w:t>
            </w:r>
            <w:r>
              <w:rPr>
                <w:sz w:val="18"/>
                <w:rPrChange w:id="985" w:author="盧晏臻Jenny" w:date="2026-06-24T16:30:00Z" w16du:dateUtc="2026-06-24T08:30:00Z">
                  <w:rPr>
                    <w:rFonts w:ascii="Tahoma"/>
                    <w:color w:val="B8123B"/>
                    <w:sz w:val="19"/>
                  </w:rPr>
                </w:rPrChange>
              </w:rPr>
              <w:t>c</w:t>
            </w:r>
            <w:r>
              <w:rPr>
                <w:sz w:val="18"/>
                <w:rPrChange w:id="986" w:author="盧晏臻Jenny" w:date="2026-06-24T16:30:00Z" w16du:dateUtc="2026-06-24T08:30:00Z">
                  <w:rPr>
                    <w:rFonts w:ascii="Verdana"/>
                    <w:color w:val="B8123B"/>
                  </w:rPr>
                </w:rPrChange>
              </w:rPr>
              <w:t>.</w:t>
            </w:r>
            <w:r>
              <w:rPr>
                <w:sz w:val="18"/>
                <w:rPrChange w:id="987" w:author="盧晏臻Jenny" w:date="2026-06-24T16:30:00Z" w16du:dateUtc="2026-06-24T08:30:00Z">
                  <w:rPr>
                    <w:rFonts w:ascii="Trebuchet MS"/>
                    <w:color w:val="B8123B"/>
                    <w:sz w:val="20"/>
                  </w:rPr>
                </w:rPrChange>
              </w:rPr>
              <w:t>log</w:t>
            </w:r>
            <w:r>
              <w:rPr>
                <w:sz w:val="18"/>
                <w:rPrChange w:id="988" w:author="盧晏臻Jenny" w:date="2026-06-24T16:30:00Z" w16du:dateUtc="2026-06-24T08:30:00Z">
                  <w:rPr>
                    <w:rFonts w:ascii="Trebuchet MS"/>
                    <w:color w:val="B8123B"/>
                    <w:spacing w:val="72"/>
                    <w:w w:val="150"/>
                    <w:sz w:val="20"/>
                  </w:rPr>
                </w:rPrChange>
              </w:rPr>
              <w:t xml:space="preserve"> </w:t>
            </w:r>
            <w:proofErr w:type="spellStart"/>
            <w:r>
              <w:rPr>
                <w:sz w:val="18"/>
                <w:rPrChange w:id="989" w:author="盧晏臻Jenny" w:date="2026-06-24T16:30:00Z" w16du:dateUtc="2026-06-24T08:30:00Z">
                  <w:rPr>
                    <w:color w:val="201A1B"/>
                    <w:spacing w:val="2"/>
                    <w:sz w:val="18"/>
                  </w:rPr>
                </w:rPrChange>
              </w:rPr>
              <w:t>記錄每次</w:t>
            </w:r>
            <w:proofErr w:type="spellEnd"/>
            <w:r>
              <w:rPr>
                <w:sz w:val="18"/>
                <w:rPrChange w:id="990" w:author="盧晏臻Jenny" w:date="2026-06-24T16:30:00Z" w16du:dateUtc="2026-06-24T08:30:00Z">
                  <w:rPr>
                    <w:color w:val="201A1B"/>
                    <w:spacing w:val="2"/>
                    <w:sz w:val="18"/>
                  </w:rPr>
                </w:rPrChange>
              </w:rPr>
              <w:t xml:space="preserve"> </w:t>
            </w:r>
            <w:r>
              <w:rPr>
                <w:sz w:val="18"/>
                <w:rPrChange w:id="991" w:author="盧晏臻Jenny" w:date="2026-06-24T16:30:00Z" w16du:dateUtc="2026-06-24T08:30:00Z">
                  <w:rPr>
                    <w:color w:val="201A1B"/>
                    <w:sz w:val="18"/>
                  </w:rPr>
                </w:rPrChange>
              </w:rPr>
              <w:t>ERP</w:t>
            </w:r>
            <w:r>
              <w:rPr>
                <w:sz w:val="18"/>
                <w:rPrChange w:id="992" w:author="盧晏臻Jenny" w:date="2026-06-24T16:30:00Z" w16du:dateUtc="2026-06-24T08:30:00Z">
                  <w:rPr>
                    <w:color w:val="201A1B"/>
                    <w:spacing w:val="14"/>
                    <w:sz w:val="18"/>
                  </w:rPr>
                </w:rPrChange>
              </w:rPr>
              <w:t xml:space="preserve"> </w:t>
            </w:r>
            <w:r>
              <w:rPr>
                <w:sz w:val="18"/>
                <w:rPrChange w:id="993" w:author="盧晏臻Jenny" w:date="2026-06-24T16:30:00Z" w16du:dateUtc="2026-06-24T08:30:00Z">
                  <w:rPr>
                    <w:color w:val="201A1B"/>
                    <w:sz w:val="18"/>
                  </w:rPr>
                </w:rPrChange>
              </w:rPr>
              <w:t>API</w:t>
            </w:r>
            <w:r>
              <w:rPr>
                <w:sz w:val="18"/>
                <w:rPrChange w:id="994" w:author="盧晏臻Jenny" w:date="2026-06-24T16:30:00Z" w16du:dateUtc="2026-06-24T08:30:00Z">
                  <w:rPr>
                    <w:color w:val="201A1B"/>
                    <w:spacing w:val="4"/>
                    <w:sz w:val="18"/>
                  </w:rPr>
                </w:rPrChange>
              </w:rPr>
              <w:t xml:space="preserve"> </w:t>
            </w:r>
            <w:proofErr w:type="spellStart"/>
            <w:r>
              <w:rPr>
                <w:sz w:val="18"/>
                <w:rPrChange w:id="995" w:author="盧晏臻Jenny" w:date="2026-06-24T16:30:00Z" w16du:dateUtc="2026-06-24T08:30:00Z">
                  <w:rPr>
                    <w:color w:val="201A1B"/>
                    <w:spacing w:val="4"/>
                    <w:sz w:val="18"/>
                  </w:rPr>
                </w:rPrChange>
              </w:rPr>
              <w:t>呼叫</w:t>
            </w:r>
            <w:r>
              <w:rPr>
                <w:sz w:val="18"/>
                <w:rPrChange w:id="996" w:author="盧晏臻Jenny" w:date="2026-06-24T16:30:00Z" w16du:dateUtc="2026-06-24T08:30:00Z">
                  <w:rPr>
                    <w:color w:val="201A1B"/>
                    <w:sz w:val="18"/>
                  </w:rPr>
                </w:rPrChange>
              </w:rPr>
              <w:t>（request_json</w:t>
            </w:r>
            <w:proofErr w:type="spellEnd"/>
            <w:r>
              <w:rPr>
                <w:sz w:val="18"/>
                <w:rPrChange w:id="997" w:author="盧晏臻Jenny" w:date="2026-06-24T16:30:00Z" w16du:dateUtc="2026-06-24T08:30:00Z">
                  <w:rPr>
                    <w:color w:val="201A1B"/>
                    <w:spacing w:val="9"/>
                    <w:sz w:val="18"/>
                  </w:rPr>
                </w:rPrChange>
              </w:rPr>
              <w:t xml:space="preserve"> / </w:t>
            </w:r>
            <w:proofErr w:type="spellStart"/>
            <w:r>
              <w:rPr>
                <w:sz w:val="18"/>
                <w:rPrChange w:id="998" w:author="盧晏臻Jenny" w:date="2026-06-24T16:30:00Z" w16du:dateUtc="2026-06-24T08:30:00Z">
                  <w:rPr>
                    <w:color w:val="201A1B"/>
                    <w:sz w:val="18"/>
                  </w:rPr>
                </w:rPrChange>
              </w:rPr>
              <w:t>response_json</w:t>
            </w:r>
            <w:proofErr w:type="spellEnd"/>
            <w:r>
              <w:rPr>
                <w:sz w:val="18"/>
                <w:rPrChange w:id="999" w:author="盧晏臻Jenny" w:date="2026-06-24T16:30:00Z" w16du:dateUtc="2026-06-24T08:30:00Z">
                  <w:rPr>
                    <w:color w:val="201A1B"/>
                    <w:spacing w:val="9"/>
                    <w:sz w:val="18"/>
                  </w:rPr>
                </w:rPrChange>
              </w:rPr>
              <w:t xml:space="preserve"> / </w:t>
            </w:r>
            <w:r>
              <w:rPr>
                <w:sz w:val="18"/>
                <w:rPrChange w:id="1000" w:author="盧晏臻Jenny" w:date="2026-06-24T16:30:00Z" w16du:dateUtc="2026-06-24T08:30:00Z">
                  <w:rPr>
                    <w:color w:val="201A1B"/>
                    <w:sz w:val="18"/>
                  </w:rPr>
                </w:rPrChange>
              </w:rPr>
              <w:t>state</w:t>
            </w:r>
            <w:r>
              <w:rPr>
                <w:sz w:val="18"/>
                <w:rPrChange w:id="1001" w:author="盧晏臻Jenny" w:date="2026-06-24T16:30:00Z" w16du:dateUtc="2026-06-24T08:30:00Z">
                  <w:rPr>
                    <w:color w:val="201A1B"/>
                    <w:spacing w:val="9"/>
                    <w:sz w:val="18"/>
                  </w:rPr>
                </w:rPrChange>
              </w:rPr>
              <w:t xml:space="preserve"> / </w:t>
            </w:r>
            <w:r>
              <w:rPr>
                <w:sz w:val="18"/>
                <w:rPrChange w:id="1002" w:author="盧晏臻Jenny" w:date="2026-06-24T16:30:00Z" w16du:dateUtc="2026-06-24T08:30:00Z">
                  <w:rPr>
                    <w:color w:val="201A1B"/>
                    <w:spacing w:val="-2"/>
                    <w:sz w:val="18"/>
                  </w:rPr>
                </w:rPrChange>
              </w:rPr>
              <w:t>retry</w:t>
            </w:r>
            <w:del w:id="1003" w:author="盧晏臻Jenny" w:date="2026-06-24T16:30:00Z" w16du:dateUtc="2026-06-24T08:30:00Z">
              <w:r>
                <w:rPr>
                  <w:color w:val="201A1B"/>
                  <w:spacing w:val="-2"/>
                  <w:sz w:val="18"/>
                </w:rPr>
                <w:delText>）</w:delText>
              </w:r>
            </w:del>
            <w:ins w:id="1004" w:author="盧晏臻Jenny" w:date="2026-06-24T16:30:00Z" w16du:dateUtc="2026-06-24T08:30:00Z">
              <w:r>
                <w:rPr>
                  <w:sz w:val="18"/>
                </w:rPr>
                <w:t>）；</w:t>
              </w:r>
              <w:proofErr w:type="spellStart"/>
              <w:r>
                <w:rPr>
                  <w:sz w:val="18"/>
                </w:rPr>
                <w:t>授權人員可查詢錯誤通知與完整同步記錄</w:t>
              </w:r>
              <w:proofErr w:type="spellEnd"/>
              <w:r>
                <w:rPr>
                  <w:sz w:val="18"/>
                </w:rPr>
                <w:t>。</w:t>
              </w:r>
            </w:ins>
          </w:p>
        </w:tc>
      </w:tr>
      <w:tr w:rsidR="006671D6" w14:paraId="3648B1C1" w14:textId="77777777">
        <w:trPr>
          <w:trHeight w:val="521"/>
        </w:trPr>
        <w:tc>
          <w:tcPr>
            <w:tcW w:w="1661" w:type="dxa"/>
            <w:shd w:val="clear" w:color="auto" w:fill="FAF1F2"/>
          </w:tcPr>
          <w:p w14:paraId="0768D7A8" w14:textId="77777777" w:rsidR="006671D6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demo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資料隔離</w:t>
            </w:r>
            <w:proofErr w:type="spellEnd"/>
          </w:p>
        </w:tc>
        <w:tc>
          <w:tcPr>
            <w:tcW w:w="8415" w:type="dxa"/>
          </w:tcPr>
          <w:p w14:paraId="5C25EED8" w14:textId="77777777" w:rsidR="006671D6" w:rsidRDefault="00000000">
            <w:pPr>
              <w:pStyle w:val="TableParagraph"/>
              <w:spacing w:before="89"/>
              <w:ind w:left="22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51616" behindDoc="1" locked="0" layoutInCell="1" allowOverlap="1" wp14:anchorId="4FF71AA3" wp14:editId="55C5B8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-4686</wp:posOffset>
                      </wp:positionV>
                      <wp:extent cx="5343525" cy="340995"/>
                      <wp:effectExtent l="0" t="0" r="0" b="0"/>
                      <wp:wrapNone/>
                      <wp:docPr id="689" name="Group 6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43525" cy="340995"/>
                                <a:chOff x="0" y="0"/>
                                <a:chExt cx="5343525" cy="340995"/>
                              </a:xfrm>
                            </wpg:grpSpPr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0" y="0"/>
                                  <a:ext cx="534352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3525" h="340995">
                                      <a:moveTo>
                                        <a:pt x="5343525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343525" y="0"/>
                                      </a:lnTo>
                                      <a:lnTo>
                                        <a:pt x="5343525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95240" y="92878"/>
                                  <a:ext cx="42506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50690" h="161290">
                                      <a:moveTo>
                                        <a:pt x="1640687" y="16522"/>
                                      </a:moveTo>
                                      <a:lnTo>
                                        <a:pt x="1624164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35" y="160731"/>
                                      </a:lnTo>
                                      <a:lnTo>
                                        <a:pt x="1624164" y="160731"/>
                                      </a:lnTo>
                                      <a:lnTo>
                                        <a:pt x="1640687" y="144208"/>
                                      </a:lnTo>
                                      <a:lnTo>
                                        <a:pt x="1640687" y="16522"/>
                                      </a:lnTo>
                                      <a:close/>
                                    </a:path>
                                    <a:path w="4250690" h="161290">
                                      <a:moveTo>
                                        <a:pt x="4250537" y="16522"/>
                                      </a:moveTo>
                                      <a:lnTo>
                                        <a:pt x="4234015" y="0"/>
                                      </a:lnTo>
                                      <a:lnTo>
                                        <a:pt x="3764623" y="0"/>
                                      </a:lnTo>
                                      <a:lnTo>
                                        <a:pt x="3748087" y="16522"/>
                                      </a:lnTo>
                                      <a:lnTo>
                                        <a:pt x="3748087" y="141681"/>
                                      </a:lnTo>
                                      <a:lnTo>
                                        <a:pt x="3748087" y="144208"/>
                                      </a:lnTo>
                                      <a:lnTo>
                                        <a:pt x="3764623" y="160731"/>
                                      </a:lnTo>
                                      <a:lnTo>
                                        <a:pt x="4234015" y="160731"/>
                                      </a:lnTo>
                                      <a:lnTo>
                                        <a:pt x="4250537" y="144208"/>
                                      </a:lnTo>
                                      <a:lnTo>
                                        <a:pt x="4250537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08C5A" id="Group 689" o:spid="_x0000_s1026" style="position:absolute;margin-left:0;margin-top:-.35pt;width:420.75pt;height:26.85pt;z-index:-17764864;mso-wrap-distance-left:0;mso-wrap-distance-right:0" coordsize="5343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">
                      <v:shape id="Graphic 690" o:spid="_x0000_s1027" style="position:absolute;width:53435;height:3409;visibility:visible;mso-wrap-style:square;v-text-anchor:top" coordsize="534352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" path="m5343525,340518l,340518,,,5343525,r,340518xe" fillcolor="#faf1f2" stroked="f">
                        <v:path arrowok="t"/>
                      </v:shape>
                      <v:shape id="Graphic 691" o:spid="_x0000_s1028" style="position:absolute;left:952;top:928;width:42507;height:1613;visibility:visible;mso-wrap-style:square;v-text-anchor:top" coordsize="42506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" path="m1640687,16522l1624164,,16535,,,16522,,141681r,2527l16535,160731r1607629,l1640687,144208r,-127686xem4250537,16522l4234015,,3764623,r-16536,16522l3748087,141681r,2527l3764623,160731r469392,l4250537,144208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 w:eastAsia="Trebuchet MS"/>
                <w:color w:val="B8123B"/>
                <w:w w:val="110"/>
                <w:sz w:val="20"/>
              </w:rPr>
              <w:t>d</w:t>
            </w:r>
            <w:r>
              <w:rPr>
                <w:rFonts w:ascii="Tahoma" w:eastAsia="Tahoma"/>
                <w:color w:val="B8123B"/>
                <w:w w:val="110"/>
                <w:sz w:val="19"/>
              </w:rPr>
              <w:t>b</w:t>
            </w:r>
            <w:r>
              <w:rPr>
                <w:rFonts w:ascii="Trebuchet MS" w:eastAsia="Trebuchet MS"/>
                <w:color w:val="B8123B"/>
                <w:w w:val="110"/>
                <w:sz w:val="20"/>
              </w:rPr>
              <w:t>filter</w:t>
            </w:r>
            <w:proofErr w:type="spellEnd"/>
            <w:r>
              <w:rPr>
                <w:rFonts w:ascii="Trebuchet MS" w:eastAsia="Trebuchet MS"/>
                <w:color w:val="B8123B"/>
                <w:spacing w:val="30"/>
                <w:w w:val="110"/>
                <w:sz w:val="20"/>
              </w:rPr>
              <w:t xml:space="preserve"> </w:t>
            </w:r>
            <w:r>
              <w:rPr>
                <w:rFonts w:ascii="Arial" w:eastAsia="Arial"/>
                <w:color w:val="B8123B"/>
                <w:spacing w:val="24"/>
                <w:sz w:val="17"/>
              </w:rPr>
              <w:t xml:space="preserve">= </w:t>
            </w:r>
            <w:r>
              <w:rPr>
                <w:rFonts w:ascii="Arial" w:eastAsia="Arial"/>
                <w:color w:val="B8123B"/>
                <w:sz w:val="17"/>
              </w:rPr>
              <w:t>^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_</w:t>
            </w:r>
            <w:r>
              <w:rPr>
                <w:rFonts w:ascii="Trebuchet MS" w:eastAsia="Trebuchet MS"/>
                <w:color w:val="B8123B"/>
                <w:sz w:val="20"/>
              </w:rPr>
              <w:t>demo</w:t>
            </w:r>
            <w:proofErr w:type="spellEnd"/>
            <w:r>
              <w:rPr>
                <w:rFonts w:ascii="Verdana" w:eastAsia="Verdana"/>
                <w:color w:val="B8123B"/>
              </w:rPr>
              <w:t>$</w:t>
            </w:r>
            <w:r>
              <w:rPr>
                <w:rFonts w:ascii="Verdana" w:eastAsia="Verdana"/>
                <w:color w:val="B8123B"/>
                <w:spacing w:val="37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確保只讀取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kenda_demo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DB；</w:t>
            </w:r>
            <w:r>
              <w:rPr>
                <w:color w:val="201A1B"/>
                <w:spacing w:val="-2"/>
                <w:sz w:val="18"/>
              </w:rPr>
              <w:t>舊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demo</w:t>
            </w:r>
            <w:r>
              <w:rPr>
                <w:color w:val="201A1B"/>
                <w:spacing w:val="70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sz w:val="20"/>
              </w:rPr>
              <w:t>odoo</w:t>
            </w:r>
            <w:r>
              <w:rPr>
                <w:rFonts w:ascii="Arial Rounded MT Bold" w:eastAsia="Arial Rounded MT Bold"/>
                <w:color w:val="B8123B"/>
                <w:sz w:val="19"/>
              </w:rPr>
              <w:t>19</w:t>
            </w:r>
            <w:r>
              <w:rPr>
                <w:rFonts w:ascii="Arial Rounded MT Bold" w:eastAsia="Arial Rounded MT Bold"/>
                <w:color w:val="B8123B"/>
                <w:spacing w:val="66"/>
                <w:sz w:val="19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全程不動</w:t>
            </w:r>
            <w:proofErr w:type="spellEnd"/>
          </w:p>
        </w:tc>
      </w:tr>
    </w:tbl>
    <w:p w14:paraId="1DD8186D" w14:textId="77777777" w:rsidR="006671D6" w:rsidRDefault="00000000">
      <w:pPr>
        <w:pStyle w:val="a3"/>
        <w:spacing w:before="1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85120" behindDoc="1" locked="0" layoutInCell="1" allowOverlap="1" wp14:anchorId="1D47E089" wp14:editId="697DB385">
                <wp:simplePos x="0" y="0"/>
                <wp:positionH relativeFrom="page">
                  <wp:posOffset>575071</wp:posOffset>
                </wp:positionH>
                <wp:positionV relativeFrom="paragraph">
                  <wp:posOffset>185499</wp:posOffset>
                </wp:positionV>
                <wp:extent cx="6408420" cy="9525"/>
                <wp:effectExtent l="0" t="0" r="0" b="0"/>
                <wp:wrapTopAndBottom/>
                <wp:docPr id="692" name="Graphic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32C2C" id="Graphic 692" o:spid="_x0000_s1026" style="position:absolute;margin-left:45.3pt;margin-top:14.6pt;width:504.6pt;height:.75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Aks934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62DC2E0" w14:textId="77777777" w:rsidR="006671D6" w:rsidRDefault="00000000">
      <w:pPr>
        <w:pStyle w:val="3"/>
        <w:numPr>
          <w:ilvl w:val="0"/>
          <w:numId w:val="4"/>
        </w:numPr>
        <w:tabs>
          <w:tab w:val="left" w:pos="607"/>
        </w:tabs>
        <w:spacing w:before="377"/>
        <w:ind w:left="607" w:hanging="307"/>
        <w:pPrChange w:id="1005" w:author="盧晏臻Jenny" w:date="2026-06-24T16:30:00Z" w16du:dateUtc="2026-06-24T08:30:00Z">
          <w:pPr>
            <w:pStyle w:val="3"/>
            <w:numPr>
              <w:numId w:val="11"/>
            </w:numPr>
            <w:tabs>
              <w:tab w:val="left" w:pos="607"/>
            </w:tabs>
            <w:spacing w:before="377"/>
          </w:pPr>
        </w:pPrChange>
      </w:pPr>
      <w:bookmarkStart w:id="1006" w:name="_TOC_250004"/>
      <w:bookmarkEnd w:id="1006"/>
      <w:proofErr w:type="spellStart"/>
      <w:r>
        <w:rPr>
          <w:color w:val="8A0A1A"/>
          <w:spacing w:val="-2"/>
        </w:rPr>
        <w:t>非功能特性</w:t>
      </w:r>
      <w:proofErr w:type="spellEnd"/>
    </w:p>
    <w:p w14:paraId="2499C479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47"/>
        <w:rPr>
          <w:b/>
          <w:sz w:val="24"/>
        </w:rPr>
        <w:pPrChange w:id="1007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47"/>
          </w:pPr>
        </w:pPrChange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828480" behindDoc="0" locked="0" layoutInCell="1" allowOverlap="1" wp14:anchorId="165CE7A9" wp14:editId="052FF8EB">
                <wp:simplePos x="0" y="0"/>
                <wp:positionH relativeFrom="page">
                  <wp:posOffset>575071</wp:posOffset>
                </wp:positionH>
                <wp:positionV relativeFrom="paragraph">
                  <wp:posOffset>-313933</wp:posOffset>
                </wp:positionV>
                <wp:extent cx="47625" cy="302895"/>
                <wp:effectExtent l="0" t="0" r="0" b="0"/>
                <wp:wrapNone/>
                <wp:docPr id="693" name="Graphic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DAF14" id="Graphic 693" o:spid="_x0000_s1026" style="position:absolute;margin-left:45.3pt;margin-top:-24.7pt;width:3.75pt;height:23.85pt;z-index: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C70F2E"/>
          <w:spacing w:val="-5"/>
          <w:sz w:val="24"/>
        </w:rPr>
        <w:t>效能</w:t>
      </w:r>
      <w:proofErr w:type="spellEnd"/>
    </w:p>
    <w:p w14:paraId="3A13192B" w14:textId="77777777" w:rsidR="006671D6" w:rsidRDefault="006671D6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8603"/>
      </w:tblGrid>
      <w:tr w:rsidR="006671D6" w14:paraId="0701ED5A" w14:textId="77777777">
        <w:trPr>
          <w:trHeight w:val="562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9B95DD7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860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751C511" w14:textId="77777777" w:rsidR="006671D6" w:rsidRDefault="00000000">
            <w:pPr>
              <w:pStyle w:val="TableParagraph"/>
              <w:spacing w:before="117"/>
              <w:ind w:left="157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設定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/說明</w:t>
            </w:r>
          </w:p>
        </w:tc>
      </w:tr>
      <w:tr w:rsidR="006671D6" w14:paraId="2109C486" w14:textId="77777777">
        <w:trPr>
          <w:trHeight w:val="815"/>
        </w:trPr>
        <w:tc>
          <w:tcPr>
            <w:tcW w:w="1474" w:type="dxa"/>
            <w:tcBorders>
              <w:top w:val="nil"/>
            </w:tcBorders>
          </w:tcPr>
          <w:p w14:paraId="6FFB56CE" w14:textId="77777777" w:rsidR="006671D6" w:rsidRDefault="00000000">
            <w:pPr>
              <w:pStyle w:val="TableParagraph"/>
              <w:spacing w:before="109" w:line="220" w:lineRule="auto"/>
              <w:ind w:right="612"/>
              <w:rPr>
                <w:b/>
                <w:sz w:val="18"/>
              </w:rPr>
            </w:pPr>
            <w:r>
              <w:rPr>
                <w:b/>
                <w:color w:val="1A1A1A"/>
                <w:spacing w:val="-4"/>
                <w:sz w:val="18"/>
              </w:rPr>
              <w:t xml:space="preserve">Odoo </w:t>
            </w:r>
            <w:r>
              <w:rPr>
                <w:b/>
                <w:color w:val="1A1A1A"/>
                <w:spacing w:val="-2"/>
                <w:sz w:val="18"/>
              </w:rPr>
              <w:t>workers</w:t>
            </w:r>
          </w:p>
        </w:tc>
        <w:tc>
          <w:tcPr>
            <w:tcW w:w="8603" w:type="dxa"/>
            <w:tcBorders>
              <w:top w:val="nil"/>
            </w:tcBorders>
          </w:tcPr>
          <w:p w14:paraId="183E171F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55712" behindDoc="1" locked="0" layoutInCell="1" allowOverlap="1" wp14:anchorId="1C6CFD88" wp14:editId="1C46F9B0">
                      <wp:simplePos x="0" y="0"/>
                      <wp:positionH relativeFrom="column">
                        <wp:posOffset>1381125</wp:posOffset>
                      </wp:positionH>
                      <wp:positionV relativeFrom="paragraph">
                        <wp:posOffset>88924</wp:posOffset>
                      </wp:positionV>
                      <wp:extent cx="837565" cy="161290"/>
                      <wp:effectExtent l="0" t="0" r="0" b="0"/>
                      <wp:wrapNone/>
                      <wp:docPr id="694" name="Group 6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161290"/>
                                <a:chOff x="0" y="0"/>
                                <a:chExt cx="837565" cy="161290"/>
                              </a:xfrm>
                            </wpg:grpSpPr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3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20483" y="0"/>
                                      </a:lnTo>
                                      <a:lnTo>
                                        <a:pt x="837009" y="16525"/>
                                      </a:lnTo>
                                      <a:lnTo>
                                        <a:pt x="837009" y="144208"/>
                                      </a:lnTo>
                                      <a:lnTo>
                                        <a:pt x="822912" y="160246"/>
                                      </a:lnTo>
                                      <a:lnTo>
                                        <a:pt x="82048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97305F" id="Group 694" o:spid="_x0000_s1026" style="position:absolute;margin-left:108.75pt;margin-top:7pt;width:65.95pt;height:12.7pt;z-index:-17760768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">
                      <v:shape id="Graphic 695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" path="m820483,160734r-803958,l14097,160246,,144208r,-2524l,16525,16525,,820483,r16526,16525l837009,144208r-14097,16038l82048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z w:val="18"/>
              </w:rPr>
              <w:t>正式機依規格設定（建議</w:t>
            </w:r>
            <w:proofErr w:type="spellEnd"/>
            <w:r>
              <w:rPr>
                <w:color w:val="201A1B"/>
                <w:spacing w:val="62"/>
                <w:w w:val="150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sz w:val="20"/>
              </w:rPr>
              <w:t>workers</w:t>
            </w:r>
            <w:r>
              <w:rPr>
                <w:rFonts w:ascii="Trebuchet MS" w:eastAsia="Trebuchet MS"/>
                <w:color w:val="B8123B"/>
                <w:spacing w:val="49"/>
                <w:sz w:val="20"/>
              </w:rPr>
              <w:t xml:space="preserve"> </w:t>
            </w:r>
            <w:r>
              <w:rPr>
                <w:rFonts w:ascii="Arial" w:eastAsia="Arial"/>
                <w:color w:val="B8123B"/>
                <w:spacing w:val="31"/>
                <w:sz w:val="17"/>
              </w:rPr>
              <w:t xml:space="preserve">= </w:t>
            </w:r>
            <w:r>
              <w:rPr>
                <w:rFonts w:ascii="Arial Rounded MT Bold" w:eastAsia="Arial Rounded MT Bold"/>
                <w:color w:val="B8123B"/>
                <w:sz w:val="19"/>
              </w:rPr>
              <w:t>2</w:t>
            </w:r>
            <w:r>
              <w:rPr>
                <w:rFonts w:ascii="Arial Rounded MT Bold" w:eastAsia="Arial Rounded MT Bold"/>
                <w:color w:val="B8123B"/>
                <w:spacing w:val="34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 xml:space="preserve">，2vCPU </w:t>
            </w:r>
            <w:proofErr w:type="spellStart"/>
            <w:r>
              <w:rPr>
                <w:color w:val="201A1B"/>
                <w:sz w:val="18"/>
              </w:rPr>
              <w:t>環境；本機</w:t>
            </w:r>
            <w:proofErr w:type="spellEnd"/>
            <w:r>
              <w:rPr>
                <w:color w:val="201A1B"/>
                <w:sz w:val="18"/>
              </w:rPr>
              <w:t xml:space="preserve"> Docker </w:t>
            </w:r>
            <w:proofErr w:type="spellStart"/>
            <w:r>
              <w:rPr>
                <w:color w:val="201A1B"/>
                <w:sz w:val="18"/>
              </w:rPr>
              <w:t>無限制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6671D6" w14:paraId="735693B5" w14:textId="77777777">
        <w:trPr>
          <w:trHeight w:val="521"/>
        </w:trPr>
        <w:tc>
          <w:tcPr>
            <w:tcW w:w="1474" w:type="dxa"/>
            <w:shd w:val="clear" w:color="auto" w:fill="FAF1F2"/>
          </w:tcPr>
          <w:p w14:paraId="0EC50E5E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4"/>
                <w:sz w:val="18"/>
              </w:rPr>
              <w:t>⻑</w:t>
            </w:r>
            <w:proofErr w:type="spellStart"/>
            <w:r>
              <w:rPr>
                <w:b/>
                <w:color w:val="1A1A1A"/>
                <w:spacing w:val="-4"/>
                <w:sz w:val="18"/>
              </w:rPr>
              <w:t>輪詢</w:t>
            </w:r>
            <w:proofErr w:type="spellEnd"/>
          </w:p>
        </w:tc>
        <w:tc>
          <w:tcPr>
            <w:tcW w:w="8603" w:type="dxa"/>
          </w:tcPr>
          <w:p w14:paraId="38C4DCC7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52640" behindDoc="1" locked="0" layoutInCell="1" allowOverlap="1" wp14:anchorId="69E5A003" wp14:editId="293893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5462905" cy="340995"/>
                      <wp:effectExtent l="0" t="0" r="0" b="0"/>
                      <wp:wrapNone/>
                      <wp:docPr id="696" name="Group 6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2905" cy="340995"/>
                                <a:chOff x="0" y="0"/>
                                <a:chExt cx="5462905" cy="340995"/>
                              </a:xfrm>
                            </wpg:grpSpPr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0" y="0"/>
                                  <a:ext cx="546290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2905" h="340995">
                                      <a:moveTo>
                                        <a:pt x="5462587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62587" y="0"/>
                                      </a:lnTo>
                                      <a:lnTo>
                                        <a:pt x="5462587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1190625" y="94059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4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155049" y="0"/>
                                      </a:lnTo>
                                      <a:lnTo>
                                        <a:pt x="1171575" y="16525"/>
                                      </a:lnTo>
                                      <a:lnTo>
                                        <a:pt x="1171575" y="144208"/>
                                      </a:lnTo>
                                      <a:lnTo>
                                        <a:pt x="1157477" y="160246"/>
                                      </a:lnTo>
                                      <a:lnTo>
                                        <a:pt x="115504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EC48AB" id="Group 696" o:spid="_x0000_s1026" style="position:absolute;margin-left:0;margin-top:-.4pt;width:430.15pt;height:26.85pt;z-index:-17763840;mso-wrap-distance-left:0;mso-wrap-distance-right:0" coordsize="5462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">
                      <v:shape id="Graphic 697" o:spid="_x0000_s1027" style="position:absolute;width:54629;height:3409;visibility:visible;mso-wrap-style:square;v-text-anchor:top" coordsize="546290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" path="m5462587,340518l,340518,,,5462587,r,340518xe" fillcolor="#faf1f2" stroked="f">
                        <v:path arrowok="t"/>
                      </v:shape>
                      <v:shape id="Graphic 698" o:spid="_x0000_s1028" style="position:absolute;left:11906;top:940;width:11716;height:1613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" path="m1155049,160734r-1138524,l14097,160246,,144208r,-2524l,16525,16525,,1155049,r16526,16525l1171575,144208r-14098,16038l115504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Odoo</w:t>
            </w:r>
            <w:r>
              <w:rPr>
                <w:color w:val="201A1B"/>
                <w:spacing w:val="-12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201A1B"/>
                <w:w w:val="105"/>
                <w:sz w:val="18"/>
              </w:rPr>
              <w:t>Gevent</w:t>
            </w:r>
            <w:proofErr w:type="spellEnd"/>
            <w:r>
              <w:rPr>
                <w:color w:val="201A1B"/>
                <w:spacing w:val="-11"/>
                <w:w w:val="105"/>
                <w:sz w:val="18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port（</w:t>
            </w:r>
            <w:r>
              <w:rPr>
                <w:color w:val="201A1B"/>
                <w:spacing w:val="16"/>
                <w:w w:val="105"/>
                <w:sz w:val="18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w w:val="105"/>
                <w:sz w:val="20"/>
              </w:rPr>
              <w:t>longpolling</w:t>
            </w:r>
            <w:r>
              <w:rPr>
                <w:rFonts w:ascii="Verdana" w:eastAsia="Verdana"/>
                <w:color w:val="B8123B"/>
                <w:w w:val="105"/>
              </w:rPr>
              <w:t>_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port</w:t>
            </w:r>
            <w:proofErr w:type="spellEnd"/>
            <w:r>
              <w:rPr>
                <w:rFonts w:ascii="Trebuchet MS" w:eastAsia="Trebuchet MS"/>
                <w:color w:val="B8123B"/>
                <w:spacing w:val="1"/>
                <w:w w:val="105"/>
                <w:sz w:val="20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）</w:t>
            </w:r>
            <w:proofErr w:type="spellStart"/>
            <w:r>
              <w:rPr>
                <w:color w:val="201A1B"/>
                <w:spacing w:val="-2"/>
                <w:w w:val="105"/>
                <w:sz w:val="18"/>
              </w:rPr>
              <w:t>可選開</w:t>
            </w:r>
            <w:proofErr w:type="spellEnd"/>
            <w:r>
              <w:rPr>
                <w:color w:val="201A1B"/>
                <w:spacing w:val="-2"/>
                <w:w w:val="105"/>
                <w:sz w:val="18"/>
              </w:rPr>
              <w:t>；⽬</w:t>
            </w:r>
            <w:proofErr w:type="spellStart"/>
            <w:r>
              <w:rPr>
                <w:color w:val="201A1B"/>
                <w:spacing w:val="-2"/>
                <w:w w:val="105"/>
                <w:sz w:val="18"/>
              </w:rPr>
              <w:t>前非必要</w:t>
            </w:r>
            <w:proofErr w:type="spellEnd"/>
          </w:p>
        </w:tc>
      </w:tr>
      <w:tr w:rsidR="006671D6" w14:paraId="772B282B" w14:textId="77777777">
        <w:trPr>
          <w:trHeight w:val="510"/>
        </w:trPr>
        <w:tc>
          <w:tcPr>
            <w:tcW w:w="1474" w:type="dxa"/>
          </w:tcPr>
          <w:p w14:paraId="5B6D89A7" w14:textId="77777777" w:rsidR="006671D6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React</w:t>
            </w:r>
            <w:r>
              <w:rPr>
                <w:b/>
                <w:color w:val="1A1A1A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4"/>
                <w:sz w:val="18"/>
              </w:rPr>
              <w:t>靜態化</w:t>
            </w:r>
            <w:proofErr w:type="spellEnd"/>
          </w:p>
        </w:tc>
        <w:tc>
          <w:tcPr>
            <w:tcW w:w="8603" w:type="dxa"/>
          </w:tcPr>
          <w:p w14:paraId="1446B219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前台 </w:t>
            </w:r>
            <w:r>
              <w:rPr>
                <w:color w:val="201A1B"/>
                <w:sz w:val="18"/>
              </w:rPr>
              <w:t>build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為靜態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SPA，nginx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直接提供，無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SSR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效能壓</w:t>
            </w:r>
            <w:proofErr w:type="spellEnd"/>
            <w:r>
              <w:rPr>
                <w:color w:val="201A1B"/>
                <w:spacing w:val="-3"/>
                <w:sz w:val="18"/>
              </w:rPr>
              <w:t>⼒</w:t>
            </w:r>
          </w:p>
        </w:tc>
      </w:tr>
      <w:tr w:rsidR="006671D6" w14:paraId="760CF887" w14:textId="77777777">
        <w:trPr>
          <w:trHeight w:val="817"/>
        </w:trPr>
        <w:tc>
          <w:tcPr>
            <w:tcW w:w="1474" w:type="dxa"/>
            <w:shd w:val="clear" w:color="auto" w:fill="FAF1F2"/>
          </w:tcPr>
          <w:p w14:paraId="4DB0F793" w14:textId="77777777" w:rsidR="006671D6" w:rsidRDefault="00000000">
            <w:pPr>
              <w:pStyle w:val="TableParagraph"/>
              <w:spacing w:line="318" w:lineRule="exact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ERP API</w:t>
            </w:r>
            <w:r>
              <w:rPr>
                <w:b/>
                <w:color w:val="1A1A1A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4"/>
                <w:sz w:val="18"/>
              </w:rPr>
              <w:t>非同</w:t>
            </w:r>
            <w:proofErr w:type="spellEnd"/>
          </w:p>
          <w:p w14:paraId="1916A948" w14:textId="77777777" w:rsidR="006671D6" w:rsidRDefault="00000000">
            <w:pPr>
              <w:pStyle w:val="TableParagraph"/>
              <w:spacing w:before="0" w:line="318" w:lineRule="exact"/>
              <w:rPr>
                <w:b/>
                <w:sz w:val="18"/>
              </w:rPr>
            </w:pPr>
            <w:r>
              <w:rPr>
                <w:b/>
                <w:color w:val="1A1A1A"/>
                <w:spacing w:val="-10"/>
                <w:sz w:val="18"/>
              </w:rPr>
              <w:t>步</w:t>
            </w:r>
          </w:p>
        </w:tc>
        <w:tc>
          <w:tcPr>
            <w:tcW w:w="8603" w:type="dxa"/>
          </w:tcPr>
          <w:p w14:paraId="1568F1B2" w14:textId="77777777" w:rsidR="006671D6" w:rsidRDefault="00000000">
            <w:pPr>
              <w:pStyle w:val="TableParagraph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53152" behindDoc="1" locked="0" layoutInCell="1" allowOverlap="1" wp14:anchorId="7A7D35A8" wp14:editId="308065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-5241</wp:posOffset>
                      </wp:positionV>
                      <wp:extent cx="5462905" cy="528955"/>
                      <wp:effectExtent l="0" t="0" r="0" b="0"/>
                      <wp:wrapNone/>
                      <wp:docPr id="699" name="Group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2905" cy="528955"/>
                                <a:chOff x="0" y="0"/>
                                <a:chExt cx="5462905" cy="528955"/>
                              </a:xfrm>
                            </wpg:grpSpPr>
                            <wps:wsp>
                              <wps:cNvPr id="700" name="Graphic 700"/>
                              <wps:cNvSpPr/>
                              <wps:spPr>
                                <a:xfrm>
                                  <a:off x="0" y="0"/>
                                  <a:ext cx="5462905" cy="528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2905" h="528955">
                                      <a:moveTo>
                                        <a:pt x="5462587" y="528637"/>
                                      </a:moveTo>
                                      <a:lnTo>
                                        <a:pt x="0" y="52863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462587" y="0"/>
                                      </a:lnTo>
                                      <a:lnTo>
                                        <a:pt x="5462587" y="5286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95250" y="94059"/>
                                  <a:ext cx="7708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0890" h="161290">
                                      <a:moveTo>
                                        <a:pt x="75380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753808" y="0"/>
                                      </a:lnTo>
                                      <a:lnTo>
                                        <a:pt x="770334" y="16525"/>
                                      </a:lnTo>
                                      <a:lnTo>
                                        <a:pt x="770334" y="144208"/>
                                      </a:lnTo>
                                      <a:lnTo>
                                        <a:pt x="756237" y="160246"/>
                                      </a:lnTo>
                                      <a:lnTo>
                                        <a:pt x="75380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328AE0" id="Group 699" o:spid="_x0000_s1026" style="position:absolute;margin-left:0;margin-top:-.4pt;width:430.15pt;height:41.65pt;z-index:-17763328;mso-wrap-distance-left:0;mso-wrap-distance-right:0" coordsize="54629,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">
                      <v:shape id="Graphic 700" o:spid="_x0000_s1027" style="position:absolute;width:54629;height:5289;visibility:visible;mso-wrap-style:square;v-text-anchor:top" coordsize="546290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" path="m5462587,528637l,528637,,,5462587,r,528637xe" fillcolor="#faf1f2" stroked="f">
                        <v:path arrowok="t"/>
                      </v:shape>
                      <v:shape id="Graphic 701" o:spid="_x0000_s1028" style="position:absolute;left:952;top:940;width:7709;height:1613;visibility:visible;mso-wrap-style:square;v-text-anchor:top" coordsize="7708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" path="m753808,160734r-737283,l14096,160246,,144208r,-2524l,16525,16525,,753808,r16526,16525l770334,144208r-14097,16038l75380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erp</w:t>
            </w:r>
            <w:r>
              <w:rPr>
                <w:rFonts w:ascii="Verdana" w:eastAsia="Verdana"/>
                <w:color w:val="B8123B"/>
              </w:rPr>
              <w:t>_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lient</w:t>
            </w:r>
            <w:proofErr w:type="spellEnd"/>
            <w:r>
              <w:rPr>
                <w:rFonts w:ascii="Trebuchet MS" w:eastAsia="Trebuchet MS"/>
                <w:color w:val="B8123B"/>
                <w:spacing w:val="61"/>
                <w:w w:val="150"/>
                <w:sz w:val="20"/>
              </w:rPr>
              <w:t xml:space="preserve"> </w:t>
            </w:r>
            <w:proofErr w:type="spellStart"/>
            <w:r>
              <w:rPr>
                <w:color w:val="201A1B"/>
                <w:spacing w:val="3"/>
                <w:sz w:val="18"/>
              </w:rPr>
              <w:t>呼叫</w:t>
            </w:r>
            <w:proofErr w:type="spellEnd"/>
            <w:r>
              <w:rPr>
                <w:color w:val="201A1B"/>
                <w:spacing w:val="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3"/>
                <w:sz w:val="18"/>
              </w:rPr>
              <w:t>不阻塞</w:t>
            </w:r>
            <w:proofErr w:type="spellEnd"/>
            <w:r>
              <w:rPr>
                <w:color w:val="201A1B"/>
                <w:spacing w:val="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10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worker；</w:t>
            </w:r>
            <w:r>
              <w:rPr>
                <w:color w:val="201A1B"/>
                <w:spacing w:val="2"/>
                <w:sz w:val="18"/>
              </w:rPr>
              <w:t>失敗寫</w:t>
            </w:r>
            <w:proofErr w:type="spellEnd"/>
            <w:r>
              <w:rPr>
                <w:color w:val="201A1B"/>
                <w:spacing w:val="2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log，</w:t>
            </w:r>
            <w:r>
              <w:rPr>
                <w:color w:val="201A1B"/>
                <w:spacing w:val="5"/>
                <w:sz w:val="18"/>
              </w:rPr>
              <w:t>由</w:t>
            </w:r>
            <w:proofErr w:type="spellEnd"/>
            <w:r>
              <w:rPr>
                <w:color w:val="201A1B"/>
                <w:spacing w:val="5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cron</w:t>
            </w:r>
            <w:proofErr w:type="spellEnd"/>
            <w:r>
              <w:rPr>
                <w:color w:val="201A1B"/>
                <w:spacing w:val="11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retry</w:t>
            </w:r>
          </w:p>
        </w:tc>
      </w:tr>
      <w:tr w:rsidR="006671D6" w14:paraId="57B35BDD" w14:textId="77777777">
        <w:trPr>
          <w:trHeight w:val="826"/>
        </w:trPr>
        <w:tc>
          <w:tcPr>
            <w:tcW w:w="1474" w:type="dxa"/>
          </w:tcPr>
          <w:p w14:paraId="6AA73C17" w14:textId="77777777" w:rsidR="006671D6" w:rsidRDefault="00000000">
            <w:pPr>
              <w:pStyle w:val="TableParagraph"/>
              <w:spacing w:before="108" w:line="220" w:lineRule="auto"/>
              <w:ind w:right="249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業績</w:t>
            </w:r>
            <w:proofErr w:type="spellEnd"/>
            <w:r>
              <w:rPr>
                <w:b/>
                <w:color w:val="1A1A1A"/>
                <w:spacing w:val="-2"/>
                <w:sz w:val="18"/>
              </w:rPr>
              <w:t>/獎⾦/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對</w:t>
            </w:r>
            <w:r>
              <w:rPr>
                <w:b/>
                <w:color w:val="1A1A1A"/>
                <w:spacing w:val="-10"/>
                <w:sz w:val="18"/>
              </w:rPr>
              <w:t>帳</w:t>
            </w:r>
            <w:proofErr w:type="spellEnd"/>
          </w:p>
        </w:tc>
        <w:tc>
          <w:tcPr>
            <w:tcW w:w="8603" w:type="dxa"/>
          </w:tcPr>
          <w:p w14:paraId="2CB931AC" w14:textId="77777777" w:rsidR="006671D6" w:rsidRDefault="00000000">
            <w:pPr>
              <w:pStyle w:val="TableParagraph"/>
              <w:spacing w:before="98" w:line="230" w:lineRule="auto"/>
              <w:ind w:right="179"/>
              <w:rPr>
                <w:sz w:val="18"/>
              </w:rPr>
            </w:pPr>
            <w:del w:id="1008" w:author="盧晏臻Jenny" w:date="2026-06-24T16:30:00Z" w16du:dateUtc="2026-06-24T08:30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487791616" behindDoc="1" locked="0" layoutInCell="1" allowOverlap="1" wp14:anchorId="4DBAC0B7" wp14:editId="108019A7">
                        <wp:simplePos x="0" y="0"/>
                        <wp:positionH relativeFrom="column">
                          <wp:posOffset>238125</wp:posOffset>
                        </wp:positionH>
                        <wp:positionV relativeFrom="paragraph">
                          <wp:posOffset>87923</wp:posOffset>
                        </wp:positionV>
                        <wp:extent cx="569595" cy="161290"/>
                        <wp:effectExtent l="0" t="0" r="0" b="0"/>
                        <wp:wrapNone/>
                        <wp:docPr id="702" name="Group 7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569595" cy="161290"/>
                                  <a:chOff x="0" y="0"/>
                                  <a:chExt cx="569595" cy="161290"/>
                                </a:xfrm>
                              </wpg:grpSpPr>
                              <wps:wsp>
                                <wps:cNvPr id="703" name="Graphic 703"/>
                                <wps:cNvSpPr/>
                                <wps:spPr>
                                  <a:xfrm>
                                    <a:off x="0" y="0"/>
                                    <a:ext cx="56959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69595" h="161290">
                                        <a:moveTo>
                                          <a:pt x="552592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6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552592" y="0"/>
                                        </a:lnTo>
                                        <a:lnTo>
                                          <a:pt x="569118" y="16525"/>
                                        </a:lnTo>
                                        <a:lnTo>
                                          <a:pt x="569118" y="144208"/>
                                        </a:lnTo>
                                        <a:lnTo>
                                          <a:pt x="555021" y="160246"/>
                                        </a:lnTo>
                                        <a:lnTo>
                                          <a:pt x="552592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1036F91F" id="Group 702" o:spid="_x0000_s1026" style="position:absolute;margin-left:18.75pt;margin-top:6.9pt;width:44.85pt;height:12.7pt;z-index:-15524864;mso-wrap-distance-left:0;mso-wrap-distance-right:0" coordsize="56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">
                        <v:shape id="Graphic 703" o:spid="_x0000_s1027" style="position:absolute;width:5695;height:1612;visibility:visible;mso-wrap-style:square;v-text-anchor:top" coordsize="569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" path="m552592,160734r-536067,l14096,160246,,144208r,-2524l,16525,16525,,552592,r16526,16525l569118,144208r-14097,16038l552592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487792640" behindDoc="1" locked="0" layoutInCell="1" allowOverlap="1" wp14:anchorId="1D64E819" wp14:editId="4328C50C">
                        <wp:simplePos x="0" y="0"/>
                        <wp:positionH relativeFrom="column">
                          <wp:posOffset>1778793</wp:posOffset>
                        </wp:positionH>
                        <wp:positionV relativeFrom="paragraph">
                          <wp:posOffset>87923</wp:posOffset>
                        </wp:positionV>
                        <wp:extent cx="2646045" cy="161290"/>
                        <wp:effectExtent l="0" t="0" r="0" b="0"/>
                        <wp:wrapNone/>
                        <wp:docPr id="704" name="Group 70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2646045" cy="161290"/>
                                  <a:chOff x="0" y="0"/>
                                  <a:chExt cx="2646045" cy="161290"/>
                                </a:xfrm>
                              </wpg:grpSpPr>
                              <wps:wsp>
                                <wps:cNvPr id="705" name="Graphic 705"/>
                                <wps:cNvSpPr/>
                                <wps:spPr>
                                  <a:xfrm>
                                    <a:off x="0" y="0"/>
                                    <a:ext cx="264604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646045" h="161290">
                                        <a:moveTo>
                                          <a:pt x="2629042" y="160734"/>
                                        </a:moveTo>
                                        <a:lnTo>
                                          <a:pt x="16525" y="160734"/>
                                        </a:lnTo>
                                        <a:lnTo>
                                          <a:pt x="14097" y="160246"/>
                                        </a:lnTo>
                                        <a:lnTo>
                                          <a:pt x="0" y="144208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5"/>
                                        </a:lnTo>
                                        <a:lnTo>
                                          <a:pt x="16525" y="0"/>
                                        </a:lnTo>
                                        <a:lnTo>
                                          <a:pt x="2629042" y="0"/>
                                        </a:lnTo>
                                        <a:lnTo>
                                          <a:pt x="2645568" y="16525"/>
                                        </a:lnTo>
                                        <a:lnTo>
                                          <a:pt x="2645568" y="144208"/>
                                        </a:lnTo>
                                        <a:lnTo>
                                          <a:pt x="2631471" y="160246"/>
                                        </a:lnTo>
                                        <a:lnTo>
                                          <a:pt x="2629042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6C18C3D0" id="Group 704" o:spid="_x0000_s1026" style="position:absolute;margin-left:140.05pt;margin-top:6.9pt;width:208.35pt;height:12.7pt;z-index:-15523840;mso-wrap-distance-left:0;mso-wrap-distance-right:0" coordsize="26460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">
                        <v:shape id="Graphic 705" o:spid="_x0000_s1027" style="position:absolute;width:26460;height:1612;visibility:visible;mso-wrap-style:square;v-text-anchor:top" coordsize="26460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" path="m2629042,160734r-2612517,l14097,160246,,144208r,-2524l,16525,16525,,2629042,r16526,16525l2645568,144208r-14097,16038l2629042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r>
              <w:rPr>
                <w:sz w:val="18"/>
                <w:rPrChange w:id="1009" w:author="盧晏臻Jenny" w:date="2026-06-24T16:30:00Z" w16du:dateUtc="2026-06-24T08:30:00Z">
                  <w:rPr>
                    <w:color w:val="201A1B"/>
                    <w:w w:val="105"/>
                    <w:sz w:val="18"/>
                  </w:rPr>
                </w:rPrChange>
              </w:rPr>
              <w:t>由</w:t>
            </w:r>
            <w:r>
              <w:rPr>
                <w:sz w:val="18"/>
                <w:rPrChange w:id="1010" w:author="盧晏臻Jenny" w:date="2026-06-24T16:30:00Z" w16du:dateUtc="2026-06-24T08:30:00Z">
                  <w:rPr>
                    <w:color w:val="201A1B"/>
                    <w:spacing w:val="80"/>
                    <w:w w:val="105"/>
                    <w:sz w:val="18"/>
                  </w:rPr>
                </w:rPrChange>
              </w:rPr>
              <w:t xml:space="preserve"> </w:t>
            </w:r>
            <w:proofErr w:type="spellStart"/>
            <w:r>
              <w:rPr>
                <w:sz w:val="18"/>
                <w:rPrChange w:id="1011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ir</w:t>
            </w:r>
            <w:r>
              <w:rPr>
                <w:sz w:val="18"/>
                <w:rPrChange w:id="1012" w:author="盧晏臻Jenny" w:date="2026-06-24T16:30:00Z" w16du:dateUtc="2026-06-24T08:30:00Z">
                  <w:rPr>
                    <w:rFonts w:ascii="Verdana"/>
                    <w:color w:val="B8123B"/>
                    <w:w w:val="105"/>
                  </w:rPr>
                </w:rPrChange>
              </w:rPr>
              <w:t>.</w:t>
            </w:r>
            <w:r>
              <w:rPr>
                <w:sz w:val="18"/>
                <w:rPrChange w:id="1013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c</w:t>
            </w:r>
            <w:r>
              <w:rPr>
                <w:sz w:val="18"/>
                <w:rPrChange w:id="1014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ron</w:t>
            </w:r>
            <w:proofErr w:type="spellEnd"/>
            <w:r>
              <w:rPr>
                <w:sz w:val="18"/>
                <w:rPrChange w:id="1015" w:author="盧晏臻Jenny" w:date="2026-06-24T16:30:00Z" w16du:dateUtc="2026-06-24T08:30:00Z">
                  <w:rPr>
                    <w:rFonts w:ascii="Trebuchet MS"/>
                    <w:color w:val="B8123B"/>
                    <w:spacing w:val="80"/>
                    <w:w w:val="105"/>
                    <w:sz w:val="20"/>
                  </w:rPr>
                </w:rPrChange>
              </w:rPr>
              <w:t xml:space="preserve"> </w:t>
            </w:r>
            <w:proofErr w:type="spellStart"/>
            <w:r>
              <w:rPr>
                <w:sz w:val="18"/>
                <w:rPrChange w:id="1016" w:author="盧晏臻Jenny" w:date="2026-06-24T16:30:00Z" w16du:dateUtc="2026-06-24T08:30:00Z">
                  <w:rPr>
                    <w:color w:val="201A1B"/>
                    <w:w w:val="105"/>
                    <w:sz w:val="18"/>
                  </w:rPr>
                </w:rPrChange>
              </w:rPr>
              <w:t>定期拉取並暫存於</w:t>
            </w:r>
            <w:proofErr w:type="spellEnd"/>
            <w:r>
              <w:rPr>
                <w:sz w:val="18"/>
                <w:rPrChange w:id="1017" w:author="盧晏臻Jenny" w:date="2026-06-24T16:30:00Z" w16du:dateUtc="2026-06-24T08:30:00Z">
                  <w:rPr>
                    <w:color w:val="201A1B"/>
                    <w:spacing w:val="80"/>
                    <w:w w:val="105"/>
                    <w:sz w:val="18"/>
                  </w:rPr>
                </w:rPrChange>
              </w:rPr>
              <w:t xml:space="preserve"> </w:t>
            </w:r>
            <w:proofErr w:type="spellStart"/>
            <w:r>
              <w:rPr>
                <w:sz w:val="18"/>
                <w:rPrChange w:id="1018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kend</w:t>
            </w:r>
            <w:r>
              <w:rPr>
                <w:sz w:val="18"/>
                <w:rPrChange w:id="1019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a</w:t>
            </w:r>
            <w:r>
              <w:rPr>
                <w:sz w:val="18"/>
                <w:rPrChange w:id="1020" w:author="盧晏臻Jenny" w:date="2026-06-24T16:30:00Z" w16du:dateUtc="2026-06-24T08:30:00Z">
                  <w:rPr>
                    <w:rFonts w:ascii="Verdana"/>
                    <w:color w:val="B8123B"/>
                    <w:w w:val="105"/>
                  </w:rPr>
                </w:rPrChange>
              </w:rPr>
              <w:t>.</w:t>
            </w:r>
            <w:r>
              <w:rPr>
                <w:sz w:val="18"/>
                <w:rPrChange w:id="1021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perform</w:t>
            </w:r>
            <w:r>
              <w:rPr>
                <w:sz w:val="18"/>
                <w:rPrChange w:id="1022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a</w:t>
            </w:r>
            <w:r>
              <w:rPr>
                <w:sz w:val="18"/>
                <w:rPrChange w:id="1023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n</w:t>
            </w:r>
            <w:r>
              <w:rPr>
                <w:sz w:val="18"/>
                <w:rPrChange w:id="1024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c</w:t>
            </w:r>
            <w:r>
              <w:rPr>
                <w:sz w:val="18"/>
                <w:rPrChange w:id="1025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e</w:t>
            </w:r>
            <w:proofErr w:type="spellEnd"/>
            <w:r>
              <w:rPr>
                <w:sz w:val="18"/>
                <w:rPrChange w:id="1026" w:author="盧晏臻Jenny" w:date="2026-06-24T16:30:00Z" w16du:dateUtc="2026-06-24T08:30:00Z">
                  <w:rPr>
                    <w:rFonts w:ascii="Verdana"/>
                    <w:color w:val="B8123B"/>
                    <w:w w:val="105"/>
                  </w:rPr>
                </w:rPrChange>
              </w:rPr>
              <w:t>/</w:t>
            </w:r>
            <w:r>
              <w:rPr>
                <w:sz w:val="18"/>
                <w:rPrChange w:id="1027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b</w:t>
            </w:r>
            <w:r>
              <w:rPr>
                <w:sz w:val="18"/>
                <w:rPrChange w:id="1028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onus</w:t>
            </w:r>
            <w:r>
              <w:rPr>
                <w:sz w:val="18"/>
                <w:rPrChange w:id="1029" w:author="盧晏臻Jenny" w:date="2026-06-24T16:30:00Z" w16du:dateUtc="2026-06-24T08:30:00Z">
                  <w:rPr>
                    <w:rFonts w:ascii="Verdana"/>
                    <w:color w:val="B8123B"/>
                    <w:w w:val="105"/>
                  </w:rPr>
                </w:rPrChange>
              </w:rPr>
              <w:t>/</w:t>
            </w:r>
            <w:proofErr w:type="spellStart"/>
            <w:r>
              <w:rPr>
                <w:sz w:val="18"/>
                <w:rPrChange w:id="1030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re</w:t>
            </w:r>
            <w:r>
              <w:rPr>
                <w:sz w:val="18"/>
                <w:rPrChange w:id="1031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c</w:t>
            </w:r>
            <w:r>
              <w:rPr>
                <w:sz w:val="18"/>
                <w:rPrChange w:id="1032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on</w:t>
            </w:r>
            <w:r>
              <w:rPr>
                <w:sz w:val="18"/>
                <w:rPrChange w:id="1033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c</w:t>
            </w:r>
            <w:r>
              <w:rPr>
                <w:sz w:val="18"/>
                <w:rPrChange w:id="1034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ili</w:t>
            </w:r>
            <w:r>
              <w:rPr>
                <w:sz w:val="18"/>
                <w:rPrChange w:id="1035" w:author="盧晏臻Jenny" w:date="2026-06-24T16:30:00Z" w16du:dateUtc="2026-06-24T08:30:00Z">
                  <w:rPr>
                    <w:rFonts w:ascii="Tahoma"/>
                    <w:color w:val="B8123B"/>
                    <w:w w:val="105"/>
                    <w:sz w:val="19"/>
                  </w:rPr>
                </w:rPrChange>
              </w:rPr>
              <w:t>a</w:t>
            </w:r>
            <w:r>
              <w:rPr>
                <w:sz w:val="18"/>
                <w:rPrChange w:id="1036" w:author="盧晏臻Jenny" w:date="2026-06-24T16:30:00Z" w16du:dateUtc="2026-06-24T08:30:00Z">
                  <w:rPr>
                    <w:rFonts w:ascii="Trebuchet MS"/>
                    <w:color w:val="B8123B"/>
                    <w:w w:val="105"/>
                    <w:sz w:val="20"/>
                  </w:rPr>
                </w:rPrChange>
              </w:rPr>
              <w:t>tion</w:t>
            </w:r>
            <w:del w:id="1037" w:author="盧晏臻Jenny" w:date="2026-06-24T16:30:00Z" w16du:dateUtc="2026-06-24T08:30:00Z">
              <w:r>
                <w:rPr>
                  <w:rFonts w:ascii="Trebuchet MS" w:eastAsia="Trebuchet MS"/>
                  <w:color w:val="B8123B"/>
                  <w:spacing w:val="32"/>
                  <w:w w:val="105"/>
                  <w:sz w:val="20"/>
                </w:rPr>
                <w:delText xml:space="preserve"> </w:delText>
              </w:r>
            </w:del>
            <w:r>
              <w:rPr>
                <w:sz w:val="18"/>
                <w:rPrChange w:id="1038" w:author="盧晏臻Jenny" w:date="2026-06-24T16:30:00Z" w16du:dateUtc="2026-06-24T08:30:00Z">
                  <w:rPr>
                    <w:color w:val="201A1B"/>
                    <w:w w:val="105"/>
                    <w:sz w:val="18"/>
                  </w:rPr>
                </w:rPrChange>
              </w:rPr>
              <w:t>，前台查詢不即時呼叫</w:t>
            </w:r>
            <w:proofErr w:type="spellEnd"/>
            <w:r>
              <w:rPr>
                <w:sz w:val="18"/>
                <w:rPrChange w:id="1039" w:author="盧晏臻Jenny" w:date="2026-06-24T16:30:00Z" w16du:dateUtc="2026-06-24T08:30:00Z">
                  <w:rPr>
                    <w:color w:val="201A1B"/>
                    <w:w w:val="105"/>
                    <w:sz w:val="18"/>
                  </w:rPr>
                </w:rPrChange>
              </w:rPr>
              <w:t xml:space="preserve"> </w:t>
            </w:r>
            <w:proofErr w:type="spellStart"/>
            <w:r>
              <w:rPr>
                <w:sz w:val="18"/>
                <w:rPrChange w:id="1040" w:author="盧晏臻Jenny" w:date="2026-06-24T16:30:00Z" w16du:dateUtc="2026-06-24T08:30:00Z">
                  <w:rPr>
                    <w:color w:val="201A1B"/>
                    <w:w w:val="105"/>
                    <w:sz w:val="18"/>
                  </w:rPr>
                </w:rPrChange>
              </w:rPr>
              <w:t>ERP</w:t>
            </w:r>
            <w:ins w:id="1041" w:author="盧晏臻Jenny" w:date="2026-06-24T16:30:00Z" w16du:dateUtc="2026-06-24T08:30:00Z">
              <w:r>
                <w:rPr>
                  <w:sz w:val="18"/>
                </w:rPr>
                <w:t>；獎金分類與顯示方式需與業務規則確認</w:t>
              </w:r>
              <w:proofErr w:type="spellEnd"/>
              <w:r>
                <w:rPr>
                  <w:sz w:val="18"/>
                </w:rPr>
                <w:t>。</w:t>
              </w:r>
            </w:ins>
          </w:p>
        </w:tc>
      </w:tr>
    </w:tbl>
    <w:p w14:paraId="16D818F6" w14:textId="77777777" w:rsidR="006671D6" w:rsidRDefault="006671D6">
      <w:pPr>
        <w:pStyle w:val="TableParagraph"/>
        <w:spacing w:line="230" w:lineRule="auto"/>
        <w:rPr>
          <w:sz w:val="18"/>
        </w:rPr>
        <w:sectPr w:rsidR="006671D6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7B424984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0"/>
        <w:rPr>
          <w:b/>
          <w:sz w:val="24"/>
        </w:rPr>
        <w:pPrChange w:id="1042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0"/>
          </w:pPr>
        </w:pPrChange>
      </w:pPr>
      <w:proofErr w:type="spellStart"/>
      <w:r>
        <w:rPr>
          <w:b/>
          <w:color w:val="C70F2E"/>
          <w:spacing w:val="-4"/>
          <w:sz w:val="24"/>
        </w:rPr>
        <w:lastRenderedPageBreak/>
        <w:t>可⽤性</w:t>
      </w:r>
      <w:proofErr w:type="spellEnd"/>
    </w:p>
    <w:p w14:paraId="390B36FA" w14:textId="77777777" w:rsidR="006671D6" w:rsidRDefault="006671D6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279"/>
        <w:gridCol w:w="5256"/>
        <w:gridCol w:w="1125"/>
        <w:gridCol w:w="2418"/>
      </w:tblGrid>
      <w:tr w:rsidR="006671D6" w14:paraId="10F26F14" w14:textId="77777777">
        <w:trPr>
          <w:trHeight w:val="555"/>
        </w:trPr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E48EF8E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服務</w:t>
            </w:r>
            <w:proofErr w:type="spellEnd"/>
          </w:p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F1B1984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正式機重啟策略</w:t>
            </w:r>
            <w:proofErr w:type="spellEnd"/>
          </w:p>
        </w:tc>
        <w:tc>
          <w:tcPr>
            <w:tcW w:w="35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DAEAB67" w14:textId="77777777" w:rsidR="006671D6" w:rsidRDefault="00000000"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本機重啟策略</w:t>
            </w:r>
            <w:proofErr w:type="spellEnd"/>
          </w:p>
        </w:tc>
      </w:tr>
      <w:tr w:rsidR="006671D6" w14:paraId="6D8CBA97" w14:textId="77777777">
        <w:trPr>
          <w:trHeight w:val="528"/>
        </w:trPr>
        <w:tc>
          <w:tcPr>
            <w:tcW w:w="1279" w:type="dxa"/>
            <w:tcBorders>
              <w:top w:val="nil"/>
            </w:tcBorders>
          </w:tcPr>
          <w:p w14:paraId="3F9C11E1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Odoo</w:t>
            </w:r>
          </w:p>
        </w:tc>
        <w:tc>
          <w:tcPr>
            <w:tcW w:w="5256" w:type="dxa"/>
            <w:tcBorders>
              <w:top w:val="nil"/>
            </w:tcBorders>
          </w:tcPr>
          <w:p w14:paraId="6166C6BE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59808" behindDoc="1" locked="0" layoutInCell="1" allowOverlap="1" wp14:anchorId="48C4548C" wp14:editId="2EEC4A8A">
                      <wp:simplePos x="0" y="0"/>
                      <wp:positionH relativeFrom="column">
                        <wp:posOffset>478631</wp:posOffset>
                      </wp:positionH>
                      <wp:positionV relativeFrom="paragraph">
                        <wp:posOffset>94004</wp:posOffset>
                      </wp:positionV>
                      <wp:extent cx="904240" cy="161290"/>
                      <wp:effectExtent l="0" t="0" r="0" b="0"/>
                      <wp:wrapNone/>
                      <wp:docPr id="706" name="Group 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290"/>
                                <a:chOff x="0" y="0"/>
                                <a:chExt cx="904240" cy="161290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0" y="0"/>
                                  <a:ext cx="90424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290">
                                      <a:moveTo>
                                        <a:pt x="887158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7158" y="0"/>
                                      </a:lnTo>
                                      <a:lnTo>
                                        <a:pt x="903684" y="16525"/>
                                      </a:lnTo>
                                      <a:lnTo>
                                        <a:pt x="903684" y="144208"/>
                                      </a:lnTo>
                                      <a:lnTo>
                                        <a:pt x="889587" y="160246"/>
                                      </a:lnTo>
                                      <a:lnTo>
                                        <a:pt x="88715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25C5E6" id="Group 706" o:spid="_x0000_s1026" style="position:absolute;margin-left:37.7pt;margin-top:7.4pt;width:71.2pt;height:12.7pt;z-index:-17756672;mso-wrap-distance-left:0;mso-wrap-distance-right:0" coordsize="904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">
                      <v:shape id="Graphic 707" o:spid="_x0000_s1027" style="position:absolute;width:9042;height:1612;visibility:visible;mso-wrap-style:square;v-text-anchor:top" coordsize="90424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" path="m887158,160734r-870633,l14096,160246,,144208r,-2524l,16525,16525,,887158,r16526,16525l903684,144208r-14097,16038l88715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z w:val="18"/>
              </w:rPr>
              <w:t>init.d</w:t>
            </w:r>
            <w:proofErr w:type="spellEnd"/>
            <w:r>
              <w:rPr>
                <w:color w:val="201A1B"/>
                <w:sz w:val="18"/>
              </w:rPr>
              <w:t>（</w:t>
            </w:r>
            <w:r>
              <w:rPr>
                <w:color w:val="201A1B"/>
                <w:spacing w:val="65"/>
                <w:sz w:val="18"/>
              </w:rPr>
              <w:t xml:space="preserve"> </w:t>
            </w:r>
            <w:proofErr w:type="spellStart"/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hk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onfig</w:t>
            </w:r>
            <w:proofErr w:type="spellEnd"/>
            <w:r>
              <w:rPr>
                <w:rFonts w:ascii="Trebuchet MS" w:eastAsia="Trebuchet MS"/>
                <w:color w:val="B8123B"/>
                <w:spacing w:val="56"/>
                <w:w w:val="150"/>
                <w:sz w:val="20"/>
              </w:rPr>
              <w:t xml:space="preserve"> </w:t>
            </w:r>
            <w:r>
              <w:rPr>
                <w:rFonts w:ascii="Trebuchet MS" w:eastAsia="Trebuchet MS"/>
                <w:color w:val="B8123B"/>
                <w:sz w:val="20"/>
              </w:rPr>
              <w:t>on</w:t>
            </w:r>
            <w:r>
              <w:rPr>
                <w:rFonts w:ascii="Trebuchet MS" w:eastAsia="Trebuchet MS"/>
                <w:color w:val="B8123B"/>
                <w:spacing w:val="51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，</w:t>
            </w:r>
            <w:proofErr w:type="spellStart"/>
            <w:r>
              <w:rPr>
                <w:color w:val="201A1B"/>
                <w:sz w:val="18"/>
              </w:rPr>
              <w:t>隨機開機⾃啟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25" w:type="dxa"/>
            <w:tcBorders>
              <w:top w:val="nil"/>
              <w:right w:val="nil"/>
            </w:tcBorders>
          </w:tcPr>
          <w:p w14:paraId="3EE35757" w14:textId="77777777" w:rsidR="006671D6" w:rsidRDefault="00000000">
            <w:pPr>
              <w:pStyle w:val="TableParagraph"/>
              <w:spacing w:before="116"/>
              <w:ind w:left="0" w:right="44"/>
              <w:jc w:val="right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60320" behindDoc="1" locked="0" layoutInCell="1" allowOverlap="1" wp14:anchorId="39F45524" wp14:editId="6D732B14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93750</wp:posOffset>
                      </wp:positionV>
                      <wp:extent cx="1640839" cy="161290"/>
                      <wp:effectExtent l="0" t="0" r="0" b="0"/>
                      <wp:wrapNone/>
                      <wp:docPr id="708" name="Group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0839" cy="161290"/>
                                <a:chOff x="0" y="0"/>
                                <a:chExt cx="1640839" cy="161290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0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624155" y="0"/>
                                      </a:lnTo>
                                      <a:lnTo>
                                        <a:pt x="1640681" y="16525"/>
                                      </a:lnTo>
                                      <a:lnTo>
                                        <a:pt x="1640681" y="144208"/>
                                      </a:lnTo>
                                      <a:lnTo>
                                        <a:pt x="1626584" y="160246"/>
                                      </a:lnTo>
                                      <a:lnTo>
                                        <a:pt x="16241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EFEB2F" id="Group 708" o:spid="_x0000_s1026" style="position:absolute;margin-left:7.4pt;margin-top:7.4pt;width:129.2pt;height:12.7pt;z-index:-17756160;mso-wrap-distance-left:0;mso-wrap-distance-right:0" coordsize="16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">
                      <v:shape id="Graphic 709" o:spid="_x0000_s1027" style="position:absolute;width:16408;height:1612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" path="m1624155,160734r-1607630,l14097,160246,,144208r,-2524l,16525,16525,,1624155,r16526,16525l1640681,144208r-14097,16038l162415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rest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rt</w:t>
            </w:r>
            <w:r>
              <w:rPr>
                <w:rFonts w:ascii="Verdana"/>
                <w:color w:val="B8123B"/>
                <w:spacing w:val="-2"/>
                <w:w w:val="120"/>
              </w:rPr>
              <w:t>:</w:t>
            </w:r>
          </w:p>
        </w:tc>
        <w:tc>
          <w:tcPr>
            <w:tcW w:w="2418" w:type="dxa"/>
            <w:tcBorders>
              <w:top w:val="nil"/>
              <w:left w:val="nil"/>
            </w:tcBorders>
          </w:tcPr>
          <w:p w14:paraId="329A8929" w14:textId="77777777" w:rsidR="006671D6" w:rsidRDefault="00000000">
            <w:pPr>
              <w:pStyle w:val="TableParagraph"/>
              <w:spacing w:before="116"/>
              <w:ind w:left="5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w w:val="110"/>
                <w:sz w:val="20"/>
              </w:rPr>
              <w:t>unless</w:t>
            </w:r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stopped</w:t>
            </w:r>
          </w:p>
        </w:tc>
      </w:tr>
      <w:tr w:rsidR="006671D6" w14:paraId="6D7D1734" w14:textId="77777777">
        <w:trPr>
          <w:trHeight w:val="521"/>
        </w:trPr>
        <w:tc>
          <w:tcPr>
            <w:tcW w:w="1279" w:type="dxa"/>
            <w:shd w:val="clear" w:color="auto" w:fill="FAF1F2"/>
          </w:tcPr>
          <w:p w14:paraId="4ADF24BF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PostgreSQL</w:t>
            </w:r>
          </w:p>
        </w:tc>
        <w:tc>
          <w:tcPr>
            <w:tcW w:w="5256" w:type="dxa"/>
            <w:shd w:val="clear" w:color="auto" w:fill="FAF1F2"/>
          </w:tcPr>
          <w:p w14:paraId="6D9190D2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systemd（apt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安裝預設⾃啟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25" w:type="dxa"/>
            <w:tcBorders>
              <w:right w:val="nil"/>
            </w:tcBorders>
          </w:tcPr>
          <w:p w14:paraId="046DB58A" w14:textId="77777777" w:rsidR="006671D6" w:rsidRDefault="00000000">
            <w:pPr>
              <w:pStyle w:val="TableParagraph"/>
              <w:spacing w:before="109"/>
              <w:ind w:left="0" w:right="44"/>
              <w:jc w:val="right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58784" behindDoc="1" locked="0" layoutInCell="1" allowOverlap="1" wp14:anchorId="764898C5" wp14:editId="5A19BD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249170" cy="340995"/>
                      <wp:effectExtent l="0" t="0" r="0" b="0"/>
                      <wp:wrapNone/>
                      <wp:docPr id="710" name="Group 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49170" cy="340995"/>
                                <a:chOff x="0" y="0"/>
                                <a:chExt cx="2249170" cy="340995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0"/>
                                  <a:ext cx="224917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9170" h="340995">
                                      <a:moveTo>
                                        <a:pt x="224909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49090" y="0"/>
                                      </a:lnTo>
                                      <a:lnTo>
                                        <a:pt x="224909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94059" y="94059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624155" y="0"/>
                                      </a:lnTo>
                                      <a:lnTo>
                                        <a:pt x="1640681" y="16525"/>
                                      </a:lnTo>
                                      <a:lnTo>
                                        <a:pt x="1640681" y="144208"/>
                                      </a:lnTo>
                                      <a:lnTo>
                                        <a:pt x="1626584" y="160246"/>
                                      </a:lnTo>
                                      <a:lnTo>
                                        <a:pt x="16241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3CA9EA" id="Group 710" o:spid="_x0000_s1026" style="position:absolute;margin-left:0;margin-top:-.35pt;width:177.1pt;height:26.85pt;z-index:-17757696;mso-wrap-distance-left:0;mso-wrap-distance-right:0" coordsize="2249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">
                      <v:shape id="Graphic 711" o:spid="_x0000_s1027" style="position:absolute;width:22491;height:3409;visibility:visible;mso-wrap-style:square;v-text-anchor:top" coordsize="224917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" path="m2249090,340518l,340518,,,2249090,r,340518xe" fillcolor="#faf1f2" stroked="f">
                        <v:path arrowok="t"/>
                      </v:shape>
                      <v:shape id="Graphic 712" o:spid="_x0000_s1028" style="position:absolute;left:940;top:940;width:16408;height:1613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" path="m1624155,160734r-1607630,l14097,160246,,144208r,-2524l,16525,16525,,1624155,r16526,16525l1640681,144208r-14097,16038l162415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rest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rt</w:t>
            </w:r>
            <w:r>
              <w:rPr>
                <w:rFonts w:ascii="Verdana"/>
                <w:color w:val="B8123B"/>
                <w:spacing w:val="-2"/>
                <w:w w:val="120"/>
              </w:rPr>
              <w:t>:</w:t>
            </w:r>
          </w:p>
        </w:tc>
        <w:tc>
          <w:tcPr>
            <w:tcW w:w="2418" w:type="dxa"/>
            <w:tcBorders>
              <w:left w:val="nil"/>
            </w:tcBorders>
          </w:tcPr>
          <w:p w14:paraId="7FDA1C50" w14:textId="77777777" w:rsidR="006671D6" w:rsidRDefault="00000000">
            <w:pPr>
              <w:pStyle w:val="TableParagraph"/>
              <w:spacing w:before="109"/>
              <w:ind w:left="5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w w:val="110"/>
                <w:sz w:val="20"/>
              </w:rPr>
              <w:t>unless</w:t>
            </w:r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stopped</w:t>
            </w:r>
          </w:p>
        </w:tc>
      </w:tr>
      <w:tr w:rsidR="006671D6" w14:paraId="4B509C57" w14:textId="77777777">
        <w:trPr>
          <w:trHeight w:val="840"/>
        </w:trPr>
        <w:tc>
          <w:tcPr>
            <w:tcW w:w="1279" w:type="dxa"/>
          </w:tcPr>
          <w:p w14:paraId="72F026B1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Mock </w:t>
            </w:r>
            <w:r>
              <w:rPr>
                <w:color w:val="201A1B"/>
                <w:spacing w:val="-5"/>
                <w:sz w:val="18"/>
              </w:rPr>
              <w:t>ERP</w:t>
            </w:r>
          </w:p>
        </w:tc>
        <w:tc>
          <w:tcPr>
            <w:tcW w:w="5256" w:type="dxa"/>
          </w:tcPr>
          <w:p w14:paraId="0209376F" w14:textId="77777777" w:rsidR="006671D6" w:rsidRDefault="00000000">
            <w:pPr>
              <w:pStyle w:val="TableParagraph"/>
              <w:spacing w:before="100" w:line="230" w:lineRule="auto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60832" behindDoc="1" locked="0" layoutInCell="1" allowOverlap="1" wp14:anchorId="287B0159" wp14:editId="11EF8E4C">
                      <wp:simplePos x="0" y="0"/>
                      <wp:positionH relativeFrom="column">
                        <wp:posOffset>95251</wp:posOffset>
                      </wp:positionH>
                      <wp:positionV relativeFrom="paragraph">
                        <wp:posOffset>89193</wp:posOffset>
                      </wp:positionV>
                      <wp:extent cx="1751964" cy="361950"/>
                      <wp:effectExtent l="0" t="0" r="0" b="0"/>
                      <wp:wrapNone/>
                      <wp:docPr id="713" name="Group 7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51964" cy="361950"/>
                                <a:chOff x="0" y="0"/>
                                <a:chExt cx="1751964" cy="361950"/>
                              </a:xfrm>
                            </wpg:grpSpPr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-10" y="2"/>
                                  <a:ext cx="1751964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1964" h="361950">
                                      <a:moveTo>
                                        <a:pt x="787006" y="217741"/>
                                      </a:moveTo>
                                      <a:lnTo>
                                        <a:pt x="770470" y="201218"/>
                                      </a:lnTo>
                                      <a:lnTo>
                                        <a:pt x="0" y="201218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770483" y="361950"/>
                                      </a:lnTo>
                                      <a:lnTo>
                                        <a:pt x="787006" y="345427"/>
                                      </a:lnTo>
                                      <a:lnTo>
                                        <a:pt x="787006" y="217741"/>
                                      </a:lnTo>
                                      <a:close/>
                                    </a:path>
                                    <a:path w="1751964" h="361950">
                                      <a:moveTo>
                                        <a:pt x="1751418" y="16522"/>
                                      </a:moveTo>
                                      <a:lnTo>
                                        <a:pt x="1734883" y="0"/>
                                      </a:lnTo>
                                      <a:lnTo>
                                        <a:pt x="729716" y="0"/>
                                      </a:lnTo>
                                      <a:lnTo>
                                        <a:pt x="713193" y="16522"/>
                                      </a:lnTo>
                                      <a:lnTo>
                                        <a:pt x="713193" y="141681"/>
                                      </a:lnTo>
                                      <a:lnTo>
                                        <a:pt x="713193" y="144208"/>
                                      </a:lnTo>
                                      <a:lnTo>
                                        <a:pt x="729716" y="160731"/>
                                      </a:lnTo>
                                      <a:lnTo>
                                        <a:pt x="1734883" y="160731"/>
                                      </a:lnTo>
                                      <a:lnTo>
                                        <a:pt x="1751418" y="144208"/>
                                      </a:lnTo>
                                      <a:lnTo>
                                        <a:pt x="1751418" y="165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28F074" id="Group 713" o:spid="_x0000_s1026" style="position:absolute;margin-left:7.5pt;margin-top:7pt;width:137.95pt;height:28.5pt;z-index:-17755648;mso-wrap-distance-left:0;mso-wrap-distance-right:0" coordsize="1751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">
                      <v:shape id="Graphic 714" o:spid="_x0000_s1027" style="position:absolute;width:17519;height:3619;visibility:visible;mso-wrap-style:square;v-text-anchor:top" coordsize="1751964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" path="m787006,217741l770470,201218,,201218,,361950r770483,l787006,345427r,-127686xem1751418,16522l1734883,,729716,,713193,16522r,125159l713193,144208r16523,16523l1734883,160731r16535,-16523l1751418,16522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61344" behindDoc="1" locked="0" layoutInCell="1" allowOverlap="1" wp14:anchorId="2E32C0B8" wp14:editId="6C1814C7">
                      <wp:simplePos x="0" y="0"/>
                      <wp:positionH relativeFrom="column">
                        <wp:posOffset>1960959</wp:posOffset>
                      </wp:positionH>
                      <wp:positionV relativeFrom="paragraph">
                        <wp:posOffset>89192</wp:posOffset>
                      </wp:positionV>
                      <wp:extent cx="1055370" cy="161290"/>
                      <wp:effectExtent l="0" t="0" r="0" b="0"/>
                      <wp:wrapNone/>
                      <wp:docPr id="715" name="Group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5370" cy="161290"/>
                                <a:chOff x="0" y="0"/>
                                <a:chExt cx="1055370" cy="161290"/>
                              </a:xfrm>
                            </wpg:grpSpPr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0" y="0"/>
                                  <a:ext cx="10553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5370" h="161290">
                                      <a:moveTo>
                                        <a:pt x="105489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6526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054894" y="0"/>
                                      </a:lnTo>
                                      <a:lnTo>
                                        <a:pt x="105489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06C8B4" id="Group 715" o:spid="_x0000_s1026" style="position:absolute;margin-left:154.4pt;margin-top:7pt;width:83.1pt;height:12.7pt;z-index:-17755136;mso-wrap-distance-left:0;mso-wrap-distance-right:0" coordsize="10553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">
                      <v:shape id="Graphic 716" o:spid="_x0000_s1027" style="position:absolute;width:10553;height:1612;visibility:visible;mso-wrap-style:square;v-text-anchor:top" coordsize="10553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" path="m1054894,160734r-1038369,l14097,160246,,144208,,16526,16525,,1054894,r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z w:val="18"/>
              </w:rPr>
              <w:t>systemd</w:t>
            </w:r>
            <w:proofErr w:type="spellEnd"/>
            <w:r>
              <w:rPr>
                <w:color w:val="201A1B"/>
                <w:spacing w:val="-5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unit</w:t>
            </w:r>
            <w:r>
              <w:rPr>
                <w:color w:val="201A1B"/>
                <w:spacing w:val="40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</w:rPr>
              <w:t>-</w:t>
            </w:r>
            <w:r>
              <w:rPr>
                <w:rFonts w:ascii="Trebuchet MS" w:eastAsia="Trebuchet MS"/>
                <w:color w:val="B8123B"/>
                <w:sz w:val="20"/>
              </w:rPr>
              <w:t>mo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k</w:t>
            </w:r>
            <w:r>
              <w:rPr>
                <w:rFonts w:ascii="Verdana" w:eastAsia="Verdana"/>
                <w:color w:val="B8123B"/>
              </w:rPr>
              <w:t>-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erp</w:t>
            </w:r>
            <w:proofErr w:type="spellEnd"/>
            <w:r>
              <w:rPr>
                <w:rFonts w:ascii="Trebuchet MS" w:eastAsia="Trebuchet MS"/>
                <w:color w:val="B8123B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（</w:t>
            </w:r>
            <w:r>
              <w:rPr>
                <w:color w:val="201A1B"/>
                <w:spacing w:val="26"/>
                <w:sz w:val="18"/>
              </w:rPr>
              <w:t xml:space="preserve"> </w:t>
            </w:r>
            <w:proofErr w:type="spellStart"/>
            <w:r>
              <w:rPr>
                <w:rFonts w:ascii="Tahoma" w:eastAsia="Tahoma"/>
                <w:color w:val="B8123B"/>
                <w:sz w:val="19"/>
              </w:rPr>
              <w:t>Wa</w:t>
            </w:r>
            <w:r>
              <w:rPr>
                <w:rFonts w:ascii="Trebuchet MS" w:eastAsia="Trebuchet MS"/>
                <w:color w:val="B8123B"/>
                <w:sz w:val="20"/>
              </w:rPr>
              <w:t>nted</w:t>
            </w:r>
            <w:r>
              <w:rPr>
                <w:rFonts w:ascii="Tahoma" w:eastAsia="Tahoma"/>
                <w:color w:val="B8123B"/>
                <w:sz w:val="19"/>
              </w:rPr>
              <w:t>B</w:t>
            </w:r>
            <w:r>
              <w:rPr>
                <w:rFonts w:ascii="Trebuchet MS" w:eastAsia="Trebuchet MS"/>
                <w:color w:val="B8123B"/>
                <w:sz w:val="20"/>
              </w:rPr>
              <w:t>y</w:t>
            </w:r>
            <w:proofErr w:type="spellEnd"/>
            <w:r>
              <w:rPr>
                <w:rFonts w:ascii="Arial" w:eastAsia="Arial"/>
                <w:color w:val="B8123B"/>
                <w:sz w:val="17"/>
              </w:rPr>
              <w:t>=</w:t>
            </w:r>
            <w:r>
              <w:rPr>
                <w:rFonts w:ascii="Trebuchet MS" w:eastAsia="Trebuchet MS"/>
                <w:color w:val="B8123B"/>
                <w:sz w:val="20"/>
              </w:rPr>
              <w:t>multi</w:t>
            </w:r>
            <w:r>
              <w:rPr>
                <w:rFonts w:ascii="Verdana" w:eastAsia="Verdana"/>
                <w:color w:val="B8123B"/>
              </w:rPr>
              <w:t>-</w:t>
            </w:r>
            <w:proofErr w:type="spellStart"/>
            <w:r>
              <w:rPr>
                <w:rFonts w:ascii="Trebuchet MS" w:eastAsia="Trebuchet MS"/>
                <w:color w:val="B8123B"/>
                <w:w w:val="105"/>
                <w:sz w:val="20"/>
              </w:rPr>
              <w:t>user</w:t>
            </w:r>
            <w:r>
              <w:rPr>
                <w:rFonts w:ascii="Verdana" w:eastAsia="Verdana"/>
                <w:color w:val="B8123B"/>
                <w:w w:val="105"/>
              </w:rPr>
              <w:t>.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t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rget</w:t>
            </w:r>
            <w:proofErr w:type="spellEnd"/>
            <w:r>
              <w:rPr>
                <w:rFonts w:ascii="Trebuchet MS" w:eastAsia="Trebuchet MS"/>
                <w:color w:val="B8123B"/>
                <w:w w:val="105"/>
                <w:sz w:val="20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）</w:t>
            </w:r>
          </w:p>
        </w:tc>
        <w:tc>
          <w:tcPr>
            <w:tcW w:w="1125" w:type="dxa"/>
            <w:tcBorders>
              <w:right w:val="nil"/>
            </w:tcBorders>
          </w:tcPr>
          <w:p w14:paraId="36A05CCA" w14:textId="77777777" w:rsidR="006671D6" w:rsidRDefault="00000000">
            <w:pPr>
              <w:pStyle w:val="TableParagraph"/>
              <w:spacing w:before="109"/>
              <w:ind w:left="0" w:right="44"/>
              <w:jc w:val="right"/>
              <w:rPr>
                <w:rFonts w:ascii="Verdana"/>
              </w:rPr>
            </w:pPr>
            <w:r>
              <w:rPr>
                <w:rFonts w:ascii="Verdana"/>
                <w:noProof/>
              </w:rPr>
              <mc:AlternateContent>
                <mc:Choice Requires="wpg">
                  <w:drawing>
                    <wp:anchor distT="0" distB="0" distL="0" distR="0" simplePos="0" relativeHeight="485561856" behindDoc="1" locked="0" layoutInCell="1" allowOverlap="1" wp14:anchorId="72E21080" wp14:editId="659FE23A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89305</wp:posOffset>
                      </wp:positionV>
                      <wp:extent cx="1640839" cy="161290"/>
                      <wp:effectExtent l="0" t="0" r="0" b="0"/>
                      <wp:wrapNone/>
                      <wp:docPr id="717" name="Group 7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0839" cy="161290"/>
                                <a:chOff x="0" y="0"/>
                                <a:chExt cx="1640839" cy="161290"/>
                              </a:xfrm>
                            </wpg:grpSpPr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0" y="0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624155" y="0"/>
                                      </a:lnTo>
                                      <a:lnTo>
                                        <a:pt x="1640681" y="16525"/>
                                      </a:lnTo>
                                      <a:lnTo>
                                        <a:pt x="1640681" y="144208"/>
                                      </a:lnTo>
                                      <a:lnTo>
                                        <a:pt x="1626584" y="160246"/>
                                      </a:lnTo>
                                      <a:lnTo>
                                        <a:pt x="162415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55C4E6" id="Group 717" o:spid="_x0000_s1026" style="position:absolute;margin-left:7.4pt;margin-top:7.05pt;width:129.2pt;height:12.7pt;z-index:-17754624;mso-wrap-distance-left:0;mso-wrap-distance-right:0" coordsize="1640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">
                      <v:shape id="Graphic 718" o:spid="_x0000_s1027" style="position:absolute;width:16408;height:1612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" path="m1624155,160734r-1607630,l14097,160246,,144208r,-2524l,16525,16525,,1624155,r16526,16525l1640681,144208r-14097,16038l162415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rest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rt</w:t>
            </w:r>
            <w:r>
              <w:rPr>
                <w:rFonts w:ascii="Verdana"/>
                <w:color w:val="B8123B"/>
                <w:spacing w:val="-2"/>
                <w:w w:val="120"/>
              </w:rPr>
              <w:t>:</w:t>
            </w:r>
          </w:p>
        </w:tc>
        <w:tc>
          <w:tcPr>
            <w:tcW w:w="2418" w:type="dxa"/>
            <w:tcBorders>
              <w:left w:val="nil"/>
            </w:tcBorders>
          </w:tcPr>
          <w:p w14:paraId="41148574" w14:textId="77777777" w:rsidR="006671D6" w:rsidRDefault="00000000">
            <w:pPr>
              <w:pStyle w:val="TableParagraph"/>
              <w:spacing w:before="109"/>
              <w:ind w:left="58"/>
              <w:rPr>
                <w:rFonts w:ascii="Trebuchet MS"/>
                <w:sz w:val="20"/>
              </w:rPr>
            </w:pPr>
            <w:r>
              <w:rPr>
                <w:rFonts w:ascii="Trebuchet MS"/>
                <w:color w:val="B8123B"/>
                <w:w w:val="110"/>
                <w:sz w:val="20"/>
              </w:rPr>
              <w:t>unless</w:t>
            </w:r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stopped</w:t>
            </w:r>
          </w:p>
        </w:tc>
      </w:tr>
      <w:tr w:rsidR="006671D6" w14:paraId="228134FB" w14:textId="77777777">
        <w:trPr>
          <w:trHeight w:val="838"/>
        </w:trPr>
        <w:tc>
          <w:tcPr>
            <w:tcW w:w="1279" w:type="dxa"/>
            <w:shd w:val="clear" w:color="auto" w:fill="FAF1F2"/>
          </w:tcPr>
          <w:p w14:paraId="6E8A9057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nginx</w:t>
            </w:r>
          </w:p>
        </w:tc>
        <w:tc>
          <w:tcPr>
            <w:tcW w:w="5256" w:type="dxa"/>
            <w:shd w:val="clear" w:color="auto" w:fill="FAF1F2"/>
          </w:tcPr>
          <w:p w14:paraId="54D05888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201A1B"/>
                <w:sz w:val="18"/>
              </w:rPr>
              <w:t>隨 OS</w:t>
            </w:r>
            <w:r>
              <w:rPr>
                <w:color w:val="201A1B"/>
                <w:spacing w:val="-4"/>
                <w:sz w:val="18"/>
              </w:rPr>
              <w:t xml:space="preserve"> ⾃啟</w:t>
            </w:r>
          </w:p>
        </w:tc>
        <w:tc>
          <w:tcPr>
            <w:tcW w:w="1125" w:type="dxa"/>
            <w:tcBorders>
              <w:right w:val="nil"/>
            </w:tcBorders>
          </w:tcPr>
          <w:p w14:paraId="57E14E38" w14:textId="77777777" w:rsidR="006671D6" w:rsidRDefault="00000000">
            <w:pPr>
              <w:pStyle w:val="TableParagraph"/>
              <w:spacing w:before="107" w:line="314" w:lineRule="auto"/>
              <w:ind w:left="148" w:right="43" w:firstLine="79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59296" behindDoc="1" locked="0" layoutInCell="1" allowOverlap="1" wp14:anchorId="41B6C248" wp14:editId="1B481D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2249170" cy="542290"/>
                      <wp:effectExtent l="0" t="0" r="0" b="0"/>
                      <wp:wrapNone/>
                      <wp:docPr id="719" name="Group 7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49170" cy="542290"/>
                                <a:chOff x="0" y="0"/>
                                <a:chExt cx="2249170" cy="542290"/>
                              </a:xfrm>
                            </wpg:grpSpPr>
                            <wps:wsp>
                              <wps:cNvPr id="720" name="Graphic 720"/>
                              <wps:cNvSpPr/>
                              <wps:spPr>
                                <a:xfrm>
                                  <a:off x="0" y="0"/>
                                  <a:ext cx="2249170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9170" h="542290">
                                      <a:moveTo>
                                        <a:pt x="2249090" y="541734"/>
                                      </a:moveTo>
                                      <a:lnTo>
                                        <a:pt x="0" y="541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49090" y="0"/>
                                      </a:lnTo>
                                      <a:lnTo>
                                        <a:pt x="2249090" y="541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94043" y="92868"/>
                                  <a:ext cx="20447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0" h="361950">
                                      <a:moveTo>
                                        <a:pt x="519112" y="217741"/>
                                      </a:moveTo>
                                      <a:lnTo>
                                        <a:pt x="502602" y="201218"/>
                                      </a:lnTo>
                                      <a:lnTo>
                                        <a:pt x="0" y="201218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502602" y="361950"/>
                                      </a:lnTo>
                                      <a:lnTo>
                                        <a:pt x="519112" y="345427"/>
                                      </a:lnTo>
                                      <a:lnTo>
                                        <a:pt x="519112" y="217741"/>
                                      </a:lnTo>
                                      <a:close/>
                                    </a:path>
                                    <a:path w="2044700" h="361950">
                                      <a:moveTo>
                                        <a:pt x="636993" y="16535"/>
                                      </a:moveTo>
                                      <a:lnTo>
                                        <a:pt x="620471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12" y="16535"/>
                                      </a:lnTo>
                                      <a:lnTo>
                                        <a:pt x="12" y="141693"/>
                                      </a:lnTo>
                                      <a:lnTo>
                                        <a:pt x="12" y="144208"/>
                                      </a:lnTo>
                                      <a:lnTo>
                                        <a:pt x="16535" y="160743"/>
                                      </a:lnTo>
                                      <a:lnTo>
                                        <a:pt x="620471" y="160743"/>
                                      </a:lnTo>
                                      <a:lnTo>
                                        <a:pt x="636993" y="144208"/>
                                      </a:lnTo>
                                      <a:lnTo>
                                        <a:pt x="636993" y="16535"/>
                                      </a:lnTo>
                                      <a:close/>
                                    </a:path>
                                    <a:path w="2044700" h="361950">
                                      <a:moveTo>
                                        <a:pt x="2044319" y="0"/>
                                      </a:moveTo>
                                      <a:lnTo>
                                        <a:pt x="939266" y="0"/>
                                      </a:lnTo>
                                      <a:lnTo>
                                        <a:pt x="936840" y="495"/>
                                      </a:lnTo>
                                      <a:lnTo>
                                        <a:pt x="922756" y="16535"/>
                                      </a:lnTo>
                                      <a:lnTo>
                                        <a:pt x="922756" y="144208"/>
                                      </a:lnTo>
                                      <a:lnTo>
                                        <a:pt x="939266" y="160743"/>
                                      </a:lnTo>
                                      <a:lnTo>
                                        <a:pt x="2044319" y="160743"/>
                                      </a:lnTo>
                                      <a:lnTo>
                                        <a:pt x="20443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C557DF" id="Group 719" o:spid="_x0000_s1026" style="position:absolute;margin-left:0;margin-top:-.4pt;width:177.1pt;height:42.7pt;z-index:-17757184;mso-wrap-distance-left:0;mso-wrap-distance-right:0" coordsize="22491,5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">
                      <v:shape id="Graphic 720" o:spid="_x0000_s1027" style="position:absolute;width:22491;height:5422;visibility:visible;mso-wrap-style:square;v-text-anchor:top" coordsize="2249170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" path="m2249090,541734l,541734,,,2249090,r,541734xe" fillcolor="#faf1f2" stroked="f">
                        <v:path arrowok="t"/>
                      </v:shape>
                      <v:shape id="Graphic 721" o:spid="_x0000_s1028" style="position:absolute;left:940;top:928;width:20447;height:3620;visibility:visible;mso-wrap-style:square;v-text-anchor:top" coordsize="20447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" path="m519112,217741l502602,201218,,201218,,361950r502602,l519112,345427r,-127686xem636993,16535l620471,,16535,,12,16535r,125158l12,144208r16523,16535l620471,160743r16522,-16535l636993,16535xem2044319,l939266,r-2426,495l922756,16535r,127673l939266,160743r1105053,l2044319,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>i</w:t>
            </w:r>
            <w:r>
              <w:rPr>
                <w:rFonts w:ascii="Verdana"/>
                <w:color w:val="B8123B"/>
                <w:spacing w:val="-2"/>
                <w:w w:val="115"/>
              </w:rPr>
              <w:t>-</w:t>
            </w:r>
            <w:r>
              <w:rPr>
                <w:rFonts w:ascii="Trebuchet MS"/>
                <w:color w:val="B8123B"/>
                <w:spacing w:val="-2"/>
                <w:w w:val="115"/>
                <w:sz w:val="20"/>
              </w:rPr>
              <w:t xml:space="preserve">nginx 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stopped</w:t>
            </w:r>
          </w:p>
        </w:tc>
        <w:tc>
          <w:tcPr>
            <w:tcW w:w="2418" w:type="dxa"/>
            <w:tcBorders>
              <w:left w:val="nil"/>
            </w:tcBorders>
          </w:tcPr>
          <w:p w14:paraId="79829B00" w14:textId="77777777" w:rsidR="006671D6" w:rsidRDefault="00000000">
            <w:pPr>
              <w:pStyle w:val="TableParagraph"/>
              <w:spacing w:before="88"/>
              <w:ind w:left="77"/>
              <w:rPr>
                <w:rFonts w:ascii="Verdana" w:eastAsia="Verdana"/>
              </w:rPr>
            </w:pPr>
            <w:proofErr w:type="spellStart"/>
            <w:r>
              <w:rPr>
                <w:color w:val="201A1B"/>
                <w:w w:val="115"/>
                <w:sz w:val="18"/>
              </w:rPr>
              <w:t>容器</w:t>
            </w:r>
            <w:proofErr w:type="spellEnd"/>
            <w:r>
              <w:rPr>
                <w:color w:val="201A1B"/>
                <w:spacing w:val="59"/>
                <w:w w:val="115"/>
                <w:sz w:val="18"/>
              </w:rPr>
              <w:t xml:space="preserve"> </w:t>
            </w:r>
            <w:r>
              <w:rPr>
                <w:rFonts w:ascii="Trebuchet MS" w:eastAsia="Trebuchet MS"/>
                <w:color w:val="B8123B"/>
                <w:w w:val="115"/>
                <w:sz w:val="20"/>
              </w:rPr>
              <w:t>rest</w:t>
            </w:r>
            <w:r>
              <w:rPr>
                <w:rFonts w:ascii="Tahoma" w:eastAsia="Tahoma"/>
                <w:color w:val="B8123B"/>
                <w:w w:val="115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w w:val="115"/>
                <w:sz w:val="20"/>
              </w:rPr>
              <w:t>rt</w:t>
            </w:r>
            <w:r>
              <w:rPr>
                <w:rFonts w:ascii="Verdana" w:eastAsia="Verdana"/>
                <w:color w:val="B8123B"/>
                <w:spacing w:val="2"/>
                <w:w w:val="115"/>
              </w:rPr>
              <w:t xml:space="preserve">: </w:t>
            </w:r>
            <w:r>
              <w:rPr>
                <w:rFonts w:ascii="Trebuchet MS" w:eastAsia="Trebuchet MS"/>
                <w:color w:val="B8123B"/>
                <w:spacing w:val="-2"/>
                <w:w w:val="115"/>
                <w:sz w:val="20"/>
              </w:rPr>
              <w:t>unless</w:t>
            </w:r>
            <w:r>
              <w:rPr>
                <w:rFonts w:ascii="Verdana" w:eastAsia="Verdana"/>
                <w:color w:val="B8123B"/>
                <w:spacing w:val="-2"/>
                <w:w w:val="115"/>
              </w:rPr>
              <w:t>-</w:t>
            </w:r>
          </w:p>
        </w:tc>
      </w:tr>
    </w:tbl>
    <w:p w14:paraId="51DA3CE7" w14:textId="77777777" w:rsidR="006671D6" w:rsidRDefault="00000000">
      <w:pPr>
        <w:pStyle w:val="a4"/>
        <w:numPr>
          <w:ilvl w:val="1"/>
          <w:numId w:val="4"/>
        </w:numPr>
        <w:tabs>
          <w:tab w:val="left" w:pos="462"/>
        </w:tabs>
        <w:spacing w:before="274"/>
        <w:rPr>
          <w:b/>
          <w:sz w:val="24"/>
        </w:rPr>
        <w:pPrChange w:id="1043" w:author="盧晏臻Jenny" w:date="2026-06-24T16:30:00Z" w16du:dateUtc="2026-06-24T08:30:00Z">
          <w:pPr>
            <w:pStyle w:val="a4"/>
            <w:numPr>
              <w:ilvl w:val="1"/>
              <w:numId w:val="11"/>
            </w:numPr>
            <w:tabs>
              <w:tab w:val="left" w:pos="462"/>
            </w:tabs>
            <w:spacing w:before="274"/>
          </w:pPr>
        </w:pPrChange>
      </w:pPr>
      <w:proofErr w:type="spellStart"/>
      <w:r>
        <w:rPr>
          <w:b/>
          <w:color w:val="C70F2E"/>
          <w:spacing w:val="-3"/>
          <w:sz w:val="24"/>
        </w:rPr>
        <w:t>維運操作</w:t>
      </w:r>
      <w:proofErr w:type="spellEnd"/>
    </w:p>
    <w:p w14:paraId="3C5F3AD7" w14:textId="77777777" w:rsidR="006671D6" w:rsidRDefault="00000000">
      <w:pPr>
        <w:pStyle w:val="a3"/>
        <w:spacing w:before="82"/>
        <w:ind w:left="55"/>
      </w:pPr>
      <w:proofErr w:type="spellStart"/>
      <w:r>
        <w:rPr>
          <w:b/>
          <w:color w:val="1A1A1A"/>
        </w:rPr>
        <w:t>模組升級流程</w:t>
      </w:r>
      <w:r>
        <w:rPr>
          <w:color w:val="201A1B"/>
        </w:rPr>
        <w:t>（kenda_platform</w:t>
      </w:r>
      <w:proofErr w:type="spellEnd"/>
      <w:r>
        <w:rPr>
          <w:color w:val="201A1B"/>
          <w:spacing w:val="-2"/>
        </w:rPr>
        <w:t xml:space="preserve"> 有 </w:t>
      </w:r>
      <w:r>
        <w:rPr>
          <w:color w:val="201A1B"/>
        </w:rPr>
        <w:t>model/view</w:t>
      </w:r>
      <w:r>
        <w:rPr>
          <w:color w:val="201A1B"/>
          <w:spacing w:val="-1"/>
        </w:rPr>
        <w:t xml:space="preserve"> </w:t>
      </w:r>
      <w:proofErr w:type="spellStart"/>
      <w:r>
        <w:rPr>
          <w:color w:val="201A1B"/>
          <w:spacing w:val="-1"/>
        </w:rPr>
        <w:t>變更</w:t>
      </w:r>
      <w:proofErr w:type="spellEnd"/>
      <w:r>
        <w:rPr>
          <w:color w:val="201A1B"/>
          <w:spacing w:val="-110"/>
        </w:rPr>
        <w:t>）</w:t>
      </w:r>
      <w:r>
        <w:rPr>
          <w:color w:val="201A1B"/>
          <w:spacing w:val="-5"/>
        </w:rPr>
        <w:t>：</w:t>
      </w:r>
    </w:p>
    <w:p w14:paraId="2C612A8A" w14:textId="77777777" w:rsidR="006671D6" w:rsidRDefault="00000000">
      <w:pPr>
        <w:pStyle w:val="a3"/>
        <w:spacing w:before="5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92800" behindDoc="1" locked="0" layoutInCell="1" allowOverlap="1" wp14:anchorId="38A531F5" wp14:editId="347A4BA3">
                <wp:simplePos x="0" y="0"/>
                <wp:positionH relativeFrom="page">
                  <wp:posOffset>575071</wp:posOffset>
                </wp:positionH>
                <wp:positionV relativeFrom="paragraph">
                  <wp:posOffset>100494</wp:posOffset>
                </wp:positionV>
                <wp:extent cx="6408420" cy="1612265"/>
                <wp:effectExtent l="0" t="0" r="0" b="0"/>
                <wp:wrapTopAndBottom/>
                <wp:docPr id="722" name="Group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612265"/>
                          <a:chOff x="0" y="0"/>
                          <a:chExt cx="6408420" cy="1612265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0" y="0"/>
                            <a:ext cx="6408420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612265">
                                <a:moveTo>
                                  <a:pt x="6374892" y="1612106"/>
                                </a:moveTo>
                                <a:lnTo>
                                  <a:pt x="33046" y="1612106"/>
                                </a:lnTo>
                                <a:lnTo>
                                  <a:pt x="28188" y="1611141"/>
                                </a:lnTo>
                                <a:lnTo>
                                  <a:pt x="966" y="1583924"/>
                                </a:lnTo>
                                <a:lnTo>
                                  <a:pt x="0" y="1579054"/>
                                </a:lnTo>
                                <a:lnTo>
                                  <a:pt x="0" y="1574006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1579054"/>
                                </a:lnTo>
                                <a:lnTo>
                                  <a:pt x="6379749" y="1611141"/>
                                </a:lnTo>
                                <a:lnTo>
                                  <a:pt x="6374892" y="1612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0" y="0"/>
                            <a:ext cx="6408420" cy="161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967E9D" w14:textId="77777777" w:rsidR="006671D6" w:rsidRDefault="00000000">
                              <w:pPr>
                                <w:spacing w:before="160" w:line="223" w:lineRule="auto"/>
                                <w:ind w:left="226" w:right="4020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#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部署新版程式碼到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odoo</w:t>
                              </w:r>
                              <w:proofErr w:type="spellEnd"/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ustom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ddons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pl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tform</w:t>
                              </w:r>
                              <w:proofErr w:type="spellEnd"/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/ #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升級模組（正式機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）</w:t>
                              </w:r>
                            </w:p>
                            <w:p w14:paraId="6584448B" w14:textId="77777777" w:rsidR="006671D6" w:rsidRDefault="00000000">
                              <w:pPr>
                                <w:spacing w:line="255" w:lineRule="exact"/>
                                <w:ind w:left="226"/>
                                <w:rPr>
                                  <w:rFonts w:ascii="Verdana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su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E8EC"/>
                                  <w:spacing w:val="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16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odoo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E8EC"/>
                                  <w:spacing w:val="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3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odoo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E8EC"/>
                                  <w:spacing w:val="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demo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E8EC"/>
                                  <w:spacing w:val="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pl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tform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E8EC"/>
                                  <w:spacing w:val="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1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stop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fter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E8EC"/>
                                  <w:spacing w:val="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10"/>
                                  <w:w w:val="110"/>
                                </w:rPr>
                                <w:t>\</w:t>
                              </w:r>
                            </w:p>
                            <w:p w14:paraId="1E467DD6" w14:textId="77777777" w:rsidR="006671D6" w:rsidRDefault="00000000">
                              <w:pPr>
                                <w:spacing w:before="6" w:line="247" w:lineRule="auto"/>
                                <w:ind w:left="226" w:right="3108" w:firstLine="421"/>
                                <w:rPr>
                                  <w:rFonts w:ascii="Arial Rounded MT Bold" w:eastAsia="Arial Rounded MT Bold"/>
                                  <w:sz w:val="19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host</w:t>
                              </w:r>
                              <w:proofErr w:type="spellEnd"/>
                              <w:r>
                                <w:rPr>
                                  <w:rFonts w:ascii="Arial" w:eastAsia="Arial"/>
                                  <w:color w:val="FFE8E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ca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lhost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user</w:t>
                              </w:r>
                              <w:proofErr w:type="spellEnd"/>
                              <w:r>
                                <w:rPr>
                                  <w:rFonts w:ascii="Arial" w:eastAsia="Arial"/>
                                  <w:color w:val="FFE8EC"/>
                                  <w:sz w:val="17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odoo</w:t>
                              </w:r>
                              <w:proofErr w:type="spellEnd"/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ssword</w:t>
                              </w:r>
                              <w:proofErr w:type="spellEnd"/>
                              <w:r>
                                <w:rPr>
                                  <w:rFonts w:ascii="Arial" w:eastAsia="Arial"/>
                                  <w:color w:val="FFE8EC"/>
                                  <w:sz w:val="17"/>
                                </w:rPr>
                                <w:t>=&lt;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PASSWORD</w:t>
                              </w:r>
                              <w:r>
                                <w:rPr>
                                  <w:rFonts w:ascii="Arial" w:eastAsia="Arial"/>
                                  <w:color w:val="FFE8EC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" #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確認無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Pa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rse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rror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，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ODOO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_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EXIT</w:t>
                              </w:r>
                              <w:proofErr w:type="spellEnd"/>
                              <w:r>
                                <w:rPr>
                                  <w:rFonts w:ascii="Arial" w:eastAsia="Arial"/>
                                  <w:color w:val="FFE8E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z w:val="19"/>
                                </w:rPr>
                                <w:t>0</w:t>
                              </w:r>
                            </w:p>
                            <w:p w14:paraId="11563F74" w14:textId="77777777" w:rsidR="006671D6" w:rsidRDefault="00000000">
                              <w:pPr>
                                <w:spacing w:line="242" w:lineRule="exact"/>
                                <w:ind w:left="226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E8EC"/>
                                  <w:w w:val="115"/>
                                  <w:sz w:val="20"/>
                                </w:rPr>
                                <w:t>servi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w w:val="115"/>
                                  <w:sz w:val="20"/>
                                </w:rPr>
                                <w:t>odoo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FFE8EC"/>
                                  <w:w w:val="11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5"/>
                                  <w:sz w:val="20"/>
                                </w:rPr>
                                <w:t>server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4"/>
                                  <w:w w:val="115"/>
                                  <w:sz w:val="20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4"/>
                                  <w:w w:val="11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4"/>
                                  <w:w w:val="115"/>
                                  <w:sz w:val="20"/>
                                </w:rPr>
                                <w:t>rt</w:t>
                              </w:r>
                            </w:p>
                            <w:p w14:paraId="34CD0E46" w14:textId="77777777" w:rsidR="006671D6" w:rsidRDefault="00000000">
                              <w:pPr>
                                <w:spacing w:before="6" w:line="284" w:lineRule="exact"/>
                                <w:ind w:left="226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  <w:w w:val="90"/>
                                </w:rPr>
                                <w:t>#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4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3"/>
                                  <w:sz w:val="18"/>
                                </w:rPr>
                                <w:t>驗證服務</w:t>
                              </w:r>
                              <w:proofErr w:type="spellEnd"/>
                            </w:p>
                            <w:p w14:paraId="39A951B2" w14:textId="77777777" w:rsidR="006671D6" w:rsidRDefault="00000000">
                              <w:pPr>
                                <w:tabs>
                                  <w:tab w:val="left" w:pos="1913"/>
                                </w:tabs>
                                <w:spacing w:line="272" w:lineRule="exact"/>
                                <w:ind w:left="226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color w:val="FFE8EC"/>
                                  <w:w w:val="11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5"/>
                                  <w:sz w:val="20"/>
                                </w:rPr>
                                <w:t>url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5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5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5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5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w w:val="115"/>
                                  <w:sz w:val="20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  <w:w w:val="115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demo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iuptop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om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he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lth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tang"/>
                                  <w:color w:val="FFE8EC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Batang"/>
                                  <w:color w:val="FFE8EC"/>
                                  <w:spacing w:val="4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grep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E8EC"/>
                                  <w:spacing w:val="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5"/>
                                  <w:sz w:val="20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531F5" id="Group 722" o:spid="_x0000_s1342" style="position:absolute;margin-left:45.3pt;margin-top:7.9pt;width:504.6pt;height:126.95pt;z-index:-15623680;mso-wrap-distance-left:0;mso-wrap-distance-right:0;mso-position-horizontal-relative:page" coordsize="64084,16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">
                <v:shape id="Graphic 723" o:spid="_x0000_s1343" style="position:absolute;width:64084;height:16122;visibility:visible;mso-wrap-style:square;v-text-anchor:top" coordsize="6408420,161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" path="m6374892,1612106r-6341846,l28188,1611141,966,1583924,,1579054r,-5048l,33051,28188,964,33046,,6374892,r32087,28182l6407943,33051r,1546003l6379749,1611141r-4857,965xe" fillcolor="#240f15" stroked="f">
                  <v:path arrowok="t"/>
                </v:shape>
                <v:shape id="Textbox 724" o:spid="_x0000_s1344" type="#_x0000_t202" style="position:absolute;width:64084;height:16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8l0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vlkCn9n4hGQyxsAAAD//wMAUEsBAi0AFAAGAAgAAAAhANvh9svuAAAAhQEAABMAAAAAAAAA&#10;AAAAAAAAAAAAAFtDb250ZW50X1R5cGVzXS54bWxQSwECLQAUAAYACAAAACEAWvQsW78AAAAVAQAA&#10;CwAAAAAAAAAAAAAAAAAfAQAAX3JlbHMvLnJlbHNQSwECLQAUAAYACAAAACEA4xvJdMYAAADcAAAA&#10;DwAAAAAAAAAAAAAAAAAHAgAAZHJzL2Rvd25yZXYueG1sUEsFBgAAAAADAAMAtwAAAPoCAAAAAA==&#10;" filled="f" stroked="f">
                  <v:textbox inset="0,0,0,0">
                    <w:txbxContent>
                      <w:p w14:paraId="61967E9D" w14:textId="77777777" w:rsidR="006671D6" w:rsidRDefault="00000000">
                        <w:pPr>
                          <w:spacing w:before="160" w:line="223" w:lineRule="auto"/>
                          <w:ind w:left="226" w:right="4020"/>
                          <w:rPr>
                            <w:rFonts w:ascii="細明體" w:eastAsia="細明體"/>
                            <w:sz w:val="18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#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z w:val="19"/>
                          </w:rPr>
                          <w:t>1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部署新版程式碼到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odoo</w:t>
                        </w:r>
                        <w:proofErr w:type="spellEnd"/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ustom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ddons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kend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pl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tform</w:t>
                        </w:r>
                        <w:proofErr w:type="spellEnd"/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/ #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z w:val="19"/>
                          </w:rPr>
                          <w:t>2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升級模組（正式機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）</w:t>
                        </w:r>
                      </w:p>
                      <w:p w14:paraId="6584448B" w14:textId="77777777" w:rsidR="006671D6" w:rsidRDefault="00000000">
                        <w:pPr>
                          <w:spacing w:line="255" w:lineRule="exact"/>
                          <w:ind w:left="226"/>
                          <w:rPr>
                            <w:rFonts w:ascii="Verdana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su</w:t>
                        </w:r>
                        <w:proofErr w:type="spellEnd"/>
                        <w:r>
                          <w:rPr>
                            <w:rFonts w:ascii="Trebuchet MS"/>
                            <w:color w:val="FFE8EC"/>
                            <w:spacing w:val="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-</w:t>
                        </w:r>
                        <w:r>
                          <w:rPr>
                            <w:rFonts w:ascii="Verdana"/>
                            <w:color w:val="FFE8EC"/>
                            <w:spacing w:val="-16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odoo</w:t>
                        </w:r>
                        <w:proofErr w:type="spellEnd"/>
                        <w:r>
                          <w:rPr>
                            <w:rFonts w:ascii="Trebuchet MS"/>
                            <w:color w:val="FFE8EC"/>
                            <w:spacing w:val="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-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ahoma"/>
                            <w:color w:val="FFE8EC"/>
                            <w:spacing w:val="3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"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odoo</w:t>
                        </w:r>
                        <w:proofErr w:type="spellEnd"/>
                        <w:r>
                          <w:rPr>
                            <w:rFonts w:ascii="Trebuchet MS"/>
                            <w:color w:val="FFE8EC"/>
                            <w:spacing w:val="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d</w:t>
                        </w:r>
                        <w:r>
                          <w:rPr>
                            <w:rFonts w:ascii="Trebuchet MS"/>
                            <w:color w:val="FFE8EC"/>
                            <w:spacing w:val="2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demo</w:t>
                        </w:r>
                        <w:proofErr w:type="spellEnd"/>
                        <w:r>
                          <w:rPr>
                            <w:rFonts w:ascii="Trebuchet MS"/>
                            <w:color w:val="FFE8EC"/>
                            <w:spacing w:val="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u</w:t>
                        </w:r>
                        <w:r>
                          <w:rPr>
                            <w:rFonts w:ascii="Trebuchet MS"/>
                            <w:color w:val="FFE8EC"/>
                            <w:spacing w:val="2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pl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tform</w:t>
                        </w:r>
                        <w:proofErr w:type="spellEnd"/>
                        <w:r>
                          <w:rPr>
                            <w:rFonts w:ascii="Trebuchet MS"/>
                            <w:color w:val="FFE8EC"/>
                            <w:spacing w:val="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-</w:t>
                        </w:r>
                        <w:r>
                          <w:rPr>
                            <w:rFonts w:ascii="Verdana"/>
                            <w:color w:val="FFE8EC"/>
                            <w:spacing w:val="-1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stop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-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fter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-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init</w:t>
                        </w:r>
                        <w:proofErr w:type="spellEnd"/>
                        <w:r>
                          <w:rPr>
                            <w:rFonts w:ascii="Trebuchet MS"/>
                            <w:color w:val="FFE8EC"/>
                            <w:spacing w:val="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spacing w:val="-10"/>
                            <w:w w:val="110"/>
                          </w:rPr>
                          <w:t>\</w:t>
                        </w:r>
                      </w:p>
                      <w:p w14:paraId="1E467DD6" w14:textId="77777777" w:rsidR="006671D6" w:rsidRDefault="00000000">
                        <w:pPr>
                          <w:spacing w:before="6" w:line="247" w:lineRule="auto"/>
                          <w:ind w:left="226" w:right="3108" w:firstLine="421"/>
                          <w:rPr>
                            <w:rFonts w:ascii="Arial Rounded MT Bold" w:eastAsia="Arial Rounded MT Bold"/>
                            <w:sz w:val="19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d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b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host</w:t>
                        </w:r>
                        <w:proofErr w:type="spellEnd"/>
                        <w:r>
                          <w:rPr>
                            <w:rFonts w:ascii="Arial" w:eastAsia="Arial"/>
                            <w:color w:val="FFE8EC"/>
                            <w:sz w:val="17"/>
                          </w:rPr>
                          <w:t>=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lo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ca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lhost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d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b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user</w:t>
                        </w:r>
                        <w:proofErr w:type="spellEnd"/>
                        <w:r>
                          <w:rPr>
                            <w:rFonts w:ascii="Arial" w:eastAsia="Arial"/>
                            <w:color w:val="FFE8EC"/>
                            <w:sz w:val="17"/>
                          </w:rPr>
                          <w:t>=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odoo</w:t>
                        </w:r>
                        <w:proofErr w:type="spellEnd"/>
                        <w:r>
                          <w:rPr>
                            <w:rFonts w:ascii="Trebuchet MS" w:eastAsia="Trebuchet MS"/>
                            <w:color w:val="FFE8EC"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d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b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p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ssword</w:t>
                        </w:r>
                        <w:proofErr w:type="spellEnd"/>
                        <w:r>
                          <w:rPr>
                            <w:rFonts w:ascii="Arial" w:eastAsia="Arial"/>
                            <w:color w:val="FFE8EC"/>
                            <w:sz w:val="17"/>
                          </w:rPr>
                          <w:t>=&lt;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PASSWORD</w:t>
                        </w:r>
                        <w:r>
                          <w:rPr>
                            <w:rFonts w:ascii="Arial" w:eastAsia="Arial"/>
                            <w:color w:val="FFE8EC"/>
                            <w:sz w:val="17"/>
                          </w:rPr>
                          <w:t>&gt;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" #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z w:val="19"/>
                          </w:rPr>
                          <w:t>3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確認無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Pa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rse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E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rror</w:t>
                        </w:r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，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ODOO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_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EXIT</w:t>
                        </w:r>
                        <w:proofErr w:type="spellEnd"/>
                        <w:r>
                          <w:rPr>
                            <w:rFonts w:ascii="Arial" w:eastAsia="Arial"/>
                            <w:color w:val="FFE8EC"/>
                            <w:sz w:val="17"/>
                          </w:rPr>
                          <w:t>=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z w:val="19"/>
                          </w:rPr>
                          <w:t>0</w:t>
                        </w:r>
                      </w:p>
                      <w:p w14:paraId="11563F74" w14:textId="77777777" w:rsidR="006671D6" w:rsidRDefault="00000000">
                        <w:pPr>
                          <w:spacing w:line="242" w:lineRule="exact"/>
                          <w:ind w:left="226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E8EC"/>
                            <w:w w:val="115"/>
                            <w:sz w:val="20"/>
                          </w:rPr>
                          <w:t>servi</w:t>
                        </w:r>
                        <w:r>
                          <w:rPr>
                            <w:rFonts w:ascii="Tahoma"/>
                            <w:color w:val="FFE8EC"/>
                            <w:w w:val="11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FFE8EC"/>
                            <w:w w:val="115"/>
                            <w:sz w:val="20"/>
                          </w:rPr>
                          <w:t>e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w w:val="115"/>
                            <w:sz w:val="20"/>
                          </w:rPr>
                          <w:t>odoo</w:t>
                        </w:r>
                        <w:proofErr w:type="spellEnd"/>
                        <w:r>
                          <w:rPr>
                            <w:rFonts w:ascii="Verdana"/>
                            <w:color w:val="FFE8EC"/>
                            <w:w w:val="11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FFE8EC"/>
                            <w:w w:val="115"/>
                            <w:sz w:val="20"/>
                          </w:rPr>
                          <w:t>server</w:t>
                        </w:r>
                        <w:r>
                          <w:rPr>
                            <w:rFonts w:ascii="Trebuchet MS"/>
                            <w:color w:val="FFE8EC"/>
                            <w:spacing w:val="-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spacing w:val="-4"/>
                            <w:w w:val="115"/>
                            <w:sz w:val="20"/>
                          </w:rPr>
                          <w:t>st</w:t>
                        </w:r>
                        <w:r>
                          <w:rPr>
                            <w:rFonts w:ascii="Tahoma"/>
                            <w:color w:val="FFE8EC"/>
                            <w:spacing w:val="-4"/>
                            <w:w w:val="11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spacing w:val="-4"/>
                            <w:w w:val="115"/>
                            <w:sz w:val="20"/>
                          </w:rPr>
                          <w:t>rt</w:t>
                        </w:r>
                      </w:p>
                      <w:p w14:paraId="34CD0E46" w14:textId="77777777" w:rsidR="006671D6" w:rsidRDefault="00000000">
                        <w:pPr>
                          <w:spacing w:before="6" w:line="284" w:lineRule="exact"/>
                          <w:ind w:left="226"/>
                          <w:rPr>
                            <w:rFonts w:ascii="細明體" w:eastAsia="細明體"/>
                            <w:sz w:val="18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  <w:w w:val="90"/>
                          </w:rPr>
                          <w:t>#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z w:val="19"/>
                          </w:rPr>
                          <w:t>4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4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3"/>
                            <w:sz w:val="18"/>
                          </w:rPr>
                          <w:t>驗證服務</w:t>
                        </w:r>
                        <w:proofErr w:type="spellEnd"/>
                      </w:p>
                      <w:p w14:paraId="39A951B2" w14:textId="77777777" w:rsidR="006671D6" w:rsidRDefault="00000000">
                        <w:pPr>
                          <w:tabs>
                            <w:tab w:val="left" w:pos="1913"/>
                          </w:tabs>
                          <w:spacing w:line="272" w:lineRule="exact"/>
                          <w:ind w:left="226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ahoma"/>
                            <w:color w:val="FFE8EC"/>
                            <w:w w:val="11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FFE8EC"/>
                            <w:w w:val="115"/>
                            <w:sz w:val="20"/>
                          </w:rPr>
                          <w:t>url</w:t>
                        </w:r>
                        <w:r>
                          <w:rPr>
                            <w:rFonts w:ascii="Trebuchet MS"/>
                            <w:color w:val="FFE8EC"/>
                            <w:spacing w:val="5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w w:val="115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FFE8EC"/>
                            <w:w w:val="115"/>
                            <w:sz w:val="20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FFE8EC"/>
                            <w:spacing w:val="5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w w:val="115"/>
                            <w:sz w:val="20"/>
                          </w:rPr>
                          <w:t>https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  <w:w w:val="115"/>
                          </w:rPr>
                          <w:t>:</w:t>
                        </w:r>
                        <w:r>
                          <w:rPr>
                            <w:rFonts w:ascii="Verdana"/>
                            <w:color w:val="FFE8EC"/>
                          </w:rPr>
                          <w:tab/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demo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.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iuptop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.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om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we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b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/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he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lth</w:t>
                        </w:r>
                        <w:r>
                          <w:rPr>
                            <w:rFonts w:ascii="Trebuchet MS"/>
                            <w:color w:val="FFE8EC"/>
                            <w:spacing w:val="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Batang"/>
                            <w:color w:val="FFE8EC"/>
                            <w:sz w:val="21"/>
                          </w:rPr>
                          <w:t>|</w:t>
                        </w:r>
                        <w:r>
                          <w:rPr>
                            <w:rFonts w:ascii="Batang"/>
                            <w:color w:val="FFE8EC"/>
                            <w:spacing w:val="4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grep</w:t>
                        </w:r>
                        <w:r>
                          <w:rPr>
                            <w:rFonts w:ascii="Trebuchet MS"/>
                            <w:color w:val="FFE8EC"/>
                            <w:spacing w:val="5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-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i</w:t>
                        </w:r>
                        <w:proofErr w:type="spellEnd"/>
                        <w:r>
                          <w:rPr>
                            <w:rFonts w:ascii="Trebuchet MS"/>
                            <w:color w:val="FFE8EC"/>
                            <w:spacing w:val="5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spacing w:val="-5"/>
                            <w:sz w:val="20"/>
                          </w:rPr>
                          <w:t>ok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A9C135" w14:textId="77777777" w:rsidR="006671D6" w:rsidRDefault="00000000">
      <w:pPr>
        <w:spacing w:before="157"/>
        <w:ind w:left="55"/>
        <w:rPr>
          <w:sz w:val="21"/>
        </w:rPr>
      </w:pPr>
      <w:r>
        <w:rPr>
          <w:b/>
          <w:color w:val="1A1A1A"/>
          <w:sz w:val="21"/>
        </w:rPr>
        <w:t>React</w:t>
      </w:r>
      <w:r>
        <w:rPr>
          <w:b/>
          <w:color w:val="1A1A1A"/>
          <w:spacing w:val="-3"/>
          <w:sz w:val="21"/>
        </w:rPr>
        <w:t xml:space="preserve"> </w:t>
      </w:r>
      <w:proofErr w:type="spellStart"/>
      <w:r>
        <w:rPr>
          <w:b/>
          <w:color w:val="1A1A1A"/>
          <w:spacing w:val="-3"/>
          <w:sz w:val="21"/>
        </w:rPr>
        <w:t>前台重部署流程</w:t>
      </w:r>
      <w:proofErr w:type="spellEnd"/>
      <w:r>
        <w:rPr>
          <w:color w:val="201A1B"/>
          <w:spacing w:val="-10"/>
          <w:sz w:val="21"/>
        </w:rPr>
        <w:t>：</w:t>
      </w:r>
    </w:p>
    <w:p w14:paraId="5965D642" w14:textId="77777777" w:rsidR="006671D6" w:rsidRDefault="00000000">
      <w:pPr>
        <w:pStyle w:val="a3"/>
        <w:spacing w:before="5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93312" behindDoc="1" locked="0" layoutInCell="1" allowOverlap="1" wp14:anchorId="52B47891" wp14:editId="70823009">
                <wp:simplePos x="0" y="0"/>
                <wp:positionH relativeFrom="page">
                  <wp:posOffset>575071</wp:posOffset>
                </wp:positionH>
                <wp:positionV relativeFrom="paragraph">
                  <wp:posOffset>100385</wp:posOffset>
                </wp:positionV>
                <wp:extent cx="6408420" cy="1612265"/>
                <wp:effectExtent l="0" t="0" r="0" b="0"/>
                <wp:wrapTopAndBottom/>
                <wp:docPr id="725" name="Group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612265"/>
                          <a:chOff x="0" y="0"/>
                          <a:chExt cx="6408420" cy="1612265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0" y="0"/>
                            <a:ext cx="6408420" cy="161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612265">
                                <a:moveTo>
                                  <a:pt x="6374892" y="1612106"/>
                                </a:moveTo>
                                <a:lnTo>
                                  <a:pt x="33046" y="1612106"/>
                                </a:lnTo>
                                <a:lnTo>
                                  <a:pt x="28188" y="1611141"/>
                                </a:lnTo>
                                <a:lnTo>
                                  <a:pt x="966" y="1583924"/>
                                </a:lnTo>
                                <a:lnTo>
                                  <a:pt x="0" y="1579054"/>
                                </a:lnTo>
                                <a:lnTo>
                                  <a:pt x="0" y="1574006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1579054"/>
                                </a:lnTo>
                                <a:lnTo>
                                  <a:pt x="6379749" y="1611141"/>
                                </a:lnTo>
                                <a:lnTo>
                                  <a:pt x="6374892" y="1612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0" y="0"/>
                            <a:ext cx="6408420" cy="161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A114A" w14:textId="77777777" w:rsidR="006671D6" w:rsidRDefault="00000000">
                              <w:pPr>
                                <w:spacing w:before="146" w:line="249" w:lineRule="auto"/>
                                <w:ind w:left="226" w:right="6708"/>
                                <w:rPr>
                                  <w:rFonts w:ascii="Trebuchet MS" w:eastAsia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  <w:spacing w:val="-4"/>
                                  <w:w w:val="95"/>
                                </w:rPr>
                                <w:t xml:space="preserve">#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8"/>
                                  <w:w w:val="105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w w:val="105"/>
                                  <w:sz w:val="18"/>
                                </w:rPr>
                                <w:t>建構（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6"/>
                                  <w:w w:val="105"/>
                                  <w:sz w:val="18"/>
                                </w:rPr>
                                <w:t>設定正式機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URL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w w:val="105"/>
                                  <w:sz w:val="18"/>
                                </w:rPr>
                                <w:t xml:space="preserve">）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4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re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05"/>
                                  <w:sz w:val="19"/>
                                </w:rPr>
                                <w:t>ac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t</w:t>
                              </w:r>
                            </w:p>
                            <w:p w14:paraId="6205FB54" w14:textId="77777777" w:rsidR="006671D6" w:rsidRDefault="00000000">
                              <w:pPr>
                                <w:tabs>
                                  <w:tab w:val="left" w:pos="3600"/>
                                </w:tabs>
                                <w:spacing w:before="2" w:line="244" w:lineRule="auto"/>
                                <w:ind w:left="226" w:right="4062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sz w:val="20"/>
                                </w:rPr>
                                <w:t>env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sz w:val="19"/>
                                </w:rPr>
                                <w:t>VITE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sz w:val="19"/>
                                </w:rPr>
                                <w:t>BASE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_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sz w:val="19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FFE8EC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"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sz w:val="20"/>
                                </w:rPr>
                                <w:t>https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_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sz w:val="20"/>
                                </w:rPr>
                                <w:t>demo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sz w:val="20"/>
                                </w:rPr>
                                <w:t>iuptop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>.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sz w:val="20"/>
                                </w:rPr>
                                <w:t>om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spacing w:val="-2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pnpm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E8EC"/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exe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4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tur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uild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 xml:space="preserve">-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filter</w:t>
                              </w:r>
                              <w:r>
                                <w:rPr>
                                  <w:rFonts w:ascii="Arial"/>
                                  <w:color w:val="FFE8EC"/>
                                  <w:w w:val="110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40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 xml:space="preserve">-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e</w:t>
                              </w:r>
                            </w:p>
                            <w:p w14:paraId="1A87AF3E" w14:textId="77777777" w:rsidR="006671D6" w:rsidRDefault="006671D6">
                              <w:pPr>
                                <w:spacing w:before="80"/>
                                <w:rPr>
                                  <w:rFonts w:ascii="Trebuchet MS"/>
                                  <w:sz w:val="18"/>
                                </w:rPr>
                              </w:pPr>
                            </w:p>
                            <w:p w14:paraId="625A9C50" w14:textId="77777777" w:rsidR="006671D6" w:rsidRDefault="00000000">
                              <w:pPr>
                                <w:tabs>
                                  <w:tab w:val="left" w:pos="4649"/>
                                </w:tabs>
                                <w:spacing w:line="225" w:lineRule="auto"/>
                                <w:ind w:left="226" w:right="4279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#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. 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 xml:space="preserve">將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pps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dist</w:t>
                              </w:r>
                              <w:proofErr w:type="spellEnd"/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/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上傳到正式機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w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4"/>
                                </w:rPr>
                                <w:t>/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4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4"/>
                                </w:rPr>
                                <w:t>-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4"/>
                                  <w:sz w:val="20"/>
                                </w:rPr>
                                <w:t>we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-4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4"/>
                                </w:rPr>
                                <w:t xml:space="preserve">/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#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. 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nginx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relo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（無需重啟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）</w:t>
                              </w:r>
                            </w:p>
                            <w:p w14:paraId="492B8B25" w14:textId="77777777" w:rsidR="006671D6" w:rsidRDefault="00000000">
                              <w:pPr>
                                <w:spacing w:line="253" w:lineRule="exact"/>
                                <w:ind w:left="226"/>
                                <w:rPr>
                                  <w:rFonts w:ascii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E8EC"/>
                                  <w:w w:val="120"/>
                                  <w:sz w:val="20"/>
                                </w:rPr>
                                <w:t>nginx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20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5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w w:val="120"/>
                                  <w:sz w:val="20"/>
                                </w:rPr>
                                <w:t>relo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pacing w:val="-2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-2"/>
                                  <w:w w:val="12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B47891" id="Group 725" o:spid="_x0000_s1345" style="position:absolute;margin-left:45.3pt;margin-top:7.9pt;width:504.6pt;height:126.95pt;z-index:-15623168;mso-wrap-distance-left:0;mso-wrap-distance-right:0;mso-position-horizontal-relative:page" coordsize="64084,16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">
                <v:shape id="Graphic 726" o:spid="_x0000_s1346" style="position:absolute;width:64084;height:16122;visibility:visible;mso-wrap-style:square;v-text-anchor:top" coordsize="6408420,161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" path="m6374892,1612106r-6341846,l28188,1611141,966,1583924,,1579054r,-5048l,33051,28188,964,33046,,6374892,r32087,28182l6407943,33051r,1546003l6379749,1611141r-4857,965xe" fillcolor="#240f15" stroked="f">
                  <v:path arrowok="t"/>
                </v:shape>
                <v:shape id="Textbox 727" o:spid="_x0000_s1347" type="#_x0000_t202" style="position:absolute;width:64084;height:16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cD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hazBdzOxCMg8ysAAAD//wMAUEsBAi0AFAAGAAgAAAAhANvh9svuAAAAhQEAABMAAAAAAAAA&#10;AAAAAAAAAAAAAFtDb250ZW50X1R5cGVzXS54bWxQSwECLQAUAAYACAAAACEAWvQsW78AAAAVAQAA&#10;CwAAAAAAAAAAAAAAAAAfAQAAX3JlbHMvLnJlbHNQSwECLQAUAAYACAAAACEAE8lXA8YAAADcAAAA&#10;DwAAAAAAAAAAAAAAAAAHAgAAZHJzL2Rvd25yZXYueG1sUEsFBgAAAAADAAMAtwAAAPoCAAAAAA==&#10;" filled="f" stroked="f">
                  <v:textbox inset="0,0,0,0">
                    <w:txbxContent>
                      <w:p w14:paraId="0BCA114A" w14:textId="77777777" w:rsidR="006671D6" w:rsidRDefault="00000000">
                        <w:pPr>
                          <w:spacing w:before="146" w:line="249" w:lineRule="auto"/>
                          <w:ind w:left="226" w:right="6708"/>
                          <w:rPr>
                            <w:rFonts w:ascii="Trebuchet MS" w:eastAsia="Trebuchet MS"/>
                            <w:sz w:val="20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  <w:spacing w:val="-4"/>
                            <w:w w:val="95"/>
                          </w:rPr>
                          <w:t xml:space="preserve">#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pacing w:val="-2"/>
                            <w:w w:val="105"/>
                            <w:sz w:val="19"/>
                          </w:rPr>
                          <w:t>1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8"/>
                            <w:w w:val="105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w w:val="105"/>
                            <w:sz w:val="18"/>
                          </w:rPr>
                          <w:t>建構（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6"/>
                            <w:w w:val="105"/>
                            <w:sz w:val="18"/>
                          </w:rPr>
                          <w:t>設定正式機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-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eastAsia="Tahoma"/>
                            <w:color w:val="FFE8EC"/>
                            <w:spacing w:val="-2"/>
                            <w:w w:val="105"/>
                            <w:sz w:val="19"/>
                          </w:rPr>
                          <w:t>API</w:t>
                        </w:r>
                        <w:r>
                          <w:rPr>
                            <w:rFonts w:ascii="Tahoma" w:eastAsia="Tahoma"/>
                            <w:color w:val="FFE8EC"/>
                            <w:spacing w:val="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 w:eastAsia="Tahoma"/>
                            <w:color w:val="FFE8EC"/>
                            <w:spacing w:val="-2"/>
                            <w:w w:val="105"/>
                            <w:sz w:val="19"/>
                          </w:rPr>
                          <w:t>URL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w w:val="105"/>
                            <w:sz w:val="18"/>
                          </w:rPr>
                          <w:t xml:space="preserve">） </w:t>
                        </w:r>
                        <w:r>
                          <w:rPr>
                            <w:rFonts w:ascii="Tahoma" w:eastAsia="Tahoma"/>
                            <w:color w:val="FFE8EC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d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4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re</w:t>
                        </w:r>
                        <w:r>
                          <w:rPr>
                            <w:rFonts w:ascii="Tahoma" w:eastAsia="Tahoma"/>
                            <w:color w:val="FFE8EC"/>
                            <w:w w:val="105"/>
                            <w:sz w:val="19"/>
                          </w:rPr>
                          <w:t>ac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t</w:t>
                        </w:r>
                      </w:p>
                      <w:p w14:paraId="6205FB54" w14:textId="77777777" w:rsidR="006671D6" w:rsidRDefault="00000000">
                        <w:pPr>
                          <w:tabs>
                            <w:tab w:val="left" w:pos="3600"/>
                          </w:tabs>
                          <w:spacing w:before="2" w:line="244" w:lineRule="auto"/>
                          <w:ind w:left="226" w:right="4062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$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spacing w:val="-2"/>
                            <w:sz w:val="20"/>
                          </w:rPr>
                          <w:t>env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: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sz w:val="19"/>
                          </w:rPr>
                          <w:t>VITE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_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sz w:val="19"/>
                          </w:rPr>
                          <w:t>API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_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sz w:val="19"/>
                          </w:rPr>
                          <w:t>BASE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_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sz w:val="19"/>
                          </w:rPr>
                          <w:t>URL</w:t>
                        </w:r>
                        <w:proofErr w:type="spellEnd"/>
                        <w:r>
                          <w:rPr>
                            <w:rFonts w:ascii="Arial"/>
                            <w:color w:val="FFE8EC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"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sz w:val="20"/>
                          </w:rPr>
                          <w:t>https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:</w:t>
                        </w:r>
                        <w:r>
                          <w:rPr>
                            <w:rFonts w:ascii="Verdana"/>
                            <w:color w:val="FFE8EC"/>
                          </w:rPr>
                          <w:tab/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_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sz w:val="20"/>
                          </w:rPr>
                          <w:t>demo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.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sz w:val="20"/>
                          </w:rPr>
                          <w:t>iuptop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>.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sz w:val="20"/>
                          </w:rPr>
                          <w:t>om</w:t>
                        </w:r>
                        <w:r>
                          <w:rPr>
                            <w:rFonts w:ascii="Verdana"/>
                            <w:color w:val="FFE8EC"/>
                            <w:spacing w:val="-2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pnpm</w:t>
                        </w:r>
                        <w:proofErr w:type="spellEnd"/>
                        <w:r>
                          <w:rPr>
                            <w:rFonts w:ascii="Trebuchet MS"/>
                            <w:color w:val="FFE8EC"/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exe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ahoma"/>
                            <w:color w:val="FFE8EC"/>
                            <w:spacing w:val="4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tur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o</w:t>
                        </w:r>
                        <w:r>
                          <w:rPr>
                            <w:rFonts w:ascii="Trebuchet MS"/>
                            <w:color w:val="FFE8EC"/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uild</w:t>
                        </w:r>
                        <w:r>
                          <w:rPr>
                            <w:rFonts w:ascii="Trebuchet MS"/>
                            <w:color w:val="FFE8EC"/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 xml:space="preserve">- 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filter</w:t>
                        </w:r>
                        <w:r>
                          <w:rPr>
                            <w:rFonts w:ascii="Arial"/>
                            <w:color w:val="FFE8EC"/>
                            <w:w w:val="110"/>
                            <w:sz w:val="17"/>
                          </w:rPr>
                          <w:t>=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we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b</w:t>
                        </w:r>
                        <w:r>
                          <w:rPr>
                            <w:rFonts w:ascii="Tahoma"/>
                            <w:color w:val="FFE8EC"/>
                            <w:spacing w:val="40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 xml:space="preserve">- 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for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e</w:t>
                        </w:r>
                      </w:p>
                      <w:p w14:paraId="1A87AF3E" w14:textId="77777777" w:rsidR="006671D6" w:rsidRDefault="006671D6">
                        <w:pPr>
                          <w:spacing w:before="80"/>
                          <w:rPr>
                            <w:rFonts w:ascii="Trebuchet MS"/>
                            <w:sz w:val="18"/>
                          </w:rPr>
                        </w:pPr>
                      </w:p>
                      <w:p w14:paraId="625A9C50" w14:textId="77777777" w:rsidR="006671D6" w:rsidRDefault="00000000">
                        <w:pPr>
                          <w:tabs>
                            <w:tab w:val="left" w:pos="4649"/>
                          </w:tabs>
                          <w:spacing w:line="225" w:lineRule="auto"/>
                          <w:ind w:left="226" w:right="4279"/>
                          <w:rPr>
                            <w:rFonts w:ascii="細明體" w:eastAsia="細明體"/>
                            <w:sz w:val="18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#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z w:val="19"/>
                          </w:rPr>
                          <w:t>2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. </w:t>
                        </w:r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 xml:space="preserve">將 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pps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we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b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dist</w:t>
                        </w:r>
                        <w:proofErr w:type="spellEnd"/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/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上傳到正式機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v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r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w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ab/>
                        </w:r>
                        <w:r>
                          <w:rPr>
                            <w:rFonts w:ascii="Verdana" w:eastAsia="Verdana"/>
                            <w:color w:val="FFE8EC"/>
                            <w:spacing w:val="-4"/>
                          </w:rPr>
                          <w:t>/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-4"/>
                            <w:sz w:val="20"/>
                          </w:rPr>
                          <w:t>kend</w:t>
                        </w:r>
                        <w:r>
                          <w:rPr>
                            <w:rFonts w:ascii="Tahoma" w:eastAsia="Tahoma"/>
                            <w:color w:val="FFE8EC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4"/>
                          </w:rPr>
                          <w:t>-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-4"/>
                            <w:sz w:val="20"/>
                          </w:rPr>
                          <w:t>we</w:t>
                        </w:r>
                        <w:r>
                          <w:rPr>
                            <w:rFonts w:ascii="Tahoma" w:eastAsia="Tahoma"/>
                            <w:color w:val="FFE8EC"/>
                            <w:spacing w:val="-4"/>
                            <w:sz w:val="19"/>
                          </w:rPr>
                          <w:t>b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4"/>
                          </w:rPr>
                          <w:t xml:space="preserve">/ 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#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z w:val="19"/>
                          </w:rPr>
                          <w:t>3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. 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nginx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4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relo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d</w:t>
                        </w:r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（無需重啟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）</w:t>
                        </w:r>
                      </w:p>
                      <w:p w14:paraId="492B8B25" w14:textId="77777777" w:rsidR="006671D6" w:rsidRDefault="00000000">
                        <w:pPr>
                          <w:spacing w:line="253" w:lineRule="exact"/>
                          <w:ind w:left="226"/>
                          <w:rPr>
                            <w:rFonts w:ascii="Trebuchet MS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E8EC"/>
                            <w:w w:val="120"/>
                            <w:sz w:val="20"/>
                          </w:rPr>
                          <w:t>nginx</w:t>
                        </w:r>
                        <w:r>
                          <w:rPr>
                            <w:rFonts w:ascii="Trebuchet MS"/>
                            <w:color w:val="FFE8EC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E8EC"/>
                            <w:w w:val="120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FFE8EC"/>
                            <w:w w:val="120"/>
                            <w:sz w:val="20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FFE8EC"/>
                            <w:spacing w:val="5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w w:val="120"/>
                            <w:sz w:val="20"/>
                          </w:rPr>
                          <w:t>relo</w:t>
                        </w:r>
                        <w:r>
                          <w:rPr>
                            <w:rFonts w:ascii="Tahoma"/>
                            <w:color w:val="FFE8EC"/>
                            <w:spacing w:val="-2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spacing w:val="-2"/>
                            <w:w w:val="12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D9912C" w14:textId="77777777" w:rsidR="006671D6" w:rsidRDefault="00000000">
      <w:pPr>
        <w:spacing w:before="157"/>
        <w:ind w:left="55"/>
        <w:rPr>
          <w:sz w:val="21"/>
        </w:rPr>
      </w:pPr>
      <w:r>
        <w:rPr>
          <w:b/>
          <w:color w:val="1A1A1A"/>
          <w:sz w:val="21"/>
        </w:rPr>
        <w:t xml:space="preserve">Mock ERP </w:t>
      </w:r>
      <w:proofErr w:type="spellStart"/>
      <w:r>
        <w:rPr>
          <w:b/>
          <w:color w:val="1A1A1A"/>
          <w:sz w:val="21"/>
        </w:rPr>
        <w:t>重部署流程（正式機</w:t>
      </w:r>
      <w:proofErr w:type="spellEnd"/>
      <w:r>
        <w:rPr>
          <w:b/>
          <w:color w:val="1A1A1A"/>
          <w:spacing w:val="-110"/>
          <w:sz w:val="21"/>
        </w:rPr>
        <w:t>）</w:t>
      </w:r>
      <w:r>
        <w:rPr>
          <w:color w:val="201A1B"/>
          <w:spacing w:val="-5"/>
          <w:sz w:val="21"/>
        </w:rPr>
        <w:t>：</w:t>
      </w:r>
    </w:p>
    <w:p w14:paraId="5FA30DBD" w14:textId="77777777" w:rsidR="006671D6" w:rsidRDefault="00000000">
      <w:pPr>
        <w:pStyle w:val="a3"/>
        <w:spacing w:before="5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693824" behindDoc="1" locked="0" layoutInCell="1" allowOverlap="1" wp14:anchorId="4D79AF8C" wp14:editId="50506573">
                <wp:simplePos x="0" y="0"/>
                <wp:positionH relativeFrom="page">
                  <wp:posOffset>575071</wp:posOffset>
                </wp:positionH>
                <wp:positionV relativeFrom="paragraph">
                  <wp:posOffset>100152</wp:posOffset>
                </wp:positionV>
                <wp:extent cx="6408420" cy="913765"/>
                <wp:effectExtent l="0" t="0" r="0" b="0"/>
                <wp:wrapTopAndBottom/>
                <wp:docPr id="728" name="Group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13765"/>
                          <a:chOff x="0" y="0"/>
                          <a:chExt cx="6408420" cy="913765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6408420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13765">
                                <a:moveTo>
                                  <a:pt x="6374892" y="913209"/>
                                </a:moveTo>
                                <a:lnTo>
                                  <a:pt x="33046" y="913209"/>
                                </a:lnTo>
                                <a:lnTo>
                                  <a:pt x="28188" y="912244"/>
                                </a:lnTo>
                                <a:lnTo>
                                  <a:pt x="966" y="885015"/>
                                </a:lnTo>
                                <a:lnTo>
                                  <a:pt x="0" y="880157"/>
                                </a:lnTo>
                                <a:lnTo>
                                  <a:pt x="0" y="875109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880157"/>
                                </a:lnTo>
                                <a:lnTo>
                                  <a:pt x="6379749" y="912244"/>
                                </a:lnTo>
                                <a:lnTo>
                                  <a:pt x="6374892" y="913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0" y="0"/>
                            <a:ext cx="6408420" cy="91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3D5F37" w14:textId="77777777" w:rsidR="006671D6" w:rsidRDefault="00000000">
                              <w:pPr>
                                <w:spacing w:before="156" w:line="225" w:lineRule="auto"/>
                                <w:ind w:left="226" w:right="4861"/>
                                <w:rPr>
                                  <w:rFonts w:ascii="Trebuchet MS" w:eastAsia="Trebuchet MS"/>
                                  <w:sz w:val="20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#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</w:rPr>
                                <w:t>部署新版到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opt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-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mo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erp</w:t>
                              </w:r>
                              <w:proofErr w:type="spellEnd"/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/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（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或專案目錄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 xml:space="preserve">）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95"/>
                                </w:rPr>
                                <w:t xml:space="preserve">#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w w:val="10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w w:val="105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w w:val="105"/>
                                  <w:sz w:val="18"/>
                                </w:rPr>
                                <w:t>重啟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systemd</w:t>
                              </w:r>
                              <w:proofErr w:type="spellEnd"/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4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servi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e</w:t>
                              </w:r>
                            </w:p>
                            <w:p w14:paraId="657AB86A" w14:textId="77777777" w:rsidR="006671D6" w:rsidRDefault="00000000">
                              <w:pPr>
                                <w:spacing w:line="253" w:lineRule="exact"/>
                                <w:ind w:left="226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tl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E8EC"/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rt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mo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w w:val="110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w w:val="110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Verdana"/>
                                  <w:color w:val="FFE8EC"/>
                                  <w:w w:val="110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spacing w:val="-5"/>
                                  <w:w w:val="110"/>
                                  <w:sz w:val="20"/>
                                </w:rPr>
                                <w:t>erp</w:t>
                              </w:r>
                              <w:proofErr w:type="spellEnd"/>
                            </w:p>
                            <w:p w14:paraId="3001A907" w14:textId="77777777" w:rsidR="006671D6" w:rsidRDefault="00000000">
                              <w:pPr>
                                <w:spacing w:before="6"/>
                                <w:ind w:left="226"/>
                                <w:rPr>
                                  <w:rFonts w:asci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tl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E8EC"/>
                                  <w:spacing w:val="33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st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tus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pacing w:val="33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-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mo</w:t>
                              </w:r>
                              <w:r>
                                <w:rPr>
                                  <w:rFonts w:ascii="Tahoma"/>
                                  <w:color w:val="FFE8EC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FFE8EC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Verdana"/>
                                  <w:color w:val="FFE8EC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E8EC"/>
                                  <w:spacing w:val="-5"/>
                                  <w:sz w:val="20"/>
                                </w:rPr>
                                <w:t>erp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9AF8C" id="Group 728" o:spid="_x0000_s1348" style="position:absolute;margin-left:45.3pt;margin-top:7.9pt;width:504.6pt;height:71.95pt;z-index:-15622656;mso-wrap-distance-left:0;mso-wrap-distance-right:0;mso-position-horizontal-relative:page" coordsize="64084,9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">
                <v:shape id="Graphic 729" o:spid="_x0000_s1349" style="position:absolute;width:64084;height:9137;visibility:visible;mso-wrap-style:square;v-text-anchor:top" coordsize="6408420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" path="m6374892,913209r-6341846,l28188,912244,966,885015,,880157r,-5048l,33051,28188,964,33046,,6374892,r32087,28182l6407943,33051r,847106l6379749,912244r-4857,965xe" fillcolor="#240f15" stroked="f">
                  <v:path arrowok="t"/>
                </v:shape>
                <v:shape id="Textbox 730" o:spid="_x0000_s1350" type="#_x0000_t202" style="position:absolute;width:64084;height:9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Vmq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AZ+VmqwgAAANwAAAAPAAAA&#10;AAAAAAAAAAAAAAcCAABkcnMvZG93bnJldi54bWxQSwUGAAAAAAMAAwC3AAAA9gIAAAAA&#10;" filled="f" stroked="f">
                  <v:textbox inset="0,0,0,0">
                    <w:txbxContent>
                      <w:p w14:paraId="783D5F37" w14:textId="77777777" w:rsidR="006671D6" w:rsidRDefault="00000000">
                        <w:pPr>
                          <w:spacing w:before="156" w:line="225" w:lineRule="auto"/>
                          <w:ind w:left="226" w:right="4861"/>
                          <w:rPr>
                            <w:rFonts w:ascii="Trebuchet MS" w:eastAsia="Trebuchet MS"/>
                            <w:sz w:val="20"/>
                          </w:rPr>
                        </w:pP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#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z w:val="19"/>
                          </w:rPr>
                          <w:t>1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</w:rPr>
                          <w:t>部署新版到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opt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kend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-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mo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k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-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erp</w:t>
                        </w:r>
                        <w:proofErr w:type="spellEnd"/>
                        <w:r>
                          <w:rPr>
                            <w:rFonts w:ascii="Verdana" w:eastAsia="Verdana"/>
                            <w:color w:val="FFE8EC"/>
                          </w:rPr>
                          <w:t>/</w:t>
                        </w:r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（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或專案目錄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 xml:space="preserve">） </w:t>
                        </w:r>
                        <w:r>
                          <w:rPr>
                            <w:rFonts w:ascii="Verdana" w:eastAsia="Verdana"/>
                            <w:color w:val="FFE8EC"/>
                            <w:w w:val="95"/>
                          </w:rPr>
                          <w:t xml:space="preserve">#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w w:val="105"/>
                            <w:sz w:val="19"/>
                          </w:rPr>
                          <w:t>2</w:t>
                        </w:r>
                        <w:r>
                          <w:rPr>
                            <w:rFonts w:ascii="Verdana" w:eastAsia="Verdana"/>
                            <w:color w:val="FFE8EC"/>
                            <w:w w:val="105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w w:val="105"/>
                            <w:sz w:val="18"/>
                          </w:rPr>
                          <w:t>重啟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systemd</w:t>
                        </w:r>
                        <w:proofErr w:type="spellEnd"/>
                        <w:r>
                          <w:rPr>
                            <w:rFonts w:ascii="Trebuchet MS" w:eastAsia="Trebuchet MS"/>
                            <w:color w:val="FFE8EC"/>
                            <w:spacing w:val="4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servi</w:t>
                        </w:r>
                        <w:r>
                          <w:rPr>
                            <w:rFonts w:ascii="Tahoma" w:eastAsia="Tahoma"/>
                            <w:color w:val="FFE8EC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e</w:t>
                        </w:r>
                      </w:p>
                      <w:p w14:paraId="657AB86A" w14:textId="77777777" w:rsidR="006671D6" w:rsidRDefault="00000000">
                        <w:pPr>
                          <w:spacing w:line="253" w:lineRule="exact"/>
                          <w:ind w:left="226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system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tl</w:t>
                        </w:r>
                        <w:proofErr w:type="spellEnd"/>
                        <w:r>
                          <w:rPr>
                            <w:rFonts w:ascii="Trebuchet MS"/>
                            <w:color w:val="FFE8EC"/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rest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rt</w:t>
                        </w:r>
                        <w:r>
                          <w:rPr>
                            <w:rFonts w:ascii="Trebuchet MS"/>
                            <w:color w:val="FFE8EC"/>
                            <w:spacing w:val="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mo</w:t>
                        </w:r>
                        <w:r>
                          <w:rPr>
                            <w:rFonts w:ascii="Tahoma"/>
                            <w:color w:val="FFE8EC"/>
                            <w:w w:val="110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FFE8EC"/>
                            <w:w w:val="110"/>
                            <w:sz w:val="20"/>
                          </w:rPr>
                          <w:t>k</w:t>
                        </w:r>
                        <w:r>
                          <w:rPr>
                            <w:rFonts w:ascii="Verdana"/>
                            <w:color w:val="FFE8EC"/>
                            <w:w w:val="110"/>
                          </w:rPr>
                          <w:t>-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spacing w:val="-5"/>
                            <w:w w:val="110"/>
                            <w:sz w:val="20"/>
                          </w:rPr>
                          <w:t>erp</w:t>
                        </w:r>
                        <w:proofErr w:type="spellEnd"/>
                      </w:p>
                      <w:p w14:paraId="3001A907" w14:textId="77777777" w:rsidR="006671D6" w:rsidRDefault="00000000">
                        <w:pPr>
                          <w:spacing w:before="6"/>
                          <w:ind w:left="226"/>
                          <w:rPr>
                            <w:rFonts w:asci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system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tl</w:t>
                        </w:r>
                        <w:proofErr w:type="spellEnd"/>
                        <w:r>
                          <w:rPr>
                            <w:rFonts w:ascii="Trebuchet MS"/>
                            <w:color w:val="FFE8EC"/>
                            <w:spacing w:val="33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st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tus</w:t>
                        </w:r>
                        <w:r>
                          <w:rPr>
                            <w:rFonts w:ascii="Trebuchet MS"/>
                            <w:color w:val="FFE8EC"/>
                            <w:spacing w:val="33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kend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-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mo</w:t>
                        </w:r>
                        <w:r>
                          <w:rPr>
                            <w:rFonts w:ascii="Tahoma"/>
                            <w:color w:val="FFE8EC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FFE8EC"/>
                            <w:sz w:val="20"/>
                          </w:rPr>
                          <w:t>k</w:t>
                        </w:r>
                        <w:r>
                          <w:rPr>
                            <w:rFonts w:ascii="Verdana"/>
                            <w:color w:val="FFE8EC"/>
                          </w:rPr>
                          <w:t>-</w:t>
                        </w:r>
                        <w:proofErr w:type="spellStart"/>
                        <w:r>
                          <w:rPr>
                            <w:rFonts w:ascii="Trebuchet MS"/>
                            <w:color w:val="FFE8EC"/>
                            <w:spacing w:val="-5"/>
                            <w:sz w:val="20"/>
                          </w:rPr>
                          <w:t>erp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52F3D0" w14:textId="77777777" w:rsidR="006671D6" w:rsidRDefault="006671D6">
      <w:pPr>
        <w:pStyle w:val="a3"/>
        <w:rPr>
          <w:sz w:val="7"/>
        </w:rPr>
        <w:sectPr w:rsidR="006671D6">
          <w:pgSz w:w="11910" w:h="16840"/>
          <w:pgMar w:top="1020" w:right="850" w:bottom="600" w:left="850" w:header="0" w:footer="417" w:gutter="0"/>
          <w:cols w:space="720"/>
        </w:sectPr>
      </w:pPr>
    </w:p>
    <w:p w14:paraId="42603879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462"/>
        </w:tabs>
        <w:spacing w:before="20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lastRenderedPageBreak/>
        <w:t>監控與⽇誌</w:t>
      </w:r>
      <w:proofErr w:type="spellEnd"/>
    </w:p>
    <w:p w14:paraId="00633F7F" w14:textId="77777777" w:rsidR="006671D6" w:rsidRDefault="006671D6">
      <w:pPr>
        <w:pStyle w:val="a3"/>
        <w:spacing w:before="17" w:after="1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971"/>
        <w:gridCol w:w="4364"/>
        <w:gridCol w:w="3743"/>
      </w:tblGrid>
      <w:tr w:rsidR="006671D6" w14:paraId="6586B66A" w14:textId="77777777">
        <w:trPr>
          <w:trHeight w:val="555"/>
        </w:trPr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A878DD3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監控項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>⽬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D58DBAE" w14:textId="77777777" w:rsidR="006671D6" w:rsidRDefault="00000000">
            <w:pPr>
              <w:pStyle w:val="TableParagraph"/>
              <w:spacing w:before="117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位置</w:t>
            </w:r>
            <w:proofErr w:type="spellEnd"/>
          </w:p>
        </w:tc>
        <w:tc>
          <w:tcPr>
            <w:tcW w:w="374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4F06606" w14:textId="77777777" w:rsidR="006671D6" w:rsidRDefault="00000000">
            <w:pPr>
              <w:pStyle w:val="TableParagraph"/>
              <w:spacing w:before="117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6671D6" w14:paraId="53834249" w14:textId="77777777">
        <w:trPr>
          <w:trHeight w:val="528"/>
        </w:trPr>
        <w:tc>
          <w:tcPr>
            <w:tcW w:w="1971" w:type="dxa"/>
            <w:tcBorders>
              <w:top w:val="nil"/>
            </w:tcBorders>
          </w:tcPr>
          <w:p w14:paraId="7C10F039" w14:textId="77777777" w:rsidR="006671D6" w:rsidRDefault="00000000">
            <w:pPr>
              <w:pStyle w:val="TableParagraph"/>
              <w:spacing w:before="98"/>
              <w:rPr>
                <w:sz w:val="18"/>
              </w:rPr>
            </w:pP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2"/>
                <w:sz w:val="18"/>
              </w:rPr>
              <w:t xml:space="preserve"> 應⽤⽇誌</w:t>
            </w:r>
          </w:p>
        </w:tc>
        <w:tc>
          <w:tcPr>
            <w:tcW w:w="4364" w:type="dxa"/>
            <w:tcBorders>
              <w:top w:val="nil"/>
            </w:tcBorders>
          </w:tcPr>
          <w:p w14:paraId="30DCB43E" w14:textId="77777777" w:rsidR="006671D6" w:rsidRDefault="00000000">
            <w:pPr>
              <w:pStyle w:val="TableParagraph"/>
              <w:spacing w:before="116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65440" behindDoc="1" locked="0" layoutInCell="1" allowOverlap="1" wp14:anchorId="3750D394" wp14:editId="32D1B6B3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93750</wp:posOffset>
                      </wp:positionV>
                      <wp:extent cx="1774189" cy="161290"/>
                      <wp:effectExtent l="0" t="0" r="0" b="0"/>
                      <wp:wrapNone/>
                      <wp:docPr id="731" name="Group 7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4189" cy="161290"/>
                                <a:chOff x="0" y="0"/>
                                <a:chExt cx="1774189" cy="161290"/>
                              </a:xfrm>
                            </wpg:grpSpPr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0" y="0"/>
                                  <a:ext cx="17741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290">
                                      <a:moveTo>
                                        <a:pt x="175750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757505" y="0"/>
                                      </a:lnTo>
                                      <a:lnTo>
                                        <a:pt x="1774031" y="16525"/>
                                      </a:lnTo>
                                      <a:lnTo>
                                        <a:pt x="1774031" y="144208"/>
                                      </a:lnTo>
                                      <a:lnTo>
                                        <a:pt x="1759934" y="160246"/>
                                      </a:lnTo>
                                      <a:lnTo>
                                        <a:pt x="175750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9A1F49" id="Group 731" o:spid="_x0000_s1026" style="position:absolute;margin-left:7.5pt;margin-top:7.4pt;width:139.7pt;height:12.7pt;z-index:-17751040;mso-wrap-distance-left:0;mso-wrap-distance-right:0" coordsize="1774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">
                      <v:shape id="Graphic 732" o:spid="_x0000_s1027" style="position:absolute;width:17741;height:1612;visibility:visible;mso-wrap-style:square;v-text-anchor:top" coordsize="17741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" path="m1757505,160734r-1740980,l14096,160246,,144208r,-2524l,16525,16525,,1757505,r16526,16525l1774031,144208r-14097,16038l175750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</w:rPr>
              <w:t>journ</w:t>
            </w:r>
            <w:r>
              <w:rPr>
                <w:rFonts w:ascii="Tahoma"/>
                <w:color w:val="B8123B"/>
                <w:w w:val="110"/>
                <w:sz w:val="19"/>
              </w:rPr>
              <w:t>a</w:t>
            </w:r>
            <w:r>
              <w:rPr>
                <w:rFonts w:ascii="Trebuchet MS"/>
                <w:color w:val="B8123B"/>
                <w:w w:val="110"/>
                <w:sz w:val="20"/>
              </w:rPr>
              <w:t>l</w:t>
            </w:r>
            <w:r>
              <w:rPr>
                <w:rFonts w:ascii="Tahoma"/>
                <w:color w:val="B8123B"/>
                <w:w w:val="110"/>
                <w:sz w:val="19"/>
              </w:rPr>
              <w:t>c</w:t>
            </w:r>
            <w:r>
              <w:rPr>
                <w:rFonts w:ascii="Trebuchet MS"/>
                <w:color w:val="B8123B"/>
                <w:w w:val="110"/>
                <w:sz w:val="20"/>
              </w:rPr>
              <w:t>tl</w:t>
            </w:r>
            <w:proofErr w:type="spellEnd"/>
            <w:r>
              <w:rPr>
                <w:rFonts w:ascii="Trebuchet MS"/>
                <w:color w:val="B8123B"/>
                <w:spacing w:val="47"/>
                <w:w w:val="110"/>
                <w:sz w:val="20"/>
              </w:rPr>
              <w:t xml:space="preserve"> </w:t>
            </w:r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w w:val="110"/>
                <w:sz w:val="20"/>
              </w:rPr>
              <w:t>u</w:t>
            </w:r>
            <w:r>
              <w:rPr>
                <w:rFonts w:ascii="Trebuchet MS"/>
                <w:color w:val="B8123B"/>
                <w:spacing w:val="48"/>
                <w:w w:val="110"/>
                <w:sz w:val="20"/>
              </w:rPr>
              <w:t xml:space="preserve"> </w:t>
            </w:r>
            <w:proofErr w:type="spellStart"/>
            <w:r>
              <w:rPr>
                <w:rFonts w:ascii="Trebuchet MS"/>
                <w:color w:val="B8123B"/>
                <w:w w:val="110"/>
                <w:sz w:val="20"/>
              </w:rPr>
              <w:t>odoo</w:t>
            </w:r>
            <w:proofErr w:type="spellEnd"/>
            <w:r>
              <w:rPr>
                <w:rFonts w:ascii="Verdana"/>
                <w:color w:val="B8123B"/>
                <w:w w:val="110"/>
              </w:rPr>
              <w:t>-</w:t>
            </w:r>
            <w:r>
              <w:rPr>
                <w:rFonts w:ascii="Trebuchet MS"/>
                <w:color w:val="B8123B"/>
                <w:spacing w:val="-2"/>
                <w:w w:val="110"/>
                <w:sz w:val="20"/>
              </w:rPr>
              <w:t>server</w:t>
            </w:r>
          </w:p>
        </w:tc>
        <w:tc>
          <w:tcPr>
            <w:tcW w:w="3743" w:type="dxa"/>
            <w:tcBorders>
              <w:top w:val="nil"/>
            </w:tcBorders>
          </w:tcPr>
          <w:p w14:paraId="1DFB79FB" w14:textId="77777777" w:rsidR="006671D6" w:rsidRDefault="00000000">
            <w:pPr>
              <w:pStyle w:val="TableParagraph"/>
              <w:spacing w:before="98"/>
              <w:ind w:left="147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 xml:space="preserve">含 </w:t>
            </w:r>
            <w:r>
              <w:rPr>
                <w:color w:val="201A1B"/>
                <w:sz w:val="18"/>
              </w:rPr>
              <w:t>Python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traceback</w:t>
            </w:r>
            <w:r>
              <w:rPr>
                <w:color w:val="201A1B"/>
                <w:spacing w:val="-1"/>
                <w:sz w:val="18"/>
              </w:rPr>
              <w:t>、請求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log</w:t>
            </w:r>
          </w:p>
        </w:tc>
      </w:tr>
      <w:tr w:rsidR="006671D6" w14:paraId="56E15111" w14:textId="77777777">
        <w:trPr>
          <w:trHeight w:val="521"/>
        </w:trPr>
        <w:tc>
          <w:tcPr>
            <w:tcW w:w="1971" w:type="dxa"/>
            <w:shd w:val="clear" w:color="auto" w:fill="FAF1F2"/>
          </w:tcPr>
          <w:p w14:paraId="6D92DBE2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Mock ERP</w:t>
            </w:r>
            <w:r>
              <w:rPr>
                <w:color w:val="201A1B"/>
                <w:spacing w:val="-4"/>
                <w:sz w:val="18"/>
              </w:rPr>
              <w:t xml:space="preserve"> ⽇誌</w:t>
            </w:r>
          </w:p>
        </w:tc>
        <w:tc>
          <w:tcPr>
            <w:tcW w:w="4364" w:type="dxa"/>
          </w:tcPr>
          <w:p w14:paraId="360A667C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63392" behindDoc="1" locked="0" layoutInCell="1" allowOverlap="1" wp14:anchorId="325AB404" wp14:editId="5CB8BF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771140" cy="340995"/>
                      <wp:effectExtent l="0" t="0" r="0" b="0"/>
                      <wp:wrapNone/>
                      <wp:docPr id="733" name="Group 7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71140" cy="340995"/>
                                <a:chOff x="0" y="0"/>
                                <a:chExt cx="2771140" cy="340995"/>
                              </a:xfrm>
                            </wpg:grpSpPr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0" y="0"/>
                                  <a:ext cx="277114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1140" h="340995">
                                      <a:moveTo>
                                        <a:pt x="277058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70584" y="0"/>
                                      </a:lnTo>
                                      <a:lnTo>
                                        <a:pt x="277058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5" name="Graphic 735"/>
                              <wps:cNvSpPr/>
                              <wps:spPr>
                                <a:xfrm>
                                  <a:off x="95250" y="94059"/>
                                  <a:ext cx="197548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5485" h="161290">
                                      <a:moveTo>
                                        <a:pt x="1958721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958721" y="0"/>
                                      </a:lnTo>
                                      <a:lnTo>
                                        <a:pt x="1975246" y="16525"/>
                                      </a:lnTo>
                                      <a:lnTo>
                                        <a:pt x="1975246" y="144208"/>
                                      </a:lnTo>
                                      <a:lnTo>
                                        <a:pt x="1961149" y="160246"/>
                                      </a:lnTo>
                                      <a:lnTo>
                                        <a:pt x="195872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25BA57" id="Group 733" o:spid="_x0000_s1026" style="position:absolute;margin-left:0;margin-top:-.35pt;width:218.2pt;height:26.85pt;z-index:-17753088;mso-wrap-distance-left:0;mso-wrap-distance-right:0" coordsize="2771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">
                      <v:shape id="Graphic 734" o:spid="_x0000_s1027" style="position:absolute;width:27711;height:3409;visibility:visible;mso-wrap-style:square;v-text-anchor:top" coordsize="277114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" path="m2770584,340518l,340518,,,2770584,r,340518xe" fillcolor="#faf1f2" stroked="f">
                        <v:path arrowok="t"/>
                      </v:shape>
                      <v:shape id="Graphic 735" o:spid="_x0000_s1028" style="position:absolute;left:952;top:940;width:19755;height:1613;visibility:visible;mso-wrap-style:square;v-text-anchor:top" coordsize="197548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" path="m1958721,160734r-1942196,l14096,160246,,144208r,-2524l,16525,16525,,1958721,r16525,16525l1975246,144208r-14097,16038l195872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/>
                <w:color w:val="B8123B"/>
                <w:sz w:val="20"/>
              </w:rPr>
              <w:t>journ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Trebuchet MS"/>
                <w:color w:val="B8123B"/>
                <w:sz w:val="20"/>
              </w:rPr>
              <w:t>l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tl</w:t>
            </w:r>
            <w:proofErr w:type="spellEnd"/>
            <w:r>
              <w:rPr>
                <w:rFonts w:ascii="Trebuchet MS"/>
                <w:color w:val="B8123B"/>
                <w:spacing w:val="29"/>
                <w:sz w:val="20"/>
              </w:rPr>
              <w:t xml:space="preserve">  </w:t>
            </w:r>
            <w:r>
              <w:rPr>
                <w:rFonts w:ascii="Verdana"/>
                <w:color w:val="B8123B"/>
              </w:rPr>
              <w:t>-</w:t>
            </w:r>
            <w:r>
              <w:rPr>
                <w:rFonts w:ascii="Trebuchet MS"/>
                <w:color w:val="B8123B"/>
                <w:sz w:val="20"/>
              </w:rPr>
              <w:t>u</w:t>
            </w:r>
            <w:r>
              <w:rPr>
                <w:rFonts w:ascii="Trebuchet MS"/>
                <w:color w:val="B8123B"/>
                <w:spacing w:val="29"/>
                <w:sz w:val="20"/>
              </w:rPr>
              <w:t xml:space="preserve">  </w:t>
            </w:r>
            <w:r>
              <w:rPr>
                <w:rFonts w:ascii="Trebuchet MS"/>
                <w:color w:val="B8123B"/>
                <w:sz w:val="20"/>
              </w:rPr>
              <w:t>kend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Verdana"/>
                <w:color w:val="B8123B"/>
              </w:rPr>
              <w:t>-</w:t>
            </w:r>
            <w:r>
              <w:rPr>
                <w:rFonts w:ascii="Trebuchet MS"/>
                <w:color w:val="B8123B"/>
                <w:sz w:val="20"/>
              </w:rPr>
              <w:t>mo</w:t>
            </w:r>
            <w:r>
              <w:rPr>
                <w:rFonts w:ascii="Tahoma"/>
                <w:color w:val="B8123B"/>
                <w:sz w:val="19"/>
              </w:rPr>
              <w:t>c</w:t>
            </w:r>
            <w:r>
              <w:rPr>
                <w:rFonts w:ascii="Trebuchet MS"/>
                <w:color w:val="B8123B"/>
                <w:sz w:val="20"/>
              </w:rPr>
              <w:t>k</w:t>
            </w:r>
            <w:r>
              <w:rPr>
                <w:rFonts w:ascii="Verdana"/>
                <w:color w:val="B8123B"/>
              </w:rPr>
              <w:t>-</w:t>
            </w:r>
            <w:proofErr w:type="spellStart"/>
            <w:r>
              <w:rPr>
                <w:rFonts w:ascii="Trebuchet MS"/>
                <w:color w:val="B8123B"/>
                <w:spacing w:val="-5"/>
                <w:sz w:val="20"/>
              </w:rPr>
              <w:t>erp</w:t>
            </w:r>
            <w:proofErr w:type="spellEnd"/>
          </w:p>
        </w:tc>
        <w:tc>
          <w:tcPr>
            <w:tcW w:w="3743" w:type="dxa"/>
            <w:shd w:val="clear" w:color="auto" w:fill="FAF1F2"/>
          </w:tcPr>
          <w:p w14:paraId="480A86C7" w14:textId="77777777" w:rsidR="006671D6" w:rsidRDefault="00000000">
            <w:pPr>
              <w:pStyle w:val="TableParagraph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uvicorn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access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log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+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FastAPI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log</w:t>
            </w:r>
          </w:p>
        </w:tc>
      </w:tr>
      <w:tr w:rsidR="006671D6" w14:paraId="1CCCC6CF" w14:textId="77777777">
        <w:trPr>
          <w:trHeight w:val="521"/>
        </w:trPr>
        <w:tc>
          <w:tcPr>
            <w:tcW w:w="1971" w:type="dxa"/>
          </w:tcPr>
          <w:p w14:paraId="1CEFCBAD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同步⽇誌</w:t>
            </w:r>
            <w:proofErr w:type="spellEnd"/>
          </w:p>
        </w:tc>
        <w:tc>
          <w:tcPr>
            <w:tcW w:w="4364" w:type="dxa"/>
          </w:tcPr>
          <w:p w14:paraId="36655ECD" w14:textId="77777777" w:rsidR="006671D6" w:rsidRDefault="00000000">
            <w:pPr>
              <w:pStyle w:val="TableParagraph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65952" behindDoc="1" locked="0" layoutInCell="1" allowOverlap="1" wp14:anchorId="36A19287" wp14:editId="6F7F1417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88817</wp:posOffset>
                      </wp:positionV>
                      <wp:extent cx="1306195" cy="161290"/>
                      <wp:effectExtent l="0" t="0" r="0" b="0"/>
                      <wp:wrapNone/>
                      <wp:docPr id="736" name="Group 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89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289589" y="0"/>
                                      </a:lnTo>
                                      <a:lnTo>
                                        <a:pt x="1306115" y="16525"/>
                                      </a:lnTo>
                                      <a:lnTo>
                                        <a:pt x="1306115" y="144208"/>
                                      </a:lnTo>
                                      <a:lnTo>
                                        <a:pt x="1292018" y="160246"/>
                                      </a:lnTo>
                                      <a:lnTo>
                                        <a:pt x="1289589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2E22EC" id="Group 736" o:spid="_x0000_s1026" style="position:absolute;margin-left:7.5pt;margin-top:7pt;width:102.85pt;height:12.7pt;z-index:-17750528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">
                      <v:shape id="Graphic 737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" path="m1289589,160734r-1273064,l14096,160246,,144208r,-2524l,16525,16525,,1289589,r16526,16525l1306115,144208r-14097,16038l1289589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kend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Verdana" w:eastAsia="Verdana"/>
                <w:color w:val="B8123B"/>
                <w:w w:val="105"/>
              </w:rPr>
              <w:t>.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erp</w:t>
            </w:r>
            <w:r>
              <w:rPr>
                <w:rFonts w:ascii="Verdana" w:eastAsia="Verdana"/>
                <w:color w:val="B8123B"/>
                <w:w w:val="105"/>
              </w:rPr>
              <w:t>.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syn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c</w:t>
            </w:r>
            <w:r>
              <w:rPr>
                <w:rFonts w:ascii="Verdana" w:eastAsia="Verdana"/>
                <w:color w:val="B8123B"/>
                <w:w w:val="105"/>
              </w:rPr>
              <w:t>.</w:t>
            </w:r>
            <w:r>
              <w:rPr>
                <w:rFonts w:ascii="Trebuchet MS" w:eastAsia="Trebuchet MS"/>
                <w:color w:val="B8123B"/>
                <w:w w:val="105"/>
                <w:sz w:val="20"/>
              </w:rPr>
              <w:t>log</w:t>
            </w:r>
            <w:r>
              <w:rPr>
                <w:rFonts w:ascii="Trebuchet MS" w:eastAsia="Trebuchet MS"/>
                <w:color w:val="B8123B"/>
                <w:spacing w:val="52"/>
                <w:w w:val="105"/>
                <w:sz w:val="20"/>
              </w:rPr>
              <w:t xml:space="preserve"> </w:t>
            </w:r>
            <w:r>
              <w:rPr>
                <w:color w:val="201A1B"/>
                <w:w w:val="105"/>
                <w:sz w:val="18"/>
              </w:rPr>
              <w:t>（Odoo</w:t>
            </w:r>
            <w:r>
              <w:rPr>
                <w:color w:val="201A1B"/>
                <w:spacing w:val="19"/>
                <w:w w:val="105"/>
                <w:sz w:val="18"/>
              </w:rPr>
              <w:t xml:space="preserve"> </w:t>
            </w:r>
            <w:r>
              <w:rPr>
                <w:color w:val="201A1B"/>
                <w:spacing w:val="-5"/>
                <w:w w:val="105"/>
                <w:sz w:val="18"/>
              </w:rPr>
              <w:t>DB）</w:t>
            </w:r>
          </w:p>
        </w:tc>
        <w:tc>
          <w:tcPr>
            <w:tcW w:w="3743" w:type="dxa"/>
          </w:tcPr>
          <w:p w14:paraId="69F2A5BA" w14:textId="77777777" w:rsidR="006671D6" w:rsidRDefault="00000000">
            <w:pPr>
              <w:pStyle w:val="TableParagraph"/>
              <w:ind w:left="147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每次</w:t>
            </w:r>
            <w:proofErr w:type="spellEnd"/>
            <w:r>
              <w:rPr>
                <w:color w:val="201A1B"/>
                <w:sz w:val="18"/>
              </w:rPr>
              <w:t xml:space="preserve"> API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呼叫記錄</w:t>
            </w:r>
            <w:r>
              <w:rPr>
                <w:color w:val="201A1B"/>
                <w:spacing w:val="-2"/>
                <w:sz w:val="18"/>
              </w:rPr>
              <w:t>（state</w:t>
            </w:r>
            <w:proofErr w:type="spellEnd"/>
            <w:r>
              <w:rPr>
                <w:color w:val="201A1B"/>
                <w:spacing w:val="-2"/>
                <w:sz w:val="18"/>
              </w:rPr>
              <w:t>/retry）</w:t>
            </w:r>
          </w:p>
        </w:tc>
      </w:tr>
      <w:tr w:rsidR="006671D6" w14:paraId="25BA8659" w14:textId="77777777">
        <w:trPr>
          <w:trHeight w:val="521"/>
        </w:trPr>
        <w:tc>
          <w:tcPr>
            <w:tcW w:w="1971" w:type="dxa"/>
            <w:shd w:val="clear" w:color="auto" w:fill="FAF1F2"/>
          </w:tcPr>
          <w:p w14:paraId="76F3BECD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nginx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存取⽇誌</w:t>
            </w:r>
            <w:proofErr w:type="spellEnd"/>
          </w:p>
        </w:tc>
        <w:tc>
          <w:tcPr>
            <w:tcW w:w="4364" w:type="dxa"/>
          </w:tcPr>
          <w:p w14:paraId="7FEBA2DF" w14:textId="77777777" w:rsidR="006671D6" w:rsidRDefault="00000000">
            <w:pPr>
              <w:pStyle w:val="TableParagraph"/>
              <w:spacing w:before="109"/>
              <w:ind w:left="22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63904" behindDoc="1" locked="0" layoutInCell="1" allowOverlap="1" wp14:anchorId="7932A865" wp14:editId="277316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-4754</wp:posOffset>
                      </wp:positionV>
                      <wp:extent cx="2771140" cy="340995"/>
                      <wp:effectExtent l="0" t="0" r="0" b="0"/>
                      <wp:wrapNone/>
                      <wp:docPr id="738" name="Group 7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71140" cy="340995"/>
                                <a:chOff x="0" y="0"/>
                                <a:chExt cx="2771140" cy="340995"/>
                              </a:xfrm>
                            </wpg:grpSpPr>
                            <wps:wsp>
                              <wps:cNvPr id="739" name="Graphic 739"/>
                              <wps:cNvSpPr/>
                              <wps:spPr>
                                <a:xfrm>
                                  <a:off x="0" y="0"/>
                                  <a:ext cx="277114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1140" h="340995">
                                      <a:moveTo>
                                        <a:pt x="2770584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70584" y="0"/>
                                      </a:lnTo>
                                      <a:lnTo>
                                        <a:pt x="2770584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95250" y="94059"/>
                                  <a:ext cx="17741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290">
                                      <a:moveTo>
                                        <a:pt x="1757505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6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757505" y="0"/>
                                      </a:lnTo>
                                      <a:lnTo>
                                        <a:pt x="1774031" y="16525"/>
                                      </a:lnTo>
                                      <a:lnTo>
                                        <a:pt x="1774031" y="144208"/>
                                      </a:lnTo>
                                      <a:lnTo>
                                        <a:pt x="1759934" y="160246"/>
                                      </a:lnTo>
                                      <a:lnTo>
                                        <a:pt x="175750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524F47" id="Group 738" o:spid="_x0000_s1026" style="position:absolute;margin-left:0;margin-top:-.35pt;width:218.2pt;height:26.85pt;z-index:-17752576;mso-wrap-distance-left:0;mso-wrap-distance-right:0" coordsize="27711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">
                      <v:shape id="Graphic 739" o:spid="_x0000_s1027" style="position:absolute;width:27711;height:3409;visibility:visible;mso-wrap-style:square;v-text-anchor:top" coordsize="277114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" path="m2770584,340518l,340518,,,2770584,r,340518xe" fillcolor="#faf1f2" stroked="f">
                        <v:path arrowok="t"/>
                      </v:shape>
                      <v:shape id="Graphic 740" o:spid="_x0000_s1028" style="position:absolute;left:952;top:940;width:17742;height:1613;visibility:visible;mso-wrap-style:square;v-text-anchor:top" coordsize="17741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" path="m1757505,160734r-1740980,l14096,160246,,144208r,-2524l,16525,16525,,1757505,r16526,16525l1774031,144208r-14097,16038l175750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v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r</w: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log</w: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nginx</w:t>
            </w:r>
            <w:r>
              <w:rPr>
                <w:rFonts w:ascii="Verdana"/>
                <w:color w:val="B8123B"/>
                <w:spacing w:val="-2"/>
                <w:w w:val="120"/>
              </w:rPr>
              <w:t>/</w:t>
            </w:r>
            <w:r>
              <w:rPr>
                <w:rFonts w:ascii="Tahoma"/>
                <w:color w:val="B8123B"/>
                <w:spacing w:val="-2"/>
                <w:w w:val="120"/>
                <w:sz w:val="19"/>
              </w:rPr>
              <w:t>acc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ess</w:t>
            </w:r>
            <w:r>
              <w:rPr>
                <w:rFonts w:ascii="Verdana"/>
                <w:color w:val="B8123B"/>
                <w:spacing w:val="-2"/>
                <w:w w:val="120"/>
              </w:rPr>
              <w:t>.</w:t>
            </w:r>
            <w:r>
              <w:rPr>
                <w:rFonts w:ascii="Trebuchet MS"/>
                <w:color w:val="B8123B"/>
                <w:spacing w:val="-2"/>
                <w:w w:val="120"/>
                <w:sz w:val="20"/>
              </w:rPr>
              <w:t>log</w:t>
            </w:r>
          </w:p>
        </w:tc>
        <w:tc>
          <w:tcPr>
            <w:tcW w:w="3743" w:type="dxa"/>
            <w:shd w:val="clear" w:color="auto" w:fill="FAF1F2"/>
          </w:tcPr>
          <w:p w14:paraId="0DD45481" w14:textId="77777777" w:rsidR="006671D6" w:rsidRDefault="00000000">
            <w:pPr>
              <w:pStyle w:val="TableParagraph"/>
              <w:ind w:left="147"/>
              <w:rPr>
                <w:sz w:val="18"/>
              </w:rPr>
            </w:pPr>
            <w:r>
              <w:rPr>
                <w:color w:val="201A1B"/>
                <w:sz w:val="18"/>
              </w:rPr>
              <w:t>HTTP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請求記錄</w:t>
            </w:r>
            <w:proofErr w:type="spellEnd"/>
          </w:p>
        </w:tc>
      </w:tr>
      <w:tr w:rsidR="006671D6" w14:paraId="48377513" w14:textId="77777777">
        <w:trPr>
          <w:trHeight w:val="510"/>
        </w:trPr>
        <w:tc>
          <w:tcPr>
            <w:tcW w:w="1971" w:type="dxa"/>
          </w:tcPr>
          <w:p w14:paraId="7FC0C19F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Cloudflare</w:t>
            </w:r>
            <w:r>
              <w:rPr>
                <w:color w:val="201A1B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5"/>
                <w:sz w:val="18"/>
              </w:rPr>
              <w:t>分析</w:t>
            </w:r>
            <w:proofErr w:type="spellEnd"/>
          </w:p>
        </w:tc>
        <w:tc>
          <w:tcPr>
            <w:tcW w:w="4364" w:type="dxa"/>
          </w:tcPr>
          <w:p w14:paraId="20D0E0EE" w14:textId="77777777" w:rsidR="006671D6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Cloudflare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Dashboard</w:t>
            </w:r>
          </w:p>
        </w:tc>
        <w:tc>
          <w:tcPr>
            <w:tcW w:w="3743" w:type="dxa"/>
          </w:tcPr>
          <w:p w14:paraId="0851E128" w14:textId="77777777" w:rsidR="006671D6" w:rsidRDefault="00000000">
            <w:pPr>
              <w:pStyle w:val="TableParagraph"/>
              <w:ind w:left="147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流量/攻擊防護/快取狀態</w:t>
            </w:r>
          </w:p>
        </w:tc>
      </w:tr>
    </w:tbl>
    <w:p w14:paraId="129346ED" w14:textId="77777777" w:rsidR="006671D6" w:rsidRDefault="00000000">
      <w:pPr>
        <w:pStyle w:val="a3"/>
        <w:spacing w:before="12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97920" behindDoc="1" locked="0" layoutInCell="1" allowOverlap="1" wp14:anchorId="052808A3" wp14:editId="6BE001B8">
                <wp:simplePos x="0" y="0"/>
                <wp:positionH relativeFrom="page">
                  <wp:posOffset>575071</wp:posOffset>
                </wp:positionH>
                <wp:positionV relativeFrom="paragraph">
                  <wp:posOffset>186689</wp:posOffset>
                </wp:positionV>
                <wp:extent cx="6408420" cy="9525"/>
                <wp:effectExtent l="0" t="0" r="0" b="0"/>
                <wp:wrapTopAndBottom/>
                <wp:docPr id="741" name="Graphic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E93F8" id="Graphic 741" o:spid="_x0000_s1026" style="position:absolute;margin-left:45.3pt;margin-top:14.7pt;width:504.6pt;height:.75pt;z-index:-1561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By22LY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714B097" w14:textId="77777777" w:rsidR="006671D6" w:rsidRDefault="00000000" w:rsidP="008A2518">
      <w:pPr>
        <w:pStyle w:val="3"/>
        <w:numPr>
          <w:ilvl w:val="0"/>
          <w:numId w:val="4"/>
        </w:numPr>
        <w:tabs>
          <w:tab w:val="left" w:pos="773"/>
        </w:tabs>
        <w:spacing w:before="375"/>
        <w:ind w:left="773" w:hanging="473"/>
      </w:pPr>
      <w:bookmarkStart w:id="1044" w:name="_TOC_250003"/>
      <w:bookmarkEnd w:id="1044"/>
      <w:proofErr w:type="spellStart"/>
      <w:r>
        <w:rPr>
          <w:color w:val="8A0A1A"/>
          <w:spacing w:val="-3"/>
        </w:rPr>
        <w:t>後續演進</w:t>
      </w:r>
      <w:proofErr w:type="spellEnd"/>
    </w:p>
    <w:p w14:paraId="2FC75711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604"/>
        </w:tabs>
        <w:spacing w:before="247"/>
        <w:ind w:left="604" w:hanging="54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840768" behindDoc="0" locked="0" layoutInCell="1" allowOverlap="1" wp14:anchorId="0BAEEC01" wp14:editId="50A09517">
                <wp:simplePos x="0" y="0"/>
                <wp:positionH relativeFrom="page">
                  <wp:posOffset>575071</wp:posOffset>
                </wp:positionH>
                <wp:positionV relativeFrom="paragraph">
                  <wp:posOffset>-313853</wp:posOffset>
                </wp:positionV>
                <wp:extent cx="47625" cy="302895"/>
                <wp:effectExtent l="0" t="0" r="0" b="0"/>
                <wp:wrapNone/>
                <wp:docPr id="742" name="Graphic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013FE" id="Graphic 742" o:spid="_x0000_s1026" style="position:absolute;margin-left:45.3pt;margin-top:-24.7pt;width:3.75pt;height:23.85pt;z-index: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C70F2E"/>
          <w:sz w:val="24"/>
        </w:rPr>
        <w:t>Go-Live</w:t>
      </w:r>
      <w:r>
        <w:rPr>
          <w:b/>
          <w:color w:val="C70F2E"/>
          <w:spacing w:val="-1"/>
          <w:sz w:val="24"/>
        </w:rPr>
        <w:t xml:space="preserve"> </w:t>
      </w:r>
      <w:proofErr w:type="spellStart"/>
      <w:r>
        <w:rPr>
          <w:b/>
          <w:color w:val="C70F2E"/>
          <w:spacing w:val="-1"/>
          <w:sz w:val="24"/>
        </w:rPr>
        <w:t>計畫</w:t>
      </w:r>
      <w:proofErr w:type="spellEnd"/>
      <w:r>
        <w:rPr>
          <w:b/>
          <w:color w:val="C70F2E"/>
          <w:sz w:val="24"/>
        </w:rPr>
        <w:t>（~2026</w:t>
      </w:r>
      <w:r>
        <w:rPr>
          <w:b/>
          <w:color w:val="C70F2E"/>
          <w:spacing w:val="-1"/>
          <w:sz w:val="24"/>
        </w:rPr>
        <w:t xml:space="preserve"> 年 </w:t>
      </w:r>
      <w:r>
        <w:rPr>
          <w:b/>
          <w:color w:val="C70F2E"/>
          <w:sz w:val="24"/>
        </w:rPr>
        <w:t>11 ⽉</w:t>
      </w:r>
      <w:r>
        <w:rPr>
          <w:b/>
          <w:color w:val="C70F2E"/>
          <w:spacing w:val="-10"/>
          <w:sz w:val="24"/>
        </w:rPr>
        <w:t>）</w:t>
      </w:r>
    </w:p>
    <w:p w14:paraId="0D63E239" w14:textId="77777777" w:rsidR="006671D6" w:rsidRDefault="006671D6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245"/>
        <w:gridCol w:w="4395"/>
        <w:gridCol w:w="4436"/>
      </w:tblGrid>
      <w:tr w:rsidR="006671D6" w14:paraId="29A7FA62" w14:textId="77777777">
        <w:trPr>
          <w:trHeight w:val="555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BEA5D47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項⽬</w:t>
            </w:r>
          </w:p>
        </w:tc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9094BF3" w14:textId="77777777" w:rsidR="006671D6" w:rsidRDefault="00000000">
            <w:pPr>
              <w:pStyle w:val="TableParagraph"/>
              <w:spacing w:before="115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現況</w:t>
            </w:r>
            <w:proofErr w:type="spellEnd"/>
          </w:p>
        </w:tc>
        <w:tc>
          <w:tcPr>
            <w:tcW w:w="443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4B39D57" w14:textId="77777777" w:rsidR="006671D6" w:rsidRDefault="00000000">
            <w:pPr>
              <w:pStyle w:val="TableParagraph"/>
              <w:spacing w:before="115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Go-Live</w:t>
            </w:r>
            <w:r>
              <w:rPr>
                <w:b/>
                <w:color w:val="FFFFFF"/>
                <w:spacing w:val="-6"/>
                <w:sz w:val="18"/>
              </w:rPr>
              <w:t xml:space="preserve"> 後</w:t>
            </w:r>
          </w:p>
        </w:tc>
      </w:tr>
      <w:tr w:rsidR="006671D6" w14:paraId="7DF7009A" w14:textId="77777777">
        <w:trPr>
          <w:trHeight w:val="517"/>
        </w:trPr>
        <w:tc>
          <w:tcPr>
            <w:tcW w:w="1245" w:type="dxa"/>
            <w:tcBorders>
              <w:top w:val="nil"/>
            </w:tcBorders>
          </w:tcPr>
          <w:p w14:paraId="2C3D4B1C" w14:textId="77777777" w:rsidR="006671D6" w:rsidRDefault="00000000">
            <w:pPr>
              <w:pStyle w:val="TableParagraph"/>
              <w:spacing w:before="96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整合</w:t>
            </w:r>
            <w:proofErr w:type="spellEnd"/>
          </w:p>
        </w:tc>
        <w:tc>
          <w:tcPr>
            <w:tcW w:w="4395" w:type="dxa"/>
            <w:tcBorders>
              <w:top w:val="nil"/>
            </w:tcBorders>
          </w:tcPr>
          <w:p w14:paraId="46772BEA" w14:textId="77777777" w:rsidR="006671D6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Mock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FastAPI（本案模擬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4436" w:type="dxa"/>
            <w:tcBorders>
              <w:top w:val="nil"/>
            </w:tcBorders>
          </w:tcPr>
          <w:p w14:paraId="64DC996E" w14:textId="77777777" w:rsidR="006671D6" w:rsidRDefault="00000000">
            <w:pPr>
              <w:pStyle w:val="TableParagraph"/>
              <w:spacing w:before="96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 xml:space="preserve">建⼤ </w:t>
            </w:r>
            <w:proofErr w:type="spellStart"/>
            <w:r>
              <w:rPr>
                <w:color w:val="201A1B"/>
                <w:sz w:val="18"/>
              </w:rPr>
              <w:t>TipTop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鼎新正式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ERP</w:t>
            </w:r>
          </w:p>
        </w:tc>
      </w:tr>
      <w:tr w:rsidR="006671D6" w14:paraId="43423EC4" w14:textId="77777777">
        <w:trPr>
          <w:trHeight w:val="838"/>
        </w:trPr>
        <w:tc>
          <w:tcPr>
            <w:tcW w:w="1245" w:type="dxa"/>
            <w:shd w:val="clear" w:color="auto" w:fill="FAF1F2"/>
          </w:tcPr>
          <w:p w14:paraId="07DF0684" w14:textId="77777777" w:rsidR="006671D6" w:rsidRDefault="00000000">
            <w:pPr>
              <w:pStyle w:val="TableParagraph"/>
              <w:spacing w:before="88" w:line="31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ERP URL</w:t>
            </w:r>
            <w:r>
              <w:rPr>
                <w:color w:val="201A1B"/>
                <w:spacing w:val="-5"/>
                <w:sz w:val="18"/>
              </w:rPr>
              <w:t xml:space="preserve"> 切</w:t>
            </w:r>
          </w:p>
          <w:p w14:paraId="12099F18" w14:textId="77777777" w:rsidR="006671D6" w:rsidRDefault="00000000">
            <w:pPr>
              <w:pStyle w:val="TableParagraph"/>
              <w:spacing w:before="0" w:line="318" w:lineRule="exact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換</w:t>
            </w:r>
          </w:p>
        </w:tc>
        <w:tc>
          <w:tcPr>
            <w:tcW w:w="4395" w:type="dxa"/>
          </w:tcPr>
          <w:p w14:paraId="1629047C" w14:textId="77777777" w:rsidR="006671D6" w:rsidRDefault="00000000">
            <w:pPr>
              <w:pStyle w:val="TableParagraph"/>
              <w:tabs>
                <w:tab w:val="left" w:pos="886"/>
              </w:tabs>
              <w:spacing w:before="107" w:line="285" w:lineRule="auto"/>
              <w:ind w:left="148" w:right="2014" w:firstLine="79"/>
              <w:rPr>
                <w:rFonts w:ascii="Arial Rounded MT Bold"/>
                <w:sz w:val="19"/>
              </w:rPr>
            </w:pPr>
            <w:r>
              <w:rPr>
                <w:rFonts w:ascii="Arial Rounded MT Bold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5564928" behindDoc="1" locked="0" layoutInCell="1" allowOverlap="1" wp14:anchorId="3B846C12" wp14:editId="6232CAC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-4833</wp:posOffset>
                      </wp:positionV>
                      <wp:extent cx="2790825" cy="542290"/>
                      <wp:effectExtent l="0" t="0" r="0" b="0"/>
                      <wp:wrapNone/>
                      <wp:docPr id="743" name="Group 7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90825" cy="542290"/>
                                <a:chOff x="0" y="0"/>
                                <a:chExt cx="2790825" cy="542290"/>
                              </a:xfrm>
                            </wpg:grpSpPr>
                            <wps:wsp>
                              <wps:cNvPr id="744" name="Graphic 744"/>
                              <wps:cNvSpPr/>
                              <wps:spPr>
                                <a:xfrm>
                                  <a:off x="0" y="0"/>
                                  <a:ext cx="2790825" cy="542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0825" h="542290">
                                      <a:moveTo>
                                        <a:pt x="2790825" y="541734"/>
                                      </a:moveTo>
                                      <a:lnTo>
                                        <a:pt x="0" y="5417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90825" y="0"/>
                                      </a:lnTo>
                                      <a:lnTo>
                                        <a:pt x="2790825" y="541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94053" y="92884"/>
                                  <a:ext cx="1457325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57325" h="361950">
                                      <a:moveTo>
                                        <a:pt x="1389456" y="0"/>
                                      </a:moveTo>
                                      <a:lnTo>
                                        <a:pt x="16560" y="0"/>
                                      </a:lnTo>
                                      <a:lnTo>
                                        <a:pt x="14097" y="482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4195"/>
                                      </a:lnTo>
                                      <a:lnTo>
                                        <a:pt x="16459" y="160731"/>
                                      </a:lnTo>
                                      <a:lnTo>
                                        <a:pt x="1389456" y="160731"/>
                                      </a:lnTo>
                                      <a:lnTo>
                                        <a:pt x="1389456" y="0"/>
                                      </a:lnTo>
                                      <a:close/>
                                    </a:path>
                                    <a:path w="1457325" h="361950">
                                      <a:moveTo>
                                        <a:pt x="1457325" y="217728"/>
                                      </a:moveTo>
                                      <a:lnTo>
                                        <a:pt x="1440802" y="201206"/>
                                      </a:lnTo>
                                      <a:lnTo>
                                        <a:pt x="0" y="201206"/>
                                      </a:lnTo>
                                      <a:lnTo>
                                        <a:pt x="0" y="361937"/>
                                      </a:lnTo>
                                      <a:lnTo>
                                        <a:pt x="1440802" y="361937"/>
                                      </a:lnTo>
                                      <a:lnTo>
                                        <a:pt x="1457325" y="345414"/>
                                      </a:lnTo>
                                      <a:lnTo>
                                        <a:pt x="1457325" y="2177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6CAD92" id="Group 743" o:spid="_x0000_s1026" style="position:absolute;margin-left:0;margin-top:-.4pt;width:219.75pt;height:42.7pt;z-index:-17751552;mso-wrap-distance-left:0;mso-wrap-distance-right:0" coordsize="27908,5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">
                      <v:shape id="Graphic 744" o:spid="_x0000_s1027" style="position:absolute;width:27908;height:5422;visibility:visible;mso-wrap-style:square;v-text-anchor:top" coordsize="2790825,54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" path="m2790825,541734l,541734,,,2790825,r,541734xe" fillcolor="#faf1f2" stroked="f">
                        <v:path arrowok="t"/>
                      </v:shape>
                      <v:shape id="Graphic 745" o:spid="_x0000_s1028" style="position:absolute;left:940;top:928;width:14573;height:3620;visibility:visible;mso-wrap-style:square;v-text-anchor:top" coordsize="145732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" path="m1389456,l16560,,14097,482,,16522,,144195r16459,16536l1389456,160731,1389456,xem1457325,217728r-16523,-16522l,201206,,361937r1440802,l1457325,345414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/>
                <w:color w:val="B8123B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w w:val="105"/>
              </w:rPr>
              <w:t>.</w:t>
            </w:r>
            <w:r>
              <w:rPr>
                <w:rFonts w:ascii="Trebuchet MS"/>
                <w:color w:val="B8123B"/>
                <w:w w:val="105"/>
                <w:sz w:val="20"/>
              </w:rPr>
              <w:t>erp</w:t>
            </w:r>
            <w:r>
              <w:rPr>
                <w:rFonts w:ascii="Verdana"/>
                <w:color w:val="B8123B"/>
                <w:w w:val="105"/>
              </w:rPr>
              <w:t>_</w:t>
            </w:r>
            <w:r>
              <w:rPr>
                <w:rFonts w:ascii="Tahoma"/>
                <w:color w:val="B8123B"/>
                <w:w w:val="105"/>
                <w:sz w:val="19"/>
              </w:rPr>
              <w:t>ba</w:t>
            </w:r>
            <w:r>
              <w:rPr>
                <w:rFonts w:ascii="Trebuchet MS"/>
                <w:color w:val="B8123B"/>
                <w:w w:val="105"/>
                <w:sz w:val="20"/>
              </w:rPr>
              <w:t>se</w:t>
            </w:r>
            <w:r>
              <w:rPr>
                <w:rFonts w:ascii="Verdana"/>
                <w:color w:val="B8123B"/>
                <w:w w:val="105"/>
              </w:rPr>
              <w:t>_</w:t>
            </w:r>
            <w:r>
              <w:rPr>
                <w:rFonts w:ascii="Trebuchet MS"/>
                <w:color w:val="B8123B"/>
                <w:w w:val="105"/>
                <w:sz w:val="20"/>
              </w:rPr>
              <w:t>url</w:t>
            </w:r>
            <w:proofErr w:type="spellEnd"/>
            <w:r>
              <w:rPr>
                <w:rFonts w:ascii="Trebuchet MS"/>
                <w:color w:val="B8123B"/>
                <w:spacing w:val="10"/>
                <w:w w:val="105"/>
                <w:sz w:val="20"/>
              </w:rPr>
              <w:t xml:space="preserve"> </w:t>
            </w:r>
            <w:r>
              <w:rPr>
                <w:rFonts w:ascii="Arial"/>
                <w:color w:val="B8123B"/>
                <w:w w:val="105"/>
                <w:sz w:val="17"/>
              </w:rPr>
              <w:t xml:space="preserve">= </w:t>
            </w:r>
            <w:r>
              <w:rPr>
                <w:rFonts w:ascii="Trebuchet MS"/>
                <w:color w:val="B8123B"/>
                <w:spacing w:val="-2"/>
                <w:sz w:val="20"/>
              </w:rPr>
              <w:t>http</w:t>
            </w:r>
            <w:r>
              <w:rPr>
                <w:rFonts w:ascii="Verdana"/>
                <w:color w:val="B8123B"/>
                <w:spacing w:val="-2"/>
              </w:rPr>
              <w:t>:</w:t>
            </w:r>
            <w:r>
              <w:rPr>
                <w:rFonts w:ascii="Verdana"/>
                <w:color w:val="B8123B"/>
              </w:rPr>
              <w:tab/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127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0</w:t>
            </w:r>
            <w:r>
              <w:rPr>
                <w:rFonts w:ascii="Verdana"/>
                <w:color w:val="B8123B"/>
                <w:spacing w:val="-2"/>
              </w:rPr>
              <w:t>.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</w:rPr>
              <w:t>:</w:t>
            </w:r>
            <w:r>
              <w:rPr>
                <w:rFonts w:ascii="Arial Rounded MT Bold"/>
                <w:color w:val="B8123B"/>
                <w:spacing w:val="-2"/>
                <w:sz w:val="19"/>
              </w:rPr>
              <w:t>8200</w:t>
            </w:r>
          </w:p>
        </w:tc>
        <w:tc>
          <w:tcPr>
            <w:tcW w:w="4436" w:type="dxa"/>
            <w:shd w:val="clear" w:color="auto" w:fill="FAF1F2"/>
          </w:tcPr>
          <w:p w14:paraId="3E9DB554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改為建⼤ ERP 對外 URL（程式無需修改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6671D6" w14:paraId="043D4282" w14:textId="77777777">
        <w:trPr>
          <w:trHeight w:val="826"/>
        </w:trPr>
        <w:tc>
          <w:tcPr>
            <w:tcW w:w="1245" w:type="dxa"/>
          </w:tcPr>
          <w:p w14:paraId="5F6ECA94" w14:textId="77777777" w:rsidR="006671D6" w:rsidRDefault="00000000">
            <w:pPr>
              <w:pStyle w:val="TableParagraph"/>
              <w:spacing w:before="108" w:line="220" w:lineRule="auto"/>
              <w:ind w:right="209"/>
              <w:rPr>
                <w:sz w:val="18"/>
              </w:rPr>
            </w:pP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開發責</w:t>
            </w:r>
            <w:r>
              <w:rPr>
                <w:color w:val="201A1B"/>
                <w:spacing w:val="-10"/>
                <w:sz w:val="18"/>
              </w:rPr>
              <w:t>任</w:t>
            </w:r>
            <w:proofErr w:type="spellEnd"/>
          </w:p>
        </w:tc>
        <w:tc>
          <w:tcPr>
            <w:tcW w:w="4395" w:type="dxa"/>
          </w:tcPr>
          <w:p w14:paraId="385E86C1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本案</w:t>
            </w:r>
            <w:proofErr w:type="spellEnd"/>
            <w:r>
              <w:rPr>
                <w:color w:val="201A1B"/>
                <w:sz w:val="18"/>
              </w:rPr>
              <w:t xml:space="preserve"> mock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模擬</w:t>
            </w:r>
            <w:proofErr w:type="spellEnd"/>
          </w:p>
        </w:tc>
        <w:tc>
          <w:tcPr>
            <w:tcW w:w="4436" w:type="dxa"/>
          </w:tcPr>
          <w:p w14:paraId="1D645EAD" w14:textId="77777777" w:rsidR="006671D6" w:rsidRDefault="00000000">
            <w:pPr>
              <w:pStyle w:val="TableParagraph"/>
              <w:spacing w:before="88" w:line="324" w:lineRule="exact"/>
              <w:ind w:left="148"/>
              <w:rPr>
                <w:rFonts w:ascii="Trebuchet MS" w:eastAsia="Trebuchet MS"/>
                <w:sz w:val="20"/>
                <w:lang w:eastAsia="zh-TW"/>
              </w:rPr>
            </w:pPr>
            <w:r>
              <w:rPr>
                <w:rFonts w:ascii="Trebuchet MS" w:eastAsia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66464" behindDoc="1" locked="0" layoutInCell="1" allowOverlap="1" wp14:anchorId="5199FEC5" wp14:editId="1BCFBA8A">
                      <wp:simplePos x="0" y="0"/>
                      <wp:positionH relativeFrom="column">
                        <wp:posOffset>808434</wp:posOffset>
                      </wp:positionH>
                      <wp:positionV relativeFrom="paragraph">
                        <wp:posOffset>87654</wp:posOffset>
                      </wp:positionV>
                      <wp:extent cx="1826895" cy="161290"/>
                      <wp:effectExtent l="0" t="0" r="0" b="0"/>
                      <wp:wrapNone/>
                      <wp:docPr id="746" name="Group 7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6895" cy="161290"/>
                                <a:chOff x="0" y="0"/>
                                <a:chExt cx="1826895" cy="161290"/>
                              </a:xfrm>
                            </wpg:grpSpPr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0" y="0"/>
                                  <a:ext cx="1826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6895" h="161290">
                                      <a:moveTo>
                                        <a:pt x="1809892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809892" y="0"/>
                                      </a:lnTo>
                                      <a:lnTo>
                                        <a:pt x="1826418" y="16525"/>
                                      </a:lnTo>
                                      <a:lnTo>
                                        <a:pt x="1826418" y="144208"/>
                                      </a:lnTo>
                                      <a:lnTo>
                                        <a:pt x="1812321" y="160246"/>
                                      </a:lnTo>
                                      <a:lnTo>
                                        <a:pt x="180989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6CFC20" id="Group 746" o:spid="_x0000_s1026" style="position:absolute;margin-left:63.65pt;margin-top:6.9pt;width:143.85pt;height:12.7pt;z-index:-17750016;mso-wrap-distance-left:0;mso-wrap-distance-right:0" coordsize="1826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">
                      <v:shape id="Graphic 747" o:spid="_x0000_s1027" style="position:absolute;width:18268;height:1612;visibility:visible;mso-wrap-style:square;v-text-anchor:top" coordsize="1826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" path="m1809892,160734r-1793367,l14097,160246,,144208r,-2524l,16525,16525,,1809892,r16526,16525l1826418,144208r-14097,16038l180989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7"/>
                <w:sz w:val="18"/>
                <w:lang w:eastAsia="zh-TW"/>
              </w:rPr>
              <w:t xml:space="preserve">建⼤資訊部依  </w:t>
            </w:r>
            <w:r>
              <w:rPr>
                <w:rFonts w:ascii="細明體" w:eastAsia="細明體"/>
                <w:color w:val="B8123B"/>
                <w:sz w:val="18"/>
                <w:lang w:eastAsia="zh-TW"/>
              </w:rPr>
              <w:t>給建大資訊人員</w:t>
            </w:r>
            <w:r>
              <w:rPr>
                <w:rFonts w:ascii="Verdana" w:eastAsia="Verdana"/>
                <w:color w:val="B8123B"/>
                <w:lang w:eastAsia="zh-TW"/>
              </w:rPr>
              <w:t>-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API</w:t>
            </w:r>
            <w:r>
              <w:rPr>
                <w:rFonts w:ascii="細明體" w:eastAsia="細明體"/>
                <w:color w:val="B8123B"/>
                <w:sz w:val="18"/>
                <w:lang w:eastAsia="zh-TW"/>
              </w:rPr>
              <w:t>對接說明</w:t>
            </w:r>
            <w:r>
              <w:rPr>
                <w:rFonts w:ascii="Verdana" w:eastAsia="Verdana"/>
                <w:color w:val="B8123B"/>
                <w:spacing w:val="-5"/>
                <w:lang w:eastAsia="zh-TW"/>
              </w:rPr>
              <w:t>.</w:t>
            </w:r>
            <w:r>
              <w:rPr>
                <w:rFonts w:ascii="Trebuchet MS" w:eastAsia="Trebuchet MS"/>
                <w:color w:val="B8123B"/>
                <w:spacing w:val="-5"/>
                <w:sz w:val="20"/>
                <w:lang w:eastAsia="zh-TW"/>
              </w:rPr>
              <w:t>md</w:t>
            </w:r>
          </w:p>
          <w:p w14:paraId="2E90CE0B" w14:textId="77777777" w:rsidR="006671D6" w:rsidRDefault="00000000">
            <w:pPr>
              <w:pStyle w:val="TableParagraph"/>
              <w:spacing w:before="0" w:line="324" w:lineRule="exact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實作</w:t>
            </w:r>
            <w:proofErr w:type="spellEnd"/>
            <w:r>
              <w:rPr>
                <w:color w:val="201A1B"/>
                <w:sz w:val="18"/>
              </w:rPr>
              <w:t xml:space="preserve"> 6 ⽀ </w:t>
            </w:r>
            <w:r>
              <w:rPr>
                <w:color w:val="201A1B"/>
                <w:spacing w:val="-5"/>
                <w:sz w:val="18"/>
              </w:rPr>
              <w:t>API</w:t>
            </w:r>
          </w:p>
        </w:tc>
      </w:tr>
      <w:tr w:rsidR="006671D6" w14:paraId="4B976F35" w14:textId="77777777">
        <w:trPr>
          <w:trHeight w:val="510"/>
        </w:trPr>
        <w:tc>
          <w:tcPr>
            <w:tcW w:w="1245" w:type="dxa"/>
            <w:shd w:val="clear" w:color="auto" w:fill="FAF1F2"/>
          </w:tcPr>
          <w:p w14:paraId="3D2D25C8" w14:textId="77777777" w:rsidR="006671D6" w:rsidRDefault="00000000">
            <w:pPr>
              <w:pStyle w:val="TableParagraph"/>
              <w:spacing w:before="88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資料主檔</w:t>
            </w:r>
            <w:proofErr w:type="spellEnd"/>
          </w:p>
        </w:tc>
        <w:tc>
          <w:tcPr>
            <w:tcW w:w="4395" w:type="dxa"/>
            <w:shd w:val="clear" w:color="auto" w:fill="FAF1F2"/>
          </w:tcPr>
          <w:p w14:paraId="080F381C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Excel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</w:t>
            </w: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開帳</w:t>
            </w:r>
            <w:proofErr w:type="gramEnd"/>
            <w:r>
              <w:rPr>
                <w:color w:val="201A1B"/>
                <w:sz w:val="18"/>
                <w:lang w:eastAsia="zh-TW"/>
              </w:rPr>
              <w:t>（客⼾/產品/庫存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4436" w:type="dxa"/>
            <w:shd w:val="clear" w:color="auto" w:fill="FAF1F2"/>
          </w:tcPr>
          <w:p w14:paraId="4AE84477" w14:textId="77777777" w:rsidR="006671D6" w:rsidRDefault="00000000">
            <w:pPr>
              <w:pStyle w:val="TableParagraph"/>
              <w:spacing w:before="88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建⼤ ERP </w:t>
            </w:r>
            <w:proofErr w:type="spellStart"/>
            <w:r>
              <w:rPr>
                <w:color w:val="201A1B"/>
                <w:sz w:val="18"/>
              </w:rPr>
              <w:t>直接提供（API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或排程匯入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 w14:paraId="0B922643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604"/>
        </w:tabs>
        <w:spacing w:before="274"/>
        <w:ind w:left="604" w:hanging="549"/>
        <w:rPr>
          <w:b/>
          <w:sz w:val="24"/>
        </w:rPr>
      </w:pPr>
      <w:r>
        <w:rPr>
          <w:b/>
          <w:color w:val="C70F2E"/>
          <w:sz w:val="24"/>
        </w:rPr>
        <w:t>ERP</w:t>
      </w:r>
      <w:r>
        <w:rPr>
          <w:b/>
          <w:color w:val="C70F2E"/>
          <w:spacing w:val="-2"/>
          <w:sz w:val="24"/>
        </w:rPr>
        <w:t xml:space="preserve"> </w:t>
      </w:r>
      <w:proofErr w:type="spellStart"/>
      <w:r>
        <w:rPr>
          <w:b/>
          <w:color w:val="C70F2E"/>
          <w:spacing w:val="-2"/>
          <w:sz w:val="24"/>
        </w:rPr>
        <w:t>切換步驟</w:t>
      </w:r>
      <w:proofErr w:type="spellEnd"/>
    </w:p>
    <w:p w14:paraId="00D2A24C" w14:textId="77777777" w:rsidR="006671D6" w:rsidRDefault="00000000">
      <w:pPr>
        <w:pStyle w:val="a3"/>
        <w:spacing w:before="3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698432" behindDoc="1" locked="0" layoutInCell="1" allowOverlap="1" wp14:anchorId="0B33F3FD" wp14:editId="6323D8B2">
                <wp:simplePos x="0" y="0"/>
                <wp:positionH relativeFrom="page">
                  <wp:posOffset>575071</wp:posOffset>
                </wp:positionH>
                <wp:positionV relativeFrom="paragraph">
                  <wp:posOffset>99169</wp:posOffset>
                </wp:positionV>
                <wp:extent cx="6408420" cy="1438275"/>
                <wp:effectExtent l="0" t="0" r="0" b="0"/>
                <wp:wrapTopAndBottom/>
                <wp:docPr id="748" name="Group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438275"/>
                          <a:chOff x="0" y="0"/>
                          <a:chExt cx="6408420" cy="1438275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0" y="0"/>
                            <a:ext cx="640842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438275">
                                <a:moveTo>
                                  <a:pt x="6374892" y="1438275"/>
                                </a:moveTo>
                                <a:lnTo>
                                  <a:pt x="33046" y="1438275"/>
                                </a:lnTo>
                                <a:lnTo>
                                  <a:pt x="28188" y="1437310"/>
                                </a:lnTo>
                                <a:lnTo>
                                  <a:pt x="966" y="1410080"/>
                                </a:lnTo>
                                <a:lnTo>
                                  <a:pt x="0" y="1405223"/>
                                </a:lnTo>
                                <a:lnTo>
                                  <a:pt x="0" y="1400175"/>
                                </a:lnTo>
                                <a:lnTo>
                                  <a:pt x="0" y="33051"/>
                                </a:lnTo>
                                <a:lnTo>
                                  <a:pt x="28188" y="964"/>
                                </a:lnTo>
                                <a:lnTo>
                                  <a:pt x="33046" y="0"/>
                                </a:lnTo>
                                <a:lnTo>
                                  <a:pt x="6374892" y="0"/>
                                </a:lnTo>
                                <a:lnTo>
                                  <a:pt x="6406979" y="28182"/>
                                </a:lnTo>
                                <a:lnTo>
                                  <a:pt x="6407943" y="33051"/>
                                </a:lnTo>
                                <a:lnTo>
                                  <a:pt x="6407943" y="1405223"/>
                                </a:lnTo>
                                <a:lnTo>
                                  <a:pt x="6379749" y="1437310"/>
                                </a:lnTo>
                                <a:lnTo>
                                  <a:pt x="6374892" y="143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0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0" y="0"/>
                            <a:ext cx="6408420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8E594" w14:textId="77777777" w:rsidR="006671D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2"/>
                                </w:tabs>
                                <w:spacing w:before="146" w:line="284" w:lineRule="exact"/>
                                <w:ind w:left="542" w:hanging="316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w w:val="105"/>
                                  <w:sz w:val="18"/>
                                </w:rPr>
                                <w:t>建大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05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2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w w:val="105"/>
                                  <w:sz w:val="18"/>
                                </w:rPr>
                                <w:t>完成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w w:val="105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pacing w:val="43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w w:val="105"/>
                                  <w:sz w:val="18"/>
                                </w:rPr>
                                <w:t xml:space="preserve">支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05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3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w w:val="105"/>
                                  <w:sz w:val="18"/>
                                </w:rPr>
                                <w:t>實作（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w w:val="105"/>
                                  <w:sz w:val="18"/>
                                </w:rPr>
                                <w:t>依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ahoma"/>
                                  <w:color w:val="FFE8EC"/>
                                  <w:w w:val="10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pen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05"/>
                                  <w:sz w:val="19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Tahoma" w:eastAsia="Tahoma"/>
                                  <w:color w:val="FFE8EC"/>
                                  <w:spacing w:val="29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w w:val="105"/>
                                  <w:sz w:val="20"/>
                                </w:rPr>
                                <w:t>spe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w w:val="105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30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2"/>
                                  <w:w w:val="10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erp</w:t>
                              </w:r>
                              <w:proofErr w:type="spellEnd"/>
                              <w:r>
                                <w:rPr>
                                  <w:rFonts w:ascii="Verdana" w:eastAsia="Verdana"/>
                                  <w:color w:val="FFE8EC"/>
                                  <w:spacing w:val="-2"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2"/>
                                  <w:w w:val="10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-2"/>
                                  <w:w w:val="105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2"/>
                                  <w:w w:val="105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2"/>
                                  <w:w w:val="105"/>
                                  <w:sz w:val="20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w w:val="105"/>
                                  <w:sz w:val="18"/>
                                </w:rPr>
                                <w:t>）</w:t>
                              </w:r>
                            </w:p>
                            <w:p w14:paraId="01BC214E" w14:textId="77777777" w:rsidR="006671D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2"/>
                                </w:tabs>
                                <w:spacing w:line="275" w:lineRule="exact"/>
                                <w:ind w:left="542" w:hanging="316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5"/>
                                  <w:sz w:val="18"/>
                                </w:rPr>
                                <w:t>建大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46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2"/>
                                  <w:sz w:val="18"/>
                                </w:rPr>
                                <w:t>部署到可存取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URL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</w:rPr>
                                <w:t>，提供給艾創點</w:t>
                              </w:r>
                              <w:proofErr w:type="spellEnd"/>
                            </w:p>
                            <w:p w14:paraId="29566C34" w14:textId="77777777" w:rsidR="006671D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2"/>
                                </w:tabs>
                                <w:spacing w:line="275" w:lineRule="exact"/>
                                <w:ind w:left="542" w:hanging="316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proofErr w:type="gram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  <w:lang w:eastAsia="zh-TW"/>
                                </w:rPr>
                                <w:t>艾創點</w:t>
                              </w:r>
                              <w:proofErr w:type="gram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  <w:lang w:eastAsia="zh-TW"/>
                                </w:rPr>
                                <w:t>O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  <w:lang w:eastAsia="zh-TW"/>
                                </w:rPr>
                                <w:t>doo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24"/>
                                  <w:sz w:val="20"/>
                                  <w:lang w:eastAsia="zh-TW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  <w:lang w:eastAsia="zh-TW"/>
                                </w:rPr>
                                <w:t>後台修改：</w:t>
                              </w:r>
                            </w:p>
                            <w:p w14:paraId="7381D513" w14:textId="77777777" w:rsidR="006671D6" w:rsidRDefault="00000000">
                              <w:pPr>
                                <w:tabs>
                                  <w:tab w:val="left" w:pos="5989"/>
                                </w:tabs>
                                <w:spacing w:line="276" w:lineRule="exact"/>
                                <w:ind w:left="543"/>
                                <w:rPr>
                                  <w:rFonts w:ascii="Arial Rounded MT Bold" w:eastAsia="Arial Rounded MT Bold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設定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color w:val="FFE8EC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Arial" w:eastAsia="Arial"/>
                                  <w:color w:val="FFE8EC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技術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color w:val="FFE8EC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Arial" w:eastAsia="Arial"/>
                                  <w:color w:val="FFE8EC"/>
                                  <w:spacing w:val="69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</w:rPr>
                                <w:t>系統參數</w:t>
                              </w:r>
                              <w:proofErr w:type="spellEnd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color w:val="FFE8EC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Arial" w:eastAsia="Arial"/>
                                  <w:color w:val="FFE8EC"/>
                                  <w:spacing w:val="6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kend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.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erp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_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z w:val="19"/>
                                </w:rPr>
                                <w:t>ba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>_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z w:val="20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color w:val="FFE8EC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Arial" w:eastAsia="Arial"/>
                                  <w:color w:val="FFE8EC"/>
                                  <w:spacing w:val="6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2"/>
                                  <w:sz w:val="20"/>
                                </w:rPr>
                                <w:t>https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2"/>
                                </w:rPr>
                                <w:t>: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</w:rPr>
                                <w:tab/>
                              </w:r>
                              <w:r>
                                <w:rPr>
                                  <w:rFonts w:ascii="Arial" w:eastAsia="Arial"/>
                                  <w:color w:val="FFE8EC"/>
                                  <w:spacing w:val="-2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</w:rPr>
                                <w:t>建大</w:t>
                              </w:r>
                              <w:r>
                                <w:rPr>
                                  <w:rFonts w:ascii="Tahoma" w:eastAsia="Tahoma"/>
                                  <w:color w:val="FFE8EC"/>
                                  <w:spacing w:val="-2"/>
                                  <w:sz w:val="19"/>
                                </w:rPr>
                                <w:t>ERP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2"/>
                                  <w:sz w:val="18"/>
                                </w:rPr>
                                <w:t>位址</w:t>
                              </w:r>
                              <w:proofErr w:type="spellEnd"/>
                              <w:r>
                                <w:rPr>
                                  <w:rFonts w:ascii="Arial" w:eastAsia="Arial"/>
                                  <w:color w:val="FFE8EC"/>
                                  <w:spacing w:val="-2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spacing w:val="-2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2"/>
                                  <w:sz w:val="20"/>
                                </w:rPr>
                                <w:t>erp</w:t>
                              </w:r>
                              <w:proofErr w:type="spellEnd"/>
                              <w:r>
                                <w:rPr>
                                  <w:rFonts w:ascii="Verdana" w:eastAsia="Verdana"/>
                                  <w:color w:val="FFE8EC"/>
                                  <w:spacing w:val="-2"/>
                                </w:rPr>
                                <w:t>/</w:t>
                              </w:r>
                              <w:r>
                                <w:rPr>
                                  <w:rFonts w:ascii="Trebuchet MS" w:eastAsia="Trebuchet MS"/>
                                  <w:color w:val="FFE8EC"/>
                                  <w:spacing w:val="-2"/>
                                  <w:sz w:val="20"/>
                                </w:rPr>
                                <w:t>v</w:t>
                              </w:r>
                              <w:r>
                                <w:rPr>
                                  <w:rFonts w:ascii="Arial Rounded MT Bold" w:eastAsia="Arial Rounded MT Bold"/>
                                  <w:color w:val="FFE8EC"/>
                                  <w:spacing w:val="-2"/>
                                  <w:sz w:val="19"/>
                                </w:rPr>
                                <w:t>1</w:t>
                              </w:r>
                            </w:p>
                            <w:p w14:paraId="56D824B6" w14:textId="77777777" w:rsidR="006671D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2"/>
                                </w:tabs>
                                <w:spacing w:line="275" w:lineRule="exact"/>
                                <w:ind w:left="542" w:hanging="316"/>
                                <w:rPr>
                                  <w:rFonts w:ascii="細明體" w:eastAsia="細明體"/>
                                  <w:sz w:val="18"/>
                                  <w:lang w:eastAsia="zh-TW"/>
                                </w:rPr>
                              </w:pP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  <w:lang w:eastAsia="zh-TW"/>
                                </w:rPr>
                                <w:t>執行整合測試（使用正式</w:t>
                              </w:r>
                              <w:r>
                                <w:rPr>
                                  <w:rFonts w:ascii="Verdana" w:eastAsia="Verdana"/>
                                  <w:color w:val="FFE8EC"/>
                                  <w:lang w:eastAsia="zh-TW"/>
                                </w:rPr>
                                <w:t>/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z w:val="18"/>
                                  <w:lang w:eastAsia="zh-TW"/>
                                </w:rPr>
                                <w:t>測試客戶資料</w:t>
                              </w:r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0"/>
                                  <w:sz w:val="18"/>
                                  <w:lang w:eastAsia="zh-TW"/>
                                </w:rPr>
                                <w:t>）</w:t>
                              </w:r>
                            </w:p>
                            <w:p w14:paraId="3D054471" w14:textId="77777777" w:rsidR="006671D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2"/>
                                </w:tabs>
                                <w:spacing w:line="275" w:lineRule="exact"/>
                                <w:ind w:left="542" w:hanging="316"/>
                                <w:rPr>
                                  <w:rFonts w:ascii="Trebuchet MS" w:eastAsia="Trebuchet MS" w:hAnsi="Trebuchet MS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2"/>
                                  <w:sz w:val="18"/>
                                </w:rPr>
                                <w:t>確認</w:t>
                              </w:r>
                              <w:proofErr w:type="spellEnd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Arial Rounded MT Bold" w:eastAsia="Arial Rounded MT Bold" w:hAnsi="Arial Rounded MT Bold"/>
                                  <w:color w:val="FFE8EC"/>
                                  <w:spacing w:val="4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3"/>
                                  <w:sz w:val="18"/>
                                </w:rPr>
                                <w:t xml:space="preserve">支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38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1"/>
                                  <w:sz w:val="18"/>
                                </w:rPr>
                                <w:t>全部通過</w:t>
                              </w:r>
                              <w:proofErr w:type="spellEnd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/>
                                  <w:color w:val="FFE8EC"/>
                                  <w:spacing w:val="24"/>
                                  <w:sz w:val="17"/>
                                </w:rPr>
                                <w:t xml:space="preserve">→ </w:t>
                              </w:r>
                              <w:proofErr w:type="spellStart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2"/>
                                  <w:sz w:val="18"/>
                                </w:rPr>
                                <w:t>停用</w:t>
                              </w:r>
                              <w:proofErr w:type="spellEnd"/>
                              <w:r>
                                <w:rPr>
                                  <w:rFonts w:ascii="細明體" w:eastAsia="細明體" w:hAnsi="細明體"/>
                                  <w:color w:val="FFE8EC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Trebuchet MS" w:eastAsia="Trebuchet MS" w:hAnsi="Trebuchet MS"/>
                                  <w:color w:val="FFE8EC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 w:hAnsi="Trebuchet MS"/>
                                  <w:color w:val="FFE8EC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Trebuchet MS" w:eastAsia="Trebuchet MS" w:hAnsi="Trebuchet MS"/>
                                  <w:color w:val="FFE8EC"/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z w:val="19"/>
                                </w:rPr>
                                <w:t>ERP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37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eastAsia="Trebuchet MS" w:hAnsi="Trebuchet MS"/>
                                  <w:color w:val="FFE8EC"/>
                                  <w:sz w:val="20"/>
                                </w:rPr>
                                <w:t>systemd</w:t>
                              </w:r>
                              <w:proofErr w:type="spellEnd"/>
                              <w:r>
                                <w:rPr>
                                  <w:rFonts w:ascii="Trebuchet MS" w:eastAsia="Trebuchet MS" w:hAnsi="Trebuchet MS"/>
                                  <w:color w:val="FFE8EC"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eastAsia="Trebuchet MS" w:hAnsi="Trebuchet MS"/>
                                  <w:color w:val="FFE8EC"/>
                                  <w:spacing w:val="-2"/>
                                  <w:sz w:val="20"/>
                                </w:rPr>
                                <w:t>servi</w:t>
                              </w:r>
                              <w:r>
                                <w:rPr>
                                  <w:rFonts w:ascii="Tahoma" w:eastAsia="Tahoma" w:hAnsi="Tahoma"/>
                                  <w:color w:val="FFE8EC"/>
                                  <w:spacing w:val="-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Trebuchet MS" w:eastAsia="Trebuchet MS" w:hAnsi="Trebuchet MS"/>
                                  <w:color w:val="FFE8EC"/>
                                  <w:spacing w:val="-2"/>
                                  <w:sz w:val="20"/>
                                </w:rPr>
                                <w:t>e</w:t>
                              </w:r>
                            </w:p>
                            <w:p w14:paraId="0E1F733A" w14:textId="77777777" w:rsidR="006671D6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42"/>
                                </w:tabs>
                                <w:spacing w:line="284" w:lineRule="exact"/>
                                <w:ind w:left="542" w:hanging="316"/>
                                <w:rPr>
                                  <w:rFonts w:ascii="細明體" w:eastAsia="細明體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細明體" w:eastAsia="細明體"/>
                                  <w:color w:val="FFE8EC"/>
                                  <w:spacing w:val="-1"/>
                                  <w:sz w:val="18"/>
                                </w:rPr>
                                <w:t>上線公告通知各經銷商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3F3FD" id="Group 748" o:spid="_x0000_s1351" style="position:absolute;margin-left:45.3pt;margin-top:7.8pt;width:504.6pt;height:113.25pt;z-index:-15618048;mso-wrap-distance-left:0;mso-wrap-distance-right:0;mso-position-horizontal-relative:page" coordsize="64084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">
                <v:shape id="Graphic 749" o:spid="_x0000_s1352" style="position:absolute;width:64084;height:14382;visibility:visible;mso-wrap-style:square;v-text-anchor:top" coordsize="6408420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" path="m6374892,1438275r-6341846,l28188,1437310,966,1410080,,1405223r,-5048l,33051,28188,964,33046,,6374892,r32087,28182l6407943,33051r,1372172l6379749,1437310r-4857,965xe" fillcolor="#240f15" stroked="f">
                  <v:path arrowok="t"/>
                </v:shape>
                <v:shape id="Textbox 750" o:spid="_x0000_s1353" type="#_x0000_t202" style="position:absolute;width:64084;height:1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wK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DEJrwKwgAAANwAAAAPAAAA&#10;AAAAAAAAAAAAAAcCAABkcnMvZG93bnJldi54bWxQSwUGAAAAAAMAAwC3AAAA9gIAAAAA&#10;" filled="f" stroked="f">
                  <v:textbox inset="0,0,0,0">
                    <w:txbxContent>
                      <w:p w14:paraId="00E8E594" w14:textId="77777777" w:rsidR="006671D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2"/>
                          </w:tabs>
                          <w:spacing w:before="146" w:line="284" w:lineRule="exact"/>
                          <w:ind w:left="542" w:hanging="316"/>
                          <w:rPr>
                            <w:rFonts w:ascii="細明體" w:eastAsia="細明體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w w:val="105"/>
                            <w:sz w:val="18"/>
                          </w:rPr>
                          <w:t>建大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eastAsia="Tahoma"/>
                            <w:color w:val="FFE8EC"/>
                            <w:w w:val="105"/>
                            <w:sz w:val="19"/>
                          </w:rPr>
                          <w:t>IT</w:t>
                        </w:r>
                        <w:r>
                          <w:rPr>
                            <w:rFonts w:ascii="Tahoma" w:eastAsia="Tahoma"/>
                            <w:color w:val="FFE8EC"/>
                            <w:spacing w:val="29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w w:val="105"/>
                            <w:sz w:val="18"/>
                          </w:rPr>
                          <w:t>完成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w w:val="105"/>
                            <w:sz w:val="19"/>
                          </w:rPr>
                          <w:t>6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pacing w:val="43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w w:val="105"/>
                            <w:sz w:val="18"/>
                          </w:rPr>
                          <w:t xml:space="preserve">支 </w:t>
                        </w:r>
                        <w:r>
                          <w:rPr>
                            <w:rFonts w:ascii="Tahoma" w:eastAsia="Tahoma"/>
                            <w:color w:val="FFE8EC"/>
                            <w:w w:val="105"/>
                            <w:sz w:val="19"/>
                          </w:rPr>
                          <w:t>API</w:t>
                        </w:r>
                        <w:r>
                          <w:rPr>
                            <w:rFonts w:ascii="Tahoma" w:eastAsia="Tahoma"/>
                            <w:color w:val="FFE8EC"/>
                            <w:spacing w:val="30"/>
                            <w:w w:val="10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w w:val="105"/>
                            <w:sz w:val="18"/>
                          </w:rPr>
                          <w:t>實作（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w w:val="105"/>
                            <w:sz w:val="18"/>
                          </w:rPr>
                          <w:t>依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w w:val="10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ahoma"/>
                            <w:color w:val="FFE8EC"/>
                            <w:w w:val="105"/>
                            <w:sz w:val="19"/>
                          </w:rPr>
                          <w:t>O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pen</w:t>
                        </w:r>
                        <w:r>
                          <w:rPr>
                            <w:rFonts w:ascii="Tahoma" w:eastAsia="Tahoma"/>
                            <w:color w:val="FFE8EC"/>
                            <w:w w:val="105"/>
                            <w:sz w:val="19"/>
                          </w:rPr>
                          <w:t>API</w:t>
                        </w:r>
                        <w:proofErr w:type="spellEnd"/>
                        <w:r>
                          <w:rPr>
                            <w:rFonts w:ascii="Tahoma" w:eastAsia="Tahoma"/>
                            <w:color w:val="FFE8EC"/>
                            <w:spacing w:val="29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FFE8EC"/>
                            <w:w w:val="105"/>
                            <w:sz w:val="20"/>
                          </w:rPr>
                          <w:t>spe</w:t>
                        </w:r>
                        <w:r>
                          <w:rPr>
                            <w:rFonts w:ascii="Tahoma" w:eastAsia="Tahoma"/>
                            <w:color w:val="FFE8EC"/>
                            <w:w w:val="105"/>
                            <w:sz w:val="19"/>
                          </w:rPr>
                          <w:t>c</w:t>
                        </w:r>
                        <w:r>
                          <w:rPr>
                            <w:rFonts w:ascii="Tahoma" w:eastAsia="Tahoma"/>
                            <w:color w:val="FFE8EC"/>
                            <w:spacing w:val="30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2"/>
                            <w:w w:val="105"/>
                          </w:rPr>
                          <w:t>/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erp</w:t>
                        </w:r>
                        <w:proofErr w:type="spellEnd"/>
                        <w:r>
                          <w:rPr>
                            <w:rFonts w:ascii="Verdana" w:eastAsia="Verdana"/>
                            <w:color w:val="FFE8EC"/>
                            <w:spacing w:val="-2"/>
                            <w:w w:val="105"/>
                          </w:rPr>
                          <w:t>/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v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pacing w:val="-2"/>
                            <w:w w:val="105"/>
                            <w:sz w:val="19"/>
                          </w:rPr>
                          <w:t>1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2"/>
                            <w:w w:val="105"/>
                          </w:rPr>
                          <w:t>/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open</w:t>
                        </w:r>
                        <w:r>
                          <w:rPr>
                            <w:rFonts w:ascii="Tahoma" w:eastAsia="Tahoma"/>
                            <w:color w:val="FFE8EC"/>
                            <w:spacing w:val="-2"/>
                            <w:w w:val="105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pi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2"/>
                            <w:w w:val="105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-2"/>
                            <w:w w:val="105"/>
                            <w:sz w:val="20"/>
                          </w:rPr>
                          <w:t>json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w w:val="105"/>
                            <w:sz w:val="18"/>
                          </w:rPr>
                          <w:t>）</w:t>
                        </w:r>
                      </w:p>
                      <w:p w14:paraId="01BC214E" w14:textId="77777777" w:rsidR="006671D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2"/>
                          </w:tabs>
                          <w:spacing w:line="275" w:lineRule="exact"/>
                          <w:ind w:left="542" w:hanging="316"/>
                          <w:rPr>
                            <w:rFonts w:ascii="細明體" w:eastAsia="細明體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5"/>
                            <w:sz w:val="18"/>
                          </w:rPr>
                          <w:t>建大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IT</w:t>
                        </w:r>
                        <w:r>
                          <w:rPr>
                            <w:rFonts w:ascii="Tahoma" w:eastAsia="Tahoma"/>
                            <w:color w:val="FFE8EC"/>
                            <w:spacing w:val="46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2"/>
                            <w:sz w:val="18"/>
                          </w:rPr>
                          <w:t>部署到可存取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URL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</w:rPr>
                          <w:t>，提供給艾創點</w:t>
                        </w:r>
                        <w:proofErr w:type="spellEnd"/>
                      </w:p>
                      <w:p w14:paraId="29566C34" w14:textId="77777777" w:rsidR="006671D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2"/>
                          </w:tabs>
                          <w:spacing w:line="275" w:lineRule="exact"/>
                          <w:ind w:left="542" w:hanging="316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proofErr w:type="gramStart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  <w:lang w:eastAsia="zh-TW"/>
                          </w:rPr>
                          <w:t>艾創點</w:t>
                        </w:r>
                        <w:proofErr w:type="gramEnd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  <w:lang w:eastAsia="zh-TW"/>
                          </w:rPr>
                          <w:t>O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  <w:lang w:eastAsia="zh-TW"/>
                          </w:rPr>
                          <w:t>doo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24"/>
                            <w:sz w:val="20"/>
                            <w:lang w:eastAsia="zh-TW"/>
                          </w:rPr>
                          <w:t xml:space="preserve"> 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  <w:lang w:eastAsia="zh-TW"/>
                          </w:rPr>
                          <w:t>後台修改：</w:t>
                        </w:r>
                      </w:p>
                      <w:p w14:paraId="7381D513" w14:textId="77777777" w:rsidR="006671D6" w:rsidRDefault="00000000">
                        <w:pPr>
                          <w:tabs>
                            <w:tab w:val="left" w:pos="5989"/>
                          </w:tabs>
                          <w:spacing w:line="276" w:lineRule="exact"/>
                          <w:ind w:left="543"/>
                          <w:rPr>
                            <w:rFonts w:ascii="Arial Rounded MT Bold" w:eastAsia="Arial Rounded MT Bold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設定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color w:val="FFE8EC"/>
                            <w:sz w:val="17"/>
                          </w:rPr>
                          <w:t>&gt;</w:t>
                        </w:r>
                        <w:r>
                          <w:rPr>
                            <w:rFonts w:ascii="Arial" w:eastAsia="Arial"/>
                            <w:color w:val="FFE8EC"/>
                            <w:spacing w:val="6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技術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color w:val="FFE8EC"/>
                            <w:sz w:val="17"/>
                          </w:rPr>
                          <w:t>&gt;</w:t>
                        </w:r>
                        <w:r>
                          <w:rPr>
                            <w:rFonts w:ascii="Arial" w:eastAsia="Arial"/>
                            <w:color w:val="FFE8EC"/>
                            <w:spacing w:val="69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z w:val="18"/>
                          </w:rPr>
                          <w:t>系統參數</w:t>
                        </w:r>
                        <w:proofErr w:type="spellEnd"/>
                        <w:r>
                          <w:rPr>
                            <w:rFonts w:ascii="細明體" w:eastAsia="細明體"/>
                            <w:color w:val="FFE8E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color w:val="FFE8EC"/>
                            <w:sz w:val="17"/>
                          </w:rPr>
                          <w:t>&gt;</w:t>
                        </w:r>
                        <w:r>
                          <w:rPr>
                            <w:rFonts w:ascii="Arial" w:eastAsia="Arial"/>
                            <w:color w:val="FFE8EC"/>
                            <w:spacing w:val="6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kend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.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erp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_</w:t>
                        </w:r>
                        <w:r>
                          <w:rPr>
                            <w:rFonts w:ascii="Tahoma" w:eastAsia="Tahoma"/>
                            <w:color w:val="FFE8EC"/>
                            <w:sz w:val="19"/>
                          </w:rPr>
                          <w:t>ba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se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>_</w:t>
                        </w:r>
                        <w:r>
                          <w:rPr>
                            <w:rFonts w:ascii="Trebuchet MS" w:eastAsia="Trebuchet MS"/>
                            <w:color w:val="FFE8EC"/>
                            <w:sz w:val="20"/>
                          </w:rPr>
                          <w:t>url</w:t>
                        </w:r>
                        <w:proofErr w:type="spellEnd"/>
                        <w:r>
                          <w:rPr>
                            <w:rFonts w:ascii="Trebuchet MS" w:eastAsia="Trebuchet MS"/>
                            <w:color w:val="FFE8EC"/>
                            <w:spacing w:val="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color w:val="FFE8EC"/>
                            <w:sz w:val="17"/>
                          </w:rPr>
                          <w:t>=</w:t>
                        </w:r>
                        <w:r>
                          <w:rPr>
                            <w:rFonts w:ascii="Arial" w:eastAsia="Arial"/>
                            <w:color w:val="FFE8EC"/>
                            <w:spacing w:val="6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-2"/>
                            <w:sz w:val="20"/>
                          </w:rPr>
                          <w:t>https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2"/>
                          </w:rPr>
                          <w:t>:</w:t>
                        </w:r>
                        <w:r>
                          <w:rPr>
                            <w:rFonts w:ascii="Verdana" w:eastAsia="Verdana"/>
                            <w:color w:val="FFE8EC"/>
                          </w:rPr>
                          <w:tab/>
                        </w:r>
                        <w:r>
                          <w:rPr>
                            <w:rFonts w:ascii="Arial" w:eastAsia="Arial"/>
                            <w:color w:val="FFE8EC"/>
                            <w:spacing w:val="-2"/>
                            <w:sz w:val="17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</w:rPr>
                          <w:t>建大</w:t>
                        </w:r>
                        <w:r>
                          <w:rPr>
                            <w:rFonts w:ascii="Tahoma" w:eastAsia="Tahoma"/>
                            <w:color w:val="FFE8EC"/>
                            <w:spacing w:val="-2"/>
                            <w:sz w:val="19"/>
                          </w:rPr>
                          <w:t>ERP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2"/>
                            <w:sz w:val="18"/>
                          </w:rPr>
                          <w:t>位址</w:t>
                        </w:r>
                        <w:proofErr w:type="spellEnd"/>
                        <w:r>
                          <w:rPr>
                            <w:rFonts w:ascii="Arial" w:eastAsia="Arial"/>
                            <w:color w:val="FFE8EC"/>
                            <w:spacing w:val="-2"/>
                            <w:sz w:val="17"/>
                          </w:rPr>
                          <w:t>&gt;</w:t>
                        </w:r>
                        <w:r>
                          <w:rPr>
                            <w:rFonts w:ascii="Verdana" w:eastAsia="Verdana"/>
                            <w:color w:val="FFE8EC"/>
                            <w:spacing w:val="-2"/>
                          </w:rPr>
                          <w:t>/</w:t>
                        </w:r>
                        <w:proofErr w:type="spellStart"/>
                        <w:r>
                          <w:rPr>
                            <w:rFonts w:ascii="Trebuchet MS" w:eastAsia="Trebuchet MS"/>
                            <w:color w:val="FFE8EC"/>
                            <w:spacing w:val="-2"/>
                            <w:sz w:val="20"/>
                          </w:rPr>
                          <w:t>erp</w:t>
                        </w:r>
                        <w:proofErr w:type="spellEnd"/>
                        <w:r>
                          <w:rPr>
                            <w:rFonts w:ascii="Verdana" w:eastAsia="Verdana"/>
                            <w:color w:val="FFE8EC"/>
                            <w:spacing w:val="-2"/>
                          </w:rPr>
                          <w:t>/</w:t>
                        </w:r>
                        <w:r>
                          <w:rPr>
                            <w:rFonts w:ascii="Trebuchet MS" w:eastAsia="Trebuchet MS"/>
                            <w:color w:val="FFE8EC"/>
                            <w:spacing w:val="-2"/>
                            <w:sz w:val="20"/>
                          </w:rPr>
                          <w:t>v</w:t>
                        </w:r>
                        <w:r>
                          <w:rPr>
                            <w:rFonts w:ascii="Arial Rounded MT Bold" w:eastAsia="Arial Rounded MT Bold"/>
                            <w:color w:val="FFE8EC"/>
                            <w:spacing w:val="-2"/>
                            <w:sz w:val="19"/>
                          </w:rPr>
                          <w:t>1</w:t>
                        </w:r>
                      </w:p>
                      <w:p w14:paraId="56D824B6" w14:textId="77777777" w:rsidR="006671D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2"/>
                          </w:tabs>
                          <w:spacing w:line="275" w:lineRule="exact"/>
                          <w:ind w:left="542" w:hanging="316"/>
                          <w:rPr>
                            <w:rFonts w:ascii="細明體" w:eastAsia="細明體"/>
                            <w:sz w:val="18"/>
                            <w:lang w:eastAsia="zh-TW"/>
                          </w:rPr>
                        </w:pPr>
                        <w:r>
                          <w:rPr>
                            <w:rFonts w:ascii="細明體" w:eastAsia="細明體"/>
                            <w:color w:val="FFE8EC"/>
                            <w:sz w:val="18"/>
                            <w:lang w:eastAsia="zh-TW"/>
                          </w:rPr>
                          <w:t>執行整合測試（使用正式</w:t>
                        </w:r>
                        <w:r>
                          <w:rPr>
                            <w:rFonts w:ascii="Verdana" w:eastAsia="Verdana"/>
                            <w:color w:val="FFE8EC"/>
                            <w:lang w:eastAsia="zh-TW"/>
                          </w:rPr>
                          <w:t>/</w:t>
                        </w:r>
                        <w:r>
                          <w:rPr>
                            <w:rFonts w:ascii="細明體" w:eastAsia="細明體"/>
                            <w:color w:val="FFE8EC"/>
                            <w:sz w:val="18"/>
                            <w:lang w:eastAsia="zh-TW"/>
                          </w:rPr>
                          <w:t>測試客戶資料</w:t>
                        </w:r>
                        <w:r>
                          <w:rPr>
                            <w:rFonts w:ascii="細明體" w:eastAsia="細明體"/>
                            <w:color w:val="FFE8EC"/>
                            <w:spacing w:val="-10"/>
                            <w:sz w:val="18"/>
                            <w:lang w:eastAsia="zh-TW"/>
                          </w:rPr>
                          <w:t>）</w:t>
                        </w:r>
                      </w:p>
                      <w:p w14:paraId="3D054471" w14:textId="77777777" w:rsidR="006671D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2"/>
                          </w:tabs>
                          <w:spacing w:line="275" w:lineRule="exact"/>
                          <w:ind w:left="542" w:hanging="316"/>
                          <w:rPr>
                            <w:rFonts w:ascii="Trebuchet MS" w:eastAsia="Trebuchet MS" w:hAnsi="Trebuchet MS"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細明體" w:eastAsia="細明體" w:hAnsi="細明體"/>
                            <w:color w:val="FFE8EC"/>
                            <w:spacing w:val="2"/>
                            <w:sz w:val="18"/>
                          </w:rPr>
                          <w:t>確認</w:t>
                        </w:r>
                        <w:proofErr w:type="spellEnd"/>
                        <w:r>
                          <w:rPr>
                            <w:rFonts w:ascii="細明體" w:eastAsia="細明體" w:hAnsi="細明體"/>
                            <w:color w:val="FFE8EC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z w:val="19"/>
                          </w:rPr>
                          <w:t>6</w:t>
                        </w:r>
                        <w:r>
                          <w:rPr>
                            <w:rFonts w:ascii="Arial Rounded MT Bold" w:eastAsia="Arial Rounded MT Bold" w:hAnsi="Arial Rounded MT Bold"/>
                            <w:color w:val="FFE8EC"/>
                            <w:spacing w:val="4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細明體" w:eastAsia="細明體" w:hAnsi="細明體"/>
                            <w:color w:val="FFE8EC"/>
                            <w:spacing w:val="3"/>
                            <w:sz w:val="18"/>
                          </w:rPr>
                          <w:t xml:space="preserve">支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</w:rPr>
                          <w:t>API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38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細明體" w:eastAsia="細明體" w:hAnsi="細明體"/>
                            <w:color w:val="FFE8EC"/>
                            <w:spacing w:val="1"/>
                            <w:sz w:val="18"/>
                          </w:rPr>
                          <w:t>全部通過</w:t>
                        </w:r>
                        <w:proofErr w:type="spellEnd"/>
                        <w:r>
                          <w:rPr>
                            <w:rFonts w:ascii="細明體" w:eastAsia="細明體" w:hAnsi="細明體"/>
                            <w:color w:val="FFE8EC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/>
                            <w:color w:val="FFE8EC"/>
                            <w:spacing w:val="24"/>
                            <w:sz w:val="17"/>
                          </w:rPr>
                          <w:t xml:space="preserve">→ </w:t>
                        </w:r>
                        <w:proofErr w:type="spellStart"/>
                        <w:r>
                          <w:rPr>
                            <w:rFonts w:ascii="細明體" w:eastAsia="細明體" w:hAnsi="細明體"/>
                            <w:color w:val="FFE8EC"/>
                            <w:spacing w:val="2"/>
                            <w:sz w:val="18"/>
                          </w:rPr>
                          <w:t>停用</w:t>
                        </w:r>
                        <w:proofErr w:type="spellEnd"/>
                        <w:r>
                          <w:rPr>
                            <w:rFonts w:ascii="細明體" w:eastAsia="細明體" w:hAnsi="細明體"/>
                            <w:color w:val="FFE8EC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</w:rPr>
                          <w:t>M</w:t>
                        </w:r>
                        <w:r>
                          <w:rPr>
                            <w:rFonts w:ascii="Trebuchet MS" w:eastAsia="Trebuchet MS" w:hAnsi="Trebuchet MS"/>
                            <w:color w:val="FFE8EC"/>
                            <w:sz w:val="20"/>
                          </w:rPr>
                          <w:t>o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 w:hAnsi="Trebuchet MS"/>
                            <w:color w:val="FFE8EC"/>
                            <w:sz w:val="20"/>
                          </w:rPr>
                          <w:t>k</w:t>
                        </w:r>
                        <w:r>
                          <w:rPr>
                            <w:rFonts w:ascii="Trebuchet MS" w:eastAsia="Trebuchet MS" w:hAnsi="Trebuchet MS"/>
                            <w:color w:val="FFE8EC"/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z w:val="19"/>
                          </w:rPr>
                          <w:t>ERP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37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eastAsia="Trebuchet MS" w:hAnsi="Trebuchet MS"/>
                            <w:color w:val="FFE8EC"/>
                            <w:sz w:val="20"/>
                          </w:rPr>
                          <w:t>systemd</w:t>
                        </w:r>
                        <w:proofErr w:type="spellEnd"/>
                        <w:r>
                          <w:rPr>
                            <w:rFonts w:ascii="Trebuchet MS" w:eastAsia="Trebuchet MS" w:hAnsi="Trebuchet MS"/>
                            <w:color w:val="FFE8EC"/>
                            <w:spacing w:val="3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 w:eastAsia="Trebuchet MS" w:hAnsi="Trebuchet MS"/>
                            <w:color w:val="FFE8EC"/>
                            <w:spacing w:val="-2"/>
                            <w:sz w:val="20"/>
                          </w:rPr>
                          <w:t>servi</w:t>
                        </w:r>
                        <w:r>
                          <w:rPr>
                            <w:rFonts w:ascii="Tahoma" w:eastAsia="Tahoma" w:hAnsi="Tahoma"/>
                            <w:color w:val="FFE8EC"/>
                            <w:spacing w:val="-2"/>
                            <w:sz w:val="19"/>
                          </w:rPr>
                          <w:t>c</w:t>
                        </w:r>
                        <w:r>
                          <w:rPr>
                            <w:rFonts w:ascii="Trebuchet MS" w:eastAsia="Trebuchet MS" w:hAnsi="Trebuchet MS"/>
                            <w:color w:val="FFE8EC"/>
                            <w:spacing w:val="-2"/>
                            <w:sz w:val="20"/>
                          </w:rPr>
                          <w:t>e</w:t>
                        </w:r>
                      </w:p>
                      <w:p w14:paraId="0E1F733A" w14:textId="77777777" w:rsidR="006671D6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42"/>
                          </w:tabs>
                          <w:spacing w:line="284" w:lineRule="exact"/>
                          <w:ind w:left="542" w:hanging="316"/>
                          <w:rPr>
                            <w:rFonts w:ascii="細明體" w:eastAsia="細明體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細明體" w:eastAsia="細明體"/>
                            <w:color w:val="FFE8EC"/>
                            <w:spacing w:val="-1"/>
                            <w:sz w:val="18"/>
                          </w:rPr>
                          <w:t>上線公告通知各經銷商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A8FBCD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604"/>
        </w:tabs>
        <w:spacing w:before="265"/>
        <w:ind w:left="604" w:hanging="549"/>
        <w:rPr>
          <w:b/>
          <w:sz w:val="24"/>
        </w:rPr>
      </w:pPr>
      <w:r>
        <w:rPr>
          <w:b/>
          <w:color w:val="C70F2E"/>
          <w:sz w:val="24"/>
        </w:rPr>
        <w:t>待辦事項</w:t>
      </w:r>
      <w:r>
        <w:rPr>
          <w:b/>
          <w:color w:val="C70F2E"/>
          <w:spacing w:val="-2"/>
          <w:sz w:val="24"/>
        </w:rPr>
        <w:t>（v3.1）</w:t>
      </w:r>
    </w:p>
    <w:p w14:paraId="0CD0B82D" w14:textId="77777777" w:rsidR="006671D6" w:rsidRDefault="006671D6">
      <w:pPr>
        <w:pStyle w:val="a3"/>
        <w:spacing w:before="18"/>
        <w:rPr>
          <w:b/>
          <w:sz w:val="7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75"/>
        <w:gridCol w:w="2220"/>
        <w:gridCol w:w="6900"/>
      </w:tblGrid>
      <w:tr w:rsidR="006671D6" w14:paraId="434F2A2D" w14:textId="77777777">
        <w:trPr>
          <w:trHeight w:val="562"/>
        </w:trPr>
        <w:tc>
          <w:tcPr>
            <w:tcW w:w="100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E364704" w14:textId="77777777" w:rsidR="006671D6" w:rsidRDefault="00000000">
            <w:pPr>
              <w:pStyle w:val="TableParagraph"/>
              <w:tabs>
                <w:tab w:val="left" w:pos="1131"/>
                <w:tab w:val="left" w:pos="3351"/>
              </w:tabs>
              <w:spacing w:before="117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優先</w:t>
            </w:r>
            <w:r>
              <w:rPr>
                <w:b/>
                <w:color w:val="FFFFFF"/>
                <w:spacing w:val="-10"/>
                <w:sz w:val="18"/>
              </w:rPr>
              <w:t>序</w:t>
            </w:r>
            <w:r>
              <w:rPr>
                <w:b/>
                <w:color w:val="FFFFFF"/>
                <w:sz w:val="18"/>
              </w:rPr>
              <w:tab/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6671D6" w14:paraId="3AEA9C9B" w14:textId="77777777">
        <w:trPr>
          <w:trHeight w:val="523"/>
        </w:trPr>
        <w:tc>
          <w:tcPr>
            <w:tcW w:w="975" w:type="dxa"/>
            <w:tcBorders>
              <w:top w:val="nil"/>
            </w:tcBorders>
          </w:tcPr>
          <w:p w14:paraId="4F11C7AE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  <w:tc>
          <w:tcPr>
            <w:tcW w:w="2220" w:type="dxa"/>
            <w:tcBorders>
              <w:top w:val="nil"/>
            </w:tcBorders>
          </w:tcPr>
          <w:p w14:paraId="7826350D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前台正式認證⽅案</w:t>
            </w:r>
            <w:proofErr w:type="spellEnd"/>
          </w:p>
        </w:tc>
        <w:tc>
          <w:tcPr>
            <w:tcW w:w="6900" w:type="dxa"/>
            <w:tcBorders>
              <w:top w:val="nil"/>
            </w:tcBorders>
          </w:tcPr>
          <w:p w14:paraId="6CCE2191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66976" behindDoc="1" locked="0" layoutInCell="1" allowOverlap="1" wp14:anchorId="713D0FCF" wp14:editId="4E946EA9">
                      <wp:simplePos x="0" y="0"/>
                      <wp:positionH relativeFrom="column">
                        <wp:posOffset>1658540</wp:posOffset>
                      </wp:positionH>
                      <wp:positionV relativeFrom="paragraph">
                        <wp:posOffset>88924</wp:posOffset>
                      </wp:positionV>
                      <wp:extent cx="1372870" cy="161290"/>
                      <wp:effectExtent l="0" t="0" r="0" b="0"/>
                      <wp:wrapNone/>
                      <wp:docPr id="751" name="Group 7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4" y="160734"/>
                                      </a:moveTo>
                                      <a:lnTo>
                                        <a:pt x="16525" y="160734"/>
                                      </a:lnTo>
                                      <a:lnTo>
                                        <a:pt x="14097" y="160246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1356264" y="0"/>
                                      </a:lnTo>
                                      <a:lnTo>
                                        <a:pt x="1372790" y="16525"/>
                                      </a:lnTo>
                                      <a:lnTo>
                                        <a:pt x="1372790" y="144208"/>
                                      </a:lnTo>
                                      <a:lnTo>
                                        <a:pt x="1358693" y="160246"/>
                                      </a:lnTo>
                                      <a:lnTo>
                                        <a:pt x="135626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B6003B" id="Group 751" o:spid="_x0000_s1026" style="position:absolute;margin-left:130.6pt;margin-top:7pt;width:108.1pt;height:12.7pt;z-index:-17749504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">
                      <v:shape id="Graphic 752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" path="m1356264,160734r-1339739,l14097,160246,,144208r,-2524l,16525,16525,,1356264,r16526,16525l1372790,144208r-14097,16038l135626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Token</w:t>
            </w:r>
            <w:r>
              <w:rPr>
                <w:color w:val="201A1B"/>
                <w:spacing w:val="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6"/>
                <w:sz w:val="18"/>
              </w:rPr>
              <w:t>發放</w:t>
            </w:r>
            <w:proofErr w:type="spellEnd"/>
            <w:r>
              <w:rPr>
                <w:color w:val="201A1B"/>
                <w:spacing w:val="6"/>
                <w:sz w:val="18"/>
              </w:rPr>
              <w:t>/</w:t>
            </w:r>
            <w:proofErr w:type="spellStart"/>
            <w:r>
              <w:rPr>
                <w:color w:val="201A1B"/>
                <w:spacing w:val="6"/>
                <w:sz w:val="18"/>
              </w:rPr>
              <w:t>失效機制</w:t>
            </w:r>
            <w:proofErr w:type="spellEnd"/>
            <w:r>
              <w:rPr>
                <w:color w:val="201A1B"/>
                <w:spacing w:val="6"/>
                <w:sz w:val="18"/>
              </w:rPr>
              <w:t xml:space="preserve">；⽬前⽤  </w: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ir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onfig</w:t>
            </w:r>
            <w:r>
              <w:rPr>
                <w:rFonts w:ascii="Verdana" w:eastAsia="Verdana"/>
                <w:color w:val="B8123B"/>
              </w:rPr>
              <w:t>_</w:t>
            </w:r>
            <w:r>
              <w:rPr>
                <w:rFonts w:ascii="Trebuchet MS" w:eastAsia="Trebuchet MS"/>
                <w:color w:val="B8123B"/>
                <w:sz w:val="20"/>
              </w:rPr>
              <w:t>p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r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z w:val="20"/>
              </w:rPr>
              <w:t>meter</w:t>
            </w:r>
            <w:proofErr w:type="spellEnd"/>
            <w:r>
              <w:rPr>
                <w:rFonts w:ascii="Trebuchet MS" w:eastAsia="Trebuchet MS"/>
                <w:color w:val="B8123B"/>
                <w:spacing w:val="28"/>
                <w:sz w:val="20"/>
              </w:rPr>
              <w:t xml:space="preserve">  </w:t>
            </w:r>
            <w:r>
              <w:rPr>
                <w:color w:val="201A1B"/>
                <w:sz w:val="18"/>
              </w:rPr>
              <w:t>demo</w:t>
            </w:r>
            <w:r>
              <w:rPr>
                <w:color w:val="201A1B"/>
                <w:spacing w:val="21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token</w:t>
            </w:r>
          </w:p>
        </w:tc>
      </w:tr>
    </w:tbl>
    <w:p w14:paraId="5586B38F" w14:textId="77777777" w:rsidR="006671D6" w:rsidRDefault="006671D6">
      <w:pPr>
        <w:pStyle w:val="TableParagraph"/>
        <w:rPr>
          <w:sz w:val="18"/>
        </w:rPr>
        <w:sectPr w:rsidR="006671D6">
          <w:pgSz w:w="11910" w:h="16840"/>
          <w:pgMar w:top="1020" w:right="850" w:bottom="1268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"/>
        <w:gridCol w:w="967"/>
        <w:gridCol w:w="8"/>
        <w:gridCol w:w="2212"/>
        <w:gridCol w:w="8"/>
        <w:gridCol w:w="6892"/>
        <w:gridCol w:w="8"/>
      </w:tblGrid>
      <w:tr w:rsidR="006671D6" w14:paraId="34A1FB14" w14:textId="77777777">
        <w:trPr>
          <w:gridAfter w:val="1"/>
          <w:wAfter w:w="8" w:type="dxa"/>
          <w:trHeight w:val="562"/>
        </w:trPr>
        <w:tc>
          <w:tcPr>
            <w:tcW w:w="1009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BA35934" w14:textId="77777777" w:rsidR="006671D6" w:rsidRDefault="00000000">
            <w:pPr>
              <w:pStyle w:val="TableParagraph"/>
              <w:tabs>
                <w:tab w:val="left" w:pos="1131"/>
                <w:tab w:val="left" w:pos="3351"/>
              </w:tabs>
              <w:spacing w:before="115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優先</w:t>
            </w:r>
            <w:r>
              <w:rPr>
                <w:b/>
                <w:color w:val="FFFFFF"/>
                <w:spacing w:val="-10"/>
                <w:sz w:val="18"/>
              </w:rPr>
              <w:t>序</w:t>
            </w:r>
            <w:r>
              <w:rPr>
                <w:b/>
                <w:color w:val="FFFFFF"/>
                <w:sz w:val="18"/>
              </w:rPr>
              <w:tab/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6671D6" w14:paraId="583A9228" w14:textId="77777777">
        <w:trPr>
          <w:gridAfter w:val="1"/>
          <w:wAfter w:w="8" w:type="dxa"/>
          <w:trHeight w:val="521"/>
        </w:trPr>
        <w:tc>
          <w:tcPr>
            <w:tcW w:w="975" w:type="dxa"/>
            <w:gridSpan w:val="2"/>
            <w:tcBorders>
              <w:top w:val="nil"/>
            </w:tcBorders>
            <w:shd w:val="clear" w:color="auto" w:fill="FAF1F2"/>
          </w:tcPr>
          <w:p w14:paraId="452A0A47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  <w:tc>
          <w:tcPr>
            <w:tcW w:w="2220" w:type="dxa"/>
            <w:gridSpan w:val="2"/>
            <w:tcBorders>
              <w:top w:val="nil"/>
            </w:tcBorders>
            <w:shd w:val="clear" w:color="auto" w:fill="FAF1F2"/>
          </w:tcPr>
          <w:p w14:paraId="78D921BA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ERP retry</w:t>
            </w:r>
            <w:r>
              <w:rPr>
                <w:color w:val="201A1B"/>
                <w:spacing w:val="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cron</w:t>
            </w:r>
            <w:proofErr w:type="spellEnd"/>
          </w:p>
        </w:tc>
        <w:tc>
          <w:tcPr>
            <w:tcW w:w="6900" w:type="dxa"/>
            <w:gridSpan w:val="2"/>
            <w:tcBorders>
              <w:top w:val="nil"/>
            </w:tcBorders>
          </w:tcPr>
          <w:p w14:paraId="3CEFD7E7" w14:textId="77777777" w:rsidR="006671D6" w:rsidRDefault="00000000">
            <w:pPr>
              <w:pStyle w:val="TableParagraph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68000" behindDoc="1" locked="0" layoutInCell="1" allowOverlap="1" wp14:anchorId="2F6629FA" wp14:editId="7D653A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-5134</wp:posOffset>
                      </wp:positionV>
                      <wp:extent cx="4381500" cy="340995"/>
                      <wp:effectExtent l="0" t="0" r="0" b="0"/>
                      <wp:wrapNone/>
                      <wp:docPr id="753" name="Group 7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81500" cy="340995"/>
                                <a:chOff x="0" y="0"/>
                                <a:chExt cx="4381500" cy="340995"/>
                              </a:xfrm>
                            </wpg:grpSpPr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0" y="0"/>
                                  <a:ext cx="438150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0" h="340995">
                                      <a:moveTo>
                                        <a:pt x="438150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381500" y="0"/>
                                      </a:lnTo>
                                      <a:lnTo>
                                        <a:pt x="438150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5" name="Graphic 755"/>
                              <wps:cNvSpPr/>
                              <wps:spPr>
                                <a:xfrm>
                                  <a:off x="95250" y="92868"/>
                                  <a:ext cx="5695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595" h="161925">
                                      <a:moveTo>
                                        <a:pt x="55259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552592" y="0"/>
                                      </a:lnTo>
                                      <a:lnTo>
                                        <a:pt x="569118" y="16523"/>
                                      </a:lnTo>
                                      <a:lnTo>
                                        <a:pt x="569118" y="145399"/>
                                      </a:lnTo>
                                      <a:lnTo>
                                        <a:pt x="555021" y="161436"/>
                                      </a:lnTo>
                                      <a:lnTo>
                                        <a:pt x="55259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A5A1F5" id="Group 753" o:spid="_x0000_s1026" style="position:absolute;margin-left:0;margin-top:-.4pt;width:345pt;height:26.85pt;z-index:-17748480;mso-wrap-distance-left:0;mso-wrap-distance-right:0" coordsize="43815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">
                      <v:shape id="Graphic 754" o:spid="_x0000_s1027" style="position:absolute;width:43815;height:3409;visibility:visible;mso-wrap-style:square;v-text-anchor:top" coordsize="438150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" path="m4381500,340518l,340518,,,4381500,r,340518xe" fillcolor="#faf1f2" stroked="f">
                        <v:path arrowok="t"/>
                      </v:shape>
                      <v:shape id="Graphic 755" o:spid="_x0000_s1028" style="position:absolute;left:952;top:928;width:5696;height:1619;visibility:visible;mso-wrap-style:square;v-text-anchor:top" coordsize="5695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" path="m552592,161925r-536067,l14097,161436,,145399r,-2524l,16523,16525,,552592,r16526,16523l569118,145399r-14097,16037l552592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rebuchet MS" w:eastAsia="Trebuchet MS"/>
                <w:color w:val="B8123B"/>
                <w:sz w:val="20"/>
              </w:rPr>
              <w:t>ir</w:t>
            </w:r>
            <w:r>
              <w:rPr>
                <w:rFonts w:ascii="Verdana" w:eastAsia="Verdana"/>
                <w:color w:val="B8123B"/>
              </w:rPr>
              <w:t>.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ron</w:t>
            </w:r>
            <w:proofErr w:type="spellEnd"/>
            <w:r>
              <w:rPr>
                <w:rFonts w:ascii="Trebuchet MS" w:eastAsia="Trebuchet MS"/>
                <w:color w:val="B8123B"/>
                <w:spacing w:val="26"/>
                <w:sz w:val="20"/>
              </w:rPr>
              <w:t xml:space="preserve">  </w:t>
            </w:r>
            <w:proofErr w:type="spellStart"/>
            <w:r>
              <w:rPr>
                <w:color w:val="201A1B"/>
                <w:spacing w:val="3"/>
                <w:sz w:val="18"/>
              </w:rPr>
              <w:t>驅動⾃動</w:t>
            </w:r>
            <w:proofErr w:type="spellEnd"/>
            <w:r>
              <w:rPr>
                <w:color w:val="201A1B"/>
                <w:spacing w:val="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retry</w:t>
            </w:r>
            <w:r>
              <w:rPr>
                <w:color w:val="201A1B"/>
                <w:spacing w:val="7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7"/>
                <w:sz w:val="18"/>
              </w:rPr>
              <w:t>失敗的</w:t>
            </w:r>
            <w:proofErr w:type="spellEnd"/>
            <w:r>
              <w:rPr>
                <w:color w:val="201A1B"/>
                <w:spacing w:val="7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18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2"/>
                <w:sz w:val="18"/>
              </w:rPr>
              <w:t>呼叫</w:t>
            </w:r>
            <w:proofErr w:type="spellEnd"/>
          </w:p>
        </w:tc>
      </w:tr>
      <w:tr w:rsidR="006671D6" w14:paraId="6D6B7220" w14:textId="77777777">
        <w:trPr>
          <w:gridAfter w:val="1"/>
          <w:wAfter w:w="8" w:type="dxa"/>
          <w:trHeight w:val="521"/>
        </w:trPr>
        <w:tc>
          <w:tcPr>
            <w:tcW w:w="975" w:type="dxa"/>
            <w:gridSpan w:val="2"/>
          </w:tcPr>
          <w:p w14:paraId="5A05EF2F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  <w:tc>
          <w:tcPr>
            <w:tcW w:w="2220" w:type="dxa"/>
            <w:gridSpan w:val="2"/>
          </w:tcPr>
          <w:p w14:paraId="30B5B212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Mock ERP </w:t>
            </w:r>
            <w:proofErr w:type="spellStart"/>
            <w:r>
              <w:rPr>
                <w:color w:val="201A1B"/>
                <w:sz w:val="18"/>
              </w:rPr>
              <w:t>公開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URL</w:t>
            </w:r>
          </w:p>
        </w:tc>
        <w:tc>
          <w:tcPr>
            <w:tcW w:w="6900" w:type="dxa"/>
            <w:gridSpan w:val="2"/>
          </w:tcPr>
          <w:p w14:paraId="457D27C4" w14:textId="77777777" w:rsidR="006671D6" w:rsidRDefault="00000000">
            <w:pPr>
              <w:pStyle w:val="TableParagraph"/>
              <w:rPr>
                <w:rFonts w:ascii="Trebuchet MS" w:eastAsia="Trebuchet MS"/>
                <w:sz w:val="20"/>
              </w:rPr>
            </w:pPr>
            <w:r>
              <w:rPr>
                <w:rFonts w:ascii="Trebuchet MS" w:eastAsia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68512" behindDoc="1" locked="0" layoutInCell="1" allowOverlap="1" wp14:anchorId="2F8EBD25" wp14:editId="11FAFE19">
                      <wp:simplePos x="0" y="0"/>
                      <wp:positionH relativeFrom="column">
                        <wp:posOffset>1675209</wp:posOffset>
                      </wp:positionH>
                      <wp:positionV relativeFrom="paragraph">
                        <wp:posOffset>87733</wp:posOffset>
                      </wp:positionV>
                      <wp:extent cx="436245" cy="161925"/>
                      <wp:effectExtent l="0" t="0" r="0" b="0"/>
                      <wp:wrapNone/>
                      <wp:docPr id="756" name="Group 7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245" cy="161925"/>
                                <a:chOff x="0" y="0"/>
                                <a:chExt cx="436245" cy="161925"/>
                              </a:xfrm>
                            </wpg:grpSpPr>
                            <wps:wsp>
                              <wps:cNvPr id="757" name="Graphic 757"/>
                              <wps:cNvSpPr/>
                              <wps:spPr>
                                <a:xfrm>
                                  <a:off x="0" y="0"/>
                                  <a:ext cx="4362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245" h="161925">
                                      <a:moveTo>
                                        <a:pt x="419242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419242" y="0"/>
                                      </a:lnTo>
                                      <a:lnTo>
                                        <a:pt x="435768" y="16525"/>
                                      </a:lnTo>
                                      <a:lnTo>
                                        <a:pt x="435768" y="145399"/>
                                      </a:lnTo>
                                      <a:lnTo>
                                        <a:pt x="421671" y="161436"/>
                                      </a:lnTo>
                                      <a:lnTo>
                                        <a:pt x="41924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5E6F9A" id="Group 756" o:spid="_x0000_s1026" style="position:absolute;margin-left:131.9pt;margin-top:6.9pt;width:34.35pt;height:12.75pt;z-index:-17747968;mso-wrap-distance-left:0;mso-wrap-distance-right:0" coordsize="43624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">
                      <v:shape id="Graphic 757" o:spid="_x0000_s1027" style="position:absolute;width:436245;height:161925;visibility:visible;mso-wrap-style:square;v-text-anchor:top" coordsize="43624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" path="m419242,161925r-402717,l14097,161436,,145399r,-2524l,16525,16525,,419242,r16526,16525l435768,145399r-14097,16037l419242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 w:eastAsia="Trebuchet MS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69024" behindDoc="1" locked="0" layoutInCell="1" allowOverlap="1" wp14:anchorId="64F2CDC3" wp14:editId="51CC9305">
                      <wp:simplePos x="0" y="0"/>
                      <wp:positionH relativeFrom="column">
                        <wp:posOffset>2251471</wp:posOffset>
                      </wp:positionH>
                      <wp:positionV relativeFrom="paragraph">
                        <wp:posOffset>87733</wp:posOffset>
                      </wp:positionV>
                      <wp:extent cx="904875" cy="161925"/>
                      <wp:effectExtent l="0" t="0" r="0" b="0"/>
                      <wp:wrapNone/>
                      <wp:docPr id="758" name="Group 7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161925"/>
                                <a:chOff x="0" y="0"/>
                                <a:chExt cx="904875" cy="161925"/>
                              </a:xfrm>
                            </wpg:grpSpPr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0" y="0"/>
                                  <a:ext cx="9048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875" h="161925">
                                      <a:moveTo>
                                        <a:pt x="888349" y="161925"/>
                                      </a:moveTo>
                                      <a:lnTo>
                                        <a:pt x="16525" y="161925"/>
                                      </a:lnTo>
                                      <a:lnTo>
                                        <a:pt x="14097" y="161436"/>
                                      </a:lnTo>
                                      <a:lnTo>
                                        <a:pt x="0" y="145399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16525"/>
                                      </a:lnTo>
                                      <a:lnTo>
                                        <a:pt x="16525" y="0"/>
                                      </a:lnTo>
                                      <a:lnTo>
                                        <a:pt x="888349" y="0"/>
                                      </a:lnTo>
                                      <a:lnTo>
                                        <a:pt x="904875" y="16525"/>
                                      </a:lnTo>
                                      <a:lnTo>
                                        <a:pt x="904875" y="145399"/>
                                      </a:lnTo>
                                      <a:lnTo>
                                        <a:pt x="890777" y="161436"/>
                                      </a:lnTo>
                                      <a:lnTo>
                                        <a:pt x="88834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EF4F7" id="Group 758" o:spid="_x0000_s1026" style="position:absolute;margin-left:177.3pt;margin-top:6.9pt;width:71.25pt;height:12.75pt;z-index:-17747456;mso-wrap-distance-left:0;mso-wrap-distance-right:0" coordsize="904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">
                      <v:shape id="Graphic 759" o:spid="_x0000_s1027" style="position:absolute;width:9048;height:1619;visibility:visible;mso-wrap-style:square;v-text-anchor:top" coordsize="9048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" path="m888349,161925r-871824,l14097,161436,,145399r,-2524l,16525,16525,,888349,r16526,16525l904875,145399r-14098,16037l888349,161925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z w:val="18"/>
              </w:rPr>
              <w:t>提供建</w:t>
            </w:r>
            <w:proofErr w:type="spellEnd"/>
            <w:r>
              <w:rPr>
                <w:color w:val="201A1B"/>
                <w:sz w:val="18"/>
              </w:rPr>
              <w:t xml:space="preserve">⼤ IT </w:t>
            </w:r>
            <w:proofErr w:type="spellStart"/>
            <w:r>
              <w:rPr>
                <w:color w:val="201A1B"/>
                <w:sz w:val="18"/>
              </w:rPr>
              <w:t>可存取的</w:t>
            </w:r>
            <w:proofErr w:type="spellEnd"/>
            <w:r>
              <w:rPr>
                <w:color w:val="201A1B"/>
                <w:sz w:val="18"/>
              </w:rPr>
              <w:t xml:space="preserve"> swagger</w:t>
            </w:r>
            <w:r>
              <w:rPr>
                <w:color w:val="201A1B"/>
                <w:spacing w:val="65"/>
                <w:w w:val="150"/>
                <w:sz w:val="18"/>
              </w:rPr>
              <w:t xml:space="preserve"> </w:t>
            </w:r>
            <w:r>
              <w:rPr>
                <w:rFonts w:ascii="Verdana" w:eastAsia="Verdana"/>
                <w:color w:val="B8123B"/>
              </w:rPr>
              <w:t>/</w:t>
            </w:r>
            <w:r>
              <w:rPr>
                <w:rFonts w:ascii="Trebuchet MS" w:eastAsia="Trebuchet MS"/>
                <w:color w:val="B8123B"/>
                <w:sz w:val="20"/>
              </w:rPr>
              <w:t>do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Trebuchet MS" w:eastAsia="Trebuchet MS"/>
                <w:color w:val="B8123B"/>
                <w:sz w:val="20"/>
              </w:rPr>
              <w:t>s</w:t>
            </w:r>
            <w:r>
              <w:rPr>
                <w:rFonts w:ascii="Trebuchet MS" w:eastAsia="Trebuchet MS"/>
                <w:color w:val="B8123B"/>
                <w:spacing w:val="73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+</w:t>
            </w:r>
            <w:r>
              <w:rPr>
                <w:color w:val="201A1B"/>
                <w:spacing w:val="65"/>
                <w:w w:val="150"/>
                <w:sz w:val="18"/>
              </w:rPr>
              <w:t xml:space="preserve"> </w:t>
            </w:r>
            <w:proofErr w:type="spellStart"/>
            <w:r>
              <w:rPr>
                <w:rFonts w:ascii="Trebuchet MS" w:eastAsia="Trebuchet MS"/>
                <w:color w:val="B8123B"/>
                <w:spacing w:val="-2"/>
                <w:sz w:val="20"/>
              </w:rPr>
              <w:t>open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a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pi</w:t>
            </w:r>
            <w:r>
              <w:rPr>
                <w:rFonts w:ascii="Verdana" w:eastAsia="Verdana"/>
                <w:color w:val="B8123B"/>
                <w:spacing w:val="-2"/>
              </w:rPr>
              <w:t>.</w:t>
            </w:r>
            <w:r>
              <w:rPr>
                <w:rFonts w:ascii="Trebuchet MS" w:eastAsia="Trebuchet MS"/>
                <w:color w:val="B8123B"/>
                <w:spacing w:val="-2"/>
                <w:sz w:val="20"/>
              </w:rPr>
              <w:t>json</w:t>
            </w:r>
            <w:proofErr w:type="spellEnd"/>
          </w:p>
        </w:tc>
      </w:tr>
      <w:tr w:rsidR="006671D6" w14:paraId="73CC65D4" w14:textId="77777777">
        <w:trPr>
          <w:gridAfter w:val="1"/>
          <w:wAfter w:w="8" w:type="dxa"/>
          <w:trHeight w:val="510"/>
        </w:trPr>
        <w:tc>
          <w:tcPr>
            <w:tcW w:w="975" w:type="dxa"/>
            <w:gridSpan w:val="2"/>
            <w:shd w:val="clear" w:color="auto" w:fill="FAF1F2"/>
          </w:tcPr>
          <w:p w14:paraId="4E06335B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  <w:tc>
          <w:tcPr>
            <w:tcW w:w="2220" w:type="dxa"/>
            <w:gridSpan w:val="2"/>
            <w:shd w:val="clear" w:color="auto" w:fill="FAF1F2"/>
          </w:tcPr>
          <w:p w14:paraId="5EECFC1A" w14:textId="77777777" w:rsidR="006671D6" w:rsidRDefault="00000000">
            <w:pPr>
              <w:pStyle w:val="TableParagraph"/>
              <w:rPr>
                <w:sz w:val="18"/>
                <w:lang w:eastAsia="zh-TW"/>
              </w:rPr>
            </w:pPr>
            <w:del w:id="1045" w:author="盧晏臻Jenny" w:date="2026-06-24T16:30:00Z" w16du:dateUtc="2026-06-24T08:30:00Z">
              <w:r>
                <w:rPr>
                  <w:color w:val="201A1B"/>
                  <w:spacing w:val="-2"/>
                  <w:sz w:val="18"/>
                  <w:lang w:eastAsia="zh-TW"/>
                </w:rPr>
                <w:delText>報價拆分三層</w:delText>
              </w:r>
            </w:del>
            <w:ins w:id="1046" w:author="盧晏臻Jenny" w:date="2026-06-24T16:30:00Z" w16du:dateUtc="2026-06-24T08:30:00Z">
              <w:r>
                <w:rPr>
                  <w:color w:val="201A1B"/>
                  <w:spacing w:val="-2"/>
                  <w:sz w:val="18"/>
                  <w:lang w:eastAsia="zh-TW"/>
                </w:rPr>
                <w:t>V4 多公司別全球語系架構預留</w:t>
              </w:r>
            </w:ins>
          </w:p>
        </w:tc>
        <w:tc>
          <w:tcPr>
            <w:tcW w:w="6900" w:type="dxa"/>
            <w:gridSpan w:val="2"/>
            <w:shd w:val="clear" w:color="auto" w:fill="FAF1F2"/>
          </w:tcPr>
          <w:p w14:paraId="44906DAD" w14:textId="77777777" w:rsidR="006671D6" w:rsidRDefault="00000000">
            <w:pPr>
              <w:pStyle w:val="TableParagraph"/>
              <w:rPr>
                <w:sz w:val="18"/>
                <w:lang w:eastAsia="zh-TW"/>
              </w:rPr>
            </w:pPr>
            <w:del w:id="1047" w:author="盧晏臻Jenny" w:date="2026-06-24T16:30:00Z" w16du:dateUtc="2026-06-24T08:30:00Z">
              <w:r>
                <w:rPr>
                  <w:color w:val="201A1B"/>
                  <w:sz w:val="18"/>
                  <w:lang w:eastAsia="zh-TW"/>
                </w:rPr>
                <w:delText>標準/呆貨/販促 三套報價顯⽰邏輯（5/14 規格待確認</w:delText>
              </w:r>
              <w:r>
                <w:rPr>
                  <w:color w:val="201A1B"/>
                  <w:spacing w:val="-10"/>
                  <w:sz w:val="18"/>
                  <w:lang w:eastAsia="zh-TW"/>
                </w:rPr>
                <w:delText>）</w:delText>
              </w:r>
            </w:del>
            <w:ins w:id="1048" w:author="盧晏臻Jenny" w:date="2026-06-24T16:30:00Z" w16du:dateUtc="2026-06-24T08:30:00Z">
              <w:r>
                <w:rPr>
                  <w:color w:val="201A1B"/>
                  <w:sz w:val="18"/>
                  <w:lang w:eastAsia="zh-TW"/>
                </w:rPr>
                <w:t>現行</w:t>
              </w:r>
              <w:proofErr w:type="gramStart"/>
              <w:r>
                <w:rPr>
                  <w:color w:val="201A1B"/>
                  <w:sz w:val="18"/>
                  <w:lang w:eastAsia="zh-TW"/>
                </w:rPr>
                <w:t>規劃需預留</w:t>
              </w:r>
              <w:proofErr w:type="gramEnd"/>
              <w:r>
                <w:rPr>
                  <w:color w:val="201A1B"/>
                  <w:sz w:val="18"/>
                  <w:lang w:eastAsia="zh-TW"/>
                </w:rPr>
                <w:t>多公司別、全球語系與介面切換彈性。</w:t>
              </w:r>
              <w:r>
                <w:rPr>
                  <w:lang w:eastAsia="zh-TW"/>
                </w:rPr>
                <w:br/>
              </w:r>
              <w:r>
                <w:rPr>
                  <w:b/>
                  <w:highlight w:val="yellow"/>
                  <w:lang w:eastAsia="zh-TW"/>
                </w:rPr>
                <w:t>【待確認／會議討論】需確認此項僅為架構預留，</w:t>
              </w:r>
              <w:proofErr w:type="gramStart"/>
              <w:r>
                <w:rPr>
                  <w:b/>
                  <w:highlight w:val="yellow"/>
                  <w:lang w:eastAsia="zh-TW"/>
                </w:rPr>
                <w:t>或需本期</w:t>
              </w:r>
              <w:proofErr w:type="gramEnd"/>
              <w:r>
                <w:rPr>
                  <w:b/>
                  <w:highlight w:val="yellow"/>
                  <w:lang w:eastAsia="zh-TW"/>
                </w:rPr>
                <w:t>實作；</w:t>
              </w:r>
              <w:proofErr w:type="gramStart"/>
              <w:r>
                <w:rPr>
                  <w:b/>
                  <w:highlight w:val="yellow"/>
                  <w:lang w:eastAsia="zh-TW"/>
                </w:rPr>
                <w:t>若需實作</w:t>
              </w:r>
              <w:proofErr w:type="gramEnd"/>
              <w:r>
                <w:rPr>
                  <w:b/>
                  <w:highlight w:val="yellow"/>
                  <w:lang w:eastAsia="zh-TW"/>
                </w:rPr>
                <w:t>，應評估範圍與工時。</w:t>
              </w:r>
            </w:ins>
          </w:p>
        </w:tc>
      </w:tr>
      <w:tr w:rsidR="006671D6" w14:paraId="523339A4" w14:textId="77777777">
        <w:trPr>
          <w:gridAfter w:val="1"/>
          <w:wAfter w:w="8" w:type="dxa"/>
          <w:trHeight w:val="510"/>
        </w:trPr>
        <w:tc>
          <w:tcPr>
            <w:tcW w:w="975" w:type="dxa"/>
            <w:gridSpan w:val="2"/>
          </w:tcPr>
          <w:p w14:paraId="036B6A02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P3</w:t>
            </w:r>
          </w:p>
        </w:tc>
        <w:tc>
          <w:tcPr>
            <w:tcW w:w="2220" w:type="dxa"/>
            <w:gridSpan w:val="2"/>
          </w:tcPr>
          <w:p w14:paraId="4ACE8918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退貨流程</w:t>
            </w:r>
            <w:proofErr w:type="spellEnd"/>
          </w:p>
        </w:tc>
        <w:tc>
          <w:tcPr>
            <w:tcW w:w="6900" w:type="dxa"/>
            <w:gridSpan w:val="2"/>
          </w:tcPr>
          <w:p w14:paraId="706E4AA9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規格</w:t>
            </w:r>
            <w:proofErr w:type="spellEnd"/>
            <w:r>
              <w:rPr>
                <w:color w:val="201A1B"/>
                <w:sz w:val="18"/>
              </w:rPr>
              <w:t xml:space="preserve"> §8，</w:t>
            </w:r>
            <w:r>
              <w:rPr>
                <w:color w:val="201A1B"/>
                <w:spacing w:val="-2"/>
                <w:sz w:val="18"/>
              </w:rPr>
              <w:t>待三⽅確認</w:t>
            </w:r>
          </w:p>
        </w:tc>
      </w:tr>
      <w:tr w:rsidR="006671D6" w14:paraId="178D5DD0" w14:textId="77777777">
        <w:trPr>
          <w:gridAfter w:val="1"/>
          <w:wAfter w:w="8" w:type="dxa"/>
          <w:trHeight w:val="510"/>
        </w:trPr>
        <w:tc>
          <w:tcPr>
            <w:tcW w:w="975" w:type="dxa"/>
            <w:gridSpan w:val="2"/>
            <w:shd w:val="clear" w:color="auto" w:fill="FAF1F2"/>
          </w:tcPr>
          <w:p w14:paraId="12373959" w14:textId="77777777" w:rsidR="006671D6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P3</w:t>
            </w:r>
          </w:p>
        </w:tc>
        <w:tc>
          <w:tcPr>
            <w:tcW w:w="2220" w:type="dxa"/>
            <w:gridSpan w:val="2"/>
            <w:shd w:val="clear" w:color="auto" w:fill="FAF1F2"/>
          </w:tcPr>
          <w:p w14:paraId="6B9FCCF8" w14:textId="77777777" w:rsidR="006671D6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對帳實際邏輯</w:t>
            </w:r>
            <w:proofErr w:type="spellEnd"/>
          </w:p>
        </w:tc>
        <w:tc>
          <w:tcPr>
            <w:tcW w:w="6900" w:type="dxa"/>
            <w:gridSpan w:val="2"/>
            <w:shd w:val="clear" w:color="auto" w:fill="FAF1F2"/>
          </w:tcPr>
          <w:p w14:paraId="6C87246D" w14:textId="77777777" w:rsidR="006671D6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當期發票/折讓計算，待確認</w:t>
            </w:r>
          </w:p>
        </w:tc>
      </w:tr>
      <w:tr w:rsidR="006671D6" w14:paraId="773EDF39" w14:textId="77777777">
        <w:trPr>
          <w:gridBefore w:val="1"/>
          <w:wBefore w:w="8" w:type="dxa"/>
          <w:ins w:id="1049" w:author="盧晏臻Jenny" w:date="2026-06-24T16:30:00Z" w16du:dateUtc="2026-06-24T08:30:00Z"/>
        </w:trPr>
        <w:tc>
          <w:tcPr>
            <w:tcW w:w="975" w:type="dxa"/>
            <w:gridSpan w:val="2"/>
          </w:tcPr>
          <w:p w14:paraId="2554C3EA" w14:textId="77777777" w:rsidR="006671D6" w:rsidRDefault="00000000">
            <w:pPr>
              <w:rPr>
                <w:ins w:id="1050" w:author="盧晏臻Jenny" w:date="2026-06-24T16:30:00Z" w16du:dateUtc="2026-06-24T08:30:00Z"/>
              </w:rPr>
            </w:pPr>
            <w:ins w:id="1051" w:author="盧晏臻Jenny" w:date="2026-06-24T16:30:00Z" w16du:dateUtc="2026-06-24T08:30:00Z">
              <w:r>
                <w:t>P2</w:t>
              </w:r>
            </w:ins>
          </w:p>
        </w:tc>
        <w:tc>
          <w:tcPr>
            <w:tcW w:w="2220" w:type="dxa"/>
            <w:gridSpan w:val="2"/>
          </w:tcPr>
          <w:p w14:paraId="3FECA932" w14:textId="77777777" w:rsidR="006671D6" w:rsidRDefault="00000000">
            <w:pPr>
              <w:rPr>
                <w:ins w:id="1052" w:author="盧晏臻Jenny" w:date="2026-06-24T16:30:00Z" w16du:dateUtc="2026-06-24T08:30:00Z"/>
                <w:lang w:eastAsia="zh-TW"/>
              </w:rPr>
            </w:pPr>
            <w:ins w:id="1053" w:author="盧晏臻Jenny" w:date="2026-06-24T16:30:00Z" w16du:dateUtc="2026-06-24T08:30:00Z">
              <w:r>
                <w:rPr>
                  <w:lang w:eastAsia="zh-TW"/>
                </w:rPr>
                <w:t>廣告資產管理範圍確認</w:t>
              </w:r>
            </w:ins>
          </w:p>
        </w:tc>
        <w:tc>
          <w:tcPr>
            <w:tcW w:w="6900" w:type="dxa"/>
            <w:gridSpan w:val="2"/>
          </w:tcPr>
          <w:p w14:paraId="7523BE0D" w14:textId="77777777" w:rsidR="006671D6" w:rsidRDefault="00000000">
            <w:pPr>
              <w:rPr>
                <w:ins w:id="1054" w:author="盧晏臻Jenny" w:date="2026-06-24T16:30:00Z" w16du:dateUtc="2026-06-24T08:30:00Z"/>
                <w:lang w:eastAsia="zh-TW"/>
              </w:rPr>
            </w:pPr>
            <w:ins w:id="1055" w:author="盧晏臻Jenny" w:date="2026-06-24T16:30:00Z" w16du:dateUtc="2026-06-24T08:30:00Z">
              <w:r>
                <w:rPr>
                  <w:lang w:eastAsia="zh-TW"/>
                </w:rPr>
                <w:t>確認「廣告資產申請及查詢／各式廣告資產合約下載」是否為店招功能延伸或新增模組。</w:t>
              </w:r>
              <w:r>
                <w:rPr>
                  <w:lang w:eastAsia="zh-TW"/>
                </w:rPr>
                <w:br/>
              </w:r>
              <w:r>
                <w:rPr>
                  <w:b/>
                  <w:highlight w:val="yellow"/>
                  <w:lang w:eastAsia="zh-TW"/>
                </w:rPr>
                <w:t>【待確認／會議討論】若屬新增模組，需確認是否在原合約範圍內。</w:t>
              </w:r>
            </w:ins>
          </w:p>
        </w:tc>
      </w:tr>
    </w:tbl>
    <w:p w14:paraId="42067A21" w14:textId="77777777" w:rsidR="006671D6" w:rsidRDefault="00000000" w:rsidP="008A2518">
      <w:pPr>
        <w:pStyle w:val="a4"/>
        <w:numPr>
          <w:ilvl w:val="1"/>
          <w:numId w:val="4"/>
        </w:numPr>
        <w:tabs>
          <w:tab w:val="left" w:pos="604"/>
        </w:tabs>
        <w:spacing w:before="284"/>
        <w:ind w:left="604" w:hanging="549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架構演進路徑</w:t>
      </w:r>
      <w:proofErr w:type="spellEnd"/>
    </w:p>
    <w:p w14:paraId="0D881789" w14:textId="77777777" w:rsidR="006671D6" w:rsidRDefault="006671D6">
      <w:pPr>
        <w:pStyle w:val="a3"/>
        <w:spacing w:before="201"/>
        <w:rPr>
          <w:b/>
          <w:sz w:val="25"/>
        </w:rPr>
      </w:pPr>
    </w:p>
    <w:p w14:paraId="38FBAA8D" w14:textId="77777777" w:rsidR="006671D6" w:rsidRDefault="00000000">
      <w:pPr>
        <w:spacing w:line="336" w:lineRule="exact"/>
        <w:ind w:left="2299"/>
        <w:rPr>
          <w:sz w:val="25"/>
        </w:rPr>
      </w:pPr>
      <w:del w:id="1056" w:author="盧晏臻Jenny" w:date="2026-06-24T16:30:00Z" w16du:dateUtc="2026-06-24T08:30:00Z">
        <w:r>
          <w:rPr>
            <w:noProof/>
            <w:sz w:val="25"/>
          </w:rPr>
          <mc:AlternateContent>
            <mc:Choice Requires="wpg">
              <w:drawing>
                <wp:anchor distT="0" distB="0" distL="0" distR="0" simplePos="0" relativeHeight="487802880" behindDoc="1" locked="0" layoutInCell="1" allowOverlap="1" wp14:anchorId="48E2AAA9" wp14:editId="3AB9DF33">
                  <wp:simplePos x="0" y="0"/>
                  <wp:positionH relativeFrom="page">
                    <wp:posOffset>2898212</wp:posOffset>
                  </wp:positionH>
                  <wp:positionV relativeFrom="paragraph">
                    <wp:posOffset>-72090</wp:posOffset>
                  </wp:positionV>
                  <wp:extent cx="1772285" cy="709930"/>
                  <wp:effectExtent l="0" t="0" r="0" b="0"/>
                  <wp:wrapNone/>
                  <wp:docPr id="1532965623" name="Group 7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772285" cy="709930"/>
                            <a:chOff x="0" y="0"/>
                            <a:chExt cx="1772285" cy="709930"/>
                          </a:xfrm>
                        </wpg:grpSpPr>
                        <wps:wsp>
                          <wps:cNvPr id="1644355684" name="Graphic 761"/>
                          <wps:cNvSpPr/>
                          <wps:spPr>
                            <a:xfrm>
                              <a:off x="1520004" y="354760"/>
                              <a:ext cx="25209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2095">
                                  <a:moveTo>
                                    <a:pt x="0" y="0"/>
                                  </a:moveTo>
                                  <a:lnTo>
                                    <a:pt x="252050" y="0"/>
                                  </a:lnTo>
                                </a:path>
                              </a:pathLst>
                            </a:custGeom>
                            <a:ln w="20163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7491444" name="Textbox 762"/>
                          <wps:cNvSpPr txBox="1"/>
                          <wps:spPr>
                            <a:xfrm>
                              <a:off x="5040" y="5040"/>
                              <a:ext cx="1515110" cy="699770"/>
                            </a:xfrm>
                            <a:prstGeom prst="rect">
                              <a:avLst/>
                            </a:prstGeom>
                            <a:solidFill>
                              <a:srgbClr val="2095F2"/>
                            </a:solidFill>
                            <a:ln w="10081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18B5AE7C" w14:textId="77777777" w:rsidR="00817B2D" w:rsidRDefault="00000000">
                                <w:pPr>
                                  <w:spacing w:before="98" w:line="446" w:lineRule="exact"/>
                                  <w:jc w:val="center"/>
                                  <w:rPr>
                                    <w:del w:id="1057" w:author="盧晏臻Jenny" w:date="2026-06-24T16:30:00Z" w16du:dateUtc="2026-06-24T08:30:00Z"/>
                                    <w:color w:val="000000"/>
                                    <w:sz w:val="25"/>
                                  </w:rPr>
                                </w:pPr>
                                <w:del w:id="1058" w:author="盧晏臻Jenny" w:date="2026-06-24T16:30:00Z" w16du:dateUtc="2026-06-24T08:30:00Z">
                                  <w:r>
                                    <w:rPr>
                                      <w:color w:val="FFFFFF"/>
                                      <w:spacing w:val="-4"/>
                                      <w:sz w:val="25"/>
                                    </w:rPr>
                                    <w:delText>v3.1</w:delText>
                                  </w:r>
                                </w:del>
                              </w:p>
                              <w:p w14:paraId="0CF3832C" w14:textId="77777777" w:rsidR="00817B2D" w:rsidRDefault="00000000">
                                <w:pPr>
                                  <w:spacing w:line="446" w:lineRule="exact"/>
                                  <w:jc w:val="center"/>
                                  <w:rPr>
                                    <w:del w:id="1059" w:author="盧晏臻Jenny" w:date="2026-06-24T16:30:00Z" w16du:dateUtc="2026-06-24T08:30:00Z"/>
                                    <w:color w:val="000000"/>
                                    <w:sz w:val="25"/>
                                  </w:rPr>
                                </w:pPr>
                                <w:del w:id="1060" w:author="盧晏臻Jenny" w:date="2026-06-24T16:30:00Z" w16du:dateUtc="2026-06-24T08:30:00Z">
                                  <w:r>
                                    <w:rPr>
                                      <w:color w:val="FFFFFF"/>
                                      <w:spacing w:val="-2"/>
                                      <w:sz w:val="25"/>
                                    </w:rPr>
                                    <w:delText xml:space="preserve">接建⼤ </w:delText>
                                  </w:r>
                                  <w:r>
                                    <w:rPr>
                                      <w:color w:val="FFFFFF"/>
                                      <w:sz w:val="25"/>
                                    </w:rPr>
                                    <w:delText>TipTop</w:delTex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25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5"/>
                                    </w:rPr>
                                    <w:delText>ERP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8E2AAA9" id="Group 760" o:spid="_x0000_s1354" style="position:absolute;left:0;text-align:left;margin-left:228.2pt;margin-top:-5.7pt;width:139.55pt;height:55.9pt;z-index:-15513600;mso-wrap-distance-left:0;mso-wrap-distance-right:0;mso-position-horizontal-relative:page" coordsize="17722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">
                  <v:shape id="Graphic 761" o:spid="_x0000_s1355" style="position:absolute;left:15200;top:3547;width:2520;height:13;visibility:visible;mso-wrap-style:square;v-text-anchor:top" coordsize="252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" path="m,l252050,e" filled="f" strokecolor="#666" strokeweight=".56008mm">
                    <v:path arrowok="t"/>
                  </v:shape>
                  <v:shape id="Textbox 762" o:spid="_x0000_s1356" type="#_x0000_t202" style="position:absolute;left:50;top:50;width:15151;height:6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" fillcolor="#2095f2" strokecolor="#999" strokeweight=".28003mm">
                    <v:textbox inset="0,0,0,0">
                      <w:txbxContent>
                        <w:p w14:paraId="18B5AE7C" w14:textId="77777777" w:rsidR="00817B2D" w:rsidRDefault="00000000">
                          <w:pPr>
                            <w:spacing w:before="98" w:line="446" w:lineRule="exact"/>
                            <w:jc w:val="center"/>
                            <w:rPr>
                              <w:del w:id="1061" w:author="盧晏臻Jenny" w:date="2026-06-24T16:30:00Z" w16du:dateUtc="2026-06-24T08:30:00Z"/>
                              <w:color w:val="000000"/>
                              <w:sz w:val="25"/>
                            </w:rPr>
                          </w:pPr>
                          <w:del w:id="1062" w:author="盧晏臻Jenny" w:date="2026-06-24T16:30:00Z" w16du:dateUtc="2026-06-24T08:30:00Z">
                            <w:r>
                              <w:rPr>
                                <w:color w:val="FFFFFF"/>
                                <w:spacing w:val="-4"/>
                                <w:sz w:val="25"/>
                              </w:rPr>
                              <w:delText>v3.1</w:delText>
                            </w:r>
                          </w:del>
                        </w:p>
                        <w:p w14:paraId="0CF3832C" w14:textId="77777777" w:rsidR="00817B2D" w:rsidRDefault="00000000">
                          <w:pPr>
                            <w:spacing w:line="446" w:lineRule="exact"/>
                            <w:jc w:val="center"/>
                            <w:rPr>
                              <w:del w:id="1063" w:author="盧晏臻Jenny" w:date="2026-06-24T16:30:00Z" w16du:dateUtc="2026-06-24T08:30:00Z"/>
                              <w:color w:val="000000"/>
                              <w:sz w:val="25"/>
                            </w:rPr>
                          </w:pPr>
                          <w:del w:id="1064" w:author="盧晏臻Jenny" w:date="2026-06-24T16:30:00Z" w16du:dateUtc="2026-06-24T08:30:00Z">
                            <w:r>
                              <w:rPr>
                                <w:color w:val="FFFFFF"/>
                                <w:spacing w:val="-2"/>
                                <w:sz w:val="25"/>
                              </w:rPr>
                              <w:delText xml:space="preserve">接建⼤ </w:delText>
                            </w:r>
                            <w:r>
                              <w:rPr>
                                <w:color w:val="FFFFFF"/>
                                <w:sz w:val="25"/>
                              </w:rPr>
                              <w:delText>TipTop</w:delText>
                            </w:r>
                            <w:r>
                              <w:rPr>
                                <w:color w:val="FFFFFF"/>
                                <w:spacing w:val="-6"/>
                                <w:sz w:val="25"/>
                              </w:rPr>
                              <w:delText xml:space="preserve"> </w:delText>
                            </w:r>
                            <w:r>
                              <w:rPr>
                                <w:color w:val="FFFFFF"/>
                                <w:spacing w:val="-5"/>
                                <w:sz w:val="25"/>
                              </w:rPr>
                              <w:delText>ERP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1065" w:author="盧晏臻Jenny" w:date="2026-06-24T16:30:00Z" w16du:dateUtc="2026-06-24T08:30:00Z">
        <w:r>
          <w:rPr>
            <w:noProof/>
            <w:sz w:val="25"/>
          </w:rPr>
          <mc:AlternateContent>
            <mc:Choice Requires="wpg">
              <w:drawing>
                <wp:anchor distT="0" distB="0" distL="0" distR="0" simplePos="0" relativeHeight="485570048" behindDoc="1" locked="0" layoutInCell="1" allowOverlap="1" wp14:anchorId="30311736" wp14:editId="665437C6">
                  <wp:simplePos x="0" y="0"/>
                  <wp:positionH relativeFrom="page">
                    <wp:posOffset>2898212</wp:posOffset>
                  </wp:positionH>
                  <wp:positionV relativeFrom="paragraph">
                    <wp:posOffset>-72090</wp:posOffset>
                  </wp:positionV>
                  <wp:extent cx="1772285" cy="709930"/>
                  <wp:effectExtent l="0" t="0" r="0" b="0"/>
                  <wp:wrapNone/>
                  <wp:docPr id="760" name="Group 7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772285" cy="709930"/>
                            <a:chOff x="0" y="0"/>
                            <a:chExt cx="1772285" cy="709930"/>
                          </a:xfrm>
                        </wpg:grpSpPr>
                        <wps:wsp>
                          <wps:cNvPr id="761" name="Graphic 761"/>
                          <wps:cNvSpPr/>
                          <wps:spPr>
                            <a:xfrm>
                              <a:off x="1520004" y="354760"/>
                              <a:ext cx="25209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2095">
                                  <a:moveTo>
                                    <a:pt x="0" y="0"/>
                                  </a:moveTo>
                                  <a:lnTo>
                                    <a:pt x="252050" y="0"/>
                                  </a:lnTo>
                                </a:path>
                              </a:pathLst>
                            </a:custGeom>
                            <a:ln w="20163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2" name="Textbox 762"/>
                          <wps:cNvSpPr txBox="1"/>
                          <wps:spPr>
                            <a:xfrm>
                              <a:off x="5040" y="5040"/>
                              <a:ext cx="1515110" cy="699770"/>
                            </a:xfrm>
                            <a:prstGeom prst="rect">
                              <a:avLst/>
                            </a:prstGeom>
                            <a:solidFill>
                              <a:srgbClr val="2095F2"/>
                            </a:solidFill>
                            <a:ln w="10081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3C6293FF" w14:textId="77777777" w:rsidR="006671D6" w:rsidRDefault="00000000">
                                <w:pPr>
                                  <w:spacing w:before="98" w:line="446" w:lineRule="exact"/>
                                  <w:jc w:val="center"/>
                                  <w:rPr>
                                    <w:ins w:id="1066" w:author="盧晏臻Jenny" w:date="2026-06-24T16:30:00Z" w16du:dateUtc="2026-06-24T08:30:00Z"/>
                                    <w:color w:val="000000"/>
                                    <w:sz w:val="25"/>
                                  </w:rPr>
                                </w:pPr>
                                <w:ins w:id="1067" w:author="盧晏臻Jenny" w:date="2026-06-24T16:30:00Z" w16du:dateUtc="2026-06-24T08:30:00Z">
                                  <w:r>
                                    <w:rPr>
                                      <w:color w:val="FFFFFF"/>
                                      <w:spacing w:val="-4"/>
                                      <w:sz w:val="25"/>
                                    </w:rPr>
                                    <w:t>v3.1</w:t>
                                  </w:r>
                                </w:ins>
                              </w:p>
                              <w:p w14:paraId="2CD461E6" w14:textId="77777777" w:rsidR="006671D6" w:rsidRDefault="00000000">
                                <w:pPr>
                                  <w:spacing w:line="446" w:lineRule="exact"/>
                                  <w:jc w:val="center"/>
                                  <w:rPr>
                                    <w:ins w:id="1068" w:author="盧晏臻Jenny" w:date="2026-06-24T16:30:00Z" w16du:dateUtc="2026-06-24T08:30:00Z"/>
                                    <w:color w:val="000000"/>
                                    <w:sz w:val="25"/>
                                  </w:rPr>
                                </w:pPr>
                                <w:proofErr w:type="spellStart"/>
                                <w:ins w:id="1069" w:author="盧晏臻Jenny" w:date="2026-06-24T16:30:00Z" w16du:dateUtc="2026-06-24T08:30:00Z">
                                  <w:r>
                                    <w:rPr>
                                      <w:color w:val="FFFFFF"/>
                                      <w:spacing w:val="-2"/>
                                      <w:sz w:val="25"/>
                                    </w:rPr>
                                    <w:t>接建</w:t>
                                  </w:r>
                                  <w:proofErr w:type="spellEnd"/>
                                  <w:r>
                                    <w:rPr>
                                      <w:color w:val="FFFFFF"/>
                                      <w:spacing w:val="-2"/>
                                      <w:sz w:val="25"/>
                                    </w:rPr>
                                    <w:t xml:space="preserve">⼤ </w:t>
                                  </w:r>
                                  <w:proofErr w:type="spellStart"/>
                                  <w:r>
                                    <w:rPr>
                                      <w:color w:val="FFFFFF"/>
                                      <w:sz w:val="25"/>
                                    </w:rPr>
                                    <w:t>TipTop</w:t>
                                  </w:r>
                                  <w:proofErr w:type="spellEnd"/>
                                  <w:r>
                                    <w:rPr>
                                      <w:color w:val="FFFFFF"/>
                                      <w:spacing w:val="-6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25"/>
                                    </w:rPr>
                                    <w:t>ERP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30311736" id="_x0000_s1357" style="position:absolute;left:0;text-align:left;margin-left:228.2pt;margin-top:-5.7pt;width:139.55pt;height:55.9pt;z-index:-17746432;mso-wrap-distance-left:0;mso-wrap-distance-right:0;mso-position-horizontal-relative:page" coordsize="17722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">
                  <v:shape id="Graphic 761" o:spid="_x0000_s1358" style="position:absolute;left:15200;top:3547;width:2520;height:13;visibility:visible;mso-wrap-style:square;v-text-anchor:top" coordsize="252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" path="m,l252050,e" filled="f" strokecolor="#666" strokeweight=".56008mm">
                    <v:path arrowok="t"/>
                  </v:shape>
                  <v:shape id="Textbox 762" o:spid="_x0000_s1359" type="#_x0000_t202" style="position:absolute;left:50;top:50;width:15151;height:6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" fillcolor="#2095f2" strokecolor="#999" strokeweight=".28003mm">
                    <v:textbox inset="0,0,0,0">
                      <w:txbxContent>
                        <w:p w14:paraId="3C6293FF" w14:textId="77777777" w:rsidR="006671D6" w:rsidRDefault="00000000">
                          <w:pPr>
                            <w:spacing w:before="98" w:line="446" w:lineRule="exact"/>
                            <w:jc w:val="center"/>
                            <w:rPr>
                              <w:ins w:id="1070" w:author="盧晏臻Jenny" w:date="2026-06-24T16:30:00Z" w16du:dateUtc="2026-06-24T08:30:00Z"/>
                              <w:color w:val="000000"/>
                              <w:sz w:val="25"/>
                            </w:rPr>
                          </w:pPr>
                          <w:ins w:id="1071" w:author="盧晏臻Jenny" w:date="2026-06-24T16:30:00Z" w16du:dateUtc="2026-06-24T08:30:00Z">
                            <w:r>
                              <w:rPr>
                                <w:color w:val="FFFFFF"/>
                                <w:spacing w:val="-4"/>
                                <w:sz w:val="25"/>
                              </w:rPr>
                              <w:t>v3.1</w:t>
                            </w:r>
                          </w:ins>
                        </w:p>
                        <w:p w14:paraId="2CD461E6" w14:textId="77777777" w:rsidR="006671D6" w:rsidRDefault="00000000">
                          <w:pPr>
                            <w:spacing w:line="446" w:lineRule="exact"/>
                            <w:jc w:val="center"/>
                            <w:rPr>
                              <w:ins w:id="1072" w:author="盧晏臻Jenny" w:date="2026-06-24T16:30:00Z" w16du:dateUtc="2026-06-24T08:30:00Z"/>
                              <w:color w:val="000000"/>
                              <w:sz w:val="25"/>
                            </w:rPr>
                          </w:pPr>
                          <w:proofErr w:type="spellStart"/>
                          <w:ins w:id="1073" w:author="盧晏臻Jenny" w:date="2026-06-24T16:30:00Z" w16du:dateUtc="2026-06-24T08:30:00Z">
                            <w:r>
                              <w:rPr>
                                <w:color w:val="FFFFFF"/>
                                <w:spacing w:val="-2"/>
                                <w:sz w:val="25"/>
                              </w:rPr>
                              <w:t>接建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  <w:sz w:val="25"/>
                              </w:rPr>
                              <w:t xml:space="preserve">⼤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5"/>
                              </w:rPr>
                              <w:t>TipTop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5"/>
                                <w:sz w:val="25"/>
                              </w:rPr>
                              <w:t>ERP</w:t>
                            </w:r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847424" behindDoc="0" locked="0" layoutInCell="1" allowOverlap="1" wp14:anchorId="47EC99DF" wp14:editId="5AD7CBEA">
                <wp:simplePos x="0" y="0"/>
                <wp:positionH relativeFrom="page">
                  <wp:posOffset>709315</wp:posOffset>
                </wp:positionH>
                <wp:positionV relativeFrom="paragraph">
                  <wp:posOffset>-204100</wp:posOffset>
                </wp:positionV>
                <wp:extent cx="1038860" cy="974090"/>
                <wp:effectExtent l="0" t="0" r="0" b="0"/>
                <wp:wrapNone/>
                <wp:docPr id="763" name="Textbox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860" cy="974090"/>
                        </a:xfrm>
                        <a:prstGeom prst="rect">
                          <a:avLst/>
                        </a:prstGeom>
                        <a:solidFill>
                          <a:srgbClr val="4BAF4F"/>
                        </a:solidFill>
                        <a:ln w="10081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AA4D27" w14:textId="77777777" w:rsidR="006671D6" w:rsidRDefault="00000000">
                            <w:pPr>
                              <w:spacing w:before="118" w:line="225" w:lineRule="auto"/>
                              <w:ind w:left="111" w:right="109"/>
                              <w:jc w:val="center"/>
                              <w:rPr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color w:val="FFFFFF"/>
                                <w:sz w:val="25"/>
                              </w:rPr>
                              <w:t xml:space="preserve">v3 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5"/>
                              </w:rPr>
                              <w:t>現況</w:t>
                            </w:r>
                            <w:proofErr w:type="spellEnd"/>
                            <w:r>
                              <w:rPr>
                                <w:color w:val="FFFFFF"/>
                                <w:sz w:val="25"/>
                              </w:rPr>
                              <w:t xml:space="preserve"> Mock ERP 2026-06-</w:t>
                            </w:r>
                            <w:r>
                              <w:rPr>
                                <w:color w:val="FFFFFF"/>
                                <w:spacing w:val="-5"/>
                                <w:sz w:val="25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C99DF" id="Textbox 763" o:spid="_x0000_s1360" type="#_x0000_t202" style="position:absolute;left:0;text-align:left;margin-left:55.85pt;margin-top:-16.05pt;width:81.8pt;height:76.7pt;z-index: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" fillcolor="#4baf4f" strokecolor="#999" strokeweight=".28003mm">
                <v:path arrowok="t"/>
                <v:textbox inset="0,0,0,0">
                  <w:txbxContent>
                    <w:p w14:paraId="5BAA4D27" w14:textId="77777777" w:rsidR="006671D6" w:rsidRDefault="00000000">
                      <w:pPr>
                        <w:spacing w:before="118" w:line="225" w:lineRule="auto"/>
                        <w:ind w:left="111" w:right="109"/>
                        <w:jc w:val="center"/>
                        <w:rPr>
                          <w:color w:val="000000"/>
                          <w:sz w:val="25"/>
                        </w:rPr>
                      </w:pPr>
                      <w:r>
                        <w:rPr>
                          <w:color w:val="FFFFFF"/>
                          <w:sz w:val="25"/>
                        </w:rPr>
                        <w:t xml:space="preserve">v3 </w:t>
                      </w:r>
                      <w:proofErr w:type="spellStart"/>
                      <w:r>
                        <w:rPr>
                          <w:color w:val="FFFFFF"/>
                          <w:sz w:val="25"/>
                        </w:rPr>
                        <w:t>現況</w:t>
                      </w:r>
                      <w:proofErr w:type="spellEnd"/>
                      <w:r>
                        <w:rPr>
                          <w:color w:val="FFFFFF"/>
                          <w:sz w:val="25"/>
                        </w:rPr>
                        <w:t xml:space="preserve"> Mock ERP 2026-06-</w:t>
                      </w:r>
                      <w:r>
                        <w:rPr>
                          <w:color w:val="FFFFFF"/>
                          <w:spacing w:val="-5"/>
                          <w:sz w:val="25"/>
                        </w:rPr>
                        <w:t>01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15847936" behindDoc="0" locked="0" layoutInCell="1" allowOverlap="1" wp14:anchorId="23B6A9EC" wp14:editId="31A19B60">
                <wp:simplePos x="0" y="0"/>
                <wp:positionH relativeFrom="page">
                  <wp:posOffset>5244954</wp:posOffset>
                </wp:positionH>
                <wp:positionV relativeFrom="paragraph">
                  <wp:posOffset>-204100</wp:posOffset>
                </wp:positionV>
                <wp:extent cx="1603375" cy="974090"/>
                <wp:effectExtent l="0" t="0" r="0" b="0"/>
                <wp:wrapNone/>
                <wp:docPr id="764" name="Textbox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3375" cy="974090"/>
                        </a:xfrm>
                        <a:prstGeom prst="rect">
                          <a:avLst/>
                        </a:prstGeom>
                        <a:solidFill>
                          <a:srgbClr val="9C26B0"/>
                        </a:solidFill>
                        <a:ln w="10081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29A507" w14:textId="77777777" w:rsidR="006671D6" w:rsidRDefault="00000000">
                            <w:pPr>
                              <w:spacing w:before="98" w:line="446" w:lineRule="exact"/>
                              <w:jc w:val="center"/>
                              <w:rPr>
                                <w:color w:val="000000"/>
                                <w:sz w:val="25"/>
                                <w:lang w:eastAsia="zh-TW"/>
                              </w:rPr>
                            </w:pPr>
                            <w:r>
                              <w:rPr>
                                <w:color w:val="FFFFFF"/>
                                <w:sz w:val="25"/>
                                <w:lang w:eastAsia="zh-TW"/>
                              </w:rPr>
                              <w:t>v4</w:t>
                            </w:r>
                            <w:r>
                              <w:rPr>
                                <w:color w:val="FFFFFF"/>
                                <w:spacing w:val="-2"/>
                                <w:sz w:val="25"/>
                                <w:lang w:eastAsia="zh-TW"/>
                              </w:rPr>
                              <w:t xml:space="preserve"> 未來</w:t>
                            </w:r>
                          </w:p>
                          <w:p w14:paraId="21ACE3E6" w14:textId="77777777" w:rsidR="006671D6" w:rsidRDefault="00000000">
                            <w:pPr>
                              <w:spacing w:line="432" w:lineRule="exact"/>
                              <w:jc w:val="center"/>
                              <w:rPr>
                                <w:color w:val="000000"/>
                                <w:sz w:val="25"/>
                                <w:lang w:eastAsia="zh-TW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5"/>
                                <w:lang w:eastAsia="zh-TW"/>
                              </w:rPr>
                              <w:t>多公司別擴展</w:t>
                            </w:r>
                          </w:p>
                          <w:p w14:paraId="00AFA6AE" w14:textId="77777777" w:rsidR="006671D6" w:rsidRDefault="00000000">
                            <w:pPr>
                              <w:spacing w:line="445" w:lineRule="exact"/>
                              <w:jc w:val="center"/>
                              <w:rPr>
                                <w:color w:val="000000"/>
                                <w:sz w:val="25"/>
                                <w:lang w:eastAsia="zh-TW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5"/>
                                <w:lang w:eastAsia="zh-TW"/>
                              </w:rPr>
                              <w:t>建⼤全通路⾏銷平台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6A9EC" id="Textbox 764" o:spid="_x0000_s1361" type="#_x0000_t202" style="position:absolute;left:0;text-align:left;margin-left:413pt;margin-top:-16.05pt;width:126.25pt;height:76.7pt;z-index: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" fillcolor="#9c26b0" strokecolor="#999" strokeweight=".28003mm">
                <v:path arrowok="t"/>
                <v:textbox inset="0,0,0,0">
                  <w:txbxContent>
                    <w:p w14:paraId="5D29A507" w14:textId="77777777" w:rsidR="006671D6" w:rsidRDefault="00000000">
                      <w:pPr>
                        <w:spacing w:before="98" w:line="446" w:lineRule="exact"/>
                        <w:jc w:val="center"/>
                        <w:rPr>
                          <w:color w:val="000000"/>
                          <w:sz w:val="25"/>
                          <w:lang w:eastAsia="zh-TW"/>
                        </w:rPr>
                      </w:pPr>
                      <w:r>
                        <w:rPr>
                          <w:color w:val="FFFFFF"/>
                          <w:sz w:val="25"/>
                          <w:lang w:eastAsia="zh-TW"/>
                        </w:rPr>
                        <w:t>v4</w:t>
                      </w:r>
                      <w:r>
                        <w:rPr>
                          <w:color w:val="FFFFFF"/>
                          <w:spacing w:val="-2"/>
                          <w:sz w:val="25"/>
                          <w:lang w:eastAsia="zh-TW"/>
                        </w:rPr>
                        <w:t xml:space="preserve"> 未來</w:t>
                      </w:r>
                    </w:p>
                    <w:p w14:paraId="21ACE3E6" w14:textId="77777777" w:rsidR="006671D6" w:rsidRDefault="00000000">
                      <w:pPr>
                        <w:spacing w:line="432" w:lineRule="exact"/>
                        <w:jc w:val="center"/>
                        <w:rPr>
                          <w:color w:val="000000"/>
                          <w:sz w:val="25"/>
                          <w:lang w:eastAsia="zh-TW"/>
                        </w:rPr>
                      </w:pPr>
                      <w:r>
                        <w:rPr>
                          <w:color w:val="FFFFFF"/>
                          <w:spacing w:val="-2"/>
                          <w:sz w:val="25"/>
                          <w:lang w:eastAsia="zh-TW"/>
                        </w:rPr>
                        <w:t>多公司別擴展</w:t>
                      </w:r>
                    </w:p>
                    <w:p w14:paraId="00AFA6AE" w14:textId="77777777" w:rsidR="006671D6" w:rsidRDefault="00000000">
                      <w:pPr>
                        <w:spacing w:line="445" w:lineRule="exact"/>
                        <w:jc w:val="center"/>
                        <w:rPr>
                          <w:color w:val="000000"/>
                          <w:sz w:val="25"/>
                          <w:lang w:eastAsia="zh-TW"/>
                        </w:rPr>
                      </w:pPr>
                      <w:r>
                        <w:rPr>
                          <w:color w:val="FFFFFF"/>
                          <w:spacing w:val="-2"/>
                          <w:sz w:val="25"/>
                          <w:lang w:eastAsia="zh-TW"/>
                        </w:rPr>
                        <w:t>建⼤全通路⾏銷平台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5"/>
        </w:rPr>
        <w:t>ERP</w:t>
      </w:r>
      <w:r>
        <w:rPr>
          <w:spacing w:val="-2"/>
          <w:sz w:val="25"/>
        </w:rPr>
        <w:t xml:space="preserve"> </w:t>
      </w:r>
      <w:proofErr w:type="spellStart"/>
      <w:r>
        <w:rPr>
          <w:spacing w:val="-2"/>
          <w:sz w:val="25"/>
        </w:rPr>
        <w:t>切換</w:t>
      </w:r>
      <w:proofErr w:type="spellEnd"/>
    </w:p>
    <w:p w14:paraId="29CABD83" w14:textId="77777777" w:rsidR="006671D6" w:rsidRDefault="00000000">
      <w:pPr>
        <w:tabs>
          <w:tab w:val="left" w:pos="6504"/>
        </w:tabs>
        <w:ind w:left="2315"/>
        <w:rPr>
          <w:position w:val="22"/>
          <w:sz w:val="25"/>
        </w:rPr>
      </w:pPr>
      <w:r>
        <w:rPr>
          <w:noProof/>
          <w:position w:val="22"/>
          <w:sz w:val="25"/>
        </w:rPr>
        <mc:AlternateContent>
          <mc:Choice Requires="wps">
            <w:drawing>
              <wp:anchor distT="0" distB="0" distL="0" distR="0" simplePos="0" relativeHeight="485569536" behindDoc="1" locked="0" layoutInCell="1" allowOverlap="1" wp14:anchorId="1FD28725" wp14:editId="6A97650A">
                <wp:simplePos x="0" y="0"/>
                <wp:positionH relativeFrom="page">
                  <wp:posOffset>1747757</wp:posOffset>
                </wp:positionH>
                <wp:positionV relativeFrom="paragraph">
                  <wp:posOffset>69193</wp:posOffset>
                </wp:positionV>
                <wp:extent cx="1102360" cy="1270"/>
                <wp:effectExtent l="0" t="0" r="0" b="0"/>
                <wp:wrapNone/>
                <wp:docPr id="765" name="Graphic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2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236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1014668" y="0"/>
                              </a:lnTo>
                              <a:lnTo>
                                <a:pt x="1102049" y="0"/>
                              </a:lnTo>
                            </a:path>
                          </a:pathLst>
                        </a:custGeom>
                        <a:ln w="20163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7246B" id="Graphic 765" o:spid="_x0000_s1026" style="position:absolute;margin-left:137.6pt;margin-top:5.45pt;width:86.8pt;height:.1pt;z-index:-177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23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" path="m,l,,1014668,r87381,e" filled="f" strokecolor="#666" strokeweight=".56008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2"/>
          <w:sz w:val="25"/>
        </w:rPr>
        <mc:AlternateContent>
          <mc:Choice Requires="wps">
            <w:drawing>
              <wp:anchor distT="0" distB="0" distL="0" distR="0" simplePos="0" relativeHeight="15846912" behindDoc="0" locked="0" layoutInCell="1" allowOverlap="1" wp14:anchorId="4D0C1F3A" wp14:editId="6516D1CE">
                <wp:simplePos x="0" y="0"/>
                <wp:positionH relativeFrom="page">
                  <wp:posOffset>4992890</wp:posOffset>
                </wp:positionH>
                <wp:positionV relativeFrom="paragraph">
                  <wp:posOffset>69193</wp:posOffset>
                </wp:positionV>
                <wp:extent cx="198755" cy="1270"/>
                <wp:effectExtent l="0" t="0" r="0" b="0"/>
                <wp:wrapNone/>
                <wp:docPr id="766" name="Graphic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>
                              <a:moveTo>
                                <a:pt x="0" y="0"/>
                              </a:moveTo>
                              <a:lnTo>
                                <a:pt x="198612" y="0"/>
                              </a:lnTo>
                            </a:path>
                          </a:pathLst>
                        </a:custGeom>
                        <a:ln w="20163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EE187" id="Graphic 766" o:spid="_x0000_s1026" style="position:absolute;margin-left:393.15pt;margin-top:5.45pt;width:15.65pt;height:.1pt;z-index: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" path="m,l198612,e" filled="f" strokecolor="#666" strokeweight=".56008mm">
                <v:path arrowok="t"/>
                <w10:wrap anchorx="page"/>
              </v:shape>
            </w:pict>
          </mc:Fallback>
        </mc:AlternateContent>
      </w:r>
      <w:r>
        <w:rPr>
          <w:sz w:val="25"/>
        </w:rPr>
        <w:t>2026-</w:t>
      </w:r>
      <w:r>
        <w:rPr>
          <w:spacing w:val="-5"/>
          <w:sz w:val="25"/>
        </w:rPr>
        <w:t>11</w:t>
      </w:r>
      <w:r>
        <w:rPr>
          <w:sz w:val="25"/>
        </w:rPr>
        <w:tab/>
      </w:r>
      <w:proofErr w:type="spellStart"/>
      <w:r>
        <w:rPr>
          <w:spacing w:val="-5"/>
          <w:position w:val="22"/>
          <w:sz w:val="25"/>
        </w:rPr>
        <w:t>擴充</w:t>
      </w:r>
      <w:proofErr w:type="spellEnd"/>
    </w:p>
    <w:p w14:paraId="61D51FB5" w14:textId="77777777" w:rsidR="006671D6" w:rsidRDefault="00000000">
      <w:pPr>
        <w:pStyle w:val="a3"/>
        <w:spacing w:before="3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3040" behindDoc="1" locked="0" layoutInCell="1" allowOverlap="1" wp14:anchorId="377BAE98" wp14:editId="1EE5C022">
                <wp:simplePos x="0" y="0"/>
                <wp:positionH relativeFrom="page">
                  <wp:posOffset>575071</wp:posOffset>
                </wp:positionH>
                <wp:positionV relativeFrom="paragraph">
                  <wp:posOffset>443721</wp:posOffset>
                </wp:positionV>
                <wp:extent cx="6408420" cy="9525"/>
                <wp:effectExtent l="0" t="0" r="0" b="0"/>
                <wp:wrapTopAndBottom/>
                <wp:docPr id="767" name="Graphic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9024F" id="Graphic 767" o:spid="_x0000_s1026" style="position:absolute;margin-left:45.3pt;margin-top:34.95pt;width:504.6pt;height:.75pt;z-index:-1561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CLsIdL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82E49C8" w14:textId="77777777" w:rsidR="006671D6" w:rsidRDefault="006671D6">
      <w:pPr>
        <w:pStyle w:val="a3"/>
        <w:rPr>
          <w:sz w:val="20"/>
        </w:rPr>
        <w:sectPr w:rsidR="006671D6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32D14E21" w14:textId="77777777" w:rsidR="006671D6" w:rsidRDefault="00000000">
      <w:pPr>
        <w:pStyle w:val="3"/>
        <w:ind w:left="300" w:firstLine="0"/>
        <w:rPr>
          <w:lang w:eastAsia="zh-TW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49472" behindDoc="0" locked="0" layoutInCell="1" allowOverlap="1" wp14:anchorId="6F0893B1" wp14:editId="3716E81C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768" name="Graphic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0A046" id="Graphic 768" o:spid="_x0000_s1026" style="position:absolute;margin-left:45.3pt;margin-top:1.9pt;width:3.75pt;height:23.85pt;z-index: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9Z5t9dsAAAAG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bookmarkStart w:id="1074" w:name="_TOC_250002"/>
      <w:r>
        <w:rPr>
          <w:color w:val="8A0A1A"/>
          <w:spacing w:val="-1"/>
          <w:lang w:eastAsia="zh-TW"/>
        </w:rPr>
        <w:t xml:space="preserve">附錄 </w:t>
      </w:r>
      <w:r>
        <w:rPr>
          <w:color w:val="8A0A1A"/>
          <w:lang w:eastAsia="zh-TW"/>
        </w:rPr>
        <w:t>A：</w:t>
      </w:r>
      <w:r>
        <w:rPr>
          <w:color w:val="8A0A1A"/>
          <w:spacing w:val="-1"/>
          <w:lang w:eastAsia="zh-TW"/>
        </w:rPr>
        <w:t xml:space="preserve">資料模型 </w:t>
      </w:r>
      <w:r>
        <w:rPr>
          <w:color w:val="8A0A1A"/>
          <w:lang w:eastAsia="zh-TW"/>
        </w:rPr>
        <w:t>ER</w:t>
      </w:r>
      <w:bookmarkEnd w:id="1074"/>
      <w:r>
        <w:rPr>
          <w:color w:val="8A0A1A"/>
          <w:spacing w:val="-6"/>
          <w:lang w:eastAsia="zh-TW"/>
        </w:rPr>
        <w:t xml:space="preserve"> 圖</w:t>
      </w:r>
    </w:p>
    <w:p w14:paraId="22AF24FA" w14:textId="77777777" w:rsidR="006671D6" w:rsidRDefault="00000000">
      <w:pPr>
        <w:pStyle w:val="a3"/>
        <w:spacing w:before="13"/>
        <w:rPr>
          <w:b/>
          <w:sz w:val="18"/>
          <w:lang w:eastAsia="zh-TW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707648" behindDoc="1" locked="0" layoutInCell="1" allowOverlap="1" wp14:anchorId="04D348ED" wp14:editId="38A15BE7">
                <wp:simplePos x="0" y="0"/>
                <wp:positionH relativeFrom="page">
                  <wp:posOffset>733117</wp:posOffset>
                </wp:positionH>
                <wp:positionV relativeFrom="paragraph">
                  <wp:posOffset>1336049</wp:posOffset>
                </wp:positionV>
                <wp:extent cx="522605" cy="391795"/>
                <wp:effectExtent l="0" t="0" r="0" b="0"/>
                <wp:wrapTopAndBottom/>
                <wp:docPr id="769" name="Textbox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2605" cy="39179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5223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605261" w14:textId="77777777" w:rsidR="006671D6" w:rsidRDefault="006671D6">
                            <w:pPr>
                              <w:pStyle w:val="a3"/>
                              <w:spacing w:before="14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 w14:paraId="49451DF1" w14:textId="77777777" w:rsidR="006671D6" w:rsidRDefault="00000000">
                            <w:pPr>
                              <w:ind w:left="195"/>
                              <w:rPr>
                                <w:color w:val="000000"/>
                                <w:sz w:val="1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res_users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348ED" id="Textbox 769" o:spid="_x0000_s1362" type="#_x0000_t202" style="position:absolute;margin-left:57.75pt;margin-top:105.2pt;width:41.15pt;height:30.85pt;z-index:-156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" fillcolor="#ededed" strokecolor="#999" strokeweight=".14508mm">
                <v:path arrowok="t"/>
                <v:textbox inset="0,0,0,0">
                  <w:txbxContent>
                    <w:p w14:paraId="4B605261" w14:textId="77777777" w:rsidR="006671D6" w:rsidRDefault="006671D6">
                      <w:pPr>
                        <w:pStyle w:val="a3"/>
                        <w:spacing w:before="14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 w14:paraId="49451DF1" w14:textId="77777777" w:rsidR="006671D6" w:rsidRDefault="00000000">
                      <w:pPr>
                        <w:ind w:left="195"/>
                        <w:rPr>
                          <w:color w:val="000000"/>
                          <w:sz w:val="1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  <w:sz w:val="10"/>
                        </w:rPr>
                        <w:t>res_users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4F826A" wp14:editId="024AD9A7">
                <wp:simplePos x="0" y="0"/>
                <wp:positionH relativeFrom="page">
                  <wp:posOffset>2767197</wp:posOffset>
                </wp:positionH>
                <wp:positionV relativeFrom="paragraph">
                  <wp:posOffset>233987</wp:posOffset>
                </wp:positionV>
                <wp:extent cx="792480" cy="1682114"/>
                <wp:effectExtent l="0" t="0" r="0" b="0"/>
                <wp:wrapTopAndBottom/>
                <wp:docPr id="770" name="Textbox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2480" cy="16821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46"/>
                              <w:gridCol w:w="367"/>
                              <w:gridCol w:w="417"/>
                              <w:gridCol w:w="204"/>
                            </w:tblGrid>
                            <w:tr w:rsidR="006671D6" w14:paraId="36CBCA18" w14:textId="77777777">
                              <w:trPr>
                                <w:trHeight w:val="606"/>
                              </w:trPr>
                              <w:tc>
                                <w:tcPr>
                                  <w:tcW w:w="209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1C927A9" w14:textId="77777777" w:rsidR="006671D6" w:rsidRDefault="006671D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0" w:type="dxa"/>
                                  <w:gridSpan w:val="3"/>
                                  <w:shd w:val="clear" w:color="auto" w:fill="EDEDED"/>
                                </w:tcPr>
                                <w:p w14:paraId="4D03741B" w14:textId="77777777" w:rsidR="006671D6" w:rsidRDefault="006671D6">
                                  <w:pPr>
                                    <w:pStyle w:val="TableParagraph"/>
                                    <w:spacing w:before="13"/>
                                    <w:ind w:left="0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188A1770" w14:textId="77777777" w:rsidR="006671D6" w:rsidRDefault="00000000">
                                  <w:pPr>
                                    <w:pStyle w:val="TableParagraph"/>
                                    <w:spacing w:before="0"/>
                                    <w:ind w:left="148"/>
                                    <w:rPr>
                                      <w:sz w:val="1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res_partner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4B1DF2F" w14:textId="77777777" w:rsidR="006671D6" w:rsidRDefault="006671D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6671D6" w14:paraId="52817BE0" w14:textId="77777777">
                              <w:trPr>
                                <w:trHeight w:val="812"/>
                              </w:trPr>
                              <w:tc>
                                <w:tcPr>
                                  <w:tcW w:w="622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single" w:sz="4" w:space="0" w:color="808080"/>
                                  </w:tcBorders>
                                </w:tcPr>
                                <w:p w14:paraId="4314C127" w14:textId="77777777" w:rsidR="006671D6" w:rsidRDefault="006671D6">
                                  <w:pPr>
                                    <w:pStyle w:val="TableParagraph"/>
                                    <w:spacing w:before="115"/>
                                    <w:ind w:left="0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0E42C51F" w14:textId="77777777" w:rsidR="006671D6" w:rsidRDefault="00000000">
                                  <w:pPr>
                                    <w:pStyle w:val="TableParagraph"/>
                                    <w:spacing w:before="1"/>
                                    <w:ind w:left="176"/>
                                    <w:rPr>
                                      <w:sz w:val="1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  <w:spacing w:val="-4"/>
                                      <w:sz w:val="10"/>
                                      <w:shd w:val="clear" w:color="auto" w:fill="F1F1F1"/>
                                    </w:rPr>
                                    <w:t>委託繼承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40"/>
                                      <w:sz w:val="10"/>
                                      <w:shd w:val="clear" w:color="auto" w:fill="F1F1F1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621" w:type="dxa"/>
                                  <w:gridSpan w:val="2"/>
                                  <w:tcBorders>
                                    <w:top w:val="nil"/>
                                    <w:left w:val="single" w:sz="4" w:space="0" w:color="808080"/>
                                    <w:right w:val="nil"/>
                                  </w:tcBorders>
                                </w:tcPr>
                                <w:p w14:paraId="3290E278" w14:textId="77777777" w:rsidR="006671D6" w:rsidRDefault="006671D6">
                                  <w:pPr>
                                    <w:pStyle w:val="TableParagraph"/>
                                    <w:spacing w:before="115"/>
                                    <w:ind w:left="0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7B4CF5E0" w14:textId="77777777" w:rsidR="006671D6" w:rsidRDefault="00000000">
                                  <w:pPr>
                                    <w:pStyle w:val="TableParagraph"/>
                                    <w:spacing w:before="1"/>
                                    <w:ind w:left="-32"/>
                                    <w:rPr>
                                      <w:sz w:val="1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000000"/>
                                      <w:spacing w:val="-2"/>
                                      <w:sz w:val="10"/>
                                      <w:shd w:val="clear" w:color="auto" w:fill="F1F1F1"/>
                                    </w:rPr>
                                    <w:t>partner_id</w:t>
                                  </w:r>
                                  <w:proofErr w:type="spellEnd"/>
                                </w:p>
                              </w:tc>
                            </w:tr>
                            <w:tr w:rsidR="006671D6" w14:paraId="01DC9236" w14:textId="77777777">
                              <w:trPr>
                                <w:trHeight w:val="203"/>
                              </w:trPr>
                              <w:tc>
                                <w:tcPr>
                                  <w:tcW w:w="1243" w:type="dxa"/>
                                  <w:gridSpan w:val="5"/>
                                  <w:shd w:val="clear" w:color="auto" w:fill="EDEDED"/>
                                </w:tcPr>
                                <w:p w14:paraId="4C7A109F" w14:textId="77777777" w:rsidR="006671D6" w:rsidRDefault="00000000">
                                  <w:pPr>
                                    <w:pStyle w:val="TableParagraph"/>
                                    <w:spacing w:before="0" w:line="180" w:lineRule="exact"/>
                                    <w:ind w:left="310"/>
                                    <w:rPr>
                                      <w:sz w:val="1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kenda_dealer</w:t>
                                  </w:r>
                                  <w:proofErr w:type="spellEnd"/>
                                </w:p>
                              </w:tc>
                            </w:tr>
                            <w:tr w:rsidR="006671D6" w14:paraId="6E59462E" w14:textId="77777777">
                              <w:trPr>
                                <w:trHeight w:val="187"/>
                              </w:trPr>
                              <w:tc>
                                <w:tcPr>
                                  <w:tcW w:w="255" w:type="dxa"/>
                                  <w:gridSpan w:val="2"/>
                                  <w:shd w:val="clear" w:color="auto" w:fill="FFFFFF"/>
                                </w:tcPr>
                                <w:p w14:paraId="05E1CB0E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40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char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  <w:gridSpan w:val="2"/>
                                  <w:shd w:val="clear" w:color="auto" w:fill="FFFFFF"/>
                                </w:tcPr>
                                <w:p w14:paraId="42379CB9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39"/>
                                    <w:rPr>
                                      <w:sz w:val="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customer_code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" w:type="dxa"/>
                                  <w:shd w:val="clear" w:color="auto" w:fill="FFFFFF"/>
                                </w:tcPr>
                                <w:p w14:paraId="6A843E5C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42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8"/>
                                    </w:rPr>
                                    <w:t>PK</w:t>
                                  </w:r>
                                </w:p>
                              </w:tc>
                            </w:tr>
                            <w:tr w:rsidR="006671D6" w14:paraId="27208FB4" w14:textId="77777777">
                              <w:trPr>
                                <w:trHeight w:val="187"/>
                              </w:trPr>
                              <w:tc>
                                <w:tcPr>
                                  <w:tcW w:w="255" w:type="dxa"/>
                                  <w:gridSpan w:val="2"/>
                                  <w:shd w:val="clear" w:color="auto" w:fill="F1F1F1"/>
                                </w:tcPr>
                                <w:p w14:paraId="71E64F17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40"/>
                                    <w:rPr>
                                      <w:sz w:val="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5"/>
                                      <w:w w:val="105"/>
                                      <w:sz w:val="8"/>
                                    </w:rPr>
                                    <w:t>sel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84" w:type="dxa"/>
                                  <w:gridSpan w:val="2"/>
                                  <w:shd w:val="clear" w:color="auto" w:fill="F1F1F1"/>
                                </w:tcPr>
                                <w:p w14:paraId="2B751347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39"/>
                                    <w:rPr>
                                      <w:sz w:val="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company_code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" w:type="dxa"/>
                                  <w:shd w:val="clear" w:color="auto" w:fill="F1F1F1"/>
                                </w:tcPr>
                                <w:p w14:paraId="45715040" w14:textId="77777777" w:rsidR="006671D6" w:rsidRDefault="006671D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6671D6" w14:paraId="08B2006F" w14:textId="77777777">
                              <w:trPr>
                                <w:trHeight w:val="187"/>
                              </w:trPr>
                              <w:tc>
                                <w:tcPr>
                                  <w:tcW w:w="255" w:type="dxa"/>
                                  <w:gridSpan w:val="2"/>
                                  <w:shd w:val="clear" w:color="auto" w:fill="FFFFFF"/>
                                </w:tcPr>
                                <w:p w14:paraId="2735A7D0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40"/>
                                    <w:rPr>
                                      <w:sz w:val="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5"/>
                                      <w:w w:val="105"/>
                                      <w:sz w:val="8"/>
                                    </w:rPr>
                                    <w:t>sel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84" w:type="dxa"/>
                                  <w:gridSpan w:val="2"/>
                                  <w:shd w:val="clear" w:color="auto" w:fill="FFFFFF"/>
                                </w:tcPr>
                                <w:p w14:paraId="50738B9C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39"/>
                                    <w:rPr>
                                      <w:sz w:val="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product_category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" w:type="dxa"/>
                                  <w:shd w:val="clear" w:color="auto" w:fill="FFFFFF"/>
                                </w:tcPr>
                                <w:p w14:paraId="7BBFD096" w14:textId="77777777" w:rsidR="006671D6" w:rsidRDefault="006671D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6671D6" w14:paraId="35C206DF" w14:textId="77777777">
                              <w:trPr>
                                <w:trHeight w:val="187"/>
                              </w:trPr>
                              <w:tc>
                                <w:tcPr>
                                  <w:tcW w:w="255" w:type="dxa"/>
                                  <w:gridSpan w:val="2"/>
                                  <w:shd w:val="clear" w:color="auto" w:fill="F1F1F1"/>
                                </w:tcPr>
                                <w:p w14:paraId="2FC75234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40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char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  <w:gridSpan w:val="2"/>
                                  <w:shd w:val="clear" w:color="auto" w:fill="F1F1F1"/>
                                </w:tcPr>
                                <w:p w14:paraId="0CA9715B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39"/>
                                    <w:rPr>
                                      <w:sz w:val="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area_code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" w:type="dxa"/>
                                  <w:shd w:val="clear" w:color="auto" w:fill="F1F1F1"/>
                                </w:tcPr>
                                <w:p w14:paraId="5B6E6914" w14:textId="77777777" w:rsidR="006671D6" w:rsidRDefault="006671D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6671D6" w14:paraId="7159CDA7" w14:textId="77777777">
                              <w:trPr>
                                <w:trHeight w:val="187"/>
                              </w:trPr>
                              <w:tc>
                                <w:tcPr>
                                  <w:tcW w:w="255" w:type="dxa"/>
                                  <w:gridSpan w:val="2"/>
                                  <w:shd w:val="clear" w:color="auto" w:fill="FFFFFF"/>
                                </w:tcPr>
                                <w:p w14:paraId="6F8E7459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40"/>
                                    <w:rPr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8"/>
                                    </w:rPr>
                                    <w:t>char</w:t>
                                  </w:r>
                                </w:p>
                              </w:tc>
                              <w:tc>
                                <w:tcPr>
                                  <w:tcW w:w="784" w:type="dxa"/>
                                  <w:gridSpan w:val="2"/>
                                  <w:shd w:val="clear" w:color="auto" w:fill="FFFFFF"/>
                                </w:tcPr>
                                <w:p w14:paraId="47126448" w14:textId="77777777" w:rsidR="006671D6" w:rsidRDefault="00000000">
                                  <w:pPr>
                                    <w:pStyle w:val="TableParagraph"/>
                                    <w:spacing w:before="10"/>
                                    <w:ind w:left="39"/>
                                    <w:rPr>
                                      <w:sz w:val="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w w:val="105"/>
                                      <w:sz w:val="8"/>
                                    </w:rPr>
                                    <w:t>salesperson_code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4" w:type="dxa"/>
                                  <w:shd w:val="clear" w:color="auto" w:fill="FFFFFF"/>
                                </w:tcPr>
                                <w:p w14:paraId="279DF201" w14:textId="77777777" w:rsidR="006671D6" w:rsidRDefault="006671D6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D336FD7" w14:textId="77777777" w:rsidR="006671D6" w:rsidRDefault="006671D6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F826A" id="Textbox 770" o:spid="_x0000_s1363" type="#_x0000_t202" style="position:absolute;margin-left:217.9pt;margin-top:18.4pt;width:62.4pt;height:13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46"/>
                        <w:gridCol w:w="367"/>
                        <w:gridCol w:w="417"/>
                        <w:gridCol w:w="204"/>
                      </w:tblGrid>
                      <w:tr w:rsidR="006671D6" w14:paraId="36CBCA18" w14:textId="77777777">
                        <w:trPr>
                          <w:trHeight w:val="606"/>
                        </w:trPr>
                        <w:tc>
                          <w:tcPr>
                            <w:tcW w:w="209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1C927A9" w14:textId="77777777" w:rsidR="006671D6" w:rsidRDefault="006671D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830" w:type="dxa"/>
                            <w:gridSpan w:val="3"/>
                            <w:shd w:val="clear" w:color="auto" w:fill="EDEDED"/>
                          </w:tcPr>
                          <w:p w14:paraId="4D03741B" w14:textId="77777777" w:rsidR="006671D6" w:rsidRDefault="006671D6">
                            <w:pPr>
                              <w:pStyle w:val="TableParagraph"/>
                              <w:spacing w:before="13"/>
                              <w:ind w:left="0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188A1770" w14:textId="77777777" w:rsidR="006671D6" w:rsidRDefault="00000000">
                            <w:pPr>
                              <w:pStyle w:val="TableParagraph"/>
                              <w:spacing w:before="0"/>
                              <w:ind w:left="148"/>
                              <w:rPr>
                                <w:sz w:val="1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0"/>
                              </w:rPr>
                              <w:t>res_partner</w:t>
                            </w:r>
                            <w:proofErr w:type="spellEnd"/>
                          </w:p>
                        </w:tc>
                        <w:tc>
                          <w:tcPr>
                            <w:tcW w:w="204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4B1DF2F" w14:textId="77777777" w:rsidR="006671D6" w:rsidRDefault="006671D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6671D6" w14:paraId="52817BE0" w14:textId="77777777">
                        <w:trPr>
                          <w:trHeight w:val="812"/>
                        </w:trPr>
                        <w:tc>
                          <w:tcPr>
                            <w:tcW w:w="622" w:type="dxa"/>
                            <w:gridSpan w:val="3"/>
                            <w:tcBorders>
                              <w:top w:val="nil"/>
                              <w:left w:val="nil"/>
                              <w:right w:val="single" w:sz="4" w:space="0" w:color="808080"/>
                            </w:tcBorders>
                          </w:tcPr>
                          <w:p w14:paraId="4314C127" w14:textId="77777777" w:rsidR="006671D6" w:rsidRDefault="006671D6">
                            <w:pPr>
                              <w:pStyle w:val="TableParagraph"/>
                              <w:spacing w:before="115"/>
                              <w:ind w:left="0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0E42C51F" w14:textId="77777777" w:rsidR="006671D6" w:rsidRDefault="00000000">
                            <w:pPr>
                              <w:pStyle w:val="TableParagraph"/>
                              <w:spacing w:before="1"/>
                              <w:ind w:left="176"/>
                              <w:rPr>
                                <w:sz w:val="1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  <w:sz w:val="10"/>
                                <w:shd w:val="clear" w:color="auto" w:fill="F1F1F1"/>
                              </w:rPr>
                              <w:t>委託繼承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  <w:sz w:val="10"/>
                                <w:shd w:val="clear" w:color="auto" w:fill="F1F1F1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621" w:type="dxa"/>
                            <w:gridSpan w:val="2"/>
                            <w:tcBorders>
                              <w:top w:val="nil"/>
                              <w:left w:val="single" w:sz="4" w:space="0" w:color="808080"/>
                              <w:right w:val="nil"/>
                            </w:tcBorders>
                          </w:tcPr>
                          <w:p w14:paraId="3290E278" w14:textId="77777777" w:rsidR="006671D6" w:rsidRDefault="006671D6">
                            <w:pPr>
                              <w:pStyle w:val="TableParagraph"/>
                              <w:spacing w:before="115"/>
                              <w:ind w:left="0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7B4CF5E0" w14:textId="77777777" w:rsidR="006671D6" w:rsidRDefault="00000000">
                            <w:pPr>
                              <w:pStyle w:val="TableParagraph"/>
                              <w:spacing w:before="1"/>
                              <w:ind w:left="-32"/>
                              <w:rPr>
                                <w:sz w:val="1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0"/>
                                <w:shd w:val="clear" w:color="auto" w:fill="F1F1F1"/>
                              </w:rPr>
                              <w:t>partner_id</w:t>
                            </w:r>
                            <w:proofErr w:type="spellEnd"/>
                          </w:p>
                        </w:tc>
                      </w:tr>
                      <w:tr w:rsidR="006671D6" w14:paraId="01DC9236" w14:textId="77777777">
                        <w:trPr>
                          <w:trHeight w:val="203"/>
                        </w:trPr>
                        <w:tc>
                          <w:tcPr>
                            <w:tcW w:w="1243" w:type="dxa"/>
                            <w:gridSpan w:val="5"/>
                            <w:shd w:val="clear" w:color="auto" w:fill="EDEDED"/>
                          </w:tcPr>
                          <w:p w14:paraId="4C7A109F" w14:textId="77777777" w:rsidR="006671D6" w:rsidRDefault="00000000">
                            <w:pPr>
                              <w:pStyle w:val="TableParagraph"/>
                              <w:spacing w:before="0" w:line="180" w:lineRule="exact"/>
                              <w:ind w:left="310"/>
                              <w:rPr>
                                <w:sz w:val="1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0"/>
                              </w:rPr>
                              <w:t>kenda_dealer</w:t>
                            </w:r>
                            <w:proofErr w:type="spellEnd"/>
                          </w:p>
                        </w:tc>
                      </w:tr>
                      <w:tr w:rsidR="006671D6" w14:paraId="6E59462E" w14:textId="77777777">
                        <w:trPr>
                          <w:trHeight w:val="187"/>
                        </w:trPr>
                        <w:tc>
                          <w:tcPr>
                            <w:tcW w:w="255" w:type="dxa"/>
                            <w:gridSpan w:val="2"/>
                            <w:shd w:val="clear" w:color="auto" w:fill="FFFFFF"/>
                          </w:tcPr>
                          <w:p w14:paraId="05E1CB0E" w14:textId="77777777" w:rsidR="006671D6" w:rsidRDefault="00000000">
                            <w:pPr>
                              <w:pStyle w:val="TableParagraph"/>
                              <w:spacing w:before="10"/>
                              <w:ind w:left="40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char</w:t>
                            </w:r>
                          </w:p>
                        </w:tc>
                        <w:tc>
                          <w:tcPr>
                            <w:tcW w:w="784" w:type="dxa"/>
                            <w:gridSpan w:val="2"/>
                            <w:shd w:val="clear" w:color="auto" w:fill="FFFFFF"/>
                          </w:tcPr>
                          <w:p w14:paraId="42379CB9" w14:textId="77777777" w:rsidR="006671D6" w:rsidRDefault="00000000">
                            <w:pPr>
                              <w:pStyle w:val="TableParagraph"/>
                              <w:spacing w:before="10"/>
                              <w:ind w:left="39"/>
                              <w:rPr>
                                <w:sz w:val="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customer_code</w:t>
                            </w:r>
                            <w:proofErr w:type="spellEnd"/>
                          </w:p>
                        </w:tc>
                        <w:tc>
                          <w:tcPr>
                            <w:tcW w:w="204" w:type="dxa"/>
                            <w:shd w:val="clear" w:color="auto" w:fill="FFFFFF"/>
                          </w:tcPr>
                          <w:p w14:paraId="6A843E5C" w14:textId="77777777" w:rsidR="006671D6" w:rsidRDefault="00000000">
                            <w:pPr>
                              <w:pStyle w:val="TableParagraph"/>
                              <w:spacing w:before="10"/>
                              <w:ind w:left="42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PK</w:t>
                            </w:r>
                          </w:p>
                        </w:tc>
                      </w:tr>
                      <w:tr w:rsidR="006671D6" w14:paraId="27208FB4" w14:textId="77777777">
                        <w:trPr>
                          <w:trHeight w:val="187"/>
                        </w:trPr>
                        <w:tc>
                          <w:tcPr>
                            <w:tcW w:w="255" w:type="dxa"/>
                            <w:gridSpan w:val="2"/>
                            <w:shd w:val="clear" w:color="auto" w:fill="F1F1F1"/>
                          </w:tcPr>
                          <w:p w14:paraId="71E64F17" w14:textId="77777777" w:rsidR="006671D6" w:rsidRDefault="00000000">
                            <w:pPr>
                              <w:pStyle w:val="TableParagraph"/>
                              <w:spacing w:before="10"/>
                              <w:ind w:left="40"/>
                              <w:rPr>
                                <w:sz w:val="8"/>
                              </w:rPr>
                            </w:pPr>
                            <w:proofErr w:type="spellStart"/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sel</w:t>
                            </w:r>
                            <w:proofErr w:type="spellEnd"/>
                          </w:p>
                        </w:tc>
                        <w:tc>
                          <w:tcPr>
                            <w:tcW w:w="784" w:type="dxa"/>
                            <w:gridSpan w:val="2"/>
                            <w:shd w:val="clear" w:color="auto" w:fill="F1F1F1"/>
                          </w:tcPr>
                          <w:p w14:paraId="2B751347" w14:textId="77777777" w:rsidR="006671D6" w:rsidRDefault="00000000">
                            <w:pPr>
                              <w:pStyle w:val="TableParagraph"/>
                              <w:spacing w:before="10"/>
                              <w:ind w:left="39"/>
                              <w:rPr>
                                <w:sz w:val="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company_code</w:t>
                            </w:r>
                            <w:proofErr w:type="spellEnd"/>
                          </w:p>
                        </w:tc>
                        <w:tc>
                          <w:tcPr>
                            <w:tcW w:w="204" w:type="dxa"/>
                            <w:shd w:val="clear" w:color="auto" w:fill="F1F1F1"/>
                          </w:tcPr>
                          <w:p w14:paraId="45715040" w14:textId="77777777" w:rsidR="006671D6" w:rsidRDefault="006671D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6671D6" w14:paraId="08B2006F" w14:textId="77777777">
                        <w:trPr>
                          <w:trHeight w:val="187"/>
                        </w:trPr>
                        <w:tc>
                          <w:tcPr>
                            <w:tcW w:w="255" w:type="dxa"/>
                            <w:gridSpan w:val="2"/>
                            <w:shd w:val="clear" w:color="auto" w:fill="FFFFFF"/>
                          </w:tcPr>
                          <w:p w14:paraId="2735A7D0" w14:textId="77777777" w:rsidR="006671D6" w:rsidRDefault="00000000">
                            <w:pPr>
                              <w:pStyle w:val="TableParagraph"/>
                              <w:spacing w:before="10"/>
                              <w:ind w:left="40"/>
                              <w:rPr>
                                <w:sz w:val="8"/>
                              </w:rPr>
                            </w:pPr>
                            <w:proofErr w:type="spellStart"/>
                            <w:r>
                              <w:rPr>
                                <w:spacing w:val="-5"/>
                                <w:w w:val="105"/>
                                <w:sz w:val="8"/>
                              </w:rPr>
                              <w:t>sel</w:t>
                            </w:r>
                            <w:proofErr w:type="spellEnd"/>
                          </w:p>
                        </w:tc>
                        <w:tc>
                          <w:tcPr>
                            <w:tcW w:w="784" w:type="dxa"/>
                            <w:gridSpan w:val="2"/>
                            <w:shd w:val="clear" w:color="auto" w:fill="FFFFFF"/>
                          </w:tcPr>
                          <w:p w14:paraId="50738B9C" w14:textId="77777777" w:rsidR="006671D6" w:rsidRDefault="00000000">
                            <w:pPr>
                              <w:pStyle w:val="TableParagraph"/>
                              <w:spacing w:before="10"/>
                              <w:ind w:left="39"/>
                              <w:rPr>
                                <w:sz w:val="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product_category</w:t>
                            </w:r>
                            <w:proofErr w:type="spellEnd"/>
                          </w:p>
                        </w:tc>
                        <w:tc>
                          <w:tcPr>
                            <w:tcW w:w="204" w:type="dxa"/>
                            <w:shd w:val="clear" w:color="auto" w:fill="FFFFFF"/>
                          </w:tcPr>
                          <w:p w14:paraId="7BBFD096" w14:textId="77777777" w:rsidR="006671D6" w:rsidRDefault="006671D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6671D6" w14:paraId="35C206DF" w14:textId="77777777">
                        <w:trPr>
                          <w:trHeight w:val="187"/>
                        </w:trPr>
                        <w:tc>
                          <w:tcPr>
                            <w:tcW w:w="255" w:type="dxa"/>
                            <w:gridSpan w:val="2"/>
                            <w:shd w:val="clear" w:color="auto" w:fill="F1F1F1"/>
                          </w:tcPr>
                          <w:p w14:paraId="2FC75234" w14:textId="77777777" w:rsidR="006671D6" w:rsidRDefault="00000000">
                            <w:pPr>
                              <w:pStyle w:val="TableParagraph"/>
                              <w:spacing w:before="10"/>
                              <w:ind w:left="40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char</w:t>
                            </w:r>
                          </w:p>
                        </w:tc>
                        <w:tc>
                          <w:tcPr>
                            <w:tcW w:w="784" w:type="dxa"/>
                            <w:gridSpan w:val="2"/>
                            <w:shd w:val="clear" w:color="auto" w:fill="F1F1F1"/>
                          </w:tcPr>
                          <w:p w14:paraId="0CA9715B" w14:textId="77777777" w:rsidR="006671D6" w:rsidRDefault="00000000">
                            <w:pPr>
                              <w:pStyle w:val="TableParagraph"/>
                              <w:spacing w:before="10"/>
                              <w:ind w:left="39"/>
                              <w:rPr>
                                <w:sz w:val="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area_code</w:t>
                            </w:r>
                            <w:proofErr w:type="spellEnd"/>
                          </w:p>
                        </w:tc>
                        <w:tc>
                          <w:tcPr>
                            <w:tcW w:w="204" w:type="dxa"/>
                            <w:shd w:val="clear" w:color="auto" w:fill="F1F1F1"/>
                          </w:tcPr>
                          <w:p w14:paraId="5B6E6914" w14:textId="77777777" w:rsidR="006671D6" w:rsidRDefault="006671D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6671D6" w14:paraId="7159CDA7" w14:textId="77777777">
                        <w:trPr>
                          <w:trHeight w:val="187"/>
                        </w:trPr>
                        <w:tc>
                          <w:tcPr>
                            <w:tcW w:w="255" w:type="dxa"/>
                            <w:gridSpan w:val="2"/>
                            <w:shd w:val="clear" w:color="auto" w:fill="FFFFFF"/>
                          </w:tcPr>
                          <w:p w14:paraId="6F8E7459" w14:textId="77777777" w:rsidR="006671D6" w:rsidRDefault="00000000">
                            <w:pPr>
                              <w:pStyle w:val="TableParagraph"/>
                              <w:spacing w:before="10"/>
                              <w:ind w:left="40"/>
                              <w:rPr>
                                <w:sz w:val="8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8"/>
                              </w:rPr>
                              <w:t>char</w:t>
                            </w:r>
                          </w:p>
                        </w:tc>
                        <w:tc>
                          <w:tcPr>
                            <w:tcW w:w="784" w:type="dxa"/>
                            <w:gridSpan w:val="2"/>
                            <w:shd w:val="clear" w:color="auto" w:fill="FFFFFF"/>
                          </w:tcPr>
                          <w:p w14:paraId="47126448" w14:textId="77777777" w:rsidR="006671D6" w:rsidRDefault="00000000">
                            <w:pPr>
                              <w:pStyle w:val="TableParagraph"/>
                              <w:spacing w:before="10"/>
                              <w:ind w:left="39"/>
                              <w:rPr>
                                <w:sz w:val="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w w:val="105"/>
                                <w:sz w:val="8"/>
                              </w:rPr>
                              <w:t>salesperson_code</w:t>
                            </w:r>
                            <w:proofErr w:type="spellEnd"/>
                          </w:p>
                        </w:tc>
                        <w:tc>
                          <w:tcPr>
                            <w:tcW w:w="204" w:type="dxa"/>
                            <w:shd w:val="clear" w:color="auto" w:fill="FFFFFF"/>
                          </w:tcPr>
                          <w:p w14:paraId="279DF201" w14:textId="77777777" w:rsidR="006671D6" w:rsidRDefault="006671D6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14:paraId="1D336FD7" w14:textId="77777777" w:rsidR="006671D6" w:rsidRDefault="006671D6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2A4E42" w14:textId="77777777" w:rsidR="006671D6" w:rsidRDefault="006671D6">
      <w:pPr>
        <w:pStyle w:val="a3"/>
        <w:spacing w:before="10"/>
        <w:rPr>
          <w:b/>
          <w:sz w:val="10"/>
          <w:lang w:eastAsia="zh-TW"/>
        </w:rPr>
      </w:pPr>
    </w:p>
    <w:p w14:paraId="5608FFBC" w14:textId="77777777" w:rsidR="006671D6" w:rsidRDefault="006671D6">
      <w:pPr>
        <w:pStyle w:val="a3"/>
        <w:rPr>
          <w:b/>
          <w:sz w:val="10"/>
          <w:lang w:eastAsia="zh-TW"/>
        </w:rPr>
        <w:sectPr w:rsidR="006671D6">
          <w:pgSz w:w="11910" w:h="16840"/>
          <w:pgMar w:top="1020" w:right="850" w:bottom="600" w:left="850" w:header="0" w:footer="417" w:gutter="0"/>
          <w:cols w:space="720"/>
        </w:sectPr>
      </w:pPr>
    </w:p>
    <w:p w14:paraId="3247AD42" w14:textId="4EC70AA3" w:rsidR="006671D6" w:rsidRDefault="00000000">
      <w:pPr>
        <w:spacing w:before="74"/>
        <w:ind w:left="377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5573632" behindDoc="1" locked="0" layoutInCell="1" allowOverlap="1" wp14:anchorId="0C8C978A" wp14:editId="089E41A3">
                <wp:simplePos x="0" y="0"/>
                <wp:positionH relativeFrom="page">
                  <wp:posOffset>994267</wp:posOffset>
                </wp:positionH>
                <wp:positionV relativeFrom="paragraph">
                  <wp:posOffset>-311149</wp:posOffset>
                </wp:positionV>
                <wp:extent cx="147320" cy="833119"/>
                <wp:effectExtent l="0" t="0" r="0" b="0"/>
                <wp:wrapNone/>
                <wp:docPr id="771" name="Graphic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320" cy="8331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" h="833119">
                              <a:moveTo>
                                <a:pt x="0" y="0"/>
                              </a:moveTo>
                              <a:lnTo>
                                <a:pt x="0" y="74428"/>
                              </a:lnTo>
                              <a:lnTo>
                                <a:pt x="71" y="110636"/>
                              </a:lnTo>
                              <a:lnTo>
                                <a:pt x="572" y="154481"/>
                              </a:lnTo>
                              <a:lnTo>
                                <a:pt x="1931" y="204485"/>
                              </a:lnTo>
                              <a:lnTo>
                                <a:pt x="4579" y="259172"/>
                              </a:lnTo>
                              <a:lnTo>
                                <a:pt x="8944" y="317064"/>
                              </a:lnTo>
                              <a:lnTo>
                                <a:pt x="15455" y="376684"/>
                              </a:lnTo>
                              <a:lnTo>
                                <a:pt x="24542" y="436555"/>
                              </a:lnTo>
                              <a:lnTo>
                                <a:pt x="36421" y="495290"/>
                              </a:lnTo>
                              <a:lnTo>
                                <a:pt x="50446" y="551847"/>
                              </a:lnTo>
                              <a:lnTo>
                                <a:pt x="65760" y="605274"/>
                              </a:lnTo>
                              <a:lnTo>
                                <a:pt x="81503" y="654620"/>
                              </a:lnTo>
                              <a:lnTo>
                                <a:pt x="96816" y="698933"/>
                              </a:lnTo>
                              <a:lnTo>
                                <a:pt x="110841" y="737262"/>
                              </a:lnTo>
                              <a:lnTo>
                                <a:pt x="122720" y="768656"/>
                              </a:lnTo>
                              <a:lnTo>
                                <a:pt x="147263" y="833072"/>
                              </a:lnTo>
                            </a:path>
                          </a:pathLst>
                        </a:custGeom>
                        <a:ln w="5223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09F5B" id="Graphic 771" o:spid="_x0000_s1026" style="position:absolute;margin-left:78.3pt;margin-top:-24.5pt;width:11.6pt;height:65.6pt;z-index:-177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320,833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" path="m,l,74428r71,36208l572,154481r1359,50004l4579,259172r4365,57892l15455,376684r9087,59871l36421,495290r14025,56557l65760,605274r15743,49346l96816,698933r14025,38329l122720,768656r24543,64416e" filled="f" strokecolor="gray" strokeweight=".14508mm">
                <v:path arrowok="t"/>
                <w10:wrap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5574144" behindDoc="1" locked="0" layoutInCell="1" allowOverlap="1" wp14:anchorId="3A48ACAC" wp14:editId="11152259">
                <wp:simplePos x="0" y="0"/>
                <wp:positionH relativeFrom="page">
                  <wp:posOffset>1354891</wp:posOffset>
                </wp:positionH>
                <wp:positionV relativeFrom="paragraph">
                  <wp:posOffset>-343407</wp:posOffset>
                </wp:positionV>
                <wp:extent cx="1631314" cy="1257300"/>
                <wp:effectExtent l="0" t="0" r="0" b="0"/>
                <wp:wrapNone/>
                <wp:docPr id="772" name="Group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1314" cy="1257300"/>
                          <a:chOff x="0" y="0"/>
                          <a:chExt cx="1631314" cy="125730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2611" y="2611"/>
                            <a:ext cx="144272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862965">
                                <a:moveTo>
                                  <a:pt x="1412299" y="0"/>
                                </a:moveTo>
                                <a:lnTo>
                                  <a:pt x="1224359" y="79369"/>
                                </a:lnTo>
                                <a:lnTo>
                                  <a:pt x="1150761" y="110523"/>
                                </a:lnTo>
                                <a:lnTo>
                                  <a:pt x="1109111" y="128284"/>
                                </a:lnTo>
                                <a:lnTo>
                                  <a:pt x="1064763" y="147347"/>
                                </a:lnTo>
                                <a:lnTo>
                                  <a:pt x="1018118" y="167598"/>
                                </a:lnTo>
                                <a:lnTo>
                                  <a:pt x="969576" y="188920"/>
                                </a:lnTo>
                                <a:lnTo>
                                  <a:pt x="919539" y="211199"/>
                                </a:lnTo>
                                <a:lnTo>
                                  <a:pt x="868407" y="234319"/>
                                </a:lnTo>
                                <a:lnTo>
                                  <a:pt x="816583" y="258165"/>
                                </a:lnTo>
                                <a:lnTo>
                                  <a:pt x="764466" y="282623"/>
                                </a:lnTo>
                                <a:lnTo>
                                  <a:pt x="712459" y="307576"/>
                                </a:lnTo>
                                <a:lnTo>
                                  <a:pt x="660962" y="332911"/>
                                </a:lnTo>
                                <a:lnTo>
                                  <a:pt x="610377" y="358510"/>
                                </a:lnTo>
                                <a:lnTo>
                                  <a:pt x="561103" y="384260"/>
                                </a:lnTo>
                                <a:lnTo>
                                  <a:pt x="513544" y="410045"/>
                                </a:lnTo>
                                <a:lnTo>
                                  <a:pt x="468099" y="435750"/>
                                </a:lnTo>
                                <a:lnTo>
                                  <a:pt x="425169" y="461260"/>
                                </a:lnTo>
                                <a:lnTo>
                                  <a:pt x="358675" y="503899"/>
                                </a:lnTo>
                                <a:lnTo>
                                  <a:pt x="300053" y="545343"/>
                                </a:lnTo>
                                <a:lnTo>
                                  <a:pt x="248743" y="585297"/>
                                </a:lnTo>
                                <a:lnTo>
                                  <a:pt x="204188" y="623463"/>
                                </a:lnTo>
                                <a:lnTo>
                                  <a:pt x="165830" y="659544"/>
                                </a:lnTo>
                                <a:lnTo>
                                  <a:pt x="133110" y="693245"/>
                                </a:lnTo>
                                <a:lnTo>
                                  <a:pt x="105469" y="724268"/>
                                </a:lnTo>
                                <a:lnTo>
                                  <a:pt x="63196" y="777093"/>
                                </a:lnTo>
                                <a:lnTo>
                                  <a:pt x="47445" y="798302"/>
                                </a:lnTo>
                                <a:lnTo>
                                  <a:pt x="0" y="862717"/>
                                </a:lnTo>
                              </a:path>
                              <a:path w="1442720" h="862965">
                                <a:moveTo>
                                  <a:pt x="1442583" y="215063"/>
                                </a:moveTo>
                                <a:lnTo>
                                  <a:pt x="1401107" y="258586"/>
                                </a:lnTo>
                                <a:lnTo>
                                  <a:pt x="1348883" y="315767"/>
                                </a:lnTo>
                                <a:lnTo>
                                  <a:pt x="1318162" y="353636"/>
                                </a:lnTo>
                                <a:lnTo>
                                  <a:pt x="1287440" y="396837"/>
                                </a:lnTo>
                                <a:lnTo>
                                  <a:pt x="1259023" y="444729"/>
                                </a:lnTo>
                                <a:lnTo>
                                  <a:pt x="1235213" y="496672"/>
                                </a:lnTo>
                                <a:lnTo>
                                  <a:pt x="1217741" y="551739"/>
                                </a:lnTo>
                                <a:lnTo>
                                  <a:pt x="1206030" y="607870"/>
                                </a:lnTo>
                                <a:lnTo>
                                  <a:pt x="1198926" y="662719"/>
                                </a:lnTo>
                                <a:lnTo>
                                  <a:pt x="1195278" y="713942"/>
                                </a:lnTo>
                                <a:lnTo>
                                  <a:pt x="1193934" y="759192"/>
                                </a:lnTo>
                                <a:lnTo>
                                  <a:pt x="1193742" y="796124"/>
                                </a:lnTo>
                                <a:lnTo>
                                  <a:pt x="1193742" y="860106"/>
                                </a:lnTo>
                              </a:path>
                            </a:pathLst>
                          </a:custGeom>
                          <a:ln w="5223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473619" y="293206"/>
                            <a:ext cx="36004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2F13B" w14:textId="77777777" w:rsidR="006671D6" w:rsidRDefault="00000000">
                              <w:pPr>
                                <w:spacing w:line="131" w:lineRule="exact"/>
                                <w:rPr>
                                  <w:ins w:id="1075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1076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  <w:shd w:val="clear" w:color="auto" w:fill="F1F1F1"/>
                                  </w:rPr>
                                  <w:t>account_ids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1059854" y="456321"/>
                            <a:ext cx="36322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AB3FE" w14:textId="77777777" w:rsidR="006671D6" w:rsidRDefault="00000000">
                              <w:pPr>
                                <w:spacing w:line="131" w:lineRule="exact"/>
                                <w:rPr>
                                  <w:ins w:id="1077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1078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  <w:shd w:val="clear" w:color="auto" w:fill="F1F1F1"/>
                                  </w:rPr>
                                  <w:t>location_ids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764602" y="862731"/>
                            <a:ext cx="863600" cy="39179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22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A856F3" w14:textId="77777777" w:rsidR="006671D6" w:rsidRDefault="006671D6">
                              <w:pPr>
                                <w:spacing w:before="14"/>
                                <w:rPr>
                                  <w:ins w:id="1079" w:author="盧晏臻Jenny" w:date="2026-06-24T16:30:00Z" w16du:dateUtc="2026-06-24T08:30:00Z"/>
                                  <w:color w:val="000000"/>
                                  <w:sz w:val="10"/>
                                </w:rPr>
                              </w:pPr>
                            </w:p>
                            <w:p w14:paraId="061C8E2F" w14:textId="77777777" w:rsidR="006671D6" w:rsidRDefault="00000000">
                              <w:pPr>
                                <w:ind w:left="120"/>
                                <w:rPr>
                                  <w:ins w:id="1080" w:author="盧晏臻Jenny" w:date="2026-06-24T16:30:00Z" w16du:dateUtc="2026-06-24T08:30:00Z"/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ins w:id="1081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kenda_delivery_location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48ACAC" id="Group 772" o:spid="_x0000_s1364" style="position:absolute;left:0;text-align:left;margin-left:106.7pt;margin-top:-27.05pt;width:128.45pt;height:99pt;z-index:-17742336;mso-wrap-distance-left:0;mso-wrap-distance-right:0;mso-position-horizontal-relative:page" coordsize="16313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">
                <v:shape id="Graphic 773" o:spid="_x0000_s1365" style="position:absolute;left:26;top:26;width:14427;height:8629;visibility:visible;mso-wrap-style:square;v-text-anchor:top" coordsize="1442720,86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" path="m1412299,l1224359,79369r-73598,31154l1109111,128284r-44348,19063l1018118,167598r-48542,21322l919539,211199r-51132,23120l816583,258165r-52117,24458l712459,307576r-51497,25335l610377,358510r-49274,25750l513544,410045r-45445,25705l425169,461260r-66494,42639l300053,545343r-51310,39954l204188,623463r-38358,36081l133110,693245r-27641,31023l63196,777093,47445,798302,,862717em1442583,215063r-41476,43523l1348883,315767r-30721,37869l1287440,396837r-28417,47892l1235213,496672r-17472,55067l1206030,607870r-7104,54849l1195278,713942r-1344,45250l1193742,796124r,63982e" filled="f" strokecolor="gray" strokeweight=".14508mm">
                  <v:path arrowok="t"/>
                </v:shape>
                <v:shape id="Textbox 774" o:spid="_x0000_s1366" type="#_x0000_t202" style="position:absolute;left:4736;top:2932;width:3600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" filled="f" stroked="f">
                  <v:textbox inset="0,0,0,0">
                    <w:txbxContent>
                      <w:p w14:paraId="5C32F13B" w14:textId="77777777" w:rsidR="006671D6" w:rsidRDefault="00000000">
                        <w:pPr>
                          <w:spacing w:line="131" w:lineRule="exact"/>
                          <w:rPr>
                            <w:ins w:id="1082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1083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  <w:shd w:val="clear" w:color="auto" w:fill="F1F1F1"/>
                            </w:rPr>
                            <w:t>account_ids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775" o:spid="_x0000_s1367" type="#_x0000_t202" style="position:absolute;left:10598;top:4563;width:3632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Py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bTeDvTDwCMrsBAAD//wMAUEsBAi0AFAAGAAgAAAAhANvh9svuAAAAhQEAABMAAAAAAAAA&#10;AAAAAAAAAAAAAFtDb250ZW50X1R5cGVzXS54bWxQSwECLQAUAAYACAAAACEAWvQsW78AAAAVAQAA&#10;CwAAAAAAAAAAAAAAAAAfAQAAX3JlbHMvLnJlbHNQSwECLQAUAAYACAAAACEAn+RD8sYAAADcAAAA&#10;DwAAAAAAAAAAAAAAAAAHAgAAZHJzL2Rvd25yZXYueG1sUEsFBgAAAAADAAMAtwAAAPoCAAAAAA==&#10;" filled="f" stroked="f">
                  <v:textbox inset="0,0,0,0">
                    <w:txbxContent>
                      <w:p w14:paraId="7C0AB3FE" w14:textId="77777777" w:rsidR="006671D6" w:rsidRDefault="00000000">
                        <w:pPr>
                          <w:spacing w:line="131" w:lineRule="exact"/>
                          <w:rPr>
                            <w:ins w:id="1084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1085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  <w:shd w:val="clear" w:color="auto" w:fill="F1F1F1"/>
                            </w:rPr>
                            <w:t>location_ids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776" o:spid="_x0000_s1368" type="#_x0000_t202" style="position:absolute;left:7646;top:8627;width:8636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" fillcolor="#ededed" strokecolor="#999" strokeweight=".14508mm">
                  <v:textbox inset="0,0,0,0">
                    <w:txbxContent>
                      <w:p w14:paraId="65A856F3" w14:textId="77777777" w:rsidR="006671D6" w:rsidRDefault="006671D6">
                        <w:pPr>
                          <w:spacing w:before="14"/>
                          <w:rPr>
                            <w:ins w:id="1086" w:author="盧晏臻Jenny" w:date="2026-06-24T16:30:00Z" w16du:dateUtc="2026-06-24T08:30:00Z"/>
                            <w:color w:val="000000"/>
                            <w:sz w:val="10"/>
                          </w:rPr>
                        </w:pPr>
                      </w:p>
                      <w:p w14:paraId="061C8E2F" w14:textId="77777777" w:rsidR="006671D6" w:rsidRDefault="00000000">
                        <w:pPr>
                          <w:ind w:left="120"/>
                          <w:rPr>
                            <w:ins w:id="1087" w:author="盧晏臻Jenny" w:date="2026-06-24T16:30:00Z" w16du:dateUtc="2026-06-24T08:30:00Z"/>
                            <w:color w:val="000000"/>
                            <w:sz w:val="10"/>
                          </w:rPr>
                        </w:pPr>
                        <w:proofErr w:type="spellStart"/>
                        <w:ins w:id="1088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kenda_delivery_location</w:t>
                          </w:r>
                          <w:proofErr w:type="spellEnd"/>
                        </w:ins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000000"/>
          <w:spacing w:val="-3"/>
          <w:sz w:val="10"/>
          <w:shd w:val="clear" w:color="auto" w:fill="F1F1F1"/>
        </w:rPr>
        <w:t>委託繼承</w:t>
      </w:r>
      <w:proofErr w:type="spellEnd"/>
      <w:r>
        <w:rPr>
          <w:color w:val="000000"/>
          <w:spacing w:val="-3"/>
          <w:sz w:val="10"/>
          <w:shd w:val="clear" w:color="auto" w:fill="F1F1F1"/>
        </w:rPr>
        <w:t xml:space="preserve"> </w:t>
      </w:r>
      <w:proofErr w:type="spellStart"/>
      <w:r>
        <w:rPr>
          <w:color w:val="000000"/>
          <w:spacing w:val="-2"/>
          <w:sz w:val="10"/>
          <w:shd w:val="clear" w:color="auto" w:fill="F1F1F1"/>
        </w:rPr>
        <w:t>user_id</w:t>
      </w:r>
      <w:proofErr w:type="spellEnd"/>
    </w:p>
    <w:p w14:paraId="02CE8E47" w14:textId="77777777" w:rsidR="006671D6" w:rsidRDefault="006671D6">
      <w:pPr>
        <w:pStyle w:val="a3"/>
        <w:spacing w:before="192"/>
        <w:rPr>
          <w:sz w:val="20"/>
        </w:rPr>
      </w:pPr>
    </w:p>
    <w:tbl>
      <w:tblPr>
        <w:tblStyle w:val="TableNormal"/>
        <w:tblW w:w="0" w:type="auto"/>
        <w:tblInd w:w="53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6"/>
        <w:gridCol w:w="618"/>
        <w:gridCol w:w="192"/>
      </w:tblGrid>
      <w:tr w:rsidR="006671D6" w14:paraId="0EF51C71" w14:textId="77777777">
        <w:trPr>
          <w:trHeight w:val="203"/>
        </w:trPr>
        <w:tc>
          <w:tcPr>
            <w:tcW w:w="1076" w:type="dxa"/>
            <w:gridSpan w:val="3"/>
            <w:shd w:val="clear" w:color="auto" w:fill="EDEDED"/>
          </w:tcPr>
          <w:p w14:paraId="4934F057" w14:textId="77777777" w:rsidR="006671D6" w:rsidRDefault="00000000">
            <w:pPr>
              <w:pStyle w:val="TableParagraph"/>
              <w:spacing w:before="0" w:line="180" w:lineRule="exact"/>
              <w:ind w:left="189"/>
              <w:rPr>
                <w:sz w:val="10"/>
              </w:rPr>
            </w:pPr>
            <w:proofErr w:type="spellStart"/>
            <w:r>
              <w:rPr>
                <w:spacing w:val="-2"/>
                <w:sz w:val="10"/>
              </w:rPr>
              <w:t>kenda_account</w:t>
            </w:r>
            <w:proofErr w:type="spellEnd"/>
          </w:p>
        </w:tc>
      </w:tr>
      <w:tr w:rsidR="006671D6" w14:paraId="58652F5F" w14:textId="77777777">
        <w:trPr>
          <w:trHeight w:val="187"/>
        </w:trPr>
        <w:tc>
          <w:tcPr>
            <w:tcW w:w="266" w:type="dxa"/>
            <w:shd w:val="clear" w:color="auto" w:fill="FFFFFF"/>
          </w:tcPr>
          <w:p w14:paraId="6C50D591" w14:textId="77777777" w:rsidR="006671D6" w:rsidRDefault="00000000">
            <w:pPr>
              <w:pStyle w:val="TableParagraph"/>
              <w:spacing w:before="10"/>
              <w:ind w:left="3" w:right="69"/>
              <w:jc w:val="center"/>
              <w:rPr>
                <w:sz w:val="8"/>
              </w:rPr>
            </w:pPr>
            <w:proofErr w:type="spellStart"/>
            <w:r>
              <w:rPr>
                <w:spacing w:val="-5"/>
                <w:w w:val="105"/>
                <w:sz w:val="8"/>
              </w:rPr>
              <w:t>sel</w:t>
            </w:r>
            <w:proofErr w:type="spellEnd"/>
          </w:p>
        </w:tc>
        <w:tc>
          <w:tcPr>
            <w:tcW w:w="618" w:type="dxa"/>
            <w:shd w:val="clear" w:color="auto" w:fill="FFFFFF"/>
          </w:tcPr>
          <w:p w14:paraId="741E168E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account_level</w:t>
            </w:r>
            <w:proofErr w:type="spellEnd"/>
          </w:p>
        </w:tc>
        <w:tc>
          <w:tcPr>
            <w:tcW w:w="192" w:type="dxa"/>
            <w:shd w:val="clear" w:color="auto" w:fill="FFFFFF"/>
          </w:tcPr>
          <w:p w14:paraId="41544198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 w:rsidR="006671D6" w14:paraId="252F1D9F" w14:textId="77777777">
        <w:trPr>
          <w:trHeight w:val="187"/>
        </w:trPr>
        <w:tc>
          <w:tcPr>
            <w:tcW w:w="266" w:type="dxa"/>
            <w:shd w:val="clear" w:color="auto" w:fill="F1F1F1"/>
          </w:tcPr>
          <w:p w14:paraId="3CD73078" w14:textId="77777777" w:rsidR="006671D6" w:rsidRDefault="00000000">
            <w:pPr>
              <w:pStyle w:val="TableParagraph"/>
              <w:spacing w:before="10"/>
              <w:ind w:left="3"/>
              <w:jc w:val="center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m2o</w:t>
            </w:r>
          </w:p>
        </w:tc>
        <w:tc>
          <w:tcPr>
            <w:tcW w:w="618" w:type="dxa"/>
            <w:shd w:val="clear" w:color="auto" w:fill="F1F1F1"/>
          </w:tcPr>
          <w:p w14:paraId="266B4715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dealer_id</w:t>
            </w:r>
            <w:proofErr w:type="spellEnd"/>
          </w:p>
        </w:tc>
        <w:tc>
          <w:tcPr>
            <w:tcW w:w="192" w:type="dxa"/>
            <w:shd w:val="clear" w:color="auto" w:fill="F1F1F1"/>
          </w:tcPr>
          <w:p w14:paraId="7C92C226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FK</w:t>
            </w:r>
          </w:p>
        </w:tc>
      </w:tr>
    </w:tbl>
    <w:p w14:paraId="1B90334E" w14:textId="77777777" w:rsidR="006671D6" w:rsidRDefault="00000000">
      <w:pPr>
        <w:spacing w:before="252" w:after="1"/>
        <w:rPr>
          <w:sz w:val="20"/>
        </w:rPr>
      </w:pPr>
      <w:r>
        <w:br w:type="column"/>
      </w:r>
    </w:p>
    <w:tbl>
      <w:tblPr>
        <w:tblStyle w:val="TableNormal"/>
        <w:tblW w:w="0" w:type="auto"/>
        <w:tblInd w:w="242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0"/>
        <w:gridCol w:w="1045"/>
        <w:gridCol w:w="199"/>
      </w:tblGrid>
      <w:tr w:rsidR="006671D6" w14:paraId="3D2AEA99" w14:textId="77777777">
        <w:trPr>
          <w:trHeight w:val="203"/>
        </w:trPr>
        <w:tc>
          <w:tcPr>
            <w:tcW w:w="1504" w:type="dxa"/>
            <w:gridSpan w:val="3"/>
            <w:shd w:val="clear" w:color="auto" w:fill="EDEDED"/>
          </w:tcPr>
          <w:p w14:paraId="060D0950" w14:textId="77777777" w:rsidR="006671D6" w:rsidRDefault="00000000">
            <w:pPr>
              <w:pStyle w:val="TableParagraph"/>
              <w:spacing w:before="0" w:line="180" w:lineRule="exact"/>
              <w:ind w:left="461"/>
              <w:rPr>
                <w:sz w:val="10"/>
              </w:rPr>
            </w:pPr>
            <w:proofErr w:type="spellStart"/>
            <w:r>
              <w:rPr>
                <w:spacing w:val="-2"/>
                <w:sz w:val="10"/>
              </w:rPr>
              <w:t>kenda_order</w:t>
            </w:r>
            <w:proofErr w:type="spellEnd"/>
          </w:p>
        </w:tc>
      </w:tr>
      <w:tr w:rsidR="006671D6" w14:paraId="77B6767C" w14:textId="77777777">
        <w:trPr>
          <w:trHeight w:val="187"/>
        </w:trPr>
        <w:tc>
          <w:tcPr>
            <w:tcW w:w="260" w:type="dxa"/>
            <w:shd w:val="clear" w:color="auto" w:fill="FFFFFF"/>
          </w:tcPr>
          <w:p w14:paraId="3276D3B0" w14:textId="77777777" w:rsidR="006671D6" w:rsidRDefault="00000000">
            <w:pPr>
              <w:pStyle w:val="TableParagraph"/>
              <w:spacing w:before="10"/>
              <w:ind w:left="6" w:right="6"/>
              <w:jc w:val="center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char</w:t>
            </w:r>
          </w:p>
        </w:tc>
        <w:tc>
          <w:tcPr>
            <w:tcW w:w="1045" w:type="dxa"/>
            <w:shd w:val="clear" w:color="auto" w:fill="FFFFFF"/>
          </w:tcPr>
          <w:p w14:paraId="13A3D431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platform_order_no</w:t>
            </w:r>
          </w:p>
        </w:tc>
        <w:tc>
          <w:tcPr>
            <w:tcW w:w="199" w:type="dxa"/>
            <w:shd w:val="clear" w:color="auto" w:fill="FFFFFF"/>
          </w:tcPr>
          <w:p w14:paraId="0F1019B2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PK</w:t>
            </w:r>
          </w:p>
        </w:tc>
      </w:tr>
      <w:tr w:rsidR="006671D6" w14:paraId="533A91BB" w14:textId="77777777">
        <w:trPr>
          <w:trHeight w:val="187"/>
        </w:trPr>
        <w:tc>
          <w:tcPr>
            <w:tcW w:w="260" w:type="dxa"/>
            <w:shd w:val="clear" w:color="auto" w:fill="F1F1F1"/>
          </w:tcPr>
          <w:p w14:paraId="2DEC756C" w14:textId="77777777" w:rsidR="006671D6" w:rsidRDefault="00000000">
            <w:pPr>
              <w:pStyle w:val="TableParagraph"/>
              <w:spacing w:before="10"/>
              <w:ind w:left="6" w:right="6"/>
              <w:jc w:val="center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char</w:t>
            </w:r>
          </w:p>
        </w:tc>
        <w:tc>
          <w:tcPr>
            <w:tcW w:w="1045" w:type="dxa"/>
            <w:shd w:val="clear" w:color="auto" w:fill="F1F1F1"/>
          </w:tcPr>
          <w:p w14:paraId="63618C2B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erp_order_no</w:t>
            </w:r>
            <w:proofErr w:type="spellEnd"/>
          </w:p>
        </w:tc>
        <w:tc>
          <w:tcPr>
            <w:tcW w:w="199" w:type="dxa"/>
            <w:shd w:val="clear" w:color="auto" w:fill="F1F1F1"/>
          </w:tcPr>
          <w:p w14:paraId="304B48F4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 w:rsidR="006671D6" w14:paraId="76ACF86C" w14:textId="77777777">
        <w:trPr>
          <w:trHeight w:val="187"/>
        </w:trPr>
        <w:tc>
          <w:tcPr>
            <w:tcW w:w="260" w:type="dxa"/>
            <w:shd w:val="clear" w:color="auto" w:fill="FFFFFF"/>
          </w:tcPr>
          <w:p w14:paraId="08F58BA7" w14:textId="77777777" w:rsidR="006671D6" w:rsidRDefault="00000000">
            <w:pPr>
              <w:pStyle w:val="TableParagraph"/>
              <w:spacing w:before="10"/>
              <w:ind w:left="6" w:right="66"/>
              <w:jc w:val="center"/>
              <w:rPr>
                <w:sz w:val="8"/>
              </w:rPr>
            </w:pPr>
            <w:proofErr w:type="spellStart"/>
            <w:r>
              <w:rPr>
                <w:spacing w:val="-5"/>
                <w:w w:val="105"/>
                <w:sz w:val="8"/>
              </w:rPr>
              <w:t>sel</w:t>
            </w:r>
            <w:proofErr w:type="spellEnd"/>
          </w:p>
        </w:tc>
        <w:tc>
          <w:tcPr>
            <w:tcW w:w="1045" w:type="dxa"/>
            <w:shd w:val="clear" w:color="auto" w:fill="FFFFFF"/>
          </w:tcPr>
          <w:p w14:paraId="4EFB3B8A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state</w:t>
            </w:r>
          </w:p>
        </w:tc>
        <w:tc>
          <w:tcPr>
            <w:tcW w:w="199" w:type="dxa"/>
            <w:shd w:val="clear" w:color="auto" w:fill="FFFFFF"/>
          </w:tcPr>
          <w:p w14:paraId="17280DFA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 w:rsidR="006671D6" w14:paraId="0F9AB1CE" w14:textId="77777777">
        <w:trPr>
          <w:trHeight w:val="187"/>
        </w:trPr>
        <w:tc>
          <w:tcPr>
            <w:tcW w:w="260" w:type="dxa"/>
            <w:shd w:val="clear" w:color="auto" w:fill="F1F1F1"/>
          </w:tcPr>
          <w:p w14:paraId="64C347CF" w14:textId="77777777" w:rsidR="006671D6" w:rsidRDefault="00000000">
            <w:pPr>
              <w:pStyle w:val="TableParagraph"/>
              <w:spacing w:before="10"/>
              <w:ind w:left="6"/>
              <w:jc w:val="center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date</w:t>
            </w:r>
          </w:p>
        </w:tc>
        <w:tc>
          <w:tcPr>
            <w:tcW w:w="1045" w:type="dxa"/>
            <w:shd w:val="clear" w:color="auto" w:fill="F1F1F1"/>
          </w:tcPr>
          <w:p w14:paraId="32A6C4B7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requested_delivery_date</w:t>
            </w:r>
            <w:proofErr w:type="spellEnd"/>
          </w:p>
        </w:tc>
        <w:tc>
          <w:tcPr>
            <w:tcW w:w="199" w:type="dxa"/>
            <w:shd w:val="clear" w:color="auto" w:fill="F1F1F1"/>
          </w:tcPr>
          <w:p w14:paraId="42D56544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</w:tbl>
    <w:p w14:paraId="3CA3E5FB" w14:textId="77777777" w:rsidR="006671D6" w:rsidRDefault="006671D6">
      <w:pPr>
        <w:pStyle w:val="a3"/>
        <w:spacing w:before="166"/>
        <w:rPr>
          <w:sz w:val="10"/>
        </w:rPr>
      </w:pPr>
    </w:p>
    <w:p w14:paraId="76BAA639" w14:textId="5054590A" w:rsidR="006671D6" w:rsidRDefault="00000000">
      <w:pPr>
        <w:spacing w:before="1"/>
        <w:ind w:left="432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5574656" behindDoc="1" locked="0" layoutInCell="1" allowOverlap="1" wp14:anchorId="72D37770" wp14:editId="3599EBFD">
                <wp:simplePos x="0" y="0"/>
                <wp:positionH relativeFrom="page">
                  <wp:posOffset>3435684</wp:posOffset>
                </wp:positionH>
                <wp:positionV relativeFrom="paragraph">
                  <wp:posOffset>-2137269</wp:posOffset>
                </wp:positionV>
                <wp:extent cx="1971039" cy="3723004"/>
                <wp:effectExtent l="0" t="0" r="0" b="0"/>
                <wp:wrapNone/>
                <wp:docPr id="777" name="Group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1039" cy="3723004"/>
                          <a:chOff x="0" y="0"/>
                          <a:chExt cx="1971039" cy="3723004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91006" y="2611"/>
                            <a:ext cx="1877695" cy="371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7695" h="3717925">
                                <a:moveTo>
                                  <a:pt x="0" y="750792"/>
                                </a:moveTo>
                                <a:lnTo>
                                  <a:pt x="41470" y="794315"/>
                                </a:lnTo>
                                <a:lnTo>
                                  <a:pt x="93698" y="851496"/>
                                </a:lnTo>
                                <a:lnTo>
                                  <a:pt x="124419" y="889365"/>
                                </a:lnTo>
                                <a:lnTo>
                                  <a:pt x="155140" y="932566"/>
                                </a:lnTo>
                                <a:lnTo>
                                  <a:pt x="183556" y="980458"/>
                                </a:lnTo>
                                <a:lnTo>
                                  <a:pt x="207364" y="1032402"/>
                                </a:lnTo>
                                <a:lnTo>
                                  <a:pt x="224835" y="1087468"/>
                                </a:lnTo>
                                <a:lnTo>
                                  <a:pt x="236547" y="1143599"/>
                                </a:lnTo>
                                <a:lnTo>
                                  <a:pt x="243651" y="1198449"/>
                                </a:lnTo>
                                <a:lnTo>
                                  <a:pt x="247299" y="1249671"/>
                                </a:lnTo>
                                <a:lnTo>
                                  <a:pt x="248643" y="1294921"/>
                                </a:lnTo>
                                <a:lnTo>
                                  <a:pt x="248835" y="1331853"/>
                                </a:lnTo>
                                <a:lnTo>
                                  <a:pt x="248835" y="1395835"/>
                                </a:lnTo>
                              </a:path>
                              <a:path w="1877695" h="3717925">
                                <a:moveTo>
                                  <a:pt x="30283" y="482370"/>
                                </a:moveTo>
                                <a:lnTo>
                                  <a:pt x="338091" y="570634"/>
                                </a:lnTo>
                                <a:lnTo>
                                  <a:pt x="374938" y="581202"/>
                                </a:lnTo>
                                <a:lnTo>
                                  <a:pt x="414306" y="592508"/>
                                </a:lnTo>
                                <a:lnTo>
                                  <a:pt x="455987" y="604507"/>
                                </a:lnTo>
                                <a:lnTo>
                                  <a:pt x="499769" y="617152"/>
                                </a:lnTo>
                                <a:lnTo>
                                  <a:pt x="545442" y="630400"/>
                                </a:lnTo>
                                <a:lnTo>
                                  <a:pt x="592797" y="644204"/>
                                </a:lnTo>
                                <a:lnTo>
                                  <a:pt x="641623" y="658519"/>
                                </a:lnTo>
                                <a:lnTo>
                                  <a:pt x="691710" y="673300"/>
                                </a:lnTo>
                                <a:lnTo>
                                  <a:pt x="742847" y="688500"/>
                                </a:lnTo>
                                <a:lnTo>
                                  <a:pt x="794826" y="704076"/>
                                </a:lnTo>
                                <a:lnTo>
                                  <a:pt x="847435" y="719981"/>
                                </a:lnTo>
                                <a:lnTo>
                                  <a:pt x="900464" y="736170"/>
                                </a:lnTo>
                                <a:lnTo>
                                  <a:pt x="953703" y="752598"/>
                                </a:lnTo>
                                <a:lnTo>
                                  <a:pt x="1006942" y="769219"/>
                                </a:lnTo>
                                <a:lnTo>
                                  <a:pt x="1059972" y="785987"/>
                                </a:lnTo>
                                <a:lnTo>
                                  <a:pt x="1112581" y="802858"/>
                                </a:lnTo>
                                <a:lnTo>
                                  <a:pt x="1164559" y="819786"/>
                                </a:lnTo>
                                <a:lnTo>
                                  <a:pt x="1215697" y="836725"/>
                                </a:lnTo>
                                <a:lnTo>
                                  <a:pt x="1265784" y="853631"/>
                                </a:lnTo>
                                <a:lnTo>
                                  <a:pt x="1314610" y="870457"/>
                                </a:lnTo>
                                <a:lnTo>
                                  <a:pt x="1361965" y="887159"/>
                                </a:lnTo>
                                <a:lnTo>
                                  <a:pt x="1407639" y="903690"/>
                                </a:lnTo>
                                <a:lnTo>
                                  <a:pt x="1451422" y="920007"/>
                                </a:lnTo>
                                <a:lnTo>
                                  <a:pt x="1493103" y="936062"/>
                                </a:lnTo>
                                <a:lnTo>
                                  <a:pt x="1532472" y="951811"/>
                                </a:lnTo>
                                <a:lnTo>
                                  <a:pt x="1569319" y="967208"/>
                                </a:lnTo>
                                <a:lnTo>
                                  <a:pt x="1660944" y="1009482"/>
                                </a:lnTo>
                                <a:lnTo>
                                  <a:pt x="1732301" y="1048451"/>
                                </a:lnTo>
                                <a:lnTo>
                                  <a:pt x="1785925" y="1084127"/>
                                </a:lnTo>
                                <a:lnTo>
                                  <a:pt x="1824348" y="1116519"/>
                                </a:lnTo>
                                <a:lnTo>
                                  <a:pt x="1850105" y="1145637"/>
                                </a:lnTo>
                                <a:lnTo>
                                  <a:pt x="1873750" y="1194091"/>
                                </a:lnTo>
                                <a:lnTo>
                                  <a:pt x="1877128" y="1229571"/>
                                </a:lnTo>
                                <a:lnTo>
                                  <a:pt x="1877128" y="1273094"/>
                                </a:lnTo>
                              </a:path>
                              <a:path w="1877695" h="3717925">
                                <a:moveTo>
                                  <a:pt x="30283" y="171846"/>
                                </a:moveTo>
                                <a:lnTo>
                                  <a:pt x="91214" y="141244"/>
                                </a:lnTo>
                                <a:lnTo>
                                  <a:pt x="126267" y="123676"/>
                                </a:lnTo>
                                <a:lnTo>
                                  <a:pt x="168513" y="102708"/>
                                </a:lnTo>
                                <a:lnTo>
                                  <a:pt x="214990" y="80038"/>
                                </a:lnTo>
                                <a:lnTo>
                                  <a:pt x="262737" y="57369"/>
                                </a:lnTo>
                                <a:lnTo>
                                  <a:pt x="308792" y="36400"/>
                                </a:lnTo>
                                <a:lnTo>
                                  <a:pt x="350193" y="18832"/>
                                </a:lnTo>
                                <a:lnTo>
                                  <a:pt x="399463" y="2134"/>
                                </a:lnTo>
                                <a:lnTo>
                                  <a:pt x="435881" y="0"/>
                                </a:lnTo>
                                <a:lnTo>
                                  <a:pt x="463731" y="15518"/>
                                </a:lnTo>
                                <a:lnTo>
                                  <a:pt x="487297" y="51779"/>
                                </a:lnTo>
                                <a:lnTo>
                                  <a:pt x="502389" y="88553"/>
                                </a:lnTo>
                                <a:lnTo>
                                  <a:pt x="516635" y="134153"/>
                                </a:lnTo>
                                <a:lnTo>
                                  <a:pt x="529188" y="186815"/>
                                </a:lnTo>
                                <a:lnTo>
                                  <a:pt x="539202" y="244772"/>
                                </a:lnTo>
                                <a:lnTo>
                                  <a:pt x="545831" y="306259"/>
                                </a:lnTo>
                                <a:lnTo>
                                  <a:pt x="548229" y="369511"/>
                                </a:lnTo>
                                <a:lnTo>
                                  <a:pt x="545831" y="432763"/>
                                </a:lnTo>
                                <a:lnTo>
                                  <a:pt x="539202" y="494251"/>
                                </a:lnTo>
                                <a:lnTo>
                                  <a:pt x="529188" y="552208"/>
                                </a:lnTo>
                                <a:lnTo>
                                  <a:pt x="516635" y="604870"/>
                                </a:lnTo>
                                <a:lnTo>
                                  <a:pt x="502389" y="650470"/>
                                </a:lnTo>
                                <a:lnTo>
                                  <a:pt x="487297" y="687243"/>
                                </a:lnTo>
                                <a:lnTo>
                                  <a:pt x="463731" y="723504"/>
                                </a:lnTo>
                                <a:lnTo>
                                  <a:pt x="435881" y="739023"/>
                                </a:lnTo>
                                <a:lnTo>
                                  <a:pt x="399463" y="736889"/>
                                </a:lnTo>
                                <a:lnTo>
                                  <a:pt x="350193" y="720190"/>
                                </a:lnTo>
                                <a:lnTo>
                                  <a:pt x="308792" y="702622"/>
                                </a:lnTo>
                                <a:lnTo>
                                  <a:pt x="262737" y="681653"/>
                                </a:lnTo>
                                <a:lnTo>
                                  <a:pt x="214990" y="658984"/>
                                </a:lnTo>
                                <a:lnTo>
                                  <a:pt x="168513" y="636315"/>
                                </a:lnTo>
                                <a:lnTo>
                                  <a:pt x="126267" y="615346"/>
                                </a:lnTo>
                                <a:lnTo>
                                  <a:pt x="91214" y="597778"/>
                                </a:lnTo>
                                <a:lnTo>
                                  <a:pt x="30283" y="567177"/>
                                </a:lnTo>
                              </a:path>
                              <a:path w="1877695" h="3717925">
                                <a:moveTo>
                                  <a:pt x="248835" y="1787562"/>
                                </a:moveTo>
                                <a:lnTo>
                                  <a:pt x="248835" y="1787562"/>
                                </a:lnTo>
                                <a:lnTo>
                                  <a:pt x="248835" y="2543594"/>
                                </a:lnTo>
                                <a:lnTo>
                                  <a:pt x="248835" y="2618022"/>
                                </a:lnTo>
                              </a:path>
                              <a:path w="1877695" h="3717925">
                                <a:moveTo>
                                  <a:pt x="248835" y="3009749"/>
                                </a:moveTo>
                                <a:lnTo>
                                  <a:pt x="248835" y="3084177"/>
                                </a:lnTo>
                                <a:lnTo>
                                  <a:pt x="248899" y="3120325"/>
                                </a:lnTo>
                                <a:lnTo>
                                  <a:pt x="249349" y="3163743"/>
                                </a:lnTo>
                                <a:lnTo>
                                  <a:pt x="250571" y="3212590"/>
                                </a:lnTo>
                                <a:lnTo>
                                  <a:pt x="252950" y="3265023"/>
                                </a:lnTo>
                                <a:lnTo>
                                  <a:pt x="256873" y="3319200"/>
                                </a:lnTo>
                                <a:lnTo>
                                  <a:pt x="262725" y="3373277"/>
                                </a:lnTo>
                                <a:lnTo>
                                  <a:pt x="270892" y="3425413"/>
                                </a:lnTo>
                                <a:lnTo>
                                  <a:pt x="286416" y="3492377"/>
                                </a:lnTo>
                                <a:lnTo>
                                  <a:pt x="305117" y="3551317"/>
                                </a:lnTo>
                                <a:lnTo>
                                  <a:pt x="324877" y="3601629"/>
                                </a:lnTo>
                                <a:lnTo>
                                  <a:pt x="343578" y="3642707"/>
                                </a:lnTo>
                                <a:lnTo>
                                  <a:pt x="359103" y="3673945"/>
                                </a:lnTo>
                                <a:lnTo>
                                  <a:pt x="381155" y="3717469"/>
                                </a:lnTo>
                              </a:path>
                            </a:pathLst>
                          </a:custGeom>
                          <a:ln w="5223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395457" y="321729"/>
                            <a:ext cx="50038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F174D4" w14:textId="77777777" w:rsidR="006671D6" w:rsidRDefault="00000000">
                              <w:pPr>
                                <w:spacing w:line="131" w:lineRule="exact"/>
                                <w:rPr>
                                  <w:ins w:id="1089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1090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  <w:shd w:val="clear" w:color="auto" w:fill="F1F1F1"/>
                                  </w:rPr>
                                  <w:t>parent_dealer_id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986750" y="728627"/>
                            <a:ext cx="28067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DC0D99" w14:textId="77777777" w:rsidR="006671D6" w:rsidRDefault="00000000">
                              <w:pPr>
                                <w:spacing w:line="131" w:lineRule="exact"/>
                                <w:rPr>
                                  <w:ins w:id="1091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1092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  <w:shd w:val="clear" w:color="auto" w:fill="F1F1F1"/>
                                  </w:rPr>
                                  <w:t>dealer_id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167152" y="992051"/>
                            <a:ext cx="28067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6F60B" w14:textId="77777777" w:rsidR="006671D6" w:rsidRDefault="00000000">
                              <w:pPr>
                                <w:spacing w:line="131" w:lineRule="exact"/>
                                <w:rPr>
                                  <w:ins w:id="1093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1094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  <w:shd w:val="clear" w:color="auto" w:fill="F1F1F1"/>
                                  </w:rPr>
                                  <w:t>dealer_id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2611" y="2620647"/>
                            <a:ext cx="675005" cy="39179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22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9C6EBF" w14:textId="77777777" w:rsidR="006671D6" w:rsidRDefault="006671D6">
                              <w:pPr>
                                <w:spacing w:before="14"/>
                                <w:rPr>
                                  <w:ins w:id="1095" w:author="盧晏臻Jenny" w:date="2026-06-24T16:30:00Z" w16du:dateUtc="2026-06-24T08:30:00Z"/>
                                  <w:color w:val="000000"/>
                                  <w:sz w:val="10"/>
                                </w:rPr>
                              </w:pPr>
                            </w:p>
                            <w:p w14:paraId="005145DF" w14:textId="77777777" w:rsidR="006671D6" w:rsidRDefault="00000000">
                              <w:pPr>
                                <w:ind w:left="120"/>
                                <w:rPr>
                                  <w:ins w:id="1096" w:author="盧晏臻Jenny" w:date="2026-06-24T16:30:00Z" w16du:dateUtc="2026-06-24T08:30:00Z"/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ins w:id="1097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kenda_quote_line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69637" y="1398460"/>
                            <a:ext cx="541020" cy="39179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22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545FC6" w14:textId="77777777" w:rsidR="006671D6" w:rsidRDefault="006671D6">
                              <w:pPr>
                                <w:spacing w:before="14"/>
                                <w:rPr>
                                  <w:ins w:id="1098" w:author="盧晏臻Jenny" w:date="2026-06-24T16:30:00Z" w16du:dateUtc="2026-06-24T08:30:00Z"/>
                                  <w:color w:val="000000"/>
                                  <w:sz w:val="10"/>
                                </w:rPr>
                              </w:pPr>
                            </w:p>
                            <w:p w14:paraId="3EEAD631" w14:textId="77777777" w:rsidR="006671D6" w:rsidRDefault="00000000">
                              <w:pPr>
                                <w:ind w:left="120"/>
                                <w:rPr>
                                  <w:ins w:id="1099" w:author="盧晏臻Jenny" w:date="2026-06-24T16:30:00Z" w16du:dateUtc="2026-06-24T08:30:00Z"/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ins w:id="1100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kenda_quote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D37770" id="Group 777" o:spid="_x0000_s1369" style="position:absolute;left:0;text-align:left;margin-left:270.55pt;margin-top:-168.3pt;width:155.2pt;height:293.15pt;z-index:-17741824;mso-wrap-distance-left:0;mso-wrap-distance-right:0;mso-position-horizontal-relative:page" coordsize="19710,37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">
                <v:shape id="Graphic 778" o:spid="_x0000_s1370" style="position:absolute;left:910;top:26;width:18777;height:37179;visibility:visible;mso-wrap-style:square;v-text-anchor:top" coordsize="1877695,3717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" path="m,750792r41470,43523l93698,851496r30721,37869l155140,932566r28416,47892l207364,1032402r17471,55066l236547,1143599r7104,54850l247299,1249671r1344,45250l248835,1331853r,63982em30283,482370r307808,88264l374938,581202r39368,11306l455987,604507r43782,12645l545442,630400r47355,13804l641623,658519r50087,14781l742847,688500r51979,15576l847435,719981r53029,16189l953703,752598r53239,16621l1059972,785987r52609,16871l1164559,819786r51138,16939l1265784,853631r48826,16826l1361965,887159r45674,16531l1451422,920007r41681,16055l1532472,951811r36847,15397l1660944,1009482r71357,38969l1785925,1084127r38423,32392l1850105,1145637r23645,48454l1877128,1229571r,43523em30283,171846l91214,141244r35053,-17568l168513,102708,214990,80038,262737,57369,308792,36400,350193,18832,399463,2134,435881,r27850,15518l487297,51779r15092,36774l516635,134153r12553,52662l539202,244772r6629,61487l548229,369511r-2398,63252l539202,494251r-10014,57957l516635,604870r-14246,45600l487297,687243r-23566,36261l435881,739023r-36418,-2134l350193,720190,308792,702622,262737,681653,214990,658984,168513,636315,126267,615346,91214,597778,30283,567177em248835,1787562r,l248835,2543594r,74428em248835,3009749r,74428l248899,3120325r450,43418l250571,3212590r2379,52433l256873,3319200r5852,54077l270892,3425413r15524,66964l305117,3551317r19760,50312l343578,3642707r15525,31238l381155,3717469e" filled="f" strokecolor="gray" strokeweight=".14508mm">
                  <v:path arrowok="t"/>
                </v:shape>
                <v:shape id="Textbox 779" o:spid="_x0000_s1371" type="#_x0000_t202" style="position:absolute;left:3954;top:3217;width:5004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n3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" filled="f" stroked="f">
                  <v:textbox inset="0,0,0,0">
                    <w:txbxContent>
                      <w:p w14:paraId="32F174D4" w14:textId="77777777" w:rsidR="006671D6" w:rsidRDefault="00000000">
                        <w:pPr>
                          <w:spacing w:line="131" w:lineRule="exact"/>
                          <w:rPr>
                            <w:ins w:id="1101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1102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  <w:shd w:val="clear" w:color="auto" w:fill="F1F1F1"/>
                            </w:rPr>
                            <w:t>parent_dealer_id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780" o:spid="_x0000_s1372" type="#_x0000_t202" style="position:absolute;left:9867;top:7286;width:2807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" filled="f" stroked="f">
                  <v:textbox inset="0,0,0,0">
                    <w:txbxContent>
                      <w:p w14:paraId="63DC0D99" w14:textId="77777777" w:rsidR="006671D6" w:rsidRDefault="00000000">
                        <w:pPr>
                          <w:spacing w:line="131" w:lineRule="exact"/>
                          <w:rPr>
                            <w:ins w:id="1103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1104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  <w:shd w:val="clear" w:color="auto" w:fill="F1F1F1"/>
                            </w:rPr>
                            <w:t>dealer_id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781" o:spid="_x0000_s1373" type="#_x0000_t202" style="position:absolute;left:1671;top:9920;width:2807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" filled="f" stroked="f">
                  <v:textbox inset="0,0,0,0">
                    <w:txbxContent>
                      <w:p w14:paraId="57F6F60B" w14:textId="77777777" w:rsidR="006671D6" w:rsidRDefault="00000000">
                        <w:pPr>
                          <w:spacing w:line="131" w:lineRule="exact"/>
                          <w:rPr>
                            <w:ins w:id="1105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1106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  <w:shd w:val="clear" w:color="auto" w:fill="F1F1F1"/>
                            </w:rPr>
                            <w:t>dealer_id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782" o:spid="_x0000_s1374" type="#_x0000_t202" style="position:absolute;left:26;top:26206;width:6750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" fillcolor="#ededed" strokecolor="#999" strokeweight=".14508mm">
                  <v:textbox inset="0,0,0,0">
                    <w:txbxContent>
                      <w:p w14:paraId="049C6EBF" w14:textId="77777777" w:rsidR="006671D6" w:rsidRDefault="006671D6">
                        <w:pPr>
                          <w:spacing w:before="14"/>
                          <w:rPr>
                            <w:ins w:id="1107" w:author="盧晏臻Jenny" w:date="2026-06-24T16:30:00Z" w16du:dateUtc="2026-06-24T08:30:00Z"/>
                            <w:color w:val="000000"/>
                            <w:sz w:val="10"/>
                          </w:rPr>
                        </w:pPr>
                      </w:p>
                      <w:p w14:paraId="005145DF" w14:textId="77777777" w:rsidR="006671D6" w:rsidRDefault="00000000">
                        <w:pPr>
                          <w:ind w:left="120"/>
                          <w:rPr>
                            <w:ins w:id="1108" w:author="盧晏臻Jenny" w:date="2026-06-24T16:30:00Z" w16du:dateUtc="2026-06-24T08:30:00Z"/>
                            <w:color w:val="000000"/>
                            <w:sz w:val="10"/>
                          </w:rPr>
                        </w:pPr>
                        <w:proofErr w:type="spellStart"/>
                        <w:ins w:id="1109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kenda_quote_line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783" o:spid="_x0000_s1375" type="#_x0000_t202" style="position:absolute;left:696;top:13984;width:5410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" fillcolor="#ededed" strokecolor="#999" strokeweight=".14508mm">
                  <v:textbox inset="0,0,0,0">
                    <w:txbxContent>
                      <w:p w14:paraId="0B545FC6" w14:textId="77777777" w:rsidR="006671D6" w:rsidRDefault="006671D6">
                        <w:pPr>
                          <w:spacing w:before="14"/>
                          <w:rPr>
                            <w:ins w:id="1110" w:author="盧晏臻Jenny" w:date="2026-06-24T16:30:00Z" w16du:dateUtc="2026-06-24T08:30:00Z"/>
                            <w:color w:val="000000"/>
                            <w:sz w:val="10"/>
                          </w:rPr>
                        </w:pPr>
                      </w:p>
                      <w:p w14:paraId="3EEAD631" w14:textId="77777777" w:rsidR="006671D6" w:rsidRDefault="00000000">
                        <w:pPr>
                          <w:ind w:left="120"/>
                          <w:rPr>
                            <w:ins w:id="1111" w:author="盧晏臻Jenny" w:date="2026-06-24T16:30:00Z" w16du:dateUtc="2026-06-24T08:30:00Z"/>
                            <w:color w:val="000000"/>
                            <w:sz w:val="10"/>
                          </w:rPr>
                        </w:pPr>
                        <w:proofErr w:type="spellStart"/>
                        <w:ins w:id="1112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kenda_quote</w:t>
                          </w:r>
                          <w:proofErr w:type="spellEnd"/>
                        </w:ins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15851520" behindDoc="0" locked="0" layoutInCell="1" allowOverlap="1" wp14:anchorId="6CFF1CC1" wp14:editId="11FEFBC5">
                <wp:simplePos x="0" y="0"/>
                <wp:positionH relativeFrom="page">
                  <wp:posOffset>4527694</wp:posOffset>
                </wp:positionH>
                <wp:positionV relativeFrom="paragraph">
                  <wp:posOffset>-226966</wp:posOffset>
                </wp:positionV>
                <wp:extent cx="810260" cy="1889125"/>
                <wp:effectExtent l="0" t="0" r="0" b="0"/>
                <wp:wrapNone/>
                <wp:docPr id="784" name="Group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0260" cy="1889125"/>
                          <a:chOff x="0" y="0"/>
                          <a:chExt cx="810260" cy="1889125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2611" y="2611"/>
                            <a:ext cx="654685" cy="188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1884045">
                                <a:moveTo>
                                  <a:pt x="654496" y="0"/>
                                </a:moveTo>
                                <a:lnTo>
                                  <a:pt x="624579" y="43523"/>
                                </a:lnTo>
                                <a:lnTo>
                                  <a:pt x="586900" y="101091"/>
                                </a:lnTo>
                                <a:lnTo>
                                  <a:pt x="564737" y="139879"/>
                                </a:lnTo>
                                <a:lnTo>
                                  <a:pt x="542574" y="184869"/>
                                </a:lnTo>
                                <a:lnTo>
                                  <a:pt x="522074" y="235711"/>
                                </a:lnTo>
                                <a:lnTo>
                                  <a:pt x="504899" y="292055"/>
                                </a:lnTo>
                                <a:lnTo>
                                  <a:pt x="493819" y="344191"/>
                                </a:lnTo>
                                <a:lnTo>
                                  <a:pt x="485881" y="398268"/>
                                </a:lnTo>
                                <a:lnTo>
                                  <a:pt x="480559" y="452445"/>
                                </a:lnTo>
                                <a:lnTo>
                                  <a:pt x="477331" y="504878"/>
                                </a:lnTo>
                                <a:lnTo>
                                  <a:pt x="475674" y="553725"/>
                                </a:lnTo>
                                <a:lnTo>
                                  <a:pt x="475063" y="597143"/>
                                </a:lnTo>
                                <a:lnTo>
                                  <a:pt x="474976" y="633291"/>
                                </a:lnTo>
                                <a:lnTo>
                                  <a:pt x="474976" y="707719"/>
                                </a:lnTo>
                              </a:path>
                              <a:path w="654685" h="1884045">
                                <a:moveTo>
                                  <a:pt x="474976" y="1099446"/>
                                </a:moveTo>
                                <a:lnTo>
                                  <a:pt x="474976" y="1173874"/>
                                </a:lnTo>
                                <a:lnTo>
                                  <a:pt x="474745" y="1210058"/>
                                </a:lnTo>
                                <a:lnTo>
                                  <a:pt x="473130" y="1253736"/>
                                </a:lnTo>
                                <a:lnTo>
                                  <a:pt x="468745" y="1303288"/>
                                </a:lnTo>
                                <a:lnTo>
                                  <a:pt x="460206" y="1357093"/>
                                </a:lnTo>
                                <a:lnTo>
                                  <a:pt x="446127" y="1413531"/>
                                </a:lnTo>
                                <a:lnTo>
                                  <a:pt x="425126" y="1470983"/>
                                </a:lnTo>
                                <a:lnTo>
                                  <a:pt x="395816" y="1527827"/>
                                </a:lnTo>
                                <a:lnTo>
                                  <a:pt x="366713" y="1570658"/>
                                </a:lnTo>
                                <a:lnTo>
                                  <a:pt x="333049" y="1611829"/>
                                </a:lnTo>
                                <a:lnTo>
                                  <a:pt x="296127" y="1651027"/>
                                </a:lnTo>
                                <a:lnTo>
                                  <a:pt x="257251" y="1687938"/>
                                </a:lnTo>
                                <a:lnTo>
                                  <a:pt x="217724" y="1722249"/>
                                </a:lnTo>
                                <a:lnTo>
                                  <a:pt x="178848" y="1753646"/>
                                </a:lnTo>
                                <a:lnTo>
                                  <a:pt x="141927" y="1781817"/>
                                </a:lnTo>
                                <a:lnTo>
                                  <a:pt x="108263" y="1806449"/>
                                </a:lnTo>
                                <a:lnTo>
                                  <a:pt x="79160" y="1827227"/>
                                </a:lnTo>
                                <a:lnTo>
                                  <a:pt x="0" y="1883468"/>
                                </a:lnTo>
                              </a:path>
                            </a:pathLst>
                          </a:custGeom>
                          <a:ln w="5223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388850" y="0"/>
                            <a:ext cx="271145" cy="713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9AC5A" w14:textId="77777777" w:rsidR="006671D6" w:rsidRDefault="006671D6">
                              <w:pPr>
                                <w:rPr>
                                  <w:ins w:id="1113" w:author="盧晏臻Jenny" w:date="2026-06-24T16:30:00Z" w16du:dateUtc="2026-06-24T08:30:00Z"/>
                                  <w:sz w:val="10"/>
                                </w:rPr>
                              </w:pPr>
                            </w:p>
                            <w:p w14:paraId="73C5D694" w14:textId="77777777" w:rsidR="006671D6" w:rsidRDefault="006671D6">
                              <w:pPr>
                                <w:spacing w:before="57"/>
                                <w:rPr>
                                  <w:ins w:id="1114" w:author="盧晏臻Jenny" w:date="2026-06-24T16:30:00Z" w16du:dateUtc="2026-06-24T08:30:00Z"/>
                                  <w:sz w:val="10"/>
                                </w:rPr>
                              </w:pPr>
                            </w:p>
                            <w:p w14:paraId="07C5DC76" w14:textId="77777777" w:rsidR="006671D6" w:rsidRDefault="00000000">
                              <w:pPr>
                                <w:rPr>
                                  <w:ins w:id="1115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1116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  <w:shd w:val="clear" w:color="auto" w:fill="F1F1F1"/>
                                  </w:rPr>
                                  <w:t>line_ids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147663" y="710344"/>
                            <a:ext cx="660400" cy="39179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522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894B3A" w14:textId="77777777" w:rsidR="006671D6" w:rsidRDefault="006671D6">
                              <w:pPr>
                                <w:spacing w:before="14"/>
                                <w:rPr>
                                  <w:ins w:id="1117" w:author="盧晏臻Jenny" w:date="2026-06-24T16:30:00Z" w16du:dateUtc="2026-06-24T08:30:00Z"/>
                                  <w:color w:val="000000"/>
                                  <w:sz w:val="10"/>
                                </w:rPr>
                              </w:pPr>
                            </w:p>
                            <w:p w14:paraId="1017BD79" w14:textId="77777777" w:rsidR="006671D6" w:rsidRDefault="00000000">
                              <w:pPr>
                                <w:ind w:left="120"/>
                                <w:rPr>
                                  <w:ins w:id="1118" w:author="盧晏臻Jenny" w:date="2026-06-24T16:30:00Z" w16du:dateUtc="2026-06-24T08:30:00Z"/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ins w:id="1119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kenda_order_line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0" y="1099446"/>
                            <a:ext cx="530860" cy="789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16FF7" w14:textId="77777777" w:rsidR="006671D6" w:rsidRDefault="006671D6">
                              <w:pPr>
                                <w:rPr>
                                  <w:ins w:id="1120" w:author="盧晏臻Jenny" w:date="2026-06-24T16:30:00Z" w16du:dateUtc="2026-06-24T08:30:00Z"/>
                                  <w:sz w:val="10"/>
                                </w:rPr>
                              </w:pPr>
                            </w:p>
                            <w:p w14:paraId="6FF13390" w14:textId="77777777" w:rsidR="006671D6" w:rsidRDefault="006671D6">
                              <w:pPr>
                                <w:rPr>
                                  <w:ins w:id="1121" w:author="盧晏臻Jenny" w:date="2026-06-24T16:30:00Z" w16du:dateUtc="2026-06-24T08:30:00Z"/>
                                  <w:sz w:val="10"/>
                                </w:rPr>
                              </w:pPr>
                            </w:p>
                            <w:p w14:paraId="13541D8A" w14:textId="77777777" w:rsidR="006671D6" w:rsidRDefault="006671D6">
                              <w:pPr>
                                <w:spacing w:before="81"/>
                                <w:rPr>
                                  <w:ins w:id="1122" w:author="盧晏臻Jenny" w:date="2026-06-24T16:30:00Z" w16du:dateUtc="2026-06-24T08:30:00Z"/>
                                  <w:sz w:val="10"/>
                                </w:rPr>
                              </w:pPr>
                            </w:p>
                            <w:p w14:paraId="1CFE0549" w14:textId="77777777" w:rsidR="006671D6" w:rsidRDefault="00000000">
                              <w:pPr>
                                <w:spacing w:before="1"/>
                                <w:ind w:left="336"/>
                                <w:rPr>
                                  <w:ins w:id="1123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1124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  <w:shd w:val="clear" w:color="auto" w:fill="F1F1F1"/>
                                  </w:rPr>
                                  <w:t>product_id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F1CC1" id="Group 784" o:spid="_x0000_s1376" style="position:absolute;left:0;text-align:left;margin-left:356.5pt;margin-top:-17.85pt;width:63.8pt;height:148.75pt;z-index:15851520;mso-wrap-distance-left:0;mso-wrap-distance-right:0;mso-position-horizontal-relative:page" coordsize="8102,18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">
                <v:shape id="Graphic 785" o:spid="_x0000_s1377" style="position:absolute;left:26;top:26;width:6546;height:18840;visibility:visible;mso-wrap-style:square;v-text-anchor:top" coordsize="654685,188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" path="m654496,l624579,43523r-37679,57568l564737,139879r-22163,44990l522074,235711r-17175,56344l493819,344191r-7938,54077l480559,452445r-3228,52433l475674,553725r-611,43418l474976,633291r,74428em474976,1099446r,74428l474745,1210058r-1615,43678l468745,1303288r-8539,53805l446127,1413531r-21001,57452l395816,1527827r-29103,42831l333049,1611829r-36922,39198l257251,1687938r-39527,34311l178848,1753646r-36921,28171l108263,1806449r-29103,20778l,1883468e" filled="f" strokecolor="gray" strokeweight=".14508mm">
                  <v:path arrowok="t"/>
                </v:shape>
                <v:shape id="Textbox 786" o:spid="_x0000_s1378" type="#_x0000_t202" style="position:absolute;left:3888;width:2711;height:7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2i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" filled="f" stroked="f">
                  <v:textbox inset="0,0,0,0">
                    <w:txbxContent>
                      <w:p w14:paraId="6229AC5A" w14:textId="77777777" w:rsidR="006671D6" w:rsidRDefault="006671D6">
                        <w:pPr>
                          <w:rPr>
                            <w:ins w:id="1125" w:author="盧晏臻Jenny" w:date="2026-06-24T16:30:00Z" w16du:dateUtc="2026-06-24T08:30:00Z"/>
                            <w:sz w:val="10"/>
                          </w:rPr>
                        </w:pPr>
                      </w:p>
                      <w:p w14:paraId="73C5D694" w14:textId="77777777" w:rsidR="006671D6" w:rsidRDefault="006671D6">
                        <w:pPr>
                          <w:spacing w:before="57"/>
                          <w:rPr>
                            <w:ins w:id="1126" w:author="盧晏臻Jenny" w:date="2026-06-24T16:30:00Z" w16du:dateUtc="2026-06-24T08:30:00Z"/>
                            <w:sz w:val="10"/>
                          </w:rPr>
                        </w:pPr>
                      </w:p>
                      <w:p w14:paraId="07C5DC76" w14:textId="77777777" w:rsidR="006671D6" w:rsidRDefault="00000000">
                        <w:pPr>
                          <w:rPr>
                            <w:ins w:id="1127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1128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  <w:shd w:val="clear" w:color="auto" w:fill="F1F1F1"/>
                            </w:rPr>
                            <w:t>line_ids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787" o:spid="_x0000_s1379" type="#_x0000_t202" style="position:absolute;left:1476;top:7103;width:6604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" fillcolor="#ededed" strokecolor="#999" strokeweight=".14508mm">
                  <v:textbox inset="0,0,0,0">
                    <w:txbxContent>
                      <w:p w14:paraId="4A894B3A" w14:textId="77777777" w:rsidR="006671D6" w:rsidRDefault="006671D6">
                        <w:pPr>
                          <w:spacing w:before="14"/>
                          <w:rPr>
                            <w:ins w:id="1129" w:author="盧晏臻Jenny" w:date="2026-06-24T16:30:00Z" w16du:dateUtc="2026-06-24T08:30:00Z"/>
                            <w:color w:val="000000"/>
                            <w:sz w:val="10"/>
                          </w:rPr>
                        </w:pPr>
                      </w:p>
                      <w:p w14:paraId="1017BD79" w14:textId="77777777" w:rsidR="006671D6" w:rsidRDefault="00000000">
                        <w:pPr>
                          <w:ind w:left="120"/>
                          <w:rPr>
                            <w:ins w:id="1130" w:author="盧晏臻Jenny" w:date="2026-06-24T16:30:00Z" w16du:dateUtc="2026-06-24T08:30:00Z"/>
                            <w:color w:val="000000"/>
                            <w:sz w:val="10"/>
                          </w:rPr>
                        </w:pPr>
                        <w:proofErr w:type="spellStart"/>
                        <w:ins w:id="1131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kenda_order_line</w:t>
                          </w:r>
                          <w:proofErr w:type="spellEnd"/>
                        </w:ins>
                      </w:p>
                    </w:txbxContent>
                  </v:textbox>
                </v:shape>
                <v:shape id="Textbox 788" o:spid="_x0000_s1380" type="#_x0000_t202" style="position:absolute;top:10994;width:5308;height:7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" filled="f" stroked="f">
                  <v:textbox inset="0,0,0,0">
                    <w:txbxContent>
                      <w:p w14:paraId="38C16FF7" w14:textId="77777777" w:rsidR="006671D6" w:rsidRDefault="006671D6">
                        <w:pPr>
                          <w:rPr>
                            <w:ins w:id="1132" w:author="盧晏臻Jenny" w:date="2026-06-24T16:30:00Z" w16du:dateUtc="2026-06-24T08:30:00Z"/>
                            <w:sz w:val="10"/>
                          </w:rPr>
                        </w:pPr>
                      </w:p>
                      <w:p w14:paraId="6FF13390" w14:textId="77777777" w:rsidR="006671D6" w:rsidRDefault="006671D6">
                        <w:pPr>
                          <w:rPr>
                            <w:ins w:id="1133" w:author="盧晏臻Jenny" w:date="2026-06-24T16:30:00Z" w16du:dateUtc="2026-06-24T08:30:00Z"/>
                            <w:sz w:val="10"/>
                          </w:rPr>
                        </w:pPr>
                      </w:p>
                      <w:p w14:paraId="13541D8A" w14:textId="77777777" w:rsidR="006671D6" w:rsidRDefault="006671D6">
                        <w:pPr>
                          <w:spacing w:before="81"/>
                          <w:rPr>
                            <w:ins w:id="1134" w:author="盧晏臻Jenny" w:date="2026-06-24T16:30:00Z" w16du:dateUtc="2026-06-24T08:30:00Z"/>
                            <w:sz w:val="10"/>
                          </w:rPr>
                        </w:pPr>
                      </w:p>
                      <w:p w14:paraId="1CFE0549" w14:textId="77777777" w:rsidR="006671D6" w:rsidRDefault="00000000">
                        <w:pPr>
                          <w:spacing w:before="1"/>
                          <w:ind w:left="336"/>
                          <w:rPr>
                            <w:ins w:id="1135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1136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  <w:shd w:val="clear" w:color="auto" w:fill="F1F1F1"/>
                            </w:rPr>
                            <w:t>product_id</w:t>
                          </w:r>
                          <w:proofErr w:type="spellEnd"/>
                        </w:ins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15852032" behindDoc="0" locked="0" layoutInCell="1" allowOverlap="1" wp14:anchorId="7E0D7E84" wp14:editId="66BB98DE">
                <wp:simplePos x="0" y="0"/>
                <wp:positionH relativeFrom="page">
                  <wp:posOffset>5878681</wp:posOffset>
                </wp:positionH>
                <wp:positionV relativeFrom="paragraph">
                  <wp:posOffset>-250140</wp:posOffset>
                </wp:positionV>
                <wp:extent cx="511175" cy="551180"/>
                <wp:effectExtent l="0" t="0" r="0" b="0"/>
                <wp:wrapNone/>
                <wp:docPr id="789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175" cy="551180"/>
                          <a:chOff x="0" y="0"/>
                          <a:chExt cx="511175" cy="551180"/>
                        </a:xfrm>
                      </wpg:grpSpPr>
                      <wps:wsp>
                        <wps:cNvPr id="790" name="Graphic 790"/>
                        <wps:cNvSpPr/>
                        <wps:spPr>
                          <a:xfrm>
                            <a:off x="2611" y="2611"/>
                            <a:ext cx="45974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546100">
                                <a:moveTo>
                                  <a:pt x="0" y="0"/>
                                </a:moveTo>
                                <a:lnTo>
                                  <a:pt x="76621" y="47388"/>
                                </a:lnTo>
                                <a:lnTo>
                                  <a:pt x="146021" y="91013"/>
                                </a:lnTo>
                                <a:lnTo>
                                  <a:pt x="187006" y="117988"/>
                                </a:lnTo>
                                <a:lnTo>
                                  <a:pt x="229786" y="147603"/>
                                </a:lnTo>
                                <a:lnTo>
                                  <a:pt x="272567" y="179259"/>
                                </a:lnTo>
                                <a:lnTo>
                                  <a:pt x="313552" y="212355"/>
                                </a:lnTo>
                                <a:lnTo>
                                  <a:pt x="350946" y="246291"/>
                                </a:lnTo>
                                <a:lnTo>
                                  <a:pt x="382951" y="280465"/>
                                </a:lnTo>
                                <a:lnTo>
                                  <a:pt x="420343" y="334231"/>
                                </a:lnTo>
                                <a:lnTo>
                                  <a:pt x="443023" y="385167"/>
                                </a:lnTo>
                                <a:lnTo>
                                  <a:pt x="454669" y="431367"/>
                                </a:lnTo>
                                <a:lnTo>
                                  <a:pt x="458960" y="470931"/>
                                </a:lnTo>
                                <a:lnTo>
                                  <a:pt x="459573" y="501953"/>
                                </a:lnTo>
                                <a:lnTo>
                                  <a:pt x="459573" y="545476"/>
                                </a:lnTo>
                              </a:path>
                            </a:pathLst>
                          </a:custGeom>
                          <a:ln w="5223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Textbox 791"/>
                        <wps:cNvSpPr txBox="1"/>
                        <wps:spPr>
                          <a:xfrm>
                            <a:off x="0" y="0"/>
                            <a:ext cx="511175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62E6E" w14:textId="77777777" w:rsidR="006671D6" w:rsidRDefault="006671D6">
                              <w:pPr>
                                <w:spacing w:before="49"/>
                                <w:rPr>
                                  <w:ins w:id="1137" w:author="盧晏臻Jenny" w:date="2026-06-24T16:30:00Z" w16du:dateUtc="2026-06-24T08:30:00Z"/>
                                  <w:sz w:val="10"/>
                                </w:rPr>
                              </w:pPr>
                            </w:p>
                            <w:p w14:paraId="0B2038D6" w14:textId="77777777" w:rsidR="006671D6" w:rsidRDefault="00000000">
                              <w:pPr>
                                <w:ind w:left="192"/>
                                <w:rPr>
                                  <w:ins w:id="1138" w:author="盧晏臻Jenny" w:date="2026-06-24T16:30:00Z" w16du:dateUtc="2026-06-24T08:30:00Z"/>
                                  <w:sz w:val="10"/>
                                </w:rPr>
                              </w:pPr>
                              <w:proofErr w:type="spellStart"/>
                              <w:ins w:id="1139" w:author="盧晏臻Jenny" w:date="2026-06-24T16:30:00Z" w16du:dateUtc="2026-06-24T08:30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  <w:shd w:val="clear" w:color="auto" w:fill="F1F1F1"/>
                                  </w:rPr>
                                  <w:t>shipment_ids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0D7E84" id="Group 789" o:spid="_x0000_s1381" style="position:absolute;left:0;text-align:left;margin-left:462.9pt;margin-top:-19.7pt;width:40.25pt;height:43.4pt;z-index:15852032;mso-wrap-distance-left:0;mso-wrap-distance-right:0;mso-position-horizontal-relative:page" coordsize="5111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">
                <v:shape id="Graphic 790" o:spid="_x0000_s1382" style="position:absolute;left:26;top:26;width:4597;height:5461;visibility:visible;mso-wrap-style:square;v-text-anchor:top" coordsize="45974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" path="m,l76621,47388r69400,43625l187006,117988r42780,29615l272567,179259r40985,33096l350946,246291r32005,34174l420343,334231r22680,50936l454669,431367r4291,39564l459573,501953r,43523e" filled="f" strokecolor="gray" strokeweight=".14508mm">
                  <v:path arrowok="t"/>
                </v:shape>
                <v:shape id="Textbox 791" o:spid="_x0000_s1383" type="#_x0000_t202" style="position:absolute;width:5111;height:5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6ML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" filled="f" stroked="f">
                  <v:textbox inset="0,0,0,0">
                    <w:txbxContent>
                      <w:p w14:paraId="7FB62E6E" w14:textId="77777777" w:rsidR="006671D6" w:rsidRDefault="006671D6">
                        <w:pPr>
                          <w:spacing w:before="49"/>
                          <w:rPr>
                            <w:ins w:id="1140" w:author="盧晏臻Jenny" w:date="2026-06-24T16:30:00Z" w16du:dateUtc="2026-06-24T08:30:00Z"/>
                            <w:sz w:val="10"/>
                          </w:rPr>
                        </w:pPr>
                      </w:p>
                      <w:p w14:paraId="0B2038D6" w14:textId="77777777" w:rsidR="006671D6" w:rsidRDefault="00000000">
                        <w:pPr>
                          <w:ind w:left="192"/>
                          <w:rPr>
                            <w:ins w:id="1141" w:author="盧晏臻Jenny" w:date="2026-06-24T16:30:00Z" w16du:dateUtc="2026-06-24T08:30:00Z"/>
                            <w:sz w:val="10"/>
                          </w:rPr>
                        </w:pPr>
                        <w:proofErr w:type="spellStart"/>
                        <w:ins w:id="1142" w:author="盧晏臻Jenny" w:date="2026-06-24T16:30:00Z" w16du:dateUtc="2026-06-24T08:30:00Z">
                          <w:r>
                            <w:rPr>
                              <w:color w:val="000000"/>
                              <w:spacing w:val="-2"/>
                              <w:sz w:val="10"/>
                              <w:shd w:val="clear" w:color="auto" w:fill="F1F1F1"/>
                            </w:rPr>
                            <w:t>shipment_ids</w:t>
                          </w:r>
                          <w:proofErr w:type="spellEnd"/>
                        </w:ins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000000"/>
          <w:spacing w:val="-2"/>
          <w:sz w:val="10"/>
          <w:shd w:val="clear" w:color="auto" w:fill="F1F1F1"/>
        </w:rPr>
        <w:t>line_ids</w:t>
      </w:r>
      <w:proofErr w:type="spellEnd"/>
    </w:p>
    <w:p w14:paraId="7187C2F4" w14:textId="77777777" w:rsidR="006671D6" w:rsidRDefault="006671D6">
      <w:pPr>
        <w:pStyle w:val="a3"/>
        <w:spacing w:before="4"/>
        <w:rPr>
          <w:sz w:val="15"/>
        </w:rPr>
      </w:pPr>
    </w:p>
    <w:tbl>
      <w:tblPr>
        <w:tblStyle w:val="TableNormal"/>
        <w:tblW w:w="0" w:type="auto"/>
        <w:tblInd w:w="3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72"/>
        <w:gridCol w:w="852"/>
        <w:gridCol w:w="199"/>
      </w:tblGrid>
      <w:tr w:rsidR="006671D6" w14:paraId="70E76EAA" w14:textId="77777777">
        <w:trPr>
          <w:trHeight w:val="203"/>
        </w:trPr>
        <w:tc>
          <w:tcPr>
            <w:tcW w:w="1523" w:type="dxa"/>
            <w:gridSpan w:val="3"/>
            <w:shd w:val="clear" w:color="auto" w:fill="EDEDED"/>
          </w:tcPr>
          <w:p w14:paraId="004EFA5D" w14:textId="77777777" w:rsidR="006671D6" w:rsidRDefault="00000000">
            <w:pPr>
              <w:pStyle w:val="TableParagraph"/>
              <w:spacing w:before="0" w:line="179" w:lineRule="exact"/>
              <w:ind w:left="379"/>
              <w:rPr>
                <w:sz w:val="10"/>
              </w:rPr>
            </w:pPr>
            <w:proofErr w:type="spellStart"/>
            <w:r>
              <w:rPr>
                <w:spacing w:val="-2"/>
                <w:sz w:val="10"/>
              </w:rPr>
              <w:t>kenda_shipment</w:t>
            </w:r>
            <w:proofErr w:type="spellEnd"/>
          </w:p>
        </w:tc>
      </w:tr>
      <w:tr w:rsidR="006671D6" w14:paraId="6CE141CD" w14:textId="77777777">
        <w:trPr>
          <w:trHeight w:val="187"/>
        </w:trPr>
        <w:tc>
          <w:tcPr>
            <w:tcW w:w="472" w:type="dxa"/>
            <w:shd w:val="clear" w:color="auto" w:fill="FFFFFF"/>
          </w:tcPr>
          <w:p w14:paraId="798D6864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char</w:t>
            </w:r>
          </w:p>
        </w:tc>
        <w:tc>
          <w:tcPr>
            <w:tcW w:w="852" w:type="dxa"/>
            <w:shd w:val="clear" w:color="auto" w:fill="FFFFFF"/>
          </w:tcPr>
          <w:p w14:paraId="40EABD7D" w14:textId="77777777" w:rsidR="006671D6" w:rsidRDefault="00000000">
            <w:pPr>
              <w:pStyle w:val="TableParagraph"/>
              <w:spacing w:before="10"/>
              <w:ind w:left="39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shipment_no</w:t>
            </w:r>
            <w:proofErr w:type="spellEnd"/>
          </w:p>
        </w:tc>
        <w:tc>
          <w:tcPr>
            <w:tcW w:w="199" w:type="dxa"/>
            <w:shd w:val="clear" w:color="auto" w:fill="FFFFFF"/>
          </w:tcPr>
          <w:p w14:paraId="08743350" w14:textId="77777777" w:rsidR="006671D6" w:rsidRDefault="00000000">
            <w:pPr>
              <w:pStyle w:val="TableParagraph"/>
              <w:spacing w:before="10"/>
              <w:ind w:left="39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PK</w:t>
            </w:r>
          </w:p>
        </w:tc>
      </w:tr>
      <w:tr w:rsidR="006671D6" w14:paraId="4224D7CE" w14:textId="77777777">
        <w:trPr>
          <w:trHeight w:val="187"/>
        </w:trPr>
        <w:tc>
          <w:tcPr>
            <w:tcW w:w="472" w:type="dxa"/>
            <w:shd w:val="clear" w:color="auto" w:fill="F1F1F1"/>
          </w:tcPr>
          <w:p w14:paraId="18A64917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char</w:t>
            </w:r>
          </w:p>
        </w:tc>
        <w:tc>
          <w:tcPr>
            <w:tcW w:w="852" w:type="dxa"/>
            <w:shd w:val="clear" w:color="auto" w:fill="F1F1F1"/>
          </w:tcPr>
          <w:p w14:paraId="3E4EB552" w14:textId="77777777" w:rsidR="006671D6" w:rsidRDefault="00000000">
            <w:pPr>
              <w:pStyle w:val="TableParagraph"/>
              <w:spacing w:before="10"/>
              <w:ind w:left="39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erp_order_no</w:t>
            </w:r>
            <w:proofErr w:type="spellEnd"/>
          </w:p>
        </w:tc>
        <w:tc>
          <w:tcPr>
            <w:tcW w:w="199" w:type="dxa"/>
            <w:shd w:val="clear" w:color="auto" w:fill="F1F1F1"/>
          </w:tcPr>
          <w:p w14:paraId="6C8EECF1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 w:rsidR="006671D6" w14:paraId="7B9D2CDF" w14:textId="77777777">
        <w:trPr>
          <w:trHeight w:val="187"/>
        </w:trPr>
        <w:tc>
          <w:tcPr>
            <w:tcW w:w="472" w:type="dxa"/>
            <w:shd w:val="clear" w:color="auto" w:fill="FFFFFF"/>
          </w:tcPr>
          <w:p w14:paraId="1A77D63A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float</w:t>
            </w:r>
          </w:p>
        </w:tc>
        <w:tc>
          <w:tcPr>
            <w:tcW w:w="852" w:type="dxa"/>
            <w:shd w:val="clear" w:color="auto" w:fill="FFFFFF"/>
          </w:tcPr>
          <w:p w14:paraId="02622120" w14:textId="77777777" w:rsidR="006671D6" w:rsidRDefault="00000000">
            <w:pPr>
              <w:pStyle w:val="TableParagraph"/>
              <w:spacing w:before="10"/>
              <w:ind w:left="39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shipped_qty</w:t>
            </w:r>
            <w:proofErr w:type="spellEnd"/>
          </w:p>
        </w:tc>
        <w:tc>
          <w:tcPr>
            <w:tcW w:w="199" w:type="dxa"/>
            <w:shd w:val="clear" w:color="auto" w:fill="FFFFFF"/>
          </w:tcPr>
          <w:p w14:paraId="099D88FE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 w:rsidR="006671D6" w14:paraId="5AF8F547" w14:textId="77777777">
        <w:trPr>
          <w:trHeight w:val="187"/>
        </w:trPr>
        <w:tc>
          <w:tcPr>
            <w:tcW w:w="472" w:type="dxa"/>
            <w:shd w:val="clear" w:color="auto" w:fill="F1F1F1"/>
          </w:tcPr>
          <w:p w14:paraId="57CF6B79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monetary</w:t>
            </w:r>
          </w:p>
        </w:tc>
        <w:tc>
          <w:tcPr>
            <w:tcW w:w="852" w:type="dxa"/>
            <w:shd w:val="clear" w:color="auto" w:fill="F1F1F1"/>
          </w:tcPr>
          <w:p w14:paraId="4B5AF76B" w14:textId="77777777" w:rsidR="006671D6" w:rsidRDefault="00000000">
            <w:pPr>
              <w:pStyle w:val="TableParagraph"/>
              <w:spacing w:before="10"/>
              <w:ind w:left="39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shipped_amount</w:t>
            </w:r>
            <w:proofErr w:type="spellEnd"/>
          </w:p>
        </w:tc>
        <w:tc>
          <w:tcPr>
            <w:tcW w:w="199" w:type="dxa"/>
            <w:shd w:val="clear" w:color="auto" w:fill="F1F1F1"/>
          </w:tcPr>
          <w:p w14:paraId="7BD2A460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 w:rsidR="006671D6" w14:paraId="41B73173" w14:textId="77777777">
        <w:trPr>
          <w:trHeight w:val="187"/>
        </w:trPr>
        <w:tc>
          <w:tcPr>
            <w:tcW w:w="472" w:type="dxa"/>
            <w:shd w:val="clear" w:color="auto" w:fill="FFFFFF"/>
          </w:tcPr>
          <w:p w14:paraId="1BE68F1E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text</w:t>
            </w:r>
          </w:p>
        </w:tc>
        <w:tc>
          <w:tcPr>
            <w:tcW w:w="852" w:type="dxa"/>
            <w:shd w:val="clear" w:color="auto" w:fill="FFFFFF"/>
          </w:tcPr>
          <w:p w14:paraId="770D4212" w14:textId="77777777" w:rsidR="006671D6" w:rsidRDefault="00000000">
            <w:pPr>
              <w:pStyle w:val="TableParagraph"/>
              <w:spacing w:before="10"/>
              <w:ind w:left="39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performance_detail</w:t>
            </w:r>
            <w:proofErr w:type="spellEnd"/>
          </w:p>
        </w:tc>
        <w:tc>
          <w:tcPr>
            <w:tcW w:w="199" w:type="dxa"/>
            <w:shd w:val="clear" w:color="auto" w:fill="FFFFFF"/>
          </w:tcPr>
          <w:p w14:paraId="52AC9404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</w:tbl>
    <w:p w14:paraId="2BF0D402" w14:textId="77777777" w:rsidR="006671D6" w:rsidRDefault="00000000">
      <w:pPr>
        <w:spacing w:before="172"/>
        <w:ind w:left="377"/>
        <w:rPr>
          <w:sz w:val="10"/>
        </w:rPr>
      </w:pPr>
      <w:proofErr w:type="spellStart"/>
      <w:r>
        <w:rPr>
          <w:color w:val="000000"/>
          <w:spacing w:val="-2"/>
          <w:sz w:val="10"/>
          <w:shd w:val="clear" w:color="auto" w:fill="F1F1F1"/>
        </w:rPr>
        <w:t>product_id</w:t>
      </w:r>
      <w:proofErr w:type="spellEnd"/>
    </w:p>
    <w:p w14:paraId="5102124A" w14:textId="77777777" w:rsidR="006671D6" w:rsidRDefault="006671D6">
      <w:pPr>
        <w:rPr>
          <w:sz w:val="10"/>
        </w:rPr>
        <w:sectPr w:rsidR="006671D6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1166" w:space="3325"/>
            <w:col w:w="5719"/>
          </w:cols>
        </w:sectPr>
      </w:pPr>
    </w:p>
    <w:p w14:paraId="57847840" w14:textId="77777777" w:rsidR="006671D6" w:rsidRDefault="006671D6">
      <w:pPr>
        <w:pStyle w:val="a3"/>
        <w:spacing w:before="91"/>
        <w:rPr>
          <w:sz w:val="20"/>
        </w:rPr>
      </w:pPr>
    </w:p>
    <w:tbl>
      <w:tblPr>
        <w:tblStyle w:val="TableNormal"/>
        <w:tblW w:w="0" w:type="auto"/>
        <w:tblInd w:w="49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72"/>
        <w:gridCol w:w="682"/>
        <w:gridCol w:w="199"/>
      </w:tblGrid>
      <w:tr w:rsidR="006671D6" w14:paraId="5166D6BC" w14:textId="77777777">
        <w:trPr>
          <w:trHeight w:val="203"/>
        </w:trPr>
        <w:tc>
          <w:tcPr>
            <w:tcW w:w="1353" w:type="dxa"/>
            <w:gridSpan w:val="3"/>
            <w:shd w:val="clear" w:color="auto" w:fill="EDEDED"/>
          </w:tcPr>
          <w:p w14:paraId="10060126" w14:textId="77777777" w:rsidR="006671D6" w:rsidRDefault="00000000">
            <w:pPr>
              <w:pStyle w:val="TableParagraph"/>
              <w:spacing w:before="0" w:line="180" w:lineRule="exact"/>
              <w:ind w:left="328"/>
              <w:rPr>
                <w:sz w:val="10"/>
              </w:rPr>
            </w:pPr>
            <w:proofErr w:type="spellStart"/>
            <w:r>
              <w:rPr>
                <w:spacing w:val="-2"/>
                <w:sz w:val="10"/>
              </w:rPr>
              <w:t>kenda_product</w:t>
            </w:r>
            <w:proofErr w:type="spellEnd"/>
          </w:p>
        </w:tc>
      </w:tr>
      <w:tr w:rsidR="006671D6" w14:paraId="2BEF4EF5" w14:textId="77777777">
        <w:trPr>
          <w:trHeight w:val="187"/>
        </w:trPr>
        <w:tc>
          <w:tcPr>
            <w:tcW w:w="472" w:type="dxa"/>
            <w:shd w:val="clear" w:color="auto" w:fill="FFFFFF"/>
          </w:tcPr>
          <w:p w14:paraId="7148D285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char</w:t>
            </w:r>
          </w:p>
        </w:tc>
        <w:tc>
          <w:tcPr>
            <w:tcW w:w="682" w:type="dxa"/>
            <w:shd w:val="clear" w:color="auto" w:fill="FFFFFF"/>
          </w:tcPr>
          <w:p w14:paraId="11C12B8F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product_code</w:t>
            </w:r>
          </w:p>
        </w:tc>
        <w:tc>
          <w:tcPr>
            <w:tcW w:w="199" w:type="dxa"/>
            <w:shd w:val="clear" w:color="auto" w:fill="FFFFFF"/>
          </w:tcPr>
          <w:p w14:paraId="3AB0CE83" w14:textId="77777777" w:rsidR="006671D6" w:rsidRDefault="00000000">
            <w:pPr>
              <w:pStyle w:val="TableParagraph"/>
              <w:spacing w:before="10"/>
              <w:ind w:left="39"/>
              <w:rPr>
                <w:sz w:val="8"/>
              </w:rPr>
            </w:pPr>
            <w:r>
              <w:rPr>
                <w:spacing w:val="-5"/>
                <w:w w:val="105"/>
                <w:sz w:val="8"/>
              </w:rPr>
              <w:t>PK</w:t>
            </w:r>
          </w:p>
        </w:tc>
      </w:tr>
      <w:tr w:rsidR="006671D6" w14:paraId="227D4854" w14:textId="77777777">
        <w:trPr>
          <w:trHeight w:val="187"/>
        </w:trPr>
        <w:tc>
          <w:tcPr>
            <w:tcW w:w="472" w:type="dxa"/>
            <w:shd w:val="clear" w:color="auto" w:fill="F1F1F1"/>
          </w:tcPr>
          <w:p w14:paraId="16B4DEE7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proofErr w:type="spellStart"/>
            <w:r>
              <w:rPr>
                <w:spacing w:val="-5"/>
                <w:w w:val="105"/>
                <w:sz w:val="8"/>
              </w:rPr>
              <w:t>sel</w:t>
            </w:r>
            <w:proofErr w:type="spellEnd"/>
          </w:p>
        </w:tc>
        <w:tc>
          <w:tcPr>
            <w:tcW w:w="682" w:type="dxa"/>
            <w:shd w:val="clear" w:color="auto" w:fill="F1F1F1"/>
          </w:tcPr>
          <w:p w14:paraId="33D80BDA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company_code</w:t>
            </w:r>
            <w:proofErr w:type="spellEnd"/>
          </w:p>
        </w:tc>
        <w:tc>
          <w:tcPr>
            <w:tcW w:w="199" w:type="dxa"/>
            <w:shd w:val="clear" w:color="auto" w:fill="F1F1F1"/>
          </w:tcPr>
          <w:p w14:paraId="024B6C10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 w:rsidR="006671D6" w14:paraId="37F727B6" w14:textId="77777777">
        <w:trPr>
          <w:trHeight w:val="187"/>
        </w:trPr>
        <w:tc>
          <w:tcPr>
            <w:tcW w:w="472" w:type="dxa"/>
            <w:shd w:val="clear" w:color="auto" w:fill="FFFFFF"/>
          </w:tcPr>
          <w:p w14:paraId="3B4C7FEE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char</w:t>
            </w:r>
          </w:p>
        </w:tc>
        <w:tc>
          <w:tcPr>
            <w:tcW w:w="682" w:type="dxa"/>
            <w:shd w:val="clear" w:color="auto" w:fill="FFFFFF"/>
          </w:tcPr>
          <w:p w14:paraId="00D4ADE6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size</w:t>
            </w:r>
          </w:p>
        </w:tc>
        <w:tc>
          <w:tcPr>
            <w:tcW w:w="199" w:type="dxa"/>
            <w:shd w:val="clear" w:color="auto" w:fill="FFFFFF"/>
          </w:tcPr>
          <w:p w14:paraId="7A1FFB43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 w:rsidR="006671D6" w14:paraId="1DDD8BDD" w14:textId="77777777">
        <w:trPr>
          <w:trHeight w:val="187"/>
        </w:trPr>
        <w:tc>
          <w:tcPr>
            <w:tcW w:w="472" w:type="dxa"/>
            <w:shd w:val="clear" w:color="auto" w:fill="F1F1F1"/>
          </w:tcPr>
          <w:p w14:paraId="1FBB4590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4"/>
                <w:w w:val="105"/>
                <w:sz w:val="8"/>
              </w:rPr>
              <w:t>char</w:t>
            </w:r>
          </w:p>
        </w:tc>
        <w:tc>
          <w:tcPr>
            <w:tcW w:w="682" w:type="dxa"/>
            <w:shd w:val="clear" w:color="auto" w:fill="F1F1F1"/>
          </w:tcPr>
          <w:p w14:paraId="6E6873FC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proofErr w:type="spellStart"/>
            <w:r>
              <w:rPr>
                <w:spacing w:val="-2"/>
                <w:w w:val="105"/>
                <w:sz w:val="8"/>
              </w:rPr>
              <w:t>tread_pattern</w:t>
            </w:r>
            <w:proofErr w:type="spellEnd"/>
          </w:p>
        </w:tc>
        <w:tc>
          <w:tcPr>
            <w:tcW w:w="199" w:type="dxa"/>
            <w:shd w:val="clear" w:color="auto" w:fill="F1F1F1"/>
          </w:tcPr>
          <w:p w14:paraId="3836801C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  <w:tr w:rsidR="006671D6" w14:paraId="62272369" w14:textId="77777777">
        <w:trPr>
          <w:trHeight w:val="187"/>
        </w:trPr>
        <w:tc>
          <w:tcPr>
            <w:tcW w:w="472" w:type="dxa"/>
            <w:shd w:val="clear" w:color="auto" w:fill="FFFFFF"/>
          </w:tcPr>
          <w:p w14:paraId="574B6105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monetary</w:t>
            </w:r>
          </w:p>
        </w:tc>
        <w:tc>
          <w:tcPr>
            <w:tcW w:w="682" w:type="dxa"/>
            <w:shd w:val="clear" w:color="auto" w:fill="FFFFFF"/>
          </w:tcPr>
          <w:p w14:paraId="01D5DE74" w14:textId="77777777" w:rsidR="006671D6" w:rsidRDefault="00000000">
            <w:pPr>
              <w:pStyle w:val="TableParagraph"/>
              <w:spacing w:before="10"/>
              <w:ind w:left="40"/>
              <w:rPr>
                <w:sz w:val="8"/>
              </w:rPr>
            </w:pPr>
            <w:r>
              <w:rPr>
                <w:spacing w:val="-2"/>
                <w:w w:val="105"/>
                <w:sz w:val="8"/>
              </w:rPr>
              <w:t>price</w:t>
            </w:r>
          </w:p>
        </w:tc>
        <w:tc>
          <w:tcPr>
            <w:tcW w:w="199" w:type="dxa"/>
            <w:shd w:val="clear" w:color="auto" w:fill="FFFFFF"/>
          </w:tcPr>
          <w:p w14:paraId="04C3AF42" w14:textId="77777777" w:rsidR="006671D6" w:rsidRDefault="006671D6">
            <w:pPr>
              <w:pStyle w:val="TableParagraph"/>
              <w:spacing w:before="0"/>
              <w:ind w:left="0"/>
              <w:rPr>
                <w:rFonts w:ascii="Times New Roman"/>
                <w:sz w:val="8"/>
              </w:rPr>
            </w:pPr>
          </w:p>
        </w:tc>
      </w:tr>
    </w:tbl>
    <w:p w14:paraId="128658F7" w14:textId="77777777" w:rsidR="006671D6" w:rsidRDefault="00000000">
      <w:pPr>
        <w:pStyle w:val="a3"/>
        <w:spacing w:before="1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08160" behindDoc="1" locked="0" layoutInCell="1" allowOverlap="1" wp14:anchorId="45E473DC" wp14:editId="683D9862">
                <wp:simplePos x="0" y="0"/>
                <wp:positionH relativeFrom="page">
                  <wp:posOffset>575071</wp:posOffset>
                </wp:positionH>
                <wp:positionV relativeFrom="paragraph">
                  <wp:posOffset>340905</wp:posOffset>
                </wp:positionV>
                <wp:extent cx="6408420" cy="9525"/>
                <wp:effectExtent l="0" t="0" r="0" b="0"/>
                <wp:wrapTopAndBottom/>
                <wp:docPr id="792" name="Graphic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B195" id="Graphic 792" o:spid="_x0000_s1026" style="position:absolute;margin-left:45.3pt;margin-top:26.85pt;width:504.6pt;height:.75pt;z-index:-156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qmYyw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70FC084" w14:textId="77777777" w:rsidR="006671D6" w:rsidRDefault="006671D6">
      <w:pPr>
        <w:pStyle w:val="a3"/>
        <w:rPr>
          <w:sz w:val="20"/>
        </w:rPr>
        <w:sectPr w:rsidR="006671D6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4259580D" w14:textId="77777777" w:rsidR="006671D6" w:rsidRDefault="00000000">
      <w:pPr>
        <w:pStyle w:val="3"/>
        <w:ind w:left="30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53568" behindDoc="0" locked="0" layoutInCell="1" allowOverlap="1" wp14:anchorId="1E0BE329" wp14:editId="49166387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793" name="Graphic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5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5A31C" id="Graphic 793" o:spid="_x0000_s1026" style="position:absolute;margin-left:45.3pt;margin-top:1.9pt;width:3.75pt;height:23.85pt;z-index: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" path="m47625,302418l,302418,,,47625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577728" behindDoc="1" locked="0" layoutInCell="1" allowOverlap="1" wp14:anchorId="7AF4FE64" wp14:editId="23D0460E">
                <wp:simplePos x="0" y="0"/>
                <wp:positionH relativeFrom="page">
                  <wp:posOffset>575071</wp:posOffset>
                </wp:positionH>
                <wp:positionV relativeFrom="paragraph">
                  <wp:posOffset>435991</wp:posOffset>
                </wp:positionV>
                <wp:extent cx="6408420" cy="7021195"/>
                <wp:effectExtent l="0" t="0" r="0" b="0"/>
                <wp:wrapNone/>
                <wp:docPr id="794" name="Graphic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7021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7021195">
                              <a:moveTo>
                                <a:pt x="6374892" y="7021115"/>
                              </a:moveTo>
                              <a:lnTo>
                                <a:pt x="33046" y="7021115"/>
                              </a:lnTo>
                              <a:lnTo>
                                <a:pt x="28188" y="7020151"/>
                              </a:lnTo>
                              <a:lnTo>
                                <a:pt x="966" y="6992921"/>
                              </a:lnTo>
                              <a:lnTo>
                                <a:pt x="0" y="6988063"/>
                              </a:lnTo>
                              <a:lnTo>
                                <a:pt x="0" y="6983015"/>
                              </a:lnTo>
                              <a:lnTo>
                                <a:pt x="0" y="33046"/>
                              </a:lnTo>
                              <a:lnTo>
                                <a:pt x="28188" y="966"/>
                              </a:lnTo>
                              <a:lnTo>
                                <a:pt x="33046" y="0"/>
                              </a:lnTo>
                              <a:lnTo>
                                <a:pt x="6374892" y="0"/>
                              </a:lnTo>
                              <a:lnTo>
                                <a:pt x="6406979" y="28186"/>
                              </a:lnTo>
                              <a:lnTo>
                                <a:pt x="6407943" y="33046"/>
                              </a:lnTo>
                              <a:lnTo>
                                <a:pt x="6407943" y="6988063"/>
                              </a:lnTo>
                              <a:lnTo>
                                <a:pt x="6379749" y="7020151"/>
                              </a:lnTo>
                              <a:lnTo>
                                <a:pt x="6374892" y="70211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0F1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66C98" id="Graphic 794" o:spid="_x0000_s1026" style="position:absolute;margin-left:45.3pt;margin-top:34.35pt;width:504.6pt;height:552.85pt;z-index:-177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7021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" path="m6374892,7021115r-6341846,l28188,7020151,966,6992921,,6988063r,-5048l,33046,28188,966,33046,,6374892,r32087,28186l6407943,33046r,6955017l6379749,7020151r-4857,964xe" fillcolor="#240f15" stroked="f">
                <v:path arrowok="t"/>
                <w10:wrap anchorx="page"/>
              </v:shape>
            </w:pict>
          </mc:Fallback>
        </mc:AlternateContent>
      </w:r>
      <w:bookmarkStart w:id="1143" w:name="_TOC_250001"/>
      <w:proofErr w:type="spellStart"/>
      <w:proofErr w:type="gramStart"/>
      <w:r>
        <w:rPr>
          <w:color w:val="8A0A1A"/>
          <w:spacing w:val="-1"/>
        </w:rPr>
        <w:t>附錄</w:t>
      </w:r>
      <w:proofErr w:type="spellEnd"/>
      <w:r>
        <w:rPr>
          <w:color w:val="8A0A1A"/>
          <w:spacing w:val="-1"/>
        </w:rPr>
        <w:t xml:space="preserve"> </w:t>
      </w:r>
      <w:proofErr w:type="spellStart"/>
      <w:r>
        <w:rPr>
          <w:color w:val="8A0A1A"/>
        </w:rPr>
        <w:t>B：</w:t>
      </w:r>
      <w:proofErr w:type="gramEnd"/>
      <w:r>
        <w:rPr>
          <w:color w:val="8A0A1A"/>
        </w:rPr>
        <w:t>nginx</w:t>
      </w:r>
      <w:proofErr w:type="spellEnd"/>
      <w:r>
        <w:rPr>
          <w:color w:val="8A0A1A"/>
          <w:spacing w:val="-1"/>
        </w:rPr>
        <w:t xml:space="preserve"> </w:t>
      </w:r>
      <w:proofErr w:type="spellStart"/>
      <w:r>
        <w:rPr>
          <w:color w:val="8A0A1A"/>
        </w:rPr>
        <w:t>vhost</w:t>
      </w:r>
      <w:proofErr w:type="spellEnd"/>
      <w:r>
        <w:rPr>
          <w:color w:val="8A0A1A"/>
          <w:spacing w:val="-1"/>
        </w:rPr>
        <w:t xml:space="preserve"> </w:t>
      </w:r>
      <w:proofErr w:type="spellStart"/>
      <w:r>
        <w:rPr>
          <w:color w:val="8A0A1A"/>
          <w:spacing w:val="-1"/>
        </w:rPr>
        <w:t>設定摘要</w:t>
      </w:r>
      <w:r>
        <w:rPr>
          <w:color w:val="8A0A1A"/>
        </w:rPr>
        <w:t>（正式機</w:t>
      </w:r>
      <w:bookmarkEnd w:id="1143"/>
      <w:proofErr w:type="spellEnd"/>
      <w:r>
        <w:rPr>
          <w:color w:val="8A0A1A"/>
          <w:spacing w:val="-10"/>
        </w:rPr>
        <w:t>）</w:t>
      </w:r>
    </w:p>
    <w:p w14:paraId="7893CB3A" w14:textId="77777777" w:rsidR="006671D6" w:rsidRDefault="00000000">
      <w:pPr>
        <w:spacing w:before="310" w:line="225" w:lineRule="auto"/>
        <w:ind w:left="282" w:right="5515"/>
        <w:rPr>
          <w:rFonts w:ascii="Verdana" w:eastAsia="Verdana"/>
        </w:rPr>
      </w:pPr>
      <w:r>
        <w:rPr>
          <w:rFonts w:ascii="Verdana" w:eastAsia="Verdana"/>
          <w:color w:val="FFE8EC"/>
          <w:spacing w:val="-6"/>
        </w:rPr>
        <w:t xml:space="preserve"># </w:t>
      </w:r>
      <w:proofErr w:type="spellStart"/>
      <w:proofErr w:type="gramStart"/>
      <w:r>
        <w:rPr>
          <w:rFonts w:ascii="Trebuchet MS" w:eastAsia="Trebuchet MS"/>
          <w:color w:val="FFE8EC"/>
          <w:spacing w:val="-2"/>
          <w:sz w:val="20"/>
        </w:rPr>
        <w:t>vhost</w:t>
      </w:r>
      <w:proofErr w:type="spellEnd"/>
      <w:proofErr w:type="gramEnd"/>
      <w:r>
        <w:rPr>
          <w:rFonts w:ascii="Trebuchet MS" w:eastAsia="Trebuchet MS"/>
          <w:color w:val="FFE8EC"/>
          <w:spacing w:val="7"/>
          <w:sz w:val="20"/>
        </w:rPr>
        <w:t xml:space="preserve"> </w:t>
      </w:r>
      <w:r>
        <w:rPr>
          <w:rFonts w:ascii="Arial Rounded MT Bold" w:eastAsia="Arial Rounded MT Bold"/>
          <w:color w:val="FFE8EC"/>
          <w:spacing w:val="-2"/>
          <w:sz w:val="19"/>
        </w:rPr>
        <w:t>1</w:t>
      </w:r>
      <w:r>
        <w:rPr>
          <w:rFonts w:ascii="細明體" w:eastAsia="細明體"/>
          <w:color w:val="FFE8EC"/>
          <w:spacing w:val="-7"/>
          <w:sz w:val="18"/>
        </w:rPr>
        <w:t xml:space="preserve">：前台 </w:t>
      </w:r>
      <w:r>
        <w:rPr>
          <w:rFonts w:ascii="Trebuchet MS" w:eastAsia="Trebuchet MS"/>
          <w:color w:val="FFE8EC"/>
          <w:spacing w:val="-2"/>
          <w:sz w:val="20"/>
        </w:rPr>
        <w:t>kend</w:t>
      </w:r>
      <w:r>
        <w:rPr>
          <w:rFonts w:ascii="Tahoma" w:eastAsia="Tahoma"/>
          <w:color w:val="FFE8EC"/>
          <w:spacing w:val="-2"/>
          <w:sz w:val="19"/>
        </w:rPr>
        <w:t>a</w:t>
      </w:r>
      <w:r>
        <w:rPr>
          <w:rFonts w:ascii="Verdana" w:eastAsia="Verdana"/>
          <w:color w:val="FFE8EC"/>
          <w:spacing w:val="-2"/>
        </w:rPr>
        <w:t>_</w:t>
      </w:r>
      <w:r>
        <w:rPr>
          <w:rFonts w:ascii="Trebuchet MS" w:eastAsia="Trebuchet MS"/>
          <w:color w:val="FFE8EC"/>
          <w:spacing w:val="-2"/>
          <w:sz w:val="20"/>
        </w:rPr>
        <w:t>demo</w:t>
      </w:r>
      <w:r>
        <w:rPr>
          <w:rFonts w:ascii="Verdana" w:eastAsia="Verdana"/>
          <w:color w:val="FFE8EC"/>
          <w:spacing w:val="-2"/>
        </w:rPr>
        <w:t>_</w:t>
      </w:r>
      <w:r>
        <w:rPr>
          <w:rFonts w:ascii="Trebuchet MS" w:eastAsia="Trebuchet MS"/>
          <w:color w:val="FFE8EC"/>
          <w:spacing w:val="-2"/>
          <w:sz w:val="20"/>
        </w:rPr>
        <w:t>we</w:t>
      </w:r>
      <w:r>
        <w:rPr>
          <w:rFonts w:ascii="Tahoma" w:eastAsia="Tahoma"/>
          <w:color w:val="FFE8EC"/>
          <w:spacing w:val="-2"/>
          <w:sz w:val="19"/>
        </w:rPr>
        <w:t>b</w:t>
      </w:r>
      <w:r>
        <w:rPr>
          <w:rFonts w:ascii="Verdana" w:eastAsia="Verdana"/>
          <w:color w:val="FFE8EC"/>
          <w:spacing w:val="-2"/>
        </w:rPr>
        <w:t>.</w:t>
      </w:r>
      <w:r>
        <w:rPr>
          <w:rFonts w:ascii="Tahoma" w:eastAsia="Tahoma"/>
          <w:color w:val="FFE8EC"/>
          <w:spacing w:val="-2"/>
          <w:sz w:val="19"/>
        </w:rPr>
        <w:t>a</w:t>
      </w:r>
      <w:r>
        <w:rPr>
          <w:rFonts w:ascii="Trebuchet MS" w:eastAsia="Trebuchet MS"/>
          <w:color w:val="FFE8EC"/>
          <w:spacing w:val="-2"/>
          <w:sz w:val="20"/>
        </w:rPr>
        <w:t>iuptop</w:t>
      </w:r>
      <w:r>
        <w:rPr>
          <w:rFonts w:ascii="Verdana" w:eastAsia="Verdana"/>
          <w:color w:val="FFE8EC"/>
          <w:spacing w:val="-2"/>
        </w:rPr>
        <w:t>.</w:t>
      </w:r>
      <w:r>
        <w:rPr>
          <w:rFonts w:ascii="Tahoma" w:eastAsia="Tahoma"/>
          <w:color w:val="FFE8EC"/>
          <w:spacing w:val="-2"/>
          <w:sz w:val="19"/>
        </w:rPr>
        <w:t>c</w:t>
      </w:r>
      <w:r>
        <w:rPr>
          <w:rFonts w:ascii="Trebuchet MS" w:eastAsia="Trebuchet MS"/>
          <w:color w:val="FFE8EC"/>
          <w:spacing w:val="-2"/>
          <w:sz w:val="20"/>
        </w:rPr>
        <w:t xml:space="preserve">om </w:t>
      </w:r>
      <w:r>
        <w:rPr>
          <w:rFonts w:ascii="Trebuchet MS" w:eastAsia="Trebuchet MS"/>
          <w:color w:val="FFE8EC"/>
          <w:sz w:val="20"/>
        </w:rPr>
        <w:t>server</w:t>
      </w:r>
      <w:r>
        <w:rPr>
          <w:rFonts w:ascii="Trebuchet MS" w:eastAsia="Trebuchet MS"/>
          <w:color w:val="FFE8EC"/>
          <w:spacing w:val="40"/>
          <w:sz w:val="20"/>
        </w:rPr>
        <w:t xml:space="preserve"> </w:t>
      </w:r>
      <w:r>
        <w:rPr>
          <w:rFonts w:ascii="Verdana" w:eastAsia="Verdana"/>
          <w:color w:val="FFE8EC"/>
        </w:rPr>
        <w:t>{</w:t>
      </w:r>
    </w:p>
    <w:p w14:paraId="58E86E79" w14:textId="77777777" w:rsidR="006671D6" w:rsidRDefault="00000000">
      <w:pPr>
        <w:spacing w:before="9"/>
        <w:ind w:left="704"/>
        <w:rPr>
          <w:rFonts w:ascii="Verdana"/>
        </w:rPr>
      </w:pPr>
      <w:r>
        <w:rPr>
          <w:rFonts w:ascii="Trebuchet MS"/>
          <w:color w:val="FFE8EC"/>
          <w:w w:val="120"/>
          <w:sz w:val="20"/>
        </w:rPr>
        <w:t>listen</w:t>
      </w:r>
      <w:r>
        <w:rPr>
          <w:rFonts w:ascii="Trebuchet MS"/>
          <w:color w:val="FFE8EC"/>
          <w:spacing w:val="67"/>
          <w:w w:val="120"/>
          <w:sz w:val="20"/>
        </w:rPr>
        <w:t xml:space="preserve"> </w:t>
      </w:r>
      <w:r>
        <w:rPr>
          <w:rFonts w:ascii="Arial Rounded MT Bold"/>
          <w:color w:val="FFE8EC"/>
          <w:spacing w:val="-5"/>
          <w:w w:val="120"/>
          <w:sz w:val="19"/>
        </w:rPr>
        <w:t>80</w:t>
      </w:r>
      <w:r>
        <w:rPr>
          <w:rFonts w:ascii="Verdana"/>
          <w:color w:val="FFE8EC"/>
          <w:spacing w:val="-5"/>
          <w:w w:val="120"/>
        </w:rPr>
        <w:t>;</w:t>
      </w:r>
    </w:p>
    <w:p w14:paraId="67E30247" w14:textId="77777777" w:rsidR="006671D6" w:rsidRDefault="00000000">
      <w:pPr>
        <w:spacing w:before="8"/>
        <w:ind w:left="704"/>
        <w:rPr>
          <w:rFonts w:ascii="Verdana"/>
        </w:rPr>
      </w:pPr>
      <w:proofErr w:type="spellStart"/>
      <w:r>
        <w:rPr>
          <w:rFonts w:ascii="Trebuchet MS"/>
          <w:color w:val="FFE8EC"/>
          <w:sz w:val="20"/>
        </w:rPr>
        <w:t>server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n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me</w:t>
      </w:r>
      <w:proofErr w:type="spellEnd"/>
      <w:r>
        <w:rPr>
          <w:rFonts w:ascii="Trebuchet MS"/>
          <w:color w:val="FFE8EC"/>
          <w:spacing w:val="20"/>
          <w:sz w:val="20"/>
        </w:rPr>
        <w:t xml:space="preserve"> </w:t>
      </w:r>
      <w:r>
        <w:rPr>
          <w:rFonts w:ascii="Trebuchet MS"/>
          <w:color w:val="FFE8EC"/>
          <w:spacing w:val="-2"/>
          <w:sz w:val="20"/>
        </w:rPr>
        <w:t>kend</w:t>
      </w:r>
      <w:r>
        <w:rPr>
          <w:rFonts w:ascii="Tahoma"/>
          <w:color w:val="FFE8EC"/>
          <w:spacing w:val="-2"/>
          <w:sz w:val="19"/>
        </w:rPr>
        <w:t>a</w:t>
      </w:r>
      <w:r>
        <w:rPr>
          <w:rFonts w:ascii="Verdana"/>
          <w:color w:val="FFE8EC"/>
          <w:spacing w:val="-2"/>
        </w:rPr>
        <w:t>_</w:t>
      </w:r>
      <w:r>
        <w:rPr>
          <w:rFonts w:ascii="Trebuchet MS"/>
          <w:color w:val="FFE8EC"/>
          <w:spacing w:val="-2"/>
          <w:sz w:val="20"/>
        </w:rPr>
        <w:t>demo</w:t>
      </w:r>
      <w:r>
        <w:rPr>
          <w:rFonts w:ascii="Verdana"/>
          <w:color w:val="FFE8EC"/>
          <w:spacing w:val="-2"/>
        </w:rPr>
        <w:t>_</w:t>
      </w:r>
      <w:r>
        <w:rPr>
          <w:rFonts w:ascii="Trebuchet MS"/>
          <w:color w:val="FFE8EC"/>
          <w:spacing w:val="-2"/>
          <w:sz w:val="20"/>
        </w:rPr>
        <w:t>we</w:t>
      </w:r>
      <w:r>
        <w:rPr>
          <w:rFonts w:ascii="Tahoma"/>
          <w:color w:val="FFE8EC"/>
          <w:spacing w:val="-2"/>
          <w:sz w:val="19"/>
        </w:rPr>
        <w:t>b</w:t>
      </w:r>
      <w:r>
        <w:rPr>
          <w:rFonts w:ascii="Verdana"/>
          <w:color w:val="FFE8EC"/>
          <w:spacing w:val="-2"/>
        </w:rPr>
        <w:t>.</w:t>
      </w:r>
      <w:r>
        <w:rPr>
          <w:rFonts w:ascii="Tahoma"/>
          <w:color w:val="FFE8EC"/>
          <w:spacing w:val="-2"/>
          <w:sz w:val="19"/>
        </w:rPr>
        <w:t>a</w:t>
      </w:r>
      <w:r>
        <w:rPr>
          <w:rFonts w:ascii="Trebuchet MS"/>
          <w:color w:val="FFE8EC"/>
          <w:spacing w:val="-2"/>
          <w:sz w:val="20"/>
        </w:rPr>
        <w:t>iuptop</w:t>
      </w:r>
      <w:r>
        <w:rPr>
          <w:rFonts w:ascii="Verdana"/>
          <w:color w:val="FFE8EC"/>
          <w:spacing w:val="-2"/>
        </w:rPr>
        <w:t>.</w:t>
      </w:r>
      <w:r>
        <w:rPr>
          <w:rFonts w:ascii="Tahoma"/>
          <w:color w:val="FFE8EC"/>
          <w:spacing w:val="-2"/>
          <w:sz w:val="19"/>
        </w:rPr>
        <w:t>c</w:t>
      </w:r>
      <w:r>
        <w:rPr>
          <w:rFonts w:ascii="Trebuchet MS"/>
          <w:color w:val="FFE8EC"/>
          <w:spacing w:val="-2"/>
          <w:sz w:val="20"/>
        </w:rPr>
        <w:t>om</w:t>
      </w:r>
      <w:r>
        <w:rPr>
          <w:rFonts w:ascii="Verdana"/>
          <w:color w:val="FFE8EC"/>
          <w:spacing w:val="-2"/>
        </w:rPr>
        <w:t>;</w:t>
      </w:r>
    </w:p>
    <w:p w14:paraId="0ADB5455" w14:textId="77777777" w:rsidR="006671D6" w:rsidRDefault="006671D6">
      <w:pPr>
        <w:pStyle w:val="a3"/>
        <w:spacing w:before="63"/>
        <w:rPr>
          <w:rFonts w:ascii="Verdana"/>
          <w:sz w:val="18"/>
        </w:rPr>
      </w:pPr>
    </w:p>
    <w:p w14:paraId="1B3F01FF" w14:textId="77777777" w:rsidR="006671D6" w:rsidRDefault="00000000">
      <w:pPr>
        <w:spacing w:before="1" w:line="284" w:lineRule="exact"/>
        <w:ind w:left="704"/>
        <w:rPr>
          <w:rFonts w:ascii="細明體" w:eastAsia="細明體"/>
          <w:sz w:val="18"/>
        </w:rPr>
      </w:pPr>
      <w:r>
        <w:rPr>
          <w:rFonts w:ascii="Verdana" w:eastAsia="Verdana"/>
          <w:color w:val="FFE8EC"/>
          <w:w w:val="95"/>
        </w:rPr>
        <w:t>#</w:t>
      </w:r>
      <w:r>
        <w:rPr>
          <w:rFonts w:ascii="Verdana" w:eastAsia="Verdana"/>
          <w:color w:val="FFE8EC"/>
          <w:spacing w:val="12"/>
        </w:rPr>
        <w:t xml:space="preserve"> </w:t>
      </w:r>
      <w:r>
        <w:rPr>
          <w:rFonts w:ascii="Tahoma" w:eastAsia="Tahoma"/>
          <w:color w:val="FFE8EC"/>
          <w:sz w:val="19"/>
        </w:rPr>
        <w:t>R</w:t>
      </w:r>
      <w:r>
        <w:rPr>
          <w:rFonts w:ascii="Trebuchet MS" w:eastAsia="Trebuchet MS"/>
          <w:color w:val="FFE8EC"/>
          <w:sz w:val="20"/>
        </w:rPr>
        <w:t>e</w:t>
      </w:r>
      <w:r>
        <w:rPr>
          <w:rFonts w:ascii="Tahoma" w:eastAsia="Tahoma"/>
          <w:color w:val="FFE8EC"/>
          <w:sz w:val="19"/>
        </w:rPr>
        <w:t>ac</w:t>
      </w:r>
      <w:r>
        <w:rPr>
          <w:rFonts w:ascii="Trebuchet MS" w:eastAsia="Trebuchet MS"/>
          <w:color w:val="FFE8EC"/>
          <w:sz w:val="20"/>
        </w:rPr>
        <w:t>t</w:t>
      </w:r>
      <w:r>
        <w:rPr>
          <w:rFonts w:ascii="Trebuchet MS" w:eastAsia="Trebuchet MS"/>
          <w:color w:val="FFE8EC"/>
          <w:spacing w:val="29"/>
          <w:sz w:val="20"/>
        </w:rPr>
        <w:t xml:space="preserve"> </w:t>
      </w:r>
      <w:r>
        <w:rPr>
          <w:rFonts w:ascii="Tahoma" w:eastAsia="Tahoma"/>
          <w:color w:val="FFE8EC"/>
          <w:sz w:val="19"/>
        </w:rPr>
        <w:t>SPA</w:t>
      </w:r>
      <w:r>
        <w:rPr>
          <w:rFonts w:ascii="Tahoma" w:eastAsia="Tahoma"/>
          <w:color w:val="FFE8EC"/>
          <w:spacing w:val="29"/>
          <w:sz w:val="19"/>
        </w:rPr>
        <w:t xml:space="preserve"> </w:t>
      </w:r>
      <w:proofErr w:type="spellStart"/>
      <w:r>
        <w:rPr>
          <w:rFonts w:ascii="細明體" w:eastAsia="細明體"/>
          <w:color w:val="FFE8EC"/>
          <w:spacing w:val="-3"/>
          <w:sz w:val="18"/>
        </w:rPr>
        <w:t>靜態檔案</w:t>
      </w:r>
      <w:proofErr w:type="spellEnd"/>
    </w:p>
    <w:p w14:paraId="5B3C4131" w14:textId="77777777" w:rsidR="006671D6" w:rsidRDefault="00000000">
      <w:pPr>
        <w:tabs>
          <w:tab w:val="left" w:pos="2074"/>
        </w:tabs>
        <w:spacing w:line="244" w:lineRule="auto"/>
        <w:ind w:left="704" w:right="6968"/>
        <w:rPr>
          <w:rFonts w:ascii="Verdana"/>
        </w:rPr>
      </w:pPr>
      <w:r>
        <w:rPr>
          <w:rFonts w:ascii="Trebuchet MS"/>
          <w:color w:val="FFE8EC"/>
          <w:w w:val="110"/>
          <w:sz w:val="20"/>
        </w:rPr>
        <w:t>root</w:t>
      </w:r>
      <w:r>
        <w:rPr>
          <w:rFonts w:ascii="Trebuchet MS"/>
          <w:color w:val="FFE8EC"/>
          <w:spacing w:val="40"/>
          <w:w w:val="110"/>
          <w:sz w:val="20"/>
        </w:rPr>
        <w:t xml:space="preserve"> </w:t>
      </w:r>
      <w:r>
        <w:rPr>
          <w:rFonts w:ascii="Verdana"/>
          <w:color w:val="FFE8EC"/>
          <w:w w:val="110"/>
        </w:rPr>
        <w:t>/</w:t>
      </w:r>
      <w:r>
        <w:rPr>
          <w:rFonts w:ascii="Trebuchet MS"/>
          <w:color w:val="FFE8EC"/>
          <w:w w:val="110"/>
          <w:sz w:val="20"/>
        </w:rPr>
        <w:t>v</w:t>
      </w:r>
      <w:r>
        <w:rPr>
          <w:rFonts w:ascii="Tahoma"/>
          <w:color w:val="FFE8EC"/>
          <w:w w:val="110"/>
          <w:sz w:val="19"/>
        </w:rPr>
        <w:t>a</w:t>
      </w:r>
      <w:r>
        <w:rPr>
          <w:rFonts w:ascii="Trebuchet MS"/>
          <w:color w:val="FFE8EC"/>
          <w:w w:val="110"/>
          <w:sz w:val="20"/>
        </w:rPr>
        <w:t>r</w:t>
      </w:r>
      <w:r>
        <w:rPr>
          <w:rFonts w:ascii="Verdana"/>
          <w:color w:val="FFE8EC"/>
          <w:w w:val="110"/>
        </w:rPr>
        <w:t>/</w:t>
      </w:r>
      <w:r>
        <w:rPr>
          <w:rFonts w:ascii="Trebuchet MS"/>
          <w:color w:val="FFE8EC"/>
          <w:w w:val="110"/>
          <w:sz w:val="20"/>
        </w:rPr>
        <w:t>w</w:t>
      </w:r>
      <w:r>
        <w:rPr>
          <w:rFonts w:ascii="Trebuchet MS"/>
          <w:color w:val="FFE8EC"/>
          <w:sz w:val="20"/>
        </w:rPr>
        <w:tab/>
      </w:r>
      <w:r>
        <w:rPr>
          <w:rFonts w:ascii="Verdana"/>
          <w:color w:val="FFE8EC"/>
          <w:spacing w:val="-2"/>
          <w:w w:val="95"/>
        </w:rPr>
        <w:t>/</w:t>
      </w:r>
      <w:r>
        <w:rPr>
          <w:rFonts w:ascii="Trebuchet MS"/>
          <w:color w:val="FFE8EC"/>
          <w:spacing w:val="-2"/>
          <w:w w:val="95"/>
          <w:sz w:val="20"/>
        </w:rPr>
        <w:t>kend</w:t>
      </w:r>
      <w:r>
        <w:rPr>
          <w:rFonts w:ascii="Tahoma"/>
          <w:color w:val="FFE8EC"/>
          <w:spacing w:val="-2"/>
          <w:w w:val="95"/>
          <w:sz w:val="19"/>
        </w:rPr>
        <w:t>a</w:t>
      </w:r>
      <w:r>
        <w:rPr>
          <w:rFonts w:ascii="Verdana"/>
          <w:color w:val="FFE8EC"/>
          <w:spacing w:val="-2"/>
          <w:w w:val="95"/>
        </w:rPr>
        <w:t>-</w:t>
      </w:r>
      <w:r>
        <w:rPr>
          <w:rFonts w:ascii="Trebuchet MS"/>
          <w:color w:val="FFE8EC"/>
          <w:spacing w:val="-2"/>
          <w:w w:val="95"/>
          <w:sz w:val="20"/>
        </w:rPr>
        <w:t>we</w:t>
      </w:r>
      <w:r>
        <w:rPr>
          <w:rFonts w:ascii="Tahoma"/>
          <w:color w:val="FFE8EC"/>
          <w:spacing w:val="-2"/>
          <w:w w:val="95"/>
          <w:sz w:val="19"/>
        </w:rPr>
        <w:t>b</w:t>
      </w:r>
      <w:r>
        <w:rPr>
          <w:rFonts w:ascii="Verdana"/>
          <w:color w:val="FFE8EC"/>
          <w:spacing w:val="-2"/>
          <w:w w:val="95"/>
        </w:rPr>
        <w:t xml:space="preserve">; </w:t>
      </w:r>
      <w:r>
        <w:rPr>
          <w:rFonts w:ascii="Trebuchet MS"/>
          <w:color w:val="FFE8EC"/>
          <w:w w:val="110"/>
          <w:sz w:val="20"/>
        </w:rPr>
        <w:t>index</w:t>
      </w:r>
      <w:r>
        <w:rPr>
          <w:rFonts w:ascii="Trebuchet MS"/>
          <w:color w:val="FFE8EC"/>
          <w:spacing w:val="40"/>
          <w:w w:val="110"/>
          <w:sz w:val="20"/>
        </w:rPr>
        <w:t xml:space="preserve"> </w:t>
      </w:r>
      <w:r>
        <w:rPr>
          <w:rFonts w:ascii="Trebuchet MS"/>
          <w:color w:val="FFE8EC"/>
          <w:w w:val="110"/>
          <w:sz w:val="20"/>
        </w:rPr>
        <w:t>index</w:t>
      </w:r>
      <w:r>
        <w:rPr>
          <w:rFonts w:ascii="Verdana"/>
          <w:color w:val="FFE8EC"/>
          <w:w w:val="110"/>
        </w:rPr>
        <w:t>.</w:t>
      </w:r>
      <w:r>
        <w:rPr>
          <w:rFonts w:ascii="Trebuchet MS"/>
          <w:color w:val="FFE8EC"/>
          <w:w w:val="110"/>
          <w:sz w:val="20"/>
        </w:rPr>
        <w:t>html</w:t>
      </w:r>
      <w:r>
        <w:rPr>
          <w:rFonts w:ascii="Verdana"/>
          <w:color w:val="FFE8EC"/>
          <w:w w:val="110"/>
        </w:rPr>
        <w:t>;</w:t>
      </w:r>
    </w:p>
    <w:p w14:paraId="319DDF6D" w14:textId="77777777" w:rsidR="006671D6" w:rsidRDefault="006671D6">
      <w:pPr>
        <w:pStyle w:val="a3"/>
        <w:spacing w:before="50"/>
        <w:rPr>
          <w:rFonts w:ascii="Verdana"/>
          <w:sz w:val="18"/>
        </w:rPr>
      </w:pPr>
    </w:p>
    <w:p w14:paraId="10911E49" w14:textId="77777777" w:rsidR="006671D6" w:rsidRDefault="00000000">
      <w:pPr>
        <w:spacing w:line="247" w:lineRule="auto"/>
        <w:ind w:left="704" w:right="8018"/>
        <w:rPr>
          <w:rFonts w:ascii="Verdana"/>
        </w:rPr>
      </w:pPr>
      <w:r>
        <w:rPr>
          <w:rFonts w:ascii="Verdana"/>
          <w:color w:val="FFE8EC"/>
          <w:w w:val="95"/>
        </w:rPr>
        <w:t>#</w:t>
      </w:r>
      <w:r>
        <w:rPr>
          <w:rFonts w:ascii="Verdana"/>
          <w:color w:val="FFE8EC"/>
          <w:spacing w:val="-5"/>
          <w:w w:val="95"/>
        </w:rPr>
        <w:t xml:space="preserve"> </w:t>
      </w:r>
      <w:r>
        <w:rPr>
          <w:rFonts w:ascii="Tahoma"/>
          <w:color w:val="FFE8EC"/>
          <w:w w:val="115"/>
          <w:sz w:val="19"/>
        </w:rPr>
        <w:t>SPA</w:t>
      </w:r>
      <w:r>
        <w:rPr>
          <w:rFonts w:ascii="Tahoma"/>
          <w:color w:val="FFE8EC"/>
          <w:spacing w:val="-1"/>
          <w:w w:val="115"/>
          <w:sz w:val="19"/>
        </w:rPr>
        <w:t xml:space="preserve"> </w:t>
      </w:r>
      <w:r>
        <w:rPr>
          <w:rFonts w:ascii="Trebuchet MS"/>
          <w:color w:val="FFE8EC"/>
          <w:w w:val="115"/>
          <w:sz w:val="20"/>
        </w:rPr>
        <w:t>f</w:t>
      </w:r>
      <w:r>
        <w:rPr>
          <w:rFonts w:ascii="Tahoma"/>
          <w:color w:val="FFE8EC"/>
          <w:w w:val="115"/>
          <w:sz w:val="19"/>
        </w:rPr>
        <w:t>a</w:t>
      </w:r>
      <w:r>
        <w:rPr>
          <w:rFonts w:ascii="Trebuchet MS"/>
          <w:color w:val="FFE8EC"/>
          <w:w w:val="115"/>
          <w:sz w:val="20"/>
        </w:rPr>
        <w:t>ll</w:t>
      </w:r>
      <w:r>
        <w:rPr>
          <w:rFonts w:ascii="Tahoma"/>
          <w:color w:val="FFE8EC"/>
          <w:w w:val="115"/>
          <w:sz w:val="19"/>
        </w:rPr>
        <w:t>bac</w:t>
      </w:r>
      <w:r>
        <w:rPr>
          <w:rFonts w:ascii="Trebuchet MS"/>
          <w:color w:val="FFE8EC"/>
          <w:w w:val="115"/>
          <w:sz w:val="20"/>
        </w:rPr>
        <w:t>k lo</w:t>
      </w:r>
      <w:r>
        <w:rPr>
          <w:rFonts w:ascii="Tahoma"/>
          <w:color w:val="FFE8EC"/>
          <w:w w:val="115"/>
          <w:sz w:val="19"/>
        </w:rPr>
        <w:t>ca</w:t>
      </w:r>
      <w:r>
        <w:rPr>
          <w:rFonts w:ascii="Trebuchet MS"/>
          <w:color w:val="FFE8EC"/>
          <w:w w:val="115"/>
          <w:sz w:val="20"/>
        </w:rPr>
        <w:t xml:space="preserve">tion </w:t>
      </w:r>
      <w:r>
        <w:rPr>
          <w:rFonts w:ascii="Verdana"/>
          <w:color w:val="FFE8EC"/>
          <w:w w:val="115"/>
        </w:rPr>
        <w:t xml:space="preserve">/ </w:t>
      </w:r>
      <w:r>
        <w:rPr>
          <w:rFonts w:ascii="Verdana"/>
          <w:color w:val="FFE8EC"/>
          <w:w w:val="95"/>
        </w:rPr>
        <w:t>{</w:t>
      </w:r>
    </w:p>
    <w:p w14:paraId="2A438726" w14:textId="77777777" w:rsidR="006671D6" w:rsidRDefault="00000000">
      <w:pPr>
        <w:ind w:left="1125"/>
        <w:rPr>
          <w:rFonts w:ascii="Verdana"/>
        </w:rPr>
      </w:pPr>
      <w:proofErr w:type="spellStart"/>
      <w:r>
        <w:rPr>
          <w:rFonts w:ascii="Trebuchet MS"/>
          <w:color w:val="FFE8EC"/>
          <w:w w:val="120"/>
          <w:sz w:val="20"/>
        </w:rPr>
        <w:t>try</w:t>
      </w:r>
      <w:r>
        <w:rPr>
          <w:rFonts w:ascii="Verdana"/>
          <w:color w:val="FFE8EC"/>
          <w:w w:val="120"/>
        </w:rPr>
        <w:t>_</w:t>
      </w:r>
      <w:r>
        <w:rPr>
          <w:rFonts w:ascii="Trebuchet MS"/>
          <w:color w:val="FFE8EC"/>
          <w:w w:val="120"/>
          <w:sz w:val="20"/>
        </w:rPr>
        <w:t>files</w:t>
      </w:r>
      <w:proofErr w:type="spellEnd"/>
      <w:r>
        <w:rPr>
          <w:rFonts w:ascii="Trebuchet MS"/>
          <w:color w:val="FFE8EC"/>
          <w:spacing w:val="4"/>
          <w:w w:val="120"/>
          <w:sz w:val="20"/>
        </w:rPr>
        <w:t xml:space="preserve"> </w:t>
      </w:r>
      <w:r>
        <w:rPr>
          <w:rFonts w:ascii="Verdana"/>
          <w:color w:val="FFE8EC"/>
          <w:w w:val="120"/>
        </w:rPr>
        <w:t>$</w:t>
      </w:r>
      <w:proofErr w:type="spellStart"/>
      <w:r>
        <w:rPr>
          <w:rFonts w:ascii="Trebuchet MS"/>
          <w:color w:val="FFE8EC"/>
          <w:w w:val="120"/>
          <w:sz w:val="20"/>
        </w:rPr>
        <w:t>uri</w:t>
      </w:r>
      <w:proofErr w:type="spellEnd"/>
      <w:r>
        <w:rPr>
          <w:rFonts w:ascii="Trebuchet MS"/>
          <w:color w:val="FFE8EC"/>
          <w:spacing w:val="4"/>
          <w:w w:val="120"/>
          <w:sz w:val="20"/>
        </w:rPr>
        <w:t xml:space="preserve"> </w:t>
      </w:r>
      <w:r>
        <w:rPr>
          <w:rFonts w:ascii="Verdana"/>
          <w:color w:val="FFE8EC"/>
          <w:w w:val="120"/>
        </w:rPr>
        <w:t>$</w:t>
      </w:r>
      <w:proofErr w:type="spellStart"/>
      <w:r>
        <w:rPr>
          <w:rFonts w:ascii="Trebuchet MS"/>
          <w:color w:val="FFE8EC"/>
          <w:w w:val="120"/>
          <w:sz w:val="20"/>
        </w:rPr>
        <w:t>uri</w:t>
      </w:r>
      <w:proofErr w:type="spellEnd"/>
      <w:r>
        <w:rPr>
          <w:rFonts w:ascii="Verdana"/>
          <w:color w:val="FFE8EC"/>
          <w:w w:val="120"/>
        </w:rPr>
        <w:t>/</w:t>
      </w:r>
      <w:r>
        <w:rPr>
          <w:rFonts w:ascii="Verdana"/>
          <w:color w:val="FFE8EC"/>
          <w:spacing w:val="-16"/>
          <w:w w:val="120"/>
        </w:rPr>
        <w:t xml:space="preserve"> </w:t>
      </w:r>
      <w:r>
        <w:rPr>
          <w:rFonts w:ascii="Verdana"/>
          <w:color w:val="FFE8EC"/>
          <w:spacing w:val="-2"/>
          <w:w w:val="120"/>
        </w:rPr>
        <w:t>/</w:t>
      </w:r>
      <w:r>
        <w:rPr>
          <w:rFonts w:ascii="Trebuchet MS"/>
          <w:color w:val="FFE8EC"/>
          <w:spacing w:val="-2"/>
          <w:w w:val="120"/>
          <w:sz w:val="20"/>
        </w:rPr>
        <w:t>index</w:t>
      </w:r>
      <w:r>
        <w:rPr>
          <w:rFonts w:ascii="Verdana"/>
          <w:color w:val="FFE8EC"/>
          <w:spacing w:val="-2"/>
          <w:w w:val="120"/>
        </w:rPr>
        <w:t>.</w:t>
      </w:r>
      <w:r>
        <w:rPr>
          <w:rFonts w:ascii="Trebuchet MS"/>
          <w:color w:val="FFE8EC"/>
          <w:spacing w:val="-2"/>
          <w:w w:val="120"/>
          <w:sz w:val="20"/>
        </w:rPr>
        <w:t>html</w:t>
      </w:r>
      <w:r>
        <w:rPr>
          <w:rFonts w:ascii="Verdana"/>
          <w:color w:val="FFE8EC"/>
          <w:spacing w:val="-2"/>
          <w:w w:val="120"/>
        </w:rPr>
        <w:t>;</w:t>
      </w:r>
    </w:p>
    <w:p w14:paraId="7BA49238" w14:textId="77777777" w:rsidR="006671D6" w:rsidRDefault="00000000">
      <w:pPr>
        <w:spacing w:before="7"/>
        <w:ind w:left="704"/>
        <w:rPr>
          <w:rFonts w:ascii="Verdana"/>
        </w:rPr>
      </w:pPr>
      <w:r>
        <w:rPr>
          <w:rFonts w:ascii="Verdana"/>
          <w:color w:val="FFE8EC"/>
          <w:spacing w:val="-10"/>
          <w:w w:val="85"/>
        </w:rPr>
        <w:t>}</w:t>
      </w:r>
    </w:p>
    <w:p w14:paraId="738A713E" w14:textId="77777777" w:rsidR="006671D6" w:rsidRDefault="006671D6">
      <w:pPr>
        <w:pStyle w:val="a3"/>
        <w:spacing w:before="74"/>
        <w:rPr>
          <w:rFonts w:ascii="Verdana"/>
          <w:sz w:val="18"/>
        </w:rPr>
      </w:pPr>
    </w:p>
    <w:p w14:paraId="21273DF4" w14:textId="77777777" w:rsidR="006671D6" w:rsidRDefault="00000000">
      <w:pPr>
        <w:spacing w:before="1" w:line="225" w:lineRule="auto"/>
        <w:ind w:left="704" w:right="5515"/>
        <w:rPr>
          <w:rFonts w:ascii="Verdana" w:eastAsia="Verdana" w:hAnsi="Verdana"/>
        </w:rPr>
      </w:pPr>
      <w:r>
        <w:rPr>
          <w:rFonts w:ascii="Verdana" w:eastAsia="Verdana" w:hAnsi="Verdana"/>
          <w:color w:val="FFE8EC"/>
          <w:spacing w:val="-3"/>
          <w:w w:val="95"/>
        </w:rPr>
        <w:t xml:space="preserve"># </w:t>
      </w:r>
      <w:r>
        <w:rPr>
          <w:rFonts w:ascii="細明體" w:eastAsia="細明體" w:hAnsi="細明體"/>
          <w:color w:val="FFE8EC"/>
          <w:spacing w:val="-8"/>
          <w:sz w:val="18"/>
        </w:rPr>
        <w:t xml:space="preserve">前台 </w:t>
      </w:r>
      <w:r>
        <w:rPr>
          <w:rFonts w:ascii="Tahoma" w:eastAsia="Tahoma" w:hAnsi="Tahoma"/>
          <w:color w:val="FFE8EC"/>
          <w:spacing w:val="-2"/>
          <w:sz w:val="19"/>
        </w:rPr>
        <w:t>API</w:t>
      </w:r>
      <w:r>
        <w:rPr>
          <w:rFonts w:ascii="Tahoma" w:eastAsia="Tahoma" w:hAnsi="Tahoma"/>
          <w:color w:val="FFE8EC"/>
          <w:spacing w:val="10"/>
          <w:sz w:val="19"/>
        </w:rPr>
        <w:t xml:space="preserve"> </w:t>
      </w:r>
      <w:r>
        <w:rPr>
          <w:rFonts w:ascii="Arial" w:eastAsia="Arial" w:hAnsi="Arial"/>
          <w:color w:val="FFE8EC"/>
          <w:spacing w:val="-2"/>
          <w:w w:val="95"/>
          <w:sz w:val="17"/>
        </w:rPr>
        <w:t>→</w:t>
      </w:r>
      <w:r>
        <w:rPr>
          <w:rFonts w:ascii="Arial" w:eastAsia="Arial" w:hAnsi="Arial"/>
          <w:color w:val="FFE8EC"/>
          <w:spacing w:val="22"/>
          <w:sz w:val="17"/>
        </w:rPr>
        <w:t xml:space="preserve"> </w:t>
      </w:r>
      <w:proofErr w:type="spellStart"/>
      <w:r>
        <w:rPr>
          <w:rFonts w:ascii="Tahoma" w:eastAsia="Tahoma" w:hAnsi="Tahoma"/>
          <w:color w:val="FFE8EC"/>
          <w:spacing w:val="-2"/>
          <w:sz w:val="19"/>
        </w:rPr>
        <w:t>O</w:t>
      </w:r>
      <w:r>
        <w:rPr>
          <w:rFonts w:ascii="Trebuchet MS" w:eastAsia="Trebuchet MS" w:hAnsi="Trebuchet MS"/>
          <w:color w:val="FFE8EC"/>
          <w:spacing w:val="-2"/>
          <w:sz w:val="20"/>
        </w:rPr>
        <w:t>doo</w:t>
      </w:r>
      <w:r>
        <w:rPr>
          <w:rFonts w:ascii="細明體" w:eastAsia="細明體" w:hAnsi="細明體"/>
          <w:color w:val="FFE8EC"/>
          <w:spacing w:val="-2"/>
          <w:sz w:val="18"/>
        </w:rPr>
        <w:t>（</w:t>
      </w:r>
      <w:r>
        <w:rPr>
          <w:rFonts w:ascii="細明體" w:eastAsia="細明體" w:hAnsi="細明體"/>
          <w:color w:val="FFE8EC"/>
          <w:spacing w:val="-6"/>
          <w:sz w:val="18"/>
        </w:rPr>
        <w:t>同源，無</w:t>
      </w:r>
      <w:proofErr w:type="spellEnd"/>
      <w:r>
        <w:rPr>
          <w:rFonts w:ascii="細明體" w:eastAsia="細明體" w:hAnsi="細明體"/>
          <w:color w:val="FFE8EC"/>
          <w:spacing w:val="-6"/>
          <w:sz w:val="18"/>
        </w:rPr>
        <w:t xml:space="preserve"> </w:t>
      </w:r>
      <w:r>
        <w:rPr>
          <w:rFonts w:ascii="Tahoma" w:eastAsia="Tahoma" w:hAnsi="Tahoma"/>
          <w:color w:val="FFE8EC"/>
          <w:spacing w:val="-2"/>
          <w:sz w:val="19"/>
        </w:rPr>
        <w:t>CORS</w:t>
      </w:r>
      <w:r>
        <w:rPr>
          <w:rFonts w:ascii="細明體" w:eastAsia="細明體" w:hAnsi="細明體"/>
          <w:color w:val="FFE8EC"/>
          <w:spacing w:val="-2"/>
          <w:sz w:val="18"/>
        </w:rPr>
        <w:t xml:space="preserve">） </w:t>
      </w:r>
      <w:r>
        <w:rPr>
          <w:rFonts w:ascii="Trebuchet MS" w:eastAsia="Trebuchet MS" w:hAnsi="Trebuchet MS"/>
          <w:color w:val="FFE8EC"/>
          <w:w w:val="110"/>
          <w:sz w:val="20"/>
        </w:rPr>
        <w:t>lo</w:t>
      </w:r>
      <w:r>
        <w:rPr>
          <w:rFonts w:ascii="Tahoma" w:eastAsia="Tahoma" w:hAnsi="Tahoma"/>
          <w:color w:val="FFE8EC"/>
          <w:w w:val="110"/>
          <w:sz w:val="19"/>
        </w:rPr>
        <w:t>ca</w:t>
      </w:r>
      <w:r>
        <w:rPr>
          <w:rFonts w:ascii="Trebuchet MS" w:eastAsia="Trebuchet MS" w:hAnsi="Trebuchet MS"/>
          <w:color w:val="FFE8EC"/>
          <w:w w:val="110"/>
          <w:sz w:val="20"/>
        </w:rPr>
        <w:t>tion</w:t>
      </w:r>
      <w:r>
        <w:rPr>
          <w:rFonts w:ascii="Trebuchet MS" w:eastAsia="Trebuchet MS" w:hAnsi="Trebuchet MS"/>
          <w:color w:val="FFE8EC"/>
          <w:spacing w:val="40"/>
          <w:w w:val="110"/>
          <w:sz w:val="20"/>
        </w:rPr>
        <w:t xml:space="preserve"> </w:t>
      </w:r>
      <w:r>
        <w:rPr>
          <w:rFonts w:ascii="Verdana" w:eastAsia="Verdana" w:hAnsi="Verdana"/>
          <w:color w:val="FFE8EC"/>
        </w:rPr>
        <w:t>/</w:t>
      </w:r>
      <w:r>
        <w:rPr>
          <w:rFonts w:ascii="Tahoma" w:eastAsia="Tahoma" w:hAnsi="Tahoma"/>
          <w:color w:val="FFE8EC"/>
          <w:sz w:val="19"/>
        </w:rPr>
        <w:t>a</w:t>
      </w:r>
      <w:r>
        <w:rPr>
          <w:rFonts w:ascii="Trebuchet MS" w:eastAsia="Trebuchet MS" w:hAnsi="Trebuchet MS"/>
          <w:color w:val="FFE8EC"/>
          <w:sz w:val="20"/>
        </w:rPr>
        <w:t>pi</w:t>
      </w:r>
      <w:r>
        <w:rPr>
          <w:rFonts w:ascii="Verdana" w:eastAsia="Verdana" w:hAnsi="Verdana"/>
          <w:color w:val="FFE8EC"/>
        </w:rPr>
        <w:t xml:space="preserve">/ </w:t>
      </w:r>
      <w:r>
        <w:rPr>
          <w:rFonts w:ascii="Verdana" w:eastAsia="Verdana" w:hAnsi="Verdana"/>
          <w:color w:val="FFE8EC"/>
          <w:w w:val="95"/>
        </w:rPr>
        <w:t>{</w:t>
      </w:r>
    </w:p>
    <w:p w14:paraId="798078CD" w14:textId="77777777" w:rsidR="006671D6" w:rsidRDefault="00000000">
      <w:pPr>
        <w:tabs>
          <w:tab w:val="left" w:pos="3023"/>
        </w:tabs>
        <w:spacing w:before="9" w:line="247" w:lineRule="auto"/>
        <w:ind w:left="1125" w:right="4754"/>
        <w:rPr>
          <w:rFonts w:ascii="Verdana"/>
        </w:rPr>
      </w:pPr>
      <w:proofErr w:type="spellStart"/>
      <w:r>
        <w:rPr>
          <w:rFonts w:ascii="Trebuchet MS"/>
          <w:color w:val="FFE8EC"/>
          <w:w w:val="105"/>
          <w:sz w:val="20"/>
        </w:rPr>
        <w:t>proxy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p</w:t>
      </w:r>
      <w:r>
        <w:rPr>
          <w:rFonts w:ascii="Tahoma"/>
          <w:color w:val="FFE8EC"/>
          <w:w w:val="105"/>
          <w:sz w:val="19"/>
        </w:rPr>
        <w:t>a</w:t>
      </w:r>
      <w:r>
        <w:rPr>
          <w:rFonts w:ascii="Trebuchet MS"/>
          <w:color w:val="FFE8EC"/>
          <w:w w:val="105"/>
          <w:sz w:val="20"/>
        </w:rPr>
        <w:t>ss</w:t>
      </w:r>
      <w:proofErr w:type="spellEnd"/>
      <w:r>
        <w:rPr>
          <w:rFonts w:ascii="Trebuchet MS"/>
          <w:color w:val="FFE8EC"/>
          <w:spacing w:val="40"/>
          <w:w w:val="105"/>
          <w:sz w:val="20"/>
        </w:rPr>
        <w:t xml:space="preserve"> </w:t>
      </w:r>
      <w:r>
        <w:rPr>
          <w:rFonts w:ascii="Trebuchet MS"/>
          <w:color w:val="FFE8EC"/>
          <w:w w:val="105"/>
          <w:sz w:val="20"/>
        </w:rPr>
        <w:t>http</w:t>
      </w:r>
      <w:r>
        <w:rPr>
          <w:rFonts w:ascii="Verdana"/>
          <w:color w:val="FFE8EC"/>
          <w:w w:val="105"/>
        </w:rPr>
        <w:t>:</w:t>
      </w:r>
      <w:r>
        <w:rPr>
          <w:rFonts w:ascii="Verdana"/>
          <w:color w:val="FFE8EC"/>
        </w:rPr>
        <w:tab/>
      </w:r>
      <w:r>
        <w:rPr>
          <w:rFonts w:ascii="Arial Rounded MT Bold"/>
          <w:color w:val="FFE8EC"/>
          <w:spacing w:val="-2"/>
          <w:w w:val="105"/>
          <w:sz w:val="19"/>
        </w:rPr>
        <w:t>127</w:t>
      </w:r>
      <w:r>
        <w:rPr>
          <w:rFonts w:ascii="Verdana"/>
          <w:color w:val="FFE8EC"/>
          <w:spacing w:val="-2"/>
          <w:w w:val="105"/>
        </w:rPr>
        <w:t>.</w:t>
      </w:r>
      <w:r>
        <w:rPr>
          <w:rFonts w:ascii="Arial Rounded MT Bold"/>
          <w:color w:val="FFE8EC"/>
          <w:spacing w:val="-2"/>
          <w:w w:val="105"/>
          <w:sz w:val="19"/>
        </w:rPr>
        <w:t>0</w:t>
      </w:r>
      <w:r>
        <w:rPr>
          <w:rFonts w:ascii="Verdana"/>
          <w:color w:val="FFE8EC"/>
          <w:spacing w:val="-2"/>
          <w:w w:val="105"/>
        </w:rPr>
        <w:t>.</w:t>
      </w:r>
      <w:r>
        <w:rPr>
          <w:rFonts w:ascii="Arial Rounded MT Bold"/>
          <w:color w:val="FFE8EC"/>
          <w:spacing w:val="-2"/>
          <w:w w:val="105"/>
          <w:sz w:val="19"/>
        </w:rPr>
        <w:t>0</w:t>
      </w:r>
      <w:r>
        <w:rPr>
          <w:rFonts w:ascii="Verdana"/>
          <w:color w:val="FFE8EC"/>
          <w:spacing w:val="-2"/>
          <w:w w:val="105"/>
        </w:rPr>
        <w:t>.</w:t>
      </w:r>
      <w:r>
        <w:rPr>
          <w:rFonts w:ascii="Arial Rounded MT Bold"/>
          <w:color w:val="FFE8EC"/>
          <w:spacing w:val="-2"/>
          <w:w w:val="105"/>
          <w:sz w:val="19"/>
        </w:rPr>
        <w:t>1</w:t>
      </w:r>
      <w:r>
        <w:rPr>
          <w:rFonts w:ascii="Verdana"/>
          <w:color w:val="FFE8EC"/>
          <w:spacing w:val="-2"/>
          <w:w w:val="105"/>
        </w:rPr>
        <w:t>:</w:t>
      </w:r>
      <w:r>
        <w:rPr>
          <w:rFonts w:ascii="Arial Rounded MT Bold"/>
          <w:color w:val="FFE8EC"/>
          <w:spacing w:val="-2"/>
          <w:w w:val="105"/>
          <w:sz w:val="19"/>
        </w:rPr>
        <w:t>8069</w:t>
      </w:r>
      <w:r>
        <w:rPr>
          <w:rFonts w:ascii="Verdana"/>
          <w:color w:val="FFE8EC"/>
          <w:spacing w:val="-2"/>
          <w:w w:val="105"/>
        </w:rPr>
        <w:t xml:space="preserve">; </w:t>
      </w:r>
      <w:proofErr w:type="spellStart"/>
      <w:r>
        <w:rPr>
          <w:rFonts w:ascii="Trebuchet MS"/>
          <w:color w:val="FFE8EC"/>
          <w:w w:val="105"/>
          <w:sz w:val="20"/>
        </w:rPr>
        <w:t>proxy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set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he</w:t>
      </w:r>
      <w:r>
        <w:rPr>
          <w:rFonts w:ascii="Tahoma"/>
          <w:color w:val="FFE8EC"/>
          <w:w w:val="105"/>
          <w:sz w:val="19"/>
        </w:rPr>
        <w:t>a</w:t>
      </w:r>
      <w:r>
        <w:rPr>
          <w:rFonts w:ascii="Trebuchet MS"/>
          <w:color w:val="FFE8EC"/>
          <w:w w:val="105"/>
          <w:sz w:val="20"/>
        </w:rPr>
        <w:t>der</w:t>
      </w:r>
      <w:proofErr w:type="spellEnd"/>
      <w:r>
        <w:rPr>
          <w:rFonts w:ascii="Trebuchet MS"/>
          <w:color w:val="FFE8EC"/>
          <w:spacing w:val="40"/>
          <w:w w:val="105"/>
          <w:sz w:val="20"/>
        </w:rPr>
        <w:t xml:space="preserve"> </w:t>
      </w:r>
      <w:r>
        <w:rPr>
          <w:rFonts w:ascii="Tahoma"/>
          <w:color w:val="FFE8EC"/>
          <w:w w:val="105"/>
          <w:sz w:val="19"/>
        </w:rPr>
        <w:t>H</w:t>
      </w:r>
      <w:r>
        <w:rPr>
          <w:rFonts w:ascii="Trebuchet MS"/>
          <w:color w:val="FFE8EC"/>
          <w:w w:val="105"/>
          <w:sz w:val="20"/>
        </w:rPr>
        <w:t>ost</w:t>
      </w:r>
      <w:r>
        <w:rPr>
          <w:rFonts w:ascii="Trebuchet MS"/>
          <w:color w:val="FFE8EC"/>
          <w:spacing w:val="40"/>
          <w:w w:val="105"/>
          <w:sz w:val="20"/>
        </w:rPr>
        <w:t xml:space="preserve"> </w:t>
      </w:r>
      <w:r>
        <w:rPr>
          <w:rFonts w:ascii="Verdana"/>
          <w:color w:val="FFE8EC"/>
          <w:w w:val="105"/>
        </w:rPr>
        <w:t>$</w:t>
      </w:r>
      <w:r>
        <w:rPr>
          <w:rFonts w:ascii="Trebuchet MS"/>
          <w:color w:val="FFE8EC"/>
          <w:w w:val="105"/>
          <w:sz w:val="20"/>
        </w:rPr>
        <w:t>host</w:t>
      </w:r>
      <w:r>
        <w:rPr>
          <w:rFonts w:ascii="Verdana"/>
          <w:color w:val="FFE8EC"/>
          <w:w w:val="105"/>
        </w:rPr>
        <w:t xml:space="preserve">; </w:t>
      </w:r>
      <w:proofErr w:type="spellStart"/>
      <w:r>
        <w:rPr>
          <w:rFonts w:ascii="Trebuchet MS"/>
          <w:color w:val="FFE8EC"/>
          <w:w w:val="105"/>
          <w:sz w:val="20"/>
        </w:rPr>
        <w:t>proxy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set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he</w:t>
      </w:r>
      <w:r>
        <w:rPr>
          <w:rFonts w:ascii="Tahoma"/>
          <w:color w:val="FFE8EC"/>
          <w:w w:val="105"/>
          <w:sz w:val="19"/>
        </w:rPr>
        <w:t>a</w:t>
      </w:r>
      <w:r>
        <w:rPr>
          <w:rFonts w:ascii="Trebuchet MS"/>
          <w:color w:val="FFE8EC"/>
          <w:w w:val="105"/>
          <w:sz w:val="20"/>
        </w:rPr>
        <w:t>der</w:t>
      </w:r>
      <w:proofErr w:type="spellEnd"/>
      <w:r>
        <w:rPr>
          <w:rFonts w:ascii="Trebuchet MS"/>
          <w:color w:val="FFE8EC"/>
          <w:spacing w:val="8"/>
          <w:w w:val="105"/>
          <w:sz w:val="20"/>
        </w:rPr>
        <w:t xml:space="preserve"> </w:t>
      </w:r>
      <w:r>
        <w:rPr>
          <w:rFonts w:ascii="Tahoma"/>
          <w:color w:val="FFE8EC"/>
          <w:w w:val="105"/>
          <w:sz w:val="19"/>
        </w:rPr>
        <w:t>X</w:t>
      </w:r>
      <w:r>
        <w:rPr>
          <w:rFonts w:ascii="Verdana"/>
          <w:color w:val="FFE8EC"/>
          <w:w w:val="105"/>
        </w:rPr>
        <w:t>-</w:t>
      </w:r>
      <w:r>
        <w:rPr>
          <w:rFonts w:ascii="Tahoma"/>
          <w:color w:val="FFE8EC"/>
          <w:w w:val="105"/>
          <w:sz w:val="19"/>
        </w:rPr>
        <w:t>F</w:t>
      </w:r>
      <w:r>
        <w:rPr>
          <w:rFonts w:ascii="Trebuchet MS"/>
          <w:color w:val="FFE8EC"/>
          <w:w w:val="105"/>
          <w:sz w:val="20"/>
        </w:rPr>
        <w:t>orw</w:t>
      </w:r>
      <w:r>
        <w:rPr>
          <w:rFonts w:ascii="Tahoma"/>
          <w:color w:val="FFE8EC"/>
          <w:w w:val="105"/>
          <w:sz w:val="19"/>
        </w:rPr>
        <w:t>a</w:t>
      </w:r>
      <w:r>
        <w:rPr>
          <w:rFonts w:ascii="Trebuchet MS"/>
          <w:color w:val="FFE8EC"/>
          <w:w w:val="105"/>
          <w:sz w:val="20"/>
        </w:rPr>
        <w:t>rded</w:t>
      </w:r>
      <w:r>
        <w:rPr>
          <w:rFonts w:ascii="Verdana"/>
          <w:color w:val="FFE8EC"/>
          <w:w w:val="105"/>
        </w:rPr>
        <w:t>-</w:t>
      </w:r>
      <w:r>
        <w:rPr>
          <w:rFonts w:ascii="Tahoma"/>
          <w:color w:val="FFE8EC"/>
          <w:w w:val="105"/>
          <w:sz w:val="19"/>
        </w:rPr>
        <w:t>P</w:t>
      </w:r>
      <w:r>
        <w:rPr>
          <w:rFonts w:ascii="Trebuchet MS"/>
          <w:color w:val="FFE8EC"/>
          <w:w w:val="105"/>
          <w:sz w:val="20"/>
        </w:rPr>
        <w:t>roto</w:t>
      </w:r>
      <w:r>
        <w:rPr>
          <w:rFonts w:ascii="Trebuchet MS"/>
          <w:color w:val="FFE8EC"/>
          <w:spacing w:val="8"/>
          <w:w w:val="105"/>
          <w:sz w:val="20"/>
        </w:rPr>
        <w:t xml:space="preserve"> </w:t>
      </w:r>
      <w:r>
        <w:rPr>
          <w:rFonts w:ascii="Trebuchet MS"/>
          <w:color w:val="FFE8EC"/>
          <w:w w:val="105"/>
          <w:sz w:val="20"/>
        </w:rPr>
        <w:t>https</w:t>
      </w:r>
      <w:r>
        <w:rPr>
          <w:rFonts w:ascii="Verdana"/>
          <w:color w:val="FFE8EC"/>
          <w:w w:val="105"/>
        </w:rPr>
        <w:t>;</w:t>
      </w:r>
    </w:p>
    <w:p w14:paraId="50A75565" w14:textId="77777777" w:rsidR="006671D6" w:rsidRDefault="00000000">
      <w:pPr>
        <w:spacing w:line="266" w:lineRule="exact"/>
        <w:ind w:left="1125"/>
        <w:rPr>
          <w:rFonts w:ascii="Verdana"/>
        </w:rPr>
      </w:pPr>
      <w:proofErr w:type="spellStart"/>
      <w:r>
        <w:rPr>
          <w:rFonts w:ascii="Trebuchet MS"/>
          <w:color w:val="FFE8EC"/>
          <w:sz w:val="20"/>
        </w:rPr>
        <w:t>proxy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set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he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der</w:t>
      </w:r>
      <w:proofErr w:type="spellEnd"/>
      <w:r>
        <w:rPr>
          <w:rFonts w:ascii="Trebuchet MS"/>
          <w:color w:val="FFE8EC"/>
          <w:spacing w:val="70"/>
          <w:sz w:val="20"/>
        </w:rPr>
        <w:t xml:space="preserve"> </w:t>
      </w:r>
      <w:r>
        <w:rPr>
          <w:rFonts w:ascii="Tahoma"/>
          <w:color w:val="FFE8EC"/>
          <w:sz w:val="19"/>
        </w:rPr>
        <w:t>X</w:t>
      </w:r>
      <w:r>
        <w:rPr>
          <w:rFonts w:ascii="Verdana"/>
          <w:color w:val="FFE8EC"/>
        </w:rPr>
        <w:t>-</w:t>
      </w:r>
      <w:r>
        <w:rPr>
          <w:rFonts w:ascii="Tahoma"/>
          <w:color w:val="FFE8EC"/>
          <w:sz w:val="19"/>
        </w:rPr>
        <w:t>F</w:t>
      </w:r>
      <w:r>
        <w:rPr>
          <w:rFonts w:ascii="Trebuchet MS"/>
          <w:color w:val="FFE8EC"/>
          <w:sz w:val="20"/>
        </w:rPr>
        <w:t>orw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rded</w:t>
      </w:r>
      <w:r>
        <w:rPr>
          <w:rFonts w:ascii="Verdana"/>
          <w:color w:val="FFE8EC"/>
        </w:rPr>
        <w:t>-</w:t>
      </w:r>
      <w:r>
        <w:rPr>
          <w:rFonts w:ascii="Tahoma"/>
          <w:color w:val="FFE8EC"/>
          <w:sz w:val="19"/>
        </w:rPr>
        <w:t>F</w:t>
      </w:r>
      <w:r>
        <w:rPr>
          <w:rFonts w:ascii="Trebuchet MS"/>
          <w:color w:val="FFE8EC"/>
          <w:sz w:val="20"/>
        </w:rPr>
        <w:t>or</w:t>
      </w:r>
      <w:r>
        <w:rPr>
          <w:rFonts w:ascii="Trebuchet MS"/>
          <w:color w:val="FFE8EC"/>
          <w:spacing w:val="71"/>
          <w:sz w:val="20"/>
        </w:rPr>
        <w:t xml:space="preserve"> </w:t>
      </w:r>
      <w:r>
        <w:rPr>
          <w:rFonts w:ascii="Verdana"/>
          <w:color w:val="FFE8EC"/>
          <w:spacing w:val="-2"/>
        </w:rPr>
        <w:t>$</w:t>
      </w:r>
      <w:proofErr w:type="spellStart"/>
      <w:r>
        <w:rPr>
          <w:rFonts w:ascii="Trebuchet MS"/>
          <w:color w:val="FFE8EC"/>
          <w:spacing w:val="-2"/>
          <w:sz w:val="20"/>
        </w:rPr>
        <w:t>proxy</w:t>
      </w:r>
      <w:r>
        <w:rPr>
          <w:rFonts w:ascii="Verdana"/>
          <w:color w:val="FFE8EC"/>
          <w:spacing w:val="-2"/>
        </w:rPr>
        <w:t>_</w:t>
      </w:r>
      <w:proofErr w:type="gramStart"/>
      <w:r>
        <w:rPr>
          <w:rFonts w:ascii="Tahoma"/>
          <w:color w:val="FFE8EC"/>
          <w:spacing w:val="-2"/>
          <w:sz w:val="19"/>
        </w:rPr>
        <w:t>a</w:t>
      </w:r>
      <w:r>
        <w:rPr>
          <w:rFonts w:ascii="Trebuchet MS"/>
          <w:color w:val="FFE8EC"/>
          <w:spacing w:val="-2"/>
          <w:sz w:val="20"/>
        </w:rPr>
        <w:t>dd</w:t>
      </w:r>
      <w:proofErr w:type="gramEnd"/>
      <w:r>
        <w:rPr>
          <w:rFonts w:ascii="Verdana"/>
          <w:color w:val="FFE8EC"/>
          <w:spacing w:val="-2"/>
        </w:rPr>
        <w:t>_</w:t>
      </w:r>
      <w:r>
        <w:rPr>
          <w:rFonts w:ascii="Trebuchet MS"/>
          <w:color w:val="FFE8EC"/>
          <w:spacing w:val="-2"/>
          <w:sz w:val="20"/>
        </w:rPr>
        <w:t>x</w:t>
      </w:r>
      <w:r>
        <w:rPr>
          <w:rFonts w:ascii="Verdana"/>
          <w:color w:val="FFE8EC"/>
          <w:spacing w:val="-2"/>
        </w:rPr>
        <w:t>_</w:t>
      </w:r>
      <w:r>
        <w:rPr>
          <w:rFonts w:ascii="Trebuchet MS"/>
          <w:color w:val="FFE8EC"/>
          <w:spacing w:val="-2"/>
          <w:sz w:val="20"/>
        </w:rPr>
        <w:t>forw</w:t>
      </w:r>
      <w:r>
        <w:rPr>
          <w:rFonts w:ascii="Tahoma"/>
          <w:color w:val="FFE8EC"/>
          <w:spacing w:val="-2"/>
          <w:sz w:val="19"/>
        </w:rPr>
        <w:t>a</w:t>
      </w:r>
      <w:r>
        <w:rPr>
          <w:rFonts w:ascii="Trebuchet MS"/>
          <w:color w:val="FFE8EC"/>
          <w:spacing w:val="-2"/>
          <w:sz w:val="20"/>
        </w:rPr>
        <w:t>rded</w:t>
      </w:r>
      <w:r>
        <w:rPr>
          <w:rFonts w:ascii="Verdana"/>
          <w:color w:val="FFE8EC"/>
          <w:spacing w:val="-2"/>
        </w:rPr>
        <w:t>_</w:t>
      </w:r>
      <w:r>
        <w:rPr>
          <w:rFonts w:ascii="Trebuchet MS"/>
          <w:color w:val="FFE8EC"/>
          <w:spacing w:val="-2"/>
          <w:sz w:val="20"/>
        </w:rPr>
        <w:t>for</w:t>
      </w:r>
      <w:proofErr w:type="spellEnd"/>
      <w:r>
        <w:rPr>
          <w:rFonts w:ascii="Verdana"/>
          <w:color w:val="FFE8EC"/>
          <w:spacing w:val="-2"/>
        </w:rPr>
        <w:t>;</w:t>
      </w:r>
    </w:p>
    <w:p w14:paraId="3E83E686" w14:textId="77777777" w:rsidR="006671D6" w:rsidRDefault="00000000">
      <w:pPr>
        <w:spacing w:before="8"/>
        <w:ind w:left="704"/>
        <w:rPr>
          <w:rFonts w:ascii="Verdana"/>
        </w:rPr>
      </w:pPr>
      <w:r>
        <w:rPr>
          <w:rFonts w:ascii="Verdana"/>
          <w:color w:val="FFE8EC"/>
          <w:spacing w:val="-10"/>
          <w:w w:val="85"/>
        </w:rPr>
        <w:t>}</w:t>
      </w:r>
    </w:p>
    <w:p w14:paraId="652F6C8F" w14:textId="77777777" w:rsidR="006671D6" w:rsidRDefault="00000000">
      <w:pPr>
        <w:spacing w:before="7"/>
        <w:ind w:left="282"/>
        <w:rPr>
          <w:rFonts w:ascii="Verdana"/>
        </w:rPr>
      </w:pPr>
      <w:r>
        <w:rPr>
          <w:rFonts w:ascii="Verdana"/>
          <w:color w:val="FFE8EC"/>
          <w:spacing w:val="-10"/>
          <w:w w:val="85"/>
        </w:rPr>
        <w:t>}</w:t>
      </w:r>
    </w:p>
    <w:p w14:paraId="67648788" w14:textId="77777777" w:rsidR="006671D6" w:rsidRDefault="006671D6">
      <w:pPr>
        <w:pStyle w:val="a3"/>
        <w:spacing w:before="78"/>
        <w:rPr>
          <w:rFonts w:ascii="Verdana"/>
          <w:sz w:val="18"/>
        </w:rPr>
      </w:pPr>
    </w:p>
    <w:p w14:paraId="16B06797" w14:textId="77777777" w:rsidR="006671D6" w:rsidRDefault="00000000">
      <w:pPr>
        <w:spacing w:before="1" w:line="223" w:lineRule="auto"/>
        <w:ind w:left="282" w:right="5515"/>
        <w:rPr>
          <w:rFonts w:ascii="Verdana" w:eastAsia="Verdana"/>
        </w:rPr>
      </w:pPr>
      <w:r>
        <w:rPr>
          <w:rFonts w:ascii="Verdana" w:eastAsia="Verdana"/>
          <w:color w:val="FFE8EC"/>
          <w:spacing w:val="-3"/>
        </w:rPr>
        <w:t xml:space="preserve"># </w:t>
      </w:r>
      <w:proofErr w:type="spellStart"/>
      <w:proofErr w:type="gramStart"/>
      <w:r>
        <w:rPr>
          <w:rFonts w:ascii="Trebuchet MS" w:eastAsia="Trebuchet MS"/>
          <w:color w:val="FFE8EC"/>
          <w:sz w:val="20"/>
        </w:rPr>
        <w:t>vhost</w:t>
      </w:r>
      <w:proofErr w:type="spellEnd"/>
      <w:proofErr w:type="gramEnd"/>
      <w:r>
        <w:rPr>
          <w:rFonts w:ascii="Trebuchet MS" w:eastAsia="Trebuchet MS"/>
          <w:color w:val="FFE8EC"/>
          <w:spacing w:val="10"/>
          <w:sz w:val="20"/>
        </w:rPr>
        <w:t xml:space="preserve"> </w:t>
      </w:r>
      <w:r>
        <w:rPr>
          <w:rFonts w:ascii="Arial Rounded MT Bold" w:eastAsia="Arial Rounded MT Bold"/>
          <w:color w:val="FFE8EC"/>
          <w:sz w:val="19"/>
        </w:rPr>
        <w:t>2</w:t>
      </w:r>
      <w:r>
        <w:rPr>
          <w:rFonts w:ascii="細明體" w:eastAsia="細明體"/>
          <w:color w:val="FFE8EC"/>
          <w:spacing w:val="-5"/>
          <w:sz w:val="18"/>
        </w:rPr>
        <w:t xml:space="preserve">：後台 </w:t>
      </w:r>
      <w:r>
        <w:rPr>
          <w:rFonts w:ascii="Trebuchet MS" w:eastAsia="Trebuchet MS"/>
          <w:color w:val="FFE8EC"/>
          <w:sz w:val="20"/>
        </w:rPr>
        <w:t>kend</w:t>
      </w:r>
      <w:r>
        <w:rPr>
          <w:rFonts w:ascii="Tahoma" w:eastAsia="Tahoma"/>
          <w:color w:val="FFE8EC"/>
          <w:sz w:val="19"/>
        </w:rPr>
        <w:t>a</w:t>
      </w:r>
      <w:r>
        <w:rPr>
          <w:rFonts w:ascii="Verdana" w:eastAsia="Verdana"/>
          <w:color w:val="FFE8EC"/>
        </w:rPr>
        <w:t>_</w:t>
      </w:r>
      <w:r>
        <w:rPr>
          <w:rFonts w:ascii="Trebuchet MS" w:eastAsia="Trebuchet MS"/>
          <w:color w:val="FFE8EC"/>
          <w:sz w:val="20"/>
        </w:rPr>
        <w:t>demo</w:t>
      </w:r>
      <w:r>
        <w:rPr>
          <w:rFonts w:ascii="Verdana" w:eastAsia="Verdana"/>
          <w:color w:val="FFE8EC"/>
        </w:rPr>
        <w:t>.</w:t>
      </w:r>
      <w:r>
        <w:rPr>
          <w:rFonts w:ascii="Tahoma" w:eastAsia="Tahoma"/>
          <w:color w:val="FFE8EC"/>
          <w:sz w:val="19"/>
        </w:rPr>
        <w:t>a</w:t>
      </w:r>
      <w:r>
        <w:rPr>
          <w:rFonts w:ascii="Trebuchet MS" w:eastAsia="Trebuchet MS"/>
          <w:color w:val="FFE8EC"/>
          <w:sz w:val="20"/>
        </w:rPr>
        <w:t>iuptop</w:t>
      </w:r>
      <w:r>
        <w:rPr>
          <w:rFonts w:ascii="Verdana" w:eastAsia="Verdana"/>
          <w:color w:val="FFE8EC"/>
        </w:rPr>
        <w:t>.</w:t>
      </w:r>
      <w:r>
        <w:rPr>
          <w:rFonts w:ascii="Tahoma" w:eastAsia="Tahoma"/>
          <w:color w:val="FFE8EC"/>
          <w:sz w:val="19"/>
        </w:rPr>
        <w:t>c</w:t>
      </w:r>
      <w:r>
        <w:rPr>
          <w:rFonts w:ascii="Trebuchet MS" w:eastAsia="Trebuchet MS"/>
          <w:color w:val="FFE8EC"/>
          <w:sz w:val="20"/>
        </w:rPr>
        <w:t>om server</w:t>
      </w:r>
      <w:r>
        <w:rPr>
          <w:rFonts w:ascii="Trebuchet MS" w:eastAsia="Trebuchet MS"/>
          <w:color w:val="FFE8EC"/>
          <w:spacing w:val="40"/>
          <w:sz w:val="20"/>
        </w:rPr>
        <w:t xml:space="preserve"> </w:t>
      </w:r>
      <w:r>
        <w:rPr>
          <w:rFonts w:ascii="Verdana" w:eastAsia="Verdana"/>
          <w:color w:val="FFE8EC"/>
        </w:rPr>
        <w:t>{</w:t>
      </w:r>
    </w:p>
    <w:p w14:paraId="0882D703" w14:textId="77777777" w:rsidR="006671D6" w:rsidRDefault="00000000">
      <w:pPr>
        <w:spacing w:before="12"/>
        <w:ind w:left="704"/>
        <w:rPr>
          <w:rFonts w:ascii="Verdana"/>
        </w:rPr>
      </w:pPr>
      <w:r>
        <w:rPr>
          <w:rFonts w:ascii="Trebuchet MS"/>
          <w:color w:val="FFE8EC"/>
          <w:w w:val="120"/>
          <w:sz w:val="20"/>
        </w:rPr>
        <w:t>listen</w:t>
      </w:r>
      <w:r>
        <w:rPr>
          <w:rFonts w:ascii="Trebuchet MS"/>
          <w:color w:val="FFE8EC"/>
          <w:spacing w:val="67"/>
          <w:w w:val="120"/>
          <w:sz w:val="20"/>
        </w:rPr>
        <w:t xml:space="preserve"> </w:t>
      </w:r>
      <w:r>
        <w:rPr>
          <w:rFonts w:ascii="Arial Rounded MT Bold"/>
          <w:color w:val="FFE8EC"/>
          <w:spacing w:val="-5"/>
          <w:w w:val="120"/>
          <w:sz w:val="19"/>
        </w:rPr>
        <w:t>80</w:t>
      </w:r>
      <w:r>
        <w:rPr>
          <w:rFonts w:ascii="Verdana"/>
          <w:color w:val="FFE8EC"/>
          <w:spacing w:val="-5"/>
          <w:w w:val="120"/>
        </w:rPr>
        <w:t>;</w:t>
      </w:r>
    </w:p>
    <w:p w14:paraId="1E7F48B0" w14:textId="77777777" w:rsidR="006671D6" w:rsidRDefault="00000000">
      <w:pPr>
        <w:spacing w:before="7"/>
        <w:ind w:left="704"/>
        <w:rPr>
          <w:rFonts w:ascii="Verdana"/>
        </w:rPr>
      </w:pPr>
      <w:proofErr w:type="spellStart"/>
      <w:r>
        <w:rPr>
          <w:rFonts w:ascii="Trebuchet MS"/>
          <w:color w:val="FFE8EC"/>
          <w:sz w:val="20"/>
        </w:rPr>
        <w:t>server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n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me</w:t>
      </w:r>
      <w:proofErr w:type="spellEnd"/>
      <w:r>
        <w:rPr>
          <w:rFonts w:ascii="Trebuchet MS"/>
          <w:color w:val="FFE8EC"/>
          <w:spacing w:val="20"/>
          <w:sz w:val="20"/>
        </w:rPr>
        <w:t xml:space="preserve"> </w:t>
      </w:r>
      <w:r>
        <w:rPr>
          <w:rFonts w:ascii="Trebuchet MS"/>
          <w:color w:val="FFE8EC"/>
          <w:spacing w:val="-2"/>
          <w:sz w:val="20"/>
        </w:rPr>
        <w:t>kend</w:t>
      </w:r>
      <w:r>
        <w:rPr>
          <w:rFonts w:ascii="Tahoma"/>
          <w:color w:val="FFE8EC"/>
          <w:spacing w:val="-2"/>
          <w:sz w:val="19"/>
        </w:rPr>
        <w:t>a</w:t>
      </w:r>
      <w:r>
        <w:rPr>
          <w:rFonts w:ascii="Verdana"/>
          <w:color w:val="FFE8EC"/>
          <w:spacing w:val="-2"/>
        </w:rPr>
        <w:t>_</w:t>
      </w:r>
      <w:r>
        <w:rPr>
          <w:rFonts w:ascii="Trebuchet MS"/>
          <w:color w:val="FFE8EC"/>
          <w:spacing w:val="-2"/>
          <w:sz w:val="20"/>
        </w:rPr>
        <w:t>demo</w:t>
      </w:r>
      <w:r>
        <w:rPr>
          <w:rFonts w:ascii="Verdana"/>
          <w:color w:val="FFE8EC"/>
          <w:spacing w:val="-2"/>
        </w:rPr>
        <w:t>.</w:t>
      </w:r>
      <w:r>
        <w:rPr>
          <w:rFonts w:ascii="Tahoma"/>
          <w:color w:val="FFE8EC"/>
          <w:spacing w:val="-2"/>
          <w:sz w:val="19"/>
        </w:rPr>
        <w:t>a</w:t>
      </w:r>
      <w:r>
        <w:rPr>
          <w:rFonts w:ascii="Trebuchet MS"/>
          <w:color w:val="FFE8EC"/>
          <w:spacing w:val="-2"/>
          <w:sz w:val="20"/>
        </w:rPr>
        <w:t>iuptop</w:t>
      </w:r>
      <w:r>
        <w:rPr>
          <w:rFonts w:ascii="Verdana"/>
          <w:color w:val="FFE8EC"/>
          <w:spacing w:val="-2"/>
        </w:rPr>
        <w:t>.</w:t>
      </w:r>
      <w:r>
        <w:rPr>
          <w:rFonts w:ascii="Tahoma"/>
          <w:color w:val="FFE8EC"/>
          <w:spacing w:val="-2"/>
          <w:sz w:val="19"/>
        </w:rPr>
        <w:t>c</w:t>
      </w:r>
      <w:r>
        <w:rPr>
          <w:rFonts w:ascii="Trebuchet MS"/>
          <w:color w:val="FFE8EC"/>
          <w:spacing w:val="-2"/>
          <w:sz w:val="20"/>
        </w:rPr>
        <w:t>om</w:t>
      </w:r>
      <w:r>
        <w:rPr>
          <w:rFonts w:ascii="Verdana"/>
          <w:color w:val="FFE8EC"/>
          <w:spacing w:val="-2"/>
        </w:rPr>
        <w:t>;</w:t>
      </w:r>
    </w:p>
    <w:p w14:paraId="14143D11" w14:textId="77777777" w:rsidR="006671D6" w:rsidRDefault="006671D6">
      <w:pPr>
        <w:pStyle w:val="a3"/>
        <w:spacing w:before="63"/>
        <w:rPr>
          <w:rFonts w:ascii="Verdana"/>
          <w:sz w:val="18"/>
        </w:rPr>
      </w:pPr>
    </w:p>
    <w:p w14:paraId="67776055" w14:textId="77777777" w:rsidR="006671D6" w:rsidRDefault="00000000">
      <w:pPr>
        <w:ind w:left="704"/>
        <w:rPr>
          <w:rFonts w:ascii="Verdana"/>
        </w:rPr>
      </w:pPr>
      <w:r>
        <w:rPr>
          <w:rFonts w:ascii="Trebuchet MS"/>
          <w:color w:val="FFE8EC"/>
          <w:w w:val="110"/>
          <w:sz w:val="20"/>
        </w:rPr>
        <w:t>lo</w:t>
      </w:r>
      <w:r>
        <w:rPr>
          <w:rFonts w:ascii="Tahoma"/>
          <w:color w:val="FFE8EC"/>
          <w:w w:val="110"/>
          <w:sz w:val="19"/>
        </w:rPr>
        <w:t>ca</w:t>
      </w:r>
      <w:r>
        <w:rPr>
          <w:rFonts w:ascii="Trebuchet MS"/>
          <w:color w:val="FFE8EC"/>
          <w:w w:val="110"/>
          <w:sz w:val="20"/>
        </w:rPr>
        <w:t>tion</w:t>
      </w:r>
      <w:r>
        <w:rPr>
          <w:rFonts w:ascii="Trebuchet MS"/>
          <w:color w:val="FFE8EC"/>
          <w:spacing w:val="66"/>
          <w:w w:val="110"/>
          <w:sz w:val="20"/>
        </w:rPr>
        <w:t xml:space="preserve"> </w:t>
      </w:r>
      <w:r>
        <w:rPr>
          <w:rFonts w:ascii="Verdana"/>
          <w:color w:val="FFE8EC"/>
          <w:w w:val="110"/>
        </w:rPr>
        <w:t>/</w:t>
      </w:r>
      <w:r>
        <w:rPr>
          <w:rFonts w:ascii="Verdana"/>
          <w:color w:val="FFE8EC"/>
          <w:spacing w:val="49"/>
          <w:w w:val="110"/>
        </w:rPr>
        <w:t xml:space="preserve"> </w:t>
      </w:r>
      <w:r>
        <w:rPr>
          <w:rFonts w:ascii="Verdana"/>
          <w:color w:val="FFE8EC"/>
          <w:spacing w:val="-10"/>
          <w:w w:val="105"/>
        </w:rPr>
        <w:t>{</w:t>
      </w:r>
    </w:p>
    <w:p w14:paraId="69B78EB1" w14:textId="77777777" w:rsidR="006671D6" w:rsidRDefault="00000000">
      <w:pPr>
        <w:tabs>
          <w:tab w:val="left" w:pos="3023"/>
        </w:tabs>
        <w:spacing w:before="8" w:line="247" w:lineRule="auto"/>
        <w:ind w:left="1125" w:right="4754"/>
        <w:rPr>
          <w:rFonts w:ascii="Verdana"/>
        </w:rPr>
      </w:pPr>
      <w:proofErr w:type="spellStart"/>
      <w:r>
        <w:rPr>
          <w:rFonts w:ascii="Trebuchet MS"/>
          <w:color w:val="FFE8EC"/>
          <w:w w:val="105"/>
          <w:sz w:val="20"/>
        </w:rPr>
        <w:t>proxy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p</w:t>
      </w:r>
      <w:r>
        <w:rPr>
          <w:rFonts w:ascii="Tahoma"/>
          <w:color w:val="FFE8EC"/>
          <w:w w:val="105"/>
          <w:sz w:val="19"/>
        </w:rPr>
        <w:t>a</w:t>
      </w:r>
      <w:r>
        <w:rPr>
          <w:rFonts w:ascii="Trebuchet MS"/>
          <w:color w:val="FFE8EC"/>
          <w:w w:val="105"/>
          <w:sz w:val="20"/>
        </w:rPr>
        <w:t>ss</w:t>
      </w:r>
      <w:proofErr w:type="spellEnd"/>
      <w:r>
        <w:rPr>
          <w:rFonts w:ascii="Trebuchet MS"/>
          <w:color w:val="FFE8EC"/>
          <w:spacing w:val="40"/>
          <w:w w:val="105"/>
          <w:sz w:val="20"/>
        </w:rPr>
        <w:t xml:space="preserve"> </w:t>
      </w:r>
      <w:r>
        <w:rPr>
          <w:rFonts w:ascii="Trebuchet MS"/>
          <w:color w:val="FFE8EC"/>
          <w:w w:val="105"/>
          <w:sz w:val="20"/>
        </w:rPr>
        <w:t>http</w:t>
      </w:r>
      <w:r>
        <w:rPr>
          <w:rFonts w:ascii="Verdana"/>
          <w:color w:val="FFE8EC"/>
          <w:w w:val="105"/>
        </w:rPr>
        <w:t>:</w:t>
      </w:r>
      <w:r>
        <w:rPr>
          <w:rFonts w:ascii="Verdana"/>
          <w:color w:val="FFE8EC"/>
        </w:rPr>
        <w:tab/>
      </w:r>
      <w:r>
        <w:rPr>
          <w:rFonts w:ascii="Arial Rounded MT Bold"/>
          <w:color w:val="FFE8EC"/>
          <w:spacing w:val="-2"/>
          <w:w w:val="105"/>
          <w:sz w:val="19"/>
        </w:rPr>
        <w:t>127</w:t>
      </w:r>
      <w:r>
        <w:rPr>
          <w:rFonts w:ascii="Verdana"/>
          <w:color w:val="FFE8EC"/>
          <w:spacing w:val="-2"/>
          <w:w w:val="105"/>
        </w:rPr>
        <w:t>.</w:t>
      </w:r>
      <w:r>
        <w:rPr>
          <w:rFonts w:ascii="Arial Rounded MT Bold"/>
          <w:color w:val="FFE8EC"/>
          <w:spacing w:val="-2"/>
          <w:w w:val="105"/>
          <w:sz w:val="19"/>
        </w:rPr>
        <w:t>0</w:t>
      </w:r>
      <w:r>
        <w:rPr>
          <w:rFonts w:ascii="Verdana"/>
          <w:color w:val="FFE8EC"/>
          <w:spacing w:val="-2"/>
          <w:w w:val="105"/>
        </w:rPr>
        <w:t>.</w:t>
      </w:r>
      <w:r>
        <w:rPr>
          <w:rFonts w:ascii="Arial Rounded MT Bold"/>
          <w:color w:val="FFE8EC"/>
          <w:spacing w:val="-2"/>
          <w:w w:val="105"/>
          <w:sz w:val="19"/>
        </w:rPr>
        <w:t>0</w:t>
      </w:r>
      <w:r>
        <w:rPr>
          <w:rFonts w:ascii="Verdana"/>
          <w:color w:val="FFE8EC"/>
          <w:spacing w:val="-2"/>
          <w:w w:val="105"/>
        </w:rPr>
        <w:t>.</w:t>
      </w:r>
      <w:r>
        <w:rPr>
          <w:rFonts w:ascii="Arial Rounded MT Bold"/>
          <w:color w:val="FFE8EC"/>
          <w:spacing w:val="-2"/>
          <w:w w:val="105"/>
          <w:sz w:val="19"/>
        </w:rPr>
        <w:t>1</w:t>
      </w:r>
      <w:r>
        <w:rPr>
          <w:rFonts w:ascii="Verdana"/>
          <w:color w:val="FFE8EC"/>
          <w:spacing w:val="-2"/>
          <w:w w:val="105"/>
        </w:rPr>
        <w:t>:</w:t>
      </w:r>
      <w:r>
        <w:rPr>
          <w:rFonts w:ascii="Arial Rounded MT Bold"/>
          <w:color w:val="FFE8EC"/>
          <w:spacing w:val="-2"/>
          <w:w w:val="105"/>
          <w:sz w:val="19"/>
        </w:rPr>
        <w:t>8069</w:t>
      </w:r>
      <w:r>
        <w:rPr>
          <w:rFonts w:ascii="Verdana"/>
          <w:color w:val="FFE8EC"/>
          <w:spacing w:val="-2"/>
          <w:w w:val="105"/>
        </w:rPr>
        <w:t xml:space="preserve">; </w:t>
      </w:r>
      <w:proofErr w:type="spellStart"/>
      <w:r>
        <w:rPr>
          <w:rFonts w:ascii="Trebuchet MS"/>
          <w:color w:val="FFE8EC"/>
          <w:w w:val="105"/>
          <w:sz w:val="20"/>
        </w:rPr>
        <w:t>proxy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set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he</w:t>
      </w:r>
      <w:r>
        <w:rPr>
          <w:rFonts w:ascii="Tahoma"/>
          <w:color w:val="FFE8EC"/>
          <w:w w:val="105"/>
          <w:sz w:val="19"/>
        </w:rPr>
        <w:t>a</w:t>
      </w:r>
      <w:r>
        <w:rPr>
          <w:rFonts w:ascii="Trebuchet MS"/>
          <w:color w:val="FFE8EC"/>
          <w:w w:val="105"/>
          <w:sz w:val="20"/>
        </w:rPr>
        <w:t>der</w:t>
      </w:r>
      <w:proofErr w:type="spellEnd"/>
      <w:r>
        <w:rPr>
          <w:rFonts w:ascii="Trebuchet MS"/>
          <w:color w:val="FFE8EC"/>
          <w:spacing w:val="40"/>
          <w:w w:val="105"/>
          <w:sz w:val="20"/>
        </w:rPr>
        <w:t xml:space="preserve"> </w:t>
      </w:r>
      <w:r>
        <w:rPr>
          <w:rFonts w:ascii="Tahoma"/>
          <w:color w:val="FFE8EC"/>
          <w:w w:val="105"/>
          <w:sz w:val="19"/>
        </w:rPr>
        <w:t>H</w:t>
      </w:r>
      <w:r>
        <w:rPr>
          <w:rFonts w:ascii="Trebuchet MS"/>
          <w:color w:val="FFE8EC"/>
          <w:w w:val="105"/>
          <w:sz w:val="20"/>
        </w:rPr>
        <w:t>ost</w:t>
      </w:r>
      <w:r>
        <w:rPr>
          <w:rFonts w:ascii="Trebuchet MS"/>
          <w:color w:val="FFE8EC"/>
          <w:spacing w:val="40"/>
          <w:w w:val="105"/>
          <w:sz w:val="20"/>
        </w:rPr>
        <w:t xml:space="preserve"> </w:t>
      </w:r>
      <w:r>
        <w:rPr>
          <w:rFonts w:ascii="Verdana"/>
          <w:color w:val="FFE8EC"/>
          <w:w w:val="105"/>
        </w:rPr>
        <w:t>$</w:t>
      </w:r>
      <w:r>
        <w:rPr>
          <w:rFonts w:ascii="Trebuchet MS"/>
          <w:color w:val="FFE8EC"/>
          <w:w w:val="105"/>
          <w:sz w:val="20"/>
        </w:rPr>
        <w:t>host</w:t>
      </w:r>
      <w:r>
        <w:rPr>
          <w:rFonts w:ascii="Verdana"/>
          <w:color w:val="FFE8EC"/>
          <w:w w:val="105"/>
        </w:rPr>
        <w:t xml:space="preserve">; </w:t>
      </w:r>
      <w:proofErr w:type="spellStart"/>
      <w:r>
        <w:rPr>
          <w:rFonts w:ascii="Trebuchet MS"/>
          <w:color w:val="FFE8EC"/>
          <w:w w:val="105"/>
          <w:sz w:val="20"/>
        </w:rPr>
        <w:t>proxy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set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he</w:t>
      </w:r>
      <w:r>
        <w:rPr>
          <w:rFonts w:ascii="Tahoma"/>
          <w:color w:val="FFE8EC"/>
          <w:w w:val="105"/>
          <w:sz w:val="19"/>
        </w:rPr>
        <w:t>a</w:t>
      </w:r>
      <w:r>
        <w:rPr>
          <w:rFonts w:ascii="Trebuchet MS"/>
          <w:color w:val="FFE8EC"/>
          <w:w w:val="105"/>
          <w:sz w:val="20"/>
        </w:rPr>
        <w:t>der</w:t>
      </w:r>
      <w:proofErr w:type="spellEnd"/>
      <w:r>
        <w:rPr>
          <w:rFonts w:ascii="Trebuchet MS"/>
          <w:color w:val="FFE8EC"/>
          <w:spacing w:val="8"/>
          <w:w w:val="105"/>
          <w:sz w:val="20"/>
        </w:rPr>
        <w:t xml:space="preserve"> </w:t>
      </w:r>
      <w:r>
        <w:rPr>
          <w:rFonts w:ascii="Tahoma"/>
          <w:color w:val="FFE8EC"/>
          <w:w w:val="105"/>
          <w:sz w:val="19"/>
        </w:rPr>
        <w:t>X</w:t>
      </w:r>
      <w:r>
        <w:rPr>
          <w:rFonts w:ascii="Verdana"/>
          <w:color w:val="FFE8EC"/>
          <w:w w:val="105"/>
        </w:rPr>
        <w:t>-</w:t>
      </w:r>
      <w:r>
        <w:rPr>
          <w:rFonts w:ascii="Tahoma"/>
          <w:color w:val="FFE8EC"/>
          <w:w w:val="105"/>
          <w:sz w:val="19"/>
        </w:rPr>
        <w:t>F</w:t>
      </w:r>
      <w:r>
        <w:rPr>
          <w:rFonts w:ascii="Trebuchet MS"/>
          <w:color w:val="FFE8EC"/>
          <w:w w:val="105"/>
          <w:sz w:val="20"/>
        </w:rPr>
        <w:t>orw</w:t>
      </w:r>
      <w:r>
        <w:rPr>
          <w:rFonts w:ascii="Tahoma"/>
          <w:color w:val="FFE8EC"/>
          <w:w w:val="105"/>
          <w:sz w:val="19"/>
        </w:rPr>
        <w:t>a</w:t>
      </w:r>
      <w:r>
        <w:rPr>
          <w:rFonts w:ascii="Trebuchet MS"/>
          <w:color w:val="FFE8EC"/>
          <w:w w:val="105"/>
          <w:sz w:val="20"/>
        </w:rPr>
        <w:t>rded</w:t>
      </w:r>
      <w:r>
        <w:rPr>
          <w:rFonts w:ascii="Verdana"/>
          <w:color w:val="FFE8EC"/>
          <w:w w:val="105"/>
        </w:rPr>
        <w:t>-</w:t>
      </w:r>
      <w:r>
        <w:rPr>
          <w:rFonts w:ascii="Tahoma"/>
          <w:color w:val="FFE8EC"/>
          <w:w w:val="105"/>
          <w:sz w:val="19"/>
        </w:rPr>
        <w:t>P</w:t>
      </w:r>
      <w:r>
        <w:rPr>
          <w:rFonts w:ascii="Trebuchet MS"/>
          <w:color w:val="FFE8EC"/>
          <w:w w:val="105"/>
          <w:sz w:val="20"/>
        </w:rPr>
        <w:t>roto</w:t>
      </w:r>
      <w:r>
        <w:rPr>
          <w:rFonts w:ascii="Trebuchet MS"/>
          <w:color w:val="FFE8EC"/>
          <w:spacing w:val="8"/>
          <w:w w:val="105"/>
          <w:sz w:val="20"/>
        </w:rPr>
        <w:t xml:space="preserve"> </w:t>
      </w:r>
      <w:r>
        <w:rPr>
          <w:rFonts w:ascii="Trebuchet MS"/>
          <w:color w:val="FFE8EC"/>
          <w:w w:val="105"/>
          <w:sz w:val="20"/>
        </w:rPr>
        <w:t>https</w:t>
      </w:r>
      <w:r>
        <w:rPr>
          <w:rFonts w:ascii="Verdana"/>
          <w:color w:val="FFE8EC"/>
          <w:w w:val="105"/>
        </w:rPr>
        <w:t>;</w:t>
      </w:r>
    </w:p>
    <w:p w14:paraId="41EA1922" w14:textId="77777777" w:rsidR="006671D6" w:rsidRDefault="00000000">
      <w:pPr>
        <w:spacing w:line="244" w:lineRule="auto"/>
        <w:ind w:left="1125" w:right="2633"/>
        <w:rPr>
          <w:rFonts w:ascii="Trebuchet MS"/>
          <w:sz w:val="20"/>
        </w:rPr>
      </w:pPr>
      <w:proofErr w:type="spellStart"/>
      <w:r>
        <w:rPr>
          <w:rFonts w:ascii="Trebuchet MS"/>
          <w:color w:val="FFE8EC"/>
          <w:sz w:val="20"/>
        </w:rPr>
        <w:t>proxy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set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he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der</w:t>
      </w:r>
      <w:proofErr w:type="spellEnd"/>
      <w:r>
        <w:rPr>
          <w:rFonts w:ascii="Trebuchet MS"/>
          <w:color w:val="FFE8EC"/>
          <w:spacing w:val="40"/>
          <w:sz w:val="20"/>
        </w:rPr>
        <w:t xml:space="preserve"> </w:t>
      </w:r>
      <w:r>
        <w:rPr>
          <w:rFonts w:ascii="Tahoma"/>
          <w:color w:val="FFE8EC"/>
          <w:sz w:val="19"/>
        </w:rPr>
        <w:t>X</w:t>
      </w:r>
      <w:r>
        <w:rPr>
          <w:rFonts w:ascii="Verdana"/>
          <w:color w:val="FFE8EC"/>
        </w:rPr>
        <w:t>-</w:t>
      </w:r>
      <w:r>
        <w:rPr>
          <w:rFonts w:ascii="Tahoma"/>
          <w:color w:val="FFE8EC"/>
          <w:sz w:val="19"/>
        </w:rPr>
        <w:t>F</w:t>
      </w:r>
      <w:r>
        <w:rPr>
          <w:rFonts w:ascii="Trebuchet MS"/>
          <w:color w:val="FFE8EC"/>
          <w:sz w:val="20"/>
        </w:rPr>
        <w:t>orw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rded</w:t>
      </w:r>
      <w:r>
        <w:rPr>
          <w:rFonts w:ascii="Verdana"/>
          <w:color w:val="FFE8EC"/>
        </w:rPr>
        <w:t>-</w:t>
      </w:r>
      <w:r>
        <w:rPr>
          <w:rFonts w:ascii="Tahoma"/>
          <w:color w:val="FFE8EC"/>
          <w:sz w:val="19"/>
        </w:rPr>
        <w:t>F</w:t>
      </w:r>
      <w:r>
        <w:rPr>
          <w:rFonts w:ascii="Trebuchet MS"/>
          <w:color w:val="FFE8EC"/>
          <w:sz w:val="20"/>
        </w:rPr>
        <w:t>or</w:t>
      </w:r>
      <w:r>
        <w:rPr>
          <w:rFonts w:ascii="Trebuchet MS"/>
          <w:color w:val="FFE8EC"/>
          <w:spacing w:val="40"/>
          <w:sz w:val="20"/>
        </w:rPr>
        <w:t xml:space="preserve"> </w:t>
      </w:r>
      <w:r>
        <w:rPr>
          <w:rFonts w:ascii="Verdana"/>
          <w:color w:val="FFE8EC"/>
        </w:rPr>
        <w:t>$</w:t>
      </w:r>
      <w:proofErr w:type="spellStart"/>
      <w:r>
        <w:rPr>
          <w:rFonts w:ascii="Trebuchet MS"/>
          <w:color w:val="FFE8EC"/>
          <w:sz w:val="20"/>
        </w:rPr>
        <w:t>proxy</w:t>
      </w:r>
      <w:r>
        <w:rPr>
          <w:rFonts w:ascii="Verdana"/>
          <w:color w:val="FFE8EC"/>
        </w:rPr>
        <w:t>_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dd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x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forw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rded</w:t>
      </w:r>
      <w:r>
        <w:rPr>
          <w:rFonts w:ascii="Verdana"/>
          <w:color w:val="FFE8EC"/>
        </w:rPr>
        <w:t>_</w:t>
      </w:r>
      <w:proofErr w:type="gramStart"/>
      <w:r>
        <w:rPr>
          <w:rFonts w:ascii="Trebuchet MS"/>
          <w:color w:val="FFE8EC"/>
          <w:sz w:val="20"/>
        </w:rPr>
        <w:t>for</w:t>
      </w:r>
      <w:proofErr w:type="spellEnd"/>
      <w:r>
        <w:rPr>
          <w:rFonts w:ascii="Verdana"/>
          <w:color w:val="FFE8EC"/>
        </w:rPr>
        <w:t>; #</w:t>
      </w:r>
      <w:proofErr w:type="gramEnd"/>
      <w:r>
        <w:rPr>
          <w:rFonts w:ascii="Verdana"/>
          <w:color w:val="FFE8EC"/>
        </w:rPr>
        <w:t xml:space="preserve"> </w:t>
      </w:r>
      <w:r>
        <w:rPr>
          <w:rFonts w:ascii="Tahoma"/>
          <w:color w:val="FFE8EC"/>
          <w:sz w:val="19"/>
        </w:rPr>
        <w:t>O</w:t>
      </w:r>
      <w:r>
        <w:rPr>
          <w:rFonts w:ascii="Trebuchet MS"/>
          <w:color w:val="FFE8EC"/>
          <w:sz w:val="20"/>
        </w:rPr>
        <w:t>doo</w:t>
      </w:r>
      <w:r>
        <w:rPr>
          <w:rFonts w:ascii="Trebuchet MS"/>
          <w:color w:val="FFE8EC"/>
          <w:spacing w:val="40"/>
          <w:sz w:val="20"/>
        </w:rPr>
        <w:t xml:space="preserve"> </w:t>
      </w:r>
      <w:r>
        <w:rPr>
          <w:rFonts w:ascii="Tahoma"/>
          <w:color w:val="FFE8EC"/>
          <w:sz w:val="19"/>
        </w:rPr>
        <w:t>W</w:t>
      </w:r>
      <w:r>
        <w:rPr>
          <w:rFonts w:ascii="Trebuchet MS"/>
          <w:color w:val="FFE8EC"/>
          <w:sz w:val="20"/>
        </w:rPr>
        <w:t>e</w:t>
      </w:r>
      <w:r>
        <w:rPr>
          <w:rFonts w:ascii="Tahoma"/>
          <w:color w:val="FFE8EC"/>
          <w:sz w:val="19"/>
        </w:rPr>
        <w:t>bS</w:t>
      </w:r>
      <w:r>
        <w:rPr>
          <w:rFonts w:ascii="Trebuchet MS"/>
          <w:color w:val="FFE8EC"/>
          <w:sz w:val="20"/>
        </w:rPr>
        <w:t>o</w:t>
      </w:r>
      <w:r>
        <w:rPr>
          <w:rFonts w:ascii="Tahoma"/>
          <w:color w:val="FFE8EC"/>
          <w:sz w:val="19"/>
        </w:rPr>
        <w:t>c</w:t>
      </w:r>
      <w:r>
        <w:rPr>
          <w:rFonts w:ascii="Trebuchet MS"/>
          <w:color w:val="FFE8EC"/>
          <w:sz w:val="20"/>
        </w:rPr>
        <w:t>ket</w:t>
      </w:r>
    </w:p>
    <w:p w14:paraId="4CD2F85B" w14:textId="77777777" w:rsidR="006671D6" w:rsidRDefault="00000000">
      <w:pPr>
        <w:spacing w:before="3" w:line="247" w:lineRule="auto"/>
        <w:ind w:left="1125" w:right="4965"/>
        <w:rPr>
          <w:rFonts w:ascii="Verdana"/>
        </w:rPr>
      </w:pPr>
      <w:proofErr w:type="spellStart"/>
      <w:r>
        <w:rPr>
          <w:rFonts w:ascii="Trebuchet MS"/>
          <w:color w:val="FFE8EC"/>
          <w:w w:val="105"/>
          <w:sz w:val="20"/>
        </w:rPr>
        <w:t>proxy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http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version</w:t>
      </w:r>
      <w:proofErr w:type="spellEnd"/>
      <w:r>
        <w:rPr>
          <w:rFonts w:ascii="Trebuchet MS"/>
          <w:color w:val="FFE8EC"/>
          <w:spacing w:val="40"/>
          <w:w w:val="105"/>
          <w:sz w:val="20"/>
        </w:rPr>
        <w:t xml:space="preserve"> </w:t>
      </w:r>
      <w:r>
        <w:rPr>
          <w:rFonts w:ascii="Arial Rounded MT Bold"/>
          <w:color w:val="FFE8EC"/>
          <w:w w:val="105"/>
          <w:sz w:val="19"/>
        </w:rPr>
        <w:t>1</w:t>
      </w:r>
      <w:r>
        <w:rPr>
          <w:rFonts w:ascii="Verdana"/>
          <w:color w:val="FFE8EC"/>
          <w:w w:val="105"/>
        </w:rPr>
        <w:t>.</w:t>
      </w:r>
      <w:r>
        <w:rPr>
          <w:rFonts w:ascii="Arial Rounded MT Bold"/>
          <w:color w:val="FFE8EC"/>
          <w:w w:val="105"/>
          <w:sz w:val="19"/>
        </w:rPr>
        <w:t>1</w:t>
      </w:r>
      <w:r>
        <w:rPr>
          <w:rFonts w:ascii="Verdana"/>
          <w:color w:val="FFE8EC"/>
          <w:w w:val="105"/>
        </w:rPr>
        <w:t>;</w:t>
      </w:r>
      <w:r>
        <w:rPr>
          <w:rFonts w:ascii="Verdana"/>
          <w:color w:val="FFE8EC"/>
          <w:spacing w:val="40"/>
          <w:w w:val="105"/>
        </w:rPr>
        <w:t xml:space="preserve"> </w:t>
      </w:r>
      <w:proofErr w:type="spellStart"/>
      <w:r>
        <w:rPr>
          <w:rFonts w:ascii="Trebuchet MS"/>
          <w:color w:val="FFE8EC"/>
          <w:sz w:val="20"/>
        </w:rPr>
        <w:t>proxy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set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he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der</w:t>
      </w:r>
      <w:proofErr w:type="spellEnd"/>
      <w:r>
        <w:rPr>
          <w:rFonts w:ascii="Trebuchet MS"/>
          <w:color w:val="FFE8EC"/>
          <w:spacing w:val="40"/>
          <w:sz w:val="20"/>
        </w:rPr>
        <w:t xml:space="preserve"> </w:t>
      </w:r>
      <w:r>
        <w:rPr>
          <w:rFonts w:ascii="Tahoma"/>
          <w:color w:val="FFE8EC"/>
          <w:sz w:val="19"/>
        </w:rPr>
        <w:t>U</w:t>
      </w:r>
      <w:r>
        <w:rPr>
          <w:rFonts w:ascii="Trebuchet MS"/>
          <w:color w:val="FFE8EC"/>
          <w:sz w:val="20"/>
        </w:rPr>
        <w:t>pgr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de</w:t>
      </w:r>
      <w:r>
        <w:rPr>
          <w:rFonts w:ascii="Trebuchet MS"/>
          <w:color w:val="FFE8EC"/>
          <w:spacing w:val="40"/>
          <w:sz w:val="20"/>
        </w:rPr>
        <w:t xml:space="preserve"> </w:t>
      </w:r>
      <w:r>
        <w:rPr>
          <w:rFonts w:ascii="Verdana"/>
          <w:color w:val="FFE8EC"/>
        </w:rPr>
        <w:t>$</w:t>
      </w:r>
      <w:proofErr w:type="spellStart"/>
      <w:r>
        <w:rPr>
          <w:rFonts w:ascii="Trebuchet MS"/>
          <w:color w:val="FFE8EC"/>
          <w:sz w:val="20"/>
        </w:rPr>
        <w:t>http</w:t>
      </w:r>
      <w:r>
        <w:rPr>
          <w:rFonts w:ascii="Verdana"/>
          <w:color w:val="FFE8EC"/>
        </w:rPr>
        <w:t>_</w:t>
      </w:r>
      <w:r>
        <w:rPr>
          <w:rFonts w:ascii="Trebuchet MS"/>
          <w:color w:val="FFE8EC"/>
          <w:sz w:val="20"/>
        </w:rPr>
        <w:t>upgr</w:t>
      </w:r>
      <w:r>
        <w:rPr>
          <w:rFonts w:ascii="Tahoma"/>
          <w:color w:val="FFE8EC"/>
          <w:sz w:val="19"/>
        </w:rPr>
        <w:t>a</w:t>
      </w:r>
      <w:r>
        <w:rPr>
          <w:rFonts w:ascii="Trebuchet MS"/>
          <w:color w:val="FFE8EC"/>
          <w:sz w:val="20"/>
        </w:rPr>
        <w:t>de</w:t>
      </w:r>
      <w:proofErr w:type="spellEnd"/>
      <w:r>
        <w:rPr>
          <w:rFonts w:ascii="Verdana"/>
          <w:color w:val="FFE8EC"/>
        </w:rPr>
        <w:t xml:space="preserve">; </w:t>
      </w:r>
      <w:proofErr w:type="spellStart"/>
      <w:r>
        <w:rPr>
          <w:rFonts w:ascii="Trebuchet MS"/>
          <w:color w:val="FFE8EC"/>
          <w:w w:val="105"/>
          <w:sz w:val="20"/>
        </w:rPr>
        <w:t>proxy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set</w:t>
      </w:r>
      <w:r>
        <w:rPr>
          <w:rFonts w:ascii="Verdana"/>
          <w:color w:val="FFE8EC"/>
          <w:w w:val="105"/>
        </w:rPr>
        <w:t>_</w:t>
      </w:r>
      <w:r>
        <w:rPr>
          <w:rFonts w:ascii="Trebuchet MS"/>
          <w:color w:val="FFE8EC"/>
          <w:w w:val="105"/>
          <w:sz w:val="20"/>
        </w:rPr>
        <w:t>he</w:t>
      </w:r>
      <w:r>
        <w:rPr>
          <w:rFonts w:ascii="Tahoma"/>
          <w:color w:val="FFE8EC"/>
          <w:w w:val="105"/>
          <w:sz w:val="19"/>
        </w:rPr>
        <w:t>a</w:t>
      </w:r>
      <w:r>
        <w:rPr>
          <w:rFonts w:ascii="Trebuchet MS"/>
          <w:color w:val="FFE8EC"/>
          <w:w w:val="105"/>
          <w:sz w:val="20"/>
        </w:rPr>
        <w:t>der</w:t>
      </w:r>
      <w:proofErr w:type="spellEnd"/>
      <w:r>
        <w:rPr>
          <w:rFonts w:ascii="Trebuchet MS"/>
          <w:color w:val="FFE8EC"/>
          <w:spacing w:val="40"/>
          <w:w w:val="105"/>
          <w:sz w:val="20"/>
        </w:rPr>
        <w:t xml:space="preserve"> </w:t>
      </w:r>
      <w:r>
        <w:rPr>
          <w:rFonts w:ascii="Tahoma"/>
          <w:color w:val="FFE8EC"/>
          <w:w w:val="105"/>
          <w:sz w:val="19"/>
        </w:rPr>
        <w:t>C</w:t>
      </w:r>
      <w:r>
        <w:rPr>
          <w:rFonts w:ascii="Trebuchet MS"/>
          <w:color w:val="FFE8EC"/>
          <w:w w:val="105"/>
          <w:sz w:val="20"/>
        </w:rPr>
        <w:t>onne</w:t>
      </w:r>
      <w:r>
        <w:rPr>
          <w:rFonts w:ascii="Tahoma"/>
          <w:color w:val="FFE8EC"/>
          <w:w w:val="105"/>
          <w:sz w:val="19"/>
        </w:rPr>
        <w:t>c</w:t>
      </w:r>
      <w:r>
        <w:rPr>
          <w:rFonts w:ascii="Trebuchet MS"/>
          <w:color w:val="FFE8EC"/>
          <w:w w:val="105"/>
          <w:sz w:val="20"/>
        </w:rPr>
        <w:t>tion</w:t>
      </w:r>
      <w:r>
        <w:rPr>
          <w:rFonts w:ascii="Trebuchet MS"/>
          <w:color w:val="FFE8EC"/>
          <w:spacing w:val="40"/>
          <w:w w:val="105"/>
          <w:sz w:val="20"/>
        </w:rPr>
        <w:t xml:space="preserve"> </w:t>
      </w:r>
      <w:r>
        <w:rPr>
          <w:rFonts w:ascii="Verdana"/>
          <w:color w:val="FFE8EC"/>
          <w:w w:val="105"/>
        </w:rPr>
        <w:t>"</w:t>
      </w:r>
      <w:r>
        <w:rPr>
          <w:rFonts w:ascii="Trebuchet MS"/>
          <w:color w:val="FFE8EC"/>
          <w:w w:val="105"/>
          <w:sz w:val="20"/>
        </w:rPr>
        <w:t>upgr</w:t>
      </w:r>
      <w:r>
        <w:rPr>
          <w:rFonts w:ascii="Tahoma"/>
          <w:color w:val="FFE8EC"/>
          <w:w w:val="105"/>
          <w:sz w:val="19"/>
        </w:rPr>
        <w:t>a</w:t>
      </w:r>
      <w:r>
        <w:rPr>
          <w:rFonts w:ascii="Trebuchet MS"/>
          <w:color w:val="FFE8EC"/>
          <w:w w:val="105"/>
          <w:sz w:val="20"/>
        </w:rPr>
        <w:t>de</w:t>
      </w:r>
      <w:r>
        <w:rPr>
          <w:rFonts w:ascii="Verdana"/>
          <w:color w:val="FFE8EC"/>
          <w:w w:val="105"/>
        </w:rPr>
        <w:t>";</w:t>
      </w:r>
    </w:p>
    <w:p w14:paraId="548E8E14" w14:textId="77777777" w:rsidR="006671D6" w:rsidRDefault="00000000">
      <w:pPr>
        <w:spacing w:line="266" w:lineRule="exact"/>
        <w:ind w:left="704"/>
        <w:rPr>
          <w:rFonts w:ascii="Verdana"/>
          <w:lang w:eastAsia="zh-TW"/>
        </w:rPr>
      </w:pPr>
      <w:r>
        <w:rPr>
          <w:rFonts w:ascii="Verdana"/>
          <w:color w:val="FFE8EC"/>
          <w:spacing w:val="-10"/>
          <w:w w:val="85"/>
          <w:lang w:eastAsia="zh-TW"/>
        </w:rPr>
        <w:t>}</w:t>
      </w:r>
    </w:p>
    <w:p w14:paraId="7BED78FE" w14:textId="77777777" w:rsidR="006671D6" w:rsidRDefault="00000000">
      <w:pPr>
        <w:spacing w:before="6"/>
        <w:ind w:left="282"/>
        <w:rPr>
          <w:rFonts w:ascii="Verdana"/>
          <w:lang w:eastAsia="zh-TW"/>
        </w:rPr>
      </w:pPr>
      <w:r>
        <w:rPr>
          <w:rFonts w:ascii="Verdana"/>
          <w:color w:val="FFE8EC"/>
          <w:spacing w:val="-10"/>
          <w:w w:val="85"/>
          <w:lang w:eastAsia="zh-TW"/>
        </w:rPr>
        <w:t>}</w:t>
      </w:r>
    </w:p>
    <w:p w14:paraId="60479F68" w14:textId="77777777" w:rsidR="006671D6" w:rsidRDefault="00000000">
      <w:pPr>
        <w:pStyle w:val="a3"/>
        <w:spacing w:before="219"/>
        <w:rPr>
          <w:rFonts w:ascii="Verdana"/>
          <w:sz w:val="20"/>
          <w:lang w:eastAsia="zh-TW"/>
        </w:rPr>
      </w:pPr>
      <w:r>
        <w:rPr>
          <w:rFonts w:ascii="Verdana"/>
          <w:noProof/>
          <w:sz w:val="20"/>
        </w:rPr>
        <mc:AlternateContent>
          <mc:Choice Requires="wps">
            <w:drawing>
              <wp:anchor distT="0" distB="0" distL="0" distR="0" simplePos="0" relativeHeight="487711744" behindDoc="1" locked="0" layoutInCell="1" allowOverlap="1" wp14:anchorId="081C4727" wp14:editId="3FE26242">
                <wp:simplePos x="0" y="0"/>
                <wp:positionH relativeFrom="page">
                  <wp:posOffset>575071</wp:posOffset>
                </wp:positionH>
                <wp:positionV relativeFrom="paragraph">
                  <wp:posOffset>309045</wp:posOffset>
                </wp:positionV>
                <wp:extent cx="6408420" cy="9525"/>
                <wp:effectExtent l="0" t="0" r="0" b="0"/>
                <wp:wrapTopAndBottom/>
                <wp:docPr id="795" name="Graphic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B475D" id="Graphic 795" o:spid="_x0000_s1026" style="position:absolute;margin-left:45.3pt;margin-top:24.35pt;width:504.6pt;height:.75pt;z-index:-156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CtuAYv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6BB51CB" w14:textId="77777777" w:rsidR="006671D6" w:rsidRDefault="006671D6">
      <w:pPr>
        <w:pStyle w:val="a3"/>
        <w:spacing w:before="12"/>
        <w:rPr>
          <w:rFonts w:ascii="Verdana"/>
          <w:lang w:eastAsia="zh-TW"/>
        </w:rPr>
      </w:pPr>
    </w:p>
    <w:p w14:paraId="4B3D99A2" w14:textId="77777777" w:rsidR="006671D6" w:rsidRDefault="00000000">
      <w:pPr>
        <w:pStyle w:val="a3"/>
        <w:spacing w:before="1"/>
        <w:ind w:left="42"/>
        <w:rPr>
          <w:lang w:eastAsia="zh-TW"/>
        </w:rPr>
      </w:pPr>
      <w:r>
        <w:rPr>
          <w:color w:val="201A1B"/>
          <w:spacing w:val="-77"/>
          <w:lang w:eastAsia="zh-TW"/>
        </w:rPr>
        <w:t>文件結束</w:t>
      </w:r>
    </w:p>
    <w:p w14:paraId="153BC13C" w14:textId="77777777" w:rsidR="006671D6" w:rsidRDefault="00000000">
      <w:pPr>
        <w:pStyle w:val="a3"/>
        <w:spacing w:before="78" w:line="220" w:lineRule="auto"/>
        <w:ind w:left="42" w:right="27"/>
        <w:rPr>
          <w:lang w:eastAsia="zh-TW"/>
        </w:rPr>
      </w:pPr>
      <w:r>
        <w:rPr>
          <w:color w:val="201A1B"/>
          <w:spacing w:val="-56"/>
          <w:lang w:eastAsia="zh-TW"/>
        </w:rPr>
        <w:t>本文件依[</w:t>
      </w:r>
      <w:proofErr w:type="spellStart"/>
      <w:r>
        <w:rPr>
          <w:color w:val="201A1B"/>
          <w:spacing w:val="-61"/>
          <w:lang w:eastAsia="zh-TW"/>
        </w:rPr>
        <w:t>SoT</w:t>
      </w:r>
      <w:proofErr w:type="spellEnd"/>
      <w:r>
        <w:rPr>
          <w:color w:val="201A1B"/>
          <w:spacing w:val="-69"/>
          <w:lang w:eastAsia="zh-TW"/>
        </w:rPr>
        <w:t>]規格書</w:t>
      </w:r>
      <w:r>
        <w:rPr>
          <w:color w:val="201A1B"/>
          <w:spacing w:val="-70"/>
          <w:lang w:eastAsia="zh-TW"/>
        </w:rPr>
        <w:t>_v3_e</w:t>
      </w:r>
      <w:r>
        <w:rPr>
          <w:color w:val="201A1B"/>
          <w:spacing w:val="-72"/>
          <w:lang w:eastAsia="zh-TW"/>
        </w:rPr>
        <w:t>x</w:t>
      </w:r>
      <w:r>
        <w:rPr>
          <w:color w:val="201A1B"/>
          <w:spacing w:val="-70"/>
          <w:lang w:eastAsia="zh-TW"/>
        </w:rPr>
        <w:t>c</w:t>
      </w:r>
      <w:r>
        <w:rPr>
          <w:color w:val="201A1B"/>
          <w:spacing w:val="-86"/>
          <w:lang w:eastAsia="zh-TW"/>
        </w:rPr>
        <w:t>el</w:t>
      </w:r>
      <w:r>
        <w:rPr>
          <w:color w:val="201A1B"/>
          <w:spacing w:val="-70"/>
          <w:lang w:eastAsia="zh-TW"/>
        </w:rPr>
        <w:t>_schema_2026053</w:t>
      </w:r>
      <w:r>
        <w:rPr>
          <w:color w:val="201A1B"/>
          <w:spacing w:val="-135"/>
          <w:lang w:eastAsia="zh-TW"/>
        </w:rPr>
        <w:t>1.</w:t>
      </w:r>
      <w:r>
        <w:rPr>
          <w:color w:val="201A1B"/>
          <w:spacing w:val="-70"/>
          <w:lang w:eastAsia="zh-TW"/>
        </w:rPr>
        <w:t>m</w:t>
      </w:r>
      <w:r>
        <w:rPr>
          <w:color w:val="201A1B"/>
          <w:spacing w:val="-18"/>
          <w:lang w:eastAsia="zh-TW"/>
        </w:rPr>
        <w:t>d</w:t>
      </w:r>
      <w:r>
        <w:rPr>
          <w:color w:val="201A1B"/>
          <w:spacing w:val="-70"/>
          <w:lang w:eastAsia="zh-TW"/>
        </w:rPr>
        <w:t>及正式機部署現況（2026-06-01）</w:t>
      </w:r>
      <w:r>
        <w:rPr>
          <w:color w:val="201A1B"/>
          <w:spacing w:val="-61"/>
          <w:lang w:eastAsia="zh-TW"/>
        </w:rPr>
        <w:t>撰寫。如有任何</w:t>
      </w:r>
      <w:r>
        <w:rPr>
          <w:color w:val="201A1B"/>
          <w:spacing w:val="80"/>
          <w:w w:val="150"/>
          <w:lang w:eastAsia="zh-TW"/>
        </w:rPr>
        <w:t xml:space="preserve">                              </w:t>
      </w:r>
      <w:r>
        <w:rPr>
          <w:color w:val="201A1B"/>
          <w:spacing w:val="-66"/>
          <w:lang w:eastAsia="zh-TW"/>
        </w:rPr>
        <w:t>異動，請更新版本修訂紀錄。</w:t>
      </w:r>
    </w:p>
    <w:p w14:paraId="3070C50F" w14:textId="77777777" w:rsidR="006671D6" w:rsidRDefault="00000000">
      <w:pPr>
        <w:pStyle w:val="a3"/>
        <w:spacing w:before="15"/>
        <w:rPr>
          <w:sz w:val="13"/>
          <w:lang w:eastAsia="zh-TW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712256" behindDoc="1" locked="0" layoutInCell="1" allowOverlap="1" wp14:anchorId="6AE05591" wp14:editId="3B3F827A">
                <wp:simplePos x="0" y="0"/>
                <wp:positionH relativeFrom="page">
                  <wp:posOffset>575071</wp:posOffset>
                </wp:positionH>
                <wp:positionV relativeFrom="paragraph">
                  <wp:posOffset>176563</wp:posOffset>
                </wp:positionV>
                <wp:extent cx="6408420" cy="9525"/>
                <wp:effectExtent l="0" t="0" r="0" b="0"/>
                <wp:wrapTopAndBottom/>
                <wp:docPr id="796" name="Graphic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00A0C" id="Graphic 796" o:spid="_x0000_s1026" style="position:absolute;margin-left:45.3pt;margin-top:13.9pt;width:504.6pt;height:.75pt;z-index:-15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" path="m6407943,9525l,9525,,,6407943,r,9525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1449502" w14:textId="77777777" w:rsidR="006671D6" w:rsidRDefault="006671D6">
      <w:pPr>
        <w:pStyle w:val="a3"/>
        <w:rPr>
          <w:sz w:val="13"/>
          <w:lang w:eastAsia="zh-TW"/>
        </w:rPr>
        <w:sectPr w:rsidR="006671D6">
          <w:pgSz w:w="11910" w:h="16840"/>
          <w:pgMar w:top="1020" w:right="850" w:bottom="600" w:left="850" w:header="0" w:footer="417" w:gutter="0"/>
          <w:cols w:space="720"/>
        </w:sectPr>
      </w:pPr>
    </w:p>
    <w:p w14:paraId="6F154F48" w14:textId="77777777" w:rsidR="006671D6" w:rsidRDefault="00000000">
      <w:pPr>
        <w:pStyle w:val="2"/>
        <w:spacing w:line="649" w:lineRule="exact"/>
        <w:rPr>
          <w:lang w:eastAsia="zh-TW"/>
        </w:rPr>
      </w:pPr>
      <w:bookmarkStart w:id="1144" w:name="_TOC_250000"/>
      <w:r>
        <w:rPr>
          <w:color w:val="1A1A1A"/>
          <w:lang w:eastAsia="zh-TW"/>
        </w:rPr>
        <w:lastRenderedPageBreak/>
        <w:t>v1.1 更新摘要（2026-06-</w:t>
      </w:r>
      <w:bookmarkEnd w:id="1144"/>
      <w:r>
        <w:rPr>
          <w:color w:val="1A1A1A"/>
          <w:spacing w:val="-5"/>
          <w:lang w:eastAsia="zh-TW"/>
        </w:rPr>
        <w:t>02）</w:t>
      </w:r>
    </w:p>
    <w:p w14:paraId="1F8F6A2E" w14:textId="77777777" w:rsidR="006671D6" w:rsidRDefault="00000000">
      <w:pPr>
        <w:pStyle w:val="a3"/>
        <w:spacing w:before="9"/>
        <w:rPr>
          <w:b/>
          <w:sz w:val="3"/>
          <w:lang w:eastAsia="zh-TW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713792" behindDoc="1" locked="0" layoutInCell="1" allowOverlap="1" wp14:anchorId="0E7D6441" wp14:editId="7B7BD499">
                <wp:simplePos x="0" y="0"/>
                <wp:positionH relativeFrom="page">
                  <wp:posOffset>575071</wp:posOffset>
                </wp:positionH>
                <wp:positionV relativeFrom="paragraph">
                  <wp:posOffset>56331</wp:posOffset>
                </wp:positionV>
                <wp:extent cx="6408420" cy="28575"/>
                <wp:effectExtent l="0" t="0" r="0" b="0"/>
                <wp:wrapTopAndBottom/>
                <wp:docPr id="797" name="Graphic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94291" id="Graphic 797" o:spid="_x0000_s1026" style="position:absolute;margin-left:45.3pt;margin-top:4.45pt;width:504.6pt;height:2.25pt;z-index:-1560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" path="m6407943,28575l,28575,,,6407943,r,28575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5BE92546" w14:textId="77777777" w:rsidR="006671D6" w:rsidRDefault="00000000">
      <w:pPr>
        <w:pStyle w:val="a3"/>
        <w:spacing w:before="212"/>
        <w:ind w:left="55"/>
        <w:rPr>
          <w:lang w:eastAsia="zh-TW"/>
        </w:rPr>
      </w:pPr>
      <w:r>
        <w:rPr>
          <w:color w:val="201A1B"/>
          <w:spacing w:val="-1"/>
          <w:lang w:eastAsia="zh-TW"/>
        </w:rPr>
        <w:t>本版依《報價拆分與轉訂單條件》與實機測試更新，重點如下：</w:t>
      </w:r>
    </w:p>
    <w:p w14:paraId="1A47E1F9" w14:textId="361ED5EB" w:rsidR="006671D6" w:rsidRDefault="00000000" w:rsidP="008A2518">
      <w:pPr>
        <w:pStyle w:val="a4"/>
        <w:numPr>
          <w:ilvl w:val="0"/>
          <w:numId w:val="2"/>
        </w:numPr>
        <w:tabs>
          <w:tab w:val="left" w:pos="938"/>
          <w:tab w:val="left" w:pos="6255"/>
        </w:tabs>
        <w:spacing w:before="54"/>
        <w:ind w:left="938" w:hanging="163"/>
        <w:rPr>
          <w:sz w:val="21"/>
          <w:lang w:eastAsia="zh-TW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5578752" behindDoc="1" locked="0" layoutInCell="1" allowOverlap="1" wp14:anchorId="5897DA41" wp14:editId="67ADD2C6">
                <wp:simplePos x="0" y="0"/>
                <wp:positionH relativeFrom="page">
                  <wp:posOffset>2759710</wp:posOffset>
                </wp:positionH>
                <wp:positionV relativeFrom="paragraph">
                  <wp:posOffset>48910</wp:posOffset>
                </wp:positionV>
                <wp:extent cx="1751964" cy="161290"/>
                <wp:effectExtent l="0" t="0" r="0" b="0"/>
                <wp:wrapNone/>
                <wp:docPr id="798" name="Group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1964" cy="161290"/>
                          <a:chOff x="0" y="0"/>
                          <a:chExt cx="1751964" cy="16129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0" y="0"/>
                            <a:ext cx="1751964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964" h="161290">
                                <a:moveTo>
                                  <a:pt x="1734883" y="160734"/>
                                </a:moveTo>
                                <a:lnTo>
                                  <a:pt x="16525" y="160734"/>
                                </a:lnTo>
                                <a:lnTo>
                                  <a:pt x="14097" y="160246"/>
                                </a:lnTo>
                                <a:lnTo>
                                  <a:pt x="0" y="144208"/>
                                </a:lnTo>
                                <a:lnTo>
                                  <a:pt x="0" y="141684"/>
                                </a:lnTo>
                                <a:lnTo>
                                  <a:pt x="0" y="16525"/>
                                </a:lnTo>
                                <a:lnTo>
                                  <a:pt x="16525" y="0"/>
                                </a:lnTo>
                                <a:lnTo>
                                  <a:pt x="1734883" y="0"/>
                                </a:lnTo>
                                <a:lnTo>
                                  <a:pt x="1751409" y="16525"/>
                                </a:lnTo>
                                <a:lnTo>
                                  <a:pt x="1751409" y="144208"/>
                                </a:lnTo>
                                <a:lnTo>
                                  <a:pt x="1737312" y="160246"/>
                                </a:lnTo>
                                <a:lnTo>
                                  <a:pt x="1734883" y="160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0" y="0"/>
                            <a:ext cx="1751964" cy="161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5C21E" w14:textId="77777777" w:rsidR="006671D6" w:rsidRDefault="00000000">
                              <w:pPr>
                                <w:spacing w:line="253" w:lineRule="exact"/>
                                <w:ind w:left="80"/>
                                <w:rPr>
                                  <w:ins w:id="1145" w:author="盧晏臻Jenny" w:date="2026-06-24T16:30:00Z" w16du:dateUtc="2026-06-24T08:30:00Z"/>
                                  <w:rFonts w:ascii="Trebuchet MS" w:eastAsia="Trebuchet MS"/>
                                  <w:sz w:val="20"/>
                                  <w:lang w:eastAsia="zh-TW"/>
                                </w:rPr>
                              </w:pPr>
                              <w:ins w:id="1146" w:author="盧晏臻Jenny" w:date="2026-06-24T16:30:00Z" w16du:dateUtc="2026-06-24T08:30:00Z">
                                <w:r>
                                  <w:rPr>
                                    <w:rFonts w:ascii="細明體" w:eastAsia="細明體"/>
                                    <w:color w:val="B8123B"/>
                                    <w:sz w:val="18"/>
                                    <w:lang w:eastAsia="zh-TW"/>
                                  </w:rPr>
                                  <w:t>下單平台資料交換</w:t>
                                </w:r>
                                <w:r>
                                  <w:rPr>
                                    <w:rFonts w:ascii="Arial Rounded MT Bold" w:eastAsia="Arial Rounded MT Bold"/>
                                    <w:color w:val="B8123B"/>
                                    <w:spacing w:val="-2"/>
                                    <w:sz w:val="19"/>
                                    <w:lang w:eastAsia="zh-TW"/>
                                  </w:rPr>
                                  <w:t>260522</w:t>
                                </w:r>
                                <w:r>
                                  <w:rPr>
                                    <w:rFonts w:ascii="Verdana" w:eastAsia="Verdana"/>
                                    <w:color w:val="B8123B"/>
                                    <w:spacing w:val="-2"/>
                                    <w:lang w:eastAsia="zh-TW"/>
                                  </w:rPr>
                                  <w:t>.</w:t>
                                </w:r>
                                <w:r>
                                  <w:rPr>
                                    <w:rFonts w:ascii="Trebuchet MS" w:eastAsia="Trebuchet MS"/>
                                    <w:color w:val="B8123B"/>
                                    <w:spacing w:val="-2"/>
                                    <w:sz w:val="20"/>
                                    <w:lang w:eastAsia="zh-TW"/>
                                  </w:rPr>
                                  <w:t>xlsx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7DA41" id="Group 798" o:spid="_x0000_s1384" style="position:absolute;left:0;text-align:left;margin-left:217.3pt;margin-top:3.85pt;width:137.95pt;height:12.7pt;z-index:-17737728;mso-wrap-distance-left:0;mso-wrap-distance-right:0;mso-position-horizontal-relative:page" coordsize="1751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">
                <v:shape id="Graphic 799" o:spid="_x0000_s1385" style="position:absolute;width:17519;height:1612;visibility:visible;mso-wrap-style:square;v-text-anchor:top" coordsize="17519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" path="m1734883,160734r-1718358,l14097,160246,,144208r,-2524l,16525,16525,,1734883,r16526,16525l1751409,144208r-14097,16038l1734883,160734xe" fillcolor="#f5edf0" stroked="f">
                  <v:path arrowok="t"/>
                </v:shape>
                <v:shape id="Textbox 800" o:spid="_x0000_s1386" type="#_x0000_t202" style="position:absolute;width:17519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" filled="f" stroked="f">
                  <v:textbox inset="0,0,0,0">
                    <w:txbxContent>
                      <w:p w14:paraId="6CF5C21E" w14:textId="77777777" w:rsidR="006671D6" w:rsidRDefault="00000000">
                        <w:pPr>
                          <w:spacing w:line="253" w:lineRule="exact"/>
                          <w:ind w:left="80"/>
                          <w:rPr>
                            <w:ins w:id="1147" w:author="盧晏臻Jenny" w:date="2026-06-24T16:30:00Z" w16du:dateUtc="2026-06-24T08:30:00Z"/>
                            <w:rFonts w:ascii="Trebuchet MS" w:eastAsia="Trebuchet MS"/>
                            <w:sz w:val="20"/>
                            <w:lang w:eastAsia="zh-TW"/>
                          </w:rPr>
                        </w:pPr>
                        <w:ins w:id="1148" w:author="盧晏臻Jenny" w:date="2026-06-24T16:30:00Z" w16du:dateUtc="2026-06-24T08:30:00Z">
                          <w:r>
                            <w:rPr>
                              <w:rFonts w:ascii="細明體" w:eastAsia="細明體"/>
                              <w:color w:val="B8123B"/>
                              <w:sz w:val="18"/>
                              <w:lang w:eastAsia="zh-TW"/>
                            </w:rPr>
                            <w:t>下單平台資料交換</w:t>
                          </w:r>
                          <w:r>
                            <w:rPr>
                              <w:rFonts w:ascii="Arial Rounded MT Bold" w:eastAsia="Arial Rounded MT Bold"/>
                              <w:color w:val="B8123B"/>
                              <w:spacing w:val="-2"/>
                              <w:sz w:val="19"/>
                              <w:lang w:eastAsia="zh-TW"/>
                            </w:rPr>
                            <w:t>260522</w:t>
                          </w:r>
                          <w:r>
                            <w:rPr>
                              <w:rFonts w:ascii="Verdana" w:eastAsia="Verdana"/>
                              <w:color w:val="B8123B"/>
                              <w:spacing w:val="-2"/>
                              <w:lang w:eastAsia="zh-TW"/>
                            </w:rPr>
                            <w:t>.</w:t>
                          </w:r>
                          <w:r>
                            <w:rPr>
                              <w:rFonts w:ascii="Trebuchet MS" w:eastAsia="Trebuchet MS"/>
                              <w:color w:val="B8123B"/>
                              <w:spacing w:val="-2"/>
                              <w:sz w:val="20"/>
                              <w:lang w:eastAsia="zh-TW"/>
                            </w:rPr>
                            <w:t>xlsx</w:t>
                          </w:r>
                        </w:ins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1A1A"/>
          <w:sz w:val="21"/>
          <w:lang w:eastAsia="zh-TW"/>
        </w:rPr>
        <w:t>測試資料以</w:t>
      </w:r>
      <w:r>
        <w:rPr>
          <w:b/>
          <w:color w:val="1A1A1A"/>
          <w:spacing w:val="-1"/>
          <w:sz w:val="21"/>
          <w:lang w:eastAsia="zh-TW"/>
        </w:rPr>
        <w:t xml:space="preserve"> </w:t>
      </w:r>
      <w:r>
        <w:rPr>
          <w:b/>
          <w:color w:val="1A1A1A"/>
          <w:sz w:val="21"/>
          <w:lang w:eastAsia="zh-TW"/>
        </w:rPr>
        <w:t>Excel</w:t>
      </w:r>
      <w:r>
        <w:rPr>
          <w:b/>
          <w:color w:val="1A1A1A"/>
          <w:spacing w:val="-1"/>
          <w:sz w:val="21"/>
          <w:lang w:eastAsia="zh-TW"/>
        </w:rPr>
        <w:t xml:space="preserve"> </w:t>
      </w:r>
      <w:r>
        <w:rPr>
          <w:b/>
          <w:color w:val="1A1A1A"/>
          <w:sz w:val="21"/>
          <w:lang w:eastAsia="zh-TW"/>
        </w:rPr>
        <w:t>為</w:t>
      </w:r>
      <w:proofErr w:type="gramStart"/>
      <w:r>
        <w:rPr>
          <w:b/>
          <w:color w:val="1A1A1A"/>
          <w:sz w:val="21"/>
          <w:lang w:eastAsia="zh-TW"/>
        </w:rPr>
        <w:t>準</w:t>
      </w:r>
      <w:proofErr w:type="gramEnd"/>
      <w:r>
        <w:rPr>
          <w:color w:val="201A1B"/>
          <w:sz w:val="21"/>
          <w:lang w:eastAsia="zh-TW"/>
        </w:rPr>
        <w:t>：</w:t>
      </w:r>
      <w:r>
        <w:rPr>
          <w:color w:val="201A1B"/>
          <w:spacing w:val="-10"/>
          <w:sz w:val="21"/>
          <w:lang w:eastAsia="zh-TW"/>
        </w:rPr>
        <w:t>以</w:t>
      </w:r>
      <w:r>
        <w:rPr>
          <w:color w:val="201A1B"/>
          <w:sz w:val="21"/>
          <w:lang w:eastAsia="zh-TW"/>
        </w:rPr>
        <w:tab/>
        <w:t>（3 家廠商）為測試資料來源，清空重</w:t>
      </w:r>
      <w:r>
        <w:rPr>
          <w:color w:val="201A1B"/>
          <w:spacing w:val="-10"/>
          <w:sz w:val="21"/>
          <w:lang w:eastAsia="zh-TW"/>
        </w:rPr>
        <w:t>建</w:t>
      </w:r>
    </w:p>
    <w:p w14:paraId="52B4C461" w14:textId="77777777" w:rsidR="006671D6" w:rsidRDefault="00000000">
      <w:pPr>
        <w:pStyle w:val="a3"/>
        <w:spacing w:line="220" w:lineRule="auto"/>
        <w:ind w:left="939" w:right="227"/>
        <w:rPr>
          <w:lang w:eastAsia="zh-TW"/>
        </w:rPr>
      </w:pPr>
      <w:r>
        <w:rPr>
          <w:color w:val="201A1B"/>
          <w:spacing w:val="-3"/>
          <w:lang w:eastAsia="zh-TW"/>
        </w:rPr>
        <w:t xml:space="preserve">資料庫。⽰範經銷商 </w:t>
      </w:r>
      <w:r>
        <w:rPr>
          <w:b/>
          <w:color w:val="1A1A1A"/>
          <w:spacing w:val="-2"/>
          <w:lang w:eastAsia="zh-TW"/>
        </w:rPr>
        <w:t>R02019（正鴻</w:t>
      </w:r>
      <w:r>
        <w:rPr>
          <w:b/>
          <w:color w:val="1A1A1A"/>
          <w:spacing w:val="-72"/>
          <w:lang w:eastAsia="zh-TW"/>
        </w:rPr>
        <w:t>）</w:t>
      </w:r>
      <w:r>
        <w:rPr>
          <w:color w:val="201A1B"/>
          <w:spacing w:val="33"/>
          <w:lang w:eastAsia="zh-TW"/>
        </w:rPr>
        <w:t>：7</w:t>
      </w:r>
      <w:r>
        <w:rPr>
          <w:color w:val="201A1B"/>
          <w:spacing w:val="-5"/>
          <w:lang w:eastAsia="zh-TW"/>
        </w:rPr>
        <w:t xml:space="preserve"> 張報價單、</w:t>
      </w:r>
      <w:r>
        <w:rPr>
          <w:color w:val="201A1B"/>
          <w:spacing w:val="-2"/>
          <w:lang w:eastAsia="zh-TW"/>
        </w:rPr>
        <w:t>840</w:t>
      </w:r>
      <w:r>
        <w:rPr>
          <w:color w:val="201A1B"/>
          <w:spacing w:val="-5"/>
          <w:lang w:eastAsia="zh-TW"/>
        </w:rPr>
        <w:t xml:space="preserve"> 筆報價明細、</w:t>
      </w:r>
      <w:r>
        <w:rPr>
          <w:color w:val="201A1B"/>
          <w:spacing w:val="-2"/>
          <w:lang w:eastAsia="zh-TW"/>
        </w:rPr>
        <w:t>88</w:t>
      </w:r>
      <w:r>
        <w:rPr>
          <w:color w:val="201A1B"/>
          <w:spacing w:val="-5"/>
          <w:lang w:eastAsia="zh-TW"/>
        </w:rPr>
        <w:t xml:space="preserve"> 項產品，另含集團/各公</w:t>
      </w:r>
      <w:r>
        <w:rPr>
          <w:color w:val="201A1B"/>
          <w:spacing w:val="-6"/>
          <w:lang w:eastAsia="zh-TW"/>
        </w:rPr>
        <w:t>司代號</w:t>
      </w:r>
      <w:r>
        <w:rPr>
          <w:color w:val="201A1B"/>
          <w:spacing w:val="15"/>
          <w:lang w:eastAsia="zh-TW"/>
        </w:rPr>
        <w:t>（567</w:t>
      </w:r>
      <w:r>
        <w:rPr>
          <w:color w:val="201A1B"/>
          <w:spacing w:val="-90"/>
          <w:lang w:eastAsia="zh-TW"/>
        </w:rPr>
        <w:t>）</w:t>
      </w:r>
      <w:r>
        <w:rPr>
          <w:color w:val="201A1B"/>
          <w:spacing w:val="-6"/>
          <w:lang w:eastAsia="zh-TW"/>
        </w:rPr>
        <w:t>、業務員</w:t>
      </w:r>
      <w:r>
        <w:rPr>
          <w:color w:val="201A1B"/>
          <w:spacing w:val="29"/>
          <w:lang w:eastAsia="zh-TW"/>
        </w:rPr>
        <w:t>（8</w:t>
      </w:r>
      <w:r>
        <w:rPr>
          <w:color w:val="201A1B"/>
          <w:spacing w:val="-76"/>
          <w:lang w:eastAsia="zh-TW"/>
        </w:rPr>
        <w:t>）</w:t>
      </w:r>
      <w:r>
        <w:rPr>
          <w:color w:val="201A1B"/>
          <w:spacing w:val="-6"/>
          <w:lang w:eastAsia="zh-TW"/>
        </w:rPr>
        <w:t>、客⼾指配地點</w:t>
      </w:r>
      <w:r>
        <w:rPr>
          <w:color w:val="201A1B"/>
          <w:spacing w:val="20"/>
          <w:lang w:eastAsia="zh-TW"/>
        </w:rPr>
        <w:t>（42</w:t>
      </w:r>
      <w:r>
        <w:rPr>
          <w:color w:val="201A1B"/>
          <w:spacing w:val="-85"/>
          <w:lang w:eastAsia="zh-TW"/>
        </w:rPr>
        <w:t>）</w:t>
      </w:r>
      <w:r>
        <w:rPr>
          <w:color w:val="201A1B"/>
          <w:spacing w:val="-6"/>
          <w:lang w:eastAsia="zh-TW"/>
        </w:rPr>
        <w:t>。</w:t>
      </w:r>
    </w:p>
    <w:p w14:paraId="7BDE9C8B" w14:textId="77777777" w:rsidR="006671D6" w:rsidRDefault="00000000" w:rsidP="008A2518">
      <w:pPr>
        <w:pStyle w:val="a4"/>
        <w:numPr>
          <w:ilvl w:val="0"/>
          <w:numId w:val="2"/>
        </w:numPr>
        <w:tabs>
          <w:tab w:val="left" w:pos="939"/>
        </w:tabs>
        <w:spacing w:line="223" w:lineRule="auto"/>
        <w:ind w:right="26"/>
        <w:rPr>
          <w:sz w:val="21"/>
          <w:lang w:eastAsia="zh-TW"/>
        </w:rPr>
      </w:pPr>
      <w:r>
        <w:rPr>
          <w:b/>
          <w:color w:val="1A1A1A"/>
          <w:spacing w:val="-2"/>
          <w:sz w:val="21"/>
          <w:lang w:eastAsia="zh-TW"/>
        </w:rPr>
        <w:t>經銷商檢視建⼤報價價格</w:t>
      </w:r>
      <w:r>
        <w:rPr>
          <w:color w:val="201A1B"/>
          <w:spacing w:val="-2"/>
          <w:sz w:val="21"/>
          <w:lang w:eastAsia="zh-TW"/>
        </w:rPr>
        <w:t>：經銷商</w:t>
      </w:r>
      <w:proofErr w:type="gramStart"/>
      <w:r>
        <w:rPr>
          <w:color w:val="201A1B"/>
          <w:spacing w:val="-2"/>
          <w:sz w:val="21"/>
          <w:lang w:eastAsia="zh-TW"/>
        </w:rPr>
        <w:t>以客代登入</w:t>
      </w:r>
      <w:proofErr w:type="gramEnd"/>
      <w:r>
        <w:rPr>
          <w:color w:val="201A1B"/>
          <w:spacing w:val="-2"/>
          <w:sz w:val="21"/>
          <w:lang w:eastAsia="zh-TW"/>
        </w:rPr>
        <w:t>後，於商品總</w:t>
      </w:r>
      <w:proofErr w:type="gramStart"/>
      <w:r>
        <w:rPr>
          <w:color w:val="201A1B"/>
          <w:spacing w:val="-2"/>
          <w:sz w:val="21"/>
          <w:lang w:eastAsia="zh-TW"/>
        </w:rPr>
        <w:t>覽</w:t>
      </w:r>
      <w:proofErr w:type="gramEnd"/>
      <w:r>
        <w:rPr>
          <w:color w:val="201A1B"/>
          <w:spacing w:val="-2"/>
          <w:sz w:val="21"/>
          <w:lang w:eastAsia="zh-TW"/>
        </w:rPr>
        <w:t>看到建⼤與其簽訂之報價單（價格表）所列單價。</w:t>
      </w:r>
    </w:p>
    <w:p w14:paraId="26288280" w14:textId="1B1642DA" w:rsidR="006671D6" w:rsidRDefault="00000000">
      <w:pPr>
        <w:pStyle w:val="a4"/>
        <w:numPr>
          <w:ilvl w:val="0"/>
          <w:numId w:val="2"/>
        </w:numPr>
        <w:tabs>
          <w:tab w:val="left" w:pos="938"/>
        </w:tabs>
        <w:spacing w:line="349" w:lineRule="exact"/>
        <w:ind w:left="938" w:hanging="163"/>
        <w:rPr>
          <w:ins w:id="1149" w:author="盧晏臻Jenny" w:date="2026-06-24T16:30:00Z" w16du:dateUtc="2026-06-24T08:30:00Z"/>
          <w:sz w:val="21"/>
          <w:lang w:eastAsia="zh-TW"/>
        </w:rPr>
      </w:pPr>
      <w:r>
        <w:rPr>
          <w:b/>
          <w:color w:val="1A1A1A"/>
          <w:sz w:val="21"/>
          <w:lang w:eastAsia="zh-TW"/>
        </w:rPr>
        <w:t>結帳</w:t>
      </w:r>
      <w:proofErr w:type="gramStart"/>
      <w:r>
        <w:rPr>
          <w:b/>
          <w:color w:val="1A1A1A"/>
          <w:sz w:val="21"/>
          <w:lang w:eastAsia="zh-TW"/>
        </w:rPr>
        <w:t>自動</w:t>
      </w:r>
      <w:r>
        <w:rPr>
          <w:b/>
          <w:color w:val="1A1A1A"/>
          <w:sz w:val="21"/>
          <w:lang w:eastAsia="zh-TW"/>
        </w:rPr>
        <w:t>拆單</w:t>
      </w:r>
      <w:proofErr w:type="gramEnd"/>
      <w:r w:rsidRPr="008A2518">
        <w:rPr>
          <w:b/>
          <w:color w:val="1A1A1A"/>
          <w:sz w:val="21"/>
          <w:lang w:eastAsia="zh-TW"/>
        </w:rPr>
        <w:t>：購物</w:t>
      </w:r>
      <w:r>
        <w:rPr>
          <w:b/>
          <w:color w:val="1A1A1A"/>
          <w:sz w:val="21"/>
          <w:lang w:eastAsia="zh-TW"/>
        </w:rPr>
        <w:t>車</w:t>
      </w:r>
      <w:r w:rsidRPr="008A2518">
        <w:rPr>
          <w:b/>
          <w:color w:val="1A1A1A"/>
          <w:sz w:val="21"/>
          <w:lang w:eastAsia="zh-TW"/>
        </w:rPr>
        <w:t>「確認送出」時，</w:t>
      </w:r>
      <w:del w:id="1150" w:author="盧晏臻Jenny" w:date="2026-06-24T16:30:00Z" w16du:dateUtc="2026-06-24T08:30:00Z">
        <w:r>
          <w:rPr>
            <w:color w:val="201A1B"/>
            <w:sz w:val="21"/>
            <w:lang w:eastAsia="zh-TW"/>
          </w:rPr>
          <w:delText>後端統⼀依序以 ①報價⽤途＋報價單號 ②</w:delText>
        </w:r>
      </w:del>
      <w:proofErr w:type="gramStart"/>
      <w:ins w:id="1151" w:author="盧晏臻Jenny" w:date="2026-06-24T16:30:00Z" w16du:dateUtc="2026-06-24T08:30:00Z">
        <w:r>
          <w:rPr>
            <w:b/>
            <w:color w:val="1A1A1A"/>
            <w:sz w:val="21"/>
            <w:lang w:eastAsia="zh-TW"/>
          </w:rPr>
          <w:t>後端依</w:t>
        </w:r>
        <w:proofErr w:type="gramEnd"/>
        <w:r>
          <w:rPr>
            <w:b/>
            <w:color w:val="1A1A1A"/>
            <w:sz w:val="21"/>
            <w:lang w:eastAsia="zh-TW"/>
          </w:rPr>
          <w:t>「報價單編號＋包裝部門」規則，自動拆分為多張建大訂單（系統自動取號），並於前台顯示「</w:t>
        </w:r>
        <w:proofErr w:type="gramStart"/>
        <w:r>
          <w:rPr>
            <w:b/>
            <w:color w:val="1A1A1A"/>
            <w:sz w:val="21"/>
            <w:lang w:eastAsia="zh-TW"/>
          </w:rPr>
          <w:t>拆單結果</w:t>
        </w:r>
        <w:proofErr w:type="gramEnd"/>
        <w:r>
          <w:rPr>
            <w:b/>
            <w:color w:val="1A1A1A"/>
            <w:sz w:val="21"/>
            <w:lang w:eastAsia="zh-TW"/>
          </w:rPr>
          <w:t>」。</w:t>
        </w:r>
      </w:ins>
    </w:p>
    <w:p w14:paraId="7B2321AB" w14:textId="77777777" w:rsidR="006671D6" w:rsidRPr="008A2518" w:rsidRDefault="00000000" w:rsidP="00C71D29">
      <w:pPr>
        <w:pStyle w:val="a3"/>
        <w:spacing w:before="2" w:line="220" w:lineRule="auto"/>
        <w:ind w:left="939" w:right="78"/>
        <w:rPr>
          <w:lang w:eastAsia="zh-TW"/>
        </w:rPr>
      </w:pPr>
      <w:ins w:id="1152" w:author="盧晏臻Jenny" w:date="2026-06-24T16:30:00Z" w16du:dateUtc="2026-06-24T08:30:00Z">
        <w:r>
          <w:rPr>
            <w:color w:val="201A1B"/>
            <w:lang w:eastAsia="zh-TW"/>
          </w:rPr>
          <w:t>本案無三層報價功能需求，並已取消「</w:t>
        </w:r>
      </w:ins>
      <w:proofErr w:type="gramStart"/>
      <w:r w:rsidRPr="008A2518">
        <w:rPr>
          <w:color w:val="201A1B"/>
          <w:lang w:eastAsia="zh-TW"/>
        </w:rPr>
        <w:t>廢胎費</w:t>
      </w:r>
      <w:proofErr w:type="gramEnd"/>
      <w:r w:rsidRPr="008A2518">
        <w:rPr>
          <w:color w:val="201A1B"/>
          <w:lang w:eastAsia="zh-TW"/>
        </w:rPr>
        <w:t>（</w:t>
      </w:r>
      <w:r w:rsidRPr="00C71D29">
        <w:rPr>
          <w:color w:val="201A1B"/>
          <w:lang w:eastAsia="zh-TW"/>
        </w:rPr>
        <w:t>含</w:t>
      </w:r>
      <w:r>
        <w:rPr>
          <w:color w:val="201A1B"/>
          <w:lang w:eastAsia="zh-TW"/>
        </w:rPr>
        <w:t>／不含）」</w:t>
      </w:r>
      <w:proofErr w:type="gramStart"/>
      <w:r>
        <w:rPr>
          <w:color w:val="201A1B"/>
          <w:lang w:eastAsia="zh-TW"/>
        </w:rPr>
        <w:t>作為拆單層級</w:t>
      </w:r>
      <w:proofErr w:type="gramEnd"/>
      <w:r>
        <w:rPr>
          <w:color w:val="201A1B"/>
          <w:lang w:eastAsia="zh-TW"/>
        </w:rPr>
        <w:t>；廢</w:t>
      </w:r>
      <w:proofErr w:type="gramStart"/>
      <w:r>
        <w:rPr>
          <w:color w:val="201A1B"/>
          <w:lang w:eastAsia="zh-TW"/>
        </w:rPr>
        <w:t>胎費規則改</w:t>
      </w:r>
      <w:proofErr w:type="gramEnd"/>
      <w:r>
        <w:rPr>
          <w:color w:val="201A1B"/>
          <w:lang w:eastAsia="zh-TW"/>
        </w:rPr>
        <w:t>由公司別／接單公司對應之業績計算邏輯處理。</w:t>
      </w:r>
    </w:p>
    <w:p w14:paraId="1D2DC443" w14:textId="77777777" w:rsidR="00817B2D" w:rsidRDefault="00000000">
      <w:pPr>
        <w:pStyle w:val="a3"/>
        <w:spacing w:before="2" w:line="220" w:lineRule="auto"/>
        <w:ind w:left="939" w:right="78"/>
        <w:rPr>
          <w:del w:id="1153" w:author="盧晏臻Jenny" w:date="2026-06-24T16:30:00Z" w16du:dateUtc="2026-06-24T08:30:00Z"/>
        </w:rPr>
      </w:pPr>
      <w:del w:id="1154" w:author="盧晏臻Jenny" w:date="2026-06-24T16:30:00Z" w16du:dateUtc="2026-06-24T08:30:00Z">
        <w:r>
          <w:rPr>
            <w:color w:val="201A1B"/>
          </w:rPr>
          <w:delText>／不含）③</w:delText>
        </w:r>
        <w:r>
          <w:rPr>
            <w:color w:val="201A1B"/>
            <w:spacing w:val="-3"/>
          </w:rPr>
          <w:delText>包裝單位 三層規則，⾃動拆分為多張</w:delText>
        </w:r>
        <w:r>
          <w:rPr>
            <w:b/>
            <w:color w:val="1A1A1A"/>
          </w:rPr>
          <w:delText>建⼤訂單</w:delText>
        </w:r>
        <w:r>
          <w:rPr>
            <w:color w:val="201A1B"/>
          </w:rPr>
          <w:delText>（系統⾃動取號</w:delText>
        </w:r>
        <w:r>
          <w:rPr>
            <w:color w:val="201A1B"/>
            <w:spacing w:val="-105"/>
          </w:rPr>
          <w:delText>）</w:delText>
        </w:r>
        <w:r>
          <w:rPr>
            <w:color w:val="201A1B"/>
          </w:rPr>
          <w:delText>，並於前台顯⽰「拆單結</w:delText>
        </w:r>
        <w:r>
          <w:rPr>
            <w:color w:val="201A1B"/>
            <w:spacing w:val="-22"/>
          </w:rPr>
          <w:delText>果」。實測</w:delText>
        </w:r>
        <w:r>
          <w:rPr>
            <w:color w:val="201A1B"/>
          </w:rPr>
          <w:delText>：5 ⾏跨多報價/廢胎/包裝 → 拆成 5 張建⼤訂單。</w:delText>
        </w:r>
      </w:del>
    </w:p>
    <w:p w14:paraId="0DCF8DAB" w14:textId="77777777" w:rsidR="006671D6" w:rsidRDefault="00000000" w:rsidP="00C71D29">
      <w:pPr>
        <w:pStyle w:val="a4"/>
        <w:numPr>
          <w:ilvl w:val="0"/>
          <w:numId w:val="2"/>
        </w:numPr>
        <w:tabs>
          <w:tab w:val="left" w:pos="938"/>
          <w:tab w:val="left" w:pos="4780"/>
        </w:tabs>
        <w:spacing w:line="366" w:lineRule="exact"/>
        <w:ind w:left="938" w:hanging="163"/>
        <w:rPr>
          <w:sz w:val="21"/>
          <w:lang w:eastAsia="zh-TW"/>
        </w:rPr>
      </w:pPr>
      <w:del w:id="1155" w:author="盧晏臻Jenny" w:date="2026-06-24T16:30:00Z" w16du:dateUtc="2026-06-24T08:30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7813120" behindDoc="1" locked="0" layoutInCell="1" allowOverlap="1" wp14:anchorId="29965FF1" wp14:editId="08EB5F32">
                  <wp:simplePos x="0" y="0"/>
                  <wp:positionH relativeFrom="page">
                    <wp:posOffset>2336006</wp:posOffset>
                  </wp:positionH>
                  <wp:positionV relativeFrom="paragraph">
                    <wp:posOffset>21132</wp:posOffset>
                  </wp:positionV>
                  <wp:extent cx="1239520" cy="184150"/>
                  <wp:effectExtent l="0" t="0" r="0" b="0"/>
                  <wp:wrapNone/>
                  <wp:docPr id="1073244714" name="Group 8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239520" cy="184150"/>
                            <a:chOff x="0" y="0"/>
                            <a:chExt cx="1239520" cy="184150"/>
                          </a:xfrm>
                        </wpg:grpSpPr>
                        <wps:wsp>
                          <wps:cNvPr id="1085517402" name="Graphic 802"/>
                          <wps:cNvSpPr/>
                          <wps:spPr>
                            <a:xfrm>
                              <a:off x="0" y="23163"/>
                              <a:ext cx="123952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39520" h="161290">
                                  <a:moveTo>
                                    <a:pt x="1222914" y="160734"/>
                                  </a:moveTo>
                                  <a:lnTo>
                                    <a:pt x="16525" y="160734"/>
                                  </a:lnTo>
                                  <a:lnTo>
                                    <a:pt x="14096" y="160246"/>
                                  </a:lnTo>
                                  <a:lnTo>
                                    <a:pt x="0" y="144208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5" y="0"/>
                                  </a:lnTo>
                                  <a:lnTo>
                                    <a:pt x="1222914" y="0"/>
                                  </a:lnTo>
                                  <a:lnTo>
                                    <a:pt x="1239440" y="16525"/>
                                  </a:lnTo>
                                  <a:lnTo>
                                    <a:pt x="1239440" y="144208"/>
                                  </a:lnTo>
                                  <a:lnTo>
                                    <a:pt x="1225343" y="160246"/>
                                  </a:lnTo>
                                  <a:lnTo>
                                    <a:pt x="1222914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2315688" name="Textbox 803"/>
                          <wps:cNvSpPr txBox="1"/>
                          <wps:spPr>
                            <a:xfrm>
                              <a:off x="0" y="0"/>
                              <a:ext cx="123952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FE130FE" w14:textId="77777777" w:rsidR="00817B2D" w:rsidRDefault="00000000">
                                <w:pPr>
                                  <w:spacing w:before="40"/>
                                  <w:ind w:left="79"/>
                                  <w:rPr>
                                    <w:del w:id="1156" w:author="盧晏臻Jenny" w:date="2026-06-24T16:30:00Z" w16du:dateUtc="2026-06-24T08:30:00Z"/>
                                    <w:rFonts w:ascii="Gill Sans MT"/>
                                    <w:b/>
                                    <w:sz w:val="20"/>
                                  </w:rPr>
                                </w:pPr>
                                <w:del w:id="1157" w:author="盧晏臻Jenny" w:date="2026-06-24T16:30:00Z" w16du:dateUtc="2026-06-24T08:30:00Z">
                                  <w:r>
                                    <w:rPr>
                                      <w:rFonts w:ascii="Gill Sans MT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20"/>
                                    </w:rPr>
                                    <w:delText>kend</w:delTex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17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18"/>
                                    </w:rPr>
                                    <w:delText>.</w:delTex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20"/>
                                    </w:rPr>
                                    <w:delText>order</w:delTex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18"/>
                                    </w:rPr>
                                    <w:delText>.</w:delTex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20"/>
                                    </w:rPr>
                                    <w:delText>group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29965FF1" id="Group 801" o:spid="_x0000_s1387" style="position:absolute;left:0;text-align:left;margin-left:183.95pt;margin-top:1.65pt;width:97.6pt;height:14.5pt;z-index:-15503360;mso-wrap-distance-left:0;mso-wrap-distance-right:0;mso-position-horizontal-relative:page" coordsize="1239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">
                  <v:shape id="Graphic 802" o:spid="_x0000_s1388" style="position:absolute;top:231;width:12395;height:1613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" path="m1222914,160734r-1206389,l14096,160246,,144208r,-2524l,16525,16525,,1222914,r16526,16525l1239440,144208r-14097,16038l1222914,160734xe" fillcolor="#f5edf0" stroked="f">
                    <v:path arrowok="t"/>
                  </v:shape>
                  <v:shape id="Textbox 803" o:spid="_x0000_s1389" type="#_x0000_t202" style="position:absolute;width:1239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" filled="f" stroked="f">
                    <v:textbox inset="0,0,0,0">
                      <w:txbxContent>
                        <w:p w14:paraId="5FE130FE" w14:textId="77777777" w:rsidR="00817B2D" w:rsidRDefault="00000000">
                          <w:pPr>
                            <w:spacing w:before="40"/>
                            <w:ind w:left="79"/>
                            <w:rPr>
                              <w:del w:id="1158" w:author="盧晏臻Jenny" w:date="2026-06-24T16:30:00Z" w16du:dateUtc="2026-06-24T08:30:00Z"/>
                              <w:rFonts w:ascii="Gill Sans MT"/>
                              <w:b/>
                              <w:sz w:val="20"/>
                            </w:rPr>
                          </w:pPr>
                          <w:del w:id="1159" w:author="盧晏臻Jenny" w:date="2026-06-24T16:30:00Z" w16du:dateUtc="2026-06-24T08:30:00Z">
                            <w:r>
                              <w:rPr>
                                <w:rFonts w:ascii="Gill Sans MT"/>
                                <w:b/>
                                <w:color w:val="B8123B"/>
                                <w:spacing w:val="-2"/>
                                <w:w w:val="105"/>
                                <w:sz w:val="20"/>
                              </w:rPr>
                              <w:delText>kend</w:delText>
                            </w:r>
                            <w:r>
                              <w:rPr>
                                <w:rFonts w:ascii="Lucida Sans"/>
                                <w:b/>
                                <w:color w:val="B8123B"/>
                                <w:spacing w:val="-2"/>
                                <w:w w:val="105"/>
                                <w:sz w:val="17"/>
                              </w:rPr>
                              <w:delText>a</w:delText>
                            </w:r>
                            <w:r>
                              <w:rPr>
                                <w:rFonts w:ascii="Verdana"/>
                                <w:b/>
                                <w:color w:val="B8123B"/>
                                <w:spacing w:val="-2"/>
                                <w:w w:val="105"/>
                                <w:sz w:val="18"/>
                              </w:rPr>
                              <w:delText>.</w:delText>
                            </w:r>
                            <w:r>
                              <w:rPr>
                                <w:rFonts w:ascii="Gill Sans MT"/>
                                <w:b/>
                                <w:color w:val="B8123B"/>
                                <w:spacing w:val="-2"/>
                                <w:w w:val="105"/>
                                <w:sz w:val="20"/>
                              </w:rPr>
                              <w:delText>order</w:delText>
                            </w:r>
                            <w:r>
                              <w:rPr>
                                <w:rFonts w:ascii="Verdana"/>
                                <w:b/>
                                <w:color w:val="B8123B"/>
                                <w:spacing w:val="-2"/>
                                <w:w w:val="105"/>
                                <w:sz w:val="18"/>
                              </w:rPr>
                              <w:delText>.</w:delText>
                            </w:r>
                            <w:r>
                              <w:rPr>
                                <w:rFonts w:ascii="Gill Sans MT"/>
                                <w:b/>
                                <w:color w:val="B8123B"/>
                                <w:spacing w:val="-2"/>
                                <w:w w:val="105"/>
                                <w:sz w:val="20"/>
                              </w:rPr>
                              <w:delText>group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1160" w:author="盧晏臻Jenny" w:date="2026-06-24T16:30:00Z" w16du:dateUtc="2026-06-24T08:30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5579264" behindDoc="1" locked="0" layoutInCell="1" allowOverlap="1" wp14:anchorId="223EC6E5" wp14:editId="5D6106BF">
                  <wp:simplePos x="0" y="0"/>
                  <wp:positionH relativeFrom="page">
                    <wp:posOffset>2336006</wp:posOffset>
                  </wp:positionH>
                  <wp:positionV relativeFrom="paragraph">
                    <wp:posOffset>21132</wp:posOffset>
                  </wp:positionV>
                  <wp:extent cx="1239520" cy="184150"/>
                  <wp:effectExtent l="0" t="0" r="0" b="0"/>
                  <wp:wrapNone/>
                  <wp:docPr id="801" name="Group 8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239520" cy="184150"/>
                            <a:chOff x="0" y="0"/>
                            <a:chExt cx="1239520" cy="184150"/>
                          </a:xfrm>
                        </wpg:grpSpPr>
                        <wps:wsp>
                          <wps:cNvPr id="802" name="Graphic 802"/>
                          <wps:cNvSpPr/>
                          <wps:spPr>
                            <a:xfrm>
                              <a:off x="0" y="23163"/>
                              <a:ext cx="123952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39520" h="161290">
                                  <a:moveTo>
                                    <a:pt x="1222914" y="160734"/>
                                  </a:moveTo>
                                  <a:lnTo>
                                    <a:pt x="16525" y="160734"/>
                                  </a:lnTo>
                                  <a:lnTo>
                                    <a:pt x="14096" y="160246"/>
                                  </a:lnTo>
                                  <a:lnTo>
                                    <a:pt x="0" y="144208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5" y="0"/>
                                  </a:lnTo>
                                  <a:lnTo>
                                    <a:pt x="1222914" y="0"/>
                                  </a:lnTo>
                                  <a:lnTo>
                                    <a:pt x="1239440" y="16525"/>
                                  </a:lnTo>
                                  <a:lnTo>
                                    <a:pt x="1239440" y="144208"/>
                                  </a:lnTo>
                                  <a:lnTo>
                                    <a:pt x="1225343" y="160246"/>
                                  </a:lnTo>
                                  <a:lnTo>
                                    <a:pt x="1222914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3" name="Textbox 803"/>
                          <wps:cNvSpPr txBox="1"/>
                          <wps:spPr>
                            <a:xfrm>
                              <a:off x="0" y="0"/>
                              <a:ext cx="123952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1FCC8A5" w14:textId="77777777" w:rsidR="006671D6" w:rsidRDefault="00000000">
                                <w:pPr>
                                  <w:spacing w:before="40"/>
                                  <w:ind w:left="79"/>
                                  <w:rPr>
                                    <w:ins w:id="1161" w:author="盧晏臻Jenny" w:date="2026-06-24T16:30:00Z" w16du:dateUtc="2026-06-24T08:30:00Z"/>
                                    <w:rFonts w:ascii="Gill Sans MT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ins w:id="1162" w:author="盧晏臻Jenny" w:date="2026-06-24T16:30:00Z" w16du:dateUtc="2026-06-24T08:30:00Z">
                                  <w:r>
                                    <w:rPr>
                                      <w:rFonts w:ascii="Gill Sans MT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20"/>
                                    </w:rPr>
                                    <w:t>kend</w:t>
                                  </w:r>
                                  <w:r>
                                    <w:rPr>
                                      <w:rFonts w:ascii="Lucida Sans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20"/>
                                    </w:rPr>
                                    <w:t>order</w:t>
                                  </w:r>
                                  <w:r>
                                    <w:rPr>
                                      <w:rFonts w:ascii="Verdana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Gill Sans MT"/>
                                      <w:b/>
                                      <w:color w:val="B8123B"/>
                                      <w:spacing w:val="-2"/>
                                      <w:w w:val="105"/>
                                      <w:sz w:val="20"/>
                                    </w:rPr>
                                    <w:t>group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223EC6E5" id="_x0000_s1390" style="position:absolute;left:0;text-align:left;margin-left:183.95pt;margin-top:1.65pt;width:97.6pt;height:14.5pt;z-index:-17737216;mso-wrap-distance-left:0;mso-wrap-distance-right:0;mso-position-horizontal-relative:page" coordsize="1239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">
                  <v:shape id="Graphic 802" o:spid="_x0000_s1391" style="position:absolute;top:231;width:12395;height:1613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" path="m1222914,160734r-1206389,l14096,160246,,144208r,-2524l,16525,16525,,1222914,r16526,16525l1239440,144208r-14097,16038l1222914,160734xe" fillcolor="#f5edf0" stroked="f">
                    <v:path arrowok="t"/>
                  </v:shape>
                  <v:shape id="Textbox 803" o:spid="_x0000_s1392" type="#_x0000_t202" style="position:absolute;width:1239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" filled="f" stroked="f">
                    <v:textbox inset="0,0,0,0">
                      <w:txbxContent>
                        <w:p w14:paraId="41FCC8A5" w14:textId="77777777" w:rsidR="006671D6" w:rsidRDefault="00000000">
                          <w:pPr>
                            <w:spacing w:before="40"/>
                            <w:ind w:left="79"/>
                            <w:rPr>
                              <w:ins w:id="1163" w:author="盧晏臻Jenny" w:date="2026-06-24T16:30:00Z" w16du:dateUtc="2026-06-24T08:30:00Z"/>
                              <w:rFonts w:ascii="Gill Sans MT"/>
                              <w:b/>
                              <w:sz w:val="20"/>
                            </w:rPr>
                          </w:pPr>
                          <w:proofErr w:type="spellStart"/>
                          <w:ins w:id="1164" w:author="盧晏臻Jenny" w:date="2026-06-24T16:30:00Z" w16du:dateUtc="2026-06-24T08:30:00Z">
                            <w:r>
                              <w:rPr>
                                <w:rFonts w:ascii="Gill Sans MT"/>
                                <w:b/>
                                <w:color w:val="B8123B"/>
                                <w:spacing w:val="-2"/>
                                <w:w w:val="105"/>
                                <w:sz w:val="20"/>
                              </w:rPr>
                              <w:t>kend</w:t>
                            </w:r>
                            <w:r>
                              <w:rPr>
                                <w:rFonts w:ascii="Lucida Sans"/>
                                <w:b/>
                                <w:color w:val="B8123B"/>
                                <w:spacing w:val="-2"/>
                                <w:w w:val="10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Verdana"/>
                                <w:b/>
                                <w:color w:val="B8123B"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Gill Sans MT"/>
                                <w:b/>
                                <w:color w:val="B8123B"/>
                                <w:spacing w:val="-2"/>
                                <w:w w:val="105"/>
                                <w:sz w:val="20"/>
                              </w:rPr>
                              <w:t>order</w:t>
                            </w:r>
                            <w:r>
                              <w:rPr>
                                <w:rFonts w:ascii="Verdana"/>
                                <w:b/>
                                <w:color w:val="B8123B"/>
                                <w:spacing w:val="-2"/>
                                <w:w w:val="10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Gill Sans MT"/>
                                <w:b/>
                                <w:color w:val="B8123B"/>
                                <w:spacing w:val="-2"/>
                                <w:w w:val="105"/>
                                <w:sz w:val="20"/>
                              </w:rPr>
                              <w:t>group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b/>
          <w:color w:val="1A1A1A"/>
          <w:sz w:val="21"/>
          <w:lang w:eastAsia="zh-TW"/>
        </w:rPr>
        <w:t>訂單群組（⺟⼦單</w:t>
      </w:r>
      <w:r>
        <w:rPr>
          <w:b/>
          <w:color w:val="1A1A1A"/>
          <w:spacing w:val="-10"/>
          <w:sz w:val="21"/>
          <w:lang w:eastAsia="zh-TW"/>
        </w:rPr>
        <w:t>）</w:t>
      </w:r>
      <w:r>
        <w:rPr>
          <w:b/>
          <w:color w:val="1A1A1A"/>
          <w:sz w:val="21"/>
          <w:lang w:eastAsia="zh-TW"/>
        </w:rPr>
        <w:tab/>
      </w:r>
      <w:r>
        <w:rPr>
          <w:color w:val="201A1B"/>
          <w:sz w:val="21"/>
          <w:lang w:eastAsia="zh-TW"/>
        </w:rPr>
        <w:t>：同⼀張客⼾ PO 拆出的所有建⼤訂單歸為同⼀訂單</w:t>
      </w:r>
      <w:r>
        <w:rPr>
          <w:color w:val="201A1B"/>
          <w:spacing w:val="-10"/>
          <w:sz w:val="21"/>
          <w:lang w:eastAsia="zh-TW"/>
        </w:rPr>
        <w:t>群</w:t>
      </w:r>
    </w:p>
    <w:p w14:paraId="6E7A8600" w14:textId="77777777" w:rsidR="006671D6" w:rsidRDefault="00000000">
      <w:pPr>
        <w:pStyle w:val="a3"/>
        <w:spacing w:line="343" w:lineRule="exact"/>
        <w:ind w:left="939"/>
        <w:rPr>
          <w:lang w:eastAsia="zh-TW"/>
        </w:rPr>
      </w:pPr>
      <w:r>
        <w:rPr>
          <w:color w:val="201A1B"/>
          <w:lang w:eastAsia="zh-TW"/>
        </w:rPr>
        <w:t>組，⽀援群組層級批次維護（訂單編碼類別／業績歸屬）</w:t>
      </w:r>
      <w:r>
        <w:rPr>
          <w:color w:val="201A1B"/>
          <w:spacing w:val="-2"/>
          <w:lang w:eastAsia="zh-TW"/>
        </w:rPr>
        <w:t>並⾃動推播⾄⼦單。</w:t>
      </w:r>
    </w:p>
    <w:p w14:paraId="6D73A6A2" w14:textId="77777777" w:rsidR="006671D6" w:rsidRDefault="00000000" w:rsidP="00C71D29">
      <w:pPr>
        <w:pStyle w:val="a4"/>
        <w:numPr>
          <w:ilvl w:val="0"/>
          <w:numId w:val="2"/>
        </w:numPr>
        <w:tabs>
          <w:tab w:val="left" w:pos="938"/>
        </w:tabs>
        <w:spacing w:line="371" w:lineRule="exact"/>
        <w:ind w:left="938" w:hanging="163"/>
        <w:rPr>
          <w:sz w:val="21"/>
          <w:lang w:eastAsia="zh-TW"/>
        </w:rPr>
      </w:pPr>
      <w:r>
        <w:rPr>
          <w:b/>
          <w:color w:val="1A1A1A"/>
          <w:sz w:val="21"/>
          <w:lang w:eastAsia="zh-TW"/>
        </w:rPr>
        <w:t>新增 DOC-06</w:t>
      </w:r>
      <w:r>
        <w:rPr>
          <w:b/>
          <w:color w:val="1A1A1A"/>
          <w:spacing w:val="-9"/>
          <w:sz w:val="21"/>
          <w:lang w:eastAsia="zh-TW"/>
        </w:rPr>
        <w:t>《經銷商下單操作流程⼿冊》</w:t>
      </w:r>
      <w:r>
        <w:rPr>
          <w:color w:val="201A1B"/>
          <w:sz w:val="21"/>
          <w:lang w:eastAsia="zh-TW"/>
        </w:rPr>
        <w:t>（圖文，含實機截圖</w:t>
      </w:r>
      <w:r>
        <w:rPr>
          <w:color w:val="201A1B"/>
          <w:spacing w:val="-105"/>
          <w:sz w:val="21"/>
          <w:lang w:eastAsia="zh-TW"/>
        </w:rPr>
        <w:t>）</w:t>
      </w:r>
      <w:r>
        <w:rPr>
          <w:color w:val="201A1B"/>
          <w:spacing w:val="-10"/>
          <w:sz w:val="21"/>
          <w:lang w:eastAsia="zh-TW"/>
        </w:rPr>
        <w:t>。</w:t>
      </w:r>
    </w:p>
    <w:p w14:paraId="08CC7FC7" w14:textId="77777777" w:rsidR="006671D6" w:rsidRDefault="006671D6">
      <w:pPr>
        <w:pStyle w:val="a4"/>
        <w:spacing w:line="371" w:lineRule="exact"/>
        <w:rPr>
          <w:sz w:val="21"/>
          <w:lang w:eastAsia="zh-TW"/>
        </w:rPr>
        <w:sectPr w:rsidR="006671D6">
          <w:pgSz w:w="11910" w:h="16840"/>
          <w:pgMar w:top="1500" w:right="850" w:bottom="600" w:left="850" w:header="0" w:footer="417" w:gutter="0"/>
          <w:cols w:space="720"/>
        </w:sectPr>
      </w:pPr>
    </w:p>
    <w:p w14:paraId="71D3D5F6" w14:textId="77777777" w:rsidR="00817B2D" w:rsidRDefault="00000000">
      <w:pPr>
        <w:pStyle w:val="a4"/>
        <w:numPr>
          <w:ilvl w:val="0"/>
          <w:numId w:val="9"/>
        </w:numPr>
        <w:tabs>
          <w:tab w:val="left" w:pos="939"/>
        </w:tabs>
        <w:spacing w:line="223" w:lineRule="auto"/>
        <w:ind w:right="38"/>
        <w:rPr>
          <w:del w:id="1165" w:author="盧晏臻Jenny" w:date="2026-06-24T16:30:00Z" w16du:dateUtc="2026-06-24T08:30:00Z"/>
          <w:sz w:val="21"/>
        </w:rPr>
      </w:pPr>
      <w:del w:id="1166" w:author="盧晏臻Jenny" w:date="2026-06-24T16:30:00Z" w16du:dateUtc="2026-06-24T08:30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7815168" behindDoc="0" locked="0" layoutInCell="1" allowOverlap="1" wp14:anchorId="48AFAEF2" wp14:editId="16D75315">
                  <wp:simplePos x="0" y="0"/>
                  <wp:positionH relativeFrom="page">
                    <wp:posOffset>2602706</wp:posOffset>
                  </wp:positionH>
                  <wp:positionV relativeFrom="paragraph">
                    <wp:posOffset>14955</wp:posOffset>
                  </wp:positionV>
                  <wp:extent cx="971550" cy="184150"/>
                  <wp:effectExtent l="0" t="0" r="0" b="0"/>
                  <wp:wrapNone/>
                  <wp:docPr id="804" name="Group 8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971550" cy="184150"/>
                            <a:chOff x="0" y="0"/>
                            <a:chExt cx="971550" cy="184150"/>
                          </a:xfrm>
                        </wpg:grpSpPr>
                        <wps:wsp>
                          <wps:cNvPr id="805" name="Graphic 805"/>
                          <wps:cNvSpPr/>
                          <wps:spPr>
                            <a:xfrm>
                              <a:off x="0" y="23163"/>
                              <a:ext cx="97155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1550" h="161290">
                                  <a:moveTo>
                                    <a:pt x="955024" y="160734"/>
                                  </a:moveTo>
                                  <a:lnTo>
                                    <a:pt x="16525" y="160734"/>
                                  </a:lnTo>
                                  <a:lnTo>
                                    <a:pt x="14097" y="160246"/>
                                  </a:lnTo>
                                  <a:lnTo>
                                    <a:pt x="0" y="144208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5"/>
                                  </a:lnTo>
                                  <a:lnTo>
                                    <a:pt x="16525" y="0"/>
                                  </a:lnTo>
                                  <a:lnTo>
                                    <a:pt x="955024" y="0"/>
                                  </a:lnTo>
                                  <a:lnTo>
                                    <a:pt x="971550" y="16525"/>
                                  </a:lnTo>
                                  <a:lnTo>
                                    <a:pt x="971550" y="144208"/>
                                  </a:lnTo>
                                  <a:lnTo>
                                    <a:pt x="957452" y="160246"/>
                                  </a:lnTo>
                                  <a:lnTo>
                                    <a:pt x="955024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6" name="Textbox 806"/>
                          <wps:cNvSpPr txBox="1"/>
                          <wps:spPr>
                            <a:xfrm>
                              <a:off x="0" y="0"/>
                              <a:ext cx="97155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690196B" w14:textId="77777777" w:rsidR="00817B2D" w:rsidRDefault="00000000">
                                <w:pPr>
                                  <w:spacing w:before="5"/>
                                  <w:ind w:left="79"/>
                                  <w:rPr>
                                    <w:del w:id="1167" w:author="盧晏臻Jenny" w:date="2026-06-24T16:30:00Z" w16du:dateUtc="2026-06-24T08:30:00Z"/>
                                    <w:rFonts w:ascii="Trebuchet MS"/>
                                    <w:sz w:val="20"/>
                                  </w:rPr>
                                </w:pPr>
                                <w:del w:id="1168" w:author="盧晏臻Jenny" w:date="2026-06-24T16:30:00Z" w16du:dateUtc="2026-06-24T08:30:00Z"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w w:val="110"/>
                                      <w:sz w:val="20"/>
                                    </w:rPr>
                                    <w:delText>kend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w w:val="110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w w:val="110"/>
                                    </w:rPr>
                                    <w:delText>.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w w:val="110"/>
                                      <w:sz w:val="20"/>
                                    </w:rPr>
                                    <w:delText>sign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w w:val="110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Trebuchet MS"/>
                                      <w:color w:val="B8123B"/>
                                      <w:spacing w:val="-2"/>
                                      <w:w w:val="110"/>
                                      <w:sz w:val="20"/>
                                    </w:rPr>
                                    <w:delText>ge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8AFAEF2" id="Group 804" o:spid="_x0000_s1393" style="position:absolute;left:0;text-align:left;margin-left:204.95pt;margin-top:1.2pt;width:76.5pt;height:14.5pt;z-index:487815168;mso-wrap-distance-left:0;mso-wrap-distance-right:0;mso-position-horizontal-relative:page" coordsize="971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">
                  <v:shape id="Graphic 805" o:spid="_x0000_s1394" style="position:absolute;top:231;width:9715;height:1613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" path="m955024,160734r-938499,l14097,160246,,144208r,-2524l,16525,16525,,955024,r16526,16525l971550,144208r-14098,16038l955024,160734xe" fillcolor="#f5edf0" stroked="f">
                    <v:path arrowok="t"/>
                  </v:shape>
                  <v:shape id="Textbox 806" o:spid="_x0000_s1395" type="#_x0000_t202" style="position:absolute;width:971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" filled="f" stroked="f">
                    <v:textbox inset="0,0,0,0">
                      <w:txbxContent>
                        <w:p w14:paraId="6690196B" w14:textId="77777777" w:rsidR="00817B2D" w:rsidRDefault="00000000">
                          <w:pPr>
                            <w:spacing w:before="5"/>
                            <w:ind w:left="79"/>
                            <w:rPr>
                              <w:del w:id="1169" w:author="盧晏臻Jenny" w:date="2026-06-24T16:30:00Z" w16du:dateUtc="2026-06-24T08:30:00Z"/>
                              <w:rFonts w:ascii="Trebuchet MS"/>
                              <w:sz w:val="20"/>
                            </w:rPr>
                          </w:pPr>
                          <w:del w:id="1170" w:author="盧晏臻Jenny" w:date="2026-06-24T16:30:00Z" w16du:dateUtc="2026-06-24T08:30:00Z"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w w:val="110"/>
                                <w:sz w:val="20"/>
                              </w:rPr>
                              <w:delText>kend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w w:val="110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w w:val="110"/>
                              </w:rPr>
                              <w:delText>.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w w:val="110"/>
                                <w:sz w:val="20"/>
                              </w:rPr>
                              <w:delText>sign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w w:val="110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Trebuchet MS"/>
                                <w:color w:val="B8123B"/>
                                <w:spacing w:val="-2"/>
                                <w:w w:val="110"/>
                                <w:sz w:val="20"/>
                              </w:rPr>
                              <w:delText>ge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  <w:r>
          <w:rPr>
            <w:b/>
            <w:color w:val="1A1A1A"/>
            <w:spacing w:val="-2"/>
            <w:sz w:val="21"/>
          </w:rPr>
          <w:delText>店招為獨立流程</w:delText>
        </w:r>
        <w:r>
          <w:rPr>
            <w:color w:val="201A1B"/>
            <w:spacing w:val="-2"/>
            <w:sz w:val="21"/>
          </w:rPr>
          <w:delText>：店招（立的流程，不可混⽤。</w:delText>
        </w:r>
      </w:del>
    </w:p>
    <w:p w14:paraId="284EB090" w14:textId="77777777" w:rsidR="006671D6" w:rsidRDefault="00000000">
      <w:pPr>
        <w:pStyle w:val="a4"/>
        <w:numPr>
          <w:ilvl w:val="0"/>
          <w:numId w:val="2"/>
        </w:numPr>
        <w:tabs>
          <w:tab w:val="left" w:pos="939"/>
        </w:tabs>
        <w:spacing w:line="223" w:lineRule="auto"/>
        <w:ind w:right="38"/>
        <w:rPr>
          <w:ins w:id="1171" w:author="盧晏臻Jenny" w:date="2026-06-24T16:30:00Z" w16du:dateUtc="2026-06-24T08:30:00Z"/>
          <w:sz w:val="21"/>
          <w:lang w:eastAsia="zh-TW"/>
        </w:rPr>
      </w:pPr>
      <w:del w:id="1172" w:author="盧晏臻Jenny" w:date="2026-06-24T16:30:00Z" w16du:dateUtc="2026-06-24T08:30:00Z">
        <w:r>
          <w:rPr>
            <w:lang w:eastAsia="zh-TW"/>
          </w:rPr>
          <w:br w:type="column"/>
        </w:r>
        <w:r>
          <w:rPr>
            <w:color w:val="201A1B"/>
            <w:position w:val="1"/>
            <w:lang w:eastAsia="zh-TW"/>
          </w:rPr>
          <w:delText xml:space="preserve">，本版匯入 866 </w:delText>
        </w:r>
        <w:r>
          <w:rPr>
            <w:color w:val="201A1B"/>
            <w:spacing w:val="25"/>
            <w:position w:val="1"/>
            <w:lang w:eastAsia="zh-TW"/>
          </w:rPr>
          <w:delText>筆</w:delText>
        </w:r>
        <w:r>
          <w:rPr>
            <w:noProof/>
            <w:color w:val="201A1B"/>
            <w:spacing w:val="25"/>
          </w:rPr>
          <w:drawing>
            <wp:inline distT="0" distB="0" distL="0" distR="0" wp14:anchorId="5D9B05F3" wp14:editId="1F401365">
              <wp:extent cx="101600" cy="114300"/>
              <wp:effectExtent l="0" t="0" r="0" b="0"/>
              <wp:docPr id="807" name="Image 8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07" name="Image 807"/>
                      <pic:cNvPicPr/>
                    </pic:nvPicPr>
                    <pic:blipFill>
                      <a:blip r:embed="rId2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01A1B"/>
            <w:position w:val="1"/>
            <w:lang w:eastAsia="zh-TW"/>
          </w:rPr>
          <w:delText>請資料）與經銷商下單是兩條完全</w:delText>
        </w:r>
        <w:r>
          <w:rPr>
            <w:color w:val="201A1B"/>
            <w:spacing w:val="-10"/>
            <w:position w:val="1"/>
            <w:lang w:eastAsia="zh-TW"/>
          </w:rPr>
          <w:delText>獨</w:delText>
        </w:r>
      </w:del>
      <w:ins w:id="1173" w:author="盧晏臻Jenny" w:date="2026-06-24T16:30:00Z" w16du:dateUtc="2026-06-24T08:30:00Z">
        <w:r>
          <w:rPr>
            <w:sz w:val="21"/>
            <w:lang w:eastAsia="zh-TW"/>
          </w:rPr>
          <w:t>廣告資產／店招流程為獨立流程：廣告資產申請、合約下載與經銷商下單為不同流程，不可混用。</w:t>
        </w:r>
      </w:ins>
    </w:p>
    <w:p w14:paraId="6DD851C9" w14:textId="77777777" w:rsidR="006671D6" w:rsidRDefault="00000000">
      <w:pPr>
        <w:pStyle w:val="a3"/>
        <w:spacing w:line="356" w:lineRule="exact"/>
        <w:ind w:left="939"/>
        <w:rPr>
          <w:position w:val="1"/>
          <w:lang w:eastAsia="zh-TW"/>
        </w:rPr>
      </w:pPr>
      <w:ins w:id="1174" w:author="盧晏臻Jenny" w:date="2026-06-24T16:30:00Z" w16du:dateUtc="2026-06-24T08:30:00Z">
        <w:r>
          <w:rPr>
            <w:lang w:eastAsia="zh-TW"/>
          </w:rPr>
          <w:t>若廣告資產管理超出既有店招申請與合約下載範圍，需另行確認是否列入本案。</w:t>
        </w:r>
      </w:ins>
    </w:p>
    <w:sectPr w:rsidR="006671D6">
      <w:type w:val="continuous"/>
      <w:pgSz w:w="11910" w:h="16840"/>
      <w:pgMar w:top="1540" w:right="850" w:bottom="280" w:left="850" w:header="0" w:footer="417" w:gutter="0"/>
      <w:cols w:num="2" w:space="720" w:equalWidth="0">
        <w:col w:w="3289" w:space="550"/>
        <w:col w:w="637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1AF4A" w14:textId="77777777" w:rsidR="00282D27" w:rsidRDefault="00282D27">
      <w:r>
        <w:separator/>
      </w:r>
    </w:p>
  </w:endnote>
  <w:endnote w:type="continuationSeparator" w:id="0">
    <w:p w14:paraId="2B57E9D8" w14:textId="77777777" w:rsidR="00282D27" w:rsidRDefault="0028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91FE" w14:textId="77777777" w:rsidR="0037244C" w:rsidRDefault="0037244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D4A9D" w14:textId="77777777" w:rsidR="006671D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52288" behindDoc="1" locked="0" layoutInCell="1" allowOverlap="1" wp14:anchorId="4F177CBE" wp14:editId="53197018">
              <wp:simplePos x="0" y="0"/>
              <wp:positionH relativeFrom="page">
                <wp:posOffset>563283</wp:posOffset>
              </wp:positionH>
              <wp:positionV relativeFrom="page">
                <wp:posOffset>10292094</wp:posOffset>
              </wp:positionV>
              <wp:extent cx="145034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0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105DF3" w14:textId="77777777" w:rsidR="006671D6" w:rsidRDefault="00000000">
                          <w:pPr>
                            <w:spacing w:line="240" w:lineRule="exact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 xml:space="preserve">建⼤⼯業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KENDA</w:t>
                          </w: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B2B</w:t>
                          </w:r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>經銷商平台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77CBE" id="_x0000_t202" coordsize="21600,21600" o:spt="202" path="m,l,21600r21600,l21600,xe">
              <v:stroke joinstyle="miter"/>
              <v:path gradientshapeok="t" o:connecttype="rect"/>
            </v:shapetype>
            <v:shape id="Textbox 8" o:spid="_x0000_s1396" type="#_x0000_t202" style="position:absolute;margin-left:44.35pt;margin-top:810.4pt;width:114.2pt;height:12pt;z-index:-1786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" filled="f" stroked="f">
              <v:textbox inset="0,0,0,0">
                <w:txbxContent>
                  <w:p w14:paraId="2B105DF3" w14:textId="77777777" w:rsidR="006671D6" w:rsidRDefault="00000000">
                    <w:pPr>
                      <w:spacing w:line="240" w:lineRule="exact"/>
                      <w:ind w:left="20"/>
                      <w:rPr>
                        <w:sz w:val="15"/>
                      </w:rPr>
                    </w:pPr>
                    <w:r>
                      <w:rPr>
                        <w:color w:val="C7B9BA"/>
                        <w:spacing w:val="-1"/>
                        <w:sz w:val="15"/>
                      </w:rPr>
                      <w:t xml:space="preserve">建⼤⼯業 </w:t>
                    </w:r>
                    <w:r>
                      <w:rPr>
                        <w:color w:val="C7B9BA"/>
                        <w:sz w:val="15"/>
                      </w:rPr>
                      <w:t>KENDA</w:t>
                    </w:r>
                    <w:r>
                      <w:rPr>
                        <w:color w:val="C7B9BA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C7B9BA"/>
                        <w:sz w:val="15"/>
                      </w:rPr>
                      <w:t>B2B</w:t>
                    </w:r>
                    <w:r>
                      <w:rPr>
                        <w:color w:val="C7B9BA"/>
                        <w:spacing w:val="-3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C7B9BA"/>
                        <w:spacing w:val="-3"/>
                        <w:sz w:val="15"/>
                      </w:rPr>
                      <w:t>經銷商平台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452800" behindDoc="1" locked="0" layoutInCell="1" allowOverlap="1" wp14:anchorId="11EE3837" wp14:editId="7AEF543E">
              <wp:simplePos x="0" y="0"/>
              <wp:positionH relativeFrom="page">
                <wp:posOffset>3539422</wp:posOffset>
              </wp:positionH>
              <wp:positionV relativeFrom="page">
                <wp:posOffset>10287648</wp:posOffset>
              </wp:positionV>
              <wp:extent cx="481330" cy="16065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E79CB7" w14:textId="77777777" w:rsidR="006671D6" w:rsidRDefault="00000000">
                          <w:pPr>
                            <w:spacing w:line="25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998E8F"/>
                              <w:sz w:val="16"/>
                            </w:rPr>
                            <w:t xml:space="preserve">⾴ 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10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98E8F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t>24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E3837" id="Textbox 9" o:spid="_x0000_s1397" type="#_x0000_t202" style="position:absolute;margin-left:278.7pt;margin-top:810.05pt;width:37.9pt;height:12.65pt;z-index:-178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" filled="f" stroked="f">
              <v:textbox inset="0,0,0,0">
                <w:txbxContent>
                  <w:p w14:paraId="11E79CB7" w14:textId="77777777" w:rsidR="006671D6" w:rsidRDefault="00000000">
                    <w:pPr>
                      <w:spacing w:line="25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998E8F"/>
                        <w:sz w:val="16"/>
                      </w:rPr>
                      <w:t xml:space="preserve">⾴ </w:t>
                    </w:r>
                    <w:r>
                      <w:rPr>
                        <w:color w:val="998E8F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z w:val="16"/>
                      </w:rPr>
                      <w:instrText xml:space="preserve"> PAGE </w:instrText>
                    </w:r>
                    <w:r>
                      <w:rPr>
                        <w:color w:val="998E8F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z w:val="16"/>
                      </w:rPr>
                      <w:t>10</w:t>
                    </w:r>
                    <w:r>
                      <w:rPr>
                        <w:color w:val="998E8F"/>
                        <w:sz w:val="16"/>
                      </w:rPr>
                      <w:fldChar w:fldCharType="end"/>
                    </w:r>
                    <w:r>
                      <w:rPr>
                        <w:color w:val="998E8F"/>
                        <w:sz w:val="16"/>
                      </w:rPr>
                      <w:t xml:space="preserve"> / 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t>24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453312" behindDoc="1" locked="0" layoutInCell="1" allowOverlap="1" wp14:anchorId="4A7FCC8D" wp14:editId="23D72B25">
              <wp:simplePos x="0" y="0"/>
              <wp:positionH relativeFrom="page">
                <wp:posOffset>6282622</wp:posOffset>
              </wp:positionH>
              <wp:positionV relativeFrom="page">
                <wp:posOffset>10292094</wp:posOffset>
              </wp:positionV>
              <wp:extent cx="714375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D8F2D" w14:textId="77777777" w:rsidR="006671D6" w:rsidRDefault="00000000">
                          <w:pPr>
                            <w:spacing w:line="240" w:lineRule="exact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z w:val="15"/>
                            </w:rPr>
                            <w:t xml:space="preserve">DOC-03 ・ </w:t>
                          </w:r>
                          <w:del w:id="6" w:author="盧晏臻Jenny" w:date="2026-06-24T16:30:00Z" w16du:dateUtc="2026-06-24T08:30:00Z">
                            <w:r>
                              <w:rPr>
                                <w:color w:val="C7B9BA"/>
                                <w:spacing w:val="-4"/>
                                <w:sz w:val="15"/>
                              </w:rPr>
                              <w:delText>v1</w:delText>
                            </w:r>
                          </w:del>
                          <w:ins w:id="7" w:author="盧晏臻Jenny" w:date="2026-06-24T16:30:00Z" w16du:dateUtc="2026-06-24T08:30:00Z">
                            <w:r>
                              <w:rPr>
                                <w:color w:val="C7B9BA"/>
                                <w:spacing w:val="-4"/>
                                <w:sz w:val="15"/>
                              </w:rPr>
                              <w:t>v3</w:t>
                            </w:r>
                          </w:ins>
                          <w:r>
                            <w:rPr>
                              <w:color w:val="C7B9BA"/>
                              <w:spacing w:val="-4"/>
                              <w:sz w:val="15"/>
                            </w:rPr>
                            <w:t>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FCC8D" id="Textbox 10" o:spid="_x0000_s1398" type="#_x0000_t202" style="position:absolute;margin-left:494.7pt;margin-top:810.4pt;width:56.25pt;height:12pt;z-index:-1786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" filled="f" stroked="f">
              <v:textbox inset="0,0,0,0">
                <w:txbxContent>
                  <w:p w14:paraId="5DBD8F2D" w14:textId="77777777" w:rsidR="006671D6" w:rsidRDefault="00000000">
                    <w:pPr>
                      <w:spacing w:line="240" w:lineRule="exact"/>
                      <w:ind w:left="20"/>
                      <w:rPr>
                        <w:sz w:val="15"/>
                      </w:rPr>
                    </w:pPr>
                    <w:r>
                      <w:rPr>
                        <w:color w:val="C7B9BA"/>
                        <w:sz w:val="15"/>
                      </w:rPr>
                      <w:t xml:space="preserve">DOC-03 ・ </w:t>
                    </w:r>
                    <w:del w:id="8" w:author="盧晏臻Jenny" w:date="2026-06-24T16:30:00Z" w16du:dateUtc="2026-06-24T08:30:00Z">
                      <w:r>
                        <w:rPr>
                          <w:color w:val="C7B9BA"/>
                          <w:spacing w:val="-4"/>
                          <w:sz w:val="15"/>
                        </w:rPr>
                        <w:delText>v1</w:delText>
                      </w:r>
                    </w:del>
                    <w:ins w:id="9" w:author="盧晏臻Jenny" w:date="2026-06-24T16:30:00Z" w16du:dateUtc="2026-06-24T08:30:00Z">
                      <w:r>
                        <w:rPr>
                          <w:color w:val="C7B9BA"/>
                          <w:spacing w:val="-4"/>
                          <w:sz w:val="15"/>
                        </w:rPr>
                        <w:t>v3</w:t>
                      </w:r>
                    </w:ins>
                    <w:r>
                      <w:rPr>
                        <w:color w:val="C7B9BA"/>
                        <w:spacing w:val="-4"/>
                        <w:sz w:val="15"/>
                      </w:rPr>
                      <w:t>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B854D" w14:textId="77777777" w:rsidR="00282D27" w:rsidRDefault="00282D27">
      <w:r>
        <w:separator/>
      </w:r>
    </w:p>
  </w:footnote>
  <w:footnote w:type="continuationSeparator" w:id="0">
    <w:p w14:paraId="08BFE2FA" w14:textId="77777777" w:rsidR="00282D27" w:rsidRDefault="0028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9B1EC" w14:textId="77777777" w:rsidR="0037244C" w:rsidRDefault="0037244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EC6852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5pt;height:7.55pt" o:bullet="t">
        <v:imagedata r:id="rId1" o:title="image2"/>
      </v:shape>
    </w:pict>
  </w:numPicBullet>
  <w:numPicBullet w:numPicBulletId="1">
    <w:pict>
      <v:shape id="_x0000_i1026" type="#_x0000_t75" style="width:7.55pt;height:7.55pt" o:bullet="t">
        <v:imagedata r:id="rId2" o:title="image9"/>
      </v:shape>
    </w:pict>
  </w:numPicBullet>
  <w:abstractNum w:abstractNumId="0" w15:restartNumberingAfterBreak="0">
    <w:nsid w:val="043A5208"/>
    <w:multiLevelType w:val="hybridMultilevel"/>
    <w:tmpl w:val="70561DBC"/>
    <w:lvl w:ilvl="0" w:tplc="30FC7A9A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FF18C632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DF568506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C5B2F170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E7984CF8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1D082218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4940B2CA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65AE4F46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AF420582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0F0C6893"/>
    <w:multiLevelType w:val="hybridMultilevel"/>
    <w:tmpl w:val="17264F76"/>
    <w:lvl w:ilvl="0" w:tplc="D0D28428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69E039BA">
      <w:numFmt w:val="bullet"/>
      <w:lvlText w:val="•"/>
      <w:lvlJc w:val="left"/>
      <w:pPr>
        <w:ind w:left="1202" w:hanging="164"/>
      </w:pPr>
      <w:rPr>
        <w:rFonts w:hint="default"/>
        <w:lang w:val="en-US" w:eastAsia="en-US" w:bidi="ar-SA"/>
      </w:rPr>
    </w:lvl>
    <w:lvl w:ilvl="2" w:tplc="01626852">
      <w:numFmt w:val="bullet"/>
      <w:lvlText w:val="•"/>
      <w:lvlJc w:val="left"/>
      <w:pPr>
        <w:ind w:left="1464" w:hanging="164"/>
      </w:pPr>
      <w:rPr>
        <w:rFonts w:hint="default"/>
        <w:lang w:val="en-US" w:eastAsia="en-US" w:bidi="ar-SA"/>
      </w:rPr>
    </w:lvl>
    <w:lvl w:ilvl="3" w:tplc="9454C84C">
      <w:numFmt w:val="bullet"/>
      <w:lvlText w:val="•"/>
      <w:lvlJc w:val="left"/>
      <w:pPr>
        <w:ind w:left="1726" w:hanging="164"/>
      </w:pPr>
      <w:rPr>
        <w:rFonts w:hint="default"/>
        <w:lang w:val="en-US" w:eastAsia="en-US" w:bidi="ar-SA"/>
      </w:rPr>
    </w:lvl>
    <w:lvl w:ilvl="4" w:tplc="AC7E0EFC">
      <w:numFmt w:val="bullet"/>
      <w:lvlText w:val="•"/>
      <w:lvlJc w:val="left"/>
      <w:pPr>
        <w:ind w:left="1988" w:hanging="164"/>
      </w:pPr>
      <w:rPr>
        <w:rFonts w:hint="default"/>
        <w:lang w:val="en-US" w:eastAsia="en-US" w:bidi="ar-SA"/>
      </w:rPr>
    </w:lvl>
    <w:lvl w:ilvl="5" w:tplc="27C626CE">
      <w:numFmt w:val="bullet"/>
      <w:lvlText w:val="•"/>
      <w:lvlJc w:val="left"/>
      <w:pPr>
        <w:ind w:left="2250" w:hanging="164"/>
      </w:pPr>
      <w:rPr>
        <w:rFonts w:hint="default"/>
        <w:lang w:val="en-US" w:eastAsia="en-US" w:bidi="ar-SA"/>
      </w:rPr>
    </w:lvl>
    <w:lvl w:ilvl="6" w:tplc="F8C2C554">
      <w:numFmt w:val="bullet"/>
      <w:lvlText w:val="•"/>
      <w:lvlJc w:val="left"/>
      <w:pPr>
        <w:ind w:left="2512" w:hanging="164"/>
      </w:pPr>
      <w:rPr>
        <w:rFonts w:hint="default"/>
        <w:lang w:val="en-US" w:eastAsia="en-US" w:bidi="ar-SA"/>
      </w:rPr>
    </w:lvl>
    <w:lvl w:ilvl="7" w:tplc="D1F2DEBC">
      <w:numFmt w:val="bullet"/>
      <w:lvlText w:val="•"/>
      <w:lvlJc w:val="left"/>
      <w:pPr>
        <w:ind w:left="2774" w:hanging="164"/>
      </w:pPr>
      <w:rPr>
        <w:rFonts w:hint="default"/>
        <w:lang w:val="en-US" w:eastAsia="en-US" w:bidi="ar-SA"/>
      </w:rPr>
    </w:lvl>
    <w:lvl w:ilvl="8" w:tplc="6FEAFA88">
      <w:numFmt w:val="bullet"/>
      <w:lvlText w:val="•"/>
      <w:lvlJc w:val="left"/>
      <w:pPr>
        <w:ind w:left="3036" w:hanging="164"/>
      </w:pPr>
      <w:rPr>
        <w:rFonts w:hint="default"/>
        <w:lang w:val="en-US" w:eastAsia="en-US" w:bidi="ar-SA"/>
      </w:rPr>
    </w:lvl>
  </w:abstractNum>
  <w:abstractNum w:abstractNumId="2" w15:restartNumberingAfterBreak="0">
    <w:nsid w:val="101D5E04"/>
    <w:multiLevelType w:val="hybridMultilevel"/>
    <w:tmpl w:val="103E61FA"/>
    <w:lvl w:ilvl="0" w:tplc="0A76CF7A">
      <w:start w:val="1"/>
      <w:numFmt w:val="decimal"/>
      <w:lvlText w:val="%1."/>
      <w:lvlJc w:val="left"/>
      <w:pPr>
        <w:ind w:left="543" w:hanging="317"/>
        <w:jc w:val="left"/>
      </w:pPr>
      <w:rPr>
        <w:rFonts w:ascii="Arial Rounded MT Bold" w:eastAsia="Arial Rounded MT Bold" w:hAnsi="Arial Rounded MT Bold" w:cs="Arial Rounded MT Bold" w:hint="default"/>
        <w:b w:val="0"/>
        <w:bCs w:val="0"/>
        <w:i w:val="0"/>
        <w:iCs w:val="0"/>
        <w:color w:val="FFE8EC"/>
        <w:spacing w:val="0"/>
        <w:w w:val="93"/>
        <w:sz w:val="19"/>
        <w:szCs w:val="19"/>
        <w:lang w:val="en-US" w:eastAsia="en-US" w:bidi="ar-SA"/>
      </w:rPr>
    </w:lvl>
    <w:lvl w:ilvl="1" w:tplc="17EE6928">
      <w:numFmt w:val="bullet"/>
      <w:lvlText w:val="•"/>
      <w:lvlJc w:val="left"/>
      <w:pPr>
        <w:ind w:left="1495" w:hanging="317"/>
      </w:pPr>
      <w:rPr>
        <w:rFonts w:hint="default"/>
        <w:lang w:val="en-US" w:eastAsia="en-US" w:bidi="ar-SA"/>
      </w:rPr>
    </w:lvl>
    <w:lvl w:ilvl="2" w:tplc="8D9C4586">
      <w:numFmt w:val="bullet"/>
      <w:lvlText w:val="•"/>
      <w:lvlJc w:val="left"/>
      <w:pPr>
        <w:ind w:left="2450" w:hanging="317"/>
      </w:pPr>
      <w:rPr>
        <w:rFonts w:hint="default"/>
        <w:lang w:val="en-US" w:eastAsia="en-US" w:bidi="ar-SA"/>
      </w:rPr>
    </w:lvl>
    <w:lvl w:ilvl="3" w:tplc="855EFB4A">
      <w:numFmt w:val="bullet"/>
      <w:lvlText w:val="•"/>
      <w:lvlJc w:val="left"/>
      <w:pPr>
        <w:ind w:left="3405" w:hanging="317"/>
      </w:pPr>
      <w:rPr>
        <w:rFonts w:hint="default"/>
        <w:lang w:val="en-US" w:eastAsia="en-US" w:bidi="ar-SA"/>
      </w:rPr>
    </w:lvl>
    <w:lvl w:ilvl="4" w:tplc="E752FC14">
      <w:numFmt w:val="bullet"/>
      <w:lvlText w:val="•"/>
      <w:lvlJc w:val="left"/>
      <w:pPr>
        <w:ind w:left="4360" w:hanging="317"/>
      </w:pPr>
      <w:rPr>
        <w:rFonts w:hint="default"/>
        <w:lang w:val="en-US" w:eastAsia="en-US" w:bidi="ar-SA"/>
      </w:rPr>
    </w:lvl>
    <w:lvl w:ilvl="5" w:tplc="0FD26A5E">
      <w:numFmt w:val="bullet"/>
      <w:lvlText w:val="•"/>
      <w:lvlJc w:val="left"/>
      <w:pPr>
        <w:ind w:left="5315" w:hanging="317"/>
      </w:pPr>
      <w:rPr>
        <w:rFonts w:hint="default"/>
        <w:lang w:val="en-US" w:eastAsia="en-US" w:bidi="ar-SA"/>
      </w:rPr>
    </w:lvl>
    <w:lvl w:ilvl="6" w:tplc="1D00D792">
      <w:numFmt w:val="bullet"/>
      <w:lvlText w:val="•"/>
      <w:lvlJc w:val="left"/>
      <w:pPr>
        <w:ind w:left="6270" w:hanging="317"/>
      </w:pPr>
      <w:rPr>
        <w:rFonts w:hint="default"/>
        <w:lang w:val="en-US" w:eastAsia="en-US" w:bidi="ar-SA"/>
      </w:rPr>
    </w:lvl>
    <w:lvl w:ilvl="7" w:tplc="B1106A96">
      <w:numFmt w:val="bullet"/>
      <w:lvlText w:val="•"/>
      <w:lvlJc w:val="left"/>
      <w:pPr>
        <w:ind w:left="7225" w:hanging="317"/>
      </w:pPr>
      <w:rPr>
        <w:rFonts w:hint="default"/>
        <w:lang w:val="en-US" w:eastAsia="en-US" w:bidi="ar-SA"/>
      </w:rPr>
    </w:lvl>
    <w:lvl w:ilvl="8" w:tplc="5CDAA110">
      <w:numFmt w:val="bullet"/>
      <w:lvlText w:val="•"/>
      <w:lvlJc w:val="left"/>
      <w:pPr>
        <w:ind w:left="8181" w:hanging="317"/>
      </w:pPr>
      <w:rPr>
        <w:rFonts w:hint="default"/>
        <w:lang w:val="en-US" w:eastAsia="en-US" w:bidi="ar-SA"/>
      </w:rPr>
    </w:lvl>
  </w:abstractNum>
  <w:abstractNum w:abstractNumId="3" w15:restartNumberingAfterBreak="0">
    <w:nsid w:val="14D570CF"/>
    <w:multiLevelType w:val="hybridMultilevel"/>
    <w:tmpl w:val="0FD82A68"/>
    <w:lvl w:ilvl="0" w:tplc="4CB4172C">
      <w:start w:val="1"/>
      <w:numFmt w:val="decimal"/>
      <w:lvlText w:val="%1."/>
      <w:lvlJc w:val="left"/>
      <w:pPr>
        <w:ind w:left="543" w:hanging="317"/>
        <w:jc w:val="left"/>
      </w:pPr>
      <w:rPr>
        <w:rFonts w:ascii="Arial Rounded MT Bold" w:eastAsia="Arial Rounded MT Bold" w:hAnsi="Arial Rounded MT Bold" w:cs="Arial Rounded MT Bold" w:hint="default"/>
        <w:b w:val="0"/>
        <w:bCs w:val="0"/>
        <w:i w:val="0"/>
        <w:iCs w:val="0"/>
        <w:color w:val="FFE8EC"/>
        <w:spacing w:val="0"/>
        <w:w w:val="93"/>
        <w:sz w:val="19"/>
        <w:szCs w:val="19"/>
        <w:lang w:val="en-US" w:eastAsia="en-US" w:bidi="ar-SA"/>
      </w:rPr>
    </w:lvl>
    <w:lvl w:ilvl="1" w:tplc="66FEB48A">
      <w:numFmt w:val="bullet"/>
      <w:lvlText w:val="•"/>
      <w:lvlJc w:val="left"/>
      <w:pPr>
        <w:ind w:left="1495" w:hanging="317"/>
      </w:pPr>
      <w:rPr>
        <w:rFonts w:hint="default"/>
        <w:lang w:val="en-US" w:eastAsia="en-US" w:bidi="ar-SA"/>
      </w:rPr>
    </w:lvl>
    <w:lvl w:ilvl="2" w:tplc="97D67312">
      <w:numFmt w:val="bullet"/>
      <w:lvlText w:val="•"/>
      <w:lvlJc w:val="left"/>
      <w:pPr>
        <w:ind w:left="2450" w:hanging="317"/>
      </w:pPr>
      <w:rPr>
        <w:rFonts w:hint="default"/>
        <w:lang w:val="en-US" w:eastAsia="en-US" w:bidi="ar-SA"/>
      </w:rPr>
    </w:lvl>
    <w:lvl w:ilvl="3" w:tplc="EA764A36">
      <w:numFmt w:val="bullet"/>
      <w:lvlText w:val="•"/>
      <w:lvlJc w:val="left"/>
      <w:pPr>
        <w:ind w:left="3405" w:hanging="317"/>
      </w:pPr>
      <w:rPr>
        <w:rFonts w:hint="default"/>
        <w:lang w:val="en-US" w:eastAsia="en-US" w:bidi="ar-SA"/>
      </w:rPr>
    </w:lvl>
    <w:lvl w:ilvl="4" w:tplc="8E9452E8">
      <w:numFmt w:val="bullet"/>
      <w:lvlText w:val="•"/>
      <w:lvlJc w:val="left"/>
      <w:pPr>
        <w:ind w:left="4360" w:hanging="317"/>
      </w:pPr>
      <w:rPr>
        <w:rFonts w:hint="default"/>
        <w:lang w:val="en-US" w:eastAsia="en-US" w:bidi="ar-SA"/>
      </w:rPr>
    </w:lvl>
    <w:lvl w:ilvl="5" w:tplc="16D42FF0">
      <w:numFmt w:val="bullet"/>
      <w:lvlText w:val="•"/>
      <w:lvlJc w:val="left"/>
      <w:pPr>
        <w:ind w:left="5315" w:hanging="317"/>
      </w:pPr>
      <w:rPr>
        <w:rFonts w:hint="default"/>
        <w:lang w:val="en-US" w:eastAsia="en-US" w:bidi="ar-SA"/>
      </w:rPr>
    </w:lvl>
    <w:lvl w:ilvl="6" w:tplc="4FB66F06">
      <w:numFmt w:val="bullet"/>
      <w:lvlText w:val="•"/>
      <w:lvlJc w:val="left"/>
      <w:pPr>
        <w:ind w:left="6270" w:hanging="317"/>
      </w:pPr>
      <w:rPr>
        <w:rFonts w:hint="default"/>
        <w:lang w:val="en-US" w:eastAsia="en-US" w:bidi="ar-SA"/>
      </w:rPr>
    </w:lvl>
    <w:lvl w:ilvl="7" w:tplc="C0CE3102">
      <w:numFmt w:val="bullet"/>
      <w:lvlText w:val="•"/>
      <w:lvlJc w:val="left"/>
      <w:pPr>
        <w:ind w:left="7225" w:hanging="317"/>
      </w:pPr>
      <w:rPr>
        <w:rFonts w:hint="default"/>
        <w:lang w:val="en-US" w:eastAsia="en-US" w:bidi="ar-SA"/>
      </w:rPr>
    </w:lvl>
    <w:lvl w:ilvl="8" w:tplc="78864030">
      <w:numFmt w:val="bullet"/>
      <w:lvlText w:val="•"/>
      <w:lvlJc w:val="left"/>
      <w:pPr>
        <w:ind w:left="8181" w:hanging="317"/>
      </w:pPr>
      <w:rPr>
        <w:rFonts w:hint="default"/>
        <w:lang w:val="en-US" w:eastAsia="en-US" w:bidi="ar-SA"/>
      </w:rPr>
    </w:lvl>
  </w:abstractNum>
  <w:abstractNum w:abstractNumId="4" w15:restartNumberingAfterBreak="0">
    <w:nsid w:val="1ABA13D3"/>
    <w:multiLevelType w:val="hybridMultilevel"/>
    <w:tmpl w:val="77BCEE12"/>
    <w:lvl w:ilvl="0" w:tplc="D980BDA8">
      <w:start w:val="1"/>
      <w:numFmt w:val="decimal"/>
      <w:lvlText w:val="%1."/>
      <w:lvlJc w:val="left"/>
      <w:pPr>
        <w:ind w:left="939" w:hanging="223"/>
        <w:jc w:val="righ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1" w:tplc="46DA8C28">
      <w:numFmt w:val="bullet"/>
      <w:lvlText w:val="•"/>
      <w:lvlJc w:val="left"/>
      <w:pPr>
        <w:ind w:left="1866" w:hanging="223"/>
      </w:pPr>
      <w:rPr>
        <w:rFonts w:hint="default"/>
        <w:lang w:val="en-US" w:eastAsia="en-US" w:bidi="ar-SA"/>
      </w:rPr>
    </w:lvl>
    <w:lvl w:ilvl="2" w:tplc="69D817BC">
      <w:numFmt w:val="bullet"/>
      <w:lvlText w:val="•"/>
      <w:lvlJc w:val="left"/>
      <w:pPr>
        <w:ind w:left="2793" w:hanging="223"/>
      </w:pPr>
      <w:rPr>
        <w:rFonts w:hint="default"/>
        <w:lang w:val="en-US" w:eastAsia="en-US" w:bidi="ar-SA"/>
      </w:rPr>
    </w:lvl>
    <w:lvl w:ilvl="3" w:tplc="EBBC0FF2">
      <w:numFmt w:val="bullet"/>
      <w:lvlText w:val="•"/>
      <w:lvlJc w:val="left"/>
      <w:pPr>
        <w:ind w:left="3719" w:hanging="223"/>
      </w:pPr>
      <w:rPr>
        <w:rFonts w:hint="default"/>
        <w:lang w:val="en-US" w:eastAsia="en-US" w:bidi="ar-SA"/>
      </w:rPr>
    </w:lvl>
    <w:lvl w:ilvl="4" w:tplc="3740E7EC">
      <w:numFmt w:val="bullet"/>
      <w:lvlText w:val="•"/>
      <w:lvlJc w:val="left"/>
      <w:pPr>
        <w:ind w:left="4646" w:hanging="223"/>
      </w:pPr>
      <w:rPr>
        <w:rFonts w:hint="default"/>
        <w:lang w:val="en-US" w:eastAsia="en-US" w:bidi="ar-SA"/>
      </w:rPr>
    </w:lvl>
    <w:lvl w:ilvl="5" w:tplc="CB2CEEC8">
      <w:numFmt w:val="bullet"/>
      <w:lvlText w:val="•"/>
      <w:lvlJc w:val="left"/>
      <w:pPr>
        <w:ind w:left="5572" w:hanging="223"/>
      </w:pPr>
      <w:rPr>
        <w:rFonts w:hint="default"/>
        <w:lang w:val="en-US" w:eastAsia="en-US" w:bidi="ar-SA"/>
      </w:rPr>
    </w:lvl>
    <w:lvl w:ilvl="6" w:tplc="EECC9494">
      <w:numFmt w:val="bullet"/>
      <w:lvlText w:val="•"/>
      <w:lvlJc w:val="left"/>
      <w:pPr>
        <w:ind w:left="6499" w:hanging="223"/>
      </w:pPr>
      <w:rPr>
        <w:rFonts w:hint="default"/>
        <w:lang w:val="en-US" w:eastAsia="en-US" w:bidi="ar-SA"/>
      </w:rPr>
    </w:lvl>
    <w:lvl w:ilvl="7" w:tplc="6444FE04">
      <w:numFmt w:val="bullet"/>
      <w:lvlText w:val="•"/>
      <w:lvlJc w:val="left"/>
      <w:pPr>
        <w:ind w:left="7425" w:hanging="223"/>
      </w:pPr>
      <w:rPr>
        <w:rFonts w:hint="default"/>
        <w:lang w:val="en-US" w:eastAsia="en-US" w:bidi="ar-SA"/>
      </w:rPr>
    </w:lvl>
    <w:lvl w:ilvl="8" w:tplc="8356FF64">
      <w:numFmt w:val="bullet"/>
      <w:lvlText w:val="•"/>
      <w:lvlJc w:val="left"/>
      <w:pPr>
        <w:ind w:left="8352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29F25F55"/>
    <w:multiLevelType w:val="hybridMultilevel"/>
    <w:tmpl w:val="FAC2A00A"/>
    <w:lvl w:ilvl="0" w:tplc="0A1EA43A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E0F6F882">
      <w:numFmt w:val="bullet"/>
      <w:lvlText w:val="•"/>
      <w:lvlJc w:val="left"/>
      <w:pPr>
        <w:ind w:left="1202" w:hanging="164"/>
      </w:pPr>
      <w:rPr>
        <w:rFonts w:hint="default"/>
        <w:lang w:val="en-US" w:eastAsia="en-US" w:bidi="ar-SA"/>
      </w:rPr>
    </w:lvl>
    <w:lvl w:ilvl="2" w:tplc="462678E8">
      <w:numFmt w:val="bullet"/>
      <w:lvlText w:val="•"/>
      <w:lvlJc w:val="left"/>
      <w:pPr>
        <w:ind w:left="1464" w:hanging="164"/>
      </w:pPr>
      <w:rPr>
        <w:rFonts w:hint="default"/>
        <w:lang w:val="en-US" w:eastAsia="en-US" w:bidi="ar-SA"/>
      </w:rPr>
    </w:lvl>
    <w:lvl w:ilvl="3" w:tplc="E6A851A4">
      <w:numFmt w:val="bullet"/>
      <w:lvlText w:val="•"/>
      <w:lvlJc w:val="left"/>
      <w:pPr>
        <w:ind w:left="1726" w:hanging="164"/>
      </w:pPr>
      <w:rPr>
        <w:rFonts w:hint="default"/>
        <w:lang w:val="en-US" w:eastAsia="en-US" w:bidi="ar-SA"/>
      </w:rPr>
    </w:lvl>
    <w:lvl w:ilvl="4" w:tplc="70A020A0">
      <w:numFmt w:val="bullet"/>
      <w:lvlText w:val="•"/>
      <w:lvlJc w:val="left"/>
      <w:pPr>
        <w:ind w:left="1988" w:hanging="164"/>
      </w:pPr>
      <w:rPr>
        <w:rFonts w:hint="default"/>
        <w:lang w:val="en-US" w:eastAsia="en-US" w:bidi="ar-SA"/>
      </w:rPr>
    </w:lvl>
    <w:lvl w:ilvl="5" w:tplc="06740A68">
      <w:numFmt w:val="bullet"/>
      <w:lvlText w:val="•"/>
      <w:lvlJc w:val="left"/>
      <w:pPr>
        <w:ind w:left="2250" w:hanging="164"/>
      </w:pPr>
      <w:rPr>
        <w:rFonts w:hint="default"/>
        <w:lang w:val="en-US" w:eastAsia="en-US" w:bidi="ar-SA"/>
      </w:rPr>
    </w:lvl>
    <w:lvl w:ilvl="6" w:tplc="B672CCF6">
      <w:numFmt w:val="bullet"/>
      <w:lvlText w:val="•"/>
      <w:lvlJc w:val="left"/>
      <w:pPr>
        <w:ind w:left="2512" w:hanging="164"/>
      </w:pPr>
      <w:rPr>
        <w:rFonts w:hint="default"/>
        <w:lang w:val="en-US" w:eastAsia="en-US" w:bidi="ar-SA"/>
      </w:rPr>
    </w:lvl>
    <w:lvl w:ilvl="7" w:tplc="894EFB10">
      <w:numFmt w:val="bullet"/>
      <w:lvlText w:val="•"/>
      <w:lvlJc w:val="left"/>
      <w:pPr>
        <w:ind w:left="2774" w:hanging="164"/>
      </w:pPr>
      <w:rPr>
        <w:rFonts w:hint="default"/>
        <w:lang w:val="en-US" w:eastAsia="en-US" w:bidi="ar-SA"/>
      </w:rPr>
    </w:lvl>
    <w:lvl w:ilvl="8" w:tplc="4F5CDBE0">
      <w:numFmt w:val="bullet"/>
      <w:lvlText w:val="•"/>
      <w:lvlJc w:val="left"/>
      <w:pPr>
        <w:ind w:left="3036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2B4B1033"/>
    <w:multiLevelType w:val="hybridMultilevel"/>
    <w:tmpl w:val="2B84AF70"/>
    <w:lvl w:ilvl="0" w:tplc="D8B8BD9E">
      <w:start w:val="1"/>
      <w:numFmt w:val="decimal"/>
      <w:lvlText w:val="%1."/>
      <w:lvlJc w:val="left"/>
      <w:pPr>
        <w:ind w:left="721" w:hanging="212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4A3A3C"/>
        <w:spacing w:val="0"/>
        <w:w w:val="100"/>
        <w:sz w:val="20"/>
        <w:szCs w:val="20"/>
        <w:lang w:val="en-US" w:eastAsia="en-US" w:bidi="ar-SA"/>
      </w:rPr>
    </w:lvl>
    <w:lvl w:ilvl="1" w:tplc="FF5280A6">
      <w:numFmt w:val="bullet"/>
      <w:lvlText w:val="•"/>
      <w:lvlJc w:val="left"/>
      <w:pPr>
        <w:ind w:left="1668" w:hanging="212"/>
      </w:pPr>
      <w:rPr>
        <w:rFonts w:hint="default"/>
        <w:lang w:val="en-US" w:eastAsia="en-US" w:bidi="ar-SA"/>
      </w:rPr>
    </w:lvl>
    <w:lvl w:ilvl="2" w:tplc="E6FE34B6"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3" w:tplc="9DE4E4E2">
      <w:numFmt w:val="bullet"/>
      <w:lvlText w:val="•"/>
      <w:lvlJc w:val="left"/>
      <w:pPr>
        <w:ind w:left="3565" w:hanging="212"/>
      </w:pPr>
      <w:rPr>
        <w:rFonts w:hint="default"/>
        <w:lang w:val="en-US" w:eastAsia="en-US" w:bidi="ar-SA"/>
      </w:rPr>
    </w:lvl>
    <w:lvl w:ilvl="4" w:tplc="4EFED2EE">
      <w:numFmt w:val="bullet"/>
      <w:lvlText w:val="•"/>
      <w:lvlJc w:val="left"/>
      <w:pPr>
        <w:ind w:left="4514" w:hanging="212"/>
      </w:pPr>
      <w:rPr>
        <w:rFonts w:hint="default"/>
        <w:lang w:val="en-US" w:eastAsia="en-US" w:bidi="ar-SA"/>
      </w:rPr>
    </w:lvl>
    <w:lvl w:ilvl="5" w:tplc="AE2AF2F8">
      <w:numFmt w:val="bullet"/>
      <w:lvlText w:val="•"/>
      <w:lvlJc w:val="left"/>
      <w:pPr>
        <w:ind w:left="5462" w:hanging="212"/>
      </w:pPr>
      <w:rPr>
        <w:rFonts w:hint="default"/>
        <w:lang w:val="en-US" w:eastAsia="en-US" w:bidi="ar-SA"/>
      </w:rPr>
    </w:lvl>
    <w:lvl w:ilvl="6" w:tplc="AA8687A4">
      <w:numFmt w:val="bullet"/>
      <w:lvlText w:val="•"/>
      <w:lvlJc w:val="left"/>
      <w:pPr>
        <w:ind w:left="6411" w:hanging="212"/>
      </w:pPr>
      <w:rPr>
        <w:rFonts w:hint="default"/>
        <w:lang w:val="en-US" w:eastAsia="en-US" w:bidi="ar-SA"/>
      </w:rPr>
    </w:lvl>
    <w:lvl w:ilvl="7" w:tplc="4418D786">
      <w:numFmt w:val="bullet"/>
      <w:lvlText w:val="•"/>
      <w:lvlJc w:val="left"/>
      <w:pPr>
        <w:ind w:left="7359" w:hanging="212"/>
      </w:pPr>
      <w:rPr>
        <w:rFonts w:hint="default"/>
        <w:lang w:val="en-US" w:eastAsia="en-US" w:bidi="ar-SA"/>
      </w:rPr>
    </w:lvl>
    <w:lvl w:ilvl="8" w:tplc="ABD490B4">
      <w:numFmt w:val="bullet"/>
      <w:lvlText w:val="•"/>
      <w:lvlJc w:val="left"/>
      <w:pPr>
        <w:ind w:left="8308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301722BD"/>
    <w:multiLevelType w:val="multilevel"/>
    <w:tmpl w:val="C78E4654"/>
    <w:lvl w:ilvl="0">
      <w:start w:val="1"/>
      <w:numFmt w:val="decimal"/>
      <w:lvlText w:val="%1."/>
      <w:lvlJc w:val="left"/>
      <w:pPr>
        <w:ind w:left="608" w:hanging="308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8A0A1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407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C70F2E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3">
      <w:numFmt w:val="bullet"/>
      <w:lvlText w:val="•"/>
      <w:lvlJc w:val="left"/>
      <w:pPr>
        <w:ind w:left="2098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6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14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0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9" w:hanging="164"/>
      </w:pPr>
      <w:rPr>
        <w:rFonts w:hint="default"/>
        <w:lang w:val="en-US" w:eastAsia="en-US" w:bidi="ar-SA"/>
      </w:rPr>
    </w:lvl>
  </w:abstractNum>
  <w:abstractNum w:abstractNumId="8" w15:restartNumberingAfterBreak="0">
    <w:nsid w:val="3DFE7D12"/>
    <w:multiLevelType w:val="hybridMultilevel"/>
    <w:tmpl w:val="BDE46538"/>
    <w:lvl w:ilvl="0" w:tplc="A5B4864C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BC9AF8E0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4C9EBE2A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E16ED8CA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356AA532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17709660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5E46F962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D486ADDE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9916610C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9" w15:restartNumberingAfterBreak="0">
    <w:nsid w:val="5D5837F2"/>
    <w:multiLevelType w:val="hybridMultilevel"/>
    <w:tmpl w:val="0E6A3628"/>
    <w:lvl w:ilvl="0" w:tplc="2646B4EA">
      <w:start w:val="1"/>
      <w:numFmt w:val="decimal"/>
      <w:lvlText w:val="%1."/>
      <w:lvlJc w:val="left"/>
      <w:pPr>
        <w:ind w:left="939" w:hanging="223"/>
        <w:jc w:val="righ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1" w:tplc="EA7AE562">
      <w:numFmt w:val="bullet"/>
      <w:lvlText w:val="•"/>
      <w:lvlJc w:val="left"/>
      <w:pPr>
        <w:ind w:left="1866" w:hanging="223"/>
      </w:pPr>
      <w:rPr>
        <w:rFonts w:hint="default"/>
        <w:lang w:val="en-US" w:eastAsia="en-US" w:bidi="ar-SA"/>
      </w:rPr>
    </w:lvl>
    <w:lvl w:ilvl="2" w:tplc="838871D2">
      <w:numFmt w:val="bullet"/>
      <w:lvlText w:val="•"/>
      <w:lvlJc w:val="left"/>
      <w:pPr>
        <w:ind w:left="2793" w:hanging="223"/>
      </w:pPr>
      <w:rPr>
        <w:rFonts w:hint="default"/>
        <w:lang w:val="en-US" w:eastAsia="en-US" w:bidi="ar-SA"/>
      </w:rPr>
    </w:lvl>
    <w:lvl w:ilvl="3" w:tplc="1A105F0A">
      <w:numFmt w:val="bullet"/>
      <w:lvlText w:val="•"/>
      <w:lvlJc w:val="left"/>
      <w:pPr>
        <w:ind w:left="3719" w:hanging="223"/>
      </w:pPr>
      <w:rPr>
        <w:rFonts w:hint="default"/>
        <w:lang w:val="en-US" w:eastAsia="en-US" w:bidi="ar-SA"/>
      </w:rPr>
    </w:lvl>
    <w:lvl w:ilvl="4" w:tplc="630E66D2">
      <w:numFmt w:val="bullet"/>
      <w:lvlText w:val="•"/>
      <w:lvlJc w:val="left"/>
      <w:pPr>
        <w:ind w:left="4646" w:hanging="223"/>
      </w:pPr>
      <w:rPr>
        <w:rFonts w:hint="default"/>
        <w:lang w:val="en-US" w:eastAsia="en-US" w:bidi="ar-SA"/>
      </w:rPr>
    </w:lvl>
    <w:lvl w:ilvl="5" w:tplc="1F229DA8">
      <w:numFmt w:val="bullet"/>
      <w:lvlText w:val="•"/>
      <w:lvlJc w:val="left"/>
      <w:pPr>
        <w:ind w:left="5572" w:hanging="223"/>
      </w:pPr>
      <w:rPr>
        <w:rFonts w:hint="default"/>
        <w:lang w:val="en-US" w:eastAsia="en-US" w:bidi="ar-SA"/>
      </w:rPr>
    </w:lvl>
    <w:lvl w:ilvl="6" w:tplc="D458CB06">
      <w:numFmt w:val="bullet"/>
      <w:lvlText w:val="•"/>
      <w:lvlJc w:val="left"/>
      <w:pPr>
        <w:ind w:left="6499" w:hanging="223"/>
      </w:pPr>
      <w:rPr>
        <w:rFonts w:hint="default"/>
        <w:lang w:val="en-US" w:eastAsia="en-US" w:bidi="ar-SA"/>
      </w:rPr>
    </w:lvl>
    <w:lvl w:ilvl="7" w:tplc="286655E0">
      <w:numFmt w:val="bullet"/>
      <w:lvlText w:val="•"/>
      <w:lvlJc w:val="left"/>
      <w:pPr>
        <w:ind w:left="7425" w:hanging="223"/>
      </w:pPr>
      <w:rPr>
        <w:rFonts w:hint="default"/>
        <w:lang w:val="en-US" w:eastAsia="en-US" w:bidi="ar-SA"/>
      </w:rPr>
    </w:lvl>
    <w:lvl w:ilvl="8" w:tplc="EED62956">
      <w:numFmt w:val="bullet"/>
      <w:lvlText w:val="•"/>
      <w:lvlJc w:val="left"/>
      <w:pPr>
        <w:ind w:left="8352" w:hanging="223"/>
      </w:pPr>
      <w:rPr>
        <w:rFonts w:hint="default"/>
        <w:lang w:val="en-US" w:eastAsia="en-US" w:bidi="ar-SA"/>
      </w:rPr>
    </w:lvl>
  </w:abstractNum>
  <w:abstractNum w:abstractNumId="10" w15:restartNumberingAfterBreak="0">
    <w:nsid w:val="6C233D05"/>
    <w:multiLevelType w:val="multilevel"/>
    <w:tmpl w:val="30F47C78"/>
    <w:lvl w:ilvl="0">
      <w:start w:val="1"/>
      <w:numFmt w:val="decimal"/>
      <w:lvlText w:val="%1."/>
      <w:lvlJc w:val="left"/>
      <w:pPr>
        <w:ind w:left="608" w:hanging="308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8A0A1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407"/>
        <w:jc w:val="left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C70F2E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3">
      <w:numFmt w:val="bullet"/>
      <w:lvlText w:val="•"/>
      <w:lvlJc w:val="left"/>
      <w:pPr>
        <w:ind w:left="2098" w:hanging="1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6" w:hanging="1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14" w:hanging="1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0" w:hanging="1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9" w:hanging="164"/>
      </w:pPr>
      <w:rPr>
        <w:rFonts w:hint="default"/>
        <w:lang w:val="en-US" w:eastAsia="en-US" w:bidi="ar-SA"/>
      </w:rPr>
    </w:lvl>
  </w:abstractNum>
  <w:abstractNum w:abstractNumId="11" w15:restartNumberingAfterBreak="0">
    <w:nsid w:val="6FD92778"/>
    <w:multiLevelType w:val="hybridMultilevel"/>
    <w:tmpl w:val="C2F6FD3E"/>
    <w:lvl w:ilvl="0" w:tplc="04090001">
      <w:start w:val="1"/>
      <w:numFmt w:val="bullet"/>
      <w:lvlText w:val=""/>
      <w:lvlJc w:val="left"/>
      <w:pPr>
        <w:ind w:left="125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3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7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5" w:hanging="480"/>
      </w:pPr>
      <w:rPr>
        <w:rFonts w:ascii="Wingdings" w:hAnsi="Wingdings" w:hint="default"/>
      </w:rPr>
    </w:lvl>
  </w:abstractNum>
  <w:abstractNum w:abstractNumId="12" w15:restartNumberingAfterBreak="0">
    <w:nsid w:val="7288107E"/>
    <w:multiLevelType w:val="hybridMultilevel"/>
    <w:tmpl w:val="C46849F6"/>
    <w:lvl w:ilvl="0" w:tplc="D7AEBEB2">
      <w:start w:val="1"/>
      <w:numFmt w:val="decimal"/>
      <w:lvlText w:val="%1."/>
      <w:lvlJc w:val="left"/>
      <w:pPr>
        <w:ind w:left="721" w:hanging="212"/>
        <w:jc w:val="lef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4A3A3C"/>
        <w:spacing w:val="0"/>
        <w:w w:val="100"/>
        <w:sz w:val="20"/>
        <w:szCs w:val="20"/>
        <w:lang w:val="en-US" w:eastAsia="en-US" w:bidi="ar-SA"/>
      </w:rPr>
    </w:lvl>
    <w:lvl w:ilvl="1" w:tplc="5FCA2676">
      <w:numFmt w:val="bullet"/>
      <w:lvlText w:val="•"/>
      <w:lvlJc w:val="left"/>
      <w:pPr>
        <w:ind w:left="1668" w:hanging="212"/>
      </w:pPr>
      <w:rPr>
        <w:rFonts w:hint="default"/>
        <w:lang w:val="en-US" w:eastAsia="en-US" w:bidi="ar-SA"/>
      </w:rPr>
    </w:lvl>
    <w:lvl w:ilvl="2" w:tplc="E6BC6F62"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3" w:tplc="63C29AF8">
      <w:numFmt w:val="bullet"/>
      <w:lvlText w:val="•"/>
      <w:lvlJc w:val="left"/>
      <w:pPr>
        <w:ind w:left="3565" w:hanging="212"/>
      </w:pPr>
      <w:rPr>
        <w:rFonts w:hint="default"/>
        <w:lang w:val="en-US" w:eastAsia="en-US" w:bidi="ar-SA"/>
      </w:rPr>
    </w:lvl>
    <w:lvl w:ilvl="4" w:tplc="CCAEEE92">
      <w:numFmt w:val="bullet"/>
      <w:lvlText w:val="•"/>
      <w:lvlJc w:val="left"/>
      <w:pPr>
        <w:ind w:left="4514" w:hanging="212"/>
      </w:pPr>
      <w:rPr>
        <w:rFonts w:hint="default"/>
        <w:lang w:val="en-US" w:eastAsia="en-US" w:bidi="ar-SA"/>
      </w:rPr>
    </w:lvl>
    <w:lvl w:ilvl="5" w:tplc="E31AE282">
      <w:numFmt w:val="bullet"/>
      <w:lvlText w:val="•"/>
      <w:lvlJc w:val="left"/>
      <w:pPr>
        <w:ind w:left="5462" w:hanging="212"/>
      </w:pPr>
      <w:rPr>
        <w:rFonts w:hint="default"/>
        <w:lang w:val="en-US" w:eastAsia="en-US" w:bidi="ar-SA"/>
      </w:rPr>
    </w:lvl>
    <w:lvl w:ilvl="6" w:tplc="2674B30A">
      <w:numFmt w:val="bullet"/>
      <w:lvlText w:val="•"/>
      <w:lvlJc w:val="left"/>
      <w:pPr>
        <w:ind w:left="6411" w:hanging="212"/>
      </w:pPr>
      <w:rPr>
        <w:rFonts w:hint="default"/>
        <w:lang w:val="en-US" w:eastAsia="en-US" w:bidi="ar-SA"/>
      </w:rPr>
    </w:lvl>
    <w:lvl w:ilvl="7" w:tplc="264EEA70">
      <w:numFmt w:val="bullet"/>
      <w:lvlText w:val="•"/>
      <w:lvlJc w:val="left"/>
      <w:pPr>
        <w:ind w:left="7359" w:hanging="212"/>
      </w:pPr>
      <w:rPr>
        <w:rFonts w:hint="default"/>
        <w:lang w:val="en-US" w:eastAsia="en-US" w:bidi="ar-SA"/>
      </w:rPr>
    </w:lvl>
    <w:lvl w:ilvl="8" w:tplc="7F3CC544">
      <w:numFmt w:val="bullet"/>
      <w:lvlText w:val="•"/>
      <w:lvlJc w:val="left"/>
      <w:pPr>
        <w:ind w:left="8308" w:hanging="212"/>
      </w:pPr>
      <w:rPr>
        <w:rFonts w:hint="default"/>
        <w:lang w:val="en-US" w:eastAsia="en-US" w:bidi="ar-SA"/>
      </w:rPr>
    </w:lvl>
  </w:abstractNum>
  <w:num w:numId="1" w16cid:durableId="96219826">
    <w:abstractNumId w:val="5"/>
  </w:num>
  <w:num w:numId="2" w16cid:durableId="918565672">
    <w:abstractNumId w:val="0"/>
  </w:num>
  <w:num w:numId="3" w16cid:durableId="314338309">
    <w:abstractNumId w:val="2"/>
  </w:num>
  <w:num w:numId="4" w16cid:durableId="1633096212">
    <w:abstractNumId w:val="10"/>
  </w:num>
  <w:num w:numId="5" w16cid:durableId="1514805871">
    <w:abstractNumId w:val="4"/>
  </w:num>
  <w:num w:numId="6" w16cid:durableId="909270700">
    <w:abstractNumId w:val="12"/>
  </w:num>
  <w:num w:numId="7" w16cid:durableId="1225216228">
    <w:abstractNumId w:val="11"/>
  </w:num>
  <w:num w:numId="8" w16cid:durableId="111019841">
    <w:abstractNumId w:val="1"/>
  </w:num>
  <w:num w:numId="9" w16cid:durableId="1790853956">
    <w:abstractNumId w:val="8"/>
  </w:num>
  <w:num w:numId="10" w16cid:durableId="1052341102">
    <w:abstractNumId w:val="3"/>
  </w:num>
  <w:num w:numId="11" w16cid:durableId="1463305176">
    <w:abstractNumId w:val="7"/>
  </w:num>
  <w:num w:numId="12" w16cid:durableId="1912345245">
    <w:abstractNumId w:val="9"/>
  </w:num>
  <w:num w:numId="13" w16cid:durableId="175632340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盧晏臻Jenny">
    <w15:presenceInfo w15:providerId="AD" w15:userId="S::jenny.lu@ideaxpress.biz::a69e82e5-00d8-4b7e-a15f-612dd331ae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D6"/>
    <w:rsid w:val="000A54A8"/>
    <w:rsid w:val="00282D27"/>
    <w:rsid w:val="002A6A41"/>
    <w:rsid w:val="00330B4F"/>
    <w:rsid w:val="0037244C"/>
    <w:rsid w:val="004E2725"/>
    <w:rsid w:val="005139BB"/>
    <w:rsid w:val="00647E07"/>
    <w:rsid w:val="006671D6"/>
    <w:rsid w:val="007B7BF3"/>
    <w:rsid w:val="00817B2D"/>
    <w:rsid w:val="008A2518"/>
    <w:rsid w:val="008C1D7B"/>
    <w:rsid w:val="00C71D29"/>
    <w:rsid w:val="00F25FEB"/>
    <w:rsid w:val="00FA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28A3F"/>
  <w15:docId w15:val="{75C7445F-0FA6-486E-825E-083ED93A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軟正黑體" w:eastAsia="微軟正黑體" w:hAnsi="微軟正黑體" w:cs="微軟正黑體"/>
    </w:rPr>
  </w:style>
  <w:style w:type="paragraph" w:styleId="1">
    <w:name w:val="heading 1"/>
    <w:basedOn w:val="a"/>
    <w:uiPriority w:val="9"/>
    <w:qFormat/>
    <w:rsid w:val="0037244C"/>
    <w:pPr>
      <w:spacing w:before="114"/>
      <w:ind w:left="850"/>
      <w:outlineLvl w:val="0"/>
    </w:pPr>
    <w:rPr>
      <w:b/>
      <w:bCs/>
      <w:sz w:val="68"/>
      <w:szCs w:val="68"/>
    </w:rPr>
  </w:style>
  <w:style w:type="paragraph" w:styleId="2">
    <w:name w:val="heading 2"/>
    <w:basedOn w:val="a"/>
    <w:uiPriority w:val="9"/>
    <w:unhideWhenUsed/>
    <w:qFormat/>
    <w:rsid w:val="0037244C"/>
    <w:pPr>
      <w:spacing w:line="645" w:lineRule="exact"/>
      <w:ind w:left="55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rsid w:val="0037244C"/>
    <w:pPr>
      <w:spacing w:before="18"/>
      <w:ind w:left="607" w:hanging="307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rsid w:val="0037244C"/>
    <w:pPr>
      <w:spacing w:before="196"/>
      <w:ind w:left="55"/>
    </w:pPr>
    <w:rPr>
      <w:b/>
      <w:bCs/>
      <w:sz w:val="24"/>
      <w:szCs w:val="24"/>
    </w:rPr>
  </w:style>
  <w:style w:type="paragraph" w:styleId="20">
    <w:name w:val="toc 2"/>
    <w:basedOn w:val="a"/>
    <w:uiPriority w:val="1"/>
    <w:qFormat/>
    <w:rsid w:val="0037244C"/>
    <w:pPr>
      <w:spacing w:before="11"/>
      <w:ind w:left="509"/>
    </w:pPr>
    <w:rPr>
      <w:sz w:val="20"/>
      <w:szCs w:val="20"/>
    </w:rPr>
  </w:style>
  <w:style w:type="paragraph" w:styleId="30">
    <w:name w:val="toc 3"/>
    <w:basedOn w:val="a"/>
    <w:uiPriority w:val="1"/>
    <w:qFormat/>
    <w:rsid w:val="0037244C"/>
    <w:pPr>
      <w:spacing w:before="11"/>
      <w:ind w:left="721" w:hanging="212"/>
    </w:pPr>
    <w:rPr>
      <w:b/>
      <w:bCs/>
      <w:i/>
      <w:iCs/>
    </w:rPr>
  </w:style>
  <w:style w:type="paragraph" w:styleId="a3">
    <w:name w:val="Body Text"/>
    <w:basedOn w:val="a"/>
    <w:uiPriority w:val="1"/>
    <w:qFormat/>
    <w:rsid w:val="0037244C"/>
    <w:rPr>
      <w:sz w:val="21"/>
      <w:szCs w:val="21"/>
    </w:rPr>
  </w:style>
  <w:style w:type="paragraph" w:styleId="a4">
    <w:name w:val="List Paragraph"/>
    <w:basedOn w:val="a"/>
    <w:uiPriority w:val="1"/>
    <w:qFormat/>
    <w:rsid w:val="0037244C"/>
    <w:pPr>
      <w:ind w:left="462" w:hanging="407"/>
    </w:pPr>
  </w:style>
  <w:style w:type="paragraph" w:customStyle="1" w:styleId="TableParagraph">
    <w:name w:val="Table Paragraph"/>
    <w:basedOn w:val="a"/>
    <w:uiPriority w:val="1"/>
    <w:qFormat/>
    <w:rsid w:val="0037244C"/>
    <w:pPr>
      <w:spacing w:before="90"/>
      <w:ind w:left="149"/>
    </w:pPr>
  </w:style>
  <w:style w:type="paragraph" w:styleId="a5">
    <w:name w:val="header"/>
    <w:basedOn w:val="a"/>
    <w:link w:val="a6"/>
    <w:uiPriority w:val="99"/>
    <w:unhideWhenUsed/>
    <w:rsid w:val="002A6A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A6A41"/>
    <w:rPr>
      <w:rFonts w:ascii="微軟正黑體" w:eastAsia="微軟正黑體" w:hAnsi="微軟正黑體" w:cs="微軟正黑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A6A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A6A41"/>
    <w:rPr>
      <w:rFonts w:ascii="微軟正黑體" w:eastAsia="微軟正黑體" w:hAnsi="微軟正黑體" w:cs="微軟正黑體"/>
      <w:sz w:val="20"/>
      <w:szCs w:val="20"/>
    </w:rPr>
  </w:style>
  <w:style w:type="paragraph" w:styleId="a9">
    <w:name w:val="Revision"/>
    <w:hidden/>
    <w:uiPriority w:val="99"/>
    <w:semiHidden/>
    <w:rsid w:val="008A2518"/>
    <w:pPr>
      <w:widowControl/>
      <w:autoSpaceDE/>
      <w:autoSpaceDN/>
    </w:pPr>
    <w:rPr>
      <w:rFonts w:ascii="微軟正黑體" w:eastAsia="微軟正黑體" w:hAnsi="微軟正黑體" w:cs="微軟正黑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60D83-E2F2-4564-A171-A0739973F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25</Pages>
  <Words>2129</Words>
  <Characters>12140</Characters>
  <Application>Microsoft Office Word</Application>
  <DocSecurity>0</DocSecurity>
  <Lines>101</Lines>
  <Paragraphs>28</Paragraphs>
  <ScaleCrop>false</ScaleCrop>
  <Company/>
  <LinksUpToDate>false</LinksUpToDate>
  <CharactersWithSpaces>14241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系統架構文件</dc:title>
  <dc:creator>jenny.lu</dc:creator>
  <cp:lastModifiedBy>盧晏臻Jenny</cp:lastModifiedBy>
  <cp:revision>6</cp:revision>
  <dcterms:created xsi:type="dcterms:W3CDTF">2026-06-15T04:26:00Z</dcterms:created>
  <dcterms:modified xsi:type="dcterms:W3CDTF">2026-06-24T08:48:00Z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Vivliostyle (Vivliostyle.js 2.43.0; Chrome/149.0.7827.22)</vt:lpwstr>
  </property>
  <property fmtid="{D5CDD505-2E9C-101B-9397-08002B2CF9AE}" pid="4" name="LastSaved">
    <vt:filetime>2026-06-15T00:00:00Z</vt:filetime>
  </property>
  <property fmtid="{D5CDD505-2E9C-101B-9397-08002B2CF9AE}" pid="5" name="Producer">
    <vt:lpwstr>3-Heights(TM) PDF Security Shell 4.8.25.2 (http://www.pdf-tools.com)</vt:lpwstr>
  </property>
</Properties>
</file>